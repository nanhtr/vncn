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76" w:type="dxa"/>
        <w:tblLook w:val="04A0" w:firstRow="1" w:lastRow="0" w:firstColumn="1" w:lastColumn="0" w:noHBand="0" w:noVBand="1"/>
      </w:tblPr>
      <w:tblGrid>
        <w:gridCol w:w="4040"/>
        <w:gridCol w:w="5032"/>
      </w:tblGrid>
      <w:tr w:rsidR="00417277" w:rsidRPr="00417277" w14:paraId="165030D6" w14:textId="77777777" w:rsidTr="000F526B">
        <w:tc>
          <w:tcPr>
            <w:tcW w:w="4361" w:type="dxa"/>
          </w:tcPr>
          <w:p w14:paraId="7611A387" w14:textId="4F1AA362" w:rsidR="00A10BFE" w:rsidRPr="00417277" w:rsidRDefault="00A10BFE" w:rsidP="00BB67E2">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CÔNG TY CP ĐTXD VÀ KT</w:t>
            </w:r>
          </w:p>
          <w:p w14:paraId="3D524BF0" w14:textId="44FE97C8" w:rsidR="00227BD4" w:rsidRPr="00417277" w:rsidRDefault="00227BD4" w:rsidP="00BB67E2">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VNCN E&amp;C</w:t>
            </w:r>
          </w:p>
          <w:p w14:paraId="19380457" w14:textId="25564E43" w:rsidR="00227BD4" w:rsidRPr="00417277" w:rsidRDefault="00227BD4" w:rsidP="00BB67E2">
            <w:pPr>
              <w:spacing w:before="0"/>
              <w:ind w:left="0"/>
              <w:jc w:val="center"/>
              <w:rPr>
                <w:rFonts w:asciiTheme="majorHAnsi" w:hAnsiTheme="majorHAnsi" w:cstheme="majorHAnsi"/>
                <w:color w:val="000000" w:themeColor="text1"/>
              </w:rPr>
            </w:pPr>
            <w:r>
              <w:rPr>
                <w:rFonts w:asciiTheme="majorHAnsi" w:hAnsiTheme="majorHAnsi" w:cstheme="majorHAnsi"/>
                <w:color w:val="000000" w:themeColor="text1"/>
              </w:rPr>
              <w:t>=====</w:t>
            </w:r>
          </w:p>
          <w:p w14:paraId="150B4265" w14:textId="3B2EE4FF" w:rsidR="00227BD4" w:rsidRPr="00417277" w:rsidRDefault="00227BD4" w:rsidP="00BB67E2">
            <w:pPr>
              <w:pStyle w:val="Subtitle"/>
              <w:spacing w:before="0" w:after="120"/>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Số: </w:t>
            </w:r>
            <w:r>
              <w:rPr>
                <w:rFonts w:asciiTheme="majorHAnsi" w:hAnsiTheme="majorHAnsi" w:cstheme="majorHAnsi"/>
                <w:color w:val="000000" w:themeColor="text1"/>
                <w:highlight w:val="yellow"/>
              </w:rPr>
              <w:t>09102026-01</w:t>
            </w:r>
            <w:r>
              <w:rPr>
                <w:rFonts w:asciiTheme="majorHAnsi" w:hAnsiTheme="majorHAnsi" w:cstheme="majorHAnsi"/>
                <w:color w:val="000000" w:themeColor="text1"/>
              </w:rPr>
              <w:t>/TTr/EC-YS</w:t>
            </w:r>
          </w:p>
        </w:tc>
        <w:tc>
          <w:tcPr>
            <w:tcW w:w="5493" w:type="dxa"/>
          </w:tcPr>
          <w:p w14:paraId="6BFEC66D" w14:textId="61FE337D" w:rsidR="00227BD4" w:rsidRPr="00417277" w:rsidRDefault="00227BD4" w:rsidP="00BB67E2">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CỘNG HÒA XÃ HỘI CHỦ NGHĨA VIỆT NAM</w:t>
            </w:r>
          </w:p>
          <w:p w14:paraId="280F241B" w14:textId="4FF74170" w:rsidR="00227BD4" w:rsidRPr="00417277" w:rsidRDefault="00227BD4" w:rsidP="00BB67E2">
            <w:pPr>
              <w:pStyle w:val="Subtitle"/>
              <w:spacing w:before="0" w:after="120"/>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Độc lập – Tự do- Hạnh phúc</w:t>
            </w:r>
          </w:p>
          <w:p w14:paraId="679A8EB8" w14:textId="77777777" w:rsidR="000F526B" w:rsidRPr="00417277" w:rsidRDefault="00227BD4" w:rsidP="00BB67E2">
            <w:pPr>
              <w:spacing w:before="0"/>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6F792A14" w14:textId="1A2DF402" w:rsidR="00227BD4" w:rsidRPr="00417277" w:rsidRDefault="00D81E03" w:rsidP="00BB67E2">
            <w:pPr>
              <w:pStyle w:val="Subtitle"/>
              <w:spacing w:before="0" w:after="120"/>
              <w:ind w:left="0"/>
              <w:jc w:val="right"/>
              <w:rPr>
                <w:rFonts w:asciiTheme="majorHAnsi" w:hAnsiTheme="majorHAnsi" w:cstheme="majorHAnsi"/>
                <w:iCs/>
                <w:color w:val="000000" w:themeColor="text1"/>
              </w:rPr>
            </w:pPr>
            <w:r>
              <w:rPr>
                <w:rFonts w:asciiTheme="majorHAnsi" w:hAnsiTheme="majorHAnsi" w:cstheme="majorHAnsi"/>
                <w:iCs/>
                <w:color w:val="000000" w:themeColor="text1"/>
              </w:rPr>
              <w:t>Hà Nội, ngày 09 tháng 10 năm 2026</w:t>
            </w:r>
          </w:p>
        </w:tc>
      </w:tr>
    </w:tbl>
    <w:p w14:paraId="1D6E470E" w14:textId="77777777" w:rsidR="00227BD4" w:rsidRPr="00417277" w:rsidRDefault="00227BD4" w:rsidP="00BB67E2">
      <w:pPr>
        <w:pStyle w:val="Title"/>
        <w:spacing w:after="120" w:line="276" w:lineRule="auto"/>
        <w:ind w:left="0"/>
        <w:jc w:val="center"/>
        <w:rPr>
          <w:rFonts w:cstheme="majorHAnsi"/>
          <w:b/>
          <w:bCs/>
          <w:color w:val="000000" w:themeColor="text1"/>
          <w:sz w:val="32"/>
          <w:szCs w:val="32"/>
        </w:rPr>
      </w:pPr>
      <w:r>
        <w:rPr>
          <w:rFonts w:cstheme="majorHAnsi"/>
          <w:b/>
          <w:bCs/>
          <w:color w:val="000000" w:themeColor="text1"/>
          <w:sz w:val="32"/>
          <w:szCs w:val="32"/>
        </w:rPr>
        <w:t>TỜ TRÌNH</w:t>
      </w:r>
    </w:p>
    <w:tbl>
      <w:tblPr>
        <w:tblW w:w="4917"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7005"/>
      </w:tblGrid>
      <w:tr w:rsidR="00417277" w:rsidRPr="00417277" w14:paraId="110295F5" w14:textId="77777777" w:rsidTr="00744FA9">
        <w:trPr>
          <w:trHeight w:val="433"/>
        </w:trPr>
        <w:tc>
          <w:tcPr>
            <w:tcW w:w="2037" w:type="dxa"/>
            <w:vAlign w:val="center"/>
          </w:tcPr>
          <w:p w14:paraId="2AA8983D" w14:textId="77777777" w:rsidR="00227BD4" w:rsidRPr="00417277" w:rsidRDefault="00227BD4"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Kính gửi:</w:t>
            </w:r>
          </w:p>
        </w:tc>
        <w:tc>
          <w:tcPr>
            <w:tcW w:w="7654" w:type="dxa"/>
            <w:vAlign w:val="center"/>
          </w:tcPr>
          <w:p w14:paraId="20E51FD3" w14:textId="77777777" w:rsidR="00227BD4" w:rsidRPr="00417277" w:rsidRDefault="00227BD4"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Lãnh đạo Công ty VNCN E&amp;C</w:t>
            </w:r>
          </w:p>
        </w:tc>
      </w:tr>
      <w:tr w:rsidR="00417277" w:rsidRPr="00417277" w14:paraId="4A365F7A" w14:textId="77777777" w:rsidTr="00744FA9">
        <w:trPr>
          <w:trHeight w:val="410"/>
        </w:trPr>
        <w:tc>
          <w:tcPr>
            <w:tcW w:w="2037" w:type="dxa"/>
            <w:vAlign w:val="center"/>
          </w:tcPr>
          <w:p w14:paraId="2B3F833D" w14:textId="77777777" w:rsidR="00227BD4" w:rsidRPr="00417277" w:rsidRDefault="00227BD4" w:rsidP="00BB67E2">
            <w:pPr>
              <w:pStyle w:val="Subtitle"/>
              <w:spacing w:before="0" w:after="12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Bộ phận gửi:</w:t>
            </w:r>
          </w:p>
        </w:tc>
        <w:tc>
          <w:tcPr>
            <w:tcW w:w="7654" w:type="dxa"/>
            <w:vAlign w:val="center"/>
          </w:tcPr>
          <w:p w14:paraId="3E9A8D95" w14:textId="5625C099" w:rsidR="00227BD4" w:rsidRPr="00417277" w:rsidRDefault="00744FA9"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BCH Yên Sở</w:t>
            </w:r>
          </w:p>
        </w:tc>
      </w:tr>
      <w:tr w:rsidR="00417277" w:rsidRPr="00417277" w14:paraId="7E47AA2A" w14:textId="77777777" w:rsidTr="00744FA9">
        <w:trPr>
          <w:trHeight w:val="416"/>
        </w:trPr>
        <w:tc>
          <w:tcPr>
            <w:tcW w:w="2037" w:type="dxa"/>
            <w:vAlign w:val="center"/>
          </w:tcPr>
          <w:p w14:paraId="22F996B3" w14:textId="77777777" w:rsidR="00227BD4" w:rsidRPr="00417277" w:rsidRDefault="00227BD4" w:rsidP="00BB67E2">
            <w:pPr>
              <w:pStyle w:val="Subtitle"/>
              <w:spacing w:before="0" w:after="12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Tên gói thầu: </w:t>
            </w:r>
          </w:p>
        </w:tc>
        <w:tc>
          <w:tcPr>
            <w:tcW w:w="7654" w:type="dxa"/>
            <w:vAlign w:val="center"/>
          </w:tcPr>
          <w:p w14:paraId="5C172086" w14:textId="59CF2CCC" w:rsidR="00F24A88" w:rsidRPr="00417277" w:rsidRDefault="000E00AF"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 Dự án NOXH Yên Sở</w:t>
            </w:r>
          </w:p>
        </w:tc>
      </w:tr>
      <w:tr w:rsidR="00417277" w:rsidRPr="00417277" w14:paraId="298C66E4" w14:textId="77777777" w:rsidTr="00BB67E2">
        <w:trPr>
          <w:trHeight w:val="894"/>
        </w:trPr>
        <w:tc>
          <w:tcPr>
            <w:tcW w:w="2037" w:type="dxa"/>
            <w:vAlign w:val="center"/>
          </w:tcPr>
          <w:p w14:paraId="1E580645" w14:textId="77777777" w:rsidR="00227BD4" w:rsidRPr="00417277" w:rsidRDefault="00227BD4"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Nội dung:</w:t>
            </w:r>
          </w:p>
        </w:tc>
        <w:tc>
          <w:tcPr>
            <w:tcW w:w="7654" w:type="dxa"/>
            <w:vAlign w:val="center"/>
          </w:tcPr>
          <w:p w14:paraId="31F54608" w14:textId="6A64A7F2" w:rsidR="00227BD4" w:rsidRPr="00417277" w:rsidRDefault="005460FA" w:rsidP="00BB67E2">
            <w:pPr>
              <w:pStyle w:val="Subtitle"/>
              <w:spacing w:before="0" w:after="12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Báo cáo kết quả đàm phán ngày 08/10/2026 và điều chỉnh điều kiện hợp đồng với Hoàng Minh (đào đất, vận chuyển mùn khoan, đổ thải) - NOXH Yên Sở</w:t>
            </w:r>
          </w:p>
        </w:tc>
      </w:tr>
    </w:tbl>
    <w:p w14:paraId="0A540555" w14:textId="0519A32D" w:rsidR="00227BD4" w:rsidRPr="00BB67E2" w:rsidRDefault="00227BD4" w:rsidP="00BB67E2">
      <w:pPr>
        <w:spacing w:before="0"/>
        <w:ind w:left="0"/>
        <w:rPr>
          <w:rFonts w:asciiTheme="majorHAnsi" w:hAnsiTheme="majorHAnsi" w:cstheme="majorHAnsi"/>
          <w:i/>
          <w:iCs/>
          <w:color w:val="000000" w:themeColor="text1"/>
        </w:rPr>
      </w:pPr>
      <w:r>
        <w:rPr>
          <w:rFonts w:asciiTheme="majorHAnsi" w:hAnsiTheme="majorHAnsi" w:cstheme="majorHAnsi"/>
          <w:i/>
          <w:iCs/>
          <w:color w:val="000000" w:themeColor="text1"/>
        </w:rPr>
        <w:t xml:space="preserve">Căn cứ: </w:t>
      </w:r>
    </w:p>
    <w:p w14:paraId="28175182" w14:textId="77777777" w:rsidR="00BB67E2" w:rsidRPr="00BB67E2" w:rsidRDefault="00BB67E2" w:rsidP="00BB67E2">
      <w:pPr>
        <w:pStyle w:val="ListParagraph"/>
        <w:numPr>
          <w:ilvl w:val="0"/>
          <w:numId w:val="0"/>
        </w:numPr>
        <w:spacing w:before="0" w:after="120"/>
        <w:rPr>
          <w:i/>
          <w:iCs/>
          <w:color w:val="000000" w:themeColor="text1"/>
          <w:lang w:val="en-US"/>
        </w:rPr>
      </w:pPr>
      <w:r>
        <w:rPr>
          <w:i/>
          <w:iCs/>
          <w:color w:val="000000" w:themeColor="text1"/>
          <w:lang w:val="en-US"/>
        </w:rPr>
        <w:t xml:space="preserve">- </w:t>
      </w:r>
      <w:r>
        <w:rPr>
          <w:i/>
          <w:iCs/>
          <w:color w:val="000000" w:themeColor="text1"/>
        </w:rPr>
        <w:t>Căn cứ</w:t>
      </w:r>
      <w:r>
        <w:rPr>
          <w:i/>
          <w:iCs/>
          <w:color w:val="000000" w:themeColor="text1"/>
          <w:lang w:val="en-US"/>
        </w:rPr>
        <w:t xml:space="preserve"> H</w:t>
      </w:r>
      <w:r>
        <w:rPr>
          <w:i/>
          <w:iCs/>
          <w:color w:val="000000" w:themeColor="text1"/>
        </w:rPr>
        <w:t xml:space="preserve">ợp </w:t>
      </w:r>
      <w:r>
        <w:rPr>
          <w:i/>
          <w:iCs/>
          <w:color w:val="000000" w:themeColor="text1"/>
          <w:lang w:val="en-US"/>
        </w:rPr>
        <w:t>Đ</w:t>
      </w:r>
      <w:r>
        <w:rPr>
          <w:i/>
          <w:iCs/>
          <w:color w:val="000000" w:themeColor="text1"/>
        </w:rPr>
        <w:t xml:space="preserve">ồng </w:t>
      </w:r>
      <w:r>
        <w:rPr>
          <w:i/>
          <w:iCs/>
          <w:color w:val="000000" w:themeColor="text1"/>
          <w:lang w:val="en-US"/>
        </w:rPr>
        <w:t>T</w:t>
      </w:r>
      <w:r>
        <w:rPr>
          <w:i/>
          <w:iCs/>
          <w:color w:val="000000" w:themeColor="text1"/>
        </w:rPr>
        <w:t xml:space="preserve">ổng </w:t>
      </w:r>
      <w:r>
        <w:rPr>
          <w:i/>
          <w:iCs/>
          <w:color w:val="000000" w:themeColor="text1"/>
          <w:lang w:val="en-US"/>
        </w:rPr>
        <w:t>T</w:t>
      </w:r>
      <w:r>
        <w:rPr>
          <w:i/>
          <w:iCs/>
          <w:color w:val="000000" w:themeColor="text1"/>
        </w:rPr>
        <w:t xml:space="preserve">hầu </w:t>
      </w:r>
      <w:r>
        <w:rPr>
          <w:i/>
          <w:iCs/>
          <w:color w:val="000000" w:themeColor="text1"/>
          <w:lang w:val="en-US"/>
        </w:rPr>
        <w:t>T</w:t>
      </w:r>
      <w:r>
        <w:rPr>
          <w:i/>
          <w:iCs/>
          <w:color w:val="000000" w:themeColor="text1"/>
        </w:rPr>
        <w:t xml:space="preserve">hi </w:t>
      </w:r>
      <w:r>
        <w:rPr>
          <w:i/>
          <w:iCs/>
          <w:color w:val="000000" w:themeColor="text1"/>
          <w:lang w:val="en-US"/>
        </w:rPr>
        <w:t>C</w:t>
      </w:r>
      <w:r>
        <w:rPr>
          <w:i/>
          <w:iCs/>
          <w:color w:val="000000" w:themeColor="text1"/>
        </w:rPr>
        <w:t xml:space="preserve">ông </w:t>
      </w:r>
      <w:r>
        <w:rPr>
          <w:i/>
          <w:iCs/>
          <w:color w:val="000000" w:themeColor="text1"/>
          <w:lang w:val="en-US"/>
        </w:rPr>
        <w:t>X</w:t>
      </w:r>
      <w:r>
        <w:rPr>
          <w:i/>
          <w:iCs/>
          <w:color w:val="000000" w:themeColor="text1"/>
        </w:rPr>
        <w:t xml:space="preserve">ây </w:t>
      </w:r>
      <w:r>
        <w:rPr>
          <w:i/>
          <w:iCs/>
          <w:color w:val="000000" w:themeColor="text1"/>
          <w:lang w:val="en-US"/>
        </w:rPr>
        <w:t>D</w:t>
      </w:r>
      <w:r>
        <w:rPr>
          <w:i/>
          <w:iCs/>
          <w:color w:val="000000" w:themeColor="text1"/>
        </w:rPr>
        <w:t>ựng</w:t>
      </w:r>
      <w:r>
        <w:rPr>
          <w:i/>
          <w:iCs/>
          <w:color w:val="000000" w:themeColor="text1"/>
          <w:lang w:val="en-US"/>
        </w:rPr>
        <w:t xml:space="preserve"> số </w:t>
      </w:r>
      <w:r>
        <w:rPr>
          <w:rFonts w:asciiTheme="majorHAnsi" w:hAnsiTheme="majorHAnsi" w:cstheme="majorHAnsi"/>
          <w:i/>
          <w:iCs/>
          <w:color w:val="000000" w:themeColor="text1"/>
          <w:lang w:val="en-US"/>
        </w:rPr>
        <w:t>01/2026/HĐTTXL/LDIFT-TP &amp; LD VNCNEC-VH ngày 16/7/2026</w:t>
      </w:r>
      <w:r>
        <w:rPr>
          <w:i/>
          <w:iCs/>
          <w:color w:val="000000" w:themeColor="text1"/>
        </w:rPr>
        <w:t xml:space="preserve"> và chỉ dẫn kỹ thuật của Dự án</w:t>
      </w:r>
      <w:r>
        <w:rPr>
          <w:i/>
          <w:iCs/>
          <w:color w:val="000000" w:themeColor="text1"/>
          <w:lang w:val="en-US"/>
        </w:rPr>
        <w:t xml:space="preserve"> NOXH Yên Sở</w:t>
      </w:r>
      <w:r>
        <w:rPr>
          <w:i/>
          <w:iCs/>
          <w:color w:val="000000" w:themeColor="text1"/>
        </w:rPr>
        <w:t>.</w:t>
      </w:r>
    </w:p>
    <w:p w14:paraId="6A01F60A" w14:textId="62039DCB" w:rsidR="00906B49" w:rsidRPr="00BB67E2" w:rsidRDefault="00BB67E2" w:rsidP="00BB67E2">
      <w:pPr>
        <w:pStyle w:val="ListParagraph"/>
        <w:numPr>
          <w:ilvl w:val="0"/>
          <w:numId w:val="0"/>
        </w:numPr>
        <w:spacing w:before="0" w:after="120"/>
        <w:rPr>
          <w:i/>
          <w:iCs/>
          <w:color w:val="000000" w:themeColor="text1"/>
        </w:rPr>
      </w:pPr>
      <w:r>
        <w:rPr>
          <w:i/>
          <w:iCs/>
          <w:color w:val="000000" w:themeColor="text1"/>
          <w:lang w:val="en-US"/>
        </w:rPr>
        <w:t xml:space="preserve">- </w:t>
      </w:r>
      <w:del w:id="9001" w:author="VNCN E&amp;C" w:date="2026-10-06T08:00:00Z">
        <w:r>
          <w:rPr>
            <w:i/>
            <w:iCs/>
            <w:color w:val="000000" w:themeColor="text1"/>
          </w:rPr>
          <w:delText>Căn cứ Tờ trình số 28092026-02/TTr/EC-YS ngày 28/09/2026 (R5) đã được phê duyệt;</w:delText>
        </w:r>
      </w:del>
      <w:ins w:id="9002" w:author="VNCN E&amp;C" w:date="2026-10-06T08:00:00Z">
        <w:r>
          <w:rPr>
            <w:i/>
            <w:iCs/>
            <w:color w:val="000000" w:themeColor="text1"/>
          </w:rPr>
          <w:t xml:space="preserve">Căn cứ Tờ trình số 29092026-01/TTr/EC-YS ngày 29/09/2026 về việc phê duyệt đơn vị thi công công tác đất - NOXH Yên Sở đã được phê duyệt;</w:t>
        </w:r>
      </w:ins>
    </w:p>
    <w:p w14:paraId="6848C16F" w14:textId="04DF49AA" w:rsidR="00906B49" w:rsidRPr="00BB67E2" w:rsidRDefault="00BB67E2" w:rsidP="00BB67E2">
      <w:pPr>
        <w:pStyle w:val="ListParagraph"/>
        <w:numPr>
          <w:ilvl w:val="0"/>
          <w:numId w:val="0"/>
        </w:numPr>
        <w:spacing w:before="0" w:after="120"/>
        <w:rPr>
          <w:i/>
          <w:iCs/>
          <w:color w:val="000000" w:themeColor="text1"/>
        </w:rPr>
      </w:pPr>
      <w:r>
        <w:rPr>
          <w:i/>
          <w:iCs/>
          <w:color w:val="000000" w:themeColor="text1"/>
          <w:lang w:val="en-US"/>
        </w:rPr>
        <w:t xml:space="preserve">- </w:t>
      </w:r>
      <w:r>
        <w:rPr>
          <w:i/>
          <w:iCs/>
          <w:color w:val="000000" w:themeColor="text1"/>
        </w:rPr>
        <w:t>Căn cứ kết quả làm việc với Công ty TNHH Xây dựng và Vận tải Hoàng Minh ngày 08/10/2026</w:t>
      </w:r>
      <w:r>
        <w:rPr>
          <w:i/>
          <w:iCs/>
          <w:color w:val="000000" w:themeColor="text1"/>
          <w:lang w:val="en-US"/>
        </w:rPr>
        <w:t>.</w:t>
      </w:r>
    </w:p>
    <w:p w14:paraId="766D8F4C" w14:textId="44A5E8D1" w:rsidR="009130E4" w:rsidRPr="00417277" w:rsidRDefault="00BB67E2" w:rsidP="00BB67E2">
      <w:pPr>
        <w:pStyle w:val="ListParagraph"/>
        <w:numPr>
          <w:ilvl w:val="0"/>
          <w:numId w:val="0"/>
        </w:numPr>
        <w:spacing w:before="0" w:after="12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1. Kết quả đàm phán ngày 08/10/2026</w:t>
      </w:r>
    </w:p>
    <w:p w14:paraId="42292ACE" w14:textId="5598F9D8" w:rsidR="002473EA"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Bãi đổ:</w:t>
      </w:r>
      <w:r>
        <w:rPr>
          <w:rFonts w:asciiTheme="majorHAnsi" w:hAnsiTheme="majorHAnsi" w:cstheme="majorHAnsi"/>
          <w:color w:val="000000" w:themeColor="text1"/>
          <w:lang w:val="en-US"/>
        </w:rPr>
        <w:t xml:space="preserve"> chốt bãi đổ thải Nguyên Khê – Đông Anh vì (i) Hoàng Minh đã có hợp đồng với bãi đổ và (ii) cự ly vận chuyển phù hợp dự toán.</w:t>
      </w:r>
    </w:p>
    <w:p w14:paraId="4A31BD6E" w14:textId="42568D4B" w:rsidR="002473EA"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w:t>
      </w:r>
      <w:del w:id="9003" w:author="VNCN E&amp;C" w:date="2026-10-06T08:00:00Z">
        <w:r>
          <w:rPr>
            <w:rFonts w:asciiTheme="majorHAnsi" w:hAnsiTheme="majorHAnsi" w:cstheme="majorHAnsi"/>
            <w:b/>
            <w:color w:val="000000" w:themeColor="text1"/>
            <w:lang w:val="en-US"/>
          </w:rPr>
          <w:delText xml:space="preserve">Phạm vi:</w:delText>
        </w:r>
        <w:r>
          <w:rPr>
            <w:rFonts w:asciiTheme="majorHAnsi" w:hAnsiTheme="majorHAnsi" w:cstheme="majorHAnsi"/>
            <w:color w:val="000000" w:themeColor="text1"/>
            <w:lang w:val="en-US"/>
          </w:rPr>
          <w:delText xml:space="preserve"> Hoàng Minh thực hiện (i) vận chuyển, đổ thải mùn khoan cọc khoan nhồi và (ii) đào hố móng (cắt khỏi phạm vi công việc với Phục Hưng).</w:delText>
        </w:r>
      </w:del>
      <w:ins w:id="9004" w:author="VNCN E&amp;C" w:date="2026-10-06T08:00:00Z">
        <w:r>
          <w:rPr>
            <w:rFonts w:asciiTheme="majorHAnsi" w:hAnsiTheme="majorHAnsi" w:cstheme="majorHAnsi"/>
            <w:b/>
            <w:color w:val="000000" w:themeColor="text1"/>
            <w:lang w:val="en-US"/>
          </w:rPr>
          <w:t xml:space="preserve">Phạm vi: giữ nguyên theo Tờ trình đã duyệt (vận chuyển, đổ thải mùn khoan cọc khoan nhồi; đào, đắp, vận chuyển móng hầm); phần đào móng hầm được cắt khỏi phạm vi công việc với Phục Hưng.</w:t>
        </w:r>
      </w:ins>
    </w:p>
    <w:p w14:paraId="713CF355" w14:textId="62BFDD26" w:rsidR="002473EA"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w:t>
      </w:r>
      <w:del w:id="9005" w:author="VNCN E&amp;C" w:date="2026-10-06T08:00:00Z">
        <w:r>
          <w:rPr>
            <w:rFonts w:asciiTheme="majorHAnsi" w:hAnsiTheme="majorHAnsi" w:cstheme="majorHAnsi"/>
            <w:b/>
            <w:color w:val="000000" w:themeColor="text1"/>
            <w:lang w:val="en-US"/>
          </w:rPr>
          <w:delText xml:space="preserve">Phí đổ thải:</w:delText>
        </w:r>
        <w:r>
          <w:rPr>
            <w:rFonts w:asciiTheme="majorHAnsi" w:hAnsiTheme="majorHAnsi" w:cstheme="majorHAnsi"/>
            <w:color w:val="000000" w:themeColor="text1"/>
            <w:lang w:val="en-US"/>
          </w:rPr>
          <w:delText xml:space="preserve"> bãi đổ yêu cầu thanh toán trước khi tiếp nhận, Hoàng Minh không đủ tài chính ứng trước; Hoàng Minh đề xuất VNCN E&amp;C tạm ứng phí đổ thải theo khối lượng thực đổ (mục 2).</w:delText>
        </w:r>
      </w:del>
      <w:ins w:id="9006" w:author="VNCN E&amp;C" w:date="2026-10-06T08:00:00Z">
        <w:r>
          <w:rPr>
            <w:rFonts w:asciiTheme="majorHAnsi" w:hAnsiTheme="majorHAnsi" w:cstheme="majorHAnsi"/>
            <w:b/>
            <w:color w:val="000000" w:themeColor="text1"/>
            <w:lang w:val="en-US"/>
          </w:rPr>
          <w:t xml:space="preserve">Phí đổ thải: bãi đổ yêu cầu thanh toán trước khi tiếp nhận, Hoàng Minh không đủ tài chính ứng trước; Hoàng Minh đề xuất VNCN E&amp;C tạm ứng phí đổ thải theo khối lượng thực đổ (chi tiết tại mục 2).</w:t>
        </w:r>
      </w:ins>
    </w:p>
    <w:p w14:paraId="4A5003EE" w14:textId="20AEED3E" w:rsidR="009130E4" w:rsidRPr="00417277" w:rsidRDefault="00BB67E2" w:rsidP="00BB67E2">
      <w:pPr>
        <w:pStyle w:val="ListParagraph"/>
        <w:numPr>
          <w:ilvl w:val="0"/>
          <w:numId w:val="0"/>
        </w:numPr>
        <w:spacing w:before="0" w:after="12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2. Các điều khoản chốt với Hoàng Minh</w:t>
      </w:r>
    </w:p>
    <w:p w14:paraId="7AB3ABA2" w14:textId="5AC98D3C" w:rsidR="002473EA" w:rsidRPr="00417277" w:rsidRDefault="00BB67E2" w:rsidP="00BB67E2">
      <w:pPr>
        <w:pStyle w:val="ListParagraph"/>
        <w:numPr>
          <w:ilvl w:val="0"/>
          <w:numId w:val="0"/>
        </w:numPr>
        <w:spacing w:before="0" w:after="120"/>
        <w:contextualSpacing w:val="0"/>
        <w:rPr>
          <w:del w:id="9008" w:author="VNCN E&amp;C" w:date="2026-10-06T08:00:00Z"/>
          <w:rFonts w:asciiTheme="majorHAnsi" w:hAnsiTheme="majorHAnsi" w:cstheme="majorHAnsi"/>
          <w:color w:val="000000" w:themeColor="text1"/>
          <w:lang w:val="en-US"/>
        </w:rPr>
      </w:pPr>
      <w:del w:id="9007" w:author="VNCN E&amp;C" w:date="2026-10-06T08:00:00Z">
        <w:r>
          <w:rPr>
            <w:rFonts w:asciiTheme="majorHAnsi" w:hAnsiTheme="majorHAnsi" w:cstheme="majorHAnsi"/>
            <w:b/>
            <w:color w:val="000000" w:themeColor="text1"/>
            <w:lang w:val="en-US"/>
          </w:rPr>
          <w:delText xml:space="preserve">- Giá trị hợp đồng:</w:delText>
        </w:r>
        <w:r>
          <w:rPr>
            <w:rFonts w:asciiTheme="majorHAnsi" w:hAnsiTheme="majorHAnsi" w:cstheme="majorHAnsi"/>
            <w:color w:val="000000" w:themeColor="text1"/>
            <w:lang w:val="en-US"/>
          </w:rPr>
          <w:delText xml:space="preserve"> </w:delText>
        </w:r>
        <w:r>
          <w:rPr>
            <w:rFonts w:asciiTheme="majorHAnsi" w:hAnsiTheme="majorHAnsi" w:cstheme="majorHAnsi"/>
            <w:color w:val="000000" w:themeColor="text1"/>
            <w:highlight w:val="yellow"/>
            <w:lang w:val="en-US"/>
          </w:rPr>
          <w:delText>……</w:delText>
        </w:r>
        <w:r>
          <w:rPr>
            <w:rFonts w:asciiTheme="majorHAnsi" w:hAnsiTheme="majorHAnsi" w:cstheme="majorHAnsi"/>
            <w:color w:val="000000" w:themeColor="text1"/>
            <w:lang w:val="en-US"/>
          </w:rPr>
          <w:delText xml:space="preserve"> đồng (chưa VAT); đơn giá cố định, thanh toán theo khối lượng thực tế đo cao độ trước và sau thi công.</w:delText>
        </w:r>
      </w:del>
    </w:p>
    <w:p w14:paraId="59CC4E73" w14:textId="7C67A011" w:rsidR="002473EA"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w:t>
      </w:r>
      <w:del w:id="9009" w:author="VNCN E&amp;C" w:date="2026-10-06T08:00:00Z">
        <w:r>
          <w:rPr>
            <w:rFonts w:asciiTheme="majorHAnsi" w:hAnsiTheme="majorHAnsi" w:cstheme="majorHAnsi"/>
            <w:b/>
            <w:color w:val="000000" w:themeColor="text1"/>
            <w:lang w:val="en-US"/>
          </w:rPr>
          <w:delText xml:space="preserve">Tạm ứng:</w:delText>
        </w:r>
        <w:r>
          <w:rPr>
            <w:rFonts w:asciiTheme="majorHAnsi" w:hAnsiTheme="majorHAnsi" w:cstheme="majorHAnsi"/>
            <w:color w:val="000000" w:themeColor="text1"/>
            <w:lang w:val="en-US"/>
          </w:rPr>
          <w:delText xml:space="preserve"> 500 triệu đồng khi Hoàng Minh huy động đủ 05 thiết bị (03 máy xúc, 02 xe ben) và nộp hợp đồng với bãi đổ Nguyên Khê; thu hồi 20% mỗi lần thanh toán. Không áp dụng bảo lãnh tạm ứng, bảo lãnh thực hiện hợp đồng; thiết bị không được rút khỏi công trường khi chưa hoàn thành công việc.</w:delText>
        </w:r>
      </w:del>
      <w:ins w:id="9010" w:author="VNCN E&amp;C" w:date="2026-10-06T08:00:00Z">
        <w:r>
          <w:rPr>
            <w:rFonts w:asciiTheme="majorHAnsi" w:hAnsiTheme="majorHAnsi" w:cstheme="majorHAnsi"/>
            <w:b/>
            <w:color w:val="000000" w:themeColor="text1"/>
            <w:lang w:val="en-US"/>
          </w:rPr>
          <w:t xml:space="preserve">Thu hồi tạm ứng 500 triệu đồng (đã duyệt): khấu trừ 20% mỗi lần thanh toán. Thiết bị huy động không được rút khỏi công trường khi chưa hoàn thành công việc.</w:t>
        </w:r>
      </w:ins>
    </w:p>
    <w:p w14:paraId="10B690C6" w14:textId="3BF10C85" w:rsidR="00BB67E2" w:rsidRDefault="00BB67E2" w:rsidP="00BB67E2">
      <w:pPr>
        <w:spacing w:line="240" w:lineRule="auto"/>
        <w:ind w:left="0"/>
        <w:rPr>
          <w:rFonts w:asciiTheme="majorHAnsi" w:hAnsiTheme="majorHAnsi" w:cstheme="majorHAnsi"/>
          <w:color w:val="000000" w:themeColor="text1"/>
        </w:rPr>
      </w:pPr>
      <w:r>
        <w:rPr>
          <w:rFonts w:asciiTheme="majorHAnsi" w:hAnsiTheme="majorHAnsi" w:cstheme="majorHAnsi"/>
          <w:b/>
          <w:color w:val="000000" w:themeColor="text1"/>
        </w:rPr>
        <w:t xml:space="preserve">- </w:t>
      </w:r>
      <w:del w:id="9011" w:author="VNCN E&amp;C" w:date="2026-10-06T08:00:00Z">
        <w:r>
          <w:rPr>
            <w:rFonts w:asciiTheme="majorHAnsi" w:hAnsiTheme="majorHAnsi" w:cstheme="majorHAnsi"/>
            <w:b/>
            <w:color w:val="000000" w:themeColor="text1"/>
          </w:rPr>
          <w:delText xml:space="preserve">Tạm ứng phí đổ thải:</w:delText>
        </w:r>
        <w:r>
          <w:rPr>
            <w:rFonts w:asciiTheme="majorHAnsi" w:hAnsiTheme="majorHAnsi" w:cstheme="majorHAnsi"/>
            <w:color w:val="000000" w:themeColor="text1"/>
          </w:rPr>
          <w:delText xml:space="preserve"> Bãi đổ thải Nguyên Khê chỉ tiếp nhận đất khi được thanh toán phí đổ thải trước, trong khi năng lực tài chính của Hoàng Minh không đủ để ứng trước toàn bộ chi phí này. Để công tác đào, vận chuyển đất không bị gián đoạn đề xuất bổ sung cơ chế tạm ứng chi phí đổ thải như sau:</w:delText>
        </w:r>
      </w:del>
      <w:ins w:id="9012" w:author="VNCN E&amp;C" w:date="2026-10-06T08:00:00Z">
        <w:r>
          <w:rPr>
            <w:rFonts w:asciiTheme="majorHAnsi" w:hAnsiTheme="majorHAnsi" w:cstheme="majorHAnsi"/>
            <w:b/>
            <w:color w:val="000000" w:themeColor="text1"/>
          </w:rPr>
          <w:t xml:space="preserve">Tạm ứng phí đổ thải (bổ sung):</w:t>
        </w:r>
      </w:ins>
    </w:p>
    <w:p w14:paraId="46DCBA58" w14:textId="7593DC6F" w:rsidR="00BB67E2" w:rsidRDefault="00BB67E2" w:rsidP="00BB67E2">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 </w:t>
      </w:r>
      <w:r>
        <w:rPr>
          <w:rFonts w:asciiTheme="majorHAnsi" w:hAnsiTheme="majorHAnsi" w:cstheme="majorHAnsi"/>
          <w:b/>
          <w:color w:val="000000" w:themeColor="text1"/>
        </w:rPr>
        <w:t>Điều kiện tạm ứng:</w:t>
      </w:r>
      <w:r>
        <w:rPr>
          <w:rFonts w:asciiTheme="majorHAnsi" w:hAnsiTheme="majorHAnsi" w:cstheme="majorHAnsi"/>
          <w:color w:val="000000" w:themeColor="text1"/>
        </w:rPr>
        <w:t xml:space="preserve"> khối lượng đất đổ thải của từng đợt phải được xác nhận đồng thời bởi (i) VNCN E&amp;C và Hoàng Minh (biên bản xác nhận khối lượng theo nhật ký, số chuyến xe ra khỏi công trường) và (ii) bãi đổ Nguyên Khê (phiếu/biên bản tiếp nhận khối lượng).</w:t>
      </w:r>
    </w:p>
    <w:p w14:paraId="1CE5A793" w14:textId="44A3B75B" w:rsidR="00BB67E2" w:rsidRDefault="00BB67E2" w:rsidP="00BB67E2">
      <w:pPr>
        <w:spacing w:line="240" w:lineRule="auto"/>
        <w:ind w:left="0"/>
        <w:rPr>
          <w:rFonts w:asciiTheme="majorHAnsi" w:hAnsiTheme="majorHAnsi" w:cstheme="majorHAnsi"/>
          <w:color w:val="000000" w:themeColor="text1"/>
        </w:rPr>
      </w:pPr>
      <w:r>
        <w:rPr>
          <w:rFonts w:asciiTheme="majorHAnsi" w:hAnsiTheme="majorHAnsi" w:cstheme="majorHAnsi"/>
          <w:color w:val="000000" w:themeColor="text1"/>
        </w:rPr>
        <w:t xml:space="preserve">+ </w:t>
      </w:r>
      <w:r>
        <w:rPr>
          <w:rFonts w:asciiTheme="majorHAnsi" w:hAnsiTheme="majorHAnsi" w:cstheme="majorHAnsi"/>
          <w:b/>
          <w:color w:val="000000" w:themeColor="text1"/>
        </w:rPr>
        <w:t>Giá trị tạm ứng mỗi đợt</w:t>
      </w:r>
      <w:r>
        <w:rPr>
          <w:rFonts w:asciiTheme="majorHAnsi" w:hAnsiTheme="majorHAnsi" w:cstheme="majorHAnsi"/>
          <w:color w:val="000000" w:themeColor="text1"/>
        </w:rPr>
        <w:t xml:space="preserve"> = Khối lượng đất đổ thải được xác nhận × 25.000 đồng/m³ (đơn giá phí đổ thải trong đơn giá Hợp đồng). Ví dụ: 10.000 m³ × 25.000 đồng/m³ = 250.000.000 đồng.</w:t>
      </w:r>
    </w:p>
    <w:p>
      <w:pPr>
        <w:spacing w:line="240" w:lineRule="auto"/>
        <w:ind w:left="0"/>
        <w:rPr>
          <w:ins w:id="9013" w:author="VNCN E&amp;C" w:date="2026-10-06T08:00:00Z"/>
          <w:rFonts w:asciiTheme="majorHAnsi" w:hAnsiTheme="majorHAnsi" w:cstheme="majorHAnsi"/>
          <w:color w:val="000000" w:themeColor="text1"/>
        </w:rPr>
      </w:pPr>
      <w:ins w:id="9014" w:author="VNCN E&amp;C" w:date="2026-10-06T08:00:00Z">
        <w:r>
          <w:rPr>
            <w:rFonts w:asciiTheme="majorHAnsi" w:hAnsiTheme="majorHAnsi" w:cstheme="majorHAnsi"/>
            <w:color w:val="000000" w:themeColor="text1"/>
          </w:rPr>
          <w:t xml:space="preserve">+ Thu hồi: khấu trừ toàn bộ vào kỳ thanh toán gần nhất của Hoàng Minh.</w:t>
        </w:r>
      </w:ins>
    </w:p>
    <w:p w14:paraId="7876B84E" w14:textId="7535C917" w:rsidR="002473EA"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b/>
          <w:color w:val="000000" w:themeColor="text1"/>
          <w:lang w:val="en-US"/>
        </w:rPr>
        <w:t xml:space="preserve">- Thanh toán:</w:t>
      </w:r>
      <w:r>
        <w:rPr>
          <w:rFonts w:asciiTheme="majorHAnsi" w:hAnsiTheme="majorHAnsi" w:cstheme="majorHAnsi"/>
          <w:color w:val="000000" w:themeColor="text1"/>
          <w:lang w:val="en-US"/>
        </w:rPr>
        <w:t xml:space="preserve"> hằng tháng đến 90% giá trị nghiệm thu, trong 15 ngày làm việc kể từ ngày nhận đủ hồ sơ hợp lệ; thanh toán 100% sau 60 ngày kể từ ngày hoàn thành toàn bộ công việc.</w:t>
      </w:r>
    </w:p>
    <w:p w14:paraId="703B4461" w14:textId="5A32650C" w:rsidR="009130E4" w:rsidRPr="00417277" w:rsidRDefault="00BB67E2" w:rsidP="00BB67E2">
      <w:pPr>
        <w:pStyle w:val="ListParagraph"/>
        <w:numPr>
          <w:ilvl w:val="0"/>
          <w:numId w:val="0"/>
        </w:numPr>
        <w:spacing w:before="0" w:after="12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3. Đề nghị/ Đề xuất</w:t>
      </w:r>
    </w:p>
    <w:p w14:paraId="6CB6F546" w14:textId="03C13A78" w:rsidR="00731316" w:rsidRPr="0063366F" w:rsidRDefault="008E4706" w:rsidP="00BB67E2">
      <w:pPr>
        <w:pStyle w:val="ListParagraph"/>
        <w:numPr>
          <w:ilvl w:val="0"/>
          <w:numId w:val="0"/>
        </w:numPr>
        <w:spacing w:before="0" w:after="120"/>
        <w:contextualSpacing w:val="0"/>
        <w:rPr>
          <w:rFonts w:asciiTheme="majorHAnsi" w:hAnsiTheme="majorHAnsi" w:cstheme="majorHAnsi"/>
          <w:color w:val="000000" w:themeColor="text1"/>
        </w:rPr>
      </w:pPr>
      <w:r>
        <w:rPr>
          <w:rFonts w:asciiTheme="majorHAnsi" w:hAnsiTheme="majorHAnsi" w:cstheme="majorHAnsi"/>
          <w:color w:val="000000" w:themeColor="text1"/>
          <w:lang w:val="en-US"/>
        </w:rPr>
        <w:t>BCH Yên Sở kính trình Ban Giám đốc phê duyệt:</w:t>
      </w:r>
    </w:p>
    <w:p w14:paraId="6201FF69" w14:textId="0A89047E" w:rsidR="00F26502"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 Phê duyệt kết quả đàm phán và các điều khoản tại mục 1, 2; các nội dung khác thực hiện </w:t>
      </w:r>
      <w:del w:id="9015" w:author="VNCN E&amp;C" w:date="2026-10-06T08:00:00Z">
        <w:r>
          <w:rPr>
            <w:rFonts w:asciiTheme="majorHAnsi" w:hAnsiTheme="majorHAnsi" w:cstheme="majorHAnsi"/>
            <w:color w:val="000000" w:themeColor="text1"/>
            <w:lang w:val="en-US"/>
          </w:rPr>
          <w:delText xml:space="preserve">theo Tờ trình  đã duyệt</w:delText>
        </w:r>
      </w:del>
      <w:ins w:id="9016" w:author="VNCN E&amp;C" w:date="2026-10-06T08:00:00Z">
        <w:r>
          <w:rPr>
            <w:rFonts w:asciiTheme="majorHAnsi" w:hAnsiTheme="majorHAnsi" w:cstheme="majorHAnsi"/>
            <w:color w:val="000000" w:themeColor="text1"/>
            <w:lang w:val="en-US"/>
          </w:rPr>
          <w:t xml:space="preserve">theo Tờ trình số 29092026-01/TTr/EC-YS đã duyệt</w:t>
        </w:r>
      </w:ins>
      <w:r>
        <w:rPr>
          <w:rFonts w:asciiTheme="majorHAnsi" w:hAnsiTheme="majorHAnsi" w:cstheme="majorHAnsi"/>
          <w:color w:val="000000" w:themeColor="text1"/>
          <w:lang w:val="en-US"/>
        </w:rPr>
        <w:t xml:space="preserve">.</w:t>
      </w:r>
    </w:p>
    <w:p w14:paraId="2CBB38B9" w14:textId="0381722A" w:rsidR="00F26502" w:rsidRPr="00417277" w:rsidRDefault="00BB67E2" w:rsidP="00BB67E2">
      <w:pPr>
        <w:pStyle w:val="ListParagraph"/>
        <w:numPr>
          <w:ilvl w:val="0"/>
          <w:numId w:val="0"/>
        </w:numPr>
        <w:spacing w:before="0" w:after="120"/>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 Ký Hợp đồng nguyên tắc với Hoàng Minh (dự thảo Hợp đồng nguyên tắc đính kèm đã bổ sung điều khoản tạm ứng phí đổ thải), sau đó ký Hợp đồng kinh tế.</w:t>
      </w:r>
    </w:p>
    <w:p w14:paraId="05DFA08C" w14:textId="447D367D" w:rsidR="00C71D10" w:rsidRPr="00417277" w:rsidRDefault="00BB67E2" w:rsidP="00BB67E2">
      <w:pPr>
        <w:pStyle w:val="ListParagraph"/>
        <w:numPr>
          <w:ilvl w:val="0"/>
          <w:numId w:val="0"/>
        </w:numPr>
        <w:spacing w:before="0" w:after="12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4. Nguồn kinh phí: </w:t>
      </w:r>
    </w:p>
    <w:p w14:paraId="6F1ED633" w14:textId="00EC65E4" w:rsidR="00C71D10" w:rsidRPr="00417277" w:rsidRDefault="00C71D10" w:rsidP="00BB67E2">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Chủ </w:t>
      </w:r>
      <w:r>
        <w:rPr>
          <w:rFonts w:asciiTheme="majorHAnsi" w:hAnsiTheme="majorHAnsi" w:cstheme="majorHAnsi"/>
          <w:bCs/>
          <w:color w:val="000000" w:themeColor="text1"/>
          <w:lang w:val="vi-VN"/>
        </w:rPr>
        <w:t>đầu</w:t>
      </w:r>
      <w:r>
        <w:rPr>
          <w:rFonts w:asciiTheme="majorHAnsi" w:hAnsiTheme="majorHAnsi" w:cstheme="majorHAnsi"/>
          <w:color w:val="000000" w:themeColor="text1"/>
          <w:lang w:val="vi-VN"/>
        </w:rPr>
        <w:t xml:space="preserve"> tư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 xml:space="preserve">Cty E&amp;C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Thầu phụ □</w:t>
        <w:tab/>
        <w:tab/>
        <w:t>Khác  □</w:t>
      </w:r>
    </w:p>
    <w:p w14:paraId="0D0C5D57" w14:textId="48BB71DC" w:rsidR="00C71D10" w:rsidRPr="00417277" w:rsidRDefault="00C71D10" w:rsidP="00BB67E2">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Phương án kinh tế ban đầu:  Có □</w:t>
        <w:tab/>
        <w:tab/>
        <w:t xml:space="preserve"> Không  □   </w:t>
      </w:r>
    </w:p>
    <w:p w14:paraId="2E657AFE" w14:textId="59863F5B" w:rsidR="00C71D10" w:rsidRPr="00417277" w:rsidRDefault="00BB67E2" w:rsidP="00BB67E2">
      <w:pPr>
        <w:pStyle w:val="ListParagraph"/>
        <w:numPr>
          <w:ilvl w:val="0"/>
          <w:numId w:val="0"/>
        </w:numPr>
        <w:spacing w:before="0" w:after="12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5. Đơn vị hạch toán: </w:t>
      </w:r>
    </w:p>
    <w:p w14:paraId="062C3872" w14:textId="77777777" w:rsidR="00C71D10" w:rsidRPr="00417277" w:rsidRDefault="00C71D10" w:rsidP="00BB67E2">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Công ty Cổ phần Đầu tư Xây dựng và Kỹ thuật VNCN E&amp;C.</w:t>
      </w:r>
    </w:p>
    <w:p w14:paraId="7C0BDDD4" w14:textId="5D48F7C1" w:rsidR="00334708" w:rsidRPr="00417277" w:rsidRDefault="00EB5DA5" w:rsidP="00BB67E2">
      <w:pPr>
        <w:spacing w:before="0"/>
        <w:ind w:left="0"/>
        <w:rPr>
          <w:rFonts w:asciiTheme="majorHAnsi" w:hAnsiTheme="majorHAnsi" w:cstheme="majorHAnsi"/>
          <w:color w:val="000000" w:themeColor="text1"/>
          <w:lang w:val="vi-VN"/>
        </w:rPr>
      </w:pPr>
      <w:r>
        <w:rPr>
          <w:rFonts w:asciiTheme="majorHAnsi" w:hAnsiTheme="majorHAnsi" w:cstheme="majorHAnsi"/>
          <w:color w:val="000000" w:themeColor="text1"/>
          <w:lang w:val="vi-VN"/>
        </w:rPr>
        <w:t>Kính mong Lãnh đạo Công ty xem xét và phê duyệt.</w:t>
      </w:r>
      <w:r>
        <w:rPr>
          <w:rFonts w:asciiTheme="majorHAnsi" w:hAnsiTheme="majorHAnsi" w:cstheme="majorHAnsi"/>
          <w:color w:val="000000" w:themeColor="text1"/>
        </w:rPr>
        <w:t xml:space="preserve"> Trân trọng cảm 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3013"/>
        <w:gridCol w:w="2965"/>
      </w:tblGrid>
      <w:tr w:rsidR="00417277" w:rsidRPr="00417277" w14:paraId="191E4F28" w14:textId="77777777" w:rsidTr="00BC5742">
        <w:trPr>
          <w:trHeight w:val="1708"/>
          <w:jc w:val="center"/>
        </w:trPr>
        <w:tc>
          <w:tcPr>
            <w:tcW w:w="1701" w:type="pct"/>
            <w:tcBorders>
              <w:top w:val="single" w:sz="4" w:space="0" w:color="auto"/>
              <w:left w:val="single" w:sz="4" w:space="0" w:color="auto"/>
              <w:bottom w:val="single" w:sz="4" w:space="0" w:color="auto"/>
              <w:right w:val="single" w:sz="4" w:space="0" w:color="auto"/>
            </w:tcBorders>
          </w:tcPr>
          <w:p w14:paraId="2F8CD063" w14:textId="77777777" w:rsidR="00723FF4" w:rsidRPr="00417277" w:rsidRDefault="00723FF4" w:rsidP="00BB67E2">
            <w:pPr>
              <w:spacing w:before="0"/>
              <w:ind w:left="0"/>
              <w:jc w:val="center"/>
              <w:rPr>
                <w:b/>
                <w:color w:val="000000" w:themeColor="text1"/>
                <w:sz w:val="20"/>
                <w:szCs w:val="20"/>
                <w:lang w:val="vi-VN" w:eastAsia="vi-VN"/>
              </w:rPr>
            </w:pPr>
            <w:r>
              <w:rPr>
                <w:b/>
                <w:color w:val="000000" w:themeColor="text1"/>
                <w:sz w:val="20"/>
                <w:szCs w:val="20"/>
                <w:lang w:val="vi-VN" w:eastAsia="vi-VN"/>
              </w:rPr>
              <w:t>Tổng Giám Đốc</w:t>
            </w:r>
          </w:p>
          <w:p w14:paraId="48232C06" w14:textId="77777777" w:rsidR="00723FF4" w:rsidRPr="00417277" w:rsidRDefault="00723FF4" w:rsidP="00BB67E2">
            <w:pPr>
              <w:spacing w:before="0"/>
              <w:ind w:left="0"/>
              <w:jc w:val="center"/>
              <w:rPr>
                <w:color w:val="000000" w:themeColor="text1"/>
                <w:sz w:val="20"/>
                <w:szCs w:val="20"/>
                <w:lang w:val="vi-VN" w:eastAsia="vi-VN"/>
              </w:rPr>
            </w:pPr>
          </w:p>
          <w:p w14:paraId="085CB5A7" w14:textId="77777777" w:rsidR="00723FF4" w:rsidRPr="00417277" w:rsidRDefault="00723FF4" w:rsidP="00BB67E2">
            <w:pPr>
              <w:spacing w:before="0"/>
              <w:ind w:left="0"/>
              <w:jc w:val="center"/>
              <w:rPr>
                <w:color w:val="000000" w:themeColor="text1"/>
                <w:sz w:val="20"/>
                <w:szCs w:val="20"/>
                <w:lang w:val="vi-VN" w:eastAsia="vi-VN"/>
              </w:rPr>
            </w:pPr>
          </w:p>
          <w:p w14:paraId="67B1887B" w14:textId="77777777" w:rsidR="00723FF4" w:rsidRPr="00417277" w:rsidRDefault="00723FF4" w:rsidP="00BB67E2">
            <w:pPr>
              <w:spacing w:before="0"/>
              <w:ind w:left="0"/>
              <w:jc w:val="center"/>
              <w:rPr>
                <w:color w:val="000000" w:themeColor="text1"/>
                <w:sz w:val="20"/>
                <w:szCs w:val="20"/>
                <w:lang w:val="vi-VN" w:eastAsia="vi-VN"/>
              </w:rPr>
            </w:pPr>
          </w:p>
          <w:p w14:paraId="3BBB7A96" w14:textId="339D06BD" w:rsidR="00723FF4" w:rsidRPr="00417277" w:rsidRDefault="00723FF4" w:rsidP="00BB67E2">
            <w:pPr>
              <w:spacing w:before="0"/>
              <w:ind w:left="0"/>
              <w:rPr>
                <w:color w:val="000000" w:themeColor="text1"/>
                <w:sz w:val="20"/>
                <w:szCs w:val="20"/>
                <w:lang w:val="vi-VN" w:eastAsia="vi-VN"/>
              </w:rPr>
            </w:pPr>
          </w:p>
          <w:p w14:paraId="225AA79B" w14:textId="77777777" w:rsidR="00723FF4" w:rsidRPr="00417277" w:rsidRDefault="00723FF4" w:rsidP="00BB67E2">
            <w:pPr>
              <w:spacing w:before="0"/>
              <w:ind w:left="0"/>
              <w:jc w:val="center"/>
              <w:rPr>
                <w:color w:val="000000" w:themeColor="text1"/>
                <w:sz w:val="20"/>
                <w:szCs w:val="20"/>
                <w:lang w:val="vi-VN" w:eastAsia="vi-VN"/>
              </w:rPr>
            </w:pPr>
          </w:p>
        </w:tc>
        <w:tc>
          <w:tcPr>
            <w:tcW w:w="1662" w:type="pct"/>
            <w:tcBorders>
              <w:top w:val="single" w:sz="4" w:space="0" w:color="auto"/>
              <w:left w:val="single" w:sz="4" w:space="0" w:color="auto"/>
              <w:bottom w:val="single" w:sz="4" w:space="0" w:color="auto"/>
              <w:right w:val="single" w:sz="4" w:space="0" w:color="auto"/>
            </w:tcBorders>
          </w:tcPr>
          <w:p w14:paraId="0FFAD9C8" w14:textId="77777777" w:rsidR="00723FF4" w:rsidRPr="00417277" w:rsidRDefault="00723FF4" w:rsidP="00BB67E2">
            <w:pPr>
              <w:spacing w:before="0"/>
              <w:ind w:left="0"/>
              <w:jc w:val="center"/>
              <w:rPr>
                <w:b/>
                <w:color w:val="000000" w:themeColor="text1"/>
                <w:sz w:val="20"/>
                <w:szCs w:val="20"/>
                <w:lang w:eastAsia="vi-VN"/>
              </w:rPr>
            </w:pPr>
            <w:r>
              <w:rPr>
                <w:b/>
                <w:color w:val="000000" w:themeColor="text1"/>
                <w:sz w:val="20"/>
                <w:szCs w:val="20"/>
                <w:lang w:val="vi-VN" w:eastAsia="vi-VN"/>
              </w:rPr>
              <w:t>Tổng Giám đốc</w:t>
            </w:r>
            <w:r>
              <w:rPr>
                <w:b/>
                <w:color w:val="000000" w:themeColor="text1"/>
                <w:sz w:val="20"/>
                <w:szCs w:val="20"/>
                <w:lang w:eastAsia="vi-VN"/>
              </w:rPr>
              <w:t xml:space="preserve"> </w:t>
            </w:r>
          </w:p>
          <w:p w14:paraId="0ADCBA5B" w14:textId="338315E7" w:rsidR="00723FF4" w:rsidRPr="00417277" w:rsidRDefault="00AF5B90" w:rsidP="00BB67E2">
            <w:pPr>
              <w:spacing w:before="0"/>
              <w:ind w:left="0"/>
              <w:jc w:val="center"/>
              <w:rPr>
                <w:b/>
                <w:color w:val="000000" w:themeColor="text1"/>
                <w:sz w:val="20"/>
                <w:szCs w:val="20"/>
                <w:lang w:eastAsia="vi-VN"/>
              </w:rPr>
            </w:pPr>
            <w:r>
              <w:rPr>
                <w:b/>
                <w:color w:val="000000" w:themeColor="text1"/>
                <w:sz w:val="20"/>
                <w:szCs w:val="20"/>
                <w:lang w:eastAsia="vi-VN"/>
              </w:rPr>
              <w:t>Phụ trách Đầu tư và Văn phòng</w:t>
            </w:r>
          </w:p>
          <w:p w14:paraId="50E5EEC1" w14:textId="77777777" w:rsidR="00723FF4" w:rsidRPr="00417277" w:rsidRDefault="00723FF4" w:rsidP="00BB67E2">
            <w:pPr>
              <w:spacing w:before="0"/>
              <w:ind w:left="0"/>
              <w:jc w:val="center"/>
              <w:rPr>
                <w:b/>
                <w:color w:val="000000" w:themeColor="text1"/>
                <w:sz w:val="20"/>
                <w:szCs w:val="20"/>
                <w:lang w:val="vi-VN" w:eastAsia="vi-VN"/>
              </w:rPr>
            </w:pPr>
          </w:p>
          <w:p w14:paraId="200536B6" w14:textId="77777777" w:rsidR="00723FF4" w:rsidRPr="00417277" w:rsidRDefault="00723FF4" w:rsidP="00BB67E2">
            <w:pPr>
              <w:spacing w:before="0"/>
              <w:ind w:left="0"/>
              <w:jc w:val="center"/>
              <w:rPr>
                <w:b/>
                <w:color w:val="000000" w:themeColor="text1"/>
                <w:sz w:val="20"/>
                <w:szCs w:val="20"/>
                <w:lang w:val="vi-VN" w:eastAsia="vi-VN"/>
              </w:rPr>
            </w:pPr>
          </w:p>
          <w:p w14:paraId="03109A5F" w14:textId="77777777" w:rsidR="00723FF4" w:rsidRPr="00417277" w:rsidRDefault="00723FF4" w:rsidP="00BB67E2">
            <w:pPr>
              <w:spacing w:before="0"/>
              <w:ind w:left="0"/>
              <w:jc w:val="center"/>
              <w:rPr>
                <w:b/>
                <w:color w:val="000000" w:themeColor="text1"/>
                <w:sz w:val="20"/>
                <w:szCs w:val="20"/>
                <w:lang w:val="vi-VN" w:eastAsia="vi-VN"/>
              </w:rPr>
            </w:pPr>
          </w:p>
          <w:p w14:paraId="2EFECF1B" w14:textId="77777777" w:rsidR="00723FF4" w:rsidRPr="00417277" w:rsidRDefault="00723FF4" w:rsidP="00BB67E2">
            <w:pPr>
              <w:spacing w:before="0"/>
              <w:ind w:left="0"/>
              <w:jc w:val="center"/>
              <w:rPr>
                <w:b/>
                <w:iCs/>
                <w:color w:val="000000" w:themeColor="text1"/>
                <w:sz w:val="20"/>
                <w:szCs w:val="20"/>
                <w:lang w:val="vi-VN" w:eastAsia="vi-VN"/>
              </w:rPr>
            </w:pPr>
            <w:r>
              <w:rPr>
                <w:b/>
                <w:iCs/>
                <w:color w:val="000000" w:themeColor="text1"/>
                <w:sz w:val="20"/>
                <w:szCs w:val="20"/>
                <w:lang w:val="vi-VN" w:eastAsia="vi-VN"/>
              </w:rPr>
              <w:t>Vũ Bá Đạt</w:t>
            </w:r>
          </w:p>
        </w:tc>
        <w:tc>
          <w:tcPr>
            <w:tcW w:w="1636" w:type="pct"/>
            <w:tcBorders>
              <w:top w:val="single" w:sz="4" w:space="0" w:color="auto"/>
              <w:left w:val="single" w:sz="4" w:space="0" w:color="auto"/>
              <w:bottom w:val="single" w:sz="4" w:space="0" w:color="auto"/>
              <w:right w:val="single" w:sz="4" w:space="0" w:color="auto"/>
            </w:tcBorders>
          </w:tcPr>
          <w:p w14:paraId="6D306906" w14:textId="77777777" w:rsidR="00723FF4" w:rsidRPr="00417277" w:rsidRDefault="00723FF4" w:rsidP="00BB67E2">
            <w:pPr>
              <w:spacing w:before="0"/>
              <w:ind w:left="0"/>
              <w:jc w:val="center"/>
              <w:rPr>
                <w:b/>
                <w:color w:val="000000" w:themeColor="text1"/>
                <w:sz w:val="20"/>
                <w:szCs w:val="20"/>
                <w:lang w:val="vi-VN" w:eastAsia="vi-VN"/>
              </w:rPr>
            </w:pPr>
            <w:r>
              <w:rPr>
                <w:b/>
                <w:color w:val="000000" w:themeColor="text1"/>
                <w:sz w:val="20"/>
                <w:szCs w:val="20"/>
                <w:lang w:val="vi-VN" w:eastAsia="vi-VN"/>
              </w:rPr>
              <w:t>Phụ trách Ban XD</w:t>
            </w:r>
          </w:p>
          <w:p w14:paraId="7539F161" w14:textId="77777777" w:rsidR="00723FF4" w:rsidRPr="00417277" w:rsidRDefault="00723FF4" w:rsidP="00BB67E2">
            <w:pPr>
              <w:spacing w:before="0"/>
              <w:ind w:left="0"/>
              <w:jc w:val="center"/>
              <w:rPr>
                <w:b/>
                <w:color w:val="000000" w:themeColor="text1"/>
                <w:sz w:val="20"/>
                <w:szCs w:val="20"/>
                <w:lang w:val="vi-VN" w:eastAsia="vi-VN"/>
              </w:rPr>
            </w:pPr>
          </w:p>
          <w:p w14:paraId="4AEE0D26" w14:textId="77777777" w:rsidR="00723FF4" w:rsidRPr="00417277" w:rsidRDefault="00723FF4" w:rsidP="00BB67E2">
            <w:pPr>
              <w:spacing w:before="0"/>
              <w:ind w:left="0"/>
              <w:jc w:val="center"/>
              <w:rPr>
                <w:b/>
                <w:color w:val="000000" w:themeColor="text1"/>
                <w:sz w:val="20"/>
                <w:szCs w:val="20"/>
                <w:lang w:val="vi-VN" w:eastAsia="vi-VN"/>
              </w:rPr>
            </w:pPr>
          </w:p>
          <w:p w14:paraId="297B4ED6" w14:textId="4EBF9FC4" w:rsidR="00723FF4" w:rsidRPr="00417277" w:rsidRDefault="00723FF4" w:rsidP="00BB67E2">
            <w:pPr>
              <w:spacing w:before="0"/>
              <w:ind w:left="0"/>
              <w:jc w:val="center"/>
              <w:rPr>
                <w:b/>
                <w:color w:val="000000" w:themeColor="text1"/>
                <w:sz w:val="20"/>
                <w:szCs w:val="20"/>
                <w:lang w:val="vi-VN" w:eastAsia="vi-VN"/>
              </w:rPr>
            </w:pPr>
          </w:p>
          <w:p w14:paraId="2860F06E" w14:textId="77777777" w:rsidR="00723FF4" w:rsidRPr="00417277" w:rsidRDefault="00723FF4" w:rsidP="00BB67E2">
            <w:pPr>
              <w:spacing w:before="0"/>
              <w:ind w:left="0"/>
              <w:jc w:val="center"/>
              <w:rPr>
                <w:b/>
                <w:color w:val="000000" w:themeColor="text1"/>
                <w:sz w:val="20"/>
                <w:szCs w:val="20"/>
                <w:lang w:val="vi-VN" w:eastAsia="vi-VN"/>
              </w:rPr>
            </w:pPr>
          </w:p>
          <w:p w14:paraId="0D5536A7" w14:textId="7A8C2E06" w:rsidR="00723FF4" w:rsidRPr="00417277" w:rsidRDefault="00723FF4" w:rsidP="00BB67E2">
            <w:pPr>
              <w:spacing w:before="0"/>
              <w:ind w:left="0"/>
              <w:jc w:val="center"/>
              <w:rPr>
                <w:b/>
                <w:iCs/>
                <w:color w:val="000000" w:themeColor="text1"/>
                <w:sz w:val="20"/>
                <w:szCs w:val="20"/>
                <w:lang w:val="vi-VN" w:eastAsia="vi-VN"/>
              </w:rPr>
            </w:pPr>
            <w:r>
              <w:rPr>
                <w:b/>
                <w:iCs/>
                <w:color w:val="000000" w:themeColor="text1"/>
                <w:sz w:val="20"/>
                <w:szCs w:val="20"/>
                <w:lang w:val="vi-VN" w:eastAsia="vi-VN"/>
              </w:rPr>
              <w:t>Nguyễn Duy Quang</w:t>
            </w:r>
          </w:p>
        </w:tc>
      </w:tr>
      <w:tr w:rsidR="00417277" w:rsidRPr="00417277" w14:paraId="3CE9D053" w14:textId="77777777" w:rsidTr="00AA2AF3">
        <w:trPr>
          <w:trHeight w:val="1947"/>
          <w:jc w:val="center"/>
        </w:trPr>
        <w:tc>
          <w:tcPr>
            <w:tcW w:w="1701" w:type="pct"/>
            <w:tcBorders>
              <w:top w:val="single" w:sz="4" w:space="0" w:color="auto"/>
              <w:left w:val="single" w:sz="4" w:space="0" w:color="auto"/>
              <w:bottom w:val="single" w:sz="4" w:space="0" w:color="auto"/>
              <w:right w:val="single" w:sz="4" w:space="0" w:color="auto"/>
            </w:tcBorders>
            <w:hideMark/>
          </w:tcPr>
          <w:p w14:paraId="6E075772" w14:textId="359767F7" w:rsidR="003D1321" w:rsidRPr="00417277" w:rsidRDefault="002E2751" w:rsidP="00BB67E2">
            <w:pPr>
              <w:spacing w:before="0"/>
              <w:ind w:left="0"/>
              <w:jc w:val="center"/>
              <w:rPr>
                <w:b/>
                <w:color w:val="000000" w:themeColor="text1"/>
                <w:sz w:val="20"/>
                <w:szCs w:val="20"/>
                <w:lang w:eastAsia="vi-VN"/>
              </w:rPr>
            </w:pPr>
            <w:r>
              <w:rPr>
                <w:b/>
                <w:color w:val="000000" w:themeColor="text1"/>
                <w:sz w:val="20"/>
                <w:szCs w:val="20"/>
                <w:lang w:eastAsia="vi-VN"/>
              </w:rPr>
              <w:t>Phòng QLKT</w:t>
            </w:r>
          </w:p>
          <w:p w14:paraId="2AB29A11" w14:textId="061BD223" w:rsidR="003D1321" w:rsidRPr="00417277" w:rsidRDefault="003D1321" w:rsidP="00BB67E2">
            <w:pPr>
              <w:spacing w:before="0"/>
              <w:ind w:left="0"/>
              <w:jc w:val="center"/>
              <w:rPr>
                <w:b/>
                <w:color w:val="000000" w:themeColor="text1"/>
                <w:sz w:val="20"/>
                <w:szCs w:val="20"/>
                <w:lang w:val="vi-VN" w:eastAsia="vi-VN"/>
              </w:rPr>
            </w:pPr>
          </w:p>
          <w:p w14:paraId="74593538" w14:textId="77777777" w:rsidR="00031F36" w:rsidRDefault="00031F36" w:rsidP="00BB67E2">
            <w:pPr>
              <w:spacing w:before="0"/>
              <w:ind w:left="0"/>
              <w:jc w:val="center"/>
              <w:rPr>
                <w:b/>
                <w:color w:val="000000" w:themeColor="text1"/>
                <w:sz w:val="20"/>
                <w:szCs w:val="20"/>
                <w:lang w:val="vi-VN" w:eastAsia="vi-VN"/>
              </w:rPr>
            </w:pPr>
          </w:p>
          <w:p w14:paraId="0AA6F71B" w14:textId="77777777" w:rsidR="009F33A8" w:rsidRPr="00417277" w:rsidRDefault="009F33A8" w:rsidP="00BB67E2">
            <w:pPr>
              <w:spacing w:before="0"/>
              <w:ind w:left="0"/>
              <w:jc w:val="center"/>
              <w:rPr>
                <w:b/>
                <w:color w:val="000000" w:themeColor="text1"/>
                <w:sz w:val="20"/>
                <w:szCs w:val="20"/>
                <w:lang w:val="vi-VN" w:eastAsia="vi-VN"/>
              </w:rPr>
            </w:pPr>
          </w:p>
          <w:p w14:paraId="7BA31D94" w14:textId="77777777" w:rsidR="003D1321" w:rsidRPr="00417277" w:rsidRDefault="003D1321" w:rsidP="00BB67E2">
            <w:pPr>
              <w:spacing w:before="0"/>
              <w:ind w:left="0"/>
              <w:rPr>
                <w:b/>
                <w:color w:val="000000" w:themeColor="text1"/>
                <w:sz w:val="20"/>
                <w:szCs w:val="20"/>
                <w:lang w:val="vi-VN" w:eastAsia="vi-VN"/>
              </w:rPr>
            </w:pPr>
          </w:p>
          <w:p w14:paraId="3ACF64A2" w14:textId="6E144219" w:rsidR="00723FF4" w:rsidRPr="00417277" w:rsidRDefault="002E2751" w:rsidP="00BB67E2">
            <w:pPr>
              <w:spacing w:before="0"/>
              <w:ind w:left="0"/>
              <w:jc w:val="center"/>
              <w:rPr>
                <w:color w:val="000000" w:themeColor="text1"/>
                <w:sz w:val="20"/>
                <w:szCs w:val="20"/>
                <w:lang w:eastAsia="vi-VN"/>
              </w:rPr>
            </w:pPr>
            <w:r>
              <w:rPr>
                <w:b/>
                <w:iCs/>
                <w:color w:val="000000" w:themeColor="text1"/>
                <w:sz w:val="20"/>
                <w:szCs w:val="20"/>
                <w:lang w:eastAsia="vi-VN"/>
              </w:rPr>
              <w:t>Ninh Thị Hồng</w:t>
            </w:r>
          </w:p>
        </w:tc>
        <w:tc>
          <w:tcPr>
            <w:tcW w:w="1662" w:type="pct"/>
            <w:tcBorders>
              <w:top w:val="single" w:sz="4" w:space="0" w:color="auto"/>
              <w:left w:val="single" w:sz="4" w:space="0" w:color="auto"/>
              <w:bottom w:val="single" w:sz="4" w:space="0" w:color="auto"/>
              <w:right w:val="single" w:sz="4" w:space="0" w:color="auto"/>
            </w:tcBorders>
          </w:tcPr>
          <w:p w14:paraId="2412A0DF" w14:textId="16621CCF" w:rsidR="00723FF4" w:rsidRPr="00417277" w:rsidRDefault="005766BD" w:rsidP="00BB67E2">
            <w:pPr>
              <w:spacing w:before="0"/>
              <w:ind w:left="0"/>
              <w:jc w:val="center"/>
              <w:rPr>
                <w:b/>
                <w:color w:val="000000" w:themeColor="text1"/>
                <w:sz w:val="20"/>
                <w:szCs w:val="20"/>
                <w:lang w:val="vi-VN" w:eastAsia="vi-VN"/>
              </w:rPr>
            </w:pPr>
            <w:r>
              <w:rPr>
                <w:b/>
                <w:color w:val="000000" w:themeColor="text1"/>
                <w:sz w:val="20"/>
                <w:szCs w:val="20"/>
                <w:lang w:eastAsia="vi-VN"/>
              </w:rPr>
              <w:t xml:space="preserve">Ban XD - </w:t>
            </w:r>
            <w:r>
              <w:rPr>
                <w:b/>
                <w:color w:val="000000" w:themeColor="text1"/>
                <w:sz w:val="20"/>
                <w:szCs w:val="20"/>
                <w:lang w:val="vi-VN" w:eastAsia="vi-VN"/>
              </w:rPr>
              <w:t>Phòng QS</w:t>
            </w:r>
          </w:p>
          <w:p w14:paraId="79B24228" w14:textId="4935720D" w:rsidR="00723FF4" w:rsidRPr="00417277" w:rsidRDefault="00723FF4" w:rsidP="00BB67E2">
            <w:pPr>
              <w:spacing w:before="0"/>
              <w:ind w:left="0"/>
              <w:jc w:val="center"/>
              <w:rPr>
                <w:b/>
                <w:color w:val="000000" w:themeColor="text1"/>
                <w:sz w:val="18"/>
                <w:szCs w:val="18"/>
                <w:lang w:val="vi-VN" w:eastAsia="vi-VN"/>
              </w:rPr>
            </w:pPr>
            <w:r>
              <w:rPr>
                <w:b/>
                <w:color w:val="000000" w:themeColor="text1"/>
                <w:sz w:val="18"/>
                <w:szCs w:val="18"/>
                <w:lang w:val="vi-VN" w:eastAsia="vi-VN"/>
              </w:rPr>
              <w:t xml:space="preserve">Phụ trách QS      </w:t>
            </w:r>
            <w:r>
              <w:rPr>
                <w:b/>
                <w:color w:val="000000" w:themeColor="text1"/>
                <w:sz w:val="18"/>
                <w:szCs w:val="18"/>
                <w:lang w:eastAsia="vi-VN"/>
              </w:rPr>
              <w:t xml:space="preserve">        </w:t>
            </w:r>
            <w:r>
              <w:rPr>
                <w:b/>
                <w:color w:val="000000" w:themeColor="text1"/>
                <w:sz w:val="18"/>
                <w:szCs w:val="18"/>
                <w:lang w:val="vi-VN" w:eastAsia="vi-VN"/>
              </w:rPr>
              <w:t>Cán bộ QS</w:t>
            </w:r>
          </w:p>
          <w:p w14:paraId="46A0ECBF" w14:textId="77777777" w:rsidR="00723FF4" w:rsidRPr="00417277" w:rsidRDefault="00723FF4" w:rsidP="00BB67E2">
            <w:pPr>
              <w:spacing w:before="0"/>
              <w:ind w:left="0"/>
              <w:jc w:val="center"/>
              <w:rPr>
                <w:b/>
                <w:color w:val="000000" w:themeColor="text1"/>
                <w:sz w:val="18"/>
                <w:szCs w:val="18"/>
                <w:lang w:val="vi-VN" w:eastAsia="vi-VN"/>
              </w:rPr>
            </w:pPr>
          </w:p>
          <w:p w14:paraId="761F55D8" w14:textId="77777777" w:rsidR="00723FF4" w:rsidRDefault="00723FF4" w:rsidP="00BB67E2">
            <w:pPr>
              <w:spacing w:before="0"/>
              <w:ind w:left="0"/>
              <w:rPr>
                <w:b/>
                <w:color w:val="000000" w:themeColor="text1"/>
                <w:sz w:val="18"/>
                <w:szCs w:val="18"/>
                <w:lang w:val="vi-VN" w:eastAsia="vi-VN"/>
              </w:rPr>
            </w:pPr>
          </w:p>
          <w:p w14:paraId="567B99E1" w14:textId="77777777" w:rsidR="009F33A8" w:rsidRPr="00417277" w:rsidRDefault="009F33A8" w:rsidP="00BB67E2">
            <w:pPr>
              <w:spacing w:before="0"/>
              <w:ind w:left="0"/>
              <w:rPr>
                <w:b/>
                <w:color w:val="000000" w:themeColor="text1"/>
                <w:sz w:val="18"/>
                <w:szCs w:val="18"/>
                <w:lang w:val="vi-VN" w:eastAsia="vi-VN"/>
              </w:rPr>
            </w:pPr>
          </w:p>
          <w:p w14:paraId="4154700C" w14:textId="34BF80CA" w:rsidR="00723FF4" w:rsidRPr="00417277" w:rsidRDefault="00723FF4" w:rsidP="00BB67E2">
            <w:pPr>
              <w:spacing w:before="0"/>
              <w:ind w:left="0"/>
              <w:jc w:val="center"/>
              <w:rPr>
                <w:b/>
                <w:color w:val="000000" w:themeColor="text1"/>
                <w:sz w:val="20"/>
                <w:szCs w:val="20"/>
                <w:lang w:eastAsia="vi-VN"/>
              </w:rPr>
            </w:pPr>
            <w:r>
              <w:rPr>
                <w:b/>
                <w:color w:val="000000" w:themeColor="text1"/>
                <w:sz w:val="18"/>
                <w:szCs w:val="18"/>
                <w:lang w:val="vi-VN" w:eastAsia="vi-VN"/>
              </w:rPr>
              <w:t xml:space="preserve">Phạm Thu Hằng  </w:t>
            </w:r>
            <w:r>
              <w:rPr>
                <w:b/>
                <w:color w:val="000000" w:themeColor="text1"/>
                <w:sz w:val="18"/>
                <w:szCs w:val="18"/>
                <w:lang w:eastAsia="vi-VN"/>
              </w:rPr>
              <w:t xml:space="preserve">      </w:t>
            </w:r>
            <w:r>
              <w:rPr>
                <w:b/>
                <w:color w:val="000000" w:themeColor="text1"/>
                <w:sz w:val="18"/>
                <w:szCs w:val="18"/>
                <w:lang w:val="vi-VN" w:eastAsia="vi-VN"/>
              </w:rPr>
              <w:t xml:space="preserve"> Tạ Văn Thùy</w:t>
            </w:r>
          </w:p>
        </w:tc>
        <w:tc>
          <w:tcPr>
            <w:tcW w:w="1636" w:type="pct"/>
            <w:tcBorders>
              <w:top w:val="single" w:sz="4" w:space="0" w:color="auto"/>
              <w:left w:val="single" w:sz="4" w:space="0" w:color="auto"/>
              <w:bottom w:val="single" w:sz="4" w:space="0" w:color="auto"/>
              <w:right w:val="single" w:sz="4" w:space="0" w:color="auto"/>
            </w:tcBorders>
          </w:tcPr>
          <w:p w14:paraId="49947DB1" w14:textId="7EC1E1BC" w:rsidR="00723FF4" w:rsidRPr="00417277" w:rsidRDefault="00CA6CFE" w:rsidP="00BB67E2">
            <w:pPr>
              <w:spacing w:before="0"/>
              <w:ind w:left="0"/>
              <w:jc w:val="center"/>
              <w:rPr>
                <w:b/>
                <w:color w:val="000000" w:themeColor="text1"/>
                <w:sz w:val="20"/>
                <w:szCs w:val="20"/>
                <w:lang w:eastAsia="vi-VN"/>
              </w:rPr>
            </w:pPr>
            <w:r>
              <w:rPr>
                <w:b/>
                <w:color w:val="000000" w:themeColor="text1"/>
                <w:sz w:val="20"/>
                <w:szCs w:val="20"/>
                <w:lang w:eastAsia="vi-VN"/>
              </w:rPr>
              <w:t>BCH Yên Sở</w:t>
            </w:r>
          </w:p>
          <w:p w14:paraId="60A6D846" w14:textId="5051BF7D" w:rsidR="00723FF4" w:rsidRPr="00417277" w:rsidRDefault="00723FF4" w:rsidP="00BB67E2">
            <w:pPr>
              <w:spacing w:before="0"/>
              <w:ind w:left="0"/>
              <w:jc w:val="center"/>
              <w:rPr>
                <w:b/>
                <w:color w:val="000000" w:themeColor="text1"/>
                <w:sz w:val="20"/>
                <w:szCs w:val="20"/>
                <w:lang w:val="vi-VN" w:eastAsia="vi-VN"/>
              </w:rPr>
            </w:pPr>
          </w:p>
          <w:p w14:paraId="7BC3E19F" w14:textId="3FA02BEC" w:rsidR="00723FF4" w:rsidRDefault="00723FF4" w:rsidP="00BB67E2">
            <w:pPr>
              <w:spacing w:before="0"/>
              <w:ind w:left="0"/>
              <w:jc w:val="center"/>
              <w:rPr>
                <w:b/>
                <w:color w:val="000000" w:themeColor="text1"/>
                <w:sz w:val="20"/>
                <w:szCs w:val="20"/>
                <w:lang w:val="vi-VN" w:eastAsia="vi-VN"/>
              </w:rPr>
            </w:pPr>
          </w:p>
          <w:p w14:paraId="36AFDE1B" w14:textId="77777777" w:rsidR="009F33A8" w:rsidRPr="00417277" w:rsidRDefault="009F33A8" w:rsidP="00BB67E2">
            <w:pPr>
              <w:spacing w:before="0"/>
              <w:ind w:left="0"/>
              <w:jc w:val="center"/>
              <w:rPr>
                <w:b/>
                <w:color w:val="000000" w:themeColor="text1"/>
                <w:sz w:val="20"/>
                <w:szCs w:val="20"/>
                <w:lang w:val="vi-VN" w:eastAsia="vi-VN"/>
              </w:rPr>
            </w:pPr>
          </w:p>
          <w:p w14:paraId="19769257" w14:textId="77777777" w:rsidR="00723FF4" w:rsidRPr="00417277" w:rsidRDefault="00723FF4" w:rsidP="00BB67E2">
            <w:pPr>
              <w:spacing w:before="0"/>
              <w:ind w:left="0"/>
              <w:rPr>
                <w:b/>
                <w:color w:val="000000" w:themeColor="text1"/>
                <w:sz w:val="20"/>
                <w:szCs w:val="20"/>
                <w:lang w:val="vi-VN" w:eastAsia="vi-VN"/>
              </w:rPr>
            </w:pPr>
          </w:p>
          <w:p w14:paraId="74D8D17E" w14:textId="4B62487A" w:rsidR="00723FF4" w:rsidRPr="00417277" w:rsidRDefault="00723FF4" w:rsidP="00BB67E2">
            <w:pPr>
              <w:spacing w:before="0"/>
              <w:ind w:left="0"/>
              <w:jc w:val="center"/>
              <w:rPr>
                <w:b/>
                <w:color w:val="000000" w:themeColor="text1"/>
                <w:sz w:val="20"/>
                <w:szCs w:val="20"/>
                <w:lang w:eastAsia="vi-VN"/>
              </w:rPr>
            </w:pPr>
            <w:r>
              <w:rPr>
                <w:b/>
                <w:color w:val="000000" w:themeColor="text1"/>
                <w:sz w:val="20"/>
                <w:szCs w:val="20"/>
                <w:lang w:val="vi-VN" w:eastAsia="vi-VN"/>
              </w:rPr>
              <w:t xml:space="preserve">Nguyễn </w:t>
            </w:r>
            <w:r>
              <w:rPr>
                <w:b/>
                <w:color w:val="000000" w:themeColor="text1"/>
                <w:sz w:val="20"/>
                <w:szCs w:val="20"/>
                <w:lang w:eastAsia="vi-VN"/>
              </w:rPr>
              <w:t>Hiếu Thảo</w:t>
            </w:r>
          </w:p>
        </w:tc>
      </w:tr>
    </w:tbl>
    <w:p w14:paraId="5AF34FEB" w14:textId="3D6A2F68" w:rsidR="00423DAA" w:rsidRPr="00417277" w:rsidRDefault="00423DAA" w:rsidP="00BB67E2">
      <w:pPr>
        <w:spacing w:before="0"/>
        <w:ind w:left="0"/>
        <w:jc w:val="left"/>
        <w:rPr>
          <w:rFonts w:asciiTheme="majorHAnsi" w:hAnsiTheme="majorHAnsi" w:cstheme="majorHAnsi"/>
          <w:b/>
          <w:color w:val="000000" w:themeColor="text1"/>
          <w:sz w:val="20"/>
          <w:szCs w:val="20"/>
          <w:lang w:val="vi-VN"/>
        </w:rPr>
      </w:pPr>
      <w:r>
        <w:rPr>
          <w:rFonts w:asciiTheme="majorHAnsi" w:hAnsiTheme="majorHAnsi" w:cstheme="majorHAnsi"/>
          <w:b/>
          <w:color w:val="000000" w:themeColor="text1"/>
          <w:sz w:val="20"/>
          <w:szCs w:val="20"/>
          <w:lang w:val="vi-VN"/>
        </w:rPr>
        <w:tab/>
        <w:tab/>
        <w:tab/>
        <w:tab/>
        <w:tab/>
        <w:tab/>
        <w:tab/>
        <w:tab/>
      </w:r>
    </w:p>
    <w:sectPr w:rsidR="00423DAA" w:rsidRPr="00417277" w:rsidSect="00BB67E2">
      <w:footerReference w:type="default" r:id="rId8"/>
      <w:pgSz w:w="11907" w:h="16839" w:code="9"/>
      <w:pgMar w:top="1134" w:right="1134" w:bottom="1134" w:left="1701"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1DE6" w14:textId="77777777" w:rsidR="004B28EE" w:rsidRDefault="004B28EE" w:rsidP="00BC166D">
      <w:r>
        <w:separator/>
      </w:r>
    </w:p>
  </w:endnote>
  <w:endnote w:type="continuationSeparator" w:id="0">
    <w:p w14:paraId="6A0FD492" w14:textId="77777777" w:rsidR="004B28EE" w:rsidRDefault="004B28EE"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F1" w14:textId="21552C36" w:rsidR="00790E3E" w:rsidRPr="00676529" w:rsidRDefault="00790E3E" w:rsidP="005866D8">
    <w:pPr>
      <w:pStyle w:val="Footer"/>
      <w:ind w:left="0"/>
      <w:jc w:val="right"/>
      <w:rPr>
        <w:rFonts w:asciiTheme="majorHAnsi" w:hAnsiTheme="majorHAnsi" w:cstheme="majorHAnsi"/>
        <w:sz w:val="18"/>
        <w:szCs w:val="18"/>
      </w:rPr>
    </w:pPr>
    <w:r w:rsidRPr="00676529">
      <w:rPr>
        <w:rFonts w:asciiTheme="majorHAnsi" w:hAnsiTheme="majorHAnsi" w:cstheme="majorHAnsi"/>
        <w:sz w:val="18"/>
        <w:szCs w:val="18"/>
      </w:rPr>
      <w:t>09102026-01/TTr/EC-YS Kết quả đàm phán Hoàng Minh – NOXH Yên Sở      Trang</w:t>
    </w:r>
    <w:r w:rsidRPr="00676529">
      <w:rPr>
        <w:rFonts w:asciiTheme="majorHAnsi" w:hAnsiTheme="majorHAnsi" w:cstheme="majorHAnsi"/>
        <w:sz w:val="18"/>
        <w:szCs w:val="18"/>
        <w:lang w:val="vi-VN"/>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PAGE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r w:rsidRPr="00676529">
      <w:rPr>
        <w:rFonts w:asciiTheme="majorHAnsi" w:hAnsiTheme="majorHAnsi" w:cstheme="majorHAnsi"/>
        <w:sz w:val="18"/>
        <w:szCs w:val="18"/>
      </w:rPr>
      <w:t xml:space="preserve"> </w:t>
    </w:r>
    <w:r w:rsidRPr="00676529">
      <w:rPr>
        <w:rFonts w:asciiTheme="majorHAnsi" w:hAnsiTheme="majorHAnsi" w:cstheme="majorHAnsi"/>
        <w:sz w:val="18"/>
        <w:szCs w:val="18"/>
        <w:lang w:val="vi-VN"/>
      </w:rPr>
      <w:t>/</w:t>
    </w:r>
    <w:r w:rsidRPr="00676529">
      <w:rPr>
        <w:rFonts w:asciiTheme="majorHAnsi" w:hAnsiTheme="majorHAnsi" w:cstheme="majorHAnsi"/>
        <w:sz w:val="18"/>
        <w:szCs w:val="18"/>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NUMPAGES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E7D26" w14:textId="77777777" w:rsidR="004B28EE" w:rsidRDefault="004B28EE" w:rsidP="00BC166D">
      <w:r>
        <w:separator/>
      </w:r>
    </w:p>
  </w:footnote>
  <w:footnote w:type="continuationSeparator" w:id="0">
    <w:p w14:paraId="31DE793E" w14:textId="77777777" w:rsidR="004B28EE" w:rsidRDefault="004B28EE"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E28"/>
    <w:multiLevelType w:val="multilevel"/>
    <w:tmpl w:val="3CA6084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E6227"/>
    <w:multiLevelType w:val="multilevel"/>
    <w:tmpl w:val="9EA0DC8C"/>
    <w:lvl w:ilvl="0">
      <w:start w:val="1"/>
      <w:numFmt w:val="decimal"/>
      <w:lvlText w:val="%1"/>
      <w:lvlJc w:val="left"/>
      <w:pPr>
        <w:ind w:left="1245" w:hanging="1245"/>
      </w:pPr>
      <w:rPr>
        <w:rFonts w:eastAsia="Calibri" w:hint="default"/>
        <w:b w:val="0"/>
        <w:sz w:val="24"/>
      </w:rPr>
    </w:lvl>
    <w:lvl w:ilvl="1">
      <w:start w:val="1"/>
      <w:numFmt w:val="decimal"/>
      <w:lvlText w:val="%1.%2"/>
      <w:lvlJc w:val="left"/>
      <w:pPr>
        <w:ind w:left="1245" w:hanging="1245"/>
      </w:pPr>
      <w:rPr>
        <w:rFonts w:eastAsia="Calibri" w:hint="default"/>
        <w:b w:val="0"/>
        <w:sz w:val="24"/>
      </w:rPr>
    </w:lvl>
    <w:lvl w:ilvl="2">
      <w:start w:val="741"/>
      <w:numFmt w:val="decimal"/>
      <w:lvlText w:val="%1.%2.%3"/>
      <w:lvlJc w:val="left"/>
      <w:pPr>
        <w:ind w:left="1245" w:hanging="1245"/>
      </w:pPr>
      <w:rPr>
        <w:rFonts w:eastAsia="Calibri" w:hint="default"/>
        <w:b w:val="0"/>
        <w:sz w:val="24"/>
      </w:rPr>
    </w:lvl>
    <w:lvl w:ilvl="3">
      <w:start w:val="484"/>
      <w:numFmt w:val="decimal"/>
      <w:lvlText w:val="%1.%2.%3.%4"/>
      <w:lvlJc w:val="left"/>
      <w:pPr>
        <w:ind w:left="1245" w:hanging="1245"/>
      </w:pPr>
      <w:rPr>
        <w:rFonts w:eastAsia="Calibri" w:hint="default"/>
        <w:b w:val="0"/>
        <w:sz w:val="24"/>
      </w:rPr>
    </w:lvl>
    <w:lvl w:ilvl="4">
      <w:start w:val="1"/>
      <w:numFmt w:val="decimal"/>
      <w:lvlText w:val="%1.%2.%3.%4.%5"/>
      <w:lvlJc w:val="left"/>
      <w:pPr>
        <w:ind w:left="1245" w:hanging="1245"/>
      </w:pPr>
      <w:rPr>
        <w:rFonts w:eastAsia="Calibri" w:hint="default"/>
        <w:b w:val="0"/>
        <w:sz w:val="24"/>
      </w:rPr>
    </w:lvl>
    <w:lvl w:ilvl="5">
      <w:start w:val="1"/>
      <w:numFmt w:val="decimal"/>
      <w:lvlText w:val="%1.%2.%3.%4.%5.%6"/>
      <w:lvlJc w:val="left"/>
      <w:pPr>
        <w:ind w:left="1245" w:hanging="1245"/>
      </w:pPr>
      <w:rPr>
        <w:rFonts w:eastAsia="Calibri" w:hint="default"/>
        <w:b w:val="0"/>
        <w:sz w:val="24"/>
      </w:rPr>
    </w:lvl>
    <w:lvl w:ilvl="6">
      <w:start w:val="1"/>
      <w:numFmt w:val="decimal"/>
      <w:lvlText w:val="%1.%2.%3.%4.%5.%6.%7"/>
      <w:lvlJc w:val="left"/>
      <w:pPr>
        <w:ind w:left="1440" w:hanging="1440"/>
      </w:pPr>
      <w:rPr>
        <w:rFonts w:eastAsia="Calibri" w:hint="default"/>
        <w:b w:val="0"/>
        <w:sz w:val="24"/>
      </w:rPr>
    </w:lvl>
    <w:lvl w:ilvl="7">
      <w:start w:val="1"/>
      <w:numFmt w:val="decimal"/>
      <w:lvlText w:val="%1.%2.%3.%4.%5.%6.%7.%8"/>
      <w:lvlJc w:val="left"/>
      <w:pPr>
        <w:ind w:left="1440" w:hanging="1440"/>
      </w:pPr>
      <w:rPr>
        <w:rFonts w:eastAsia="Calibri" w:hint="default"/>
        <w:b w:val="0"/>
        <w:sz w:val="24"/>
      </w:rPr>
    </w:lvl>
    <w:lvl w:ilvl="8">
      <w:start w:val="1"/>
      <w:numFmt w:val="decimal"/>
      <w:lvlText w:val="%1.%2.%3.%4.%5.%6.%7.%8.%9"/>
      <w:lvlJc w:val="left"/>
      <w:pPr>
        <w:ind w:left="1800" w:hanging="1800"/>
      </w:pPr>
      <w:rPr>
        <w:rFonts w:eastAsia="Calibri" w:hint="default"/>
        <w:b w:val="0"/>
        <w:sz w:val="24"/>
      </w:rPr>
    </w:lvl>
  </w:abstractNum>
  <w:abstractNum w:abstractNumId="3" w15:restartNumberingAfterBreak="0">
    <w:nsid w:val="1AB95A84"/>
    <w:multiLevelType w:val="hybridMultilevel"/>
    <w:tmpl w:val="9EF83A1E"/>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94A65"/>
    <w:multiLevelType w:val="multilevel"/>
    <w:tmpl w:val="B302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F3C09"/>
    <w:multiLevelType w:val="hybridMultilevel"/>
    <w:tmpl w:val="6E088774"/>
    <w:lvl w:ilvl="0" w:tplc="B4D27B2A">
      <w:start w:val="1"/>
      <w:numFmt w:val="bullet"/>
      <w:lvlText w:val="-"/>
      <w:lvlJc w:val="left"/>
      <w:pPr>
        <w:ind w:left="862" w:hanging="360"/>
      </w:pPr>
      <w:rPr>
        <w:rFonts w:ascii="Times New Roman" w:eastAsia="Calibr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3E5328A6"/>
    <w:multiLevelType w:val="hybridMultilevel"/>
    <w:tmpl w:val="1818A06A"/>
    <w:lvl w:ilvl="0" w:tplc="91E446FC">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A1B7B"/>
    <w:multiLevelType w:val="hybridMultilevel"/>
    <w:tmpl w:val="3A4604A2"/>
    <w:lvl w:ilvl="0" w:tplc="7924C510">
      <w:start w:val="41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490B6824"/>
    <w:multiLevelType w:val="hybridMultilevel"/>
    <w:tmpl w:val="D882A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52FF5A55"/>
    <w:multiLevelType w:val="hybridMultilevel"/>
    <w:tmpl w:val="6C0455CC"/>
    <w:lvl w:ilvl="0" w:tplc="B4D27B2A">
      <w:start w:val="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5B440DBC"/>
    <w:multiLevelType w:val="multilevel"/>
    <w:tmpl w:val="428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C3BD4"/>
    <w:multiLevelType w:val="hybridMultilevel"/>
    <w:tmpl w:val="E5FCB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A79BB"/>
    <w:multiLevelType w:val="hybridMultilevel"/>
    <w:tmpl w:val="8DA211CA"/>
    <w:lvl w:ilvl="0" w:tplc="F906EC3A">
      <w:numFmt w:val="bullet"/>
      <w:lvlText w:val="+"/>
      <w:lvlJc w:val="left"/>
      <w:pPr>
        <w:ind w:left="1429" w:hanging="360"/>
      </w:pPr>
      <w:rPr>
        <w:rFonts w:ascii="Arial" w:eastAsiaTheme="minorHAnsi"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7875375"/>
    <w:multiLevelType w:val="hybridMultilevel"/>
    <w:tmpl w:val="863875D4"/>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A0D7D"/>
    <w:multiLevelType w:val="hybridMultilevel"/>
    <w:tmpl w:val="94DAD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96ED9"/>
    <w:multiLevelType w:val="multilevel"/>
    <w:tmpl w:val="A5486C56"/>
    <w:lvl w:ilvl="0">
      <w:start w:val="411"/>
      <w:numFmt w:val="bullet"/>
      <w:lvlText w:val="-"/>
      <w:lvlJc w:val="left"/>
      <w:pPr>
        <w:ind w:left="720" w:hanging="360"/>
      </w:pPr>
      <w:rPr>
        <w:rFonts w:ascii="Times New Roman" w:eastAsia="Calibr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F31466F"/>
    <w:multiLevelType w:val="multilevel"/>
    <w:tmpl w:val="A4C24854"/>
    <w:lvl w:ilvl="0">
      <w:start w:val="45"/>
      <w:numFmt w:val="decimal"/>
      <w:lvlText w:val="%1"/>
      <w:lvlJc w:val="left"/>
      <w:pPr>
        <w:ind w:left="1245" w:hanging="1245"/>
      </w:pPr>
      <w:rPr>
        <w:rFonts w:hint="default"/>
      </w:rPr>
    </w:lvl>
    <w:lvl w:ilvl="1">
      <w:start w:val="827"/>
      <w:numFmt w:val="decimal"/>
      <w:lvlText w:val="%1.%2"/>
      <w:lvlJc w:val="left"/>
      <w:pPr>
        <w:ind w:left="1245" w:hanging="1245"/>
      </w:pPr>
      <w:rPr>
        <w:rFonts w:hint="default"/>
      </w:rPr>
    </w:lvl>
    <w:lvl w:ilvl="2">
      <w:start w:val="750"/>
      <w:numFmt w:val="decimal"/>
      <w:lvlText w:val="%1.%2.%3"/>
      <w:lvlJc w:val="left"/>
      <w:pPr>
        <w:ind w:left="1245" w:hanging="1245"/>
      </w:pPr>
      <w:rPr>
        <w:rFonts w:hint="default"/>
      </w:rPr>
    </w:lvl>
    <w:lvl w:ilvl="3">
      <w:start w:val="293"/>
      <w:numFmt w:val="decimal"/>
      <w:lvlText w:val="%1.%2.%3.%4"/>
      <w:lvlJc w:val="left"/>
      <w:pPr>
        <w:ind w:left="1245" w:hanging="1245"/>
      </w:pPr>
      <w:rPr>
        <w:rFonts w:hint="default"/>
      </w:rPr>
    </w:lvl>
    <w:lvl w:ilvl="4">
      <w:start w:val="1"/>
      <w:numFmt w:val="decimal"/>
      <w:lvlText w:val="%1.%2.%3.%4.%5"/>
      <w:lvlJc w:val="left"/>
      <w:pPr>
        <w:ind w:left="1245" w:hanging="1245"/>
      </w:pPr>
      <w:rPr>
        <w:rFonts w:hint="default"/>
      </w:rPr>
    </w:lvl>
    <w:lvl w:ilvl="5">
      <w:start w:val="1"/>
      <w:numFmt w:val="decimal"/>
      <w:lvlText w:val="%1.%2.%3.%4.%5.%6"/>
      <w:lvlJc w:val="left"/>
      <w:pPr>
        <w:ind w:left="1245" w:hanging="1245"/>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65891603">
    <w:abstractNumId w:val="1"/>
  </w:num>
  <w:num w:numId="2" w16cid:durableId="1686715204">
    <w:abstractNumId w:val="17"/>
  </w:num>
  <w:num w:numId="3" w16cid:durableId="744186904">
    <w:abstractNumId w:val="6"/>
  </w:num>
  <w:num w:numId="4" w16cid:durableId="1607158756">
    <w:abstractNumId w:val="10"/>
  </w:num>
  <w:num w:numId="5" w16cid:durableId="1233008567">
    <w:abstractNumId w:val="9"/>
  </w:num>
  <w:num w:numId="6" w16cid:durableId="1352490487">
    <w:abstractNumId w:val="21"/>
  </w:num>
  <w:num w:numId="7" w16cid:durableId="1128358432">
    <w:abstractNumId w:val="8"/>
  </w:num>
  <w:num w:numId="8" w16cid:durableId="988248231">
    <w:abstractNumId w:val="1"/>
  </w:num>
  <w:num w:numId="9" w16cid:durableId="490372771">
    <w:abstractNumId w:val="1"/>
  </w:num>
  <w:num w:numId="10" w16cid:durableId="1442527628">
    <w:abstractNumId w:val="4"/>
  </w:num>
  <w:num w:numId="11" w16cid:durableId="710301067">
    <w:abstractNumId w:val="7"/>
  </w:num>
  <w:num w:numId="12" w16cid:durableId="379330328">
    <w:abstractNumId w:val="1"/>
  </w:num>
  <w:num w:numId="13" w16cid:durableId="1562868838">
    <w:abstractNumId w:val="1"/>
  </w:num>
  <w:num w:numId="14" w16cid:durableId="179398241">
    <w:abstractNumId w:val="1"/>
  </w:num>
  <w:num w:numId="15" w16cid:durableId="541211009">
    <w:abstractNumId w:val="1"/>
  </w:num>
  <w:num w:numId="16" w16cid:durableId="912088591">
    <w:abstractNumId w:val="1"/>
  </w:num>
  <w:num w:numId="17" w16cid:durableId="1255045575">
    <w:abstractNumId w:val="1"/>
  </w:num>
  <w:num w:numId="18" w16cid:durableId="1576016569">
    <w:abstractNumId w:val="1"/>
  </w:num>
  <w:num w:numId="19" w16cid:durableId="1224100845">
    <w:abstractNumId w:val="1"/>
  </w:num>
  <w:num w:numId="20" w16cid:durableId="1823622713">
    <w:abstractNumId w:val="1"/>
  </w:num>
  <w:num w:numId="21" w16cid:durableId="1358507899">
    <w:abstractNumId w:val="5"/>
  </w:num>
  <w:num w:numId="22" w16cid:durableId="1216964064">
    <w:abstractNumId w:val="14"/>
  </w:num>
  <w:num w:numId="23" w16cid:durableId="2023698542">
    <w:abstractNumId w:val="1"/>
  </w:num>
  <w:num w:numId="24" w16cid:durableId="2106535877">
    <w:abstractNumId w:val="1"/>
  </w:num>
  <w:num w:numId="25" w16cid:durableId="739405703">
    <w:abstractNumId w:val="1"/>
  </w:num>
  <w:num w:numId="26" w16cid:durableId="564948666">
    <w:abstractNumId w:val="15"/>
  </w:num>
  <w:num w:numId="27" w16cid:durableId="1351877966">
    <w:abstractNumId w:val="17"/>
  </w:num>
  <w:num w:numId="28" w16cid:durableId="1734230898">
    <w:abstractNumId w:val="1"/>
  </w:num>
  <w:num w:numId="29" w16cid:durableId="665978629">
    <w:abstractNumId w:val="1"/>
  </w:num>
  <w:num w:numId="30" w16cid:durableId="406617269">
    <w:abstractNumId w:val="19"/>
  </w:num>
  <w:num w:numId="31" w16cid:durableId="258101892">
    <w:abstractNumId w:val="18"/>
  </w:num>
  <w:num w:numId="32" w16cid:durableId="231693748">
    <w:abstractNumId w:val="1"/>
  </w:num>
  <w:num w:numId="33" w16cid:durableId="1236166386">
    <w:abstractNumId w:val="3"/>
  </w:num>
  <w:num w:numId="34" w16cid:durableId="904607365">
    <w:abstractNumId w:val="11"/>
  </w:num>
  <w:num w:numId="35" w16cid:durableId="478572581">
    <w:abstractNumId w:val="20"/>
  </w:num>
  <w:num w:numId="36" w16cid:durableId="698318454">
    <w:abstractNumId w:val="13"/>
  </w:num>
  <w:num w:numId="37" w16cid:durableId="1256405223">
    <w:abstractNumId w:val="16"/>
  </w:num>
  <w:num w:numId="38" w16cid:durableId="1668290536">
    <w:abstractNumId w:val="12"/>
  </w:num>
  <w:num w:numId="39" w16cid:durableId="668288139">
    <w:abstractNumId w:val="22"/>
  </w:num>
  <w:num w:numId="40" w16cid:durableId="1642075104">
    <w:abstractNumId w:val="2"/>
  </w:num>
  <w:num w:numId="41" w16cid:durableId="1382706802">
    <w:abstractNumId w:val="0"/>
  </w:num>
  <w:num w:numId="42" w16cid:durableId="254243644">
    <w:abstractNumId w:val="1"/>
  </w:num>
  <w:num w:numId="43" w16cid:durableId="2006083469">
    <w:abstractNumId w:val="1"/>
  </w:num>
  <w:num w:numId="44" w16cid:durableId="923033911">
    <w:abstractNumId w:val="1"/>
  </w:num>
  <w:num w:numId="45" w16cid:durableId="114131447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5C9C"/>
    <w:rsid w:val="0000632A"/>
    <w:rsid w:val="00006B96"/>
    <w:rsid w:val="000101F1"/>
    <w:rsid w:val="00010B7D"/>
    <w:rsid w:val="00011D0B"/>
    <w:rsid w:val="00012BBA"/>
    <w:rsid w:val="00012E08"/>
    <w:rsid w:val="00013307"/>
    <w:rsid w:val="00013C5E"/>
    <w:rsid w:val="00015767"/>
    <w:rsid w:val="00015D7E"/>
    <w:rsid w:val="000220CB"/>
    <w:rsid w:val="00022E27"/>
    <w:rsid w:val="00022E45"/>
    <w:rsid w:val="00023117"/>
    <w:rsid w:val="0002344E"/>
    <w:rsid w:val="00025366"/>
    <w:rsid w:val="00026C3F"/>
    <w:rsid w:val="0003025B"/>
    <w:rsid w:val="00031F36"/>
    <w:rsid w:val="0003219D"/>
    <w:rsid w:val="0003268C"/>
    <w:rsid w:val="00032924"/>
    <w:rsid w:val="00032967"/>
    <w:rsid w:val="00033937"/>
    <w:rsid w:val="00035426"/>
    <w:rsid w:val="0003743C"/>
    <w:rsid w:val="00040C68"/>
    <w:rsid w:val="000433AB"/>
    <w:rsid w:val="00043585"/>
    <w:rsid w:val="00045678"/>
    <w:rsid w:val="00046708"/>
    <w:rsid w:val="00046ED8"/>
    <w:rsid w:val="0004703B"/>
    <w:rsid w:val="000507F7"/>
    <w:rsid w:val="000514F2"/>
    <w:rsid w:val="00051907"/>
    <w:rsid w:val="000519EE"/>
    <w:rsid w:val="00052ADC"/>
    <w:rsid w:val="00053549"/>
    <w:rsid w:val="00054696"/>
    <w:rsid w:val="000546AF"/>
    <w:rsid w:val="00054A96"/>
    <w:rsid w:val="000561D0"/>
    <w:rsid w:val="00057418"/>
    <w:rsid w:val="00060C90"/>
    <w:rsid w:val="00063462"/>
    <w:rsid w:val="00063F5D"/>
    <w:rsid w:val="0006410F"/>
    <w:rsid w:val="00065620"/>
    <w:rsid w:val="00065A57"/>
    <w:rsid w:val="0006620E"/>
    <w:rsid w:val="00066F9A"/>
    <w:rsid w:val="00067C18"/>
    <w:rsid w:val="00070C32"/>
    <w:rsid w:val="0007262A"/>
    <w:rsid w:val="00073879"/>
    <w:rsid w:val="00074862"/>
    <w:rsid w:val="0007551A"/>
    <w:rsid w:val="00080999"/>
    <w:rsid w:val="000817E3"/>
    <w:rsid w:val="00083C41"/>
    <w:rsid w:val="000840B7"/>
    <w:rsid w:val="000845F9"/>
    <w:rsid w:val="00085FF8"/>
    <w:rsid w:val="00086151"/>
    <w:rsid w:val="00087F50"/>
    <w:rsid w:val="000916E9"/>
    <w:rsid w:val="000917C2"/>
    <w:rsid w:val="0009374D"/>
    <w:rsid w:val="0009551B"/>
    <w:rsid w:val="00096304"/>
    <w:rsid w:val="00096A41"/>
    <w:rsid w:val="0009748D"/>
    <w:rsid w:val="00097918"/>
    <w:rsid w:val="000A0B24"/>
    <w:rsid w:val="000A1125"/>
    <w:rsid w:val="000A1A85"/>
    <w:rsid w:val="000A3CD7"/>
    <w:rsid w:val="000A4336"/>
    <w:rsid w:val="000A5F47"/>
    <w:rsid w:val="000A7458"/>
    <w:rsid w:val="000B082E"/>
    <w:rsid w:val="000B0E60"/>
    <w:rsid w:val="000B0F56"/>
    <w:rsid w:val="000B554E"/>
    <w:rsid w:val="000B599A"/>
    <w:rsid w:val="000B63B3"/>
    <w:rsid w:val="000B659B"/>
    <w:rsid w:val="000B7CD4"/>
    <w:rsid w:val="000C0776"/>
    <w:rsid w:val="000C32BD"/>
    <w:rsid w:val="000C38F5"/>
    <w:rsid w:val="000C3A0A"/>
    <w:rsid w:val="000C51AB"/>
    <w:rsid w:val="000C70FD"/>
    <w:rsid w:val="000C7800"/>
    <w:rsid w:val="000C7847"/>
    <w:rsid w:val="000C7BF1"/>
    <w:rsid w:val="000C7C6D"/>
    <w:rsid w:val="000D1D06"/>
    <w:rsid w:val="000D27C2"/>
    <w:rsid w:val="000D314B"/>
    <w:rsid w:val="000D427B"/>
    <w:rsid w:val="000D5773"/>
    <w:rsid w:val="000D64F6"/>
    <w:rsid w:val="000E00AF"/>
    <w:rsid w:val="000E1806"/>
    <w:rsid w:val="000E1F67"/>
    <w:rsid w:val="000E2D59"/>
    <w:rsid w:val="000E375D"/>
    <w:rsid w:val="000E7760"/>
    <w:rsid w:val="000F4FD0"/>
    <w:rsid w:val="000F526B"/>
    <w:rsid w:val="000F52AB"/>
    <w:rsid w:val="000F5B71"/>
    <w:rsid w:val="000F5F50"/>
    <w:rsid w:val="000F697E"/>
    <w:rsid w:val="001016FB"/>
    <w:rsid w:val="00102222"/>
    <w:rsid w:val="00102C5B"/>
    <w:rsid w:val="00102F83"/>
    <w:rsid w:val="00103522"/>
    <w:rsid w:val="00104EE9"/>
    <w:rsid w:val="0010610B"/>
    <w:rsid w:val="001074CD"/>
    <w:rsid w:val="00107675"/>
    <w:rsid w:val="00110E89"/>
    <w:rsid w:val="00111798"/>
    <w:rsid w:val="001118D6"/>
    <w:rsid w:val="001120A2"/>
    <w:rsid w:val="0011352E"/>
    <w:rsid w:val="00115C49"/>
    <w:rsid w:val="00120478"/>
    <w:rsid w:val="0012158E"/>
    <w:rsid w:val="00122068"/>
    <w:rsid w:val="001221D1"/>
    <w:rsid w:val="001226D1"/>
    <w:rsid w:val="00122AB4"/>
    <w:rsid w:val="00124150"/>
    <w:rsid w:val="00124D35"/>
    <w:rsid w:val="001254F9"/>
    <w:rsid w:val="00127AFE"/>
    <w:rsid w:val="00127CDE"/>
    <w:rsid w:val="00132A63"/>
    <w:rsid w:val="0013318E"/>
    <w:rsid w:val="0013414C"/>
    <w:rsid w:val="0013442D"/>
    <w:rsid w:val="00134ACF"/>
    <w:rsid w:val="00137189"/>
    <w:rsid w:val="00137359"/>
    <w:rsid w:val="001374C4"/>
    <w:rsid w:val="00140443"/>
    <w:rsid w:val="00140471"/>
    <w:rsid w:val="001405F1"/>
    <w:rsid w:val="00141F83"/>
    <w:rsid w:val="001420AF"/>
    <w:rsid w:val="001458B4"/>
    <w:rsid w:val="001471A3"/>
    <w:rsid w:val="001478D4"/>
    <w:rsid w:val="00156006"/>
    <w:rsid w:val="00160A25"/>
    <w:rsid w:val="0016358B"/>
    <w:rsid w:val="00163D7E"/>
    <w:rsid w:val="00165DC4"/>
    <w:rsid w:val="00165E8D"/>
    <w:rsid w:val="00166343"/>
    <w:rsid w:val="001669E2"/>
    <w:rsid w:val="001709E8"/>
    <w:rsid w:val="00174379"/>
    <w:rsid w:val="00174752"/>
    <w:rsid w:val="00174952"/>
    <w:rsid w:val="00175CA4"/>
    <w:rsid w:val="00175FEA"/>
    <w:rsid w:val="00175FEE"/>
    <w:rsid w:val="00176BA5"/>
    <w:rsid w:val="00177852"/>
    <w:rsid w:val="00177AEF"/>
    <w:rsid w:val="00177EAE"/>
    <w:rsid w:val="00177EFC"/>
    <w:rsid w:val="001811AE"/>
    <w:rsid w:val="00182658"/>
    <w:rsid w:val="00182A79"/>
    <w:rsid w:val="00182CB0"/>
    <w:rsid w:val="0018436C"/>
    <w:rsid w:val="00184B58"/>
    <w:rsid w:val="0018626A"/>
    <w:rsid w:val="00187488"/>
    <w:rsid w:val="00187553"/>
    <w:rsid w:val="00187B7A"/>
    <w:rsid w:val="001911DE"/>
    <w:rsid w:val="00191291"/>
    <w:rsid w:val="00191AE6"/>
    <w:rsid w:val="0019362B"/>
    <w:rsid w:val="00194739"/>
    <w:rsid w:val="00194AF6"/>
    <w:rsid w:val="00194C05"/>
    <w:rsid w:val="00196144"/>
    <w:rsid w:val="001A150D"/>
    <w:rsid w:val="001A19B9"/>
    <w:rsid w:val="001A1AF9"/>
    <w:rsid w:val="001A1D6B"/>
    <w:rsid w:val="001A38F0"/>
    <w:rsid w:val="001A549E"/>
    <w:rsid w:val="001A6333"/>
    <w:rsid w:val="001A7175"/>
    <w:rsid w:val="001B0033"/>
    <w:rsid w:val="001B050C"/>
    <w:rsid w:val="001B3ACB"/>
    <w:rsid w:val="001B458D"/>
    <w:rsid w:val="001B689A"/>
    <w:rsid w:val="001B72BD"/>
    <w:rsid w:val="001B76BD"/>
    <w:rsid w:val="001B7852"/>
    <w:rsid w:val="001B7B5C"/>
    <w:rsid w:val="001C0173"/>
    <w:rsid w:val="001C18A9"/>
    <w:rsid w:val="001C1D34"/>
    <w:rsid w:val="001C2711"/>
    <w:rsid w:val="001C33A4"/>
    <w:rsid w:val="001C4016"/>
    <w:rsid w:val="001C4BFF"/>
    <w:rsid w:val="001C7068"/>
    <w:rsid w:val="001D20A5"/>
    <w:rsid w:val="001D3BF1"/>
    <w:rsid w:val="001D42B9"/>
    <w:rsid w:val="001D478E"/>
    <w:rsid w:val="001D4A35"/>
    <w:rsid w:val="001D53A7"/>
    <w:rsid w:val="001D6588"/>
    <w:rsid w:val="001D6638"/>
    <w:rsid w:val="001D74A9"/>
    <w:rsid w:val="001E06BA"/>
    <w:rsid w:val="001E12F4"/>
    <w:rsid w:val="001E245A"/>
    <w:rsid w:val="001E379B"/>
    <w:rsid w:val="001E6F99"/>
    <w:rsid w:val="001E7DF1"/>
    <w:rsid w:val="001F04AE"/>
    <w:rsid w:val="001F3C1F"/>
    <w:rsid w:val="001F4383"/>
    <w:rsid w:val="001F4513"/>
    <w:rsid w:val="001F506E"/>
    <w:rsid w:val="001F5E3B"/>
    <w:rsid w:val="001F65C7"/>
    <w:rsid w:val="00200B75"/>
    <w:rsid w:val="00200CAC"/>
    <w:rsid w:val="002018F6"/>
    <w:rsid w:val="00202344"/>
    <w:rsid w:val="002061DA"/>
    <w:rsid w:val="0020653A"/>
    <w:rsid w:val="00206CAD"/>
    <w:rsid w:val="00207EDA"/>
    <w:rsid w:val="00211C82"/>
    <w:rsid w:val="00211DF9"/>
    <w:rsid w:val="00211F57"/>
    <w:rsid w:val="00212622"/>
    <w:rsid w:val="002128B4"/>
    <w:rsid w:val="002128C4"/>
    <w:rsid w:val="00212FCF"/>
    <w:rsid w:val="002130B6"/>
    <w:rsid w:val="002172EA"/>
    <w:rsid w:val="00221310"/>
    <w:rsid w:val="00221AE5"/>
    <w:rsid w:val="00226528"/>
    <w:rsid w:val="00226643"/>
    <w:rsid w:val="00227BD4"/>
    <w:rsid w:val="00230095"/>
    <w:rsid w:val="00230552"/>
    <w:rsid w:val="00230918"/>
    <w:rsid w:val="0023129F"/>
    <w:rsid w:val="00232949"/>
    <w:rsid w:val="00233A1E"/>
    <w:rsid w:val="002368FF"/>
    <w:rsid w:val="002404DB"/>
    <w:rsid w:val="00240619"/>
    <w:rsid w:val="00240F2C"/>
    <w:rsid w:val="00243897"/>
    <w:rsid w:val="00243947"/>
    <w:rsid w:val="0024437F"/>
    <w:rsid w:val="0024631E"/>
    <w:rsid w:val="00246A5E"/>
    <w:rsid w:val="002473EA"/>
    <w:rsid w:val="00250C5C"/>
    <w:rsid w:val="0025477B"/>
    <w:rsid w:val="00255D70"/>
    <w:rsid w:val="00256BA4"/>
    <w:rsid w:val="00256E45"/>
    <w:rsid w:val="002579F9"/>
    <w:rsid w:val="00260080"/>
    <w:rsid w:val="002601C6"/>
    <w:rsid w:val="002601DA"/>
    <w:rsid w:val="00260BCF"/>
    <w:rsid w:val="00261887"/>
    <w:rsid w:val="0026319A"/>
    <w:rsid w:val="00263AA3"/>
    <w:rsid w:val="002654B9"/>
    <w:rsid w:val="00266BC4"/>
    <w:rsid w:val="00267048"/>
    <w:rsid w:val="002674E0"/>
    <w:rsid w:val="00270CB5"/>
    <w:rsid w:val="00271A04"/>
    <w:rsid w:val="00271DCD"/>
    <w:rsid w:val="00272BF0"/>
    <w:rsid w:val="002735BA"/>
    <w:rsid w:val="0027611B"/>
    <w:rsid w:val="00276BEA"/>
    <w:rsid w:val="00277D94"/>
    <w:rsid w:val="00281415"/>
    <w:rsid w:val="00281E4B"/>
    <w:rsid w:val="002821A5"/>
    <w:rsid w:val="00282A98"/>
    <w:rsid w:val="00282DF6"/>
    <w:rsid w:val="00285AF8"/>
    <w:rsid w:val="00285F43"/>
    <w:rsid w:val="0028788C"/>
    <w:rsid w:val="0029093F"/>
    <w:rsid w:val="00290ED2"/>
    <w:rsid w:val="002912A3"/>
    <w:rsid w:val="00291612"/>
    <w:rsid w:val="002918F5"/>
    <w:rsid w:val="00291BFA"/>
    <w:rsid w:val="00293EDE"/>
    <w:rsid w:val="00294341"/>
    <w:rsid w:val="002944C4"/>
    <w:rsid w:val="00295184"/>
    <w:rsid w:val="00295552"/>
    <w:rsid w:val="00295A05"/>
    <w:rsid w:val="002960F6"/>
    <w:rsid w:val="00296233"/>
    <w:rsid w:val="00296B25"/>
    <w:rsid w:val="00297BE2"/>
    <w:rsid w:val="002A423B"/>
    <w:rsid w:val="002A5D72"/>
    <w:rsid w:val="002A60FE"/>
    <w:rsid w:val="002A688F"/>
    <w:rsid w:val="002A6E82"/>
    <w:rsid w:val="002B07E0"/>
    <w:rsid w:val="002B0A9D"/>
    <w:rsid w:val="002B0D38"/>
    <w:rsid w:val="002B1FB8"/>
    <w:rsid w:val="002B29DC"/>
    <w:rsid w:val="002B2B77"/>
    <w:rsid w:val="002B3D6F"/>
    <w:rsid w:val="002B4973"/>
    <w:rsid w:val="002B5B8C"/>
    <w:rsid w:val="002B71AE"/>
    <w:rsid w:val="002B7673"/>
    <w:rsid w:val="002C267E"/>
    <w:rsid w:val="002C26EB"/>
    <w:rsid w:val="002C3FB4"/>
    <w:rsid w:val="002C4116"/>
    <w:rsid w:val="002C6C4E"/>
    <w:rsid w:val="002D12A2"/>
    <w:rsid w:val="002D2CBC"/>
    <w:rsid w:val="002D46F4"/>
    <w:rsid w:val="002D4A76"/>
    <w:rsid w:val="002D7207"/>
    <w:rsid w:val="002D7FCA"/>
    <w:rsid w:val="002E087F"/>
    <w:rsid w:val="002E089D"/>
    <w:rsid w:val="002E1466"/>
    <w:rsid w:val="002E2751"/>
    <w:rsid w:val="002E2D67"/>
    <w:rsid w:val="002E45AE"/>
    <w:rsid w:val="002E5981"/>
    <w:rsid w:val="002E5A5C"/>
    <w:rsid w:val="002E5AD3"/>
    <w:rsid w:val="002E6F2C"/>
    <w:rsid w:val="002F0AFA"/>
    <w:rsid w:val="002F2692"/>
    <w:rsid w:val="002F2882"/>
    <w:rsid w:val="002F4676"/>
    <w:rsid w:val="002F4772"/>
    <w:rsid w:val="002F5265"/>
    <w:rsid w:val="002F58FE"/>
    <w:rsid w:val="002F5A3D"/>
    <w:rsid w:val="00301064"/>
    <w:rsid w:val="003010F0"/>
    <w:rsid w:val="003019C2"/>
    <w:rsid w:val="00302762"/>
    <w:rsid w:val="00304083"/>
    <w:rsid w:val="00305216"/>
    <w:rsid w:val="003064DC"/>
    <w:rsid w:val="003067B4"/>
    <w:rsid w:val="00306DF2"/>
    <w:rsid w:val="0030705A"/>
    <w:rsid w:val="0031153F"/>
    <w:rsid w:val="00312EE2"/>
    <w:rsid w:val="00314443"/>
    <w:rsid w:val="00314824"/>
    <w:rsid w:val="00315758"/>
    <w:rsid w:val="0031625F"/>
    <w:rsid w:val="00321E67"/>
    <w:rsid w:val="00322656"/>
    <w:rsid w:val="00322D5E"/>
    <w:rsid w:val="00323CBF"/>
    <w:rsid w:val="00324334"/>
    <w:rsid w:val="00325B7A"/>
    <w:rsid w:val="003264B1"/>
    <w:rsid w:val="003270D6"/>
    <w:rsid w:val="003318C5"/>
    <w:rsid w:val="00331DC7"/>
    <w:rsid w:val="00333AC7"/>
    <w:rsid w:val="00334708"/>
    <w:rsid w:val="0033556D"/>
    <w:rsid w:val="00337193"/>
    <w:rsid w:val="003378AC"/>
    <w:rsid w:val="00337D5D"/>
    <w:rsid w:val="00341997"/>
    <w:rsid w:val="00341CD9"/>
    <w:rsid w:val="003424AB"/>
    <w:rsid w:val="0034513A"/>
    <w:rsid w:val="003454B3"/>
    <w:rsid w:val="00345FAF"/>
    <w:rsid w:val="00346044"/>
    <w:rsid w:val="00346F00"/>
    <w:rsid w:val="00346F9C"/>
    <w:rsid w:val="003475CC"/>
    <w:rsid w:val="00347E5A"/>
    <w:rsid w:val="00352AF6"/>
    <w:rsid w:val="00354B66"/>
    <w:rsid w:val="00354EF5"/>
    <w:rsid w:val="00355FF3"/>
    <w:rsid w:val="003604C4"/>
    <w:rsid w:val="003611D2"/>
    <w:rsid w:val="003643C2"/>
    <w:rsid w:val="00364654"/>
    <w:rsid w:val="00365AF0"/>
    <w:rsid w:val="00365E7B"/>
    <w:rsid w:val="003678DF"/>
    <w:rsid w:val="00370523"/>
    <w:rsid w:val="003707F4"/>
    <w:rsid w:val="00372364"/>
    <w:rsid w:val="0037433F"/>
    <w:rsid w:val="00374801"/>
    <w:rsid w:val="003748D4"/>
    <w:rsid w:val="00381D04"/>
    <w:rsid w:val="003863E2"/>
    <w:rsid w:val="0038662B"/>
    <w:rsid w:val="00386920"/>
    <w:rsid w:val="00390A3D"/>
    <w:rsid w:val="00391334"/>
    <w:rsid w:val="00391474"/>
    <w:rsid w:val="0039199C"/>
    <w:rsid w:val="003941EA"/>
    <w:rsid w:val="0039621F"/>
    <w:rsid w:val="003A0834"/>
    <w:rsid w:val="003A11E0"/>
    <w:rsid w:val="003A1302"/>
    <w:rsid w:val="003A2011"/>
    <w:rsid w:val="003A277B"/>
    <w:rsid w:val="003A501D"/>
    <w:rsid w:val="003A7E04"/>
    <w:rsid w:val="003B3D08"/>
    <w:rsid w:val="003B42C2"/>
    <w:rsid w:val="003B48E5"/>
    <w:rsid w:val="003B5376"/>
    <w:rsid w:val="003B583D"/>
    <w:rsid w:val="003B6834"/>
    <w:rsid w:val="003B69FF"/>
    <w:rsid w:val="003B6EC4"/>
    <w:rsid w:val="003B752E"/>
    <w:rsid w:val="003B7CFE"/>
    <w:rsid w:val="003B7ECF"/>
    <w:rsid w:val="003B7FCD"/>
    <w:rsid w:val="003C0621"/>
    <w:rsid w:val="003C1243"/>
    <w:rsid w:val="003C1F71"/>
    <w:rsid w:val="003C370F"/>
    <w:rsid w:val="003C4AB0"/>
    <w:rsid w:val="003D1321"/>
    <w:rsid w:val="003D1F0A"/>
    <w:rsid w:val="003D3BCD"/>
    <w:rsid w:val="003D4647"/>
    <w:rsid w:val="003D55EA"/>
    <w:rsid w:val="003D6021"/>
    <w:rsid w:val="003D7BBC"/>
    <w:rsid w:val="003E1166"/>
    <w:rsid w:val="003E3E5B"/>
    <w:rsid w:val="003E7123"/>
    <w:rsid w:val="003E73ED"/>
    <w:rsid w:val="003E765C"/>
    <w:rsid w:val="003F0019"/>
    <w:rsid w:val="003F1C5E"/>
    <w:rsid w:val="003F2643"/>
    <w:rsid w:val="003F517F"/>
    <w:rsid w:val="003F5A00"/>
    <w:rsid w:val="003F632F"/>
    <w:rsid w:val="003F6540"/>
    <w:rsid w:val="003F65A5"/>
    <w:rsid w:val="003F6A7D"/>
    <w:rsid w:val="0040155B"/>
    <w:rsid w:val="00401A0D"/>
    <w:rsid w:val="004030F6"/>
    <w:rsid w:val="00404BB5"/>
    <w:rsid w:val="00404D98"/>
    <w:rsid w:val="004108F5"/>
    <w:rsid w:val="004137FA"/>
    <w:rsid w:val="00414DCD"/>
    <w:rsid w:val="004154A4"/>
    <w:rsid w:val="00415CD3"/>
    <w:rsid w:val="00417277"/>
    <w:rsid w:val="004172BD"/>
    <w:rsid w:val="0042191F"/>
    <w:rsid w:val="00421AB0"/>
    <w:rsid w:val="0042245A"/>
    <w:rsid w:val="00422576"/>
    <w:rsid w:val="00422651"/>
    <w:rsid w:val="00423DAA"/>
    <w:rsid w:val="00426E22"/>
    <w:rsid w:val="00427416"/>
    <w:rsid w:val="004303AD"/>
    <w:rsid w:val="004305A9"/>
    <w:rsid w:val="00430ADC"/>
    <w:rsid w:val="00430E98"/>
    <w:rsid w:val="004322D0"/>
    <w:rsid w:val="0043243B"/>
    <w:rsid w:val="0043592E"/>
    <w:rsid w:val="00435AEB"/>
    <w:rsid w:val="00435EB3"/>
    <w:rsid w:val="004366E1"/>
    <w:rsid w:val="0043757D"/>
    <w:rsid w:val="004437E5"/>
    <w:rsid w:val="004443D1"/>
    <w:rsid w:val="004448DD"/>
    <w:rsid w:val="004456FB"/>
    <w:rsid w:val="00445AC8"/>
    <w:rsid w:val="004473E8"/>
    <w:rsid w:val="00450E41"/>
    <w:rsid w:val="00451527"/>
    <w:rsid w:val="00451E34"/>
    <w:rsid w:val="004529CC"/>
    <w:rsid w:val="00453661"/>
    <w:rsid w:val="00453720"/>
    <w:rsid w:val="00454E4C"/>
    <w:rsid w:val="00456ECA"/>
    <w:rsid w:val="0045732F"/>
    <w:rsid w:val="00457806"/>
    <w:rsid w:val="00460197"/>
    <w:rsid w:val="0046136F"/>
    <w:rsid w:val="00462F3C"/>
    <w:rsid w:val="00463283"/>
    <w:rsid w:val="00463FEC"/>
    <w:rsid w:val="00465670"/>
    <w:rsid w:val="00465AD8"/>
    <w:rsid w:val="0046705E"/>
    <w:rsid w:val="00467391"/>
    <w:rsid w:val="0046743F"/>
    <w:rsid w:val="00467651"/>
    <w:rsid w:val="004707FC"/>
    <w:rsid w:val="00470B62"/>
    <w:rsid w:val="00470F09"/>
    <w:rsid w:val="00471A66"/>
    <w:rsid w:val="00471F1D"/>
    <w:rsid w:val="00472016"/>
    <w:rsid w:val="00475334"/>
    <w:rsid w:val="004762A6"/>
    <w:rsid w:val="00476590"/>
    <w:rsid w:val="004807F3"/>
    <w:rsid w:val="00481030"/>
    <w:rsid w:val="00481189"/>
    <w:rsid w:val="0048235E"/>
    <w:rsid w:val="00483243"/>
    <w:rsid w:val="004834D4"/>
    <w:rsid w:val="0048431E"/>
    <w:rsid w:val="0048449C"/>
    <w:rsid w:val="00484DDF"/>
    <w:rsid w:val="004867D2"/>
    <w:rsid w:val="00487AA5"/>
    <w:rsid w:val="004928A5"/>
    <w:rsid w:val="00493EBA"/>
    <w:rsid w:val="0049545F"/>
    <w:rsid w:val="00496DAA"/>
    <w:rsid w:val="004970D1"/>
    <w:rsid w:val="00497480"/>
    <w:rsid w:val="004A1B69"/>
    <w:rsid w:val="004A223F"/>
    <w:rsid w:val="004A2DB7"/>
    <w:rsid w:val="004A5652"/>
    <w:rsid w:val="004A6B60"/>
    <w:rsid w:val="004A6F3E"/>
    <w:rsid w:val="004A75F0"/>
    <w:rsid w:val="004B1635"/>
    <w:rsid w:val="004B16AA"/>
    <w:rsid w:val="004B213C"/>
    <w:rsid w:val="004B28EE"/>
    <w:rsid w:val="004B397F"/>
    <w:rsid w:val="004B4103"/>
    <w:rsid w:val="004B4F0C"/>
    <w:rsid w:val="004B4FB8"/>
    <w:rsid w:val="004B5388"/>
    <w:rsid w:val="004B565B"/>
    <w:rsid w:val="004B5762"/>
    <w:rsid w:val="004B64E4"/>
    <w:rsid w:val="004B6E85"/>
    <w:rsid w:val="004C0245"/>
    <w:rsid w:val="004C089F"/>
    <w:rsid w:val="004C0E52"/>
    <w:rsid w:val="004C1847"/>
    <w:rsid w:val="004C2404"/>
    <w:rsid w:val="004C2E4A"/>
    <w:rsid w:val="004C3EA6"/>
    <w:rsid w:val="004C3EEF"/>
    <w:rsid w:val="004C5E37"/>
    <w:rsid w:val="004C7A17"/>
    <w:rsid w:val="004D10C0"/>
    <w:rsid w:val="004D17A5"/>
    <w:rsid w:val="004D6C01"/>
    <w:rsid w:val="004D7B6B"/>
    <w:rsid w:val="004E02F6"/>
    <w:rsid w:val="004E1F74"/>
    <w:rsid w:val="004E28D5"/>
    <w:rsid w:val="004E4DA5"/>
    <w:rsid w:val="004E5665"/>
    <w:rsid w:val="004E5E87"/>
    <w:rsid w:val="004E74F2"/>
    <w:rsid w:val="004F0110"/>
    <w:rsid w:val="004F0662"/>
    <w:rsid w:val="004F10C4"/>
    <w:rsid w:val="004F18DF"/>
    <w:rsid w:val="004F2667"/>
    <w:rsid w:val="004F2FAF"/>
    <w:rsid w:val="004F50EA"/>
    <w:rsid w:val="004F75C9"/>
    <w:rsid w:val="004F7E0E"/>
    <w:rsid w:val="00502726"/>
    <w:rsid w:val="00503351"/>
    <w:rsid w:val="00505483"/>
    <w:rsid w:val="00505E28"/>
    <w:rsid w:val="00506AB9"/>
    <w:rsid w:val="00510566"/>
    <w:rsid w:val="00511502"/>
    <w:rsid w:val="00511A30"/>
    <w:rsid w:val="00512AA3"/>
    <w:rsid w:val="0051308C"/>
    <w:rsid w:val="0051457E"/>
    <w:rsid w:val="005145F9"/>
    <w:rsid w:val="005146A5"/>
    <w:rsid w:val="005157D9"/>
    <w:rsid w:val="00516275"/>
    <w:rsid w:val="00516CA7"/>
    <w:rsid w:val="00517DD2"/>
    <w:rsid w:val="005209B8"/>
    <w:rsid w:val="00520C6B"/>
    <w:rsid w:val="0052102A"/>
    <w:rsid w:val="0052129D"/>
    <w:rsid w:val="0052157A"/>
    <w:rsid w:val="00521853"/>
    <w:rsid w:val="00524348"/>
    <w:rsid w:val="00524F72"/>
    <w:rsid w:val="005259E6"/>
    <w:rsid w:val="00527367"/>
    <w:rsid w:val="0053138D"/>
    <w:rsid w:val="00534D77"/>
    <w:rsid w:val="00535A1D"/>
    <w:rsid w:val="0053656E"/>
    <w:rsid w:val="00540AFA"/>
    <w:rsid w:val="00544FC5"/>
    <w:rsid w:val="00545BCA"/>
    <w:rsid w:val="005460FA"/>
    <w:rsid w:val="00550F6C"/>
    <w:rsid w:val="005511E9"/>
    <w:rsid w:val="00551AAF"/>
    <w:rsid w:val="005524ED"/>
    <w:rsid w:val="00552D79"/>
    <w:rsid w:val="0055473A"/>
    <w:rsid w:val="00555223"/>
    <w:rsid w:val="005556B0"/>
    <w:rsid w:val="005614D2"/>
    <w:rsid w:val="005616B4"/>
    <w:rsid w:val="005621CF"/>
    <w:rsid w:val="00565DAD"/>
    <w:rsid w:val="00567027"/>
    <w:rsid w:val="00567782"/>
    <w:rsid w:val="005701BE"/>
    <w:rsid w:val="00570C87"/>
    <w:rsid w:val="005717EB"/>
    <w:rsid w:val="00571E2D"/>
    <w:rsid w:val="00573158"/>
    <w:rsid w:val="00573786"/>
    <w:rsid w:val="00573898"/>
    <w:rsid w:val="00575739"/>
    <w:rsid w:val="00575B4F"/>
    <w:rsid w:val="00575D05"/>
    <w:rsid w:val="005766BD"/>
    <w:rsid w:val="0057732B"/>
    <w:rsid w:val="005778F2"/>
    <w:rsid w:val="0058022B"/>
    <w:rsid w:val="00580E52"/>
    <w:rsid w:val="0058104B"/>
    <w:rsid w:val="0058121C"/>
    <w:rsid w:val="0058144A"/>
    <w:rsid w:val="00581F61"/>
    <w:rsid w:val="00582303"/>
    <w:rsid w:val="00584AEE"/>
    <w:rsid w:val="00584FA6"/>
    <w:rsid w:val="00585464"/>
    <w:rsid w:val="00586148"/>
    <w:rsid w:val="005866D8"/>
    <w:rsid w:val="005867C5"/>
    <w:rsid w:val="005869D2"/>
    <w:rsid w:val="00587AF0"/>
    <w:rsid w:val="00590ED7"/>
    <w:rsid w:val="00596121"/>
    <w:rsid w:val="005A1A55"/>
    <w:rsid w:val="005A1D17"/>
    <w:rsid w:val="005A232B"/>
    <w:rsid w:val="005A4310"/>
    <w:rsid w:val="005A5302"/>
    <w:rsid w:val="005A6290"/>
    <w:rsid w:val="005A6BBB"/>
    <w:rsid w:val="005A7D49"/>
    <w:rsid w:val="005B14D9"/>
    <w:rsid w:val="005B171D"/>
    <w:rsid w:val="005B28AC"/>
    <w:rsid w:val="005B35E4"/>
    <w:rsid w:val="005B3EF5"/>
    <w:rsid w:val="005B4392"/>
    <w:rsid w:val="005B5D75"/>
    <w:rsid w:val="005C0385"/>
    <w:rsid w:val="005C199E"/>
    <w:rsid w:val="005C21B4"/>
    <w:rsid w:val="005C3CE8"/>
    <w:rsid w:val="005C4A97"/>
    <w:rsid w:val="005C51BF"/>
    <w:rsid w:val="005C52CF"/>
    <w:rsid w:val="005C5811"/>
    <w:rsid w:val="005C58D7"/>
    <w:rsid w:val="005C7C08"/>
    <w:rsid w:val="005C7C7B"/>
    <w:rsid w:val="005D150C"/>
    <w:rsid w:val="005D15DC"/>
    <w:rsid w:val="005D232A"/>
    <w:rsid w:val="005D241F"/>
    <w:rsid w:val="005D3436"/>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95C"/>
    <w:rsid w:val="005F7B5E"/>
    <w:rsid w:val="0060054B"/>
    <w:rsid w:val="0060173E"/>
    <w:rsid w:val="00601D49"/>
    <w:rsid w:val="0060240C"/>
    <w:rsid w:val="00602568"/>
    <w:rsid w:val="00602CC3"/>
    <w:rsid w:val="0060464C"/>
    <w:rsid w:val="006050E3"/>
    <w:rsid w:val="006057B8"/>
    <w:rsid w:val="00610DFA"/>
    <w:rsid w:val="00613B86"/>
    <w:rsid w:val="00616395"/>
    <w:rsid w:val="006167E3"/>
    <w:rsid w:val="00616C38"/>
    <w:rsid w:val="006203B4"/>
    <w:rsid w:val="006209EA"/>
    <w:rsid w:val="00621D1A"/>
    <w:rsid w:val="00623C34"/>
    <w:rsid w:val="00625C6E"/>
    <w:rsid w:val="0063070E"/>
    <w:rsid w:val="00631803"/>
    <w:rsid w:val="0063303C"/>
    <w:rsid w:val="006335FD"/>
    <w:rsid w:val="0063366F"/>
    <w:rsid w:val="0063540E"/>
    <w:rsid w:val="00635D83"/>
    <w:rsid w:val="00637054"/>
    <w:rsid w:val="00637C84"/>
    <w:rsid w:val="00637EF0"/>
    <w:rsid w:val="00640B04"/>
    <w:rsid w:val="00642A25"/>
    <w:rsid w:val="006434AE"/>
    <w:rsid w:val="00643901"/>
    <w:rsid w:val="00644349"/>
    <w:rsid w:val="0064661F"/>
    <w:rsid w:val="00646F79"/>
    <w:rsid w:val="00647965"/>
    <w:rsid w:val="00651180"/>
    <w:rsid w:val="00651F41"/>
    <w:rsid w:val="00655B75"/>
    <w:rsid w:val="00655C82"/>
    <w:rsid w:val="00657919"/>
    <w:rsid w:val="00657AE5"/>
    <w:rsid w:val="00663EBA"/>
    <w:rsid w:val="00665818"/>
    <w:rsid w:val="00667079"/>
    <w:rsid w:val="00667FD6"/>
    <w:rsid w:val="00671C3B"/>
    <w:rsid w:val="006720E9"/>
    <w:rsid w:val="006750B5"/>
    <w:rsid w:val="006750CA"/>
    <w:rsid w:val="00675559"/>
    <w:rsid w:val="00675DF0"/>
    <w:rsid w:val="00676529"/>
    <w:rsid w:val="00677A54"/>
    <w:rsid w:val="00677EA8"/>
    <w:rsid w:val="006805AC"/>
    <w:rsid w:val="00680BB7"/>
    <w:rsid w:val="006811E6"/>
    <w:rsid w:val="00681575"/>
    <w:rsid w:val="00682199"/>
    <w:rsid w:val="006826D2"/>
    <w:rsid w:val="00682FAF"/>
    <w:rsid w:val="0068303E"/>
    <w:rsid w:val="006845A7"/>
    <w:rsid w:val="0068534B"/>
    <w:rsid w:val="00686104"/>
    <w:rsid w:val="00687178"/>
    <w:rsid w:val="006873AA"/>
    <w:rsid w:val="00687CE1"/>
    <w:rsid w:val="006906D6"/>
    <w:rsid w:val="0069104B"/>
    <w:rsid w:val="00693581"/>
    <w:rsid w:val="00693836"/>
    <w:rsid w:val="00693E5A"/>
    <w:rsid w:val="00696E60"/>
    <w:rsid w:val="00697941"/>
    <w:rsid w:val="006A0DB5"/>
    <w:rsid w:val="006A0DC8"/>
    <w:rsid w:val="006A2BB0"/>
    <w:rsid w:val="006A309F"/>
    <w:rsid w:val="006A326A"/>
    <w:rsid w:val="006A33B1"/>
    <w:rsid w:val="006A33EC"/>
    <w:rsid w:val="006A42C6"/>
    <w:rsid w:val="006A6EA1"/>
    <w:rsid w:val="006A7573"/>
    <w:rsid w:val="006A780F"/>
    <w:rsid w:val="006B066F"/>
    <w:rsid w:val="006B1C82"/>
    <w:rsid w:val="006B23A8"/>
    <w:rsid w:val="006B3EA0"/>
    <w:rsid w:val="006B4BD5"/>
    <w:rsid w:val="006C19C9"/>
    <w:rsid w:val="006C2C70"/>
    <w:rsid w:val="006C2EFB"/>
    <w:rsid w:val="006C436F"/>
    <w:rsid w:val="006C453B"/>
    <w:rsid w:val="006C4E59"/>
    <w:rsid w:val="006C6788"/>
    <w:rsid w:val="006C68C4"/>
    <w:rsid w:val="006C71A5"/>
    <w:rsid w:val="006C74CF"/>
    <w:rsid w:val="006D0FF1"/>
    <w:rsid w:val="006D1FE8"/>
    <w:rsid w:val="006D28F9"/>
    <w:rsid w:val="006D2956"/>
    <w:rsid w:val="006D2D1E"/>
    <w:rsid w:val="006D4A20"/>
    <w:rsid w:val="006D51A1"/>
    <w:rsid w:val="006D59C9"/>
    <w:rsid w:val="006D67BF"/>
    <w:rsid w:val="006D6B22"/>
    <w:rsid w:val="006D73FB"/>
    <w:rsid w:val="006D7B9B"/>
    <w:rsid w:val="006E06FD"/>
    <w:rsid w:val="006E178E"/>
    <w:rsid w:val="006E24F7"/>
    <w:rsid w:val="006E475C"/>
    <w:rsid w:val="006E5480"/>
    <w:rsid w:val="006E607E"/>
    <w:rsid w:val="006F0482"/>
    <w:rsid w:val="006F116F"/>
    <w:rsid w:val="006F1409"/>
    <w:rsid w:val="006F2ACB"/>
    <w:rsid w:val="006F2C74"/>
    <w:rsid w:val="006F3F2D"/>
    <w:rsid w:val="006F7615"/>
    <w:rsid w:val="00700CE5"/>
    <w:rsid w:val="00700DF3"/>
    <w:rsid w:val="00701EF3"/>
    <w:rsid w:val="007021CC"/>
    <w:rsid w:val="00704724"/>
    <w:rsid w:val="00706A6F"/>
    <w:rsid w:val="007107A5"/>
    <w:rsid w:val="00711F9C"/>
    <w:rsid w:val="00712968"/>
    <w:rsid w:val="0071413C"/>
    <w:rsid w:val="00714774"/>
    <w:rsid w:val="00715232"/>
    <w:rsid w:val="0071561A"/>
    <w:rsid w:val="00716245"/>
    <w:rsid w:val="00717E05"/>
    <w:rsid w:val="007219DF"/>
    <w:rsid w:val="007220FF"/>
    <w:rsid w:val="007229BA"/>
    <w:rsid w:val="00723372"/>
    <w:rsid w:val="00723FF4"/>
    <w:rsid w:val="00724649"/>
    <w:rsid w:val="007249D4"/>
    <w:rsid w:val="00725736"/>
    <w:rsid w:val="007262B4"/>
    <w:rsid w:val="00726F96"/>
    <w:rsid w:val="00727446"/>
    <w:rsid w:val="00730150"/>
    <w:rsid w:val="00731316"/>
    <w:rsid w:val="00731CC2"/>
    <w:rsid w:val="00732ED4"/>
    <w:rsid w:val="00733908"/>
    <w:rsid w:val="007344E1"/>
    <w:rsid w:val="007347E1"/>
    <w:rsid w:val="00735F66"/>
    <w:rsid w:val="00737AE4"/>
    <w:rsid w:val="00737C2E"/>
    <w:rsid w:val="00740D1C"/>
    <w:rsid w:val="00741194"/>
    <w:rsid w:val="00742562"/>
    <w:rsid w:val="007434A8"/>
    <w:rsid w:val="00744FA9"/>
    <w:rsid w:val="0074599C"/>
    <w:rsid w:val="0074620C"/>
    <w:rsid w:val="00747722"/>
    <w:rsid w:val="00750698"/>
    <w:rsid w:val="00750F08"/>
    <w:rsid w:val="00751918"/>
    <w:rsid w:val="00754FC7"/>
    <w:rsid w:val="00755B1F"/>
    <w:rsid w:val="00755F5D"/>
    <w:rsid w:val="007562B3"/>
    <w:rsid w:val="00756334"/>
    <w:rsid w:val="00756F80"/>
    <w:rsid w:val="00757733"/>
    <w:rsid w:val="00757E20"/>
    <w:rsid w:val="00760796"/>
    <w:rsid w:val="00761568"/>
    <w:rsid w:val="00761D7A"/>
    <w:rsid w:val="007624AE"/>
    <w:rsid w:val="00763F1B"/>
    <w:rsid w:val="00764E1F"/>
    <w:rsid w:val="00766E38"/>
    <w:rsid w:val="0077180C"/>
    <w:rsid w:val="0077194E"/>
    <w:rsid w:val="007725F5"/>
    <w:rsid w:val="0077305C"/>
    <w:rsid w:val="00773271"/>
    <w:rsid w:val="00774A0D"/>
    <w:rsid w:val="007750E0"/>
    <w:rsid w:val="007778F6"/>
    <w:rsid w:val="0078011E"/>
    <w:rsid w:val="007815E4"/>
    <w:rsid w:val="007828AC"/>
    <w:rsid w:val="00782D87"/>
    <w:rsid w:val="00782D97"/>
    <w:rsid w:val="00782E54"/>
    <w:rsid w:val="007835C0"/>
    <w:rsid w:val="00786CDA"/>
    <w:rsid w:val="00787774"/>
    <w:rsid w:val="007879B2"/>
    <w:rsid w:val="007900F8"/>
    <w:rsid w:val="00790E3E"/>
    <w:rsid w:val="0079234C"/>
    <w:rsid w:val="0079249D"/>
    <w:rsid w:val="00794F45"/>
    <w:rsid w:val="00795108"/>
    <w:rsid w:val="00796A3E"/>
    <w:rsid w:val="007977A0"/>
    <w:rsid w:val="007A07DF"/>
    <w:rsid w:val="007A0ADF"/>
    <w:rsid w:val="007A0D6D"/>
    <w:rsid w:val="007A20F8"/>
    <w:rsid w:val="007A3ECF"/>
    <w:rsid w:val="007A45F7"/>
    <w:rsid w:val="007A5061"/>
    <w:rsid w:val="007A5126"/>
    <w:rsid w:val="007A6AD1"/>
    <w:rsid w:val="007A6E23"/>
    <w:rsid w:val="007A7398"/>
    <w:rsid w:val="007A7611"/>
    <w:rsid w:val="007A7FF2"/>
    <w:rsid w:val="007B0D7D"/>
    <w:rsid w:val="007B1486"/>
    <w:rsid w:val="007B40E9"/>
    <w:rsid w:val="007B4406"/>
    <w:rsid w:val="007B4EE7"/>
    <w:rsid w:val="007B52FE"/>
    <w:rsid w:val="007B59F7"/>
    <w:rsid w:val="007B7F81"/>
    <w:rsid w:val="007C0D40"/>
    <w:rsid w:val="007C10FD"/>
    <w:rsid w:val="007C430B"/>
    <w:rsid w:val="007C4C1D"/>
    <w:rsid w:val="007C4F6D"/>
    <w:rsid w:val="007C5E8F"/>
    <w:rsid w:val="007C6768"/>
    <w:rsid w:val="007C7E9A"/>
    <w:rsid w:val="007D09EA"/>
    <w:rsid w:val="007D1D56"/>
    <w:rsid w:val="007D34D1"/>
    <w:rsid w:val="007D638B"/>
    <w:rsid w:val="007D6D6F"/>
    <w:rsid w:val="007D72BE"/>
    <w:rsid w:val="007D7677"/>
    <w:rsid w:val="007E15BE"/>
    <w:rsid w:val="007E21A6"/>
    <w:rsid w:val="007E3CDF"/>
    <w:rsid w:val="007E4687"/>
    <w:rsid w:val="007E7C65"/>
    <w:rsid w:val="007F1A01"/>
    <w:rsid w:val="007F3528"/>
    <w:rsid w:val="007F5074"/>
    <w:rsid w:val="007F614F"/>
    <w:rsid w:val="007F6A05"/>
    <w:rsid w:val="007F6DEE"/>
    <w:rsid w:val="007F7DA8"/>
    <w:rsid w:val="008010CB"/>
    <w:rsid w:val="008029FF"/>
    <w:rsid w:val="008054CD"/>
    <w:rsid w:val="008061EE"/>
    <w:rsid w:val="008072A2"/>
    <w:rsid w:val="00807C84"/>
    <w:rsid w:val="0081005A"/>
    <w:rsid w:val="00810EDB"/>
    <w:rsid w:val="00811D0B"/>
    <w:rsid w:val="00813F38"/>
    <w:rsid w:val="00815D63"/>
    <w:rsid w:val="0081607E"/>
    <w:rsid w:val="008162DE"/>
    <w:rsid w:val="0081675F"/>
    <w:rsid w:val="00816DAF"/>
    <w:rsid w:val="008174D9"/>
    <w:rsid w:val="008210F8"/>
    <w:rsid w:val="00821487"/>
    <w:rsid w:val="008233AA"/>
    <w:rsid w:val="00824525"/>
    <w:rsid w:val="00824620"/>
    <w:rsid w:val="00824C3A"/>
    <w:rsid w:val="00827D7F"/>
    <w:rsid w:val="00832722"/>
    <w:rsid w:val="008335A0"/>
    <w:rsid w:val="00833A43"/>
    <w:rsid w:val="00835C12"/>
    <w:rsid w:val="00840DC4"/>
    <w:rsid w:val="00840F50"/>
    <w:rsid w:val="00841CEC"/>
    <w:rsid w:val="00842955"/>
    <w:rsid w:val="00843C1F"/>
    <w:rsid w:val="00844A35"/>
    <w:rsid w:val="00846207"/>
    <w:rsid w:val="00846333"/>
    <w:rsid w:val="00846E55"/>
    <w:rsid w:val="008500AF"/>
    <w:rsid w:val="00850E60"/>
    <w:rsid w:val="00850EFA"/>
    <w:rsid w:val="008511A4"/>
    <w:rsid w:val="00852E88"/>
    <w:rsid w:val="00856419"/>
    <w:rsid w:val="0085656D"/>
    <w:rsid w:val="00856EA5"/>
    <w:rsid w:val="008604AE"/>
    <w:rsid w:val="00860675"/>
    <w:rsid w:val="008639A7"/>
    <w:rsid w:val="008648E4"/>
    <w:rsid w:val="00864C95"/>
    <w:rsid w:val="008712DA"/>
    <w:rsid w:val="00871C8A"/>
    <w:rsid w:val="0087244B"/>
    <w:rsid w:val="008760FB"/>
    <w:rsid w:val="00877384"/>
    <w:rsid w:val="00880633"/>
    <w:rsid w:val="00882320"/>
    <w:rsid w:val="00882A03"/>
    <w:rsid w:val="00882B64"/>
    <w:rsid w:val="008839D9"/>
    <w:rsid w:val="00885D8B"/>
    <w:rsid w:val="00886786"/>
    <w:rsid w:val="00886A59"/>
    <w:rsid w:val="008879D1"/>
    <w:rsid w:val="00887F3D"/>
    <w:rsid w:val="00890020"/>
    <w:rsid w:val="0089018D"/>
    <w:rsid w:val="00890F1E"/>
    <w:rsid w:val="008912A1"/>
    <w:rsid w:val="008920DD"/>
    <w:rsid w:val="00892B1C"/>
    <w:rsid w:val="00892E65"/>
    <w:rsid w:val="00893CC6"/>
    <w:rsid w:val="00894C99"/>
    <w:rsid w:val="008954D6"/>
    <w:rsid w:val="0089591D"/>
    <w:rsid w:val="00895E03"/>
    <w:rsid w:val="008A0484"/>
    <w:rsid w:val="008A0D4F"/>
    <w:rsid w:val="008A0FB5"/>
    <w:rsid w:val="008A1276"/>
    <w:rsid w:val="008A24D2"/>
    <w:rsid w:val="008A2CAF"/>
    <w:rsid w:val="008A414B"/>
    <w:rsid w:val="008A5879"/>
    <w:rsid w:val="008B0BD7"/>
    <w:rsid w:val="008B172F"/>
    <w:rsid w:val="008B1E28"/>
    <w:rsid w:val="008B22A1"/>
    <w:rsid w:val="008B2343"/>
    <w:rsid w:val="008B5538"/>
    <w:rsid w:val="008B654F"/>
    <w:rsid w:val="008B7BB0"/>
    <w:rsid w:val="008C054D"/>
    <w:rsid w:val="008C23A0"/>
    <w:rsid w:val="008C2919"/>
    <w:rsid w:val="008C2A84"/>
    <w:rsid w:val="008C3C1A"/>
    <w:rsid w:val="008C49A3"/>
    <w:rsid w:val="008C5019"/>
    <w:rsid w:val="008C5269"/>
    <w:rsid w:val="008C5ABA"/>
    <w:rsid w:val="008C6E01"/>
    <w:rsid w:val="008C7299"/>
    <w:rsid w:val="008D4625"/>
    <w:rsid w:val="008D614F"/>
    <w:rsid w:val="008D7029"/>
    <w:rsid w:val="008D77F2"/>
    <w:rsid w:val="008D7D2C"/>
    <w:rsid w:val="008E01D9"/>
    <w:rsid w:val="008E2A68"/>
    <w:rsid w:val="008E3546"/>
    <w:rsid w:val="008E3627"/>
    <w:rsid w:val="008E4706"/>
    <w:rsid w:val="008E47CD"/>
    <w:rsid w:val="008E4B77"/>
    <w:rsid w:val="008E5C0C"/>
    <w:rsid w:val="008E756F"/>
    <w:rsid w:val="008F1BCA"/>
    <w:rsid w:val="008F32D7"/>
    <w:rsid w:val="008F45EF"/>
    <w:rsid w:val="008F622A"/>
    <w:rsid w:val="008F7595"/>
    <w:rsid w:val="00902848"/>
    <w:rsid w:val="00902FC0"/>
    <w:rsid w:val="00903E57"/>
    <w:rsid w:val="0090439D"/>
    <w:rsid w:val="00904E0F"/>
    <w:rsid w:val="00904F5C"/>
    <w:rsid w:val="009056CC"/>
    <w:rsid w:val="00905C12"/>
    <w:rsid w:val="00905E1C"/>
    <w:rsid w:val="00906486"/>
    <w:rsid w:val="00906B49"/>
    <w:rsid w:val="00907185"/>
    <w:rsid w:val="00907D96"/>
    <w:rsid w:val="00911D83"/>
    <w:rsid w:val="009130E4"/>
    <w:rsid w:val="0091493F"/>
    <w:rsid w:val="0091572A"/>
    <w:rsid w:val="009158FB"/>
    <w:rsid w:val="00915CEA"/>
    <w:rsid w:val="00916061"/>
    <w:rsid w:val="00917051"/>
    <w:rsid w:val="0092115E"/>
    <w:rsid w:val="0092144C"/>
    <w:rsid w:val="00924861"/>
    <w:rsid w:val="00924B9B"/>
    <w:rsid w:val="0092512A"/>
    <w:rsid w:val="00925851"/>
    <w:rsid w:val="00925C1A"/>
    <w:rsid w:val="00927814"/>
    <w:rsid w:val="00931D68"/>
    <w:rsid w:val="00932D23"/>
    <w:rsid w:val="00933174"/>
    <w:rsid w:val="009347ED"/>
    <w:rsid w:val="00937617"/>
    <w:rsid w:val="00937878"/>
    <w:rsid w:val="00940B78"/>
    <w:rsid w:val="00941198"/>
    <w:rsid w:val="009415BF"/>
    <w:rsid w:val="0094469D"/>
    <w:rsid w:val="009460E8"/>
    <w:rsid w:val="0094616E"/>
    <w:rsid w:val="009467FA"/>
    <w:rsid w:val="009471BA"/>
    <w:rsid w:val="0094734B"/>
    <w:rsid w:val="009500B2"/>
    <w:rsid w:val="009504EA"/>
    <w:rsid w:val="00951956"/>
    <w:rsid w:val="00951AB5"/>
    <w:rsid w:val="009521FE"/>
    <w:rsid w:val="009524D0"/>
    <w:rsid w:val="0095408A"/>
    <w:rsid w:val="00954C09"/>
    <w:rsid w:val="0095576C"/>
    <w:rsid w:val="009558BA"/>
    <w:rsid w:val="009558CF"/>
    <w:rsid w:val="009563BD"/>
    <w:rsid w:val="00956FEB"/>
    <w:rsid w:val="00957972"/>
    <w:rsid w:val="00957D32"/>
    <w:rsid w:val="00960A38"/>
    <w:rsid w:val="0096370B"/>
    <w:rsid w:val="00964A9B"/>
    <w:rsid w:val="00965D7B"/>
    <w:rsid w:val="00967148"/>
    <w:rsid w:val="00967275"/>
    <w:rsid w:val="00967C53"/>
    <w:rsid w:val="00972485"/>
    <w:rsid w:val="0097295D"/>
    <w:rsid w:val="00972E01"/>
    <w:rsid w:val="009742B0"/>
    <w:rsid w:val="0097470F"/>
    <w:rsid w:val="00974A16"/>
    <w:rsid w:val="009771B7"/>
    <w:rsid w:val="00980FEE"/>
    <w:rsid w:val="00981D50"/>
    <w:rsid w:val="00983267"/>
    <w:rsid w:val="00983C4E"/>
    <w:rsid w:val="00985285"/>
    <w:rsid w:val="00985682"/>
    <w:rsid w:val="0098623E"/>
    <w:rsid w:val="00987E3D"/>
    <w:rsid w:val="00990BE7"/>
    <w:rsid w:val="00991C7A"/>
    <w:rsid w:val="00994DD5"/>
    <w:rsid w:val="00995044"/>
    <w:rsid w:val="009962C4"/>
    <w:rsid w:val="009971CF"/>
    <w:rsid w:val="00997903"/>
    <w:rsid w:val="009A0B73"/>
    <w:rsid w:val="009A0DD5"/>
    <w:rsid w:val="009A0EF0"/>
    <w:rsid w:val="009A10EC"/>
    <w:rsid w:val="009A1B24"/>
    <w:rsid w:val="009A2845"/>
    <w:rsid w:val="009A3797"/>
    <w:rsid w:val="009A48B9"/>
    <w:rsid w:val="009A495C"/>
    <w:rsid w:val="009A4EB6"/>
    <w:rsid w:val="009A5826"/>
    <w:rsid w:val="009A63AE"/>
    <w:rsid w:val="009A6415"/>
    <w:rsid w:val="009A654A"/>
    <w:rsid w:val="009A6EBA"/>
    <w:rsid w:val="009B0D46"/>
    <w:rsid w:val="009B1D13"/>
    <w:rsid w:val="009B1E1D"/>
    <w:rsid w:val="009B45CB"/>
    <w:rsid w:val="009B4AE5"/>
    <w:rsid w:val="009B4DC7"/>
    <w:rsid w:val="009B55D3"/>
    <w:rsid w:val="009B6862"/>
    <w:rsid w:val="009B6FD9"/>
    <w:rsid w:val="009B735F"/>
    <w:rsid w:val="009B7A6E"/>
    <w:rsid w:val="009C128F"/>
    <w:rsid w:val="009C13F2"/>
    <w:rsid w:val="009C1A55"/>
    <w:rsid w:val="009C2672"/>
    <w:rsid w:val="009C4150"/>
    <w:rsid w:val="009C469A"/>
    <w:rsid w:val="009C488E"/>
    <w:rsid w:val="009C4971"/>
    <w:rsid w:val="009C4CEA"/>
    <w:rsid w:val="009C4EAD"/>
    <w:rsid w:val="009C61F2"/>
    <w:rsid w:val="009C7C1F"/>
    <w:rsid w:val="009D01A2"/>
    <w:rsid w:val="009D1230"/>
    <w:rsid w:val="009D3D56"/>
    <w:rsid w:val="009D3DCA"/>
    <w:rsid w:val="009D68FE"/>
    <w:rsid w:val="009D6E1D"/>
    <w:rsid w:val="009D6F86"/>
    <w:rsid w:val="009D76D6"/>
    <w:rsid w:val="009D7903"/>
    <w:rsid w:val="009E00D0"/>
    <w:rsid w:val="009E194C"/>
    <w:rsid w:val="009E2009"/>
    <w:rsid w:val="009E2196"/>
    <w:rsid w:val="009E4476"/>
    <w:rsid w:val="009E4C48"/>
    <w:rsid w:val="009E584B"/>
    <w:rsid w:val="009E59B5"/>
    <w:rsid w:val="009E6622"/>
    <w:rsid w:val="009E754A"/>
    <w:rsid w:val="009E7700"/>
    <w:rsid w:val="009E7DFB"/>
    <w:rsid w:val="009F216F"/>
    <w:rsid w:val="009F33A8"/>
    <w:rsid w:val="009F3BB1"/>
    <w:rsid w:val="009F44AA"/>
    <w:rsid w:val="009F451B"/>
    <w:rsid w:val="00A00013"/>
    <w:rsid w:val="00A00D5A"/>
    <w:rsid w:val="00A0125F"/>
    <w:rsid w:val="00A01824"/>
    <w:rsid w:val="00A018A9"/>
    <w:rsid w:val="00A02554"/>
    <w:rsid w:val="00A02DED"/>
    <w:rsid w:val="00A03043"/>
    <w:rsid w:val="00A0393D"/>
    <w:rsid w:val="00A04F2A"/>
    <w:rsid w:val="00A054C1"/>
    <w:rsid w:val="00A0571A"/>
    <w:rsid w:val="00A05A16"/>
    <w:rsid w:val="00A06CFE"/>
    <w:rsid w:val="00A10739"/>
    <w:rsid w:val="00A10BFE"/>
    <w:rsid w:val="00A13108"/>
    <w:rsid w:val="00A14020"/>
    <w:rsid w:val="00A14B68"/>
    <w:rsid w:val="00A14C2A"/>
    <w:rsid w:val="00A162D9"/>
    <w:rsid w:val="00A213A9"/>
    <w:rsid w:val="00A21F72"/>
    <w:rsid w:val="00A224A2"/>
    <w:rsid w:val="00A22E14"/>
    <w:rsid w:val="00A23084"/>
    <w:rsid w:val="00A23A54"/>
    <w:rsid w:val="00A242E1"/>
    <w:rsid w:val="00A24933"/>
    <w:rsid w:val="00A24FA5"/>
    <w:rsid w:val="00A257EB"/>
    <w:rsid w:val="00A25B39"/>
    <w:rsid w:val="00A3004B"/>
    <w:rsid w:val="00A302FA"/>
    <w:rsid w:val="00A309E1"/>
    <w:rsid w:val="00A30C77"/>
    <w:rsid w:val="00A31673"/>
    <w:rsid w:val="00A31773"/>
    <w:rsid w:val="00A34C48"/>
    <w:rsid w:val="00A3655E"/>
    <w:rsid w:val="00A373E6"/>
    <w:rsid w:val="00A41A21"/>
    <w:rsid w:val="00A42DF3"/>
    <w:rsid w:val="00A43522"/>
    <w:rsid w:val="00A43714"/>
    <w:rsid w:val="00A43973"/>
    <w:rsid w:val="00A4586E"/>
    <w:rsid w:val="00A45D21"/>
    <w:rsid w:val="00A54B1B"/>
    <w:rsid w:val="00A560C3"/>
    <w:rsid w:val="00A561E8"/>
    <w:rsid w:val="00A56F16"/>
    <w:rsid w:val="00A574F3"/>
    <w:rsid w:val="00A61D4B"/>
    <w:rsid w:val="00A640AD"/>
    <w:rsid w:val="00A64F8B"/>
    <w:rsid w:val="00A65A07"/>
    <w:rsid w:val="00A65AA2"/>
    <w:rsid w:val="00A6606B"/>
    <w:rsid w:val="00A668F0"/>
    <w:rsid w:val="00A67324"/>
    <w:rsid w:val="00A70DF7"/>
    <w:rsid w:val="00A71F29"/>
    <w:rsid w:val="00A72ABC"/>
    <w:rsid w:val="00A74A00"/>
    <w:rsid w:val="00A74B0D"/>
    <w:rsid w:val="00A75BFC"/>
    <w:rsid w:val="00A76A10"/>
    <w:rsid w:val="00A81598"/>
    <w:rsid w:val="00A817D2"/>
    <w:rsid w:val="00A82030"/>
    <w:rsid w:val="00A825F6"/>
    <w:rsid w:val="00A829EC"/>
    <w:rsid w:val="00A82A8F"/>
    <w:rsid w:val="00A82E08"/>
    <w:rsid w:val="00A83311"/>
    <w:rsid w:val="00A83A34"/>
    <w:rsid w:val="00A83DD3"/>
    <w:rsid w:val="00A848A0"/>
    <w:rsid w:val="00A85254"/>
    <w:rsid w:val="00A85F71"/>
    <w:rsid w:val="00A872C7"/>
    <w:rsid w:val="00A87907"/>
    <w:rsid w:val="00A91AB5"/>
    <w:rsid w:val="00A92B2A"/>
    <w:rsid w:val="00A93AC9"/>
    <w:rsid w:val="00A93F82"/>
    <w:rsid w:val="00A94590"/>
    <w:rsid w:val="00A94A7D"/>
    <w:rsid w:val="00A95C39"/>
    <w:rsid w:val="00AA002D"/>
    <w:rsid w:val="00AA2AF3"/>
    <w:rsid w:val="00AA3AB7"/>
    <w:rsid w:val="00AA3CF1"/>
    <w:rsid w:val="00AA55CE"/>
    <w:rsid w:val="00AA66B6"/>
    <w:rsid w:val="00AA795C"/>
    <w:rsid w:val="00AB2196"/>
    <w:rsid w:val="00AB326A"/>
    <w:rsid w:val="00AB3FD2"/>
    <w:rsid w:val="00AB5253"/>
    <w:rsid w:val="00AB5D4B"/>
    <w:rsid w:val="00AB60D9"/>
    <w:rsid w:val="00AC0697"/>
    <w:rsid w:val="00AC1338"/>
    <w:rsid w:val="00AC2E34"/>
    <w:rsid w:val="00AC3012"/>
    <w:rsid w:val="00AC48C3"/>
    <w:rsid w:val="00AC4FB4"/>
    <w:rsid w:val="00AC621B"/>
    <w:rsid w:val="00AC7070"/>
    <w:rsid w:val="00AD0515"/>
    <w:rsid w:val="00AD079D"/>
    <w:rsid w:val="00AD188B"/>
    <w:rsid w:val="00AD2094"/>
    <w:rsid w:val="00AD24F9"/>
    <w:rsid w:val="00AD407F"/>
    <w:rsid w:val="00AD4D0C"/>
    <w:rsid w:val="00AD5CA0"/>
    <w:rsid w:val="00AD6FD4"/>
    <w:rsid w:val="00AE0603"/>
    <w:rsid w:val="00AE1FF9"/>
    <w:rsid w:val="00AE4CC9"/>
    <w:rsid w:val="00AE561D"/>
    <w:rsid w:val="00AE7C0C"/>
    <w:rsid w:val="00AF1577"/>
    <w:rsid w:val="00AF1A30"/>
    <w:rsid w:val="00AF1D61"/>
    <w:rsid w:val="00AF280C"/>
    <w:rsid w:val="00AF3BF8"/>
    <w:rsid w:val="00AF4121"/>
    <w:rsid w:val="00AF5296"/>
    <w:rsid w:val="00AF5B90"/>
    <w:rsid w:val="00AF63EF"/>
    <w:rsid w:val="00B00CC9"/>
    <w:rsid w:val="00B015C9"/>
    <w:rsid w:val="00B0208D"/>
    <w:rsid w:val="00B04036"/>
    <w:rsid w:val="00B0481D"/>
    <w:rsid w:val="00B0676C"/>
    <w:rsid w:val="00B07CF8"/>
    <w:rsid w:val="00B103AF"/>
    <w:rsid w:val="00B10E74"/>
    <w:rsid w:val="00B11240"/>
    <w:rsid w:val="00B12ADB"/>
    <w:rsid w:val="00B130BC"/>
    <w:rsid w:val="00B13A0F"/>
    <w:rsid w:val="00B13A52"/>
    <w:rsid w:val="00B1500B"/>
    <w:rsid w:val="00B15F05"/>
    <w:rsid w:val="00B1673B"/>
    <w:rsid w:val="00B17583"/>
    <w:rsid w:val="00B20ED1"/>
    <w:rsid w:val="00B21E01"/>
    <w:rsid w:val="00B22958"/>
    <w:rsid w:val="00B24038"/>
    <w:rsid w:val="00B240AA"/>
    <w:rsid w:val="00B252D3"/>
    <w:rsid w:val="00B31452"/>
    <w:rsid w:val="00B31EB8"/>
    <w:rsid w:val="00B328A3"/>
    <w:rsid w:val="00B32ABB"/>
    <w:rsid w:val="00B33F11"/>
    <w:rsid w:val="00B347C2"/>
    <w:rsid w:val="00B352FD"/>
    <w:rsid w:val="00B3774E"/>
    <w:rsid w:val="00B37AB7"/>
    <w:rsid w:val="00B40777"/>
    <w:rsid w:val="00B4318E"/>
    <w:rsid w:val="00B4391B"/>
    <w:rsid w:val="00B45305"/>
    <w:rsid w:val="00B467DE"/>
    <w:rsid w:val="00B46BC1"/>
    <w:rsid w:val="00B46E88"/>
    <w:rsid w:val="00B46F02"/>
    <w:rsid w:val="00B47EC2"/>
    <w:rsid w:val="00B518C7"/>
    <w:rsid w:val="00B52348"/>
    <w:rsid w:val="00B53010"/>
    <w:rsid w:val="00B54497"/>
    <w:rsid w:val="00B545FE"/>
    <w:rsid w:val="00B55231"/>
    <w:rsid w:val="00B55A3B"/>
    <w:rsid w:val="00B55E16"/>
    <w:rsid w:val="00B55F66"/>
    <w:rsid w:val="00B55F6C"/>
    <w:rsid w:val="00B56010"/>
    <w:rsid w:val="00B56436"/>
    <w:rsid w:val="00B57316"/>
    <w:rsid w:val="00B57A33"/>
    <w:rsid w:val="00B61135"/>
    <w:rsid w:val="00B61ADD"/>
    <w:rsid w:val="00B62A81"/>
    <w:rsid w:val="00B64522"/>
    <w:rsid w:val="00B64C36"/>
    <w:rsid w:val="00B659E1"/>
    <w:rsid w:val="00B67EDB"/>
    <w:rsid w:val="00B710E5"/>
    <w:rsid w:val="00B71D8D"/>
    <w:rsid w:val="00B72246"/>
    <w:rsid w:val="00B738F4"/>
    <w:rsid w:val="00B7438B"/>
    <w:rsid w:val="00B7450B"/>
    <w:rsid w:val="00B74F16"/>
    <w:rsid w:val="00B76C66"/>
    <w:rsid w:val="00B77A31"/>
    <w:rsid w:val="00B77DAF"/>
    <w:rsid w:val="00B811DF"/>
    <w:rsid w:val="00B8175C"/>
    <w:rsid w:val="00B81B46"/>
    <w:rsid w:val="00B821C6"/>
    <w:rsid w:val="00B87334"/>
    <w:rsid w:val="00B8795A"/>
    <w:rsid w:val="00B87980"/>
    <w:rsid w:val="00B92904"/>
    <w:rsid w:val="00B92C58"/>
    <w:rsid w:val="00B92D83"/>
    <w:rsid w:val="00B92DFE"/>
    <w:rsid w:val="00B936F4"/>
    <w:rsid w:val="00B95F7F"/>
    <w:rsid w:val="00B96128"/>
    <w:rsid w:val="00B97699"/>
    <w:rsid w:val="00B977B5"/>
    <w:rsid w:val="00BA064C"/>
    <w:rsid w:val="00BA06DA"/>
    <w:rsid w:val="00BA1090"/>
    <w:rsid w:val="00BA228F"/>
    <w:rsid w:val="00BA4535"/>
    <w:rsid w:val="00BA4859"/>
    <w:rsid w:val="00BA6839"/>
    <w:rsid w:val="00BA765B"/>
    <w:rsid w:val="00BA7F3D"/>
    <w:rsid w:val="00BB2403"/>
    <w:rsid w:val="00BB43D9"/>
    <w:rsid w:val="00BB50E7"/>
    <w:rsid w:val="00BB5DE6"/>
    <w:rsid w:val="00BB61EE"/>
    <w:rsid w:val="00BB67E2"/>
    <w:rsid w:val="00BB7157"/>
    <w:rsid w:val="00BC092D"/>
    <w:rsid w:val="00BC166D"/>
    <w:rsid w:val="00BC40C7"/>
    <w:rsid w:val="00BC51BC"/>
    <w:rsid w:val="00BC5742"/>
    <w:rsid w:val="00BC5AA7"/>
    <w:rsid w:val="00BC6FD2"/>
    <w:rsid w:val="00BC7A98"/>
    <w:rsid w:val="00BD14FA"/>
    <w:rsid w:val="00BD21B0"/>
    <w:rsid w:val="00BD2BC8"/>
    <w:rsid w:val="00BD47BC"/>
    <w:rsid w:val="00BD5235"/>
    <w:rsid w:val="00BD62EE"/>
    <w:rsid w:val="00BD73D5"/>
    <w:rsid w:val="00BD7DB4"/>
    <w:rsid w:val="00BE037E"/>
    <w:rsid w:val="00BE10B4"/>
    <w:rsid w:val="00BE36CA"/>
    <w:rsid w:val="00BE548F"/>
    <w:rsid w:val="00BE5F9D"/>
    <w:rsid w:val="00BE629F"/>
    <w:rsid w:val="00BE6630"/>
    <w:rsid w:val="00BE687E"/>
    <w:rsid w:val="00BE7768"/>
    <w:rsid w:val="00BF125C"/>
    <w:rsid w:val="00BF1C1D"/>
    <w:rsid w:val="00BF3329"/>
    <w:rsid w:val="00BF529A"/>
    <w:rsid w:val="00BF549A"/>
    <w:rsid w:val="00BF555C"/>
    <w:rsid w:val="00BF694D"/>
    <w:rsid w:val="00BF76F5"/>
    <w:rsid w:val="00C01090"/>
    <w:rsid w:val="00C01642"/>
    <w:rsid w:val="00C02FD5"/>
    <w:rsid w:val="00C03B57"/>
    <w:rsid w:val="00C03B85"/>
    <w:rsid w:val="00C0429C"/>
    <w:rsid w:val="00C045B8"/>
    <w:rsid w:val="00C10BB1"/>
    <w:rsid w:val="00C126B3"/>
    <w:rsid w:val="00C12EB9"/>
    <w:rsid w:val="00C13A54"/>
    <w:rsid w:val="00C158D1"/>
    <w:rsid w:val="00C15965"/>
    <w:rsid w:val="00C161BC"/>
    <w:rsid w:val="00C168CD"/>
    <w:rsid w:val="00C17427"/>
    <w:rsid w:val="00C17C43"/>
    <w:rsid w:val="00C211A0"/>
    <w:rsid w:val="00C21360"/>
    <w:rsid w:val="00C21BC2"/>
    <w:rsid w:val="00C22BE8"/>
    <w:rsid w:val="00C22EE2"/>
    <w:rsid w:val="00C23A28"/>
    <w:rsid w:val="00C23C49"/>
    <w:rsid w:val="00C23F3D"/>
    <w:rsid w:val="00C25D3A"/>
    <w:rsid w:val="00C25FFC"/>
    <w:rsid w:val="00C274B0"/>
    <w:rsid w:val="00C30684"/>
    <w:rsid w:val="00C31065"/>
    <w:rsid w:val="00C318E2"/>
    <w:rsid w:val="00C321EE"/>
    <w:rsid w:val="00C33A52"/>
    <w:rsid w:val="00C33B3C"/>
    <w:rsid w:val="00C346E8"/>
    <w:rsid w:val="00C36904"/>
    <w:rsid w:val="00C36914"/>
    <w:rsid w:val="00C374BE"/>
    <w:rsid w:val="00C41247"/>
    <w:rsid w:val="00C44D14"/>
    <w:rsid w:val="00C45BDA"/>
    <w:rsid w:val="00C46CF6"/>
    <w:rsid w:val="00C476CA"/>
    <w:rsid w:val="00C50CC7"/>
    <w:rsid w:val="00C516E6"/>
    <w:rsid w:val="00C527F3"/>
    <w:rsid w:val="00C52D1B"/>
    <w:rsid w:val="00C56661"/>
    <w:rsid w:val="00C56A4F"/>
    <w:rsid w:val="00C56C34"/>
    <w:rsid w:val="00C624B9"/>
    <w:rsid w:val="00C64289"/>
    <w:rsid w:val="00C6435B"/>
    <w:rsid w:val="00C649D5"/>
    <w:rsid w:val="00C666BE"/>
    <w:rsid w:val="00C71D10"/>
    <w:rsid w:val="00C7365A"/>
    <w:rsid w:val="00C73A0C"/>
    <w:rsid w:val="00C7558F"/>
    <w:rsid w:val="00C75BAA"/>
    <w:rsid w:val="00C75CAA"/>
    <w:rsid w:val="00C800C9"/>
    <w:rsid w:val="00C8115B"/>
    <w:rsid w:val="00C84B66"/>
    <w:rsid w:val="00C87DE6"/>
    <w:rsid w:val="00C91883"/>
    <w:rsid w:val="00C9225A"/>
    <w:rsid w:val="00C94123"/>
    <w:rsid w:val="00C95CC4"/>
    <w:rsid w:val="00C967BE"/>
    <w:rsid w:val="00C97BEB"/>
    <w:rsid w:val="00CA0181"/>
    <w:rsid w:val="00CA1950"/>
    <w:rsid w:val="00CA275D"/>
    <w:rsid w:val="00CA373D"/>
    <w:rsid w:val="00CA4319"/>
    <w:rsid w:val="00CA530F"/>
    <w:rsid w:val="00CA572A"/>
    <w:rsid w:val="00CA62B3"/>
    <w:rsid w:val="00CA6CFE"/>
    <w:rsid w:val="00CA6FDE"/>
    <w:rsid w:val="00CA7249"/>
    <w:rsid w:val="00CA7606"/>
    <w:rsid w:val="00CA7E50"/>
    <w:rsid w:val="00CB04FD"/>
    <w:rsid w:val="00CB1B52"/>
    <w:rsid w:val="00CB1D3E"/>
    <w:rsid w:val="00CB20C9"/>
    <w:rsid w:val="00CB30D0"/>
    <w:rsid w:val="00CB37D6"/>
    <w:rsid w:val="00CB3F98"/>
    <w:rsid w:val="00CB4F2E"/>
    <w:rsid w:val="00CB5333"/>
    <w:rsid w:val="00CB5CEC"/>
    <w:rsid w:val="00CB5D0B"/>
    <w:rsid w:val="00CB5E64"/>
    <w:rsid w:val="00CB6C7F"/>
    <w:rsid w:val="00CB7A09"/>
    <w:rsid w:val="00CC01C8"/>
    <w:rsid w:val="00CC07B9"/>
    <w:rsid w:val="00CC0E84"/>
    <w:rsid w:val="00CC22D5"/>
    <w:rsid w:val="00CC4437"/>
    <w:rsid w:val="00CC53BA"/>
    <w:rsid w:val="00CC6010"/>
    <w:rsid w:val="00CC63A8"/>
    <w:rsid w:val="00CC67E3"/>
    <w:rsid w:val="00CD046F"/>
    <w:rsid w:val="00CD093A"/>
    <w:rsid w:val="00CD17E2"/>
    <w:rsid w:val="00CD1C14"/>
    <w:rsid w:val="00CD20AE"/>
    <w:rsid w:val="00CD54A4"/>
    <w:rsid w:val="00CD5FE5"/>
    <w:rsid w:val="00CD6B09"/>
    <w:rsid w:val="00CD70D4"/>
    <w:rsid w:val="00CD7402"/>
    <w:rsid w:val="00CE061D"/>
    <w:rsid w:val="00CE105F"/>
    <w:rsid w:val="00CE137D"/>
    <w:rsid w:val="00CE19BA"/>
    <w:rsid w:val="00CE3CDE"/>
    <w:rsid w:val="00CE658A"/>
    <w:rsid w:val="00CF09C1"/>
    <w:rsid w:val="00CF126C"/>
    <w:rsid w:val="00CF15E7"/>
    <w:rsid w:val="00CF3FB8"/>
    <w:rsid w:val="00CF4573"/>
    <w:rsid w:val="00CF6DDC"/>
    <w:rsid w:val="00D01B86"/>
    <w:rsid w:val="00D028C5"/>
    <w:rsid w:val="00D05899"/>
    <w:rsid w:val="00D06417"/>
    <w:rsid w:val="00D12488"/>
    <w:rsid w:val="00D1292B"/>
    <w:rsid w:val="00D1388A"/>
    <w:rsid w:val="00D146B4"/>
    <w:rsid w:val="00D14983"/>
    <w:rsid w:val="00D17BC6"/>
    <w:rsid w:val="00D17C56"/>
    <w:rsid w:val="00D2051C"/>
    <w:rsid w:val="00D20A9C"/>
    <w:rsid w:val="00D2198A"/>
    <w:rsid w:val="00D222AC"/>
    <w:rsid w:val="00D23852"/>
    <w:rsid w:val="00D24984"/>
    <w:rsid w:val="00D24BC7"/>
    <w:rsid w:val="00D25159"/>
    <w:rsid w:val="00D2535E"/>
    <w:rsid w:val="00D31584"/>
    <w:rsid w:val="00D31EB2"/>
    <w:rsid w:val="00D335D3"/>
    <w:rsid w:val="00D3368A"/>
    <w:rsid w:val="00D33CC1"/>
    <w:rsid w:val="00D33FBA"/>
    <w:rsid w:val="00D340FA"/>
    <w:rsid w:val="00D34588"/>
    <w:rsid w:val="00D40A06"/>
    <w:rsid w:val="00D40A93"/>
    <w:rsid w:val="00D43202"/>
    <w:rsid w:val="00D43A6F"/>
    <w:rsid w:val="00D448D3"/>
    <w:rsid w:val="00D4500C"/>
    <w:rsid w:val="00D46635"/>
    <w:rsid w:val="00D501BA"/>
    <w:rsid w:val="00D507D0"/>
    <w:rsid w:val="00D514F7"/>
    <w:rsid w:val="00D51700"/>
    <w:rsid w:val="00D517B4"/>
    <w:rsid w:val="00D51999"/>
    <w:rsid w:val="00D54320"/>
    <w:rsid w:val="00D5458C"/>
    <w:rsid w:val="00D545DE"/>
    <w:rsid w:val="00D55531"/>
    <w:rsid w:val="00D572EF"/>
    <w:rsid w:val="00D57964"/>
    <w:rsid w:val="00D579CF"/>
    <w:rsid w:val="00D57B99"/>
    <w:rsid w:val="00D6146A"/>
    <w:rsid w:val="00D625FD"/>
    <w:rsid w:val="00D64421"/>
    <w:rsid w:val="00D649AF"/>
    <w:rsid w:val="00D64B5E"/>
    <w:rsid w:val="00D64ED7"/>
    <w:rsid w:val="00D66050"/>
    <w:rsid w:val="00D664F0"/>
    <w:rsid w:val="00D66A8A"/>
    <w:rsid w:val="00D6755C"/>
    <w:rsid w:val="00D7097C"/>
    <w:rsid w:val="00D71F95"/>
    <w:rsid w:val="00D773B8"/>
    <w:rsid w:val="00D77F64"/>
    <w:rsid w:val="00D80389"/>
    <w:rsid w:val="00D80588"/>
    <w:rsid w:val="00D81BF8"/>
    <w:rsid w:val="00D81D99"/>
    <w:rsid w:val="00D81E03"/>
    <w:rsid w:val="00D81EFB"/>
    <w:rsid w:val="00D827B8"/>
    <w:rsid w:val="00D834FF"/>
    <w:rsid w:val="00D8453B"/>
    <w:rsid w:val="00D852D1"/>
    <w:rsid w:val="00D8740B"/>
    <w:rsid w:val="00D879C4"/>
    <w:rsid w:val="00D90318"/>
    <w:rsid w:val="00D90319"/>
    <w:rsid w:val="00D935A7"/>
    <w:rsid w:val="00D94862"/>
    <w:rsid w:val="00D9553A"/>
    <w:rsid w:val="00D95B8C"/>
    <w:rsid w:val="00DA47CD"/>
    <w:rsid w:val="00DA6FB1"/>
    <w:rsid w:val="00DB10A7"/>
    <w:rsid w:val="00DB15C2"/>
    <w:rsid w:val="00DB16C0"/>
    <w:rsid w:val="00DB16D1"/>
    <w:rsid w:val="00DB21FC"/>
    <w:rsid w:val="00DB3B9E"/>
    <w:rsid w:val="00DB49B1"/>
    <w:rsid w:val="00DB4FFA"/>
    <w:rsid w:val="00DC03BD"/>
    <w:rsid w:val="00DC1B82"/>
    <w:rsid w:val="00DC2649"/>
    <w:rsid w:val="00DC2928"/>
    <w:rsid w:val="00DC2CF9"/>
    <w:rsid w:val="00DC576A"/>
    <w:rsid w:val="00DC6C8F"/>
    <w:rsid w:val="00DC717B"/>
    <w:rsid w:val="00DC793D"/>
    <w:rsid w:val="00DD15EA"/>
    <w:rsid w:val="00DD3272"/>
    <w:rsid w:val="00DD38CC"/>
    <w:rsid w:val="00DD3A26"/>
    <w:rsid w:val="00DD47D8"/>
    <w:rsid w:val="00DD54CE"/>
    <w:rsid w:val="00DD5C11"/>
    <w:rsid w:val="00DD5C54"/>
    <w:rsid w:val="00DD6537"/>
    <w:rsid w:val="00DD709F"/>
    <w:rsid w:val="00DD7A48"/>
    <w:rsid w:val="00DE0419"/>
    <w:rsid w:val="00DE0798"/>
    <w:rsid w:val="00DE1332"/>
    <w:rsid w:val="00DE3708"/>
    <w:rsid w:val="00DE3A20"/>
    <w:rsid w:val="00DE40D9"/>
    <w:rsid w:val="00DE4C69"/>
    <w:rsid w:val="00DE60BA"/>
    <w:rsid w:val="00DE651F"/>
    <w:rsid w:val="00DE7721"/>
    <w:rsid w:val="00DF04BF"/>
    <w:rsid w:val="00DF0514"/>
    <w:rsid w:val="00DF07C9"/>
    <w:rsid w:val="00DF2025"/>
    <w:rsid w:val="00DF2888"/>
    <w:rsid w:val="00DF37D3"/>
    <w:rsid w:val="00DF3E3A"/>
    <w:rsid w:val="00DF4334"/>
    <w:rsid w:val="00DF57D7"/>
    <w:rsid w:val="00DF5BEB"/>
    <w:rsid w:val="00DF5EB3"/>
    <w:rsid w:val="00DF6E64"/>
    <w:rsid w:val="00E004AF"/>
    <w:rsid w:val="00E00FDF"/>
    <w:rsid w:val="00E0164E"/>
    <w:rsid w:val="00E023C2"/>
    <w:rsid w:val="00E023D8"/>
    <w:rsid w:val="00E04EA4"/>
    <w:rsid w:val="00E05E0D"/>
    <w:rsid w:val="00E06A83"/>
    <w:rsid w:val="00E10C81"/>
    <w:rsid w:val="00E12B98"/>
    <w:rsid w:val="00E1384F"/>
    <w:rsid w:val="00E1401B"/>
    <w:rsid w:val="00E16DEB"/>
    <w:rsid w:val="00E17071"/>
    <w:rsid w:val="00E20084"/>
    <w:rsid w:val="00E20506"/>
    <w:rsid w:val="00E21AB6"/>
    <w:rsid w:val="00E23FBC"/>
    <w:rsid w:val="00E24100"/>
    <w:rsid w:val="00E245CA"/>
    <w:rsid w:val="00E24999"/>
    <w:rsid w:val="00E279A8"/>
    <w:rsid w:val="00E3018E"/>
    <w:rsid w:val="00E30C58"/>
    <w:rsid w:val="00E322B2"/>
    <w:rsid w:val="00E327C2"/>
    <w:rsid w:val="00E33AF9"/>
    <w:rsid w:val="00E33E08"/>
    <w:rsid w:val="00E33EB1"/>
    <w:rsid w:val="00E3566C"/>
    <w:rsid w:val="00E35CE5"/>
    <w:rsid w:val="00E365BB"/>
    <w:rsid w:val="00E3701B"/>
    <w:rsid w:val="00E373AA"/>
    <w:rsid w:val="00E4014D"/>
    <w:rsid w:val="00E4168D"/>
    <w:rsid w:val="00E470BA"/>
    <w:rsid w:val="00E510D3"/>
    <w:rsid w:val="00E5124D"/>
    <w:rsid w:val="00E513A4"/>
    <w:rsid w:val="00E529D6"/>
    <w:rsid w:val="00E53973"/>
    <w:rsid w:val="00E56546"/>
    <w:rsid w:val="00E56FE5"/>
    <w:rsid w:val="00E60AEE"/>
    <w:rsid w:val="00E60C2C"/>
    <w:rsid w:val="00E60FB1"/>
    <w:rsid w:val="00E61A77"/>
    <w:rsid w:val="00E61EEE"/>
    <w:rsid w:val="00E6245C"/>
    <w:rsid w:val="00E638B2"/>
    <w:rsid w:val="00E646F6"/>
    <w:rsid w:val="00E6540B"/>
    <w:rsid w:val="00E66573"/>
    <w:rsid w:val="00E668D3"/>
    <w:rsid w:val="00E675AE"/>
    <w:rsid w:val="00E74386"/>
    <w:rsid w:val="00E751DF"/>
    <w:rsid w:val="00E76867"/>
    <w:rsid w:val="00E803F8"/>
    <w:rsid w:val="00E80FB1"/>
    <w:rsid w:val="00E8177D"/>
    <w:rsid w:val="00E81873"/>
    <w:rsid w:val="00E849AA"/>
    <w:rsid w:val="00E850DC"/>
    <w:rsid w:val="00E8546B"/>
    <w:rsid w:val="00E85B42"/>
    <w:rsid w:val="00E877EF"/>
    <w:rsid w:val="00E87980"/>
    <w:rsid w:val="00E90C94"/>
    <w:rsid w:val="00E90CB8"/>
    <w:rsid w:val="00E916CB"/>
    <w:rsid w:val="00E94BBB"/>
    <w:rsid w:val="00E95241"/>
    <w:rsid w:val="00EA0453"/>
    <w:rsid w:val="00EA06C5"/>
    <w:rsid w:val="00EA0DCD"/>
    <w:rsid w:val="00EA1344"/>
    <w:rsid w:val="00EA4D40"/>
    <w:rsid w:val="00EA513B"/>
    <w:rsid w:val="00EA5B83"/>
    <w:rsid w:val="00EA6D38"/>
    <w:rsid w:val="00EA71EB"/>
    <w:rsid w:val="00EB00C4"/>
    <w:rsid w:val="00EB2309"/>
    <w:rsid w:val="00EB233E"/>
    <w:rsid w:val="00EB2889"/>
    <w:rsid w:val="00EB368D"/>
    <w:rsid w:val="00EB3EF9"/>
    <w:rsid w:val="00EB4016"/>
    <w:rsid w:val="00EB44F5"/>
    <w:rsid w:val="00EB505C"/>
    <w:rsid w:val="00EB5885"/>
    <w:rsid w:val="00EB5BD5"/>
    <w:rsid w:val="00EB5DA5"/>
    <w:rsid w:val="00EB63BB"/>
    <w:rsid w:val="00EB7E12"/>
    <w:rsid w:val="00EC268B"/>
    <w:rsid w:val="00EC2A4C"/>
    <w:rsid w:val="00EC36DF"/>
    <w:rsid w:val="00EC3BB3"/>
    <w:rsid w:val="00EC3DDA"/>
    <w:rsid w:val="00EC4656"/>
    <w:rsid w:val="00EC4822"/>
    <w:rsid w:val="00EC492A"/>
    <w:rsid w:val="00EC5DC2"/>
    <w:rsid w:val="00EC763B"/>
    <w:rsid w:val="00EC7653"/>
    <w:rsid w:val="00EC77B7"/>
    <w:rsid w:val="00ED09C9"/>
    <w:rsid w:val="00ED1022"/>
    <w:rsid w:val="00ED2BC0"/>
    <w:rsid w:val="00ED31C2"/>
    <w:rsid w:val="00ED3969"/>
    <w:rsid w:val="00ED6F3D"/>
    <w:rsid w:val="00ED717B"/>
    <w:rsid w:val="00EE0A91"/>
    <w:rsid w:val="00EE1229"/>
    <w:rsid w:val="00EE248E"/>
    <w:rsid w:val="00EE2BC9"/>
    <w:rsid w:val="00EE30C8"/>
    <w:rsid w:val="00EE3240"/>
    <w:rsid w:val="00EE350B"/>
    <w:rsid w:val="00EE5F73"/>
    <w:rsid w:val="00EE6A70"/>
    <w:rsid w:val="00EE6B3E"/>
    <w:rsid w:val="00EF0056"/>
    <w:rsid w:val="00EF03F5"/>
    <w:rsid w:val="00EF3FC8"/>
    <w:rsid w:val="00EF41EC"/>
    <w:rsid w:val="00EF4782"/>
    <w:rsid w:val="00EF5DC5"/>
    <w:rsid w:val="00EF5DC9"/>
    <w:rsid w:val="00F011B7"/>
    <w:rsid w:val="00F02785"/>
    <w:rsid w:val="00F038F3"/>
    <w:rsid w:val="00F042D7"/>
    <w:rsid w:val="00F060E0"/>
    <w:rsid w:val="00F0612C"/>
    <w:rsid w:val="00F061E2"/>
    <w:rsid w:val="00F06DA5"/>
    <w:rsid w:val="00F101EC"/>
    <w:rsid w:val="00F1035A"/>
    <w:rsid w:val="00F10784"/>
    <w:rsid w:val="00F122A9"/>
    <w:rsid w:val="00F128D6"/>
    <w:rsid w:val="00F12D4E"/>
    <w:rsid w:val="00F13187"/>
    <w:rsid w:val="00F13949"/>
    <w:rsid w:val="00F13D58"/>
    <w:rsid w:val="00F1523D"/>
    <w:rsid w:val="00F1652C"/>
    <w:rsid w:val="00F1662B"/>
    <w:rsid w:val="00F205E0"/>
    <w:rsid w:val="00F2060D"/>
    <w:rsid w:val="00F20FED"/>
    <w:rsid w:val="00F21180"/>
    <w:rsid w:val="00F22951"/>
    <w:rsid w:val="00F24254"/>
    <w:rsid w:val="00F24A88"/>
    <w:rsid w:val="00F25F18"/>
    <w:rsid w:val="00F26502"/>
    <w:rsid w:val="00F2651C"/>
    <w:rsid w:val="00F27597"/>
    <w:rsid w:val="00F31FB7"/>
    <w:rsid w:val="00F353B1"/>
    <w:rsid w:val="00F361E5"/>
    <w:rsid w:val="00F37320"/>
    <w:rsid w:val="00F37419"/>
    <w:rsid w:val="00F3787B"/>
    <w:rsid w:val="00F37E93"/>
    <w:rsid w:val="00F4139E"/>
    <w:rsid w:val="00F413B2"/>
    <w:rsid w:val="00F41821"/>
    <w:rsid w:val="00F43164"/>
    <w:rsid w:val="00F43825"/>
    <w:rsid w:val="00F4387F"/>
    <w:rsid w:val="00F442F3"/>
    <w:rsid w:val="00F446C0"/>
    <w:rsid w:val="00F45C06"/>
    <w:rsid w:val="00F5315B"/>
    <w:rsid w:val="00F550DA"/>
    <w:rsid w:val="00F569B8"/>
    <w:rsid w:val="00F56EA9"/>
    <w:rsid w:val="00F62049"/>
    <w:rsid w:val="00F62BD1"/>
    <w:rsid w:val="00F644F1"/>
    <w:rsid w:val="00F6675A"/>
    <w:rsid w:val="00F67012"/>
    <w:rsid w:val="00F6752A"/>
    <w:rsid w:val="00F7099A"/>
    <w:rsid w:val="00F719C6"/>
    <w:rsid w:val="00F71E89"/>
    <w:rsid w:val="00F71F82"/>
    <w:rsid w:val="00F753EE"/>
    <w:rsid w:val="00F76882"/>
    <w:rsid w:val="00F77315"/>
    <w:rsid w:val="00F800F6"/>
    <w:rsid w:val="00F801BE"/>
    <w:rsid w:val="00F8088B"/>
    <w:rsid w:val="00F8096A"/>
    <w:rsid w:val="00F81B2C"/>
    <w:rsid w:val="00F81E11"/>
    <w:rsid w:val="00F830D8"/>
    <w:rsid w:val="00F83398"/>
    <w:rsid w:val="00F83FB5"/>
    <w:rsid w:val="00F84832"/>
    <w:rsid w:val="00F86805"/>
    <w:rsid w:val="00F87051"/>
    <w:rsid w:val="00F874DA"/>
    <w:rsid w:val="00F87F79"/>
    <w:rsid w:val="00F90A94"/>
    <w:rsid w:val="00F90BA9"/>
    <w:rsid w:val="00F9190F"/>
    <w:rsid w:val="00F928DF"/>
    <w:rsid w:val="00F92D80"/>
    <w:rsid w:val="00F93834"/>
    <w:rsid w:val="00F93B2B"/>
    <w:rsid w:val="00F9449F"/>
    <w:rsid w:val="00F944E4"/>
    <w:rsid w:val="00F9488C"/>
    <w:rsid w:val="00F9625B"/>
    <w:rsid w:val="00FA2A22"/>
    <w:rsid w:val="00FA2C19"/>
    <w:rsid w:val="00FA2D11"/>
    <w:rsid w:val="00FA34EA"/>
    <w:rsid w:val="00FA46E9"/>
    <w:rsid w:val="00FA5184"/>
    <w:rsid w:val="00FA54D8"/>
    <w:rsid w:val="00FA5B8B"/>
    <w:rsid w:val="00FA6391"/>
    <w:rsid w:val="00FB1075"/>
    <w:rsid w:val="00FB1824"/>
    <w:rsid w:val="00FB3835"/>
    <w:rsid w:val="00FB3DED"/>
    <w:rsid w:val="00FB54E6"/>
    <w:rsid w:val="00FB6599"/>
    <w:rsid w:val="00FC0CBF"/>
    <w:rsid w:val="00FC1AE7"/>
    <w:rsid w:val="00FC1FC9"/>
    <w:rsid w:val="00FC2072"/>
    <w:rsid w:val="00FC210B"/>
    <w:rsid w:val="00FC237A"/>
    <w:rsid w:val="00FC2575"/>
    <w:rsid w:val="00FC33A4"/>
    <w:rsid w:val="00FC6665"/>
    <w:rsid w:val="00FC6AB1"/>
    <w:rsid w:val="00FC7617"/>
    <w:rsid w:val="00FD03B3"/>
    <w:rsid w:val="00FD0731"/>
    <w:rsid w:val="00FD19AD"/>
    <w:rsid w:val="00FD1F07"/>
    <w:rsid w:val="00FD23FE"/>
    <w:rsid w:val="00FD3115"/>
    <w:rsid w:val="00FD3674"/>
    <w:rsid w:val="00FD4AE6"/>
    <w:rsid w:val="00FD67AA"/>
    <w:rsid w:val="00FD689B"/>
    <w:rsid w:val="00FD75FD"/>
    <w:rsid w:val="00FE06A6"/>
    <w:rsid w:val="00FE11C6"/>
    <w:rsid w:val="00FE5468"/>
    <w:rsid w:val="00FE5C9E"/>
    <w:rsid w:val="00FF0967"/>
    <w:rsid w:val="00FF0A39"/>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E3EB324C-BC89-4893-A74E-376F78E1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21"/>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 w:type="paragraph" w:styleId="NoSpacing">
    <w:name w:val="No Spacing"/>
    <w:uiPriority w:val="1"/>
    <w:qFormat/>
    <w:rsid w:val="00E04EA4"/>
    <w:pPr>
      <w:ind w:left="425"/>
      <w:jc w:val="both"/>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79246604">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31307531">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264119118">
      <w:bodyDiv w:val="1"/>
      <w:marLeft w:val="0"/>
      <w:marRight w:val="0"/>
      <w:marTop w:val="0"/>
      <w:marBottom w:val="0"/>
      <w:divBdr>
        <w:top w:val="none" w:sz="0" w:space="0" w:color="auto"/>
        <w:left w:val="none" w:sz="0" w:space="0" w:color="auto"/>
        <w:bottom w:val="none" w:sz="0" w:space="0" w:color="auto"/>
        <w:right w:val="none" w:sz="0" w:space="0" w:color="auto"/>
      </w:divBdr>
    </w:div>
    <w:div w:id="278950450">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87146450">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575095457">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60743789">
      <w:bodyDiv w:val="1"/>
      <w:marLeft w:val="0"/>
      <w:marRight w:val="0"/>
      <w:marTop w:val="0"/>
      <w:marBottom w:val="0"/>
      <w:divBdr>
        <w:top w:val="none" w:sz="0" w:space="0" w:color="auto"/>
        <w:left w:val="none" w:sz="0" w:space="0" w:color="auto"/>
        <w:bottom w:val="none" w:sz="0" w:space="0" w:color="auto"/>
        <w:right w:val="none" w:sz="0" w:space="0" w:color="auto"/>
      </w:divBdr>
    </w:div>
    <w:div w:id="672804301">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12996726">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55783910">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5533632">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70412955">
      <w:bodyDiv w:val="1"/>
      <w:marLeft w:val="0"/>
      <w:marRight w:val="0"/>
      <w:marTop w:val="0"/>
      <w:marBottom w:val="0"/>
      <w:divBdr>
        <w:top w:val="none" w:sz="0" w:space="0" w:color="auto"/>
        <w:left w:val="none" w:sz="0" w:space="0" w:color="auto"/>
        <w:bottom w:val="none" w:sz="0" w:space="0" w:color="auto"/>
        <w:right w:val="none" w:sz="0" w:space="0" w:color="auto"/>
      </w:divBdr>
    </w:div>
    <w:div w:id="872380872">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1568989">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092821130">
      <w:bodyDiv w:val="1"/>
      <w:marLeft w:val="0"/>
      <w:marRight w:val="0"/>
      <w:marTop w:val="0"/>
      <w:marBottom w:val="0"/>
      <w:divBdr>
        <w:top w:val="none" w:sz="0" w:space="0" w:color="auto"/>
        <w:left w:val="none" w:sz="0" w:space="0" w:color="auto"/>
        <w:bottom w:val="none" w:sz="0" w:space="0" w:color="auto"/>
        <w:right w:val="none" w:sz="0" w:space="0" w:color="auto"/>
      </w:divBdr>
    </w:div>
    <w:div w:id="1097939888">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70221752">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71687570">
      <w:bodyDiv w:val="1"/>
      <w:marLeft w:val="0"/>
      <w:marRight w:val="0"/>
      <w:marTop w:val="0"/>
      <w:marBottom w:val="0"/>
      <w:divBdr>
        <w:top w:val="none" w:sz="0" w:space="0" w:color="auto"/>
        <w:left w:val="none" w:sz="0" w:space="0" w:color="auto"/>
        <w:bottom w:val="none" w:sz="0" w:space="0" w:color="auto"/>
        <w:right w:val="none" w:sz="0" w:space="0" w:color="auto"/>
      </w:divBdr>
    </w:div>
    <w:div w:id="1379085443">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5125960">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47697155">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1437314">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08058368">
      <w:bodyDiv w:val="1"/>
      <w:marLeft w:val="0"/>
      <w:marRight w:val="0"/>
      <w:marTop w:val="0"/>
      <w:marBottom w:val="0"/>
      <w:divBdr>
        <w:top w:val="none" w:sz="0" w:space="0" w:color="auto"/>
        <w:left w:val="none" w:sz="0" w:space="0" w:color="auto"/>
        <w:bottom w:val="none" w:sz="0" w:space="0" w:color="auto"/>
        <w:right w:val="none" w:sz="0" w:space="0" w:color="auto"/>
      </w:divBdr>
    </w:div>
    <w:div w:id="1527789924">
      <w:bodyDiv w:val="1"/>
      <w:marLeft w:val="0"/>
      <w:marRight w:val="0"/>
      <w:marTop w:val="0"/>
      <w:marBottom w:val="0"/>
      <w:divBdr>
        <w:top w:val="none" w:sz="0" w:space="0" w:color="auto"/>
        <w:left w:val="none" w:sz="0" w:space="0" w:color="auto"/>
        <w:bottom w:val="none" w:sz="0" w:space="0" w:color="auto"/>
        <w:right w:val="none" w:sz="0" w:space="0" w:color="auto"/>
      </w:divBdr>
    </w:div>
    <w:div w:id="1545289132">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18814850">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53046923">
      <w:bodyDiv w:val="1"/>
      <w:marLeft w:val="0"/>
      <w:marRight w:val="0"/>
      <w:marTop w:val="0"/>
      <w:marBottom w:val="0"/>
      <w:divBdr>
        <w:top w:val="none" w:sz="0" w:space="0" w:color="auto"/>
        <w:left w:val="none" w:sz="0" w:space="0" w:color="auto"/>
        <w:bottom w:val="none" w:sz="0" w:space="0" w:color="auto"/>
        <w:right w:val="none" w:sz="0" w:space="0" w:color="auto"/>
      </w:divBdr>
    </w:div>
    <w:div w:id="1760715635">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22456125">
      <w:bodyDiv w:val="1"/>
      <w:marLeft w:val="0"/>
      <w:marRight w:val="0"/>
      <w:marTop w:val="0"/>
      <w:marBottom w:val="0"/>
      <w:divBdr>
        <w:top w:val="none" w:sz="0" w:space="0" w:color="auto"/>
        <w:left w:val="none" w:sz="0" w:space="0" w:color="auto"/>
        <w:bottom w:val="none" w:sz="0" w:space="0" w:color="auto"/>
        <w:right w:val="none" w:sz="0" w:space="0" w:color="auto"/>
      </w:divBdr>
    </w:div>
    <w:div w:id="1827668646">
      <w:bodyDiv w:val="1"/>
      <w:marLeft w:val="0"/>
      <w:marRight w:val="0"/>
      <w:marTop w:val="0"/>
      <w:marBottom w:val="0"/>
      <w:divBdr>
        <w:top w:val="none" w:sz="0" w:space="0" w:color="auto"/>
        <w:left w:val="none" w:sz="0" w:space="0" w:color="auto"/>
        <w:bottom w:val="none" w:sz="0" w:space="0" w:color="auto"/>
        <w:right w:val="none" w:sz="0" w:space="0" w:color="auto"/>
      </w:divBdr>
    </w:div>
    <w:div w:id="1842624583">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896428217">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66964253">
      <w:bodyDiv w:val="1"/>
      <w:marLeft w:val="0"/>
      <w:marRight w:val="0"/>
      <w:marTop w:val="0"/>
      <w:marBottom w:val="0"/>
      <w:divBdr>
        <w:top w:val="none" w:sz="0" w:space="0" w:color="auto"/>
        <w:left w:val="none" w:sz="0" w:space="0" w:color="auto"/>
        <w:bottom w:val="none" w:sz="0" w:space="0" w:color="auto"/>
        <w:right w:val="none" w:sz="0" w:space="0" w:color="auto"/>
      </w:divBdr>
    </w:div>
    <w:div w:id="1987397826">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48482111">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83915208">
      <w:bodyDiv w:val="1"/>
      <w:marLeft w:val="0"/>
      <w:marRight w:val="0"/>
      <w:marTop w:val="0"/>
      <w:marBottom w:val="0"/>
      <w:divBdr>
        <w:top w:val="none" w:sz="0" w:space="0" w:color="auto"/>
        <w:left w:val="none" w:sz="0" w:space="0" w:color="auto"/>
        <w:bottom w:val="none" w:sz="0" w:space="0" w:color="auto"/>
        <w:right w:val="none" w:sz="0" w:space="0" w:color="auto"/>
      </w:divBdr>
    </w:div>
    <w:div w:id="2092196319">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7895872-C08B-4701-9072-C72C2DA01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522</Words>
  <Characters>2977</Characters>
  <Application>Microsoft Office Word</Application>
  <DocSecurity>0</DocSecurity>
  <Lines>24</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Ngọc Ánh Trương</cp:lastModifiedBy>
  <cp:revision>34</cp:revision>
  <cp:lastPrinted>2026-09-28T11:07:00Z</cp:lastPrinted>
  <dcterms:created xsi:type="dcterms:W3CDTF">2026-09-28T10:09:00Z</dcterms:created>
  <dcterms:modified xsi:type="dcterms:W3CDTF">2026-10-09T02:04:00Z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