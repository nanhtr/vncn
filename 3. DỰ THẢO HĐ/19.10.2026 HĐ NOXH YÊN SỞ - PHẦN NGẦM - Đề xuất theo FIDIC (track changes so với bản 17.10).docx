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6.xml" ContentType="application/vnd.openxmlformats-officedocument.wordprocessingml.footer+xml"/>
  <Override PartName="/word/theme/theme1.xml" ContentType="application/vnd.openxmlformats-officedocument.theme+xml"/>
  <Override PartName="/word/footer5.xml" ContentType="application/vnd.openxmlformats-officedocument.wordprocessingml.footer+xml"/>
  <Override PartName="/word/footer4.xml" ContentType="application/vnd.openxmlformats-officedocument.wordprocessingml.footer+xml"/>
  <Override PartName="/word/settings.xml" ContentType="application/vnd.openxmlformats-officedocument.wordprocessingml.settings+xml"/>
  <Override PartName="/word/footer3.xml" ContentType="application/vnd.openxmlformats-officedocument.wordprocessingml.footer+xml"/>
  <Override PartName="/word/footer2.xml" ContentType="application/vnd.openxmlformats-officedocument.wordprocessingml.footer+xml"/>
  <Override PartName="/word/_rels/document.xml.rels" ContentType="application/vnd.openxmlformats-package.relationships+xml"/>
  <Override PartName="/word/comments.xml" ContentType="application/vnd.openxmlformats-officedocument.wordprocessingml.comments+xml"/>
  <Override PartName="/word/footer1.xml" ContentType="application/vnd.openxmlformats-officedocument.wordprocessingml.footer+xml"/>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120"/>
        <w:jc w:val="center"/>
        <w:rPr>
          <w:rFonts w:ascii="Times New Roman" w:hAnsi="Times New Roman"/>
          <w:b/>
          <w:sz w:val="26"/>
          <w:szCs w:val="26"/>
          <w:lang w:val="pt-BR"/>
        </w:rPr>
      </w:pPr>
      <w:r>
        <w:rPr>
          <w:rFonts w:ascii="Times New Roman" w:hAnsi="Times New Roman"/>
          <w:b/>
          <w:sz w:val="26"/>
          <w:szCs w:val="26"/>
          <w:lang w:val="pt-BR"/>
        </w:rPr>
        <w:t>CỘNG HÒA XÃ HỘI CHỦ NGHĨA VIỆT NAM</w:t>
      </w:r>
    </w:p>
    <w:p>
      <w:pPr>
        <w:pStyle w:val="Normal"/>
        <w:spacing w:lineRule="auto" w:line="276" w:before="0" w:after="120"/>
        <w:jc w:val="center"/>
        <w:rPr>
          <w:rFonts w:ascii="Times New Roman" w:hAnsi="Times New Roman"/>
          <w:b/>
          <w:sz w:val="26"/>
          <w:szCs w:val="26"/>
          <w:lang w:val="pt-BR"/>
        </w:rPr>
      </w:pPr>
      <w:r>
        <mc:AlternateContent>
          <mc:Choice Requires="wps">
            <w:drawing>
              <wp:anchor behindDoc="0" distT="5080" distB="5080" distL="5080" distR="5080" simplePos="0" locked="0" layoutInCell="0" allowOverlap="1" relativeHeight="3" wp14:anchorId="322ECFD4">
                <wp:simplePos x="0" y="0"/>
                <wp:positionH relativeFrom="margin">
                  <wp:align>center</wp:align>
                </wp:positionH>
                <wp:positionV relativeFrom="paragraph">
                  <wp:posOffset>194310</wp:posOffset>
                </wp:positionV>
                <wp:extent cx="1955800" cy="635"/>
                <wp:effectExtent l="5080" t="5080" r="5080" b="5080"/>
                <wp:wrapNone/>
                <wp:docPr id="1" name="Line 4"/>
                <a:graphic xmlns:a="http://schemas.openxmlformats.org/drawingml/2006/main">
                  <a:graphicData uri="http://schemas.microsoft.com/office/word/2010/wordprocessingShape">
                    <wps:wsp>
                      <wps:cNvSpPr/>
                      <wps:spPr>
                        <a:xfrm>
                          <a:off x="0" y="0"/>
                          <a:ext cx="1955880" cy="720"/>
                        </a:xfrm>
                        <a:prstGeom prst="line">
                          <a:avLst/>
                        </a:prstGeom>
                        <a:ln w="9525">
                          <a:solidFill>
                            <a:srgbClr val="000000"/>
                          </a:solidFill>
                          <a:round/>
                        </a:ln>
                      </wps:spPr>
                      <wps:style>
                        <a:lnRef idx="0"/>
                        <a:fillRef idx="0"/>
                        <a:effectRef idx="0"/>
                        <a:fontRef idx="minor"/>
                      </wps:style>
                      <wps:bodyPr/>
                    </wps:wsp>
                  </a:graphicData>
                </a:graphic>
              </wp:anchor>
            </w:drawing>
          </mc:Choice>
          <mc:Fallback>
            <w:pict>
              <v:line id="shape_0" from="153.3pt,15.3pt" to="307.25pt,15.3pt" ID="Line 4" stroked="t" o:allowincell="f" style="position:absolute;mso-position-horizontal:center;mso-position-horizontal-relative:margin" wp14:anchorId="322ECFD4">
                <v:stroke color="black" weight="9360" joinstyle="round" endcap="flat"/>
                <v:fill o:detectmouseclick="t" on="false"/>
                <w10:wrap type="none"/>
              </v:line>
            </w:pict>
          </mc:Fallback>
        </mc:AlternateContent>
      </w:r>
      <w:r>
        <w:rPr>
          <w:rFonts w:ascii="Times New Roman" w:hAnsi="Times New Roman"/>
          <w:b/>
          <w:sz w:val="26"/>
          <w:szCs w:val="26"/>
          <w:lang w:val="pt-BR"/>
        </w:rPr>
        <w:t>Độc lập – Tự do – Hạnh phúc</w:t>
      </w:r>
    </w:p>
    <w:p>
      <w:pPr>
        <w:pStyle w:val="Normal"/>
        <w:spacing w:lineRule="auto" w:line="276" w:before="0" w:after="120"/>
        <w:jc w:val="right"/>
        <w:rPr>
          <w:rFonts w:ascii="Times New Roman" w:hAnsi="Times New Roman"/>
          <w:b/>
          <w:sz w:val="26"/>
          <w:szCs w:val="26"/>
          <w:lang w:val="pt-BR"/>
        </w:rPr>
      </w:pPr>
      <w:r>
        <w:rPr>
          <w:rFonts w:ascii="Times New Roman" w:hAnsi="Times New Roman"/>
          <w:i/>
          <w:sz w:val="26"/>
          <w:szCs w:val="26"/>
          <w:lang w:val="pt-BR"/>
        </w:rPr>
        <w:t>Hà Nội, ngày .... tháng ... năm 2026</w:t>
      </w:r>
    </w:p>
    <w:p>
      <w:pPr>
        <w:pStyle w:val="Normal"/>
        <w:spacing w:lineRule="auto" w:line="276" w:before="0" w:after="120"/>
        <w:rPr>
          <w:rFonts w:ascii="Times New Roman" w:hAnsi="Times New Roman"/>
          <w:sz w:val="26"/>
          <w:szCs w:val="26"/>
          <w:u w:val="single"/>
          <w:lang w:val="pt-BR"/>
        </w:rPr>
      </w:pPr>
      <w:r>
        <w:rPr>
          <w:rFonts w:ascii="Times New Roman" w:hAnsi="Times New Roman"/>
          <w:sz w:val="26"/>
          <w:szCs w:val="26"/>
          <w:u w:val="single"/>
          <w:lang w:val="pt-BR"/>
        </w:rPr>
      </w:r>
    </w:p>
    <w:p>
      <w:pPr>
        <w:pStyle w:val="Normal"/>
        <w:spacing w:lineRule="auto" w:line="276" w:before="0" w:after="120"/>
        <w:rPr>
          <w:rFonts w:ascii="Times New Roman" w:hAnsi="Times New Roman"/>
          <w:sz w:val="26"/>
          <w:szCs w:val="26"/>
          <w:u w:val="single"/>
          <w:lang w:val="pt-BR"/>
        </w:rPr>
      </w:pPr>
      <w:r>
        <w:rPr>
          <w:rFonts w:ascii="Times New Roman" w:hAnsi="Times New Roman"/>
          <w:sz w:val="26"/>
          <w:szCs w:val="26"/>
          <w:u w:val="single"/>
          <w:lang w:val="pt-BR"/>
        </w:rPr>
      </w:r>
    </w:p>
    <w:p>
      <w:pPr>
        <w:pStyle w:val="Normal"/>
        <w:spacing w:lineRule="auto" w:line="276" w:before="0" w:after="120"/>
        <w:jc w:val="center"/>
        <w:rPr>
          <w:rFonts w:ascii="Times New Roman" w:hAnsi="Times New Roman"/>
          <w:b/>
          <w:sz w:val="30"/>
          <w:szCs w:val="30"/>
          <w:lang w:val="pt-BR"/>
        </w:rPr>
      </w:pPr>
      <w:r>
        <w:rPr>
          <w:rFonts w:ascii="Times New Roman" w:hAnsi="Times New Roman"/>
          <w:b/>
          <w:sz w:val="30"/>
          <w:szCs w:val="30"/>
          <w:lang w:val="pt-BR"/>
        </w:rPr>
        <w:t>HỢP ĐỒNG THI CÔNG XÂY DỰNG CÔNG TRÌNH</w:t>
      </w:r>
    </w:p>
    <w:p>
      <w:pPr>
        <w:pStyle w:val="Normal"/>
        <w:spacing w:lineRule="auto" w:line="276" w:before="0" w:after="120"/>
        <w:jc w:val="center"/>
        <w:rPr>
          <w:rFonts w:ascii="Times New Roman" w:hAnsi="Times New Roman"/>
          <w:i/>
          <w:i/>
          <w:sz w:val="26"/>
          <w:szCs w:val="26"/>
          <w:lang w:val="pt-BR"/>
        </w:rPr>
      </w:pPr>
      <w:r>
        <w:rPr>
          <w:rFonts w:ascii="Times New Roman" w:hAnsi="Times New Roman"/>
          <w:i/>
          <w:sz w:val="26"/>
          <w:szCs w:val="26"/>
          <w:highlight w:val="yellow"/>
          <w:lang w:val="pt-BR"/>
        </w:rPr>
        <w:t>Số:................  /2026-HĐXD/VNCNEC-PHC.</w:t>
      </w:r>
    </w:p>
    <w:p>
      <w:pPr>
        <w:pStyle w:val="Normal"/>
        <w:spacing w:lineRule="auto" w:line="276" w:before="0" w:after="120"/>
        <w:jc w:val="center"/>
        <w:rPr>
          <w:rFonts w:ascii="Times New Roman" w:hAnsi="Times New Roman"/>
          <w:i/>
          <w:i/>
          <w:sz w:val="26"/>
          <w:szCs w:val="26"/>
          <w:lang w:val="pt-BR"/>
        </w:rPr>
      </w:pPr>
      <w:r>
        <w:rPr>
          <w:rFonts w:ascii="Times New Roman" w:hAnsi="Times New Roman"/>
          <w:i/>
          <w:sz w:val="26"/>
          <w:szCs w:val="26"/>
          <w:lang w:val="pt-BR"/>
        </w:rPr>
      </w:r>
    </w:p>
    <w:p>
      <w:pPr>
        <w:pStyle w:val="Normal"/>
        <w:spacing w:lineRule="auto" w:line="276" w:before="0" w:after="120"/>
        <w:rPr>
          <w:rFonts w:ascii="Times New Roman" w:hAnsi="Times New Roman"/>
          <w:sz w:val="26"/>
          <w:szCs w:val="26"/>
          <w:lang w:val="pt-BR"/>
        </w:rPr>
      </w:pPr>
      <w:r>
        <w:rPr>
          <w:rFonts w:ascii="Times New Roman" w:hAnsi="Times New Roman"/>
          <w:sz w:val="26"/>
          <w:szCs w:val="26"/>
          <w:lang w:val="pt-BR"/>
        </w:rPr>
      </w:r>
    </w:p>
    <w:p>
      <w:pPr>
        <w:pStyle w:val="Style5"/>
        <w:spacing w:lineRule="auto" w:line="276" w:before="0" w:after="120"/>
        <w:jc w:val="both"/>
        <w:rPr>
          <w:sz w:val="26"/>
          <w:szCs w:val="26"/>
          <w:lang w:val="pt-BR"/>
        </w:rPr>
      </w:pPr>
      <w:r>
        <w:rPr>
          <w:sz w:val="26"/>
          <w:szCs w:val="26"/>
          <w:lang w:val="pt-BR"/>
        </w:rPr>
      </w:r>
    </w:p>
    <w:p>
      <w:pPr>
        <w:pStyle w:val="Normal"/>
        <w:tabs>
          <w:tab w:val="clear" w:pos="720"/>
          <w:tab w:val="left" w:pos="1843" w:leader="none"/>
        </w:tabs>
        <w:spacing w:lineRule="auto" w:line="276" w:before="0" w:after="120"/>
        <w:rPr>
          <w:rFonts w:ascii="Times New Roman" w:hAnsi="Times New Roman"/>
          <w:b/>
          <w:bCs/>
          <w:sz w:val="26"/>
          <w:szCs w:val="26"/>
          <w:lang w:val="pt-BR"/>
        </w:rPr>
      </w:pPr>
      <w:r>
        <w:rPr>
          <w:rFonts w:ascii="Times New Roman" w:hAnsi="Times New Roman"/>
          <w:b/>
          <w:bCs/>
          <w:sz w:val="26"/>
          <w:szCs w:val="26"/>
          <w:lang w:val="pt-BR"/>
        </w:rPr>
        <w:t>Gói thầu:  Thi công hệ cừ, văng chống, kết cấu phần ngầm và chống thấm phần ngầm cho khối nhà ở xã hội CT1.2 và CT2 (CT2.1, CT2.2, CT2.3)</w:t>
      </w:r>
    </w:p>
    <w:p>
      <w:pPr>
        <w:pStyle w:val="Normal"/>
        <w:tabs>
          <w:tab w:val="clear" w:pos="720"/>
          <w:tab w:val="left" w:pos="1843" w:leader="none"/>
        </w:tabs>
        <w:spacing w:lineRule="auto" w:line="276" w:before="0" w:after="120"/>
        <w:rPr>
          <w:rFonts w:ascii="Times New Roman" w:hAnsi="Times New Roman"/>
          <w:b/>
          <w:bCs/>
          <w:sz w:val="26"/>
          <w:szCs w:val="26"/>
          <w:lang w:val="vi-VN"/>
        </w:rPr>
      </w:pPr>
      <w:r>
        <w:rPr>
          <w:rFonts w:ascii="Times New Roman" w:hAnsi="Times New Roman"/>
          <w:b/>
          <w:bCs/>
          <w:sz w:val="26"/>
          <w:szCs w:val="26"/>
        </w:rPr>
        <w:t xml:space="preserve">Dự án: </w:t>
        <w:tab/>
        <w:tab/>
        <w:t>Xây</w:t>
      </w:r>
      <w:r>
        <w:rPr>
          <w:rFonts w:ascii="Times New Roman" w:hAnsi="Times New Roman"/>
          <w:b/>
          <w:bCs/>
          <w:sz w:val="26"/>
          <w:szCs w:val="26"/>
          <w:lang w:val="vi-VN"/>
        </w:rPr>
        <w:t xml:space="preserve"> dựng nhà ở cho lực lượng vũ trang Công an nhân dân</w:t>
      </w:r>
    </w:p>
    <w:p>
      <w:pPr>
        <w:pStyle w:val="Normal"/>
        <w:spacing w:lineRule="auto" w:line="276" w:before="0" w:after="120"/>
        <w:rPr>
          <w:rFonts w:ascii="Times New Roman" w:hAnsi="Times New Roman"/>
          <w:b/>
          <w:bCs/>
          <w:sz w:val="26"/>
          <w:szCs w:val="26"/>
          <w:lang w:val="pt-BR"/>
        </w:rPr>
      </w:pPr>
      <w:r>
        <w:rPr>
          <w:rFonts w:ascii="Times New Roman" w:hAnsi="Times New Roman"/>
          <w:b/>
          <w:bCs/>
          <w:sz w:val="26"/>
          <w:szCs w:val="26"/>
          <w:lang w:val="es-ES"/>
        </w:rPr>
        <w:t>Địa điểm:</w:t>
        <w:tab/>
        <w:tab/>
        <w:t>Tại ô đất C3-ODK3 và C3-ODK4 thuộc phân khu đô thị H2-4, Phường Yên Sở, Thành phố Hà Nội</w:t>
      </w:r>
    </w:p>
    <w:p>
      <w:pPr>
        <w:pStyle w:val="Normal"/>
        <w:spacing w:lineRule="auto" w:line="276" w:before="0" w:after="120"/>
        <w:rPr>
          <w:rFonts w:ascii="Times New Roman" w:hAnsi="Times New Roman"/>
          <w:b/>
          <w:bCs/>
          <w:sz w:val="26"/>
          <w:szCs w:val="26"/>
          <w:lang w:val="es-ES"/>
        </w:rPr>
      </w:pPr>
      <w:r>
        <w:rPr>
          <w:rFonts w:ascii="Times New Roman" w:hAnsi="Times New Roman"/>
          <w:b/>
          <w:bCs/>
          <w:sz w:val="26"/>
          <w:szCs w:val="26"/>
          <w:lang w:val="es-ES"/>
        </w:rPr>
      </w:r>
    </w:p>
    <w:p>
      <w:pPr>
        <w:pStyle w:val="Normal"/>
        <w:spacing w:lineRule="auto" w:line="276" w:before="0" w:after="120"/>
        <w:jc w:val="center"/>
        <w:rPr>
          <w:rFonts w:ascii="Times New Roman" w:hAnsi="Times New Roman"/>
          <w:sz w:val="26"/>
          <w:szCs w:val="26"/>
          <w:lang w:val="pt-BR"/>
        </w:rPr>
      </w:pPr>
      <w:r>
        <w:rPr>
          <w:rFonts w:ascii="Times New Roman" w:hAnsi="Times New Roman"/>
          <w:sz w:val="26"/>
          <w:szCs w:val="26"/>
          <w:lang w:val="pt-BR"/>
        </w:rPr>
      </w:r>
    </w:p>
    <w:p>
      <w:pPr>
        <w:pStyle w:val="Normal"/>
        <w:spacing w:lineRule="auto" w:line="276" w:before="0" w:after="120"/>
        <w:jc w:val="center"/>
        <w:rPr>
          <w:rFonts w:ascii="Times New Roman" w:hAnsi="Times New Roman"/>
          <w:sz w:val="26"/>
          <w:szCs w:val="26"/>
          <w:lang w:val="pt-BR"/>
        </w:rPr>
      </w:pPr>
      <w:r>
        <w:rPr>
          <w:rFonts w:ascii="Times New Roman" w:hAnsi="Times New Roman"/>
          <w:sz w:val="26"/>
          <w:szCs w:val="26"/>
          <w:lang w:val="pt-BR"/>
        </w:rPr>
      </w:r>
    </w:p>
    <w:p>
      <w:pPr>
        <w:pStyle w:val="Normal"/>
        <w:spacing w:lineRule="auto" w:line="276" w:before="0" w:after="120"/>
        <w:jc w:val="center"/>
        <w:rPr>
          <w:rFonts w:ascii="Times New Roman" w:hAnsi="Times New Roman"/>
          <w:sz w:val="26"/>
          <w:szCs w:val="26"/>
          <w:lang w:val="pt-BR"/>
        </w:rPr>
      </w:pPr>
      <w:r>
        <w:rPr>
          <w:rFonts w:ascii="Times New Roman" w:hAnsi="Times New Roman"/>
          <w:sz w:val="26"/>
          <w:szCs w:val="26"/>
          <w:lang w:val="pt-BR"/>
        </w:rPr>
        <w:t>GIỮA</w:t>
      </w:r>
    </w:p>
    <w:p>
      <w:pPr>
        <w:pStyle w:val="Normal"/>
        <w:spacing w:lineRule="auto" w:line="276" w:before="0" w:after="120"/>
        <w:rPr>
          <w:rFonts w:ascii="Times New Roman" w:hAnsi="Times New Roman"/>
          <w:sz w:val="26"/>
          <w:szCs w:val="26"/>
          <w:lang w:val="pt-BR"/>
        </w:rPr>
      </w:pPr>
      <w:r>
        <w:rPr>
          <w:rFonts w:ascii="Times New Roman" w:hAnsi="Times New Roman"/>
          <w:sz w:val="26"/>
          <w:szCs w:val="26"/>
          <w:lang w:val="pt-BR"/>
        </w:rPr>
      </w:r>
    </w:p>
    <w:p>
      <w:pPr>
        <w:pStyle w:val="Normal"/>
        <w:spacing w:lineRule="auto" w:line="276" w:before="0" w:after="120"/>
        <w:jc w:val="center"/>
        <w:rPr>
          <w:rFonts w:ascii="Times New Roman" w:hAnsi="Times New Roman"/>
          <w:sz w:val="26"/>
          <w:szCs w:val="26"/>
          <w:lang w:val="pt-BR"/>
        </w:rPr>
      </w:pPr>
      <w:r>
        <w:rPr>
          <w:rFonts w:ascii="Times New Roman" w:hAnsi="Times New Roman"/>
          <w:b/>
          <w:sz w:val="26"/>
          <w:szCs w:val="26"/>
          <w:lang w:val="pt-BR"/>
        </w:rPr>
        <w:t>CÔNG TY CỔ PHẦN ĐẦU TƯ XÂY DỰNG VÀ KỸ THUẬT VNCN E&amp;C</w:t>
      </w:r>
    </w:p>
    <w:p>
      <w:pPr>
        <w:pStyle w:val="Normal"/>
        <w:spacing w:lineRule="auto" w:line="276" w:before="0" w:after="120"/>
        <w:jc w:val="center"/>
        <w:rPr>
          <w:rFonts w:ascii="Times New Roman" w:hAnsi="Times New Roman"/>
          <w:sz w:val="26"/>
          <w:szCs w:val="26"/>
          <w:lang w:val="pt-BR"/>
        </w:rPr>
      </w:pPr>
      <w:r>
        <w:rPr>
          <w:rFonts w:ascii="Times New Roman" w:hAnsi="Times New Roman"/>
          <w:sz w:val="26"/>
          <w:szCs w:val="26"/>
          <w:lang w:val="pt-BR"/>
        </w:rPr>
      </w:r>
    </w:p>
    <w:p>
      <w:pPr>
        <w:pStyle w:val="Normal"/>
        <w:spacing w:lineRule="auto" w:line="276" w:before="0" w:after="120"/>
        <w:jc w:val="center"/>
        <w:rPr>
          <w:rFonts w:ascii="Times New Roman" w:hAnsi="Times New Roman"/>
          <w:sz w:val="26"/>
          <w:szCs w:val="26"/>
          <w:lang w:val="pt-BR"/>
        </w:rPr>
      </w:pPr>
      <w:r>
        <w:rPr>
          <w:rFonts w:ascii="Times New Roman" w:hAnsi="Times New Roman"/>
          <w:sz w:val="26"/>
          <w:szCs w:val="26"/>
          <w:lang w:val="pt-BR"/>
        </w:rPr>
        <w:t>VÀ</w:t>
      </w:r>
    </w:p>
    <w:p>
      <w:pPr>
        <w:pStyle w:val="Normal"/>
        <w:spacing w:lineRule="auto" w:line="276" w:before="0" w:after="120"/>
        <w:jc w:val="center"/>
        <w:rPr>
          <w:rFonts w:ascii="Times New Roman" w:hAnsi="Times New Roman"/>
          <w:sz w:val="26"/>
          <w:szCs w:val="26"/>
          <w:lang w:val="vi-VN"/>
        </w:rPr>
      </w:pPr>
      <w:r>
        <w:rPr>
          <w:rFonts w:ascii="Times New Roman" w:hAnsi="Times New Roman"/>
          <w:b/>
          <w:sz w:val="26"/>
          <w:szCs w:val="26"/>
          <w:lang w:val="pt-BR"/>
        </w:rPr>
        <w:t xml:space="preserve">CÔNG TY </w:t>
      </w:r>
      <w:r>
        <w:rPr>
          <w:rFonts w:ascii="Times New Roman" w:hAnsi="Times New Roman"/>
          <w:b/>
          <w:sz w:val="26"/>
          <w:szCs w:val="26"/>
          <w:lang w:val="vi-VN"/>
        </w:rPr>
        <w:t>CỔ PHẦN XÂY DỰNG PHỤC HƯNG HOLDINGS</w:t>
      </w:r>
    </w:p>
    <w:p>
      <w:pPr>
        <w:pStyle w:val="Normal"/>
        <w:spacing w:lineRule="auto" w:line="276" w:before="0" w:after="120"/>
        <w:jc w:val="center"/>
        <w:rPr>
          <w:rFonts w:ascii="Times New Roman" w:hAnsi="Times New Roman"/>
          <w:sz w:val="26"/>
          <w:szCs w:val="26"/>
          <w:lang w:val="es-ES"/>
        </w:rPr>
      </w:pPr>
      <w:r>
        <w:rPr>
          <w:rFonts w:ascii="Times New Roman" w:hAnsi="Times New Roman"/>
          <w:sz w:val="26"/>
          <w:szCs w:val="26"/>
          <w:lang w:val="es-ES"/>
        </w:rPr>
      </w:r>
    </w:p>
    <w:p>
      <w:pPr>
        <w:pStyle w:val="Normal"/>
        <w:spacing w:lineRule="auto" w:line="276" w:before="0" w:after="120"/>
        <w:jc w:val="center"/>
        <w:rPr>
          <w:rFonts w:ascii="Times New Roman" w:hAnsi="Times New Roman"/>
          <w:sz w:val="26"/>
          <w:szCs w:val="26"/>
          <w:lang w:val="es-ES"/>
        </w:rPr>
      </w:pPr>
      <w:r>
        <w:rPr>
          <w:rFonts w:ascii="Times New Roman" w:hAnsi="Times New Roman"/>
          <w:sz w:val="26"/>
          <w:szCs w:val="26"/>
          <w:lang w:val="es-ES"/>
        </w:rPr>
      </w:r>
    </w:p>
    <w:p>
      <w:pPr>
        <w:pStyle w:val="Normal"/>
        <w:spacing w:lineRule="auto" w:line="276" w:before="0" w:after="120"/>
        <w:jc w:val="center"/>
        <w:rPr>
          <w:rFonts w:ascii="Times New Roman" w:hAnsi="Times New Roman"/>
          <w:sz w:val="26"/>
          <w:szCs w:val="26"/>
          <w:lang w:val="es-ES"/>
        </w:rPr>
      </w:pPr>
      <w:r>
        <w:rPr>
          <w:rFonts w:ascii="Times New Roman" w:hAnsi="Times New Roman"/>
          <w:sz w:val="26"/>
          <w:szCs w:val="26"/>
          <w:lang w:val="es-ES"/>
        </w:rPr>
      </w:r>
    </w:p>
    <w:p>
      <w:pPr>
        <w:pStyle w:val="Normal"/>
        <w:spacing w:lineRule="auto" w:line="276" w:before="0" w:after="120"/>
        <w:jc w:val="center"/>
        <w:rPr>
          <w:rFonts w:ascii="Times New Roman" w:hAnsi="Times New Roman"/>
          <w:sz w:val="26"/>
          <w:szCs w:val="26"/>
          <w:lang w:val="es-ES"/>
        </w:rPr>
      </w:pPr>
      <w:r>
        <w:rPr>
          <w:rFonts w:ascii="Times New Roman" w:hAnsi="Times New Roman"/>
          <w:sz w:val="26"/>
          <w:szCs w:val="26"/>
          <w:lang w:val="es-ES"/>
        </w:rPr>
      </w:r>
    </w:p>
    <w:p>
      <w:pPr>
        <w:pStyle w:val="Normal"/>
        <w:spacing w:lineRule="auto" w:line="276" w:before="0" w:after="120"/>
        <w:jc w:val="center"/>
        <w:rPr>
          <w:rFonts w:ascii="Times New Roman" w:hAnsi="Times New Roman"/>
          <w:sz w:val="26"/>
          <w:szCs w:val="26"/>
          <w:lang w:val="es-ES"/>
        </w:rPr>
      </w:pPr>
      <w:r>
        <w:rPr>
          <w:rFonts w:ascii="Times New Roman" w:hAnsi="Times New Roman"/>
          <w:sz w:val="26"/>
          <w:szCs w:val="26"/>
          <w:lang w:val="es-ES"/>
        </w:rPr>
      </w:r>
    </w:p>
    <w:p>
      <w:pPr>
        <w:pStyle w:val="Normal"/>
        <w:spacing w:lineRule="auto" w:line="276" w:before="0" w:after="120"/>
        <w:jc w:val="center"/>
        <w:rPr>
          <w:rFonts w:ascii="Times New Roman" w:hAnsi="Times New Roman"/>
          <w:sz w:val="26"/>
          <w:szCs w:val="26"/>
          <w:lang w:val="es-ES"/>
        </w:rPr>
      </w:pPr>
      <w:r>
        <w:rPr>
          <w:rFonts w:ascii="Times New Roman" w:hAnsi="Times New Roman"/>
          <w:sz w:val="26"/>
          <w:szCs w:val="26"/>
          <w:lang w:val="es-ES"/>
        </w:rPr>
      </w:r>
    </w:p>
    <w:p>
      <w:pPr>
        <w:pStyle w:val="Normal"/>
        <w:spacing w:lineRule="auto" w:line="276" w:before="0" w:after="120"/>
        <w:jc w:val="center"/>
        <w:rPr>
          <w:rFonts w:ascii="Times New Roman" w:hAnsi="Times New Roman"/>
          <w:sz w:val="26"/>
          <w:szCs w:val="26"/>
          <w:lang w:val="es-ES"/>
        </w:rPr>
      </w:pPr>
      <w:r>
        <w:rPr>
          <w:rFonts w:ascii="Times New Roman" w:hAnsi="Times New Roman"/>
          <w:sz w:val="26"/>
          <w:szCs w:val="26"/>
          <w:lang w:val="es-ES"/>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sz w:val="26"/>
          <w:szCs w:val="26"/>
          <w:lang w:val="pt-BR"/>
        </w:rPr>
      </w:pPr>
      <w:r>
        <w:rPr>
          <w:rFonts w:ascii="Times New Roman" w:hAnsi="Times New Roman"/>
          <w:b/>
          <w:bCs/>
          <w:sz w:val="26"/>
          <w:szCs w:val="26"/>
        </w:rPr>
        <w:t>CỘNG HOÀ XÃ HỘI CHỦ NGHĨA VIỆT NAM</w:t>
      </w:r>
    </w:p>
    <w:p>
      <w:pPr>
        <w:pStyle w:val="Normal"/>
        <w:widowControl w:val="false"/>
        <w:spacing w:lineRule="auto" w:line="276" w:before="0" w:after="120"/>
        <w:jc w:val="center"/>
        <w:rPr>
          <w:rFonts w:ascii="Times New Roman" w:hAnsi="Times New Roman"/>
          <w:b/>
          <w:sz w:val="26"/>
          <w:szCs w:val="26"/>
        </w:rPr>
      </w:pPr>
      <w:r>
        <mc:AlternateContent>
          <mc:Choice Requires="wps">
            <w:drawing>
              <wp:anchor behindDoc="0" distT="5715" distB="5080" distL="5080" distR="5715" simplePos="0" locked="0" layoutInCell="0" allowOverlap="1" relativeHeight="2" wp14:anchorId="472E5CBD">
                <wp:simplePos x="0" y="0"/>
                <wp:positionH relativeFrom="margin">
                  <wp:align>center</wp:align>
                </wp:positionH>
                <wp:positionV relativeFrom="paragraph">
                  <wp:posOffset>199390</wp:posOffset>
                </wp:positionV>
                <wp:extent cx="2160270" cy="635"/>
                <wp:effectExtent l="5080" t="5715" r="5715" b="5080"/>
                <wp:wrapNone/>
                <wp:docPr id="2" name="Straight Arrow Connector 1"/>
                <a:graphic xmlns:a="http://schemas.openxmlformats.org/drawingml/2006/main">
                  <a:graphicData uri="http://schemas.microsoft.com/office/word/2010/wordprocessingShape">
                    <wps:wsp>
                      <wps:cNvSpPr/>
                      <wps:spPr>
                        <a:xfrm>
                          <a:off x="0" y="0"/>
                          <a:ext cx="2160360" cy="720"/>
                        </a:xfrm>
                        <a:prstGeom prst="straightConnector1">
                          <a:avLst/>
                        </a:prstGeom>
                        <a:noFill/>
                        <a:ln w="9525">
                          <a:solidFill>
                            <a:srgbClr val="000000"/>
                          </a:solidFill>
                          <a:round/>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ID="Straight Arrow Connector 1" path="m0,0l-2147483648,-2147483647e" stroked="t" o:allowincell="f" style="position:absolute;margin-left:145.25pt;margin-top:15.7pt;width:170.05pt;height:0pt;mso-wrap-style:none;v-text-anchor:middle;mso-position-horizontal:center;mso-position-horizontal-relative:margin" wp14:anchorId="472E5CBD" type="_x0000_t32">
                <v:fill o:detectmouseclick="t" on="false"/>
                <v:stroke color="black" weight="9360" joinstyle="round" endcap="flat"/>
                <w10:wrap type="none"/>
              </v:shape>
            </w:pict>
          </mc:Fallback>
        </mc:AlternateContent>
      </w:r>
      <w:r>
        <w:rPr>
          <w:rFonts w:ascii="Times New Roman" w:hAnsi="Times New Roman"/>
          <w:b/>
          <w:sz w:val="26"/>
          <w:szCs w:val="26"/>
        </w:rPr>
        <w:t xml:space="preserve">Độc lập </w:t>
      </w:r>
      <w:r>
        <w:rPr>
          <w:rFonts w:ascii="Times New Roman" w:hAnsi="Times New Roman"/>
          <w:sz w:val="26"/>
          <w:szCs w:val="26"/>
        </w:rPr>
        <w:t>-</w:t>
      </w:r>
      <w:r>
        <w:rPr>
          <w:rFonts w:ascii="Times New Roman" w:hAnsi="Times New Roman"/>
          <w:b/>
          <w:sz w:val="26"/>
          <w:szCs w:val="26"/>
        </w:rPr>
        <w:t xml:space="preserve"> Tự do </w:t>
      </w:r>
      <w:r>
        <w:rPr>
          <w:rFonts w:ascii="Times New Roman" w:hAnsi="Times New Roman"/>
          <w:sz w:val="26"/>
          <w:szCs w:val="26"/>
        </w:rPr>
        <w:t>-</w:t>
      </w:r>
      <w:r>
        <w:rPr>
          <w:rFonts w:ascii="Times New Roman" w:hAnsi="Times New Roman"/>
          <w:b/>
          <w:sz w:val="26"/>
          <w:szCs w:val="26"/>
        </w:rPr>
        <w:t xml:space="preserve"> Hạnh phúc</w:t>
      </w:r>
    </w:p>
    <w:p>
      <w:pPr>
        <w:pStyle w:val="Heading1"/>
        <w:spacing w:lineRule="auto" w:line="276" w:before="0" w:after="120"/>
        <w:rPr>
          <w:rFonts w:ascii="Times New Roman" w:hAnsi="Times New Roman"/>
          <w:sz w:val="30"/>
          <w:szCs w:val="30"/>
        </w:rPr>
      </w:pPr>
      <w:r>
        <w:rPr>
          <w:rFonts w:ascii="Times New Roman" w:hAnsi="Times New Roman"/>
          <w:sz w:val="30"/>
          <w:szCs w:val="30"/>
        </w:rPr>
      </w:r>
    </w:p>
    <w:p>
      <w:pPr>
        <w:pStyle w:val="Heading1"/>
        <w:spacing w:lineRule="auto" w:line="276" w:before="0" w:after="120"/>
        <w:rPr>
          <w:rFonts w:ascii="Times New Roman" w:hAnsi="Times New Roman"/>
          <w:sz w:val="30"/>
          <w:szCs w:val="30"/>
        </w:rPr>
      </w:pPr>
      <w:r>
        <w:rPr>
          <w:rFonts w:ascii="Times New Roman" w:hAnsi="Times New Roman"/>
          <w:sz w:val="30"/>
          <w:szCs w:val="30"/>
        </w:rPr>
        <w:t>HỢP ĐỒNG THI CÔNG XÂY DỰNG</w:t>
      </w:r>
    </w:p>
    <w:p>
      <w:pPr>
        <w:pStyle w:val="Normal"/>
        <w:widowControl w:val="false"/>
        <w:spacing w:lineRule="auto" w:line="276" w:before="0" w:after="120"/>
        <w:jc w:val="center"/>
        <w:rPr>
          <w:rFonts w:ascii="Times New Roman" w:hAnsi="Times New Roman"/>
          <w:b/>
          <w:sz w:val="26"/>
          <w:szCs w:val="26"/>
        </w:rPr>
      </w:pPr>
      <w:r>
        <w:rPr>
          <w:rFonts w:ascii="Times New Roman" w:hAnsi="Times New Roman"/>
          <w:b/>
          <w:sz w:val="26"/>
          <w:szCs w:val="26"/>
          <w:highlight w:val="yellow"/>
        </w:rPr>
        <w:t>Số:            /2026/HĐ/VNCNEC</w:t>
      </w:r>
      <w:r>
        <w:rPr>
          <w:rFonts w:ascii="Times New Roman" w:hAnsi="Times New Roman"/>
          <w:b/>
          <w:sz w:val="26"/>
          <w:szCs w:val="26"/>
          <w:highlight w:val="yellow"/>
          <w:lang w:val="vi-VN"/>
        </w:rPr>
        <w:t>-</w:t>
      </w:r>
      <w:r>
        <w:rPr>
          <w:rFonts w:ascii="Times New Roman" w:hAnsi="Times New Roman"/>
          <w:b/>
          <w:sz w:val="26"/>
          <w:szCs w:val="26"/>
        </w:rPr>
        <w:t>PHC</w:t>
      </w:r>
    </w:p>
    <w:p>
      <w:pPr>
        <w:pStyle w:val="Normal"/>
        <w:widowControl w:val="false"/>
        <w:spacing w:lineRule="auto" w:line="276" w:before="0" w:after="120"/>
        <w:rPr>
          <w:rFonts w:ascii="Times New Roman" w:hAnsi="Times New Roman"/>
          <w:b/>
          <w:sz w:val="26"/>
          <w:szCs w:val="26"/>
          <w:u w:val="single"/>
        </w:rPr>
      </w:pPr>
      <w:r>
        <w:rPr>
          <w:rFonts w:ascii="Times New Roman" w:hAnsi="Times New Roman"/>
          <w:b/>
          <w:sz w:val="26"/>
          <w:szCs w:val="26"/>
          <w:u w:val="single"/>
        </w:rPr>
      </w:r>
    </w:p>
    <w:p>
      <w:pPr>
        <w:pStyle w:val="Normal"/>
        <w:widowControl w:val="false"/>
        <w:spacing w:lineRule="auto" w:line="276" w:before="0" w:after="120"/>
        <w:rPr>
          <w:rFonts w:ascii="Times New Roman" w:hAnsi="Times New Roman"/>
          <w:b/>
          <w:sz w:val="26"/>
          <w:szCs w:val="26"/>
        </w:rPr>
      </w:pPr>
      <w:r>
        <w:rPr>
          <w:rFonts w:ascii="Times New Roman" w:hAnsi="Times New Roman"/>
          <w:b/>
          <w:sz w:val="26"/>
          <w:szCs w:val="26"/>
          <w:u w:val="single"/>
        </w:rPr>
        <w:t>Về việc:</w:t>
      </w:r>
      <w:r>
        <w:rPr>
          <w:rFonts w:ascii="Times New Roman" w:hAnsi="Times New Roman"/>
          <w:b/>
          <w:sz w:val="26"/>
          <w:szCs w:val="26"/>
        </w:rPr>
        <w:t xml:space="preserve"> Thi công hệ cừ, văng chống, kết cấu phần ngầm và chống thấm phần ngầm cho khối nhà ở xã hội CT1.2 và CT2 (CT2.1, CT2.2</w:t>
      </w:r>
      <w:r>
        <w:rPr>
          <w:rFonts w:ascii="Times New Roman" w:hAnsi="Times New Roman"/>
          <w:b/>
          <w:sz w:val="26"/>
          <w:szCs w:val="26"/>
          <w:lang w:val="vi-VN"/>
        </w:rPr>
        <w:t xml:space="preserve"> và</w:t>
      </w:r>
      <w:r>
        <w:rPr>
          <w:rFonts w:ascii="Times New Roman" w:hAnsi="Times New Roman"/>
          <w:b/>
          <w:sz w:val="26"/>
          <w:szCs w:val="26"/>
        </w:rPr>
        <w:t xml:space="preserve"> CT2.3)</w:t>
      </w:r>
    </w:p>
    <w:p>
      <w:pPr>
        <w:pStyle w:val="Normal"/>
        <w:spacing w:lineRule="auto" w:line="276" w:before="0" w:after="120"/>
        <w:jc w:val="both"/>
        <w:rPr>
          <w:rFonts w:ascii="Times New Roman" w:hAnsi="Times New Roman"/>
          <w:b/>
          <w:sz w:val="26"/>
          <w:szCs w:val="26"/>
          <w:lang w:val="nl-NL"/>
        </w:rPr>
      </w:pPr>
      <w:r>
        <w:rPr>
          <w:rFonts w:ascii="Times New Roman" w:hAnsi="Times New Roman"/>
          <w:b/>
          <w:sz w:val="26"/>
          <w:szCs w:val="26"/>
          <w:lang w:val="nl-NL"/>
        </w:rPr>
        <w:t>Dự án: Xây dựng nhà ở cho lực lượng vũ trang Công an nhân dân tại ô đất C3-ODK3 và C3-ODK4 thuộc phân khu đô thị H2-4, Phường Yên Sở, Thành phố Hà Nội.</w:t>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t>- Căn cứ Bộ luật Dân sự số 91/2015/QH13 ngày 24/11/2015 của Quốc hội nước Cộng hòa xã hội chủ nghĩa Việt Nam;</w:t>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t>- Căn cứ Luật Xây dựng số 135/2025/QH15 ngày 10/12/2025 của Quốc hội nước Cộng hòa xã hội chủ nghĩa Việt Nam;</w:t>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t>- Căn cứ Luật Thương mại số 36/2005/QH11 ngày 14/6/2005 và các văn bản sửa đổi, bổ sung;</w:t>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t>- Căn cứ Nghị định số 207/2026/NĐ-CP ngày 15/6/2026 của Chính phủ quy định chi tiết một số nội dung về quản lý chất lượng, thi công xây dựng và bảo trì công trình xây dựng;</w:t>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t>- Căn cứ Nghị định số 210/2026/NĐ-CP ngày 15/6/2026 của Chính phủ quy định chi tiết và hướng dẫn thi hành một số điều của Luật Xây dựng về hợp đồng xây dựng;</w:t>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t>- Căn cứ Thông báo giao thầu số 0608/CV/2025/IFT-TP ngày 06/08/2025 V/v thực hiện gói thầu “Tổng thầu thiết kế và thi công” Dự án Xây dựng nhà ở cho lực lượng vũ trang Công an nhân dân tại ô đất C3-ODK3 và C3-ODK4 thuộc phân khu đô thị H2- 4, P. Yên Sở, TP. Hà Nội.</w:t>
      </w:r>
    </w:p>
    <w:p>
      <w:pPr>
        <w:pStyle w:val="Normal"/>
        <w:spacing w:lineRule="auto" w:line="276" w:before="0" w:after="120"/>
        <w:contextualSpacing/>
        <w:jc w:val="both"/>
        <w:rPr>
          <w:rFonts w:ascii="Times New Roman" w:hAnsi="Times New Roman"/>
          <w:i/>
          <w:i/>
          <w:sz w:val="26"/>
          <w:szCs w:val="26"/>
        </w:rPr>
      </w:pPr>
      <w:r>
        <w:rPr>
          <w:rFonts w:ascii="Times New Roman" w:hAnsi="Times New Roman"/>
          <w:i/>
          <w:sz w:val="26"/>
          <w:szCs w:val="26"/>
          <w:lang w:val="nl-NL"/>
        </w:rPr>
        <w:t xml:space="preserve">- </w:t>
      </w:r>
      <w:r>
        <w:rPr>
          <w:rFonts w:ascii="Times New Roman" w:hAnsi="Times New Roman"/>
          <w:i/>
          <w:sz w:val="26"/>
          <w:szCs w:val="26"/>
        </w:rPr>
        <w:t>Căn cứ Thỏa thuận liên danh ngày 14/6/2026 giữa Công ty CP Đầu tư Xây dựng và Kỹ thuật VNCN E&amp;C và Công ty CP Xây dựng Hạ tầng và Thương mại Việt Hưng;</w:t>
      </w:r>
    </w:p>
    <w:p>
      <w:pPr>
        <w:pStyle w:val="Normal"/>
        <w:spacing w:lineRule="auto" w:line="276" w:before="0" w:after="120"/>
        <w:contextualSpacing/>
        <w:jc w:val="both"/>
        <w:rPr>
          <w:rFonts w:ascii="Times New Roman" w:hAnsi="Times New Roman"/>
          <w:i/>
          <w:i/>
          <w:sz w:val="26"/>
          <w:szCs w:val="26"/>
        </w:rPr>
      </w:pPr>
      <w:r>
        <w:rPr>
          <w:rFonts w:ascii="Times New Roman" w:hAnsi="Times New Roman"/>
          <w:i/>
          <w:sz w:val="26"/>
          <w:szCs w:val="26"/>
        </w:rPr>
        <w:t>- Căn cứ Hợp đồng tổng thầu thi công xây dựng số 01/2026/HĐTTXL/LDIFT-TP &amp; LD VNCNEC-VH ngày 16/7/2026 giữa Chủ đầu tư và Liên danh VNCN E&amp;C – Việt Hưng;</w:t>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t>- Căn cứ hồ sơ thiết kế, hồ sơ mời thầu (hoặc hồ sơ yêu cầu), hồ sơ dự thầu (hoặc hồ sơ đề xuất) và kết quả lựa chọn nhà thầu (nếu có);</w:t>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t>- Căn cứ nhu cầu của Bên A và năng lực của Bên B.</w:t>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t>Hôm nay, ngày        tháng       năm 2026 tại Công ty cổ phần Đầu tư xây dựng và kỹ thuật VNCN E&amp;C, chúng tôi gồm các bên dưới đây:</w:t>
      </w:r>
    </w:p>
    <w:tbl>
      <w:tblPr>
        <w:tblStyle w:val="TableGrid"/>
        <w:tblW w:w="949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49"/>
        <w:gridCol w:w="312"/>
        <w:gridCol w:w="2982"/>
        <w:gridCol w:w="631"/>
        <w:gridCol w:w="1108"/>
        <w:gridCol w:w="2810"/>
      </w:tblGrid>
      <w:tr>
        <w:trPr/>
        <w:tc>
          <w:tcPr>
            <w:tcW w:w="1649" w:type="dxa"/>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b/>
                <w:bCs/>
                <w:sz w:val="26"/>
                <w:szCs w:val="26"/>
                <w:highlight w:val="yellow"/>
              </w:rPr>
            </w:pPr>
            <w:r>
              <w:rPr>
                <w:rFonts w:ascii="Times New Roman" w:hAnsi="Times New Roman"/>
                <w:b/>
                <w:bCs/>
                <w:kern w:val="0"/>
                <w:sz w:val="26"/>
                <w:szCs w:val="26"/>
                <w:lang w:val="en-US" w:eastAsia="en-US" w:bidi="ar-SA"/>
              </w:rPr>
              <w:t>BÊN A</w:t>
            </w:r>
          </w:p>
        </w:tc>
        <w:tc>
          <w:tcPr>
            <w:tcW w:w="312"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Cs/>
                <w:sz w:val="26"/>
                <w:szCs w:val="26"/>
                <w:lang w:val="en-US"/>
              </w:rPr>
            </w:pPr>
            <w:r>
              <w:rPr>
                <w:rFonts w:ascii="Times New Roman" w:hAnsi="Times New Roman"/>
                <w:bCs/>
                <w:kern w:val="0"/>
                <w:sz w:val="26"/>
                <w:szCs w:val="26"/>
                <w:lang w:val="en-US" w:bidi="ar-SA"/>
              </w:rPr>
              <w:t>:</w:t>
            </w:r>
          </w:p>
        </w:tc>
        <w:tc>
          <w:tcPr>
            <w:tcW w:w="7531" w:type="dxa"/>
            <w:gridSpan w:val="4"/>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b/>
                <w:bCs/>
                <w:sz w:val="26"/>
                <w:szCs w:val="26"/>
                <w:lang w:val="vi-VN"/>
              </w:rPr>
            </w:pPr>
            <w:r>
              <w:rPr>
                <w:rFonts w:ascii="Times New Roman" w:hAnsi="Times New Roman"/>
                <w:b/>
                <w:bCs/>
                <w:kern w:val="0"/>
                <w:sz w:val="26"/>
                <w:szCs w:val="26"/>
                <w:lang w:val="vi-VN" w:eastAsia="en-US" w:bidi="ar-SA"/>
              </w:rPr>
              <w:t>CÔNG TY CP ĐẦU TƯ XÂY DỰNG VÀ KỸ THUẬT VNCN E&amp;C</w:t>
            </w:r>
          </w:p>
        </w:tc>
      </w:tr>
      <w:tr>
        <w:trPr/>
        <w:tc>
          <w:tcPr>
            <w:tcW w:w="1649" w:type="dxa"/>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sz w:val="26"/>
                <w:szCs w:val="26"/>
                <w:highlight w:val="yellow"/>
              </w:rPr>
            </w:pPr>
            <w:r>
              <w:rPr>
                <w:rFonts w:ascii="Times New Roman" w:hAnsi="Times New Roman"/>
                <w:kern w:val="0"/>
                <w:sz w:val="26"/>
                <w:szCs w:val="26"/>
                <w:lang w:val="en-US" w:eastAsia="en-US" w:bidi="ar-SA"/>
              </w:rPr>
              <w:t>Địa chỉ</w:t>
            </w:r>
          </w:p>
        </w:tc>
        <w:tc>
          <w:tcPr>
            <w:tcW w:w="312"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Cs/>
                <w:kern w:val="0"/>
                <w:sz w:val="26"/>
                <w:szCs w:val="26"/>
                <w:lang w:val="en-US" w:bidi="ar-SA"/>
              </w:rPr>
              <w:t>:</w:t>
            </w:r>
          </w:p>
        </w:tc>
        <w:tc>
          <w:tcPr>
            <w:tcW w:w="7531" w:type="dxa"/>
            <w:gridSpan w:val="4"/>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b/>
                <w:sz w:val="26"/>
                <w:szCs w:val="26"/>
              </w:rPr>
            </w:pPr>
            <w:r>
              <w:rPr>
                <w:rFonts w:ascii="Times New Roman" w:hAnsi="Times New Roman"/>
                <w:kern w:val="0"/>
                <w:sz w:val="26"/>
                <w:szCs w:val="26"/>
                <w:lang w:val="vi-VN" w:eastAsia="en-US" w:bidi="ar-SA"/>
              </w:rPr>
              <w:t>Tầng 18, tòa nhà Vinaconex, số 34 Láng Hạ, phường Láng, Hà Nội.</w:t>
            </w:r>
          </w:p>
        </w:tc>
      </w:tr>
      <w:tr>
        <w:trPr/>
        <w:tc>
          <w:tcPr>
            <w:tcW w:w="1649" w:type="dxa"/>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sz w:val="26"/>
                <w:szCs w:val="26"/>
                <w:highlight w:val="yellow"/>
              </w:rPr>
            </w:pPr>
            <w:r>
              <w:rPr>
                <w:rFonts w:ascii="Times New Roman" w:hAnsi="Times New Roman"/>
                <w:kern w:val="0"/>
                <w:sz w:val="26"/>
                <w:szCs w:val="26"/>
                <w:lang w:val="en-US" w:eastAsia="en-US" w:bidi="ar-SA"/>
              </w:rPr>
              <w:t>Điện thoại</w:t>
            </w:r>
          </w:p>
        </w:tc>
        <w:tc>
          <w:tcPr>
            <w:tcW w:w="312"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Cs/>
                <w:kern w:val="0"/>
                <w:sz w:val="26"/>
                <w:szCs w:val="26"/>
                <w:lang w:val="en-US" w:bidi="ar-SA"/>
              </w:rPr>
              <w:t>:</w:t>
            </w:r>
          </w:p>
        </w:tc>
        <w:tc>
          <w:tcPr>
            <w:tcW w:w="2982" w:type="dxa"/>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b/>
                <w:sz w:val="26"/>
                <w:szCs w:val="26"/>
              </w:rPr>
            </w:pPr>
            <w:r>
              <w:rPr>
                <w:rFonts w:ascii="Times New Roman" w:hAnsi="Times New Roman"/>
                <w:kern w:val="0"/>
                <w:sz w:val="26"/>
                <w:szCs w:val="26"/>
                <w:lang w:val="vi-VN" w:eastAsia="en-US" w:bidi="ar-SA"/>
              </w:rPr>
              <w:t>024 37765888</w:t>
            </w:r>
          </w:p>
        </w:tc>
        <w:tc>
          <w:tcPr>
            <w:tcW w:w="631"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
                <w:sz w:val="26"/>
                <w:szCs w:val="26"/>
              </w:rPr>
            </w:r>
          </w:p>
        </w:tc>
        <w:tc>
          <w:tcPr>
            <w:tcW w:w="3918" w:type="dxa"/>
            <w:gridSpan w:val="2"/>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kern w:val="0"/>
                <w:sz w:val="26"/>
                <w:szCs w:val="26"/>
                <w:lang w:val="vi-VN" w:bidi="ar-SA"/>
              </w:rPr>
              <w:t>Fax: 024 37765999</w:t>
            </w:r>
          </w:p>
        </w:tc>
      </w:tr>
      <w:tr>
        <w:trPr/>
        <w:tc>
          <w:tcPr>
            <w:tcW w:w="1649" w:type="dxa"/>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sz w:val="26"/>
                <w:szCs w:val="26"/>
              </w:rPr>
            </w:pPr>
            <w:r>
              <w:rPr>
                <w:rFonts w:ascii="Times New Roman" w:hAnsi="Times New Roman"/>
                <w:kern w:val="0"/>
                <w:sz w:val="26"/>
                <w:szCs w:val="26"/>
                <w:lang w:val="en-US" w:eastAsia="en-US" w:bidi="ar-SA"/>
              </w:rPr>
              <w:t>Mã số thuế</w:t>
            </w:r>
          </w:p>
        </w:tc>
        <w:tc>
          <w:tcPr>
            <w:tcW w:w="312"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Cs/>
                <w:sz w:val="26"/>
                <w:szCs w:val="26"/>
                <w:lang w:val="en-US"/>
              </w:rPr>
            </w:pPr>
            <w:r>
              <w:rPr>
                <w:rFonts w:ascii="Times New Roman" w:hAnsi="Times New Roman"/>
                <w:bCs/>
                <w:kern w:val="0"/>
                <w:sz w:val="26"/>
                <w:szCs w:val="26"/>
                <w:lang w:val="en-US" w:bidi="ar-SA"/>
              </w:rPr>
              <w:t>:</w:t>
            </w:r>
          </w:p>
        </w:tc>
        <w:tc>
          <w:tcPr>
            <w:tcW w:w="2982" w:type="dxa"/>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sz w:val="26"/>
                <w:szCs w:val="26"/>
                <w:lang w:val="vi-VN"/>
              </w:rPr>
            </w:pPr>
            <w:r>
              <w:rPr>
                <w:rFonts w:ascii="Times New Roman" w:hAnsi="Times New Roman"/>
                <w:kern w:val="0"/>
                <w:sz w:val="26"/>
                <w:szCs w:val="26"/>
                <w:lang w:val="vi-VN" w:eastAsia="en-US" w:bidi="ar-SA"/>
              </w:rPr>
              <w:t>0102261441</w:t>
            </w:r>
          </w:p>
        </w:tc>
        <w:tc>
          <w:tcPr>
            <w:tcW w:w="631"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
                <w:sz w:val="26"/>
                <w:szCs w:val="26"/>
              </w:rPr>
            </w:r>
          </w:p>
        </w:tc>
        <w:tc>
          <w:tcPr>
            <w:tcW w:w="1108"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
                <w:sz w:val="26"/>
                <w:szCs w:val="26"/>
              </w:rPr>
            </w:r>
          </w:p>
        </w:tc>
        <w:tc>
          <w:tcPr>
            <w:tcW w:w="2810"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
                <w:sz w:val="26"/>
                <w:szCs w:val="26"/>
              </w:rPr>
            </w:r>
          </w:p>
        </w:tc>
      </w:tr>
      <w:tr>
        <w:trPr/>
        <w:tc>
          <w:tcPr>
            <w:tcW w:w="1649" w:type="dxa"/>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sz w:val="26"/>
                <w:szCs w:val="26"/>
                <w:highlight w:val="yellow"/>
              </w:rPr>
            </w:pPr>
            <w:r>
              <w:rPr>
                <w:rFonts w:ascii="Times New Roman" w:hAnsi="Times New Roman"/>
                <w:kern w:val="0"/>
                <w:sz w:val="26"/>
                <w:szCs w:val="26"/>
                <w:lang w:val="en-US" w:eastAsia="en-US" w:bidi="ar-SA"/>
              </w:rPr>
              <w:t>Số tài khoản</w:t>
            </w:r>
          </w:p>
        </w:tc>
        <w:tc>
          <w:tcPr>
            <w:tcW w:w="312"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Cs/>
                <w:kern w:val="0"/>
                <w:sz w:val="26"/>
                <w:szCs w:val="26"/>
                <w:lang w:val="en-US" w:bidi="ar-SA"/>
              </w:rPr>
              <w:t>:</w:t>
            </w:r>
          </w:p>
        </w:tc>
        <w:tc>
          <w:tcPr>
            <w:tcW w:w="7531" w:type="dxa"/>
            <w:gridSpan w:val="4"/>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b/>
                <w:sz w:val="26"/>
                <w:szCs w:val="26"/>
              </w:rPr>
            </w:pPr>
            <w:r>
              <w:rPr>
                <w:rFonts w:ascii="Times New Roman" w:hAnsi="Times New Roman"/>
                <w:kern w:val="0"/>
                <w:sz w:val="26"/>
                <w:szCs w:val="26"/>
                <w:lang w:val="vi-VN" w:eastAsia="en-US" w:bidi="ar-SA"/>
              </w:rPr>
              <w:t>0491001572401 tại ngân hàng Vietcombank - C</w:t>
            </w:r>
            <w:r>
              <w:rPr>
                <w:rFonts w:ascii="Times New Roman" w:hAnsi="Times New Roman"/>
                <w:kern w:val="0"/>
                <w:sz w:val="26"/>
                <w:szCs w:val="26"/>
                <w:lang w:val="en-US" w:eastAsia="en-US" w:bidi="ar-SA"/>
              </w:rPr>
              <w:t>N</w:t>
            </w:r>
            <w:r>
              <w:rPr>
                <w:rFonts w:ascii="Times New Roman" w:hAnsi="Times New Roman"/>
                <w:kern w:val="0"/>
                <w:sz w:val="26"/>
                <w:szCs w:val="26"/>
                <w:lang w:val="vi-VN" w:eastAsia="en-US" w:bidi="ar-SA"/>
              </w:rPr>
              <w:t xml:space="preserve"> Thăng Long</w:t>
            </w:r>
          </w:p>
        </w:tc>
      </w:tr>
      <w:tr>
        <w:trPr/>
        <w:tc>
          <w:tcPr>
            <w:tcW w:w="1649" w:type="dxa"/>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sz w:val="26"/>
                <w:szCs w:val="26"/>
              </w:rPr>
            </w:pPr>
            <w:r>
              <w:rPr>
                <w:rFonts w:ascii="Times New Roman" w:hAnsi="Times New Roman"/>
                <w:kern w:val="0"/>
                <w:sz w:val="26"/>
                <w:szCs w:val="26"/>
                <w:lang w:val="en-US" w:eastAsia="en-US" w:bidi="ar-SA"/>
              </w:rPr>
              <w:t>Đại diện</w:t>
            </w:r>
          </w:p>
        </w:tc>
        <w:tc>
          <w:tcPr>
            <w:tcW w:w="312"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Cs/>
                <w:kern w:val="0"/>
                <w:sz w:val="26"/>
                <w:szCs w:val="26"/>
                <w:lang w:val="en-US" w:bidi="ar-SA"/>
              </w:rPr>
              <w:t>:</w:t>
            </w:r>
          </w:p>
        </w:tc>
        <w:tc>
          <w:tcPr>
            <w:tcW w:w="7531" w:type="dxa"/>
            <w:gridSpan w:val="4"/>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kern w:val="0"/>
                <w:sz w:val="26"/>
                <w:szCs w:val="26"/>
                <w:lang w:val="vi-VN" w:bidi="ar-SA"/>
              </w:rPr>
              <w:t>Ông</w:t>
            </w:r>
            <w:r>
              <w:rPr>
                <w:rFonts w:ascii="Times New Roman" w:hAnsi="Times New Roman"/>
                <w:kern w:val="0"/>
                <w:sz w:val="26"/>
                <w:szCs w:val="26"/>
                <w:lang w:val="en-US" w:bidi="ar-SA"/>
              </w:rPr>
              <w:t xml:space="preserve"> </w:t>
            </w:r>
            <w:r>
              <w:rPr>
                <w:rFonts w:ascii="Times New Roman" w:hAnsi="Times New Roman"/>
                <w:b/>
                <w:bCs/>
                <w:kern w:val="0"/>
                <w:sz w:val="26"/>
                <w:szCs w:val="26"/>
                <w:lang w:val="vi-VN" w:bidi="ar-SA"/>
              </w:rPr>
              <w:t>Nguyễn Duy Quang</w:t>
            </w:r>
            <w:r>
              <w:rPr>
                <w:rFonts w:ascii="Times New Roman" w:hAnsi="Times New Roman"/>
                <w:kern w:val="0"/>
                <w:sz w:val="26"/>
                <w:szCs w:val="26"/>
                <w:lang w:val="vi-VN" w:bidi="ar-SA"/>
              </w:rPr>
              <w:t xml:space="preserve">          Chức vụ: </w:t>
            </w:r>
            <w:r>
              <w:rPr>
                <w:rFonts w:ascii="Times New Roman" w:hAnsi="Times New Roman"/>
                <w:b/>
                <w:bCs/>
                <w:kern w:val="0"/>
                <w:sz w:val="26"/>
                <w:szCs w:val="26"/>
                <w:lang w:bidi="ar-SA"/>
              </w:rPr>
              <w:t>Tổng Giám đốc</w:t>
            </w:r>
          </w:p>
        </w:tc>
      </w:tr>
    </w:tbl>
    <w:p>
      <w:pPr>
        <w:pStyle w:val="BodyText23"/>
        <w:widowControl w:val="false"/>
        <w:spacing w:lineRule="auto" w:line="276"/>
        <w:jc w:val="both"/>
        <w:rPr>
          <w:rFonts w:ascii="Times New Roman" w:hAnsi="Times New Roman"/>
          <w:b/>
          <w:sz w:val="26"/>
          <w:szCs w:val="26"/>
        </w:rPr>
      </w:pPr>
      <w:r>
        <w:rPr>
          <w:rFonts w:ascii="Times New Roman" w:hAnsi="Times New Roman"/>
          <w:b/>
          <w:sz w:val="26"/>
          <w:szCs w:val="26"/>
        </w:rPr>
      </w:r>
    </w:p>
    <w:tbl>
      <w:tblPr>
        <w:tblStyle w:val="TableGrid"/>
        <w:tblW w:w="927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13"/>
        <w:gridCol w:w="291"/>
        <w:gridCol w:w="3146"/>
        <w:gridCol w:w="439"/>
        <w:gridCol w:w="1511"/>
        <w:gridCol w:w="2269"/>
      </w:tblGrid>
      <w:tr>
        <w:trPr/>
        <w:tc>
          <w:tcPr>
            <w:tcW w:w="1613" w:type="dxa"/>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b/>
                <w:bCs/>
                <w:sz w:val="26"/>
                <w:szCs w:val="26"/>
                <w:highlight w:val="yellow"/>
              </w:rPr>
            </w:pPr>
            <w:r>
              <w:rPr>
                <w:rFonts w:ascii="Times New Roman" w:hAnsi="Times New Roman"/>
                <w:b/>
                <w:bCs/>
                <w:kern w:val="0"/>
                <w:sz w:val="26"/>
                <w:szCs w:val="26"/>
                <w:lang w:val="en-US" w:eastAsia="en-US" w:bidi="ar-SA"/>
              </w:rPr>
              <w:t>BÊN B</w:t>
            </w:r>
          </w:p>
        </w:tc>
        <w:tc>
          <w:tcPr>
            <w:tcW w:w="291"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Cs/>
                <w:sz w:val="26"/>
                <w:szCs w:val="26"/>
                <w:lang w:val="en-US"/>
              </w:rPr>
            </w:pPr>
            <w:r>
              <w:rPr>
                <w:rFonts w:ascii="Times New Roman" w:hAnsi="Times New Roman"/>
                <w:bCs/>
                <w:kern w:val="0"/>
                <w:sz w:val="26"/>
                <w:szCs w:val="26"/>
                <w:lang w:val="en-US" w:bidi="ar-SA"/>
              </w:rPr>
              <w:t>:</w:t>
            </w:r>
          </w:p>
        </w:tc>
        <w:tc>
          <w:tcPr>
            <w:tcW w:w="7365" w:type="dxa"/>
            <w:gridSpan w:val="4"/>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b/>
                <w:bCs/>
                <w:sz w:val="26"/>
                <w:szCs w:val="26"/>
                <w:lang w:val="vi-VN"/>
              </w:rPr>
            </w:pPr>
            <w:r>
              <w:rPr>
                <w:rFonts w:ascii="Times New Roman" w:hAnsi="Times New Roman"/>
                <w:b/>
                <w:bCs/>
                <w:kern w:val="0"/>
                <w:sz w:val="26"/>
                <w:szCs w:val="26"/>
                <w:highlight w:val="yellow"/>
                <w:lang w:val="vi-VN" w:eastAsia="en-US" w:bidi="ar-SA"/>
              </w:rPr>
              <w:t xml:space="preserve">CÔNG TY </w:t>
            </w:r>
            <w:r>
              <w:rPr>
                <w:rFonts w:ascii="Times New Roman" w:hAnsi="Times New Roman"/>
                <w:b/>
                <w:bCs/>
                <w:kern w:val="0"/>
                <w:sz w:val="26"/>
                <w:szCs w:val="26"/>
                <w:lang w:val="vi-VN" w:eastAsia="en-US" w:bidi="ar-SA"/>
              </w:rPr>
              <w:t>CỔ PHẦN XÂY DỰNG PHỤC HƯNG HOLDINGS</w:t>
            </w:r>
          </w:p>
        </w:tc>
      </w:tr>
      <w:tr>
        <w:trPr/>
        <w:tc>
          <w:tcPr>
            <w:tcW w:w="1613" w:type="dxa"/>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sz w:val="26"/>
                <w:szCs w:val="26"/>
                <w:highlight w:val="yellow"/>
              </w:rPr>
            </w:pPr>
            <w:r>
              <w:rPr>
                <w:rFonts w:ascii="Times New Roman" w:hAnsi="Times New Roman"/>
                <w:kern w:val="0"/>
                <w:sz w:val="26"/>
                <w:szCs w:val="26"/>
                <w:lang w:val="en-US" w:eastAsia="en-US" w:bidi="ar-SA"/>
              </w:rPr>
              <w:t>Địa chỉ</w:t>
            </w:r>
          </w:p>
        </w:tc>
        <w:tc>
          <w:tcPr>
            <w:tcW w:w="291"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Cs/>
                <w:kern w:val="0"/>
                <w:sz w:val="26"/>
                <w:szCs w:val="26"/>
                <w:lang w:val="en-US" w:bidi="ar-SA"/>
              </w:rPr>
              <w:t>:</w:t>
            </w:r>
          </w:p>
        </w:tc>
        <w:tc>
          <w:tcPr>
            <w:tcW w:w="7365" w:type="dxa"/>
            <w:gridSpan w:val="4"/>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kern w:val="0"/>
                <w:sz w:val="26"/>
                <w:szCs w:val="26"/>
                <w:lang w:val="vi-VN" w:bidi="ar-SA"/>
              </w:rPr>
              <w:t>Tầng 1, Tháp A, Tòa nhà CT2 (The Light), Đường Tố Hữu, Phường Đại Mỗ, Thành phố Hà Nội</w:t>
            </w:r>
          </w:p>
        </w:tc>
      </w:tr>
      <w:tr>
        <w:trPr/>
        <w:tc>
          <w:tcPr>
            <w:tcW w:w="1613" w:type="dxa"/>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sz w:val="26"/>
                <w:szCs w:val="26"/>
                <w:highlight w:val="yellow"/>
              </w:rPr>
            </w:pPr>
            <w:r>
              <w:rPr>
                <w:rFonts w:ascii="Times New Roman" w:hAnsi="Times New Roman"/>
                <w:kern w:val="0"/>
                <w:sz w:val="26"/>
                <w:szCs w:val="26"/>
                <w:lang w:val="en-US" w:eastAsia="en-US" w:bidi="ar-SA"/>
              </w:rPr>
              <w:t>Điện thoại</w:t>
            </w:r>
          </w:p>
        </w:tc>
        <w:tc>
          <w:tcPr>
            <w:tcW w:w="291"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Cs/>
                <w:kern w:val="0"/>
                <w:sz w:val="26"/>
                <w:szCs w:val="26"/>
                <w:lang w:val="en-US" w:bidi="ar-SA"/>
              </w:rPr>
              <w:t>:</w:t>
            </w:r>
          </w:p>
        </w:tc>
        <w:tc>
          <w:tcPr>
            <w:tcW w:w="7365" w:type="dxa"/>
            <w:gridSpan w:val="4"/>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
                <w:sz w:val="26"/>
                <w:szCs w:val="26"/>
              </w:rPr>
            </w:r>
          </w:p>
        </w:tc>
      </w:tr>
      <w:tr>
        <w:trPr/>
        <w:tc>
          <w:tcPr>
            <w:tcW w:w="1613" w:type="dxa"/>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sz w:val="26"/>
                <w:szCs w:val="26"/>
                <w:highlight w:val="yellow"/>
              </w:rPr>
            </w:pPr>
            <w:r>
              <w:rPr>
                <w:rFonts w:ascii="Times New Roman" w:hAnsi="Times New Roman"/>
                <w:kern w:val="0"/>
                <w:sz w:val="26"/>
                <w:szCs w:val="26"/>
                <w:lang w:val="en-US" w:eastAsia="en-US" w:bidi="ar-SA"/>
              </w:rPr>
              <w:t>Mã số thuế</w:t>
            </w:r>
          </w:p>
        </w:tc>
        <w:tc>
          <w:tcPr>
            <w:tcW w:w="291"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Cs/>
                <w:kern w:val="0"/>
                <w:sz w:val="26"/>
                <w:szCs w:val="26"/>
                <w:lang w:val="en-US" w:bidi="ar-SA"/>
              </w:rPr>
              <w:t>:</w:t>
            </w:r>
          </w:p>
        </w:tc>
        <w:tc>
          <w:tcPr>
            <w:tcW w:w="3146"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kern w:val="0"/>
                <w:sz w:val="26"/>
                <w:szCs w:val="26"/>
                <w:lang w:val="vi-VN" w:bidi="ar-SA"/>
              </w:rPr>
              <w:t>0101311315</w:t>
            </w:r>
          </w:p>
        </w:tc>
        <w:tc>
          <w:tcPr>
            <w:tcW w:w="439"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
                <w:sz w:val="26"/>
                <w:szCs w:val="26"/>
              </w:rPr>
            </w:r>
          </w:p>
        </w:tc>
        <w:tc>
          <w:tcPr>
            <w:tcW w:w="1511"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
                <w:sz w:val="26"/>
                <w:szCs w:val="26"/>
              </w:rPr>
            </w:r>
          </w:p>
        </w:tc>
        <w:tc>
          <w:tcPr>
            <w:tcW w:w="2269"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
                <w:sz w:val="26"/>
                <w:szCs w:val="26"/>
              </w:rPr>
            </w:r>
          </w:p>
        </w:tc>
      </w:tr>
      <w:tr>
        <w:trPr/>
        <w:tc>
          <w:tcPr>
            <w:tcW w:w="1613" w:type="dxa"/>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sz w:val="26"/>
                <w:szCs w:val="26"/>
                <w:highlight w:val="yellow"/>
              </w:rPr>
            </w:pPr>
            <w:r>
              <w:rPr>
                <w:rFonts w:ascii="Times New Roman" w:hAnsi="Times New Roman"/>
                <w:kern w:val="0"/>
                <w:sz w:val="26"/>
                <w:szCs w:val="26"/>
                <w:lang w:val="en-US" w:eastAsia="en-US" w:bidi="ar-SA"/>
              </w:rPr>
              <w:t>Số tài khoản</w:t>
            </w:r>
          </w:p>
        </w:tc>
        <w:tc>
          <w:tcPr>
            <w:tcW w:w="291"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Cs/>
                <w:kern w:val="0"/>
                <w:sz w:val="26"/>
                <w:szCs w:val="26"/>
                <w:lang w:val="en-US" w:bidi="ar-SA"/>
              </w:rPr>
              <w:t>:</w:t>
            </w:r>
          </w:p>
        </w:tc>
        <w:tc>
          <w:tcPr>
            <w:tcW w:w="7365" w:type="dxa"/>
            <w:gridSpan w:val="4"/>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kern w:val="0"/>
                <w:sz w:val="26"/>
                <w:szCs w:val="26"/>
                <w:lang w:val="vi-VN" w:bidi="ar-SA"/>
              </w:rPr>
              <w:t>125.00000.18 tại Ngân hàng TMCP Đ</w:t>
            </w:r>
            <w:r>
              <w:rPr>
                <w:rFonts w:ascii="Times New Roman" w:hAnsi="Times New Roman"/>
                <w:kern w:val="0"/>
                <w:sz w:val="26"/>
                <w:szCs w:val="26"/>
                <w:lang w:bidi="ar-SA"/>
              </w:rPr>
              <w:t>T</w:t>
            </w:r>
            <w:r>
              <w:rPr>
                <w:rFonts w:ascii="Times New Roman" w:hAnsi="Times New Roman"/>
                <w:kern w:val="0"/>
                <w:sz w:val="26"/>
                <w:szCs w:val="26"/>
                <w:lang w:val="vi-VN" w:bidi="ar-SA"/>
              </w:rPr>
              <w:t xml:space="preserve"> và </w:t>
            </w:r>
            <w:r>
              <w:rPr>
                <w:rFonts w:ascii="Times New Roman" w:hAnsi="Times New Roman"/>
                <w:kern w:val="0"/>
                <w:sz w:val="26"/>
                <w:szCs w:val="26"/>
                <w:lang w:bidi="ar-SA"/>
              </w:rPr>
              <w:t>PT</w:t>
            </w:r>
            <w:r>
              <w:rPr>
                <w:rFonts w:ascii="Times New Roman" w:hAnsi="Times New Roman"/>
                <w:kern w:val="0"/>
                <w:sz w:val="26"/>
                <w:szCs w:val="26"/>
                <w:lang w:val="vi-VN" w:bidi="ar-SA"/>
              </w:rPr>
              <w:t xml:space="preserve"> VN - CN Đông Đô</w:t>
            </w:r>
          </w:p>
        </w:tc>
      </w:tr>
      <w:tr>
        <w:trPr/>
        <w:tc>
          <w:tcPr>
            <w:tcW w:w="1613" w:type="dxa"/>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sz w:val="26"/>
                <w:szCs w:val="26"/>
              </w:rPr>
            </w:pPr>
            <w:r>
              <w:rPr>
                <w:rFonts w:ascii="Times New Roman" w:hAnsi="Times New Roman"/>
                <w:kern w:val="0"/>
                <w:sz w:val="26"/>
                <w:szCs w:val="26"/>
                <w:lang w:val="en-US" w:eastAsia="en-US" w:bidi="ar-SA"/>
              </w:rPr>
              <w:t>Đại diện</w:t>
            </w:r>
          </w:p>
        </w:tc>
        <w:tc>
          <w:tcPr>
            <w:tcW w:w="291"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Cs/>
                <w:kern w:val="0"/>
                <w:sz w:val="26"/>
                <w:szCs w:val="26"/>
                <w:lang w:val="en-US" w:bidi="ar-SA"/>
              </w:rPr>
              <w:t>:</w:t>
            </w:r>
          </w:p>
        </w:tc>
        <w:tc>
          <w:tcPr>
            <w:tcW w:w="7365" w:type="dxa"/>
            <w:gridSpan w:val="4"/>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kern w:val="0"/>
                <w:sz w:val="26"/>
                <w:szCs w:val="26"/>
                <w:highlight w:val="yellow"/>
                <w:lang w:val="vi-VN" w:bidi="ar-SA"/>
              </w:rPr>
              <w:t xml:space="preserve">Ông </w:t>
            </w:r>
            <w:r>
              <w:rPr>
                <w:rFonts w:ascii="Times New Roman" w:hAnsi="Times New Roman"/>
                <w:b/>
                <w:bCs/>
                <w:kern w:val="0"/>
                <w:sz w:val="26"/>
                <w:szCs w:val="26"/>
                <w:highlight w:val="yellow"/>
                <w:lang w:bidi="ar-SA"/>
              </w:rPr>
              <w:t>Đặng Trọng Đức</w:t>
            </w:r>
            <w:r>
              <w:rPr>
                <w:rFonts w:ascii="Times New Roman" w:hAnsi="Times New Roman"/>
                <w:b/>
                <w:bCs/>
                <w:kern w:val="0"/>
                <w:sz w:val="26"/>
                <w:szCs w:val="26"/>
                <w:lang w:val="en-US" w:bidi="ar-SA"/>
              </w:rPr>
              <w:t xml:space="preserve">                </w:t>
            </w:r>
            <w:r>
              <w:rPr>
                <w:rFonts w:ascii="Times New Roman" w:hAnsi="Times New Roman"/>
                <w:kern w:val="0"/>
                <w:sz w:val="26"/>
                <w:szCs w:val="26"/>
                <w:lang w:val="vi-VN" w:bidi="ar-SA"/>
              </w:rPr>
              <w:t xml:space="preserve">Chức vụ: </w:t>
            </w:r>
            <w:r>
              <w:rPr>
                <w:rFonts w:ascii="Times New Roman" w:hAnsi="Times New Roman"/>
                <w:b/>
                <w:bCs/>
                <w:kern w:val="0"/>
                <w:sz w:val="26"/>
                <w:szCs w:val="26"/>
                <w:lang w:bidi="ar-SA"/>
              </w:rPr>
              <w:t>Tổng Giám đốc</w:t>
            </w:r>
          </w:p>
        </w:tc>
      </w:tr>
    </w:tbl>
    <w:p>
      <w:pPr>
        <w:pStyle w:val="BodyText23"/>
        <w:widowControl w:val="false"/>
        <w:spacing w:lineRule="auto" w:line="276"/>
        <w:jc w:val="both"/>
        <w:rPr>
          <w:rFonts w:ascii="Times New Roman" w:hAnsi="Times New Roman"/>
          <w:b/>
          <w:sz w:val="26"/>
          <w:szCs w:val="26"/>
        </w:rPr>
      </w:pPr>
      <w:r>
        <w:rPr>
          <w:rFonts w:ascii="Times New Roman" w:hAnsi="Times New Roman"/>
          <w:b/>
          <w:sz w:val="26"/>
          <w:szCs w:val="26"/>
        </w:rPr>
      </w:r>
    </w:p>
    <w:p>
      <w:pPr>
        <w:pStyle w:val="BodyText23"/>
        <w:widowControl w:val="false"/>
        <w:spacing w:lineRule="auto" w:line="276"/>
        <w:jc w:val="both"/>
        <w:rPr>
          <w:rFonts w:ascii="Times New Roman" w:hAnsi="Times New Roman"/>
          <w:b/>
          <w:sz w:val="26"/>
          <w:szCs w:val="26"/>
        </w:rPr>
      </w:pPr>
      <w:r>
        <w:rPr>
          <w:rFonts w:ascii="Times New Roman" w:hAnsi="Times New Roman"/>
          <w:b/>
          <w:sz w:val="26"/>
          <w:szCs w:val="26"/>
        </w:rPr>
        <w:t xml:space="preserve">HAI BÊN THOẢ THUẬN </w:t>
      </w:r>
      <w:r>
        <w:rPr>
          <w:rFonts w:ascii="Times New Roman" w:hAnsi="Times New Roman"/>
          <w:b/>
          <w:sz w:val="26"/>
          <w:szCs w:val="26"/>
          <w:lang w:val="en-US"/>
        </w:rPr>
        <w:t>KÝ KẾT HỢP ĐỒNG VỚI</w:t>
      </w:r>
      <w:r>
        <w:rPr>
          <w:rFonts w:ascii="Times New Roman" w:hAnsi="Times New Roman"/>
          <w:b/>
          <w:sz w:val="26"/>
          <w:szCs w:val="26"/>
        </w:rPr>
        <w:t xml:space="preserve"> </w:t>
      </w:r>
      <w:r>
        <w:rPr>
          <w:rFonts w:ascii="Times New Roman" w:hAnsi="Times New Roman"/>
          <w:b/>
          <w:sz w:val="26"/>
          <w:szCs w:val="26"/>
          <w:lang w:val="en-US"/>
        </w:rPr>
        <w:t>N</w:t>
      </w:r>
      <w:r>
        <w:rPr>
          <w:rFonts w:ascii="Times New Roman" w:hAnsi="Times New Roman"/>
          <w:b/>
          <w:sz w:val="26"/>
          <w:szCs w:val="26"/>
        </w:rPr>
        <w:t>HỮNG ĐIỀU KHOẢN SAU:</w:t>
      </w:r>
    </w:p>
    <w:p>
      <w:pPr>
        <w:pStyle w:val="Heading2"/>
        <w:spacing w:lineRule="auto" w:line="276" w:before="0" w:after="120"/>
        <w:jc w:val="left"/>
        <w:rPr>
          <w:rFonts w:ascii="Times New Roman" w:hAnsi="Times New Roman"/>
          <w:w w:val="90"/>
          <w:sz w:val="26"/>
          <w:szCs w:val="26"/>
        </w:rPr>
      </w:pPr>
      <w:bookmarkStart w:id="0" w:name="_Toc283735875"/>
      <w:bookmarkStart w:id="1" w:name="_Toc269221776"/>
      <w:bookmarkStart w:id="2" w:name="_Toc179249784"/>
      <w:bookmarkStart w:id="3" w:name="_Toc180807089"/>
      <w:bookmarkStart w:id="4" w:name="_Toc181075467"/>
      <w:bookmarkStart w:id="5" w:name="_Toc283736673"/>
      <w:bookmarkStart w:id="6" w:name="_Toc283736554"/>
      <w:bookmarkStart w:id="7" w:name="_Toc181075441"/>
      <w:bookmarkStart w:id="8" w:name="_Toc183486577"/>
      <w:bookmarkStart w:id="9" w:name="_Toc269221361"/>
      <w:bookmarkStart w:id="10" w:name="_Toc183486575"/>
      <w:bookmarkStart w:id="11" w:name="_Toc273427126"/>
      <w:bookmarkStart w:id="12" w:name="_Toc283298425"/>
      <w:bookmarkStart w:id="13" w:name="_Toc272842163"/>
      <w:bookmarkStart w:id="14" w:name="_Toc272318672"/>
      <w:bookmarkStart w:id="15" w:name="_Toc273003007"/>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r>
        <w:rPr>
          <w:rFonts w:ascii="Times New Roman" w:hAnsi="Times New Roman"/>
          <w:sz w:val="26"/>
          <w:szCs w:val="26"/>
        </w:rPr>
        <w:t xml:space="preserve">Điều 1. </w:t>
      </w:r>
      <w:r>
        <w:rPr>
          <w:rFonts w:ascii="Times New Roman" w:hAnsi="Times New Roman"/>
          <w:w w:val="90"/>
          <w:sz w:val="26"/>
          <w:szCs w:val="26"/>
        </w:rPr>
        <w:t>GIẢI THÍCH TỪ NGỮ</w:t>
      </w:r>
    </w:p>
    <w:p>
      <w:pPr>
        <w:pStyle w:val="Normal"/>
        <w:spacing w:lineRule="auto" w:line="276" w:before="0" w:after="120"/>
        <w:jc w:val="both"/>
        <w:rPr>
          <w:rFonts w:ascii="Times New Roman" w:hAnsi="Times New Roman"/>
          <w:sz w:val="26"/>
          <w:szCs w:val="26"/>
          <w:lang w:val="nl-NL"/>
        </w:rPr>
      </w:pPr>
      <w:r>
        <w:rPr>
          <w:rFonts w:eastAsia=".VnTime" w:ascii="Times New Roman" w:hAnsi="Times New Roman"/>
          <w:sz w:val="26"/>
          <w:szCs w:val="26"/>
          <w:lang w:val="nl-NL"/>
        </w:rPr>
        <w:t>Trong hợp đồng này các từ và cụm từ được hiểu như sau:</w:t>
      </w:r>
    </w:p>
    <w:p>
      <w:pPr>
        <w:pStyle w:val="Normal"/>
        <w:spacing w:lineRule="auto" w:line="276" w:before="0" w:after="120"/>
        <w:jc w:val="both"/>
        <w:rPr>
          <w:rFonts w:ascii="Times New Roman" w:hAnsi="Times New Roman"/>
          <w:b/>
          <w:sz w:val="26"/>
          <w:szCs w:val="26"/>
          <w:lang w:val="nl-NL"/>
        </w:rPr>
      </w:pPr>
      <w:bookmarkStart w:id="16" w:name="_Toc181075446"/>
      <w:bookmarkStart w:id="17" w:name="_Toc180807067"/>
      <w:bookmarkStart w:id="18" w:name="_Toc179249741"/>
      <w:bookmarkStart w:id="19" w:name="_Toc273427102"/>
      <w:r>
        <w:rPr>
          <w:rStyle w:val="StyleHeading3BoldCharCharCharCharCharCharCharCharCharCharCharCharCharCharChar"/>
          <w:rFonts w:ascii="Times New Roman" w:hAnsi="Times New Roman"/>
          <w:sz w:val="26"/>
          <w:szCs w:val="26"/>
          <w:lang w:val="nl-NL"/>
        </w:rPr>
        <w:t>1.1. Chủ đầu tư</w:t>
      </w:r>
      <w:bookmarkEnd w:id="17"/>
      <w:bookmarkEnd w:id="18"/>
      <w:r>
        <w:rPr>
          <w:rStyle w:val="StyleHeading3BoldCharCharCharCharCharCharCharCharCharCharCharCharCharCharChar"/>
          <w:rFonts w:ascii="Times New Roman" w:hAnsi="Times New Roman"/>
          <w:sz w:val="26"/>
          <w:szCs w:val="26"/>
          <w:lang w:val="nl-NL"/>
        </w:rPr>
        <w:t>:</w:t>
      </w:r>
      <w:r>
        <w:rPr>
          <w:rFonts w:ascii="Times New Roman" w:hAnsi="Times New Roman"/>
          <w:sz w:val="26"/>
          <w:szCs w:val="26"/>
          <w:lang w:val="nl-NL"/>
        </w:rPr>
        <w:t xml:space="preserve"> là Liên danh Công ty CP Đầu tư Tài chính và An ninh Công nghệ IFT và Công ty TNHH Phát triển Tiền Phong, sau đây gọi tắt là Chủ đầu tư.</w:t>
      </w:r>
    </w:p>
    <w:p>
      <w:pPr>
        <w:pStyle w:val="Normal"/>
        <w:spacing w:lineRule="auto" w:line="276" w:before="0" w:after="120"/>
        <w:jc w:val="both"/>
        <w:rPr>
          <w:rFonts w:ascii="Times New Roman" w:hAnsi="Times New Roman"/>
          <w:b/>
          <w:bCs/>
          <w:sz w:val="26"/>
          <w:szCs w:val="26"/>
          <w:lang w:val="nl-NL"/>
        </w:rPr>
      </w:pPr>
      <w:bookmarkStart w:id="20" w:name="_Toc179249742"/>
      <w:bookmarkStart w:id="21" w:name="_Toc180807068"/>
      <w:r>
        <w:rPr>
          <w:rStyle w:val="StyleHeading3BoldCharCharCharCharCharCharCharCharCharCharCharCharCharCharChar"/>
          <w:rFonts w:ascii="Times New Roman" w:hAnsi="Times New Roman"/>
          <w:sz w:val="26"/>
          <w:szCs w:val="26"/>
          <w:lang w:val="nl-NL"/>
        </w:rPr>
        <w:t>1.2. Bên A</w:t>
      </w:r>
      <w:bookmarkEnd w:id="20"/>
      <w:bookmarkEnd w:id="21"/>
      <w:r>
        <w:rPr>
          <w:rStyle w:val="StyleHeading3BoldCharCharCharCharCharCharCharCharCharCharCharCharCharCharChar"/>
          <w:rFonts w:ascii="Times New Roman" w:hAnsi="Times New Roman"/>
          <w:sz w:val="26"/>
          <w:szCs w:val="26"/>
          <w:lang w:val="nl-NL"/>
        </w:rPr>
        <w:t xml:space="preserve"> </w:t>
      </w:r>
      <w:bookmarkStart w:id="22" w:name="_Toc180807069"/>
      <w:bookmarkStart w:id="23" w:name="_Toc181075447"/>
      <w:bookmarkStart w:id="24" w:name="_Toc273427103"/>
      <w:bookmarkStart w:id="25" w:name="_Toc179249743"/>
      <w:bookmarkEnd w:id="16"/>
      <w:bookmarkEnd w:id="19"/>
      <w:r>
        <w:rPr>
          <w:rFonts w:ascii="Times New Roman" w:hAnsi="Times New Roman"/>
          <w:sz w:val="26"/>
          <w:szCs w:val="26"/>
          <w:lang w:val="nl-NL"/>
        </w:rPr>
        <w:t>là Công ty Cổ phần Đầu tư Xây dựng và Kỹ thuật VNCN E&amp;C.</w:t>
      </w:r>
    </w:p>
    <w:p>
      <w:pPr>
        <w:pStyle w:val="Normal"/>
        <w:spacing w:lineRule="auto" w:line="276" w:before="0" w:after="120"/>
        <w:jc w:val="both"/>
        <w:rPr>
          <w:rStyle w:val="StyleHeading3BoldCharCharCharCharCharCharCharCharCharCharCharCharCharCharChar"/>
          <w:rFonts w:ascii="Times New Roman" w:hAnsi="Times New Roman"/>
          <w:sz w:val="26"/>
          <w:szCs w:val="26"/>
        </w:rPr>
      </w:pPr>
      <w:r>
        <w:rPr>
          <w:rStyle w:val="StyleHeading3BoldCharCharCharCharCharCharCharCharCharCharCharCharCharCharChar"/>
          <w:rFonts w:ascii="Times New Roman" w:hAnsi="Times New Roman"/>
          <w:sz w:val="26"/>
          <w:szCs w:val="26"/>
          <w:lang w:val="nl-NL"/>
        </w:rPr>
        <w:t xml:space="preserve">1.3. Bên B: là </w:t>
      </w:r>
      <w:r>
        <w:rPr>
          <w:rStyle w:val="StyleHeading3BoldCharCharCharCharCharCharCharCharCharCharCharCharCharCharChar"/>
          <w:rFonts w:ascii="Times New Roman" w:hAnsi="Times New Roman"/>
          <w:sz w:val="26"/>
          <w:szCs w:val="26"/>
          <w:highlight w:val="yellow"/>
          <w:lang w:val="nl-NL"/>
        </w:rPr>
        <w:t>Công ty Cổ phần Xây dựng Phục Hưng Holdings</w:t>
      </w:r>
      <w:r>
        <w:rPr>
          <w:rStyle w:val="StyleHeading3BoldCharCharCharCharCharCharCharCharCharCharCharCharCharCharChar"/>
          <w:rFonts w:ascii="Times New Roman" w:hAnsi="Times New Roman"/>
          <w:sz w:val="26"/>
          <w:szCs w:val="26"/>
          <w:lang w:val="nl-NL"/>
        </w:rPr>
        <w:t>.</w:t>
      </w:r>
    </w:p>
    <w:p>
      <w:pPr>
        <w:pStyle w:val="Normal"/>
        <w:spacing w:lineRule="auto" w:line="276" w:before="0" w:after="120"/>
        <w:jc w:val="both"/>
        <w:rPr>
          <w:rFonts w:ascii="Times New Roman" w:hAnsi="Times New Roman"/>
          <w:b/>
          <w:bCs/>
          <w:sz w:val="26"/>
          <w:szCs w:val="26"/>
          <w:lang w:val="nl-NL"/>
        </w:rPr>
      </w:pPr>
      <w:r>
        <w:rPr>
          <w:rStyle w:val="StyleHeading3BoldCharCharCharCharCharCharCharCharCharCharCharCharCharCharChar"/>
          <w:rFonts w:ascii="Times New Roman" w:hAnsi="Times New Roman"/>
          <w:sz w:val="26"/>
          <w:szCs w:val="26"/>
          <w:lang w:val="nl-NL"/>
        </w:rPr>
        <w:t>1.4. Đại diện Chủ đầu tư</w:t>
      </w:r>
      <w:bookmarkEnd w:id="22"/>
      <w:bookmarkEnd w:id="23"/>
      <w:bookmarkEnd w:id="24"/>
      <w:bookmarkEnd w:id="25"/>
      <w:r>
        <w:rPr>
          <w:rStyle w:val="StyleHeading3BoldCharCharCharCharCharCharCharCharCharCharCharCharCharCharChar"/>
          <w:rFonts w:ascii="Times New Roman" w:hAnsi="Times New Roman"/>
          <w:sz w:val="26"/>
          <w:szCs w:val="26"/>
          <w:lang w:val="nl-NL"/>
        </w:rPr>
        <w:t>:</w:t>
      </w:r>
      <w:r>
        <w:rPr>
          <w:rFonts w:ascii="Times New Roman" w:hAnsi="Times New Roman"/>
          <w:sz w:val="26"/>
          <w:szCs w:val="26"/>
          <w:lang w:val="nl-NL"/>
        </w:rPr>
        <w:t xml:space="preserve"> là người được</w:t>
      </w:r>
      <w:r>
        <w:rPr>
          <w:rStyle w:val="StyleHeading3BoldCharCharCharCharCharCharCharCharCharCharCharCharCharCharChar"/>
          <w:rFonts w:ascii="Times New Roman" w:hAnsi="Times New Roman"/>
          <w:sz w:val="26"/>
          <w:szCs w:val="26"/>
          <w:lang w:val="nl-NL"/>
        </w:rPr>
        <w:t xml:space="preserve"> </w:t>
      </w:r>
      <w:r>
        <w:rPr>
          <w:rStyle w:val="StyleHeading3BoldCharCharCharCharCharCharCharCharCharCharCharCharCharCharChar"/>
          <w:rFonts w:ascii="Times New Roman" w:hAnsi="Times New Roman"/>
          <w:b w:val="false"/>
          <w:bCs w:val="false"/>
          <w:sz w:val="26"/>
          <w:szCs w:val="26"/>
          <w:lang w:val="nl-NL"/>
        </w:rPr>
        <w:t>Chủ đầu tư</w:t>
      </w:r>
      <w:r>
        <w:rPr>
          <w:rStyle w:val="StyleHeading3BoldCharCharCharCharCharCharCharCharCharCharCharCharCharCharChar"/>
          <w:rFonts w:ascii="Times New Roman" w:hAnsi="Times New Roman"/>
          <w:sz w:val="26"/>
          <w:szCs w:val="26"/>
          <w:lang w:val="nl-NL"/>
        </w:rPr>
        <w:t xml:space="preserve"> </w:t>
      </w:r>
      <w:r>
        <w:rPr>
          <w:rFonts w:ascii="Times New Roman" w:hAnsi="Times New Roman"/>
          <w:sz w:val="26"/>
          <w:szCs w:val="26"/>
          <w:lang w:val="nl-NL"/>
        </w:rPr>
        <w:t xml:space="preserve">nêu ra trong hợp đồng hoặc được </w:t>
      </w:r>
      <w:r>
        <w:rPr>
          <w:rStyle w:val="StyleHeading3BoldCharCharCharCharCharCharCharCharCharCharCharCharCharCharChar"/>
          <w:rFonts w:ascii="Times New Roman" w:hAnsi="Times New Roman"/>
          <w:sz w:val="26"/>
          <w:szCs w:val="26"/>
          <w:lang w:val="nl-NL"/>
        </w:rPr>
        <w:t xml:space="preserve">uỷ quyền </w:t>
      </w:r>
      <w:r>
        <w:rPr>
          <w:rFonts w:ascii="Times New Roman" w:hAnsi="Times New Roman"/>
          <w:sz w:val="26"/>
          <w:szCs w:val="26"/>
          <w:lang w:val="nl-NL"/>
        </w:rPr>
        <w:t>theo từng thời gian và điều hành công việc thay mặt cho</w:t>
      </w:r>
      <w:r>
        <w:rPr>
          <w:rStyle w:val="StyleHeading3BoldCharCharCharCharCharCharCharCharCharCharCharCharCharCharChar"/>
          <w:rFonts w:ascii="Times New Roman" w:hAnsi="Times New Roman"/>
          <w:sz w:val="26"/>
          <w:szCs w:val="26"/>
          <w:lang w:val="nl-NL"/>
        </w:rPr>
        <w:t xml:space="preserve"> </w:t>
      </w:r>
      <w:r>
        <w:rPr>
          <w:rStyle w:val="StyleHeading3BoldCharCharCharCharCharCharCharCharCharCharCharCharCharCharChar"/>
          <w:rFonts w:ascii="Times New Roman" w:hAnsi="Times New Roman"/>
          <w:b w:val="false"/>
          <w:bCs w:val="false"/>
          <w:sz w:val="26"/>
          <w:szCs w:val="26"/>
          <w:lang w:val="nl-NL"/>
        </w:rPr>
        <w:t>Chủ đầu tư.</w:t>
      </w:r>
    </w:p>
    <w:p>
      <w:pPr>
        <w:pStyle w:val="Normal"/>
        <w:spacing w:lineRule="auto" w:line="276" w:before="0" w:after="120"/>
        <w:jc w:val="both"/>
        <w:rPr>
          <w:rFonts w:ascii="Times New Roman" w:hAnsi="Times New Roman"/>
          <w:b/>
          <w:sz w:val="26"/>
          <w:szCs w:val="26"/>
          <w:lang w:val="nl-NL"/>
        </w:rPr>
      </w:pPr>
      <w:bookmarkStart w:id="26" w:name="_Toc180807072"/>
      <w:bookmarkStart w:id="27" w:name="_Toc181075450"/>
      <w:bookmarkStart w:id="28" w:name="_Toc273427104"/>
      <w:r>
        <w:rPr>
          <w:rStyle w:val="StyleHeading3BoldCharCharCharCharCharCharCharCharCharCharCharCharCharCharChar"/>
          <w:rFonts w:ascii="Times New Roman" w:hAnsi="Times New Roman"/>
          <w:sz w:val="26"/>
          <w:szCs w:val="26"/>
          <w:lang w:val="nl-NL" w:eastAsia="en-US"/>
        </w:rPr>
        <w:t>1.5. Đại diện Bên A</w:t>
      </w:r>
      <w:bookmarkEnd w:id="26"/>
      <w:bookmarkEnd w:id="27"/>
      <w:bookmarkEnd w:id="28"/>
      <w:r>
        <w:rPr>
          <w:rStyle w:val="StyleHeading3BoldCharCharCharCharCharCharCharCharCharCharCharCharCharCharChar"/>
          <w:rFonts w:ascii="Times New Roman" w:hAnsi="Times New Roman"/>
          <w:sz w:val="26"/>
          <w:szCs w:val="26"/>
          <w:lang w:val="nl-NL"/>
        </w:rPr>
        <w:t xml:space="preserve"> </w:t>
      </w:r>
      <w:r>
        <w:rPr>
          <w:rFonts w:ascii="Times New Roman" w:hAnsi="Times New Roman"/>
          <w:sz w:val="26"/>
          <w:szCs w:val="26"/>
          <w:lang w:val="nl-NL"/>
        </w:rPr>
        <w:t xml:space="preserve">là người được Bên A nêu ra trong hợp đồng hoặc được Bên A </w:t>
      </w:r>
      <w:r>
        <w:rPr>
          <w:rStyle w:val="StyleHeading3BoldCharCharCharCharCharCharCharCharCharCharCharCharCharCharChar"/>
          <w:rFonts w:ascii="Times New Roman" w:hAnsi="Times New Roman"/>
          <w:sz w:val="26"/>
          <w:szCs w:val="26"/>
          <w:lang w:val="nl-NL"/>
        </w:rPr>
        <w:t xml:space="preserve">uỷ quyền </w:t>
      </w:r>
      <w:r>
        <w:rPr>
          <w:rFonts w:ascii="Times New Roman" w:hAnsi="Times New Roman"/>
          <w:sz w:val="26"/>
          <w:szCs w:val="26"/>
          <w:lang w:val="nl-NL"/>
        </w:rPr>
        <w:t>bằng văn bản và điều hành công việc thay mặt Bên A.</w:t>
      </w:r>
    </w:p>
    <w:p>
      <w:pPr>
        <w:pStyle w:val="Normal"/>
        <w:spacing w:lineRule="auto" w:line="276" w:before="0" w:after="120"/>
        <w:jc w:val="both"/>
        <w:rPr>
          <w:rFonts w:ascii="Times New Roman" w:hAnsi="Times New Roman"/>
          <w:b/>
          <w:sz w:val="26"/>
          <w:szCs w:val="26"/>
          <w:lang w:val="nl-NL"/>
        </w:rPr>
      </w:pPr>
      <w:r>
        <w:rPr>
          <w:rStyle w:val="StyleHeading3BoldCharCharCharCharCharCharCharCharCharCharCharCharCharCharChar"/>
          <w:rFonts w:ascii="Times New Roman" w:hAnsi="Times New Roman"/>
          <w:sz w:val="26"/>
          <w:szCs w:val="26"/>
          <w:lang w:val="nl-NL" w:eastAsia="en-US"/>
        </w:rPr>
        <w:t>1.6. Đại diện Bên B</w:t>
      </w:r>
      <w:r>
        <w:rPr>
          <w:rStyle w:val="StyleHeading3BoldCharCharCharCharCharCharCharCharCharCharCharCharCharCharChar"/>
          <w:rFonts w:ascii="Times New Roman" w:hAnsi="Times New Roman"/>
          <w:sz w:val="26"/>
          <w:szCs w:val="26"/>
          <w:lang w:val="nl-NL"/>
        </w:rPr>
        <w:t xml:space="preserve"> </w:t>
      </w:r>
      <w:r>
        <w:rPr>
          <w:rFonts w:ascii="Times New Roman" w:hAnsi="Times New Roman"/>
          <w:sz w:val="26"/>
          <w:szCs w:val="26"/>
          <w:lang w:val="nl-NL"/>
        </w:rPr>
        <w:t xml:space="preserve">là người được Bên B nêu ra trong hợp đồng hoặc được Bên B </w:t>
      </w:r>
      <w:r>
        <w:rPr>
          <w:rStyle w:val="StyleHeading3BoldCharCharCharCharCharCharCharCharCharCharCharCharCharCharChar"/>
          <w:rFonts w:ascii="Times New Roman" w:hAnsi="Times New Roman"/>
          <w:sz w:val="26"/>
          <w:szCs w:val="26"/>
          <w:lang w:val="nl-NL"/>
        </w:rPr>
        <w:t xml:space="preserve">uỷ quyền </w:t>
      </w:r>
      <w:r>
        <w:rPr>
          <w:rFonts w:ascii="Times New Roman" w:hAnsi="Times New Roman"/>
          <w:sz w:val="26"/>
          <w:szCs w:val="26"/>
          <w:lang w:val="nl-NL"/>
        </w:rPr>
        <w:t>bằng văn bản và điều hành công việc thay mặt Bên B.</w:t>
      </w:r>
    </w:p>
    <w:p>
      <w:pPr>
        <w:pStyle w:val="Normal"/>
        <w:spacing w:lineRule="auto" w:line="276" w:before="0" w:after="120"/>
        <w:jc w:val="both"/>
        <w:rPr>
          <w:rStyle w:val="StyleHeading3BoldCharCharCharCharCharCharCharCharCharCharCharCharCharCharChar"/>
          <w:rFonts w:ascii="Times New Roman" w:hAnsi="Times New Roman"/>
          <w:bCs w:val="false"/>
          <w:sz w:val="26"/>
          <w:szCs w:val="26"/>
          <w:lang w:val="nl-NL"/>
        </w:rPr>
      </w:pPr>
      <w:bookmarkStart w:id="29" w:name="_Toc273427107"/>
      <w:bookmarkStart w:id="30" w:name="_Toc179249744"/>
      <w:bookmarkEnd w:id="30"/>
      <w:r>
        <w:rPr>
          <w:rStyle w:val="StyleHeading3BoldCharCharCharCharCharCharCharCharCharCharCharCharCharCharChar"/>
          <w:rFonts w:ascii="Times New Roman" w:hAnsi="Times New Roman"/>
          <w:sz w:val="26"/>
          <w:szCs w:val="26"/>
          <w:lang w:val="nl-NL" w:eastAsia="en-US"/>
        </w:rPr>
        <w:t>1.7. Tư vấn thiết kế:</w:t>
      </w:r>
      <w:r>
        <w:rPr>
          <w:rStyle w:val="StyleHeading3BoldCharCharCharCharCharCharCharCharCharCharCharCharCharCharChar"/>
          <w:rFonts w:ascii="Times New Roman" w:hAnsi="Times New Roman"/>
          <w:b w:val="false"/>
          <w:bCs w:val="false"/>
          <w:sz w:val="26"/>
          <w:szCs w:val="26"/>
          <w:lang w:val="nl-NL" w:eastAsia="en-US"/>
        </w:rPr>
        <w:t xml:space="preserve"> là</w:t>
      </w:r>
      <w:r>
        <w:rPr>
          <w:rStyle w:val="StyleHeading3BoldCharCharCharCharCharCharCharCharCharCharCharCharCharCharChar"/>
          <w:rFonts w:ascii="Times New Roman" w:hAnsi="Times New Roman"/>
          <w:b w:val="false"/>
          <w:bCs w:val="false"/>
          <w:sz w:val="26"/>
          <w:szCs w:val="26"/>
          <w:lang w:val="nl-NL"/>
        </w:rPr>
        <w:t xml:space="preserve"> tổ chức </w:t>
      </w:r>
      <w:r>
        <w:rPr>
          <w:rFonts w:ascii="Times New Roman" w:hAnsi="Times New Roman"/>
          <w:sz w:val="26"/>
          <w:szCs w:val="26"/>
          <w:lang w:val="nl-NL"/>
        </w:rPr>
        <w:t>tư vấn</w:t>
      </w:r>
      <w:r>
        <w:rPr>
          <w:rStyle w:val="StyleHeading3BoldCharCharCharCharCharCharCharCharCharCharCharCharCharCharChar"/>
          <w:rFonts w:ascii="Times New Roman" w:hAnsi="Times New Roman"/>
          <w:b w:val="false"/>
          <w:bCs w:val="false"/>
          <w:sz w:val="26"/>
          <w:szCs w:val="26"/>
          <w:lang w:val="nl-NL"/>
        </w:rPr>
        <w:t xml:space="preserve"> thực hiện thiết kế xây dựng công trình.</w:t>
      </w:r>
      <w:bookmarkEnd w:id="29"/>
    </w:p>
    <w:p>
      <w:pPr>
        <w:pStyle w:val="Normal"/>
        <w:spacing w:lineRule="auto" w:line="276" w:before="0" w:after="120"/>
        <w:jc w:val="both"/>
        <w:rPr>
          <w:rStyle w:val="StyleHeading3BoldCharCharCharCharCharCharCharCharCharCharCharCharCharCharChar"/>
          <w:rFonts w:ascii="Times New Roman" w:hAnsi="Times New Roman"/>
          <w:b w:val="false"/>
          <w:bCs w:val="false"/>
          <w:sz w:val="26"/>
          <w:szCs w:val="26"/>
          <w:lang w:val="nl-NL"/>
        </w:rPr>
      </w:pPr>
      <w:r>
        <w:rPr>
          <w:rStyle w:val="StyleHeading3BoldCharCharCharCharCharCharCharCharCharCharCharCharCharCharChar"/>
          <w:rFonts w:ascii="Times New Roman" w:hAnsi="Times New Roman"/>
          <w:sz w:val="26"/>
          <w:szCs w:val="26"/>
          <w:lang w:val="nl-NL" w:eastAsia="en-US"/>
        </w:rPr>
        <w:t xml:space="preserve">1.8. Tư vấn giám sát: </w:t>
      </w:r>
      <w:r>
        <w:rPr>
          <w:rStyle w:val="StyleHeading3BoldCharCharCharCharCharCharCharCharCharCharCharCharCharCharChar"/>
          <w:rFonts w:ascii="Times New Roman" w:hAnsi="Times New Roman"/>
          <w:b w:val="false"/>
          <w:bCs w:val="false"/>
          <w:sz w:val="26"/>
          <w:szCs w:val="26"/>
          <w:lang w:val="nl-NL" w:eastAsia="en-US"/>
        </w:rPr>
        <w:t>là tổ chức tư vấn do Chủ đầu tư lựa chọn để giám sát thi công xây dựng công trình.</w:t>
      </w:r>
    </w:p>
    <w:p>
      <w:pPr>
        <w:pStyle w:val="Normal"/>
        <w:spacing w:lineRule="auto" w:line="276" w:before="0" w:after="120"/>
        <w:jc w:val="both"/>
        <w:rPr>
          <w:rFonts w:ascii="Times New Roman" w:hAnsi="Times New Roman"/>
          <w:b/>
          <w:sz w:val="26"/>
          <w:szCs w:val="26"/>
          <w:lang w:val="nl-NL"/>
        </w:rPr>
      </w:pPr>
      <w:bookmarkStart w:id="31" w:name="_Toc273427109"/>
      <w:bookmarkStart w:id="32" w:name="_Toc179249744_Copy_1"/>
      <w:bookmarkEnd w:id="32"/>
      <w:r>
        <w:rPr>
          <w:rStyle w:val="StyleHeading3BoldCharCharCharCharCharCharCharCharCharCharCharCharCharCharChar"/>
          <w:rFonts w:ascii="Times New Roman" w:hAnsi="Times New Roman"/>
          <w:sz w:val="26"/>
          <w:szCs w:val="26"/>
          <w:lang w:val="nl-NL" w:eastAsia="en-US"/>
        </w:rPr>
        <w:t xml:space="preserve">1.9. Dự án: </w:t>
      </w:r>
      <w:bookmarkEnd w:id="31"/>
      <w:r>
        <w:rPr>
          <w:rStyle w:val="StyleHeading3BoldCharCharCharCharCharCharCharCharCharCharCharCharCharCharChar"/>
          <w:rFonts w:ascii="Times New Roman" w:hAnsi="Times New Roman"/>
          <w:b w:val="false"/>
          <w:bCs w:val="false"/>
          <w:sz w:val="26"/>
          <w:szCs w:val="26"/>
          <w:lang w:val="nl-NL" w:eastAsia="en-US"/>
        </w:rPr>
        <w:t>là</w:t>
      </w:r>
      <w:r>
        <w:rPr>
          <w:rStyle w:val="StyleHeading3BoldCharCharCharCharCharCharCharCharCharCharCharCharCharCharChar"/>
          <w:rFonts w:ascii="Times New Roman" w:hAnsi="Times New Roman"/>
          <w:b w:val="false"/>
          <w:bCs w:val="false"/>
          <w:sz w:val="26"/>
          <w:szCs w:val="26"/>
          <w:lang w:val="vi-VN" w:eastAsia="en-US"/>
        </w:rPr>
        <w:t xml:space="preserve"> Dự án </w:t>
      </w:r>
      <w:r>
        <w:rPr>
          <w:rFonts w:ascii="Times New Roman" w:hAnsi="Times New Roman"/>
          <w:sz w:val="26"/>
          <w:szCs w:val="26"/>
          <w:lang w:val="nl-NL"/>
        </w:rPr>
        <w:t>Xây dựng nhà ở cho lực lượng vũ trang Công an nhân dân tại ô đất C3-ODK3 và C3-ODK4 thuộc phân khu đô thị H2-4, Phường Yên Sở, Thành phố Hà Nội (Tên viết tắt là Dự án</w:t>
      </w:r>
      <w:r>
        <w:rPr>
          <w:rFonts w:ascii="Times New Roman" w:hAnsi="Times New Roman"/>
          <w:sz w:val="26"/>
          <w:szCs w:val="26"/>
          <w:lang w:val="vi-VN"/>
        </w:rPr>
        <w:t xml:space="preserve"> NOXH</w:t>
      </w:r>
      <w:r>
        <w:rPr>
          <w:rFonts w:ascii="Times New Roman" w:hAnsi="Times New Roman"/>
          <w:sz w:val="26"/>
          <w:szCs w:val="26"/>
          <w:lang w:val="nl-NL"/>
        </w:rPr>
        <w:t xml:space="preserve"> Yên Sở).</w:t>
      </w:r>
    </w:p>
    <w:p>
      <w:pPr>
        <w:pStyle w:val="Normal"/>
        <w:spacing w:lineRule="auto" w:line="276" w:before="0" w:after="120"/>
        <w:jc w:val="both"/>
        <w:rPr>
          <w:rFonts w:ascii="Times New Roman" w:hAnsi="Times New Roman"/>
          <w:b/>
          <w:sz w:val="26"/>
          <w:szCs w:val="26"/>
          <w:lang w:val="nl-NL"/>
        </w:rPr>
      </w:pPr>
      <w:bookmarkStart w:id="33" w:name="_Toc179249737"/>
      <w:r>
        <w:rPr>
          <w:rStyle w:val="StyleHeading3BoldCharCharCharCharCharCharCharCharCharCharCharCharCharCharChar"/>
          <w:rFonts w:ascii="Times New Roman" w:hAnsi="Times New Roman"/>
          <w:sz w:val="26"/>
          <w:szCs w:val="26"/>
          <w:lang w:val="nl-NL" w:eastAsia="en-US"/>
        </w:rPr>
        <w:t>1.10. Hợp đồng</w:t>
      </w:r>
      <w:bookmarkEnd w:id="33"/>
      <w:r>
        <w:rPr>
          <w:rStyle w:val="StyleHeading3BoldCharCharCharCharCharCharCharCharCharCharCharCharCharCharChar"/>
          <w:rFonts w:ascii="Times New Roman" w:hAnsi="Times New Roman"/>
          <w:sz w:val="26"/>
          <w:szCs w:val="26"/>
          <w:lang w:eastAsia="en-US"/>
        </w:rPr>
        <w:t>:</w:t>
      </w:r>
      <w:r>
        <w:rPr>
          <w:rFonts w:ascii="Times New Roman" w:hAnsi="Times New Roman"/>
          <w:sz w:val="26"/>
          <w:szCs w:val="26"/>
          <w:lang w:val="nl-NL"/>
        </w:rPr>
        <w:t xml:space="preserve"> là toàn bộ hồ sơ hợp đồng, theo quy định tại Điều 2 [Hồ sơ hợp đồng và thứ tự ưu tiên].</w:t>
      </w:r>
    </w:p>
    <w:p>
      <w:pPr>
        <w:pStyle w:val="Normal"/>
        <w:spacing w:lineRule="auto" w:line="276" w:before="0" w:after="120"/>
        <w:jc w:val="both"/>
        <w:rPr>
          <w:rFonts w:ascii="Times New Roman" w:hAnsi="Times New Roman"/>
          <w:b/>
          <w:spacing w:val="-2"/>
          <w:sz w:val="26"/>
          <w:szCs w:val="26"/>
          <w:lang w:val="nl-NL"/>
        </w:rPr>
      </w:pPr>
      <w:r>
        <w:rPr>
          <w:rStyle w:val="StyleHeading3BoldCharCharCharCharCharCharCharCharCharCharCharCharCharCharChar"/>
          <w:rFonts w:ascii="Times New Roman" w:hAnsi="Times New Roman"/>
          <w:sz w:val="26"/>
          <w:szCs w:val="26"/>
          <w:lang w:val="nl-NL" w:eastAsia="en-US"/>
        </w:rPr>
        <w:t>1.11. Chỉ dẫn kỹ</w:t>
      </w:r>
      <w:r>
        <w:rPr>
          <w:rStyle w:val="StyleHeading3BoldCharCharCharCharCharCharCharCharCharCharCharCharCharCharChar"/>
          <w:rFonts w:ascii="Times New Roman" w:hAnsi="Times New Roman"/>
          <w:sz w:val="26"/>
          <w:szCs w:val="26"/>
          <w:lang w:eastAsia="en-US"/>
        </w:rPr>
        <w:t xml:space="preserve"> </w:t>
      </w:r>
      <w:r>
        <w:rPr>
          <w:rStyle w:val="StyleHeading3BoldCharCharCharCharCharCharCharCharCharCharCharCharCharCharChar"/>
          <w:rFonts w:ascii="Times New Roman" w:hAnsi="Times New Roman"/>
          <w:sz w:val="26"/>
          <w:szCs w:val="26"/>
          <w:lang w:val="nl-NL" w:eastAsia="en-US"/>
        </w:rPr>
        <w:t>thuật</w:t>
      </w:r>
      <w:r>
        <w:rPr>
          <w:rStyle w:val="StyleHeading3BoldCharCharCharCharCharCharCharCharCharCharCharCharCharCharChar"/>
          <w:rFonts w:ascii="Times New Roman" w:hAnsi="Times New Roman"/>
          <w:sz w:val="26"/>
          <w:szCs w:val="26"/>
          <w:lang w:eastAsia="en-US"/>
        </w:rPr>
        <w:t>:</w:t>
      </w:r>
      <w:r>
        <w:rPr>
          <w:rFonts w:ascii="Times New Roman" w:hAnsi="Times New Roman"/>
          <w:spacing w:val="-2"/>
          <w:sz w:val="26"/>
          <w:szCs w:val="26"/>
          <w:lang w:val="nl-NL"/>
        </w:rPr>
        <w:t xml:space="preserve"> là các chỉ tiêu, tiêu chuẩn kỹ thuật được quy định cho công trình và bất kỳ sửa đổi hoặc bổ sung cho các chỉ tiêu, tiêu chuẩn kỹ thuật đó.</w:t>
      </w:r>
    </w:p>
    <w:p>
      <w:pPr>
        <w:pStyle w:val="Normal"/>
        <w:spacing w:lineRule="auto" w:line="276" w:before="0" w:after="120"/>
        <w:jc w:val="both"/>
        <w:rPr>
          <w:rFonts w:ascii="Times New Roman" w:hAnsi="Times New Roman"/>
          <w:b/>
          <w:sz w:val="26"/>
          <w:szCs w:val="26"/>
          <w:lang w:val="nl-NL"/>
        </w:rPr>
      </w:pPr>
      <w:r>
        <w:rPr>
          <w:rStyle w:val="StyleHeading3BoldCharCharCharCharCharCharCharCharCharCharCharCharCharCharChar"/>
          <w:rFonts w:ascii="Times New Roman" w:hAnsi="Times New Roman"/>
          <w:sz w:val="26"/>
          <w:szCs w:val="26"/>
          <w:lang w:val="nl-NL" w:eastAsia="en-US"/>
        </w:rPr>
        <w:t>1.12. Hồ sơ thiết kế:</w:t>
      </w:r>
      <w:r>
        <w:rPr>
          <w:rFonts w:ascii="Times New Roman" w:hAnsi="Times New Roman"/>
          <w:sz w:val="26"/>
          <w:szCs w:val="26"/>
          <w:lang w:val="nl-NL"/>
        </w:rPr>
        <w:t xml:space="preserve"> là hồ sơ thiết kế kỹ thuật và hồ sơ thiết kế bản vẽ thi công xây dựng công trình được cấp có thẩm quyền phê duyệt.</w:t>
      </w:r>
    </w:p>
    <w:p>
      <w:pPr>
        <w:pStyle w:val="Normal"/>
        <w:spacing w:lineRule="auto" w:line="276" w:before="0" w:after="120"/>
        <w:jc w:val="both"/>
        <w:rPr>
          <w:rFonts w:ascii="Times New Roman" w:hAnsi="Times New Roman"/>
          <w:b/>
          <w:sz w:val="26"/>
          <w:szCs w:val="26"/>
          <w:lang w:val="nl-NL"/>
        </w:rPr>
      </w:pPr>
      <w:r>
        <w:rPr>
          <w:rFonts w:ascii="Times New Roman" w:hAnsi="Times New Roman"/>
          <w:sz w:val="26"/>
          <w:szCs w:val="26"/>
          <w:lang w:val="nl-NL"/>
        </w:rPr>
        <w:commentReference w:id="0"/>
      </w:r>
    </w:p>
    <w:p>
      <w:pPr>
        <w:pStyle w:val="Normal"/>
        <w:spacing w:lineRule="auto" w:line="276" w:before="0" w:after="120"/>
        <w:jc w:val="both"/>
        <w:rPr>
          <w:rFonts w:ascii="Times New Roman" w:hAnsi="Times New Roman"/>
          <w:b/>
          <w:sz w:val="26"/>
          <w:szCs w:val="26"/>
          <w:lang w:val="nl-NL"/>
        </w:rPr>
      </w:pPr>
      <w:r>
        <w:rPr>
          <w:rFonts w:ascii="Times New Roman" w:hAnsi="Times New Roman"/>
          <w:b/>
          <w:bCs/>
          <w:sz w:val="26"/>
          <w:szCs w:val="26"/>
          <w:lang w:val="nl-NL"/>
        </w:rPr>
        <w:t>1.13. Biểu chi tiết giá hợp đồng:</w:t>
      </w:r>
      <w:r>
        <w:rPr>
          <w:rFonts w:ascii="Times New Roman" w:hAnsi="Times New Roman"/>
          <w:sz w:val="26"/>
          <w:szCs w:val="26"/>
          <w:lang w:val="nl-NL"/>
        </w:rPr>
        <w:t xml:space="preserve"> là bảng kê chi tiết khối lượng và giá các công việc trong hợp đồng.</w:t>
      </w:r>
    </w:p>
    <w:p>
      <w:pPr>
        <w:pStyle w:val="Normal"/>
        <w:spacing w:lineRule="auto" w:line="276" w:before="0" w:after="120"/>
        <w:jc w:val="both"/>
        <w:rPr>
          <w:rFonts w:ascii="Times New Roman" w:hAnsi="Times New Roman"/>
          <w:b/>
          <w:sz w:val="26"/>
          <w:szCs w:val="26"/>
          <w:lang w:val="nl-NL"/>
        </w:rPr>
      </w:pPr>
      <w:bookmarkStart w:id="34" w:name="_Toc273427113"/>
      <w:bookmarkStart w:id="35" w:name="_Toc179249752"/>
      <w:bookmarkStart w:id="36" w:name="_Toc181075455"/>
      <w:bookmarkStart w:id="37" w:name="_Toc180807077"/>
      <w:r>
        <w:rPr>
          <w:rStyle w:val="StyleHeading3BoldCharCharCharCharCharCharCharCharCharCharCharCharCharCharChar"/>
          <w:rFonts w:ascii="Times New Roman" w:hAnsi="Times New Roman"/>
          <w:sz w:val="26"/>
          <w:szCs w:val="26"/>
          <w:lang w:val="nl-NL"/>
        </w:rPr>
        <w:t>1.14. Biên bản nghiệm thu</w:t>
      </w:r>
      <w:bookmarkEnd w:id="34"/>
      <w:bookmarkEnd w:id="35"/>
      <w:bookmarkEnd w:id="36"/>
      <w:bookmarkEnd w:id="37"/>
      <w:r>
        <w:rPr>
          <w:rStyle w:val="StyleHeading3BoldCharCharCharCharCharCharCharCharCharCharCharCharCharCharChar"/>
          <w:rFonts w:ascii="Times New Roman" w:hAnsi="Times New Roman"/>
          <w:sz w:val="26"/>
          <w:szCs w:val="26"/>
          <w:lang w:val="nl-NL"/>
        </w:rPr>
        <w:t>:</w:t>
      </w:r>
      <w:r>
        <w:rPr>
          <w:rFonts w:ascii="Times New Roman" w:hAnsi="Times New Roman"/>
          <w:sz w:val="26"/>
          <w:szCs w:val="26"/>
          <w:lang w:val="nl-NL"/>
        </w:rPr>
        <w:t xml:space="preserve"> là biên bản được phát hành theo Điều 6 [Nghiệm thu và bàn giao Hạng mục công trình].</w:t>
      </w:r>
    </w:p>
    <w:p>
      <w:pPr>
        <w:pStyle w:val="Normal"/>
        <w:spacing w:lineRule="auto" w:line="276" w:before="0" w:after="120"/>
        <w:jc w:val="both"/>
        <w:rPr>
          <w:rFonts w:ascii="Times New Roman" w:hAnsi="Times New Roman"/>
          <w:b/>
          <w:bCs/>
          <w:sz w:val="26"/>
          <w:szCs w:val="26"/>
          <w:lang w:val="nl-NL"/>
        </w:rPr>
      </w:pPr>
      <w:r>
        <w:rPr>
          <w:rStyle w:val="StyleHeading3BoldCharCharCharCharCharCharCharCharCharCharCharCharCharCharChar"/>
          <w:rFonts w:ascii="Times New Roman" w:hAnsi="Times New Roman"/>
          <w:sz w:val="26"/>
          <w:szCs w:val="26"/>
          <w:lang w:val="nl-NL"/>
        </w:rPr>
        <w:t xml:space="preserve">1.15. Ngày: </w:t>
      </w:r>
      <w:r>
        <w:rPr>
          <w:rStyle w:val="StyleHeading3BoldCharCharCharCharCharCharCharCharCharCharCharCharCharCharChar"/>
          <w:rFonts w:ascii="Times New Roman" w:hAnsi="Times New Roman"/>
          <w:b w:val="false"/>
          <w:bCs w:val="false"/>
          <w:sz w:val="26"/>
          <w:szCs w:val="26"/>
          <w:lang w:val="nl-NL"/>
        </w:rPr>
        <w:t>được hiểu là ngày dương lịch và tháng được hiểu là tháng dương lịch.</w:t>
      </w:r>
    </w:p>
    <w:p>
      <w:pPr>
        <w:pStyle w:val="Normal"/>
        <w:spacing w:lineRule="auto" w:line="276" w:before="0" w:after="120"/>
        <w:jc w:val="both"/>
        <w:rPr>
          <w:rFonts w:ascii="Times New Roman" w:hAnsi="Times New Roman"/>
          <w:b/>
          <w:sz w:val="26"/>
          <w:szCs w:val="26"/>
          <w:lang w:val="nl-NL"/>
        </w:rPr>
      </w:pPr>
      <w:bookmarkStart w:id="38" w:name="_Toc180807079"/>
      <w:bookmarkStart w:id="39" w:name="_Toc179249765"/>
      <w:bookmarkStart w:id="40" w:name="_Toc181075457"/>
      <w:bookmarkStart w:id="41" w:name="_Toc273427115"/>
      <w:bookmarkStart w:id="42" w:name="_Toc179249782"/>
      <w:bookmarkEnd w:id="42"/>
      <w:r>
        <w:rPr>
          <w:rStyle w:val="StyleHeading3BoldCharCharCharCharCharCharCharCharCharCharCharCharCharCharChar"/>
          <w:rFonts w:ascii="Times New Roman" w:hAnsi="Times New Roman"/>
          <w:sz w:val="26"/>
          <w:szCs w:val="26"/>
          <w:lang w:val="nl-NL"/>
        </w:rPr>
        <w:t xml:space="preserve">1.16. Thiết bị của </w:t>
      </w:r>
      <w:bookmarkEnd w:id="38"/>
      <w:bookmarkEnd w:id="39"/>
      <w:bookmarkEnd w:id="40"/>
      <w:bookmarkEnd w:id="41"/>
      <w:r>
        <w:rPr>
          <w:rStyle w:val="StyleHeading3BoldCharCharCharCharCharCharCharCharCharCharCharCharCharCharChar"/>
          <w:rFonts w:ascii="Times New Roman" w:hAnsi="Times New Roman"/>
          <w:sz w:val="26"/>
          <w:szCs w:val="26"/>
          <w:lang w:val="nl-NL"/>
        </w:rPr>
        <w:t>Bên B:</w:t>
      </w:r>
      <w:r>
        <w:rPr>
          <w:rFonts w:ascii="Times New Roman" w:hAnsi="Times New Roman"/>
          <w:sz w:val="26"/>
          <w:szCs w:val="26"/>
          <w:lang w:val="nl-NL"/>
        </w:rPr>
        <w:t xml:space="preserve"> là toàn bộ thiết bị máy móc, phương tiện, xe cộ và các phương tiện, thiết bị khác yêu cầu phải có để Bên B thi công, hoàn thành công trình và sửa chữa bất cứ sai sót nào (nếu có). </w:t>
      </w:r>
    </w:p>
    <w:p>
      <w:pPr>
        <w:pStyle w:val="Normal"/>
        <w:spacing w:lineRule="auto" w:line="276" w:before="0" w:after="120"/>
        <w:jc w:val="both"/>
        <w:rPr>
          <w:rFonts w:ascii="Times New Roman" w:hAnsi="Times New Roman"/>
          <w:b/>
          <w:bCs/>
          <w:sz w:val="26"/>
          <w:szCs w:val="26"/>
          <w:lang w:val="nl-NL"/>
        </w:rPr>
      </w:pPr>
      <w:bookmarkStart w:id="43" w:name="_Toc273427119"/>
      <w:bookmarkStart w:id="44" w:name="_Toc179249775"/>
      <w:bookmarkStart w:id="45" w:name="_Toc180807083"/>
      <w:bookmarkStart w:id="46" w:name="_Toc181075461"/>
      <w:bookmarkEnd w:id="44"/>
      <w:r>
        <w:rPr>
          <w:rStyle w:val="StyleHeading3BoldCharCharCharCharCharCharCharCharCharCharCharCharCharCharChar"/>
          <w:rFonts w:ascii="Times New Roman" w:hAnsi="Times New Roman"/>
          <w:sz w:val="26"/>
          <w:szCs w:val="26"/>
          <w:lang w:val="nl-NL"/>
        </w:rPr>
        <w:t xml:space="preserve">1.17. Công trình: </w:t>
      </w:r>
      <w:bookmarkEnd w:id="43"/>
      <w:bookmarkEnd w:id="45"/>
      <w:bookmarkEnd w:id="46"/>
      <w:r>
        <w:rPr>
          <w:rFonts w:ascii="Times New Roman" w:hAnsi="Times New Roman"/>
          <w:sz w:val="26"/>
          <w:szCs w:val="26"/>
          <w:lang w:val="nl-NL"/>
        </w:rPr>
        <w:t>Nhà ở cho lực lượng vũ trang Công an nhân dân tại ô đất C3-ODK3 và C3-ODK4 thuộc phân khu đô thị H2-4, Phường Yên Sở, Thành phố Hà Nội (Tên viết tắt là Dự án NOXH Yên Sở)</w:t>
      </w:r>
      <w:r>
        <w:rPr>
          <w:rFonts w:ascii="Times New Roman" w:hAnsi="Times New Roman"/>
          <w:sz w:val="26"/>
          <w:szCs w:val="26"/>
          <w:lang w:val="vi-VN"/>
        </w:rPr>
        <w:t>.</w:t>
      </w:r>
    </w:p>
    <w:p>
      <w:pPr>
        <w:pStyle w:val="Normal"/>
        <w:spacing w:lineRule="auto" w:line="276" w:before="0" w:after="120"/>
        <w:jc w:val="both"/>
        <w:rPr>
          <w:rFonts w:ascii="Times New Roman" w:hAnsi="Times New Roman"/>
          <w:b/>
          <w:sz w:val="26"/>
          <w:szCs w:val="26"/>
          <w:lang w:val="nl-NL"/>
        </w:rPr>
      </w:pPr>
      <w:r>
        <w:rPr>
          <w:rStyle w:val="StyleHeading3BoldCharCharCharCharCharCharCharCharCharCharCharCharCharCharChar"/>
          <w:rFonts w:ascii="Times New Roman" w:hAnsi="Times New Roman"/>
          <w:sz w:val="26"/>
          <w:szCs w:val="26"/>
        </w:rPr>
        <w:t>1.18. Hạng</w:t>
      </w:r>
      <w:r>
        <w:rPr>
          <w:rFonts w:ascii="Times New Roman" w:hAnsi="Times New Roman"/>
          <w:sz w:val="26"/>
          <w:szCs w:val="26"/>
          <w:lang w:val="nl-NL"/>
        </w:rPr>
        <w:t xml:space="preserve"> </w:t>
      </w:r>
      <w:r>
        <w:rPr>
          <w:rFonts w:ascii="Times New Roman" w:hAnsi="Times New Roman"/>
          <w:b/>
          <w:bCs/>
          <w:sz w:val="26"/>
          <w:szCs w:val="26"/>
          <w:lang w:val="nl-NL"/>
        </w:rPr>
        <w:t>mục công trình:</w:t>
      </w:r>
      <w:r>
        <w:rPr>
          <w:rFonts w:ascii="Times New Roman" w:hAnsi="Times New Roman"/>
          <w:b/>
          <w:bCs/>
          <w:sz w:val="26"/>
          <w:szCs w:val="26"/>
        </w:rPr>
        <w:t xml:space="preserve"> </w:t>
      </w:r>
      <w:r>
        <w:rPr>
          <w:rFonts w:ascii="Times New Roman" w:hAnsi="Times New Roman"/>
          <w:sz w:val="26"/>
          <w:szCs w:val="26"/>
          <w:lang w:val="nl-NL"/>
        </w:rPr>
        <w:t>là toàn bộ công việc thuộc Gói thầu</w:t>
      </w:r>
      <w:r>
        <w:rPr>
          <w:rFonts w:ascii="Times New Roman" w:hAnsi="Times New Roman"/>
          <w:sz w:val="26"/>
          <w:szCs w:val="26"/>
          <w:lang w:val="vi-VN"/>
        </w:rPr>
        <w:t>:</w:t>
      </w:r>
      <w:r>
        <w:rPr>
          <w:rFonts w:ascii="Times New Roman" w:hAnsi="Times New Roman"/>
          <w:sz w:val="26"/>
          <w:szCs w:val="26"/>
          <w:lang w:val="nl-NL"/>
        </w:rPr>
        <w:t xml:space="preserve"> Thi công hệ cừ, văng chống, kết cấu phần ngầm và chống thấm phần ngầm cho khối nhà ở xã hội CT1.2 và CT2 (CT2.1, CT2.2</w:t>
      </w:r>
      <w:r>
        <w:rPr>
          <w:rFonts w:ascii="Times New Roman" w:hAnsi="Times New Roman"/>
          <w:sz w:val="26"/>
          <w:szCs w:val="26"/>
          <w:lang w:val="vi-VN"/>
        </w:rPr>
        <w:t xml:space="preserve"> và</w:t>
      </w:r>
      <w:r>
        <w:rPr>
          <w:rFonts w:ascii="Times New Roman" w:hAnsi="Times New Roman"/>
          <w:sz w:val="26"/>
          <w:szCs w:val="26"/>
          <w:lang w:val="nl-NL"/>
        </w:rPr>
        <w:t xml:space="preserve"> CT2.3).</w:t>
      </w:r>
    </w:p>
    <w:p>
      <w:pPr>
        <w:pStyle w:val="Normal"/>
        <w:spacing w:lineRule="auto" w:line="276" w:before="0" w:after="120"/>
        <w:jc w:val="both"/>
        <w:rPr>
          <w:rFonts w:ascii="Times New Roman" w:hAnsi="Times New Roman"/>
          <w:b/>
          <w:sz w:val="26"/>
          <w:szCs w:val="26"/>
          <w:lang w:val="nl-NL"/>
        </w:rPr>
      </w:pPr>
      <w:r>
        <w:rPr>
          <w:rFonts w:ascii="Times New Roman" w:hAnsi="Times New Roman"/>
          <w:b/>
          <w:sz w:val="26"/>
          <w:szCs w:val="26"/>
          <w:lang w:val="nl-NL"/>
        </w:rPr>
        <w:commentReference w:id="1"/>
      </w:r>
    </w:p>
    <w:p>
      <w:pPr>
        <w:pStyle w:val="Normal"/>
        <w:spacing w:lineRule="auto" w:line="276" w:before="0" w:after="120"/>
        <w:jc w:val="both"/>
        <w:rPr>
          <w:rFonts w:ascii="Times New Roman" w:hAnsi="Times New Roman"/>
          <w:bCs/>
          <w:sz w:val="26"/>
          <w:szCs w:val="26"/>
          <w:lang w:val="nl-NL"/>
        </w:rPr>
      </w:pPr>
      <w:r>
        <w:rPr>
          <w:rFonts w:ascii="Times New Roman" w:hAnsi="Times New Roman"/>
          <w:b/>
          <w:sz w:val="26"/>
          <w:szCs w:val="26"/>
          <w:lang w:val="nl-NL"/>
        </w:rPr>
        <w:t xml:space="preserve">1.19. Nhà thầu khác: </w:t>
      </w:r>
      <w:r>
        <w:rPr>
          <w:rFonts w:ascii="Times New Roman" w:hAnsi="Times New Roman"/>
          <w:bCs/>
          <w:sz w:val="26"/>
          <w:szCs w:val="26"/>
          <w:lang w:val="nl-NL"/>
        </w:rPr>
        <w:t>là nhà thầu do Chủ đầu tư hoặc Bên A lựa chọn để thực hiện các công việc ngoài phạm vi Hợp đồng trên Công trường, bao gồm Nhà thầu thi công công tác đất, công tác chống mối, công tác hoàn thiện ướt.</w:t>
      </w:r>
    </w:p>
    <w:p>
      <w:pPr>
        <w:pStyle w:val="Normal"/>
        <w:spacing w:lineRule="auto" w:line="276" w:before="0" w:after="120"/>
        <w:jc w:val="both"/>
        <w:rPr>
          <w:rFonts w:ascii="Times New Roman" w:hAnsi="Times New Roman"/>
          <w:b/>
          <w:sz w:val="26"/>
          <w:szCs w:val="26"/>
          <w:lang w:val="nl-NL"/>
        </w:rPr>
      </w:pPr>
      <w:r>
        <w:rPr>
          <w:rStyle w:val="StyleHeading3BoldCharCharCharCharCharCharCharCharCharCharCharCharCharCharChar"/>
          <w:rFonts w:ascii="Times New Roman" w:hAnsi="Times New Roman"/>
          <w:sz w:val="26"/>
          <w:szCs w:val="26"/>
        </w:rPr>
        <w:t>1.20. H</w:t>
      </w:r>
      <w:r>
        <w:rPr>
          <w:rStyle w:val="StyleHeading3BoldCharCharCharCharCharCharCharCharCharCharCharCharCharCharChar"/>
          <w:rFonts w:ascii="Times New Roman" w:hAnsi="Times New Roman"/>
          <w:sz w:val="26"/>
          <w:szCs w:val="26"/>
          <w:lang w:val="nl-NL"/>
        </w:rPr>
        <w:t>ồ sơ hoàn công hay hồ sơ hoàn thành công trình</w:t>
      </w:r>
      <w:r>
        <w:rPr>
          <w:rFonts w:ascii="Times New Roman" w:hAnsi="Times New Roman"/>
          <w:sz w:val="26"/>
          <w:szCs w:val="26"/>
          <w:lang w:val="nl-NL"/>
        </w:rPr>
        <w:t>: là tập hợp các hồ sơ, tài liệu có liên quan tới quá trình thi công xây dựng Công trình được lập theo quy định của pháp luật về xây dựng, yêu cầu của Chủ đầu tư và cơ quan có thẩm quyền.</w:t>
      </w:r>
    </w:p>
    <w:p>
      <w:pPr>
        <w:pStyle w:val="Normal"/>
        <w:spacing w:lineRule="auto" w:line="276" w:before="0" w:after="120"/>
        <w:jc w:val="both"/>
        <w:rPr>
          <w:rFonts w:ascii="Times New Roman" w:hAnsi="Times New Roman"/>
          <w:b/>
          <w:sz w:val="26"/>
          <w:szCs w:val="26"/>
          <w:lang w:val="nl-NL"/>
        </w:rPr>
      </w:pPr>
      <w:bookmarkStart w:id="47" w:name="_Toc181075463"/>
      <w:bookmarkStart w:id="48" w:name="_Toc273427121"/>
      <w:bookmarkStart w:id="49" w:name="_Toc180807085"/>
      <w:bookmarkStart w:id="50" w:name="_Toc179249775_Copy_1"/>
      <w:bookmarkStart w:id="51" w:name="_Toc179249776"/>
      <w:bookmarkEnd w:id="50"/>
      <w:r>
        <w:rPr>
          <w:rStyle w:val="StyleHeading3BoldCharCharCharCharCharCharCharCharCharCharCharCharCharCharChar"/>
          <w:rFonts w:ascii="Times New Roman" w:hAnsi="Times New Roman"/>
          <w:sz w:val="26"/>
          <w:szCs w:val="26"/>
          <w:lang w:val="nl-NL"/>
        </w:rPr>
        <w:t>1.21. Rủi ro và bất khả kháng</w:t>
      </w:r>
      <w:bookmarkEnd w:id="47"/>
      <w:bookmarkEnd w:id="48"/>
      <w:bookmarkEnd w:id="49"/>
      <w:bookmarkEnd w:id="51"/>
      <w:r>
        <w:rPr>
          <w:rStyle w:val="StyleHeading3BoldCharCharCharCharCharCharCharCharCharCharCharCharCharCharChar"/>
          <w:rFonts w:ascii="Times New Roman" w:hAnsi="Times New Roman"/>
          <w:sz w:val="26"/>
          <w:szCs w:val="26"/>
          <w:lang w:val="nl-NL"/>
        </w:rPr>
        <w:t>:</w:t>
      </w:r>
      <w:r>
        <w:rPr>
          <w:rFonts w:ascii="Times New Roman" w:hAnsi="Times New Roman"/>
          <w:sz w:val="26"/>
          <w:szCs w:val="26"/>
          <w:lang w:val="nl-NL"/>
        </w:rPr>
        <w:t xml:space="preserve"> được định nghĩa tại Điều 16 [Rủi ro và bất khả kháng]</w:t>
      </w:r>
    </w:p>
    <w:p>
      <w:pPr>
        <w:pStyle w:val="Normal"/>
        <w:spacing w:lineRule="auto" w:line="276" w:before="0" w:after="120"/>
        <w:jc w:val="both"/>
        <w:rPr>
          <w:rFonts w:ascii="Times New Roman" w:hAnsi="Times New Roman"/>
          <w:b/>
          <w:sz w:val="26"/>
          <w:szCs w:val="26"/>
          <w:lang w:val="nl-NL"/>
        </w:rPr>
      </w:pPr>
      <w:bookmarkStart w:id="52" w:name="_Toc179249777"/>
      <w:bookmarkStart w:id="53" w:name="_Toc273427122"/>
      <w:bookmarkStart w:id="54" w:name="_Toc181075464"/>
      <w:bookmarkStart w:id="55" w:name="_Toc180807086"/>
      <w:r>
        <w:rPr>
          <w:rStyle w:val="StyleHeading3BoldCharCharCharCharCharCharCharCharCharCharCharCharCharCharChar"/>
          <w:rFonts w:ascii="Times New Roman" w:hAnsi="Times New Roman"/>
          <w:sz w:val="26"/>
          <w:szCs w:val="26"/>
          <w:lang w:val="nl-NL"/>
        </w:rPr>
        <w:t>1.22. Luật</w:t>
      </w:r>
      <w:bookmarkEnd w:id="52"/>
      <w:bookmarkEnd w:id="53"/>
      <w:bookmarkEnd w:id="54"/>
      <w:bookmarkEnd w:id="55"/>
      <w:r>
        <w:rPr>
          <w:rStyle w:val="StyleHeading3BoldCharCharCharCharCharCharCharCharCharCharCharCharCharCharChar"/>
          <w:rFonts w:ascii="Times New Roman" w:hAnsi="Times New Roman"/>
          <w:sz w:val="26"/>
          <w:szCs w:val="26"/>
          <w:lang w:val="nl-NL"/>
        </w:rPr>
        <w:t>:</w:t>
      </w:r>
      <w:r>
        <w:rPr>
          <w:rFonts w:ascii="Times New Roman" w:hAnsi="Times New Roman"/>
          <w:sz w:val="26"/>
          <w:szCs w:val="26"/>
          <w:lang w:val="nl-NL"/>
        </w:rPr>
        <w:t xml:space="preserve"> là toàn bộ hệ thống luật pháp của nước Cộng hoà Xã hội Chủ nghĩa Việt Nam.</w:t>
      </w:r>
    </w:p>
    <w:p>
      <w:pPr>
        <w:pStyle w:val="Normal"/>
        <w:spacing w:lineRule="auto" w:line="276" w:before="0" w:after="120"/>
        <w:jc w:val="both"/>
        <w:rPr>
          <w:rFonts w:ascii="Times New Roman" w:hAnsi="Times New Roman"/>
          <w:b/>
          <w:sz w:val="26"/>
          <w:szCs w:val="26"/>
          <w:lang w:val="nl-NL"/>
        </w:rPr>
      </w:pPr>
      <w:bookmarkStart w:id="56" w:name="_Toc180807087"/>
      <w:bookmarkStart w:id="57" w:name="_Toc179249779"/>
      <w:bookmarkStart w:id="58" w:name="_Toc273427123"/>
      <w:bookmarkStart w:id="59" w:name="_Toc181075465"/>
      <w:r>
        <w:rPr>
          <w:rStyle w:val="StyleHeading3BoldCharCharCharCharCharCharCharCharCharCharCharCharCharCharChar"/>
          <w:rFonts w:ascii="Times New Roman" w:hAnsi="Times New Roman"/>
          <w:sz w:val="26"/>
          <w:szCs w:val="26"/>
          <w:lang w:val="nl-NL"/>
        </w:rPr>
        <w:t>1.23. Công trường</w:t>
      </w:r>
      <w:bookmarkEnd w:id="56"/>
      <w:bookmarkEnd w:id="57"/>
      <w:bookmarkEnd w:id="58"/>
      <w:bookmarkEnd w:id="59"/>
      <w:r>
        <w:rPr>
          <w:rStyle w:val="StyleHeading3BoldCharCharCharCharCharCharCharCharCharCharCharCharCharCharChar"/>
          <w:rFonts w:ascii="Times New Roman" w:hAnsi="Times New Roman"/>
          <w:sz w:val="26"/>
          <w:szCs w:val="26"/>
          <w:lang w:val="nl-NL"/>
        </w:rPr>
        <w:t>:</w:t>
      </w:r>
      <w:r>
        <w:rPr>
          <w:rFonts w:ascii="Times New Roman" w:hAnsi="Times New Roman"/>
          <w:sz w:val="26"/>
          <w:szCs w:val="26"/>
          <w:lang w:val="nl-NL"/>
        </w:rPr>
        <w:t xml:space="preserve"> là khối nhà ở xã hội CT1.2 và CT2 (CT2.1, CT2.2 và CT2.3) Dự án NOXH Yên Sở được Bên A giao cho Bên B để thi công công trình.</w:t>
      </w:r>
    </w:p>
    <w:p>
      <w:pPr>
        <w:pStyle w:val="Normal"/>
        <w:spacing w:lineRule="auto" w:line="276" w:before="0" w:after="120"/>
        <w:jc w:val="both"/>
        <w:rPr>
          <w:rFonts w:ascii="Times New Roman" w:hAnsi="Times New Roman"/>
          <w:b/>
          <w:sz w:val="26"/>
          <w:szCs w:val="26"/>
          <w:lang w:val="nl-NL"/>
        </w:rPr>
      </w:pPr>
      <w:r>
        <w:rPr>
          <w:rFonts w:ascii="Times New Roman" w:hAnsi="Times New Roman"/>
          <w:b/>
          <w:bCs/>
          <w:sz w:val="26"/>
          <w:szCs w:val="26"/>
          <w:lang w:val="nl-NL"/>
        </w:rPr>
        <w:t>1.24.</w:t>
      </w:r>
      <w:r>
        <w:rPr>
          <w:rFonts w:ascii="Times New Roman" w:hAnsi="Times New Roman"/>
          <w:sz w:val="26"/>
          <w:szCs w:val="26"/>
          <w:lang w:val="nl-NL"/>
        </w:rPr>
        <w:t xml:space="preserve"> Các từ ngữ khác chưa được định nghĩa ở Điều này sẽ được hiểu theo quy định của Luật Xây dựng và các văn bản hướng dẫn.</w:t>
      </w:r>
    </w:p>
    <w:p>
      <w:pPr>
        <w:pStyle w:val="Heading2"/>
        <w:spacing w:lineRule="auto" w:line="276" w:before="0" w:after="120"/>
        <w:jc w:val="left"/>
        <w:rPr>
          <w:rFonts w:ascii="Times New Roman" w:hAnsi="Times New Roman"/>
          <w:sz w:val="26"/>
          <w:szCs w:val="26"/>
        </w:rPr>
      </w:pPr>
      <w:bookmarkStart w:id="60" w:name="_Toc283736554_Copy_1"/>
      <w:bookmarkStart w:id="61" w:name="_Toc181075467_Copy_1"/>
      <w:bookmarkStart w:id="62" w:name="_Toc183486577_Copy_1"/>
      <w:bookmarkStart w:id="63" w:name="_Toc180807089_Copy_1"/>
      <w:bookmarkStart w:id="64" w:name="_Toc179249784_Copy_1"/>
      <w:bookmarkStart w:id="65" w:name="_Toc283736673_Copy_1"/>
      <w:bookmarkStart w:id="66" w:name="_Toc269221776_Copy_1"/>
      <w:bookmarkStart w:id="67" w:name="_Toc183486575_Copy_1"/>
      <w:bookmarkStart w:id="68" w:name="_Toc181075441_Copy_1"/>
      <w:bookmarkStart w:id="69" w:name="_Toc269221361_Copy_1"/>
      <w:bookmarkStart w:id="70" w:name="_Toc272318672_Copy_1"/>
      <w:bookmarkStart w:id="71" w:name="_Toc283298425_Copy_1"/>
      <w:bookmarkStart w:id="72" w:name="_Toc272842163_Copy_1"/>
      <w:bookmarkStart w:id="73" w:name="_Toc273003007_Copy_1"/>
      <w:bookmarkStart w:id="74" w:name="_Toc283735875_Copy_1"/>
      <w:bookmarkStart w:id="75" w:name="_Toc179249782_Copy_1"/>
      <w:bookmarkStart w:id="76" w:name="_Toc273427126_Copy_1"/>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r>
        <w:rPr>
          <w:rFonts w:ascii="Times New Roman" w:hAnsi="Times New Roman"/>
          <w:sz w:val="26"/>
          <w:szCs w:val="26"/>
        </w:rPr>
        <w:t>Điều 2. HỒ SƠ HỢP ĐỒNG VÀ THỨ TỰ ƯU TIÊN</w:t>
      </w:r>
    </w:p>
    <w:p>
      <w:pPr>
        <w:pStyle w:val="Normal"/>
        <w:spacing w:lineRule="auto" w:line="276" w:before="0" w:after="120"/>
        <w:rPr>
          <w:rFonts w:ascii="Times New Roman" w:hAnsi="Times New Roman"/>
          <w:b/>
          <w:bCs/>
          <w:sz w:val="26"/>
          <w:szCs w:val="26"/>
        </w:rPr>
      </w:pPr>
      <w:r>
        <w:rPr>
          <w:rFonts w:ascii="Times New Roman" w:hAnsi="Times New Roman"/>
          <w:sz w:val="26"/>
          <w:szCs w:val="26"/>
        </w:rPr>
        <w:t>Thành phần Hợp đồng và thứ tự ưu tiên pháp lý như sau:</w:t>
      </w:r>
    </w:p>
    <w:p>
      <w:pPr>
        <w:pStyle w:val="Normal"/>
        <w:spacing w:lineRule="auto" w:line="276" w:before="0" w:after="120"/>
        <w:rPr>
          <w:rFonts w:ascii="Times New Roman" w:hAnsi="Times New Roman"/>
          <w:b/>
          <w:bCs/>
          <w:sz w:val="26"/>
          <w:szCs w:val="26"/>
        </w:rPr>
      </w:pPr>
      <w:r>
        <w:rPr>
          <w:rFonts w:ascii="Times New Roman" w:hAnsi="Times New Roman"/>
          <w:sz w:val="26"/>
          <w:szCs w:val="26"/>
        </w:rPr>
        <w:t>a) Hợp đồng và các Phụ lục đính kèm Hợp đồng, các phụ lục bổ sung, sửa đổi các điều khoản trong văn bản Hợp đồng này (nếu có);</w:t>
      </w:r>
    </w:p>
    <w:p>
      <w:pPr>
        <w:pStyle w:val="Normal"/>
        <w:spacing w:lineRule="auto" w:line="276" w:before="0" w:after="120"/>
        <w:rPr>
          <w:rFonts w:ascii="Times New Roman" w:hAnsi="Times New Roman"/>
          <w:b/>
          <w:bCs/>
          <w:sz w:val="26"/>
          <w:szCs w:val="26"/>
        </w:rPr>
      </w:pPr>
      <w:r>
        <w:rPr>
          <w:rFonts w:ascii="Times New Roman" w:hAnsi="Times New Roman"/>
          <w:sz w:val="26"/>
          <w:szCs w:val="26"/>
        </w:rPr>
        <w:t xml:space="preserve">b) Thông báo trúng thầu; </w:t>
      </w:r>
    </w:p>
    <w:p>
      <w:pPr>
        <w:pStyle w:val="Normal"/>
        <w:spacing w:lineRule="auto" w:line="276" w:before="0" w:after="120"/>
        <w:rPr>
          <w:rFonts w:ascii="Times New Roman" w:hAnsi="Times New Roman"/>
          <w:b/>
          <w:bCs/>
          <w:sz w:val="26"/>
          <w:szCs w:val="26"/>
        </w:rPr>
      </w:pPr>
      <w:r>
        <w:rPr>
          <w:rFonts w:ascii="Times New Roman" w:hAnsi="Times New Roman"/>
          <w:sz w:val="26"/>
          <w:szCs w:val="26"/>
        </w:rPr>
        <w:t>c) Hồ sơ mời thầu của Bên A và các câu hỏi làm rõ gói thầu;</w:t>
      </w:r>
    </w:p>
    <w:p>
      <w:pPr>
        <w:pStyle w:val="Normal"/>
        <w:spacing w:lineRule="auto" w:line="276" w:before="0" w:after="120"/>
        <w:rPr>
          <w:rFonts w:ascii="Times New Roman" w:hAnsi="Times New Roman"/>
          <w:b/>
          <w:bCs/>
          <w:sz w:val="26"/>
          <w:szCs w:val="26"/>
        </w:rPr>
      </w:pPr>
      <w:r>
        <w:rPr>
          <w:rFonts w:ascii="Times New Roman" w:hAnsi="Times New Roman"/>
          <w:sz w:val="26"/>
          <w:szCs w:val="26"/>
        </w:rPr>
        <w:t>d) Hồ sơ dự thầu của Bên B;</w:t>
      </w:r>
    </w:p>
    <w:p>
      <w:pPr>
        <w:pStyle w:val="Normal"/>
        <w:spacing w:lineRule="auto" w:line="276" w:before="0" w:after="120"/>
        <w:rPr>
          <w:rFonts w:ascii="Times New Roman" w:hAnsi="Times New Roman"/>
          <w:b/>
          <w:bCs/>
          <w:sz w:val="26"/>
          <w:szCs w:val="26"/>
        </w:rPr>
      </w:pPr>
      <w:r>
        <w:rPr>
          <w:rFonts w:ascii="Times New Roman" w:hAnsi="Times New Roman"/>
          <w:sz w:val="26"/>
          <w:szCs w:val="26"/>
        </w:rPr>
        <w:t>e) Các chỉ dẫn kỹ thuật, các bản vẽ thiết kế kỹ thuật, bản vẽ thi công và các tài liệu Bên A cung cấp cho Bên B trong giai đoạn đấu thầu được đính kèm trong Hợp đồng này.</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Những tài liệu cấu thành nên Hồ sơ Hợp đồng là quan hệ thống nhất giải thích tương hỗ cho nhau, trường hợp có điểm nào không rõ ràng hoặc không thống nhất thì thứ tự ưu tiên các tài liệu cấu thành Hồ sơ Hợp đồng theo trình tự sắp xếp từ khoản a đến khoản e như trên.</w:t>
      </w:r>
    </w:p>
    <w:p>
      <w:pPr>
        <w:pStyle w:val="Normal"/>
        <w:spacing w:lineRule="auto" w:line="276" w:before="0" w:after="120"/>
        <w:rPr>
          <w:rFonts w:ascii="Times New Roman" w:hAnsi="Times New Roman"/>
          <w:b/>
          <w:bCs/>
          <w:sz w:val="26"/>
          <w:szCs w:val="26"/>
        </w:rPr>
      </w:pPr>
      <w:r>
        <w:rPr>
          <w:rFonts w:ascii="Times New Roman" w:hAnsi="Times New Roman"/>
          <w:sz w:val="26"/>
          <w:szCs w:val="26"/>
        </w:rPr>
        <w:t>Nếu có sự không rõ ràng hoặc khác biệt được tìm thấy trong cùng một tài liệu, Bên A sẽ đưa ra những giải thích hoặc chỉ thị hoặc chỉ dẫn cần thiết, phù hợp cho Bên B và quyết định của Bên A sẽ là quyết định cuối cùng.</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3. QUY ĐỊNH CHUNG</w:t>
      </w:r>
    </w:p>
    <w:p>
      <w:pPr>
        <w:pStyle w:val="Normal"/>
        <w:spacing w:lineRule="auto" w:line="276" w:before="0" w:after="120"/>
        <w:rPr>
          <w:rFonts w:ascii="Times New Roman" w:hAnsi="Times New Roman"/>
          <w:b/>
          <w:bCs/>
          <w:sz w:val="26"/>
          <w:szCs w:val="26"/>
        </w:rPr>
      </w:pPr>
      <w:r>
        <w:rPr>
          <w:rFonts w:ascii="Times New Roman" w:hAnsi="Times New Roman"/>
          <w:b/>
          <w:bCs/>
          <w:sz w:val="26"/>
          <w:szCs w:val="26"/>
        </w:rPr>
        <w:t>3.1. Luật và ngôn ngữ áp dụng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a) Hợp đồng chịu sự điều chỉnh của hệ thống pháp luật của Nước Cộng hòa Xã hội Chủ nghĩa Việt Nam và các văn bản hướng dẫn có liên quan.</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b) Ngôn ngữ áp dụng và giao dịch Hợp đồng là tiếng Việt.</w:t>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3.2. Chuyển nhượng hợp đồng</w:t>
      </w:r>
    </w:p>
    <w:p>
      <w:pPr>
        <w:pStyle w:val="Normal"/>
        <w:spacing w:lineRule="auto" w:line="276" w:before="0" w:after="120"/>
        <w:jc w:val="both"/>
        <w:rPr>
          <w:rFonts w:ascii="Times New Roman" w:hAnsi="Times New Roman"/>
          <w:sz w:val="26"/>
          <w:szCs w:val="26"/>
        </w:rPr>
      </w:pPr>
      <w:commentRangeStart w:id="40"/>
      <w:r>
        <w:rPr>
          <w:rFonts w:ascii="Times New Roman" w:hAnsi="Times New Roman"/>
          <w:sz w:val="26"/>
          <w:szCs w:val="26"/>
        </w:rPr>
        <w:t xml:space="preserve">Không bên nào được chuyển nhượng toàn bộ hoặc một phần quyền, nghĩa vụ theo Hợp đồng, trừ trường hợp quy định tại khoản này. Bên B không được giao thầu lại toàn bộ </w:t>
      </w:r>
      <w:ins w:id="700001" w:author="VNCN E&amp;C - Đề xuất theo FIDIC" w:date="2026-10-19T09:00:00Z">
        <w:r>
          <w:rPr>
            <w:rFonts w:ascii="Times New Roman" w:hAnsi="Times New Roman"/>
            <w:sz w:val="26"/>
            <w:szCs w:val="26"/>
          </w:rPr>
          <w:t xml:space="preserve">hoặc một phần </w:t>
        </w:r>
      </w:ins>
      <w:r>
        <w:rPr>
          <w:rFonts w:ascii="Times New Roman" w:hAnsi="Times New Roman"/>
          <w:sz w:val="26"/>
          <w:szCs w:val="26"/>
        </w:rPr>
        <w:t xml:space="preserve">công việc khi chưa được Bên A chấp thuận bằng văn bản</w:t>
      </w:r>
      <w:ins w:id="700002" w:author="VNCN E&amp;C - Đề xuất theo FIDIC" w:date="2026-10-19T09:00:00Z">
        <w:r>
          <w:rPr>
            <w:rFonts w:ascii="Times New Roman" w:hAnsi="Times New Roman"/>
            <w:sz w:val="26"/>
            <w:szCs w:val="26"/>
          </w:rPr>
          <w:t xml:space="preserve"> (trừ việc mua vật tư, thuê máy, khoán nhân công)</w:t>
        </w:r>
      </w:ins>
      <w:r>
        <w:rPr>
          <w:rFonts w:ascii="Times New Roman" w:hAnsi="Times New Roman"/>
          <w:sz w:val="26"/>
          <w:szCs w:val="26"/>
        </w:rPr>
        <w:t xml:space="preserve">; Bên B chịu trách nhiệm toàn bộ trước Bên A về khối lượng, chất lượng, tiến độ, an toàn của phần việc do nhà thầu phụ của Bên B thực hiện. Bên A có quyền chuyển giao quyền và nghĩa vụ theo Hợp đồng cho Chủ đầu tư hoặc tổ chức do Chủ đầu tư chỉ định sau khi thông báo bằng văn bản cho Bên B; Bên B không được từ chối việc chuyển giao này.</w:t>
      </w:r>
      <w:commentRangeEnd w:id="40"/>
      <w:r>
        <w:rPr>
          <w:rStyle w:val="CommentReference"/>
        </w:rPr>
        <w:commentReference w:id="40"/>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3.3. Bảo mật</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a) Các bên có nghĩa vụ bảo mật nội dung Hợp đồng, trừ trường hợp phải cung cấp để thực hiện nghĩa vụ theo Hợp đồng hoặc theo yêu cầu của cơ quan nhà nước có thẩm quyền. Bên B không được tiết lộ thông tin về Hợp đồng, Hạng mục công trình, Dự án cho bên thứ ba khi chưa được Bên A chấp thuận trước bằng văn bản.</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b) Bên vi phạm nghĩa vụ bảo mật phải bồi thường toàn bộ thiệt hại phát sinh cho bên bị vi phạm.</w:t>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3.4. Tuân thủ pháp luật</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xml:space="preserve">a) Khi thực hiện Hợp đồng, các bên phải tuân thủ pháp luật hiện hành của nước Cộng hòa Xã hội Chủ nghĩa Việt Nam. </w:t>
      </w:r>
    </w:p>
    <w:p>
      <w:pPr>
        <w:pStyle w:val="Normal"/>
        <w:spacing w:lineRule="auto" w:line="276" w:before="0" w:after="120"/>
        <w:jc w:val="both"/>
        <w:rPr>
          <w:rFonts w:ascii="Times New Roman" w:hAnsi="Times New Roman"/>
          <w:sz w:val="26"/>
          <w:szCs w:val="26"/>
        </w:rPr>
      </w:pPr>
      <w:commentRangeStart w:id="2"/>
      <w:r>
        <w:rPr>
          <w:rFonts w:ascii="Times New Roman" w:hAnsi="Times New Roman"/>
          <w:sz w:val="26"/>
          <w:szCs w:val="26"/>
        </w:rPr>
        <w:t>b) Bên B có nghĩa vụ nộp đầy đủ thuế, phí, lệ phí và tự xin cấp các giấy phép, giấy tờ cần thiết cho thiết bị, nhân lực của Bên B trong quá trình huy động, thi công, sửa chữa sai sót và giải thể (giấy phép lưu hành, đăng kiểm, kiểm định, đăng ký theo quy định của pháp luật).</w:t>
      </w:r>
      <w:commentRangeEnd w:id="2"/>
      <w:r>
        <w:commentReference w:id="2"/>
      </w:r>
      <w:r>
        <w:rPr>
          <w:rFonts w:ascii="Times New Roman" w:hAnsi="Times New Roman"/>
          <w:sz w:val="26"/>
          <w:szCs w:val="26"/>
        </w:rPr>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c) Bên B phải bồi thường toàn bộ thiệt hại, chi phí, tiền phạt mà Bên A phải gánh chịu do Bên B vi phạm pháp luật.</w:t>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3.5. Khấu trừ giá trị Hợp đồng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Chi phí để Bên B thực hiện toàn bộ nghĩa vụ theo đúng biện pháp thi công, hồ sơ thiết kế và Bảng khối lượng (BOQ) theo Hợp đồng đã được tính đủ trong giá Hợp đồng. Trường hợp Bên A phải thực hiện thay bất kỳ nghĩa vụ nào của Bên B, Bên A có quyền khấu trừ vào giá trị thanh toán của Bên B toàn bộ chi phí thực tế phát sinh trên cơ sở hồ sơ, chứng từ hợp lệ, cộng chi phí quản lý bằng 15% chi phí đó. Bên A thông báo bằng văn bản cho Bên B căn cứ xác định giá trị khấu trừ. Trường hợp cần xử lý ngay để bảo đảm tiến độ, chất lượng, an toàn hoặc nghĩa vụ đối với Chủ đầu tư, Bên A có quyền khấu trừ trước và đối chiếu với Bên B trong kỳ thanh toán gần nhất. Bên A có quyền bù trừ mọi khoản Bên B phải trả cho Bên A theo Hợp đồng (tiền phạt, bồi thường, tạm ứng chưa thu hồi và các khoản khác) vào các khoản thanh toán đến hạn cho Bên B.</w:t>
      </w:r>
    </w:p>
    <w:p>
      <w:pPr>
        <w:pStyle w:val="Normal"/>
        <w:spacing w:lineRule="auto" w:line="276" w:before="0" w:after="120"/>
        <w:jc w:val="both"/>
        <w:rPr>
          <w:rFonts w:ascii="Times New Roman" w:hAnsi="Times New Roman"/>
          <w:sz w:val="26"/>
          <w:szCs w:val="26"/>
        </w:rPr>
      </w:pPr>
      <w:r>
        <w:rPr/>
        <w:commentReference w:id="3"/>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3.6. Thông báo</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Mọi thông báo, yêu cầu giữa các bên phải được lập bằng văn bản và gửi đến địa chỉ của các bên nêu tại Hợp đồng. Thông báo gửi qua thư điện tử của người đại diện do các bên chỉ định có giá trị như văn bản, trừ thông báo tạm dừng, chấm dứt Hợp đồng phải được lập bằng văn bản có chữ ký của người có thẩm quyền và đóng dấu. Thư điện tử của mỗi bên là địa chỉ do bên đó thông báo bằng văn bản cho bên kia trong vòng 03 ngày kể từ ngày ký Hợp đồng; thông báo gửi đến địa chỉ này được coi là đã nhận vào ngày gửi.</w:t>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3.7. Tài liệu tham chiếu</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Việc tham chiếu đến một tài liệu nghĩa là tham chiếu đến mọi sửa đổi, bổ sung, thay thế của tài liệu đó, ngoại trừ các sửa đổi, bổ sung, thay thế được thực hiện trái với quy định của Hợp đồng này.</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 xml:space="preserve">Điều 4. NỘI DUNG CÔNG VIỆC </w:t>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4.1. Nội dung công việc</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Bên A giao và Bên B nhận thi công Gói thầu: Thi công hệ cừ, văng chống, kết cấu phần ngầm và chống thấm phần ngầm cho khối nhà ở xã hội CT1.2 và CT2 (CT2.1, CT2.2 và CT2.3), Dự án: Xây dựng nhà ở cho lực lượng vũ trang Công an nhân dân tại ô đất C3-ODK3 và C3-ODK4 thuộc phân khu đô thị H2-4, Phường Yên Sở, Thành phố Hà Nội.</w:t>
      </w:r>
    </w:p>
    <w:p>
      <w:pPr>
        <w:pStyle w:val="Normal"/>
        <w:spacing w:lineRule="auto" w:line="276" w:before="0" w:after="120"/>
        <w:jc w:val="both"/>
        <w:rPr>
          <w:rFonts w:ascii="Times New Roman" w:hAnsi="Times New Roman"/>
          <w:i/>
          <w:i/>
          <w:iCs/>
          <w:sz w:val="26"/>
          <w:szCs w:val="26"/>
        </w:rPr>
      </w:pPr>
      <w:r>
        <w:rPr>
          <w:rFonts w:ascii="Times New Roman" w:hAnsi="Times New Roman"/>
          <w:i/>
          <w:iCs/>
          <w:sz w:val="26"/>
          <w:szCs w:val="26"/>
        </w:rPr>
        <w:t>(Chi tiết khối lượng và phạm vi công việc tại Biểu 01[Chi tiết giá hợp đồng], Biểu 02[Phạm vi công việc] và Biểu 03[Ma trận phân chia phạm vi công việc và trách nhiệm] kèm theo Hợp đồng này)</w:t>
      </w:r>
    </w:p>
    <w:p>
      <w:pPr>
        <w:pStyle w:val="Normal"/>
        <w:spacing w:lineRule="auto" w:line="276" w:before="0" w:after="120"/>
        <w:jc w:val="both"/>
        <w:rPr>
          <w:rFonts w:ascii="Times New Roman" w:hAnsi="Times New Roman"/>
          <w:sz w:val="26"/>
          <w:szCs w:val="26"/>
        </w:rPr>
      </w:pPr>
      <w:r>
        <w:rPr>
          <w:rFonts w:ascii="Times New Roman" w:hAnsi="Times New Roman"/>
          <w:b/>
          <w:bCs/>
          <w:sz w:val="26"/>
          <w:szCs w:val="26"/>
        </w:rPr>
        <w:t>4.1.1.</w:t>
      </w:r>
      <w:commentRangeStart w:id="4"/>
      <w:r>
        <w:rPr>
          <w:rFonts w:ascii="Times New Roman" w:hAnsi="Times New Roman"/>
          <w:sz w:val="26"/>
          <w:szCs w:val="26"/>
        </w:rPr>
        <w:t>.</w:t>
      </w:r>
      <w:commentRangeEnd w:id="4"/>
      <w:r>
        <w:commentReference w:id="4"/>
      </w:r>
      <w:r>
        <w:rPr>
          <w:rFonts w:ascii="Times New Roman" w:hAnsi="Times New Roman"/>
          <w:sz w:val="26"/>
          <w:szCs w:val="26"/>
        </w:rPr>
      </w:r>
    </w:p>
    <w:p>
      <w:pPr>
        <w:pStyle w:val="Normal"/>
        <w:spacing w:lineRule="auto" w:line="276" w:before="0" w:after="120"/>
        <w:jc w:val="both"/>
        <w:rPr>
          <w:rFonts w:ascii="Times New Roman" w:hAnsi="Times New Roman"/>
          <w:sz w:val="26"/>
          <w:szCs w:val="26"/>
        </w:rPr>
      </w:pPr>
      <w:r>
        <w:rPr>
          <w:rFonts w:ascii="Times New Roman" w:hAnsi="Times New Roman"/>
          <w:b/>
          <w:bCs/>
          <w:sz w:val="26"/>
          <w:szCs w:val="26"/>
        </w:rPr>
        <w:t>4.1.2. Phối hợp với Nhà thầu thi công công tác đất. Bên B có nghĩa vụ:</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(i) Lập, trình Bên A phê duyệt trình tự đào đất theo từng lớp, cao độ dừng đào tương ứng với từng tầng văng chống, thời điểm lắp đặt và tháo dỡ văng chống, phù hợp thiết kế biện pháp đã được thẩm tra;</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(ii) Lắp đặt văng chống kịp thời theo cao độ đào; không để hố đào ở trạng thái chưa lắp văng chống vượt quá cao độ và thời gian cho phép theo thiết kế biện pháp;</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(iii) Kiểm tra, giám sát việc đào đất của Nhà thầu khác trong phạm vi ảnh hưởng của hệ cừ, văng chống; lập biên bản và thông báo ngay bằng văn bản cho Bên A khi phát hiện hành vi gây va chạm, hư hỏng hoặc mất ổn định hệ cừ, văng chống;</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(iv) Nhận bàn giao hố móng, cao độ đáy đào từ Nhà thầu khác bằng biên bản có xác nhận của Bên A trước khi thi công công việc tiếp theo; kể từ thời điểm ký biên bản, Bên B chịu trách nhiệm bảo vệ hố móng đã nhận;</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(v) Phối hợp trình tự tháo dỡ văng chống, nhổ cừ với trình tự đắp đất hoàn trả của Nhà thầu khác; bàn giao mặt bằng cho Nhà thầu khác thi công chống mối nền trước khi thi công bê tông lót.</w:t>
      </w:r>
    </w:p>
    <w:p>
      <w:pPr>
        <w:pStyle w:val="Normal"/>
        <w:spacing w:lineRule="auto" w:line="276" w:before="0" w:after="120"/>
        <w:jc w:val="both"/>
        <w:rPr>
          <w:rFonts w:ascii="Times New Roman" w:hAnsi="Times New Roman"/>
          <w:sz w:val="26"/>
          <w:szCs w:val="26"/>
          <w:highlight w:val="yellow"/>
        </w:rPr>
      </w:pPr>
      <w:commentRangeStart w:id="5"/>
      <w:r>
        <w:rPr>
          <w:rFonts w:ascii="Times New Roman" w:hAnsi="Times New Roman"/>
          <w:b/>
          <w:bCs/>
          <w:sz w:val="26"/>
          <w:szCs w:val="26"/>
          <w:highlight w:val="yellow"/>
        </w:rPr>
        <w:t>Chậm trễ của Nhà thầu khác</w:t>
      </w:r>
      <w:r>
        <w:rPr>
          <w:rFonts w:ascii="Times New Roman" w:hAnsi="Times New Roman"/>
          <w:b/>
          <w:bCs/>
          <w:sz w:val="26"/>
          <w:szCs w:val="26"/>
        </w:rPr>
        <w:t xml:space="preserve"> được xử lý theo Điều 15.1 điểm c (</w:t>
      </w:r>
      <w:r>
        <w:rPr>
          <w:rFonts w:ascii="Times New Roman" w:hAnsi="Times New Roman"/>
          <w:b/>
          <w:bCs/>
          <w:sz w:val="26"/>
          <w:szCs w:val="26"/>
          <w:highlight w:val="yellow"/>
        </w:rPr>
        <w:t>gia hạn</w:t>
      </w:r>
      <w:r>
        <w:rPr>
          <w:rFonts w:ascii="Times New Roman" w:hAnsi="Times New Roman"/>
          <w:b/>
          <w:bCs/>
          <w:sz w:val="26"/>
          <w:szCs w:val="26"/>
        </w:rPr>
        <w:t>) và Điều 17.1 điểm c (</w:t>
      </w:r>
      <w:r>
        <w:rPr>
          <w:rFonts w:ascii="Times New Roman" w:hAnsi="Times New Roman"/>
          <w:b/>
          <w:bCs/>
          <w:sz w:val="26"/>
          <w:szCs w:val="26"/>
          <w:highlight w:val="yellow"/>
        </w:rPr>
        <w:t>chi phí dừng chờ</w:t>
      </w:r>
      <w:r>
        <w:rPr>
          <w:rFonts w:ascii="Times New Roman" w:hAnsi="Times New Roman"/>
          <w:b/>
          <w:bCs/>
          <w:sz w:val="26"/>
          <w:szCs w:val="26"/>
        </w:rPr>
        <w:t>)</w:t>
      </w:r>
      <w:r>
        <w:rPr>
          <w:rFonts w:ascii="Times New Roman" w:hAnsi="Times New Roman"/>
          <w:b/>
          <w:bCs/>
          <w:sz w:val="26"/>
          <w:szCs w:val="26"/>
          <w:highlight w:val="yellow"/>
        </w:rPr>
        <w:t>.</w:t>
      </w:r>
      <w:commentRangeEnd w:id="5"/>
      <w:r>
        <w:commentReference w:id="5"/>
      </w:r>
      <w:r>
        <w:rPr>
          <w:rFonts w:ascii="Times New Roman" w:hAnsi="Times New Roman"/>
          <w:b/>
          <w:bCs/>
          <w:sz w:val="26"/>
          <w:szCs w:val="26"/>
          <w:highlight w:val="yellow"/>
        </w:rPr>
      </w:r>
    </w:p>
    <w:p>
      <w:pPr>
        <w:pStyle w:val="Normal"/>
        <w:widowControl w:val="false"/>
        <w:spacing w:lineRule="auto" w:line="276" w:before="0" w:after="120"/>
        <w:jc w:val="both"/>
        <w:rPr>
          <w:rFonts w:ascii="Times New Roman" w:hAnsi="Times New Roman"/>
          <w:sz w:val="26"/>
          <w:szCs w:val="26"/>
          <w:highlight w:val="yellow"/>
        </w:rPr>
      </w:pPr>
      <w:r>
        <w:rPr>
          <w:rFonts w:ascii="Times New Roman" w:hAnsi="Times New Roman"/>
          <w:b/>
          <w:bCs/>
          <w:sz w:val="26"/>
          <w:szCs w:val="26"/>
          <w:highlight w:val="yellow"/>
        </w:rPr>
        <w:t>4.3.</w:t>
      </w:r>
      <w:r>
        <w:rPr>
          <w:rFonts w:ascii="Times New Roman" w:hAnsi="Times New Roman"/>
          <w:sz w:val="26"/>
          <w:szCs w:val="26"/>
          <w:highlight w:val="yellow"/>
        </w:rPr>
        <w:t xml:space="preserve"> Bên B phải thi công đúng Hồ sơ thiết kế, Chỉ dẫn kỹ thuật, yêu cầu của Chủ đầu tư, Tư vấn giám sát và chỉ dẫn của Bên A.</w:t>
      </w:r>
    </w:p>
    <w:p>
      <w:pPr>
        <w:pStyle w:val="Normal"/>
        <w:spacing w:lineRule="auto" w:line="276" w:before="0" w:after="120"/>
        <w:jc w:val="both"/>
        <w:rPr>
          <w:rFonts w:ascii="Times New Roman" w:hAnsi="Times New Roman"/>
          <w:sz w:val="26"/>
          <w:szCs w:val="26"/>
        </w:rPr>
      </w:pPr>
      <w:r>
        <w:rPr>
          <w:rFonts w:ascii="Times New Roman" w:hAnsi="Times New Roman"/>
          <w:b/>
          <w:bCs/>
          <w:sz w:val="26"/>
          <w:szCs w:val="26"/>
          <w:highlight w:val="yellow"/>
        </w:rPr>
        <w:t>4.4.</w:t>
      </w:r>
      <w:r>
        <w:rPr>
          <w:rFonts w:ascii="Times New Roman" w:hAnsi="Times New Roman"/>
          <w:sz w:val="26"/>
          <w:szCs w:val="26"/>
          <w:highlight w:val="yellow"/>
        </w:rPr>
        <w:t xml:space="preserve"> Trong phạm vi công việc của Hợp đồng, Bên B có nghĩa vụ tuân thủ các yêu cầu của Hồ sơ thiết kế, Chỉ dẫn kỹ thuật và chỉ dẫn hợp pháp của Chủ đầu tư, Tư vấn giám sát, Bên A. Trường hợp do lỗi của Bên B mà Chủ đầu tư từ chối nghiệm thu, giảm trừ thanh toán, yêu cầu sửa chữa, bồi thường đối với Bên A</w:t>
      </w:r>
      <w:r>
        <w:rPr>
          <w:rFonts w:ascii="Times New Roman" w:hAnsi="Times New Roman"/>
          <w:sz w:val="26"/>
          <w:szCs w:val="26"/>
        </w:rPr>
        <w:t xml:space="preserve"> thì</w:t>
      </w:r>
      <w:r>
        <w:rPr>
          <w:rFonts w:ascii="Times New Roman" w:hAnsi="Times New Roman"/>
          <w:sz w:val="26"/>
          <w:szCs w:val="26"/>
          <w:highlight w:val="yellow"/>
        </w:rPr>
        <w:t xml:space="preserve"> Bên B phải khắc phục </w:t>
      </w:r>
      <w:r>
        <w:rPr>
          <w:rFonts w:ascii="Times New Roman" w:hAnsi="Times New Roman"/>
          <w:sz w:val="26"/>
          <w:szCs w:val="26"/>
        </w:rPr>
        <w:t>bằng</w:t>
      </w:r>
      <w:r>
        <w:rPr>
          <w:rFonts w:ascii="Times New Roman" w:hAnsi="Times New Roman"/>
          <w:sz w:val="26"/>
          <w:szCs w:val="26"/>
          <w:highlight w:val="yellow"/>
        </w:rPr>
        <w:t xml:space="preserve"> chi phí</w:t>
      </w:r>
      <w:r>
        <w:rPr>
          <w:rFonts w:ascii="Times New Roman" w:hAnsi="Times New Roman"/>
          <w:sz w:val="26"/>
          <w:szCs w:val="26"/>
        </w:rPr>
        <w:t xml:space="preserve"> của mình và chịu trách nhiệm bồi thường; đối với</w:t>
      </w:r>
      <w:r>
        <w:rPr>
          <w:rFonts w:ascii="Times New Roman" w:hAnsi="Times New Roman"/>
          <w:sz w:val="26"/>
          <w:szCs w:val="26"/>
          <w:highlight w:val="yellow"/>
        </w:rPr>
        <w:t xml:space="preserve"> thiệt</w:t>
      </w:r>
      <w:r>
        <w:rPr>
          <w:rFonts w:ascii="Times New Roman" w:hAnsi="Times New Roman"/>
          <w:sz w:val="26"/>
          <w:szCs w:val="26"/>
        </w:rPr>
        <w:t xml:space="preserve"> hại phát sinh, hai bên cùng phối hợp xử lý theo nguyên tắc tại Điều 18.</w:t>
      </w:r>
    </w:p>
    <w:p>
      <w:pPr>
        <w:pStyle w:val="Normal"/>
        <w:tabs>
          <w:tab w:val="left" w:pos="720" w:leader="none"/>
        </w:tabs>
        <w:spacing w:lineRule="auto" w:line="276" w:before="0" w:after="120"/>
        <w:jc w:val="both"/>
        <w:rPr>
          <w:rFonts w:ascii="Times New Roman" w:hAnsi="Times New Roman"/>
          <w:sz w:val="26"/>
          <w:szCs w:val="26"/>
        </w:rPr>
      </w:pPr>
      <w:r>
        <w:rPr>
          <w:rFonts w:ascii="Times New Roman" w:hAnsi="Times New Roman"/>
          <w:b/>
          <w:bCs/>
          <w:sz w:val="26"/>
          <w:szCs w:val="26"/>
        </w:rPr>
        <w:t xml:space="preserve">4.5. </w:t>
      </w:r>
      <w:r>
        <w:rPr>
          <w:rFonts w:ascii="Times New Roman" w:hAnsi="Times New Roman"/>
          <w:sz w:val="26"/>
          <w:szCs w:val="26"/>
        </w:rPr>
        <w:t xml:space="preserve">Bên B phải huy động đủ các thiết bị theo yêu cầu chi tiết như tại </w:t>
      </w:r>
      <w:r>
        <w:rPr>
          <w:rFonts w:ascii="Times New Roman" w:hAnsi="Times New Roman"/>
          <w:i/>
          <w:iCs/>
          <w:sz w:val="26"/>
          <w:szCs w:val="26"/>
        </w:rPr>
        <w:t>Biểu 04[Yêu cầu về thiết bị]</w:t>
      </w:r>
      <w:r>
        <w:rPr>
          <w:rFonts w:ascii="Times New Roman" w:hAnsi="Times New Roman"/>
          <w:sz w:val="26"/>
          <w:szCs w:val="26"/>
        </w:rPr>
        <w:t>. Tiến độ huy động theo yêu cầu của Bên A, phù hợp với tiến độ huy động của Dự án và yêu cầu của Chủ đầu tư.</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5. YÊU CẦU VỀ CHẤT LƯỢNG, KỸ THUẬT</w:t>
      </w:r>
    </w:p>
    <w:p>
      <w:pPr>
        <w:pStyle w:val="Normal"/>
        <w:widowControl w:val="false"/>
        <w:overflowPunct w:val="false"/>
        <w:spacing w:lineRule="auto" w:line="276" w:before="0" w:after="120"/>
        <w:jc w:val="both"/>
        <w:textAlignment w:val="baseline"/>
        <w:rPr>
          <w:rFonts w:ascii="Times New Roman" w:hAnsi="Times New Roman"/>
          <w:sz w:val="26"/>
          <w:szCs w:val="26"/>
        </w:rPr>
      </w:pPr>
      <w:r>
        <w:rPr>
          <w:rFonts w:ascii="Times New Roman" w:hAnsi="Times New Roman"/>
          <w:b/>
          <w:bCs/>
          <w:sz w:val="26"/>
          <w:szCs w:val="26"/>
        </w:rPr>
        <w:t>5.1.</w:t>
      </w:r>
      <w:r>
        <w:rPr>
          <w:rFonts w:ascii="Times New Roman" w:hAnsi="Times New Roman"/>
          <w:sz w:val="26"/>
          <w:szCs w:val="26"/>
        </w:rPr>
        <w:t xml:space="preserve"> Bên B phải thi công tuân thủ quy chuẩn kỹ thuật, tiêu chuẩn áp dụng, Chỉ dẫn kỹ thuật và quy định của pháp luật về quản lý chất lượng công trình xây dựng.</w:t>
      </w:r>
    </w:p>
    <w:p>
      <w:pPr>
        <w:pStyle w:val="Normal"/>
        <w:widowControl w:val="false"/>
        <w:overflowPunct w:val="false"/>
        <w:spacing w:lineRule="auto" w:line="276" w:before="0" w:after="120"/>
        <w:jc w:val="both"/>
        <w:textAlignment w:val="baseline"/>
        <w:rPr>
          <w:rFonts w:ascii="Times New Roman" w:hAnsi="Times New Roman"/>
          <w:sz w:val="26"/>
          <w:szCs w:val="26"/>
        </w:rPr>
      </w:pPr>
      <w:r>
        <w:rPr>
          <w:rFonts w:ascii="Times New Roman" w:hAnsi="Times New Roman"/>
          <w:b/>
          <w:bCs/>
          <w:sz w:val="26"/>
          <w:szCs w:val="26"/>
        </w:rPr>
        <w:t>5.2</w:t>
      </w:r>
      <w:r>
        <w:rPr>
          <w:rFonts w:ascii="Times New Roman" w:hAnsi="Times New Roman"/>
          <w:sz w:val="26"/>
          <w:szCs w:val="26"/>
        </w:rPr>
        <w:t>. Bên B phải lập biện pháp thi công và trình Bên A phê duyệt trước khi triển khai. Bên B không được thay đổi biện pháp thi công, bố trí nhân lực, thiết bị đã được phê duyệt khi chưa được Bên A chấp thuận bằng văn bản.</w:t>
      </w:r>
    </w:p>
    <w:p>
      <w:pPr>
        <w:pStyle w:val="Normal"/>
        <w:widowControl w:val="false"/>
        <w:overflowPunct w:val="false"/>
        <w:spacing w:lineRule="auto" w:line="276" w:before="0" w:after="120"/>
        <w:jc w:val="both"/>
        <w:textAlignment w:val="baseline"/>
        <w:rPr>
          <w:rFonts w:ascii="Times New Roman" w:hAnsi="Times New Roman"/>
          <w:sz w:val="26"/>
          <w:szCs w:val="26"/>
        </w:rPr>
      </w:pPr>
      <w:r>
        <w:rPr>
          <w:rFonts w:ascii="Times New Roman" w:hAnsi="Times New Roman"/>
          <w:b/>
          <w:bCs/>
          <w:sz w:val="26"/>
          <w:szCs w:val="26"/>
        </w:rPr>
        <w:t>5.3.</w:t>
      </w:r>
      <w:r>
        <w:rPr>
          <w:rFonts w:ascii="Times New Roman" w:hAnsi="Times New Roman"/>
          <w:sz w:val="26"/>
          <w:szCs w:val="26"/>
        </w:rPr>
        <w:t xml:space="preserve"> Bên B có trách nhiệm cung cấp đủ máy móc, thiết bị, nhân lực để hoàn thành công việc đúng Hồ sơ thiết kế, Chỉ dẫn kỹ thuật, quy chuẩn kỹ thuật, tiêu chuẩn áp dụng và thời hạn quy định tại Hợp đồng; chịu trách nhiệm đối với mọi sai sót về phương tiện, biện pháp, phương pháp, kỹ thuật và trình tự thi công.</w:t>
      </w:r>
    </w:p>
    <w:p>
      <w:pPr>
        <w:pStyle w:val="Normal"/>
        <w:widowControl w:val="false"/>
        <w:overflowPunct w:val="false"/>
        <w:spacing w:lineRule="auto" w:line="276" w:before="0" w:after="120"/>
        <w:jc w:val="both"/>
        <w:textAlignment w:val="baseline"/>
        <w:rPr>
          <w:rFonts w:ascii="Times New Roman" w:hAnsi="Times New Roman"/>
          <w:sz w:val="26"/>
          <w:szCs w:val="26"/>
        </w:rPr>
      </w:pPr>
      <w:r>
        <w:rPr>
          <w:rFonts w:ascii="Times New Roman" w:hAnsi="Times New Roman"/>
          <w:b/>
          <w:bCs/>
          <w:sz w:val="26"/>
          <w:szCs w:val="26"/>
        </w:rPr>
        <w:t>5.4.</w:t>
      </w:r>
      <w:r>
        <w:rPr>
          <w:rFonts w:ascii="Times New Roman" w:hAnsi="Times New Roman"/>
          <w:sz w:val="26"/>
          <w:szCs w:val="26"/>
        </w:rPr>
        <w:t xml:space="preserve"> Bên B phải thiết lập hệ thống quản lý chất lượng, tự kiểm soát chất lượng vật liệu, sản phẩm, cấu kiện, thiết bị và công việc xây dựng theo quy định của pháp luật, Hồ sơ thiết kế, Chỉ dẫn kỹ thuật, quy chuẩn kỹ thuật, tiêu chuẩn áp dụng và Hợp đồng.</w:t>
      </w:r>
    </w:p>
    <w:p>
      <w:pPr>
        <w:pStyle w:val="Normal"/>
        <w:widowControl w:val="false"/>
        <w:overflowPunct w:val="false"/>
        <w:spacing w:lineRule="auto" w:line="276" w:before="0" w:after="120"/>
        <w:jc w:val="both"/>
        <w:textAlignment w:val="baseline"/>
        <w:rPr>
          <w:rFonts w:ascii="Times New Roman" w:hAnsi="Times New Roman"/>
          <w:sz w:val="26"/>
          <w:szCs w:val="26"/>
        </w:rPr>
      </w:pPr>
      <w:r>
        <w:rPr>
          <w:rFonts w:ascii="Times New Roman" w:hAnsi="Times New Roman"/>
          <w:b/>
          <w:bCs/>
          <w:sz w:val="26"/>
          <w:szCs w:val="26"/>
        </w:rPr>
        <w:t>5.5.</w:t>
      </w:r>
      <w:r>
        <w:rPr>
          <w:rFonts w:ascii="Times New Roman" w:hAnsi="Times New Roman"/>
          <w:sz w:val="26"/>
          <w:szCs w:val="26"/>
        </w:rPr>
        <w:t xml:space="preserve"> Bên B không được tự ý thay đổi chủng loại, thương hiệu, quy cách vật liệu đã được phê duyệt hoặc quy cách kỹ thuật trong Hồ sơ thiết kế, Biểu 07. Mọi thay đổi phải được Bên A chấp thuận bằng văn bản.</w:t>
      </w:r>
    </w:p>
    <w:p>
      <w:pPr>
        <w:pStyle w:val="Normal"/>
        <w:widowControl w:val="false"/>
        <w:overflowPunct w:val="false"/>
        <w:spacing w:lineRule="auto" w:line="276" w:before="0" w:after="120"/>
        <w:jc w:val="both"/>
        <w:textAlignment w:val="baseline"/>
        <w:rPr>
          <w:rFonts w:ascii="Times New Roman" w:hAnsi="Times New Roman"/>
          <w:sz w:val="26"/>
          <w:szCs w:val="26"/>
        </w:rPr>
      </w:pPr>
      <w:r>
        <w:rPr>
          <w:rFonts w:ascii="Times New Roman" w:hAnsi="Times New Roman"/>
          <w:b/>
          <w:bCs/>
          <w:sz w:val="26"/>
          <w:szCs w:val="26"/>
        </w:rPr>
        <w:t>5.6.</w:t>
      </w:r>
      <w:r>
        <w:rPr>
          <w:rFonts w:ascii="Times New Roman" w:hAnsi="Times New Roman"/>
          <w:sz w:val="26"/>
          <w:szCs w:val="26"/>
        </w:rPr>
        <w:t xml:space="preserve"> Bên B có nghĩa vụ sửa chữa mọi sai sót của Hạng mục công trình bằng chi phí của mình kể từ ngày khởi công đến ngày Bên A xác nhận hoàn thành nghĩa vụ bảo hành, phù hợp Hồ sơ thiết kế, Chỉ dẫn kỹ thuật, quy chuẩn kỹ thuật, tiêu chuẩn áp dụng và chỉ dẫn của Bên A.</w:t>
      </w:r>
    </w:p>
    <w:p>
      <w:pPr>
        <w:pStyle w:val="Normal"/>
        <w:widowControl w:val="false"/>
        <w:overflowPunct w:val="false"/>
        <w:spacing w:lineRule="auto" w:line="276" w:before="0" w:after="120"/>
        <w:jc w:val="both"/>
        <w:textAlignment w:val="baseline"/>
        <w:rPr>
          <w:rFonts w:ascii="Times New Roman" w:hAnsi="Times New Roman"/>
          <w:sz w:val="26"/>
          <w:szCs w:val="26"/>
        </w:rPr>
      </w:pPr>
      <w:r>
        <w:rPr>
          <w:rFonts w:ascii="Times New Roman" w:hAnsi="Times New Roman"/>
          <w:sz w:val="26"/>
          <w:szCs w:val="26"/>
        </w:rPr>
        <w:commentReference w:id="6"/>
      </w:r>
    </w:p>
    <w:p>
      <w:pPr>
        <w:pStyle w:val="Normal"/>
        <w:widowControl w:val="false"/>
        <w:overflowPunct w:val="false"/>
        <w:spacing w:lineRule="auto" w:line="276" w:before="0" w:after="120"/>
        <w:jc w:val="both"/>
        <w:textAlignment w:val="baseline"/>
        <w:rPr>
          <w:rFonts w:ascii="Times New Roman" w:hAnsi="Times New Roman"/>
          <w:sz w:val="26"/>
          <w:szCs w:val="26"/>
        </w:rPr>
      </w:pPr>
      <w:r>
        <w:rPr>
          <w:rFonts w:ascii="Times New Roman" w:hAnsi="Times New Roman"/>
          <w:b/>
          <w:bCs/>
          <w:sz w:val="26"/>
          <w:szCs w:val="26"/>
        </w:rPr>
        <w:t xml:space="preserve">5.7. </w:t>
      </w:r>
      <w:r>
        <w:rPr>
          <w:rFonts w:ascii="Times New Roman" w:hAnsi="Times New Roman"/>
          <w:sz w:val="26"/>
          <w:szCs w:val="26"/>
        </w:rPr>
        <w:t>Bên B chịu trách nhiệm về chất lượng công tác chống thấm phần ngầm. Trước khi nghiệm thu, Bên B phải thực hiện thí nghiệm (ngâm nước) theo Chỉ dẫn kỹ thuật và yêu cầu của Bên A; mọi vị trí thấm, rò rỉ phát hiện trong thời gian thi công và bảo hành phải được Bên B xử lý bằng chi phí của mình.</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6. NGHIỆM THU VÀ BÀN GIAO HẠNG MỤC CÔNG TRÌNH</w:t>
      </w:r>
    </w:p>
    <w:p>
      <w:pPr>
        <w:pStyle w:val="Normal"/>
        <w:widowControl w:val="false"/>
        <w:spacing w:lineRule="auto" w:line="276" w:before="0" w:after="120"/>
        <w:jc w:val="both"/>
        <w:rPr>
          <w:rFonts w:ascii="Times New Roman" w:hAnsi="Times New Roman"/>
          <w:b/>
          <w:bCs/>
          <w:sz w:val="26"/>
          <w:szCs w:val="26"/>
        </w:rPr>
      </w:pPr>
      <w:r>
        <w:rPr>
          <w:rFonts w:ascii="Times New Roman" w:hAnsi="Times New Roman"/>
          <w:b/>
          <w:bCs/>
          <w:sz w:val="26"/>
          <w:szCs w:val="26"/>
        </w:rPr>
        <w:t>6.1. Nghiệm thu:</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a) Điều kiện nghiệm thu: Bên A chỉ nghiệm thu khi đối tượng nghiệm thu đã hoàn thành, đáp ứng yêu cầu chất lượng, kỹ thuật và có đủ hồ sơ theo quy định của Hợp đồng và pháp luật về quản lý chất lượng công trình xây dựng;</w:t>
      </w:r>
    </w:p>
    <w:p>
      <w:pPr>
        <w:pStyle w:val="Normal"/>
        <w:widowControl w:val="false"/>
        <w:spacing w:lineRule="auto" w:line="276" w:before="0" w:after="120"/>
        <w:jc w:val="both"/>
        <w:rPr>
          <w:rFonts w:ascii="Times New Roman" w:hAnsi="Times New Roman"/>
          <w:sz w:val="26"/>
          <w:szCs w:val="26"/>
        </w:rPr>
      </w:pPr>
      <w:r>
        <w:rPr>
          <w:rFonts w:ascii="Times New Roman" w:hAnsi="Times New Roman"/>
          <w:sz w:val="26"/>
          <w:szCs w:val="26"/>
        </w:rPr>
        <w:t>b) Đối tượng nghiệm thu: công việc xây dựng, bộ phận, giai đoạn, Hạng mục công trình do Bên B thực hiện. Biên bản nghiệm thu chỉ được lập sau khi Bên A kiểm tra và chấp thuận.</w:t>
      </w:r>
    </w:p>
    <w:p>
      <w:pPr>
        <w:pStyle w:val="Normal"/>
        <w:widowControl w:val="false"/>
        <w:spacing w:lineRule="auto" w:line="276" w:before="0" w:after="120"/>
        <w:jc w:val="both"/>
        <w:rPr>
          <w:rFonts w:ascii="Times New Roman" w:hAnsi="Times New Roman"/>
          <w:sz w:val="26"/>
          <w:szCs w:val="26"/>
        </w:rPr>
      </w:pPr>
      <w:r>
        <w:rPr>
          <w:rFonts w:ascii="Times New Roman" w:hAnsi="Times New Roman"/>
          <w:sz w:val="26"/>
          <w:szCs w:val="26"/>
        </w:rPr>
        <w:t>Thành phần nghiệm thu gồm đại diện Bên A, đại diện Bên B và đại diện Chủ đầu tư, Tư vấn giám sát (khi Chủ đầu tư, Tư vấn giám sát yêu cầu).</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c) Tổ chức nghiệm thu: Bên A tổ chức kiểm tra, đánh giá chất lượng, khối lượng công việc của Bên B và thông báo các sai sót (nếu có). Bên B phải thông báo bằng văn bản cho Bên A tối thiểu </w:t>
      </w:r>
      <w:r>
        <w:rPr>
          <w:rFonts w:ascii="Times New Roman" w:hAnsi="Times New Roman"/>
          <w:sz w:val="26"/>
          <w:szCs w:val="26"/>
          <w:highlight w:val="yellow"/>
        </w:rPr>
        <w:t>24</w:t>
      </w:r>
      <w:r>
        <w:rPr>
          <w:rFonts w:ascii="Times New Roman" w:hAnsi="Times New Roman"/>
          <w:sz w:val="26"/>
          <w:szCs w:val="26"/>
        </w:rPr>
        <w:t xml:space="preserve"> giờ trước khi che khuất, phủ lấp công việc. Công việc, bộ phận bị che khuất phải được nghiệm thu và lập bản vẽ hoàn công trước khi thi công công việc tiếp theo; công việc bị che khuất khi chưa được nghiệm thu bị coi là không được chấp nhận.</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d) Việc kiểm tra, nghiệm thu của Bên A không miễn trừ, không làm giảm trách nhiệm của Bên B theo Hợp đồng và pháp luật. Số lượng hồ sơ nghiệm thu hoàn thành: 06 bộ.</w:t>
      </w:r>
    </w:p>
    <w:p>
      <w:pPr>
        <w:pStyle w:val="Normal"/>
        <w:widowControl w:val="false"/>
        <w:spacing w:lineRule="auto" w:line="276" w:before="0" w:after="120"/>
        <w:jc w:val="both"/>
        <w:rPr>
          <w:rFonts w:ascii="Times New Roman" w:hAnsi="Times New Roman"/>
          <w:b/>
          <w:bCs/>
          <w:sz w:val="26"/>
          <w:szCs w:val="26"/>
        </w:rPr>
      </w:pPr>
      <w:r>
        <w:rPr>
          <w:rFonts w:ascii="Times New Roman" w:hAnsi="Times New Roman"/>
          <w:b/>
          <w:bCs/>
          <w:sz w:val="26"/>
          <w:szCs w:val="26"/>
        </w:rPr>
        <w:t xml:space="preserve">6.2. Bàn giao Hạng mục công trình: </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a) Điều kiện bàn giao: </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(i) Hạng mục công trình được thi công, nghiệm thu hợp lệ và có đầy đủ hồ sơ, tài liệu theo quy định của Hợp đồng, đảm bảo các yêu cầu kỹ thuật theo quy định của Hồ sơ thiết kế, Chỉ dẫn kỹ thuật;</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(ii) Được Bên A nghiệm thu bàn giao Hạng mục công trình theo phạm vi công việc của hợp đồng này.</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(iii) Bên B đã hoàn thành tháo dỡ hệ văng chống, nhổ cừ (theo thiết kế biện pháp), thu dọn mặt bằng và bàn giao đầy đủ hồ sơ hoàn công.</w:t>
      </w:r>
    </w:p>
    <w:p>
      <w:pPr>
        <w:pStyle w:val="Normal"/>
        <w:widowControl w:val="false"/>
        <w:spacing w:lineRule="auto" w:line="276" w:before="0" w:after="120"/>
        <w:jc w:val="both"/>
        <w:rPr>
          <w:rFonts w:ascii="Times New Roman" w:hAnsi="Times New Roman"/>
          <w:b/>
          <w:bCs/>
          <w:sz w:val="26"/>
          <w:szCs w:val="26"/>
        </w:rPr>
      </w:pPr>
      <w:r>
        <w:rPr>
          <w:rFonts w:ascii="Times New Roman" w:hAnsi="Times New Roman"/>
          <w:b/>
          <w:bCs/>
          <w:sz w:val="26"/>
          <w:szCs w:val="26"/>
        </w:rPr>
        <w:t>6.3. Các tồn tại về chất lượng, công việc chưa hoàn thành</w:t>
      </w:r>
    </w:p>
    <w:p>
      <w:pPr>
        <w:pStyle w:val="BodyTextIndent"/>
        <w:tabs>
          <w:tab w:val="clear" w:pos="720"/>
          <w:tab w:val="left" w:pos="1134" w:leader="none"/>
        </w:tabs>
        <w:spacing w:lineRule="auto" w:line="276" w:before="0" w:after="120"/>
        <w:ind w:hanging="0"/>
        <w:rPr>
          <w:rFonts w:ascii="Times New Roman" w:hAnsi="Times New Roman"/>
          <w:sz w:val="26"/>
          <w:szCs w:val="26"/>
          <w:lang w:val="en-US" w:eastAsia="en-US"/>
        </w:rPr>
      </w:pPr>
      <w:r>
        <w:rPr>
          <w:rFonts w:ascii="Times New Roman" w:hAnsi="Times New Roman"/>
          <w:sz w:val="26"/>
          <w:szCs w:val="26"/>
          <w:lang w:val="en-US" w:eastAsia="en-US"/>
        </w:rPr>
        <w:t>a) Bên B phải thực hiện ngay các yêu cầu của Bên A về khắc phục tồn tại chất lượng, hoàn thành công việc còn dở dang, bổ sung, chỉnh sửa, hoàn thiện hồ sơ, tài liệu để được nghiệm thu, bàn giao.</w:t>
      </w:r>
    </w:p>
    <w:p>
      <w:pPr>
        <w:pStyle w:val="BodyTextIndent"/>
        <w:tabs>
          <w:tab w:val="clear" w:pos="720"/>
          <w:tab w:val="left" w:pos="1134" w:leader="none"/>
        </w:tabs>
        <w:spacing w:lineRule="auto" w:line="276" w:before="0" w:after="120"/>
        <w:ind w:hanging="0"/>
        <w:rPr>
          <w:rFonts w:ascii="Times New Roman" w:hAnsi="Times New Roman"/>
          <w:sz w:val="26"/>
          <w:szCs w:val="26"/>
          <w:lang w:val="en-US" w:eastAsia="en-US"/>
        </w:rPr>
      </w:pPr>
      <w:r>
        <w:rPr>
          <w:rFonts w:ascii="Times New Roman" w:hAnsi="Times New Roman"/>
          <w:sz w:val="26"/>
          <w:szCs w:val="26"/>
          <w:lang w:val="en-US" w:eastAsia="en-US"/>
        </w:rPr>
        <w:t>b) Trường hợp Bên B không thực hiện, thực hiện không đầy đủ hoặc thực hiện sai và không khắc phục trong thời hạn Bên A ấn định tại thông báo bằng văn bản, Bên A có quyền giữ lại giá trị thanh toán tương ứng và xử lý theo Điều 18.4.</w:t>
      </w:r>
    </w:p>
    <w:p>
      <w:pPr>
        <w:pStyle w:val="Normal"/>
        <w:widowControl w:val="false"/>
        <w:spacing w:lineRule="auto" w:line="276" w:before="0" w:after="120"/>
        <w:jc w:val="both"/>
        <w:rPr>
          <w:rFonts w:ascii="Times New Roman" w:hAnsi="Times New Roman"/>
          <w:b/>
          <w:bCs/>
          <w:sz w:val="26"/>
          <w:szCs w:val="26"/>
        </w:rPr>
      </w:pPr>
      <w:r>
        <w:rPr>
          <w:rFonts w:ascii="Times New Roman" w:hAnsi="Times New Roman"/>
          <w:b/>
          <w:bCs/>
          <w:sz w:val="26"/>
          <w:szCs w:val="26"/>
        </w:rPr>
        <w:t>6.4. Quyền sở hữu thiết bị, hạng mục công trình</w:t>
      </w:r>
    </w:p>
    <w:p>
      <w:pPr>
        <w:pStyle w:val="Normal"/>
        <w:widowControl w:val="false"/>
        <w:spacing w:lineRule="auto" w:line="276" w:before="0" w:after="120"/>
        <w:jc w:val="both"/>
        <w:rPr>
          <w:rFonts w:ascii="Times New Roman" w:hAnsi="Times New Roman"/>
          <w:sz w:val="26"/>
          <w:szCs w:val="26"/>
        </w:rPr>
      </w:pPr>
      <w:r>
        <w:rPr>
          <w:rFonts w:ascii="Times New Roman" w:hAnsi="Times New Roman"/>
          <w:sz w:val="26"/>
          <w:szCs w:val="26"/>
        </w:rPr>
        <w:t>Vật liệu, kết cấu, bộ phận, hạng mục công trình thuộc phạm vi Hợp đồng thuộc quyền sở hữu của Bên A kể từ thời điểm được đưa vào lắp đặt tại Công trường hoặc khi Bên B được thanh toán giá trị tương ứng, tùy thời điểm nào đến trước; trừ vật tư biện pháp luân chuyển của Bên B (cừ, văng chống, hệ ván khuôn dàn giáo) sau khi tháo dỡ. Việc chuyển quyền sở hữu không làm giảm trách nhiệm của Bên B đối với các tài sản này theo Hợp đồng.</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7. TIẾN ĐỘ THỰC HIỆN HỢP ĐỒNG</w:t>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 xml:space="preserve">7.1. Tiến độ thực hiện </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a) Tiến độ thực hiện Hợp đồng gồm các mốc bắt buộc sau, làm căn cứ xác định vi phạm và phạt chậm tiến độ:</w:t>
      </w:r>
    </w:p>
    <w:p>
      <w:pPr>
        <w:pStyle w:val="Normal"/>
        <w:spacing w:lineRule="auto" w:line="276" w:before="0" w:after="120"/>
        <w:jc w:val="both"/>
        <w:rPr>
          <w:rFonts w:ascii="Times New Roman" w:hAnsi="Times New Roman"/>
          <w:sz w:val="26"/>
          <w:szCs w:val="26"/>
        </w:rPr>
      </w:pPr>
      <w:commentRangeStart w:id="7"/>
      <w:r>
        <w:rPr>
          <w:rFonts w:ascii="Times New Roman" w:hAnsi="Times New Roman"/>
          <w:sz w:val="26"/>
          <w:szCs w:val="26"/>
        </w:rPr>
        <w:t xml:space="preserve">- Tổng thời gian thực hiện Hợp đồng: </w:t>
      </w:r>
      <w:r>
        <w:rPr>
          <w:rFonts w:ascii="Times New Roman" w:hAnsi="Times New Roman"/>
          <w:sz w:val="26"/>
          <w:szCs w:val="26"/>
          <w:highlight w:val="yellow"/>
        </w:rPr>
        <w:t>……</w:t>
      </w:r>
      <w:r>
        <w:rPr>
          <w:rFonts w:ascii="Times New Roman" w:hAnsi="Times New Roman"/>
          <w:sz w:val="26"/>
          <w:szCs w:val="26"/>
        </w:rPr>
        <w:t xml:space="preserve"> ngày kể từ ngày bắt đầu (hai bên chưa thống nhất, tiếp tục đàm phán).</w:t>
      </w:r>
      <w:commentRangeEnd w:id="7"/>
      <w:r>
        <w:commentReference w:id="7"/>
      </w:r>
      <w:r>
        <w:rPr>
          <w:rFonts w:ascii="Times New Roman" w:hAnsi="Times New Roman"/>
          <w:sz w:val="26"/>
          <w:szCs w:val="26"/>
        </w:rPr>
      </w:r>
    </w:p>
    <w:p>
      <w:pPr>
        <w:pStyle w:val="ListParagraph"/>
        <w:numPr>
          <w:ilvl w:val="0"/>
          <w:numId w:val="25"/>
        </w:numPr>
        <w:spacing w:before="0" w:after="120"/>
        <w:contextualSpacing/>
        <w:jc w:val="both"/>
        <w:rPr>
          <w:rFonts w:ascii="Times New Roman" w:hAnsi="Times New Roman"/>
          <w:sz w:val="26"/>
          <w:szCs w:val="26"/>
        </w:rPr>
      </w:pPr>
      <w:r>
        <w:rPr>
          <w:rFonts w:ascii="Times New Roman" w:hAnsi="Times New Roman"/>
          <w:sz w:val="26"/>
          <w:szCs w:val="26"/>
        </w:rPr>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7.2. Ngày bắt đầu và hoàn thành</w:t>
      </w:r>
    </w:p>
    <w:p>
      <w:pPr>
        <w:pStyle w:val="Normal"/>
        <w:spacing w:lineRule="auto" w:line="276" w:before="0" w:after="120"/>
        <w:jc w:val="both"/>
        <w:rPr>
          <w:rFonts w:ascii="Times New Roman" w:hAnsi="Times New Roman"/>
          <w:sz w:val="26"/>
          <w:szCs w:val="26"/>
        </w:rPr>
      </w:pPr>
      <w:commentRangeStart w:id="41"/>
      <w:r>
        <w:rPr>
          <w:rFonts w:ascii="Times New Roman" w:hAnsi="Times New Roman"/>
          <w:sz w:val="26"/>
          <w:szCs w:val="26"/>
        </w:rPr>
        <w:t xml:space="preserve">Ngày bắt đầu </w:t>
      </w:r>
      <w:ins w:id="700003" w:author="VNCN E&amp;C - Đề xuất theo FIDIC" w:date="2026-10-19T09:00:00Z">
        <w:r>
          <w:rPr>
            <w:rFonts w:ascii="Times New Roman" w:hAnsi="Times New Roman"/>
            <w:sz w:val="26"/>
            <w:szCs w:val="26"/>
          </w:rPr>
          <w:t xml:space="preserve">là ngày do Bên A thông báo bằng văn bản cho Bên B (thông báo trước tối thiểu 07 ngày)</w:t>
        </w:r>
      </w:ins>
      <w:del w:id="700004" w:author="VNCN E&amp;C - Đề xuất theo FIDIC" w:date="2026-10-19T09:00:00Z">
        <w:r>
          <w:rPr>
            <w:rFonts w:ascii="Times New Roman" w:hAnsi="Times New Roman"/>
            <w:sz w:val="26"/>
            <w:szCs w:val="26"/>
          </w:rPr>
          <w:delText xml:space="preserve">được quy định như</w:delText>
        </w:r>
      </w:del>
      <w:r>
        <w:rPr>
          <w:rFonts w:ascii="Times New Roman" w:hAnsi="Times New Roman"/>
          <w:sz w:val="26"/>
          <w:szCs w:val="26"/>
        </w:rPr>
        <w:t xml:space="preserve"> sau </w:t>
      </w:r>
      <w:ins w:id="700005" w:author="VNCN E&amp;C - Đề xuất theo FIDIC" w:date="2026-10-19T09:00:00Z">
        <w:r>
          <w:rPr>
            <w:rFonts w:ascii="Times New Roman" w:hAnsi="Times New Roman"/>
            <w:sz w:val="26"/>
            <w:szCs w:val="26"/>
          </w:rPr>
          <w:t xml:space="preserve">khi các</w:t>
        </w:r>
      </w:ins>
      <w:del w:id="700006" w:author="VNCN E&amp;C - Đề xuất theo FIDIC" w:date="2026-10-19T09:00:00Z">
        <w:r>
          <w:rPr>
            <w:rFonts w:ascii="Times New Roman" w:hAnsi="Times New Roman"/>
            <w:sz w:val="26"/>
            <w:szCs w:val="26"/>
          </w:rPr>
          <w:delText xml:space="preserve">và được tính theo thời gian tùy theo</w:delText>
        </w:r>
      </w:del>
      <w:r>
        <w:rPr>
          <w:rFonts w:ascii="Times New Roman" w:hAnsi="Times New Roman"/>
          <w:sz w:val="26"/>
          <w:szCs w:val="26"/>
        </w:rPr>
        <w:t xml:space="preserve"> điều kiện </w:t>
      </w:r>
      <w:ins w:id="700007" w:author="VNCN E&amp;C - Đề xuất theo FIDIC" w:date="2026-10-19T09:00:00Z">
        <w:r>
          <w:rPr>
            <w:rFonts w:ascii="Times New Roman" w:hAnsi="Times New Roman"/>
            <w:sz w:val="26"/>
            <w:szCs w:val="26"/>
          </w:rPr>
          <w:t xml:space="preserve">sau đã được đáp ứng</w:t>
        </w:r>
      </w:ins>
      <w:del w:id="700008" w:author="VNCN E&amp;C - Đề xuất theo FIDIC" w:date="2026-10-19T09:00:00Z">
        <w:r>
          <w:rPr>
            <w:rFonts w:ascii="Times New Roman" w:hAnsi="Times New Roman"/>
            <w:sz w:val="26"/>
            <w:szCs w:val="26"/>
          </w:rPr>
          <w:delText xml:space="preserve">nào đến sau, cụ thể</w:delText>
        </w:r>
      </w:del>
      <w:r>
        <w:rPr>
          <w:rFonts w:ascii="Times New Roman" w:hAnsi="Times New Roman"/>
          <w:sz w:val="26"/>
          <w:szCs w:val="26"/>
        </w:rPr>
        <w:t xml:space="preserve">:</w:t>
      </w:r>
      <w:commentRangeEnd w:id="41"/>
      <w:r>
        <w:rPr>
          <w:rStyle w:val="CommentReference"/>
        </w:rPr>
        <w:commentReference w:id="41"/>
      </w:r>
    </w:p>
    <w:p>
      <w:pPr>
        <w:pStyle w:val="ListParagraph"/>
        <w:numPr>
          <w:ilvl w:val="0"/>
          <w:numId w:val="26"/>
        </w:numPr>
        <w:spacing w:before="0" w:after="120"/>
        <w:contextualSpacing/>
        <w:jc w:val="both"/>
        <w:rPr>
          <w:rFonts w:ascii="Times New Roman" w:hAnsi="Times New Roman"/>
          <w:sz w:val="26"/>
          <w:szCs w:val="26"/>
        </w:rPr>
      </w:pPr>
      <w:r>
        <w:rPr>
          <w:rFonts w:ascii="Times New Roman" w:hAnsi="Times New Roman"/>
          <w:sz w:val="26"/>
          <w:szCs w:val="26"/>
        </w:rPr>
        <w:t>Hợp đồng</w:t>
      </w:r>
      <w:r>
        <w:rPr>
          <w:rFonts w:ascii="Times New Roman" w:hAnsi="Times New Roman"/>
          <w:sz w:val="26"/>
          <w:szCs w:val="26"/>
          <w:lang w:val="en-US"/>
        </w:rPr>
        <w:t xml:space="preserve"> được ký kết</w:t>
      </w:r>
      <w:r>
        <w:rPr>
          <w:rFonts w:ascii="Times New Roman" w:hAnsi="Times New Roman"/>
          <w:sz w:val="26"/>
          <w:szCs w:val="26"/>
        </w:rPr>
        <w:t>;</w:t>
      </w:r>
    </w:p>
    <w:p>
      <w:pPr>
        <w:pStyle w:val="ListParagraph"/>
        <w:numPr>
          <w:ilvl w:val="0"/>
          <w:numId w:val="26"/>
        </w:numPr>
        <w:spacing w:before="0" w:after="120"/>
        <w:contextualSpacing/>
        <w:jc w:val="both"/>
        <w:rPr>
          <w:rFonts w:ascii="Times New Roman" w:hAnsi="Times New Roman"/>
          <w:sz w:val="26"/>
          <w:szCs w:val="26"/>
        </w:rPr>
      </w:pPr>
      <w:ins w:id="700009" w:author="VNCN E&amp;C - Đề xuất theo FIDIC" w:date="2026-10-19T09:00:00Z">
        <w:r>
          <w:rPr>
            <w:rFonts w:ascii="Times New Roman" w:hAnsi="Times New Roman"/>
            <w:sz w:val="26"/>
            <w:szCs w:val="26"/>
            <w:lang w:val="en-US"/>
          </w:rPr>
          <w:t xml:space="preserve">Bên A bàn giao hồ</w:t>
        </w:r>
      </w:ins>
      <w:del w:id="700010" w:author="VNCN E&amp;C - Đề xuất theo FIDIC" w:date="2026-10-19T09:00:00Z">
        <w:r>
          <w:rPr>
            <w:rFonts w:ascii="Times New Roman" w:hAnsi="Times New Roman"/>
            <w:sz w:val="26"/>
            <w:szCs w:val="26"/>
            <w:lang w:val="en-US"/>
          </w:rPr>
          <w:delText xml:space="preserve">Hồ</w:delText>
        </w:r>
      </w:del>
      <w:r>
        <w:rPr>
          <w:rFonts w:ascii="Times New Roman" w:hAnsi="Times New Roman"/>
          <w:sz w:val="26"/>
          <w:szCs w:val="26"/>
          <w:lang w:val="en-US"/>
        </w:rPr>
        <w:t xml:space="preserve"> sơ thiết kế</w:t>
      </w:r>
      <w:ins w:id="700011" w:author="VNCN E&amp;C - Đề xuất theo FIDIC" w:date="2026-10-19T09:00:00Z">
        <w:r>
          <w:rPr>
            <w:rFonts w:ascii="Times New Roman" w:hAnsi="Times New Roman"/>
            <w:sz w:val="26"/>
            <w:szCs w:val="26"/>
            <w:lang w:val="en-US"/>
          </w:rPr>
          <w:t xml:space="preserve"> bản vẽ thi công giai đoạn đầu;</w:t>
        </w:r>
      </w:ins>
    </w:p>
    <w:p>
      <w:pPr>
        <w:pStyle w:val="ListParagraph"/>
        <w:numPr>
          <w:ilvl w:val="0"/>
          <w:numId w:val="26"/>
        </w:numPr>
        <w:spacing w:before="0" w:after="120"/>
        <w:contextualSpacing/>
        <w:jc w:val="both"/>
        <w:rPr>
          <w:rFonts w:ascii="Times New Roman" w:hAnsi="Times New Roman"/>
          <w:sz w:val="26"/>
          <w:szCs w:val="26"/>
        </w:rPr>
      </w:pPr>
      <w:r>
        <w:rPr>
          <w:rFonts w:ascii="Times New Roman" w:hAnsi="Times New Roman"/>
          <w:sz w:val="26"/>
          <w:szCs w:val="26"/>
          <w:lang w:val="en-US"/>
        </w:rPr>
        <w:t xml:space="preserve">Các bên ký biên bản bàn giao </w:t>
      </w:r>
      <w:del w:id="700012" w:author="VNCN E&amp;C - Đề xuất theo FIDIC" w:date="2026-10-19T09:00:00Z">
        <w:r>
          <w:rPr>
            <w:rFonts w:ascii="Times New Roman" w:hAnsi="Times New Roman"/>
            <w:sz w:val="26"/>
            <w:szCs w:val="26"/>
            <w:lang w:val="en-US"/>
          </w:rPr>
          <w:delText xml:space="preserve">toàn bộ </w:delText>
        </w:r>
      </w:del>
      <w:r>
        <w:rPr>
          <w:rFonts w:ascii="Times New Roman" w:hAnsi="Times New Roman"/>
          <w:sz w:val="26"/>
          <w:szCs w:val="26"/>
          <w:lang w:val="en-US"/>
        </w:rPr>
        <w:t xml:space="preserve">mặt bằng</w:t>
      </w:r>
      <w:ins w:id="700013" w:author="VNCN E&amp;C - Đề xuất theo FIDIC" w:date="2026-10-19T09:00:00Z">
        <w:r>
          <w:rPr>
            <w:rFonts w:ascii="Times New Roman" w:hAnsi="Times New Roman"/>
            <w:sz w:val="26"/>
            <w:szCs w:val="26"/>
            <w:lang w:val="en-US"/>
          </w:rPr>
          <w:t xml:space="preserve"> giai đoạn đầu</w:t>
        </w:r>
      </w:ins>
      <w:r>
        <w:rPr>
          <w:rFonts w:ascii="Times New Roman" w:hAnsi="Times New Roman"/>
          <w:sz w:val="26"/>
          <w:szCs w:val="26"/>
          <w:lang w:val="en-US"/>
        </w:rPr>
        <w:t xml:space="preserve"> đủ điều kiện thi công</w:t>
      </w:r>
      <w:ins w:id="700014" w:author="VNCN E&amp;C - Đề xuất theo FIDIC" w:date="2026-10-19T09:00:00Z">
        <w:r>
          <w:rPr>
            <w:rFonts w:ascii="Times New Roman" w:hAnsi="Times New Roman"/>
            <w:sz w:val="26"/>
            <w:szCs w:val="26"/>
            <w:lang w:val="en-US"/>
          </w:rPr>
          <w:t xml:space="preserve"> theo Tiến độ thi công chi tiết; mặt bằng, hố đào các giai đoạn tiếp theo được bàn giao phù hợp với tiến độ;</w:t>
        </w:r>
      </w:ins>
    </w:p>
    <w:p>
      <w:pPr>
        <w:pStyle w:val="ListParagraph"/>
        <w:numPr>
          <w:ilvl w:val="0"/>
          <w:numId w:val="26"/>
        </w:numPr>
        <w:spacing w:before="0" w:after="120"/>
        <w:contextualSpacing/>
        <w:jc w:val="both"/>
        <w:rPr>
          <w:rFonts w:ascii="Times New Roman" w:hAnsi="Times New Roman"/>
          <w:sz w:val="26"/>
          <w:szCs w:val="26"/>
        </w:rPr>
      </w:pPr>
      <w:r>
        <w:rPr>
          <w:rFonts w:ascii="Times New Roman" w:hAnsi="Times New Roman"/>
          <w:sz w:val="26"/>
          <w:szCs w:val="26"/>
          <w:lang w:val="en-US"/>
        </w:rPr>
        <w:t>Bên A cung cấp nguồn điện phục vụ thi công đủ công suất theo công suất dự kiến thiết bị tiêu thụ trong Biện pháp thi công được duyệt</w:t>
      </w:r>
    </w:p>
    <w:p>
      <w:pPr>
        <w:pStyle w:val="ListParagraph"/>
        <w:numPr>
          <w:ilvl w:val="0"/>
          <w:numId w:val="26"/>
        </w:numPr>
        <w:spacing w:before="0" w:after="120"/>
        <w:contextualSpacing/>
        <w:jc w:val="both"/>
        <w:rPr>
          <w:rFonts w:ascii="Times New Roman" w:hAnsi="Times New Roman"/>
          <w:sz w:val="26"/>
          <w:szCs w:val="26"/>
        </w:rPr>
      </w:pPr>
      <w:commentRangeStart w:id="8"/>
      <w:r>
        <w:rPr>
          <w:rFonts w:ascii="Times New Roman" w:hAnsi="Times New Roman"/>
          <w:sz w:val="26"/>
          <w:szCs w:val="26"/>
          <w:lang w:val="en-US"/>
        </w:rPr>
        <w:t>Bên B nhận được toàn bộ tiền tạm ứng của Bên A; điều kiện này chỉ áp dụng khi Bên A chậm tạm ứng từ 10 ngày làm việc trở lên so với thời hạn quy định tại Điều 10.3.1.</w:t>
      </w:r>
      <w:commentRangeEnd w:id="8"/>
      <w:r>
        <w:commentReference w:id="8"/>
      </w:r>
      <w:r>
        <w:rPr>
          <w:rFonts w:ascii="Times New Roman" w:hAnsi="Times New Roman"/>
          <w:sz w:val="26"/>
          <w:szCs w:val="26"/>
          <w:lang w:val="en-US"/>
        </w:rPr>
      </w:r>
    </w:p>
    <w:p>
      <w:pPr>
        <w:pStyle w:val="Normal"/>
        <w:numPr>
          <w:ilvl w:val="0"/>
          <w:numId w:val="22"/>
        </w:numPr>
        <w:spacing w:lineRule="auto" w:line="276" w:before="0" w:after="120"/>
        <w:ind w:hanging="0" w:left="0"/>
        <w:jc w:val="both"/>
        <w:rPr>
          <w:rFonts w:ascii="Times New Roman" w:hAnsi="Times New Roman"/>
          <w:sz w:val="26"/>
          <w:szCs w:val="26"/>
        </w:rPr>
      </w:pPr>
      <w:r>
        <w:rPr>
          <w:rFonts w:ascii="Times New Roman" w:hAnsi="Times New Roman"/>
          <w:sz w:val="26"/>
          <w:szCs w:val="26"/>
        </w:rPr>
        <w:t>Trong vòng 07 ngày làm việc kể từ ngày ký Hợp đồng, Bên B phải trình Bên A tiến độ thi công chi tiết; tiến độ phải phù hợp với tiến độ thi công công tác đất của Nhà thầu khác và phải được Bên A chấp thuận.</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Tiến độ thi công chi tiết được Bên A chấp thuận là căn cứ để quản lý thi công, nghiệm thu, bàn giao và xác định thời gian chậm tiến độ.</w:t>
      </w:r>
    </w:p>
    <w:p>
      <w:pPr>
        <w:pStyle w:val="Normal"/>
        <w:numPr>
          <w:ilvl w:val="0"/>
          <w:numId w:val="22"/>
        </w:numPr>
        <w:spacing w:lineRule="auto" w:line="276" w:before="0" w:after="120"/>
        <w:ind w:hanging="0" w:left="0"/>
        <w:jc w:val="both"/>
        <w:rPr>
          <w:rFonts w:ascii="Times New Roman" w:hAnsi="Times New Roman"/>
          <w:sz w:val="26"/>
          <w:szCs w:val="26"/>
        </w:rPr>
      </w:pPr>
      <w:r>
        <w:rPr>
          <w:rFonts w:ascii="Times New Roman" w:hAnsi="Times New Roman"/>
          <w:sz w:val="26"/>
          <w:szCs w:val="26"/>
        </w:rPr>
        <w:t>Bên B có nghĩa vụ huy động máy móc, thiết bị, nhân lực, vật tư đến Công trường, thi công đúng tiến độ đã được chấp thuận và liên tục cho đến khi hoàn thành.</w:t>
      </w:r>
    </w:p>
    <w:p>
      <w:pPr>
        <w:pStyle w:val="Normal"/>
        <w:numPr>
          <w:ilvl w:val="0"/>
          <w:numId w:val="22"/>
        </w:numPr>
        <w:spacing w:lineRule="auto" w:line="276" w:before="0" w:after="120"/>
        <w:ind w:hanging="0" w:left="0"/>
        <w:jc w:val="both"/>
        <w:rPr>
          <w:rFonts w:ascii="Times New Roman" w:hAnsi="Times New Roman"/>
          <w:sz w:val="26"/>
          <w:szCs w:val="26"/>
        </w:rPr>
      </w:pPr>
      <w:r>
        <w:rPr>
          <w:rFonts w:ascii="Times New Roman" w:hAnsi="Times New Roman"/>
          <w:sz w:val="26"/>
          <w:szCs w:val="26"/>
        </w:rPr>
        <w:t>Trong vòng 07 ngày kể từ ngày nhận được yêu cầu của Bên A, Bên B phải trình Bên A phê duyệt kế hoạch chi tiết về nhân lực, thiết bị và trình tự thi công;</w:t>
      </w:r>
    </w:p>
    <w:p>
      <w:pPr>
        <w:pStyle w:val="Normal"/>
        <w:numPr>
          <w:ilvl w:val="0"/>
          <w:numId w:val="22"/>
        </w:numPr>
        <w:spacing w:lineRule="auto" w:line="276" w:before="0" w:after="120"/>
        <w:ind w:hanging="0" w:left="0"/>
        <w:jc w:val="both"/>
        <w:rPr>
          <w:rFonts w:ascii="Times New Roman" w:hAnsi="Times New Roman"/>
          <w:sz w:val="26"/>
          <w:szCs w:val="26"/>
        </w:rPr>
      </w:pPr>
      <w:r>
        <w:rPr>
          <w:rFonts w:ascii="Times New Roman" w:hAnsi="Times New Roman"/>
          <w:sz w:val="26"/>
          <w:szCs w:val="26"/>
        </w:rPr>
        <w:t>Bên B phải huy động đủ máy móc, thiết bị, vật tư, nhân lực để thực hiện công việc theo yêu cầu của Bên A trong thời hạn quy định;</w:t>
      </w:r>
    </w:p>
    <w:p>
      <w:pPr>
        <w:pStyle w:val="Normal"/>
        <w:tabs>
          <w:tab w:val="clear" w:pos="720"/>
          <w:tab w:val="left" w:pos="6750" w:leader="none"/>
        </w:tabs>
        <w:spacing w:lineRule="auto" w:line="276" w:before="0" w:after="120"/>
        <w:jc w:val="both"/>
        <w:rPr>
          <w:rFonts w:ascii="Times New Roman" w:hAnsi="Times New Roman"/>
          <w:sz w:val="26"/>
          <w:szCs w:val="26"/>
        </w:rPr>
      </w:pPr>
      <w:r>
        <w:rPr>
          <w:rFonts w:ascii="Times New Roman" w:hAnsi="Times New Roman"/>
          <w:sz w:val="26"/>
          <w:szCs w:val="26"/>
        </w:rPr>
        <w:t>e) Bên B phải lập và trình duyệt biện pháp thi công, bản vẽ thi công, bản vẽ chi tiết, mẫu vật liệu và tài liệu cần thiết khác trong thời hạn bảo đảm thực hiện đúng tiến độ;</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f) Thời hạn hoàn thành, bàn giao: theo Điều 7.1 và Tiến độ được Bên A chấp thuận. Việc gia hạn thời gian hoàn thành thực hiện theo Điều 15.1 điểm c.</w:t>
      </w:r>
    </w:p>
    <w:p>
      <w:pPr>
        <w:pStyle w:val="ListParagraph"/>
        <w:widowControl w:val="false"/>
        <w:numPr>
          <w:ilvl w:val="1"/>
          <w:numId w:val="28"/>
        </w:numPr>
        <w:spacing w:lineRule="auto" w:line="288" w:before="120" w:after="120"/>
        <w:contextualSpacing/>
        <w:jc w:val="both"/>
        <w:rPr>
          <w:rFonts w:ascii="Times New Roman" w:hAnsi="Times New Roman"/>
          <w:b/>
          <w:sz w:val="26"/>
          <w:szCs w:val="26"/>
        </w:rPr>
      </w:pPr>
      <w:bookmarkStart w:id="77" w:name="_Ref500837428"/>
      <w:bookmarkEnd w:id="77"/>
      <w:r>
        <w:rPr>
          <w:rFonts w:ascii="Times New Roman" w:hAnsi="Times New Roman"/>
          <w:b/>
          <w:sz w:val="26"/>
          <w:szCs w:val="26"/>
        </w:rPr>
        <w:commentReference w:id="9"/>
      </w:r>
    </w:p>
    <w:p>
      <w:pPr>
        <w:pStyle w:val="Normal"/>
        <w:spacing w:lineRule="auto" w:line="276" w:before="0" w:after="120"/>
        <w:jc w:val="both"/>
        <w:rPr>
          <w:rFonts w:ascii="Times New Roman" w:hAnsi="Times New Roman"/>
          <w:b/>
          <w:bCs/>
          <w:sz w:val="26"/>
          <w:szCs w:val="26"/>
        </w:rPr>
      </w:pPr>
      <w:commentRangeStart w:id="10"/>
      <w:r>
        <w:rPr>
          <w:rFonts w:ascii="Times New Roman" w:hAnsi="Times New Roman"/>
          <w:b/>
          <w:bCs/>
          <w:sz w:val="26"/>
          <w:szCs w:val="26"/>
        </w:rPr>
        <w:t>7.3. Hậu quả của việc chậm tiến độ thực hiện: theo Điều 18.3.</w:t>
      </w:r>
      <w:commentRangeEnd w:id="10"/>
      <w:r>
        <w:commentReference w:id="10"/>
      </w:r>
      <w:r>
        <w:rPr>
          <w:rFonts w:ascii="Times New Roman" w:hAnsi="Times New Roman"/>
          <w:b/>
          <w:bCs/>
          <w:sz w:val="26"/>
          <w:szCs w:val="26"/>
        </w:rPr>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8. BẢO HIỂM VÀ BẢO HÀNH</w:t>
      </w:r>
    </w:p>
    <w:p>
      <w:pPr>
        <w:pStyle w:val="Normal"/>
        <w:tabs>
          <w:tab w:val="clear" w:pos="720"/>
          <w:tab w:val="left" w:pos="709" w:leader="none"/>
        </w:tabs>
        <w:spacing w:lineRule="auto" w:line="276" w:before="0" w:after="120"/>
        <w:jc w:val="both"/>
        <w:rPr>
          <w:rFonts w:ascii="Times New Roman" w:hAnsi="Times New Roman"/>
          <w:b/>
          <w:bCs/>
          <w:sz w:val="26"/>
          <w:szCs w:val="26"/>
        </w:rPr>
      </w:pPr>
      <w:r>
        <w:rPr>
          <w:rFonts w:ascii="Times New Roman" w:hAnsi="Times New Roman"/>
          <w:b/>
          <w:bCs/>
          <w:sz w:val="26"/>
          <w:szCs w:val="26"/>
        </w:rPr>
        <w:t>8.1. Bảo hiểm:</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Chủ đầu tư đã mua bảo hiểm Công trình. Khi xảy ra tổn thất đối với phần công việc thuộc phạm vi Hợp đồng, Bên B có nghĩa vụ thực hiện các thủ tục yêu cầu bồi thường theo hợp đồng bảo hiểm Công trình. Bên B chịu toàn bộ thiệt hại phát sinh do không thực hiện hoặc thực hiện không đúng các thủ tục này.</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Bên B có nghĩa vụ mua bảo hiểm đối với thiết bị của Bên B, bảo hiểm cho người lao động trên Công trường và </w:t>
      </w:r>
      <w:commentRangeStart w:id="11"/>
      <w:r>
        <w:rPr>
          <w:rFonts w:ascii="Times New Roman" w:hAnsi="Times New Roman"/>
          <w:sz w:val="26"/>
          <w:szCs w:val="26"/>
        </w:rPr>
        <w:t xml:space="preserve">bảo hiểm trách nhiệm dân sự đối với bên thứ ba cho phần công việc của Bên </w:t>
      </w:r>
      <w:commentRangeStart w:id="12"/>
      <w:r>
        <w:rPr>
          <w:rFonts w:ascii="Times New Roman" w:hAnsi="Times New Roman"/>
          <w:sz w:val="26"/>
          <w:szCs w:val="26"/>
        </w:rPr>
        <w:t>B</w:t>
      </w:r>
      <w:r>
        <w:rPr>
          <w:rFonts w:ascii="Times New Roman" w:hAnsi="Times New Roman"/>
          <w:sz w:val="26"/>
          <w:szCs w:val="26"/>
        </w:rPr>
      </w:r>
      <w:commentRangeEnd w:id="11"/>
      <w:r>
        <w:commentReference w:id="11"/>
      </w:r>
      <w:r>
        <w:rPr>
          <w:rFonts w:ascii="Times New Roman" w:hAnsi="Times New Roman"/>
          <w:sz w:val="26"/>
          <w:szCs w:val="26"/>
        </w:rPr>
      </w:r>
      <w:commentRangeEnd w:id="12"/>
      <w:r>
        <w:commentReference w:id="12"/>
      </w:r>
      <w:r>
        <w:rPr>
          <w:rFonts w:ascii="Times New Roman" w:hAnsi="Times New Roman"/>
          <w:sz w:val="26"/>
          <w:szCs w:val="26"/>
        </w:rPr>
        <w:t xml:space="preserve">. Bên B phải nộp cho Bên A bản sao chứng thực hợp đồng/giấy chứng nhận bảo hiểm còn hiệu lực trước khi huy động thiết bị, nhân lực vào Công trường và không muộn hơn </w:t>
      </w:r>
      <w:r>
        <w:rPr>
          <w:rFonts w:ascii="Times New Roman" w:hAnsi="Times New Roman"/>
          <w:sz w:val="26"/>
          <w:szCs w:val="26"/>
          <w:highlight w:val="yellow"/>
        </w:rPr>
        <w:t>30</w:t>
      </w:r>
      <w:r>
        <w:rPr>
          <w:rFonts w:ascii="Times New Roman" w:hAnsi="Times New Roman"/>
          <w:sz w:val="26"/>
          <w:szCs w:val="26"/>
        </w:rPr>
        <w:t xml:space="preserve"> ngày kể từ ngày ký Hợp đồng.</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Bên B chịu toàn bộ tổn thất không được bảo hiểm (do Bên B không mua bảo hiểm) và các khoản không được bồi thường (do giới hạn trách nhiệm, điều khoản loại trừ, mức khấu trừ hoặc vượt hạn mức) theo hợp đồng bảo hiểm; Bên B phải bồi thường cho bên thứ ba các thiệt hại do Bên B gây ra mà bảo hiểm công trình không bồi thường hoặc dưới mức miễn bồi thường.</w:t>
      </w:r>
    </w:p>
    <w:p>
      <w:pPr>
        <w:pStyle w:val="Normal"/>
        <w:tabs>
          <w:tab w:val="clear" w:pos="720"/>
          <w:tab w:val="left" w:pos="709" w:leader="none"/>
        </w:tabs>
        <w:spacing w:lineRule="auto" w:line="276" w:before="0" w:after="120"/>
        <w:jc w:val="both"/>
        <w:rPr>
          <w:rFonts w:ascii="Times New Roman" w:hAnsi="Times New Roman"/>
          <w:b/>
          <w:bCs/>
          <w:sz w:val="26"/>
          <w:szCs w:val="26"/>
          <w:highlight w:val="yellow"/>
        </w:rPr>
      </w:pPr>
      <w:r>
        <w:rPr>
          <w:rFonts w:ascii="Times New Roman" w:hAnsi="Times New Roman"/>
          <w:b/>
          <w:bCs/>
          <w:sz w:val="26"/>
          <w:szCs w:val="26"/>
        </w:rPr>
        <w:t>8.2. Bảo hành:</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commentRangeStart w:id="13"/>
      <w:r>
        <w:rPr>
          <w:rFonts w:ascii="Times New Roman" w:hAnsi="Times New Roman"/>
          <w:sz w:val="26"/>
          <w:szCs w:val="26"/>
        </w:rPr>
        <w:t>Thời hạn bảo hành: 36</w:t>
      </w:r>
      <w:r>
        <w:rPr>
          <w:rFonts w:ascii="Times New Roman" w:hAnsi="Times New Roman"/>
          <w:sz w:val="26"/>
          <w:szCs w:val="26"/>
        </w:rPr>
        <w:t xml:space="preserve"> tháng kể từ ngày Chủ đầu tư ký biên bản nghiệm thu hoàn thành hạng mục Công trình theo phạm vi hợp đồng, nhưng không ngắn hơn thời hạn bảo hành mà Bên A phải chịu đối với Chủ đầu tư.</w:t>
      </w:r>
      <w:commentRangeEnd w:id="13"/>
      <w:r>
        <w:commentReference w:id="13"/>
      </w:r>
      <w:r>
        <w:rPr>
          <w:rFonts w:ascii="Times New Roman" w:hAnsi="Times New Roman"/>
          <w:sz w:val="26"/>
          <w:szCs w:val="26"/>
        </w:rPr>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Tiền bảo hành và giữ lại chờ quyết toán: 05% giá trị quyết toán hợp đồng.</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Trách nhiệm bảo hành:</w:t>
      </w:r>
    </w:p>
    <w:p>
      <w:pPr>
        <w:pStyle w:val="Normal"/>
        <w:tabs>
          <w:tab w:val="clear" w:pos="720"/>
          <w:tab w:val="left" w:pos="709" w:leader="none"/>
        </w:tabs>
        <w:spacing w:lineRule="auto" w:line="276" w:before="0" w:after="120"/>
        <w:jc w:val="both"/>
        <w:rPr>
          <w:rFonts w:ascii="Times New Roman" w:hAnsi="Times New Roman"/>
          <w:sz w:val="26"/>
          <w:szCs w:val="26"/>
        </w:rPr>
      </w:pPr>
      <w:commentRangeStart w:id="42"/>
      <w:r>
        <w:rPr>
          <w:rFonts w:ascii="Times New Roman" w:hAnsi="Times New Roman"/>
          <w:sz w:val="26"/>
          <w:szCs w:val="26"/>
        </w:rPr>
        <w:t xml:space="preserve">(i) Trong thời gian bảo hành, Bên B phải sửa chữa, khắc phục mọi sai sót, khiếm khuyết, hư hỏng, sự cố do lỗi của Bên B theo yêu cầu của Bên A bằng chi phí của mình. Trường hợp Bên B không bắt đầu khắc phục trong vòng </w:t>
      </w:r>
      <w:ins w:id="700015" w:author="VNCN E&amp;C - Đề xuất theo FIDIC" w:date="2026-10-19T09:00:00Z">
        <w:r>
          <w:rPr>
            <w:rFonts w:ascii="Times New Roman" w:hAnsi="Times New Roman"/>
            <w:sz w:val="26"/>
            <w:szCs w:val="26"/>
            <w:highlight w:val="yellow"/>
          </w:rPr>
          <w:t xml:space="preserve">03</w:t>
        </w:r>
      </w:ins>
      <w:del w:id="700016" w:author="VNCN E&amp;C - Đề xuất theo FIDIC" w:date="2026-10-19T09:00:00Z">
        <w:r>
          <w:rPr>
            <w:rFonts w:ascii="Times New Roman" w:hAnsi="Times New Roman"/>
            <w:sz w:val="26"/>
            <w:szCs w:val="26"/>
          </w:rPr>
          <w:delText xml:space="preserve">07</w:delText>
        </w:r>
      </w:del>
      <w:r>
        <w:rPr>
          <w:rFonts w:ascii="Times New Roman" w:hAnsi="Times New Roman"/>
          <w:sz w:val="26"/>
          <w:szCs w:val="26"/>
        </w:rPr>
        <w:t xml:space="preserve"> ngày (đối với sự cố khẩn cấp, thấm, rò rỉ nước: </w:t>
      </w:r>
      <w:r>
        <w:rPr>
          <w:rFonts w:ascii="Times New Roman" w:hAnsi="Times New Roman"/>
          <w:sz w:val="26"/>
          <w:szCs w:val="26"/>
          <w:highlight w:val="yellow"/>
        </w:rPr>
        <w:t xml:space="preserve">24</w:t>
      </w:r>
      <w:r>
        <w:rPr>
          <w:rFonts w:ascii="Times New Roman" w:hAnsi="Times New Roman"/>
          <w:sz w:val="26"/>
          <w:szCs w:val="26"/>
        </w:rPr>
        <w:t xml:space="preserve"> giờ) kể từ khi nhận được thông báo, Bên A có quyền xử lý theo Điều 18.4.</w:t>
      </w:r>
      <w:commentRangeEnd w:id="42"/>
      <w:r>
        <w:rPr>
          <w:rStyle w:val="CommentReference"/>
        </w:rPr>
        <w:commentReference w:id="42"/>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(ii) Khi kết thúc thời hạn bảo hành, Bên B phải lập báo cáo hoàn thành công tác bảo hành gửi Bên A xác nhận.</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(iii) Bên B được hoàn trả tiền bảo hành sau khi kết thúc thời hạn bảo hành và được Bên A xác nhận hoàn thành nghĩa vụ bảo hành. Trường hợp Bên B nộp bảo lãnh bảo hành có giá trị bằng tiền bảo hành theo Điều 19.3, Bên A hoàn trả tiền bảo hành theo Điều 10.3.2 sau khi nhận được bản gốc thư bảo lãnh hợp lệ.</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9. GIÁ HỢP ĐỒNG</w:t>
      </w:r>
    </w:p>
    <w:p>
      <w:pPr>
        <w:pStyle w:val="Normal"/>
        <w:tabs>
          <w:tab w:val="clear" w:pos="720"/>
          <w:tab w:val="left" w:pos="709" w:leader="none"/>
        </w:tabs>
        <w:spacing w:lineRule="auto" w:line="276" w:before="0" w:after="120"/>
        <w:jc w:val="both"/>
        <w:rPr>
          <w:rFonts w:ascii="Times New Roman" w:hAnsi="Times New Roman"/>
          <w:b/>
          <w:bCs/>
          <w:sz w:val="26"/>
          <w:szCs w:val="26"/>
        </w:rPr>
      </w:pPr>
      <w:r>
        <w:rPr>
          <w:rFonts w:ascii="Times New Roman" w:hAnsi="Times New Roman"/>
          <w:b/>
          <w:bCs/>
          <w:sz w:val="26"/>
          <w:szCs w:val="26"/>
        </w:rPr>
        <w:t xml:space="preserve">9.1. Hình thức giá Hợp đồng: </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Hợp đồng theo đơn giá cố định</w:t>
      </w:r>
      <w:ins w:id="700017" w:author="VNCN E&amp;C - Đề xuất theo FIDIC" w:date="2026-10-19T09:00:00Z">
        <w:r>
          <w:rPr>
            <w:rFonts w:ascii="Times New Roman" w:hAnsi="Times New Roman"/>
            <w:sz w:val="26"/>
            <w:szCs w:val="26"/>
          </w:rPr>
          <w:t xml:space="preserve">; riêng đơn giá thép xây dựng, bê tông thương phẩm là đơn giá điều chỉnh theo Điều 15.3. Ngoài trường hợp này, đơn</w:t>
        </w:r>
      </w:ins>
      <w:del w:id="700018" w:author="VNCN E&amp;C - Đề xuất theo FIDIC" w:date="2026-10-19T09:00:00Z">
        <w:r>
          <w:rPr>
            <w:rFonts w:ascii="Times New Roman" w:hAnsi="Times New Roman"/>
            <w:sz w:val="26"/>
            <w:szCs w:val="26"/>
          </w:rPr>
          <w:delText xml:space="preserve">. Đơn</w:delText>
        </w:r>
      </w:del>
      <w:r>
        <w:rPr>
          <w:rFonts w:ascii="Times New Roman" w:hAnsi="Times New Roman"/>
          <w:sz w:val="26"/>
          <w:szCs w:val="26"/>
        </w:rPr>
        <w:t xml:space="preserve"> giá không được điều chỉnh trong suốt thời gian thực hiện Hợp đồng</w:t>
      </w:r>
      <w:del w:id="700019" w:author="VNCN E&amp;C - Đề xuất theo FIDIC" w:date="2026-10-19T09:00:00Z">
        <w:r>
          <w:rPr>
            <w:rFonts w:ascii="Times New Roman" w:hAnsi="Times New Roman"/>
            <w:sz w:val="26"/>
            <w:szCs w:val="26"/>
          </w:rPr>
          <w:delText xml:space="preserve">, trừ trường hợp biến động giá vật liệu theo Điều 15.3</w:delText>
        </w:r>
      </w:del>
      <w:r>
        <w:rPr>
          <w:rFonts w:ascii="Times New Roman" w:hAnsi="Times New Roman"/>
          <w:sz w:val="26"/>
          <w:szCs w:val="26"/>
        </w:rPr>
        <w:t xml:space="preserve">. Trường hợp pháp luật bắt buộc điều chỉnh hoặc Chủ đầu tư chấp thuận điều chỉnh giá cho Bên A, Bên B được điều chỉnh tương ứng với khối lượng do Bên B thực hiện, không vượt quá mức Chủ đầu tư chấp thuận và được thanh toán sau khi Bên A nhận được thanh toán từ Chủ đầu tư.</w:t>
      </w:r>
    </w:p>
    <w:p>
      <w:pPr>
        <w:pStyle w:val="Normal"/>
        <w:tabs>
          <w:tab w:val="clear" w:pos="720"/>
          <w:tab w:val="left" w:pos="709" w:leader="none"/>
        </w:tabs>
        <w:spacing w:lineRule="auto" w:line="276" w:before="0" w:after="120"/>
        <w:jc w:val="both"/>
        <w:rPr>
          <w:rFonts w:ascii="Times New Roman" w:hAnsi="Times New Roman"/>
          <w:b/>
          <w:bCs/>
          <w:sz w:val="26"/>
          <w:szCs w:val="26"/>
        </w:rPr>
      </w:pPr>
      <w:r>
        <w:rPr>
          <w:rFonts w:ascii="Times New Roman" w:hAnsi="Times New Roman"/>
          <w:b/>
          <w:bCs/>
          <w:sz w:val="26"/>
          <w:szCs w:val="26"/>
        </w:rPr>
        <w:t>9.2. Tính đầy đủ của giá Hợp đồng:</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Trước khi ký Hợp đồng, Bên B đã nhận, nghiên cứu đầy đủ thông tin, tài liệu về thiết kế, Chỉ dẫn kỹ thuật, mặt bằng, điều kiện địa chất, thủy văn, điều kiện và biện pháp thi công, trình tự phối hợp với Nhà thầu thi công công tác đất; đã khảo sát hiện trường và đã tính đủ trong giá Hợp đồng toàn bộ chi phí cho các yếu tố ảnh hưởng đến biện pháp thi công, tiến độ, giá Hợp đồng và trách nhiệm của Bên B. Bên B không được yêu cầu điều chỉnh giá Hợp đồng vì lý do thiếu thông tin hoặc hiểu sai điều kiện Công trường.</w:t>
      </w:r>
    </w:p>
    <w:p>
      <w:pPr>
        <w:pStyle w:val="Normal"/>
        <w:tabs>
          <w:tab w:val="clear" w:pos="720"/>
          <w:tab w:val="left" w:pos="709" w:leader="none"/>
        </w:tabs>
        <w:spacing w:lineRule="auto" w:line="276" w:before="0" w:after="120"/>
        <w:jc w:val="both"/>
        <w:rPr>
          <w:rFonts w:ascii="Times New Roman" w:hAnsi="Times New Roman"/>
          <w:b/>
          <w:bCs/>
          <w:sz w:val="26"/>
          <w:szCs w:val="26"/>
        </w:rPr>
      </w:pPr>
      <w:r>
        <w:rPr>
          <w:rFonts w:ascii="Times New Roman" w:hAnsi="Times New Roman"/>
          <w:b/>
          <w:bCs/>
          <w:sz w:val="26"/>
          <w:szCs w:val="26"/>
        </w:rPr>
        <w:t>9.3. Giá hợp đồng:</w:t>
      </w:r>
    </w:p>
    <w:p>
      <w:pPr>
        <w:pStyle w:val="Normal"/>
        <w:tabs>
          <w:tab w:val="clear" w:pos="720"/>
          <w:tab w:val="left" w:pos="709" w:leader="none"/>
        </w:tabs>
        <w:spacing w:lineRule="auto" w:line="276" w:before="0" w:after="120"/>
        <w:jc w:val="both"/>
        <w:rPr>
          <w:rFonts w:ascii="Times New Roman" w:hAnsi="Times New Roman"/>
          <w:sz w:val="26"/>
          <w:szCs w:val="26"/>
        </w:rPr>
      </w:pPr>
      <w:commentRangeStart w:id="14"/>
      <w:r>
        <w:rPr>
          <w:rFonts w:ascii="Times New Roman" w:hAnsi="Times New Roman"/>
          <w:sz w:val="26"/>
          <w:szCs w:val="26"/>
        </w:rPr>
        <w:t xml:space="preserve">a) Giá </w:t>
      </w:r>
      <w:commentRangeStart w:id="15"/>
      <w:r>
        <w:rPr>
          <w:rFonts w:ascii="Times New Roman" w:hAnsi="Times New Roman"/>
          <w:sz w:val="26"/>
          <w:szCs w:val="26"/>
        </w:rPr>
        <w:t xml:space="preserve">Hợp đồng (tạm tính): </w:t>
      </w:r>
      <w:r>
        <w:rPr>
          <w:rFonts w:ascii="Times New Roman" w:hAnsi="Times New Roman"/>
          <w:b/>
          <w:bCs/>
          <w:sz w:val="26"/>
          <w:szCs w:val="26"/>
          <w:highlight w:val="yellow"/>
        </w:rPr>
        <w:t>216.334.704.781</w:t>
      </w:r>
      <w:r>
        <w:rPr>
          <w:rFonts w:ascii="Times New Roman" w:hAnsi="Times New Roman"/>
          <w:b/>
          <w:bCs/>
          <w:sz w:val="26"/>
          <w:szCs w:val="26"/>
        </w:rPr>
        <w:t xml:space="preserve"> đồng</w:t>
      </w:r>
      <w:r>
        <w:rPr>
          <w:rFonts w:ascii="Times New Roman" w:hAnsi="Times New Roman"/>
          <w:sz w:val="26"/>
          <w:szCs w:val="26"/>
        </w:rPr>
        <w:t>, đã bao gồm thuế GTGT 8% (</w:t>
      </w:r>
      <w:r>
        <w:rPr>
          <w:rFonts w:ascii="Times New Roman" w:hAnsi="Times New Roman"/>
          <w:i/>
          <w:iCs/>
          <w:sz w:val="26"/>
          <w:szCs w:val="26"/>
        </w:rPr>
        <w:t xml:space="preserve">Bằng chữ: </w:t>
      </w:r>
      <w:r>
        <w:rPr>
          <w:rFonts w:ascii="Times New Roman" w:hAnsi="Times New Roman"/>
          <w:i/>
          <w:iCs/>
          <w:sz w:val="26"/>
          <w:szCs w:val="26"/>
          <w:highlight w:val="yellow"/>
        </w:rPr>
        <w:t>Hai trăm mười sáu tỷ, ba trăm ba mươi tư triệu, bảy trăm linh bốn nghìn, bảy trăm tám mươi mốt đồng</w:t>
      </w:r>
      <w:r>
        <w:rPr>
          <w:rFonts w:ascii="Times New Roman" w:hAnsi="Times New Roman"/>
          <w:sz w:val="26"/>
          <w:szCs w:val="26"/>
        </w:rPr>
        <w:t xml:space="preserve">). Trong đó: giá trị trước thuế </w:t>
      </w:r>
      <w:r>
        <w:rPr>
          <w:rFonts w:ascii="Times New Roman" w:hAnsi="Times New Roman"/>
          <w:sz w:val="26"/>
          <w:szCs w:val="26"/>
          <w:highlight w:val="yellow"/>
        </w:rPr>
        <w:t>200.309.911.834</w:t>
      </w:r>
      <w:r>
        <w:rPr>
          <w:rFonts w:ascii="Times New Roman" w:hAnsi="Times New Roman"/>
          <w:sz w:val="26"/>
          <w:szCs w:val="26"/>
        </w:rPr>
        <w:t xml:space="preserve"> đồng; thuế GTGT 8% </w:t>
      </w:r>
      <w:r>
        <w:rPr>
          <w:rFonts w:ascii="Times New Roman" w:hAnsi="Times New Roman"/>
          <w:sz w:val="26"/>
          <w:szCs w:val="26"/>
          <w:highlight w:val="yellow"/>
        </w:rPr>
        <w:t>16.024.792.947</w:t>
      </w:r>
      <w:r>
        <w:rPr>
          <w:rFonts w:ascii="Times New Roman" w:hAnsi="Times New Roman"/>
          <w:sz w:val="26"/>
          <w:szCs w:val="26"/>
        </w:rPr>
        <w:t xml:space="preserve"> đồng. Thuế suất GTGT áp dụng theo quy định của pháp luật</w:t>
      </w:r>
      <w:r>
        <w:rPr>
          <w:rFonts w:ascii="Times New Roman" w:hAnsi="Times New Roman"/>
          <w:sz w:val="26"/>
          <w:szCs w:val="26"/>
        </w:rPr>
      </w:r>
      <w:commentRangeEnd w:id="15"/>
      <w:r>
        <w:commentReference w:id="15"/>
      </w:r>
      <w:r>
        <w:rPr>
          <w:rFonts w:ascii="Times New Roman" w:hAnsi="Times New Roman"/>
          <w:sz w:val="26"/>
          <w:szCs w:val="26"/>
        </w:rPr>
        <w:t>.</w:t>
      </w:r>
      <w:commentRangeEnd w:id="14"/>
      <w:r>
        <w:commentReference w:id="14"/>
      </w:r>
      <w:r>
        <w:rPr>
          <w:rFonts w:ascii="Times New Roman" w:hAnsi="Times New Roman"/>
          <w:sz w:val="26"/>
          <w:szCs w:val="26"/>
        </w:rPr>
      </w:r>
    </w:p>
    <w:p>
      <w:pPr>
        <w:pStyle w:val="Normal"/>
        <w:tabs>
          <w:tab w:val="clear" w:pos="720"/>
          <w:tab w:val="left" w:pos="709" w:leader="none"/>
        </w:tabs>
        <w:spacing w:lineRule="auto" w:line="276" w:before="0" w:after="120"/>
        <w:jc w:val="center"/>
        <w:rPr>
          <w:rFonts w:ascii="Times New Roman" w:hAnsi="Times New Roman"/>
          <w:i/>
          <w:i/>
          <w:iCs/>
          <w:sz w:val="26"/>
          <w:szCs w:val="26"/>
        </w:rPr>
      </w:pPr>
      <w:r>
        <w:rPr>
          <w:rFonts w:ascii="Times New Roman" w:hAnsi="Times New Roman"/>
          <w:i/>
          <w:iCs/>
          <w:sz w:val="26"/>
          <w:szCs w:val="26"/>
        </w:rPr>
        <w:t>Chi tiết xem Biểu 01[Chi tiết giá hợp đồng] đính kèm Hợp đồng.</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Khối lượng tại Biểu 01 là khối lượng tạm tính, không phải khối lượng thực tế thanh toán. Việc thanh toán căn cứ khối lượng thực tế hoàn thành (kể cả khối lượng tăng hoặc giảm) được nghiệm thu theo quy định của Hợp đồng. Khối lượng bể nước sinh hoạt, bể nước PCCC, bể nước xử lý nước thải là khối lượng tạm tính khi chưa có thiết kế bản vẽ thi công; hai bên điều chỉnh bằng phụ lục Hợp đồng theo khối lượng thiết kế được duyệt và đơn giá tại Biểu 01. Chi phí chung và chi phí cẩu tháp là trọn gói, không điều chỉnh.</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b) Giá Hợp đồng đã bao gồm: </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(1) Thuế giá trị gia tăng theo quy định hiện hành, các khoản thuế, phí khác có liên quan; </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(2) Toàn bộ chi phí cần thiết để thi công hoàn thành công việc của Hợp đồng, bao gồm nhưng không giới hạn: chi phí vật liệu chính, vật liệu phụ; chi phí bảo hiểm, quản lý doanh nghiệp, tài chính, lợi nhuận; chi phí điều hành tại Công trường; chi phí điện, nước, nhiên liệu; chi phí nhà tạm để ở và điều hành thi công; chi phí công trình tạm, phụ trợ phục vụ thi công; chi phí huy động, giải thể; chi phí cung cấp, lắp đặt, duy trì, tháo dỡ, nhổ hệ cừ, văng chống; chi phí bảo vệ mái đào; chi phí hạ mực nước ngầm, tiêu thoát nước hố móng trong thời gian thi công của Bên B; chi phí quan trắc thuộc phạm vi của Bên B theo Biểu 03; chi phí thẩm tra biện pháp thi công hệ cừ, văng chống; chi phí phối hợp với Nhà thầu khác; chi phí an toàn lao động, vệ sinh môi trường; chi phí hoàn trả hạ tầng kỹ thuật (nếu có); chi phí thí nghiệm, kiểm định vật liệu do Bên B cung cấp; chi phí duy tu mặt bằng, đường công vụ trong phạm vi của Bên B; chi phí bảo hành; chi phí rủi ro; chi phí thực hiện các nghĩa vụ khác của Bên B theo Hợp đồng.</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c) Bên B cung cấp toàn bộ vật liệu chính, vật liệu phụ và chịu toàn bộ chi phí hao hụt vật liệu trong quá trình thi công.</w:t>
      </w:r>
    </w:p>
    <w:p>
      <w:pPr>
        <w:pStyle w:val="Normal"/>
        <w:tabs>
          <w:tab w:val="clear" w:pos="720"/>
          <w:tab w:val="left" w:pos="709" w:leader="none"/>
        </w:tabs>
        <w:spacing w:lineRule="auto" w:line="276" w:before="0" w:after="120"/>
        <w:jc w:val="both"/>
        <w:rPr>
          <w:rFonts w:ascii="Times New Roman" w:hAnsi="Times New Roman"/>
          <w:b/>
          <w:bCs/>
          <w:sz w:val="26"/>
          <w:szCs w:val="26"/>
        </w:rPr>
      </w:pPr>
      <w:r>
        <w:rPr>
          <w:rFonts w:ascii="Times New Roman" w:hAnsi="Times New Roman"/>
          <w:b/>
          <w:bCs/>
          <w:sz w:val="26"/>
          <w:szCs w:val="26"/>
        </w:rPr>
        <w:commentReference w:id="16"/>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10. THANH TOÁN HỢP ĐỒNG</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b/>
          <w:bCs/>
          <w:sz w:val="26"/>
          <w:szCs w:val="26"/>
        </w:rPr>
        <w:t>10.1. Hình thức thanh toán:</w:t>
      </w:r>
      <w:r>
        <w:rPr>
          <w:rFonts w:ascii="Times New Roman" w:hAnsi="Times New Roman"/>
          <w:sz w:val="26"/>
          <w:szCs w:val="26"/>
        </w:rPr>
        <w:t xml:space="preserve"> Thanh toán bằng chuyển khoản.</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b/>
          <w:bCs/>
          <w:sz w:val="26"/>
          <w:szCs w:val="26"/>
        </w:rPr>
        <w:t>10.2. Đồng tiền thanh toán:</w:t>
      </w:r>
      <w:r>
        <w:rPr>
          <w:rFonts w:ascii="Times New Roman" w:hAnsi="Times New Roman"/>
          <w:sz w:val="26"/>
          <w:szCs w:val="26"/>
        </w:rPr>
        <w:t xml:space="preserve"> Đồng tiền Việt Nam (VNĐ).</w:t>
      </w:r>
    </w:p>
    <w:p>
      <w:pPr>
        <w:pStyle w:val="Normal"/>
        <w:tabs>
          <w:tab w:val="clear" w:pos="720"/>
          <w:tab w:val="left" w:pos="709" w:leader="none"/>
        </w:tabs>
        <w:spacing w:lineRule="auto" w:line="276" w:before="0" w:after="120"/>
        <w:jc w:val="both"/>
        <w:rPr>
          <w:rFonts w:ascii="Times New Roman" w:hAnsi="Times New Roman"/>
          <w:b/>
          <w:bCs/>
          <w:sz w:val="26"/>
          <w:szCs w:val="26"/>
        </w:rPr>
      </w:pPr>
      <w:r>
        <w:rPr>
          <w:rFonts w:ascii="Times New Roman" w:hAnsi="Times New Roman"/>
          <w:b/>
          <w:bCs/>
          <w:sz w:val="26"/>
          <w:szCs w:val="26"/>
        </w:rPr>
        <w:t>10.3. Tạm ứng, thanh toán:</w:t>
      </w:r>
    </w:p>
    <w:p>
      <w:pPr>
        <w:pStyle w:val="Normal"/>
        <w:tabs>
          <w:tab w:val="clear" w:pos="720"/>
          <w:tab w:val="left" w:pos="709" w:leader="none"/>
        </w:tabs>
        <w:spacing w:lineRule="auto" w:line="276" w:before="0" w:after="120"/>
        <w:jc w:val="both"/>
        <w:rPr>
          <w:rFonts w:ascii="Times New Roman" w:hAnsi="Times New Roman"/>
          <w:b/>
          <w:bCs/>
          <w:sz w:val="26"/>
          <w:szCs w:val="26"/>
        </w:rPr>
      </w:pPr>
      <w:r>
        <w:rPr>
          <w:rFonts w:ascii="Times New Roman" w:hAnsi="Times New Roman"/>
          <w:b/>
          <w:bCs/>
          <w:sz w:val="26"/>
          <w:szCs w:val="26"/>
        </w:rPr>
        <w:t xml:space="preserve">10.3.1. Tạm ứng hợp đồng: </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 xml:space="preserve">a) Giá trị tạm ứng: 25% giá trị Hợp đồng trước thuế GTGT, tương ứng </w:t>
      </w:r>
      <w:r>
        <w:rPr>
          <w:rFonts w:ascii="Times New Roman" w:hAnsi="Times New Roman"/>
          <w:sz w:val="26"/>
          <w:szCs w:val="26"/>
          <w:highlight w:val="yellow"/>
        </w:rPr>
        <w:t>50.077.477.959</w:t>
      </w:r>
      <w:r>
        <w:rPr>
          <w:rFonts w:ascii="Times New Roman" w:hAnsi="Times New Roman"/>
          <w:sz w:val="26"/>
          <w:szCs w:val="26"/>
        </w:rPr>
        <w:t xml:space="preserve"> đồng. Bên A tạm ứng trong vòng 07 ngày làm việc kể từ ngày nhận đủ các hồ sơ hợp lệ sau của Bên B:</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 Hợp đồng đã được ký kết;</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 Công văn đề nghị tạm ứng;</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 xml:space="preserve">- Bảo lãnh thực hiện Hợp đồng có giá trị bằng </w:t>
      </w:r>
      <w:r>
        <w:rPr>
          <w:rFonts w:ascii="Times New Roman" w:hAnsi="Times New Roman"/>
          <w:sz w:val="26"/>
          <w:szCs w:val="26"/>
          <w:highlight w:val="yellow"/>
        </w:rPr>
        <w:t>05</w:t>
      </w:r>
      <w:r>
        <w:rPr>
          <w:rFonts w:ascii="Times New Roman" w:hAnsi="Times New Roman"/>
          <w:sz w:val="26"/>
          <w:szCs w:val="26"/>
        </w:rPr>
        <w:t>% giá trị Hợp đồng theo Điều 19.2;</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 xml:space="preserve">- Bảo lãnh tạm ứng có giá trị bằng </w:t>
      </w:r>
      <w:r>
        <w:rPr>
          <w:rFonts w:ascii="Times New Roman" w:hAnsi="Times New Roman"/>
          <w:sz w:val="26"/>
          <w:szCs w:val="26"/>
          <w:highlight w:val="yellow"/>
        </w:rPr>
        <w:t>100</w:t>
      </w:r>
      <w:r>
        <w:rPr>
          <w:rFonts w:ascii="Times New Roman" w:hAnsi="Times New Roman"/>
          <w:sz w:val="26"/>
          <w:szCs w:val="26"/>
        </w:rPr>
        <w:t>% số tiền tạm ứng theo Điều 19.1;</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 xml:space="preserve">b) Thu hồi tạm ứng: Tiền tạm ứng được giảm trừ (thu hồi) dần vào các đợt thanh toán, bắt đầu từ đợt thanh toán đầu tiên và thu hồi hết khi giá trị khối lượng hoàn thành đạt </w:t>
      </w:r>
      <w:r>
        <w:rPr>
          <w:rFonts w:ascii="Times New Roman" w:hAnsi="Times New Roman"/>
          <w:sz w:val="26"/>
          <w:szCs w:val="26"/>
          <w:highlight w:val="yellow"/>
        </w:rPr>
        <w:t>80</w:t>
      </w:r>
      <w:r>
        <w:rPr>
          <w:rFonts w:ascii="Times New Roman" w:hAnsi="Times New Roman"/>
          <w:sz w:val="26"/>
          <w:szCs w:val="26"/>
        </w:rPr>
        <w:t>% giá trị Hợp đồng. Trường hợp tiền tạm ứng chưa được thu hồi hết trước khi ký biên bản nghiệm thu hoàn thành Hạng mục công trình hoặc khi Hợp đồng chấm dứt, số tiền tạm ứng còn lại trở thành khoản nợ đến hạn; Bên B phải hoàn trả ngay cho Bên A, Bên A có quyền thu từ bảo lãnh tạm ứng.</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 xml:space="preserve">Giá trị thu hồi tạm ứng  = GTTƯ x [GTHT/(GTHĐ x </w:t>
      </w:r>
      <w:r>
        <w:rPr>
          <w:rFonts w:ascii="Times New Roman" w:hAnsi="Times New Roman"/>
          <w:sz w:val="26"/>
          <w:szCs w:val="26"/>
          <w:highlight w:val="yellow"/>
        </w:rPr>
        <w:t>80</w:t>
      </w:r>
      <w:r>
        <w:rPr>
          <w:rFonts w:ascii="Times New Roman" w:hAnsi="Times New Roman"/>
          <w:sz w:val="26"/>
          <w:szCs w:val="26"/>
        </w:rPr>
        <w:t>%)]</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GTTƯ: Giá trị tạm ứng theo hợp đồng</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GTHT: Giá trị hoàn thành</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GTHĐ: Giá trị hợp đồng</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 xml:space="preserve">c) Sử dụng tiền tạm ứng: </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 Bên B phải sử dụng tiền tạm ứng đúng mục đích để triển khai thực hiện các công việc theo Hợp đồng.</w:t>
      </w:r>
    </w:p>
    <w:p>
      <w:pPr>
        <w:pStyle w:val="Normal"/>
        <w:widowControl w:val="false"/>
        <w:tabs>
          <w:tab w:val="clear" w:pos="720"/>
          <w:tab w:val="left" w:pos="0" w:leader="none"/>
        </w:tabs>
        <w:spacing w:lineRule="auto" w:line="276" w:before="0" w:after="120"/>
        <w:jc w:val="both"/>
        <w:rPr>
          <w:rFonts w:ascii="Times New Roman" w:hAnsi="Times New Roman"/>
          <w:sz w:val="26"/>
          <w:szCs w:val="26"/>
          <w:lang w:val="nl-NL"/>
        </w:rPr>
      </w:pPr>
      <w:r>
        <w:rPr>
          <w:rFonts w:ascii="Times New Roman" w:hAnsi="Times New Roman"/>
          <w:b/>
          <w:sz w:val="26"/>
          <w:szCs w:val="26"/>
          <w:lang w:val="nl-NL"/>
        </w:rPr>
        <w:t>10.3.2. Thanh toán:</w:t>
      </w:r>
    </w:p>
    <w:p>
      <w:pPr>
        <w:pStyle w:val="Normal"/>
        <w:widowControl w:val="false"/>
        <w:tabs>
          <w:tab w:val="clear" w:pos="720"/>
          <w:tab w:val="left" w:pos="270" w:leader="none"/>
        </w:tabs>
        <w:spacing w:lineRule="auto" w:line="276" w:before="0" w:after="120"/>
        <w:jc w:val="both"/>
        <w:rPr>
          <w:rFonts w:ascii="Times New Roman" w:hAnsi="Times New Roman"/>
          <w:sz w:val="26"/>
          <w:szCs w:val="26"/>
        </w:rPr>
      </w:pPr>
      <w:r>
        <w:rPr>
          <w:rFonts w:ascii="Times New Roman" w:hAnsi="Times New Roman"/>
          <w:b/>
          <w:bCs/>
          <w:sz w:val="26"/>
          <w:szCs w:val="26"/>
        </w:rPr>
        <w:t>a) Thanh toán theo đợt:</w:t>
      </w:r>
      <w:r>
        <w:rPr>
          <w:rFonts w:ascii="Times New Roman" w:hAnsi="Times New Roman"/>
          <w:sz w:val="26"/>
          <w:szCs w:val="26"/>
        </w:rPr>
        <w:t xml:space="preserve"> Hàng tháng 2 bên sẽ tổng hợp xác nhận khối lượng hoàn thành trong tháng, Bên B sẽ hoàn thiện hồ sơ thanh toán trình bên A xác nhận. Bên A thanh toán cho Bên B đến </w:t>
      </w:r>
      <w:r>
        <w:rPr>
          <w:rFonts w:ascii="Times New Roman" w:hAnsi="Times New Roman"/>
          <w:sz w:val="26"/>
          <w:szCs w:val="26"/>
          <w:highlight w:val="yellow"/>
        </w:rPr>
        <w:t>90</w:t>
      </w:r>
      <w:r>
        <w:rPr>
          <w:rFonts w:ascii="Times New Roman" w:hAnsi="Times New Roman"/>
          <w:sz w:val="26"/>
          <w:szCs w:val="26"/>
        </w:rPr>
        <w:t>% giá trị khối lượng hoàn thành được nghiệm thu của từng đợt, sau khi trừ tiền thu hồi tạm ứng và các khoản khấu trừ (nếu có). Hồ sơ thanh toán gồm:</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xml:space="preserve">- Hồ sơ chất lượng theo quy định về quản lý chất lượng công trình xây dựng (hồ sơ pháp lý liên quan, biên bản nghiệm thu, kết quả thí nghiệm, kiểm định chất lượng sản phẩm, bản vẽ hoàn công, nhật ký thi công); chứng chỉ vật liệu; </w:t>
      </w:r>
      <w:commentRangeStart w:id="17"/>
      <w:r>
        <w:rPr>
          <w:rFonts w:ascii="Times New Roman" w:hAnsi="Times New Roman"/>
          <w:sz w:val="26"/>
          <w:szCs w:val="26"/>
        </w:rPr>
        <w:t>riêng công thí nghiệm chống thấm phải có đề cương thí nghiệm</w:t>
      </w:r>
      <w:r>
        <w:rPr>
          <w:rFonts w:ascii="Times New Roman" w:hAnsi="Times New Roman"/>
          <w:sz w:val="26"/>
          <w:szCs w:val="26"/>
        </w:rPr>
      </w:r>
      <w:commentRangeEnd w:id="17"/>
      <w:r>
        <w:commentReference w:id="17"/>
      </w:r>
      <w:r>
        <w:rPr>
          <w:rFonts w:ascii="Times New Roman" w:hAnsi="Times New Roman"/>
          <w:sz w:val="26"/>
          <w:szCs w:val="26"/>
        </w:rPr>
        <w:t>;</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Đối với bê tông và vữa:</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Kết quả thí nghiệm bê tông R7 (khi chưa có kết quả R28) và nộp bổ sung kết quả R28 kèm biên bản nghiệm thu ở kỳ thanh toán kế tiếp. Trường hợp Bên B không bổ sung, Bên A tạm khấu trừ toàn bộ giá trị cấu kiện liên quan vào lần thanh toán kế tiếp;</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Biên bản nghiệm thu hoàn thành công việc theo giai đoạn; Bảng xác định khối lượng hoàn thành được Bên A</w:t>
      </w:r>
      <w:commentRangeStart w:id="18"/>
      <w:r>
        <w:rPr>
          <w:rFonts w:ascii="Times New Roman" w:hAnsi="Times New Roman"/>
          <w:sz w:val="26"/>
          <w:szCs w:val="26"/>
        </w:rPr>
        <w:t xml:space="preserve">, Tư vấn giám sát </w:t>
      </w:r>
      <w:r>
        <w:rPr>
          <w:rFonts w:ascii="Times New Roman" w:hAnsi="Times New Roman"/>
          <w:sz w:val="26"/>
          <w:szCs w:val="26"/>
        </w:rPr>
      </w:r>
      <w:commentRangeEnd w:id="18"/>
      <w:r>
        <w:commentReference w:id="18"/>
      </w:r>
      <w:r>
        <w:rPr>
          <w:rFonts w:ascii="Times New Roman" w:hAnsi="Times New Roman"/>
          <w:sz w:val="26"/>
          <w:szCs w:val="26"/>
        </w:rPr>
        <w:t>xác nhận (khối lượng xác định theo bản vẽ hoàn công được phê duyệt);</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Bảng xác định giá trị khối lượng hoàn thành được Bên A xác nhận (Khối lượng hoàn thành theo thực tế thi công tăng hoặc giảm so với khối lượng hợp đồng);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Bảng xác định giá trị khối lượng phát sinh ngoài hợp đồng (nếu có). Phần phát sinh sẽ được hai bên lập thành Phụ lục Hợp đồng;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Bảng nghiệm thu các công tác chuẩn bị và các công tác thuộc phần Biện pháp thi công tại Dự án;</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Công văn đề nghị thanh toán (theo mẫu của Bên A);</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Hóa đơn GTGT hợp lệ. Số lượng hồ sơ thanh toán: 06 bộ.</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Giá trị phần Công tác trọn gói tại Biểu 01 [Chi tiết giá hợp đồng] được thanh toán theo tỷ lệ giá trị khối lượng công tác thi công chính hoàn thành trên tổng giá trị công tác thi công chính của Hợp đồng, hoặc theo giá trị công việc Công tác chuẩn bị, Biện pháp thi công được nghiệm thu, áp dụng giá trị nào thấp hơn.</w:t>
      </w:r>
    </w:p>
    <w:p>
      <w:pPr>
        <w:pStyle w:val="ListParagraph"/>
        <w:numPr>
          <w:ilvl w:val="0"/>
          <w:numId w:val="27"/>
        </w:numPr>
        <w:spacing w:before="0" w:after="120"/>
        <w:contextualSpacing/>
        <w:jc w:val="both"/>
        <w:rPr>
          <w:rFonts w:ascii="Times New Roman" w:hAnsi="Times New Roman"/>
          <w:sz w:val="26"/>
          <w:szCs w:val="26"/>
        </w:rPr>
      </w:pPr>
      <w:r>
        <w:rPr>
          <w:rFonts w:ascii="Times New Roman" w:hAnsi="Times New Roman"/>
          <w:sz w:val="26"/>
          <w:szCs w:val="26"/>
        </w:rPr>
        <w:t>- Thời hạn xác nhận hồ sơ và thanh toán:</w:t>
      </w:r>
    </w:p>
    <w:p>
      <w:pPr>
        <w:pStyle w:val="Normal"/>
        <w:spacing w:lineRule="auto" w:line="276" w:before="0" w:after="120"/>
        <w:jc w:val="both"/>
        <w:rPr>
          <w:rFonts w:ascii="Times New Roman" w:hAnsi="Times New Roman"/>
          <w:sz w:val="26"/>
          <w:szCs w:val="26"/>
        </w:rPr>
      </w:pPr>
      <w:commentRangeStart w:id="19"/>
      <w:r>
        <w:rPr>
          <w:rFonts w:ascii="Times New Roman" w:hAnsi="Times New Roman"/>
          <w:sz w:val="26"/>
          <w:szCs w:val="26"/>
        </w:rPr>
        <w:t>Bên A kiểm tra, cho ý kiến về hồ sơ trong vòng 15 (mười lăm) ngày kể từ ngày Bên A nhận được đầy đủ hồ sơ đề nghị thanh toán hợp lệ, đúng quy định của Hợp đồng từ Bên B. Nếu có yêu cầu chỉnh sửa, giải trình (nếu có), Bên A tổng hợp và phản hồi một lần bằng văn bản cho Bên B trong thời hạn nêu trên. Thời gian Bên B chỉnh sửa, bổ sung hồ sơ không tính vào thời hạn xem xét, thanh toán của Bên A. Thời hạn thanh toán theo điểm e khoản này.</w:t>
      </w:r>
      <w:commentRangeEnd w:id="19"/>
      <w:r>
        <w:commentReference w:id="19"/>
      </w:r>
      <w:r>
        <w:rPr>
          <w:rFonts w:ascii="Times New Roman" w:hAnsi="Times New Roman"/>
          <w:sz w:val="26"/>
          <w:szCs w:val="26"/>
        </w:rPr>
      </w:r>
    </w:p>
    <w:p>
      <w:pPr>
        <w:pStyle w:val="Normal"/>
        <w:spacing w:lineRule="auto" w:line="276" w:before="0" w:after="120"/>
        <w:jc w:val="both"/>
        <w:rPr>
          <w:rFonts w:ascii="Times New Roman" w:hAnsi="Times New Roman"/>
          <w:sz w:val="26"/>
          <w:szCs w:val="26"/>
        </w:rPr>
      </w:pPr>
      <w:r>
        <w:rPr>
          <w:rFonts w:ascii="Times New Roman" w:hAnsi="Times New Roman"/>
          <w:sz w:val="26"/>
          <w:szCs w:val="26"/>
        </w:rPr>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Bên B có trách nhiệm phối hợp cung cấp hồ sơ liên quan để Bên A hoàn thiện hồ sơ thanh toán đáp ứng yêu cầu của Tư vấn giám sát, Chủ đầu tư để Bên A kịp thời nộp hồ sơ thanh toán giữa Bên A với Chủ đầu tư.</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r>
    </w:p>
    <w:p>
      <w:pPr>
        <w:pStyle w:val="Normal"/>
        <w:widowControl w:val="false"/>
        <w:tabs>
          <w:tab w:val="clear" w:pos="720"/>
          <w:tab w:val="left" w:pos="270" w:leader="none"/>
        </w:tabs>
        <w:suppressAutoHyphens w:val="true"/>
        <w:bidi w:val="0"/>
        <w:spacing w:lineRule="auto" w:line="276" w:before="0" w:after="120"/>
        <w:jc w:val="both"/>
        <w:rPr>
          <w:rFonts w:ascii="Times New Roman" w:hAnsi="Times New Roman"/>
          <w:b/>
          <w:bCs/>
          <w:sz w:val="26"/>
          <w:szCs w:val="26"/>
        </w:rPr>
      </w:pPr>
      <w:r>
        <w:rPr>
          <w:rFonts w:ascii="Times New Roman" w:hAnsi="Times New Roman"/>
          <w:b/>
          <w:bCs/>
          <w:sz w:val="26"/>
          <w:szCs w:val="26"/>
        </w:rPr>
      </w:r>
    </w:p>
    <w:p>
      <w:pPr>
        <w:pStyle w:val="Normal"/>
        <w:widowControl w:val="false"/>
        <w:tabs>
          <w:tab w:val="clear" w:pos="720"/>
          <w:tab w:val="left" w:pos="270" w:leader="none"/>
        </w:tabs>
        <w:spacing w:lineRule="auto" w:line="276" w:before="0" w:after="120"/>
        <w:jc w:val="both"/>
        <w:rPr>
          <w:rFonts w:ascii="Times New Roman" w:hAnsi="Times New Roman"/>
          <w:sz w:val="26"/>
          <w:szCs w:val="26"/>
        </w:rPr>
      </w:pPr>
      <w:r>
        <w:rPr>
          <w:rFonts w:ascii="Times New Roman" w:hAnsi="Times New Roman"/>
          <w:b/>
          <w:bCs/>
          <w:sz w:val="26"/>
          <w:szCs w:val="26"/>
        </w:rPr>
        <w:t xml:space="preserve">b) Thanh toán quyết toán: </w:t>
      </w:r>
      <w:r>
        <w:rPr>
          <w:rFonts w:ascii="Times New Roman" w:hAnsi="Times New Roman"/>
          <w:sz w:val="26"/>
          <w:szCs w:val="26"/>
        </w:rPr>
        <w:t>sau khi Bên B hoàn thành toàn bộ công việc, các bên ký Biên bản nghiệm thu hoàn thành, bàn giao Hạng mục công trình và Chủ đầu tư phê duyệt giá trị quyết toán phần công việc tương ứng.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xml:space="preserve">Bên A thanh toán cho Bên B đến </w:t>
      </w:r>
      <w:r>
        <w:rPr>
          <w:rFonts w:ascii="Times New Roman" w:hAnsi="Times New Roman"/>
          <w:sz w:val="26"/>
          <w:szCs w:val="26"/>
          <w:highlight w:val="yellow"/>
        </w:rPr>
        <w:t>95%</w:t>
      </w:r>
      <w:r>
        <w:rPr>
          <w:rFonts w:ascii="Times New Roman" w:hAnsi="Times New Roman"/>
          <w:sz w:val="26"/>
          <w:szCs w:val="26"/>
        </w:rPr>
        <w:t xml:space="preserve"> giá trị quyết toán được phê duyệt, giữ lại </w:t>
      </w:r>
      <w:r>
        <w:rPr>
          <w:rFonts w:ascii="Times New Roman" w:hAnsi="Times New Roman"/>
          <w:sz w:val="26"/>
          <w:szCs w:val="26"/>
          <w:highlight w:val="yellow"/>
        </w:rPr>
        <w:t>05</w:t>
      </w:r>
      <w:r>
        <w:rPr>
          <w:rFonts w:ascii="Times New Roman" w:hAnsi="Times New Roman"/>
          <w:sz w:val="26"/>
          <w:szCs w:val="26"/>
        </w:rPr>
        <w:t xml:space="preserve">% giá trị quyết toán để bảo đảm nghĩa vụ bảo hành, sau khi đối trừ các khoản đã tạm ứng, đã thanh toán, tiền phạt, bồi thường và các khoản khấu trừ khác (nếu có). Trường hợp Bên B nộp bảo lãnh bảo hành có giá trị bằng 05% giá trị quyết toán theo Điều 19.3, Bên A thanh toán đến </w:t>
      </w:r>
      <w:r>
        <w:rPr>
          <w:rFonts w:ascii="Times New Roman" w:hAnsi="Times New Roman"/>
          <w:sz w:val="26"/>
          <w:szCs w:val="26"/>
          <w:highlight w:val="yellow"/>
        </w:rPr>
        <w:t>100</w:t>
      </w:r>
      <w:r>
        <w:rPr>
          <w:rFonts w:ascii="Times New Roman" w:hAnsi="Times New Roman"/>
          <w:sz w:val="26"/>
          <w:szCs w:val="26"/>
        </w:rPr>
        <w:t>% giá trị quyết toán. Hồ sơ, thời hạn lập và xác nhận quyết toán thực hiện theo Điều 14.1.</w:t>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commentReference w:id="20"/>
      </w:r>
    </w:p>
    <w:p>
      <w:pPr>
        <w:pStyle w:val="Normal"/>
        <w:widowControl w:val="false"/>
        <w:tabs>
          <w:tab w:val="clear" w:pos="720"/>
          <w:tab w:val="left" w:pos="270" w:leader="none"/>
        </w:tabs>
        <w:spacing w:lineRule="auto" w:line="276" w:before="0" w:after="120"/>
        <w:jc w:val="both"/>
        <w:rPr>
          <w:rFonts w:ascii="Times New Roman" w:hAnsi="Times New Roman"/>
          <w:sz w:val="26"/>
          <w:szCs w:val="26"/>
        </w:rPr>
      </w:pPr>
      <w:r>
        <w:rPr>
          <w:rFonts w:ascii="Times New Roman" w:hAnsi="Times New Roman"/>
          <w:b/>
          <w:bCs/>
          <w:sz w:val="26"/>
          <w:szCs w:val="26"/>
        </w:rPr>
        <w:t>c) Thanh toán tiền bảo hành (05% giá trị quyết toán) trong trường hợp</w:t>
      </w:r>
      <w:r>
        <w:rPr>
          <w:rFonts w:ascii="Times New Roman" w:hAnsi="Times New Roman"/>
          <w:sz w:val="26"/>
          <w:szCs w:val="26"/>
        </w:rPr>
        <w:t xml:space="preserve"> Bên B nộp bảo lãnh bảo hành. Hồ sơ thanh toán gồm:</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Công văn đề nghị thanh toán</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Bảo lãnh Bảo hành do ngân hàng cấp theo mẫu được Bên A chấp thuận và có hiệu lực đến khi Bên A thông báo Bên B đã thực hiện xong nghĩa vụ bảo hành theo quy định.</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Thanh lý hợp đồng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Hóa đơn VAT (nếu có)</w:t>
      </w:r>
    </w:p>
    <w:p>
      <w:pPr>
        <w:pStyle w:val="Normal"/>
        <w:spacing w:lineRule="auto" w:line="276" w:before="0" w:after="120"/>
        <w:jc w:val="both"/>
        <w:rPr>
          <w:rFonts w:ascii="Times New Roman" w:hAnsi="Times New Roman"/>
          <w:sz w:val="26"/>
          <w:szCs w:val="26"/>
        </w:rPr>
      </w:pPr>
      <w:commentRangeStart w:id="21"/>
      <w:r>
        <w:rPr>
          <w:rFonts w:ascii="Times New Roman" w:hAnsi="Times New Roman"/>
          <w:sz w:val="26"/>
          <w:szCs w:val="26"/>
        </w:rPr>
        <w:t>Trường hợp Bên B không nộp bảo lãnh bảo hành, Bên A giữ lại 05</w:t>
      </w:r>
      <w:r>
        <w:rPr>
          <w:rFonts w:ascii="Times New Roman" w:hAnsi="Times New Roman"/>
          <w:sz w:val="26"/>
          <w:szCs w:val="26"/>
        </w:rPr>
        <w:t>% giá trị quyết toán và thanh toán cho Bên B khi kết thúc thời hạn bảo hành. Hồ sơ thanh toán gồm:</w:t>
      </w:r>
      <w:commentRangeEnd w:id="21"/>
      <w:r>
        <w:commentReference w:id="21"/>
      </w:r>
      <w:r>
        <w:rPr>
          <w:rFonts w:ascii="Times New Roman" w:hAnsi="Times New Roman"/>
          <w:sz w:val="26"/>
          <w:szCs w:val="26"/>
        </w:rPr>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Công văn đề nghị thanh toán Bên B</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Biên bản nghiệm thu hoàn thành nghĩa vụ bảo hành.</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Thanh lý hợp đồng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Hóa đơn VAT (nếu có)</w:t>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 xml:space="preserve">d) Cách xác định khối lượng thanh toán: </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Khối lượng thanh toán được xác định theo kích thước hình học của bản vẽ thiết kế bản vẽ thi công được Bên A, Tư vấn giám sát phê duyệt và không vượt quá khối lượng tương ứng được Chủ đầu tư nghiệm thu, thanh toán cho Bên A;</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Khối lượng các công việc khác: theo bản vẽ thiết kế và nghiệm thu thực tế, không vượt quá khối lượng được Chủ đầu tư chấp thuận.</w:t>
      </w:r>
    </w:p>
    <w:p>
      <w:pPr>
        <w:pStyle w:val="Normal"/>
        <w:widowControl w:val="false"/>
        <w:tabs>
          <w:tab w:val="clear" w:pos="720"/>
          <w:tab w:val="left" w:pos="0" w:leader="none"/>
        </w:tabs>
        <w:spacing w:lineRule="auto" w:line="276" w:before="0" w:after="120"/>
        <w:jc w:val="both"/>
        <w:rPr>
          <w:rFonts w:ascii="Times New Roman" w:hAnsi="Times New Roman"/>
          <w:b/>
          <w:bCs/>
          <w:sz w:val="26"/>
          <w:szCs w:val="26"/>
        </w:rPr>
      </w:pPr>
      <w:r>
        <w:rPr>
          <w:rFonts w:ascii="Times New Roman" w:hAnsi="Times New Roman"/>
          <w:b/>
          <w:bCs/>
          <w:sz w:val="26"/>
          <w:szCs w:val="26"/>
        </w:rPr>
        <w:t xml:space="preserve">e) Thời hạn thanh toán: </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Bên A thanh toán các khoản thanh toán theo đợt trong vòng 20</w:t>
      </w:r>
      <w:r>
        <w:rPr>
          <w:rFonts w:ascii="Times New Roman" w:hAnsi="Times New Roman"/>
          <w:sz w:val="26"/>
          <w:szCs w:val="26"/>
        </w:rPr>
        <w:t xml:space="preserve"> ngày kể từ ngày Bên A phê duyệt hồ sơ thanh toán hợp lệ của Bên B. Giá trị quyết toán còn lại được thanh toán trong vòng 20</w:t>
      </w:r>
      <w:r>
        <w:rPr>
          <w:rFonts w:ascii="Times New Roman" w:hAnsi="Times New Roman"/>
          <w:sz w:val="26"/>
          <w:szCs w:val="26"/>
        </w:rPr>
        <w:t xml:space="preserve"> ngày kể từ ngày Bên A phê duyệt hồ sơ quyết toán của Bên B.</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Thời hạn thanh toán tiền bảo hành: trong vòng 07 ngày làm việc kể từ ngày Bên A nhận đủ hồ sơ thanh toán tiền bảo hành hợp lệ của Bên B.</w:t>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 xml:space="preserve">10.4. Hoá đơn: </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Bên B phải xuất hóa đơn cho Bên A theo quy định của pháp luật, bảo đảm hợp pháp, hợp lệ. Hóa đơn giai đoạn quyết toán, thanh lý Hợp đồng phải ghi toàn bộ giá trị còn lại chưa xuất hóa đơn.</w:t>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10.5. Hồ sơ thanh toán:</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Công văn đề nghị thanh toán giai đoạn, quyết toán, thanh lý Hợp đồng phải ghi rõ giá trị hóa đơn đã xuất, số tiền Bên A đã thanh toán cho Bên B, số tiền Bên B còn được hưởng và tài khoản chuyển tiền, kèm phiếu giá thanh toán có xác nhận của đại diện Bên A. Các thành phần hồ sơ khác theo Điều 10.3.2 và Điều 14.1.</w:t>
      </w:r>
    </w:p>
    <w:p>
      <w:pPr>
        <w:pStyle w:val="Normal"/>
        <w:spacing w:lineRule="auto" w:line="276" w:before="0" w:after="120"/>
        <w:jc w:val="both"/>
        <w:rPr>
          <w:rFonts w:ascii="Times New Roman" w:hAnsi="Times New Roman"/>
          <w:sz w:val="26"/>
          <w:szCs w:val="26"/>
        </w:rPr>
      </w:pPr>
      <w:r>
        <w:rPr>
          <w:rFonts w:ascii="Times New Roman" w:hAnsi="Times New Roman"/>
          <w:b/>
          <w:bCs/>
          <w:sz w:val="26"/>
          <w:szCs w:val="26"/>
        </w:rPr>
        <w:t>10.6.</w:t>
      </w:r>
      <w:r>
        <w:rPr>
          <w:rFonts w:ascii="Times New Roman" w:hAnsi="Times New Roman"/>
          <w:sz w:val="26"/>
          <w:szCs w:val="26"/>
        </w:rPr>
        <w:t xml:space="preserve"> Trường hợp Bên B không thanh toán hoặc chậm thanh toán cho nhà cung cấp, nhà thầu phụ, người lao động của mình làm ảnh hưởng đến tiến độ hoặc gây thiệt hại cho Bên A, Bên A có quyền thanh toán trực tiếp cho các đối tượng này sau khi thông báo bằng văn bản mà Bên B không khắc phục trong thời hạn Bên A ấn định. Khoản thanh toán trực tiếp và chi phí liên quan được khấu trừ vào giá trị thanh toán của Bên B.</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commentReference w:id="22"/>
      </w:r>
    </w:p>
    <w:p>
      <w:pPr>
        <w:pStyle w:val="Normal"/>
        <w:spacing w:lineRule="auto" w:line="276" w:before="0" w:after="120"/>
        <w:jc w:val="both"/>
        <w:rPr>
          <w:rFonts w:ascii="Times New Roman" w:hAnsi="Times New Roman"/>
          <w:sz w:val="26"/>
          <w:szCs w:val="26"/>
        </w:rPr>
      </w:pPr>
      <w:r>
        <w:rPr>
          <w:rFonts w:ascii="Times New Roman" w:hAnsi="Times New Roman"/>
          <w:b/>
          <w:bCs/>
          <w:sz w:val="26"/>
          <w:szCs w:val="26"/>
        </w:rPr>
        <w:t>10.7.</w:t>
      </w:r>
      <w:r>
        <w:rPr>
          <w:rFonts w:ascii="Times New Roman" w:hAnsi="Times New Roman"/>
          <w:sz w:val="26"/>
          <w:szCs w:val="26"/>
        </w:rPr>
        <w:t xml:space="preserve"> Bên A có quyền từ chối thanh toán giá trị công việc, vật tư không phù hợp Hợp đồng cho đến khi Bên B hoàn thành sửa chữa, thay thế.</w:t>
      </w:r>
    </w:p>
    <w:p>
      <w:pPr>
        <w:pStyle w:val="Normal"/>
        <w:spacing w:lineRule="auto" w:line="276" w:before="0" w:after="120"/>
        <w:jc w:val="both"/>
        <w:rPr>
          <w:rFonts w:ascii="Times New Roman" w:hAnsi="Times New Roman"/>
          <w:sz w:val="26"/>
          <w:szCs w:val="26"/>
        </w:rPr>
      </w:pPr>
      <w:r>
        <w:rPr>
          <w:rFonts w:ascii="Times New Roman" w:hAnsi="Times New Roman"/>
          <w:b/>
          <w:bCs/>
          <w:sz w:val="26"/>
          <w:szCs w:val="26"/>
        </w:rPr>
        <w:t>10.8.</w:t>
      </w:r>
      <w:r>
        <w:rPr>
          <w:rFonts w:ascii="Times New Roman" w:hAnsi="Times New Roman"/>
          <w:sz w:val="26"/>
          <w:szCs w:val="26"/>
        </w:rPr>
        <w:t xml:space="preserve"> Trường hợp Bên B vi phạm nghĩa vụ theo Hợp đồng và đã được Bên A thông báo bằng văn bản, Bên A có quyền tạm giữ khoản tiền tương ứng với mức độ vi phạm và chi phí dự kiến để khắc phục. Bên A hoàn trả khoản tiền này trong kỳ thanh toán tiếp theo sau khi Bên B hoàn thành nghĩa vụ và hai bên hoàn tất đối chiếu công nợ.</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 xml:space="preserve">Điều 11. QUYỀN VÀ NGHĨA VỤ CHUNG CỦA BÊN A </w:t>
      </w:r>
    </w:p>
    <w:p>
      <w:pPr>
        <w:pStyle w:val="Normal"/>
        <w:widowControl w:val="false"/>
        <w:spacing w:lineRule="auto" w:line="276" w:before="0" w:after="120"/>
        <w:jc w:val="both"/>
        <w:rPr>
          <w:rFonts w:ascii="Times New Roman" w:hAnsi="Times New Roman"/>
          <w:b/>
          <w:bCs/>
          <w:sz w:val="26"/>
          <w:szCs w:val="26"/>
          <w:lang w:val="vi-VN"/>
        </w:rPr>
      </w:pPr>
      <w:r>
        <w:rPr>
          <w:rFonts w:ascii="Times New Roman" w:hAnsi="Times New Roman"/>
          <w:b/>
          <w:bCs/>
          <w:sz w:val="26"/>
          <w:szCs w:val="26"/>
          <w:lang w:val="vi-VN"/>
        </w:rPr>
        <w:t>1</w:t>
      </w:r>
      <w:r>
        <w:rPr>
          <w:rFonts w:ascii="Times New Roman" w:hAnsi="Times New Roman"/>
          <w:b/>
          <w:bCs/>
          <w:sz w:val="26"/>
          <w:szCs w:val="26"/>
        </w:rPr>
        <w:t>1</w:t>
      </w:r>
      <w:r>
        <w:rPr>
          <w:rFonts w:ascii="Times New Roman" w:hAnsi="Times New Roman"/>
          <w:b/>
          <w:bCs/>
          <w:sz w:val="26"/>
          <w:szCs w:val="26"/>
          <w:lang w:val="vi-VN"/>
        </w:rPr>
        <w:t xml:space="preserve">.1. Quyền </w:t>
      </w:r>
      <w:r>
        <w:rPr>
          <w:rFonts w:ascii="Times New Roman" w:hAnsi="Times New Roman"/>
          <w:b/>
          <w:bCs/>
          <w:sz w:val="26"/>
          <w:szCs w:val="26"/>
        </w:rPr>
        <w:t xml:space="preserve">chung </w:t>
      </w:r>
      <w:r>
        <w:rPr>
          <w:rFonts w:ascii="Times New Roman" w:hAnsi="Times New Roman"/>
          <w:b/>
          <w:bCs/>
          <w:sz w:val="26"/>
          <w:szCs w:val="26"/>
          <w:lang w:val="vi-VN"/>
        </w:rPr>
        <w:t>của Bên A:</w:t>
      </w:r>
    </w:p>
    <w:p>
      <w:pPr>
        <w:pStyle w:val="Normal"/>
        <w:widowControl w:val="false"/>
        <w:numPr>
          <w:ilvl w:val="0"/>
          <w:numId w:val="3"/>
        </w:numPr>
        <w:tabs>
          <w:tab w:val="clear" w:pos="720"/>
          <w:tab w:val="left" w:pos="284"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Kiểm tra, giám sát và yêu cầu Bên B thực hiện đúng Hợp đồng; kiểm tra chất lượng, tiến độ, biện pháp an toàn lao động, bảo vệ môi trường, phòng chống cháy nổ của Bên B; được vào mọi khu vực trên Công trường và nơi sản xuất, gia công vật liệu, cấu kiện của Bên B để kiểm tra. Việc kiểm tra của Bên A không làm giảm trách nhiệm của Bên B.</w:t>
      </w:r>
    </w:p>
    <w:p>
      <w:pPr>
        <w:pStyle w:val="Normal"/>
        <w:widowControl w:val="false"/>
        <w:numPr>
          <w:ilvl w:val="0"/>
          <w:numId w:val="3"/>
        </w:numPr>
        <w:tabs>
          <w:tab w:val="clear" w:pos="720"/>
          <w:tab w:val="left" w:pos="284"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Điều chỉnh tiến độ thi công theo yêu cầu của Chủ đầu tư; điều chỉnh phạm vi công việc theo yêu cầu của Chủ đầu tư hoặc khi Bên B không đáp ứng yêu cầu của Hợp đồng. Bên B không được yêu cầu bồi thường đối với phần việc bị điều chỉnh giảm.</w:t>
      </w:r>
    </w:p>
    <w:p>
      <w:pPr>
        <w:pStyle w:val="Normal"/>
        <w:widowControl w:val="false"/>
        <w:numPr>
          <w:ilvl w:val="0"/>
          <w:numId w:val="3"/>
        </w:numPr>
        <w:tabs>
          <w:tab w:val="clear" w:pos="720"/>
          <w:tab w:val="left" w:pos="284"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Nhận đủ hồ sơ nghiệm thu, thanh toán, quyết toán, thanh lý Hợp đồng và tài liệu liên quan do Bên B lập theo quy định của pháp luật và Hợp đồng.</w:t>
      </w:r>
    </w:p>
    <w:p>
      <w:pPr>
        <w:pStyle w:val="Normal"/>
        <w:widowControl w:val="false"/>
        <w:numPr>
          <w:ilvl w:val="0"/>
          <w:numId w:val="3"/>
        </w:numPr>
        <w:tabs>
          <w:tab w:val="clear" w:pos="720"/>
          <w:tab w:val="left" w:pos="284" w:leader="none"/>
        </w:tabs>
        <w:spacing w:lineRule="auto" w:line="276" w:before="0" w:after="120"/>
        <w:ind w:hanging="0" w:left="0"/>
        <w:jc w:val="both"/>
        <w:rPr>
          <w:rFonts w:ascii="Times New Roman" w:hAnsi="Times New Roman"/>
          <w:strike/>
          <w:sz w:val="26"/>
          <w:szCs w:val="26"/>
          <w:lang w:val="vi-VN"/>
        </w:rPr>
      </w:pPr>
      <w:r>
        <w:rPr>
          <w:rFonts w:ascii="Times New Roman" w:hAnsi="Times New Roman"/>
          <w:sz w:val="26"/>
          <w:szCs w:val="26"/>
          <w:lang w:val="vi-VN"/>
        </w:rPr>
        <w:t>Yêu cầu bằng văn bản và Bên B phải thực hiện: di chuyển khỏi Công trường vật tư không phù hợp Hợp đồng và thay thế bằng vật tư phù hợp; phá dỡ, thi công lại phần việc không đạt yêu cầu kỹ thuật, chất lượng.</w:t>
      </w:r>
    </w:p>
    <w:p>
      <w:pPr>
        <w:pStyle w:val="Normal"/>
        <w:widowControl w:val="false"/>
        <w:numPr>
          <w:ilvl w:val="0"/>
          <w:numId w:val="3"/>
        </w:numPr>
        <w:tabs>
          <w:tab w:val="clear" w:pos="720"/>
          <w:tab w:val="left" w:pos="284"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Đình chỉ thi công khi Bên B không tuân thủ Hồ sơ thiết kế, Chỉ dẫn kỹ thuật, quy chuẩn kỹ thuật, tiêu chuẩn áp dụng; từ chối nghiệm thu phần việc không đạt yêu cầu chất lượng, sai quy cách; yêu cầu Bên B xuất trình nguồn gốc, chứng chỉ chất lượng của vật tư do Bên B cung cấp trước khi đưa vào sử dụng.</w:t>
      </w:r>
    </w:p>
    <w:p>
      <w:pPr>
        <w:pStyle w:val="Normal"/>
        <w:widowControl w:val="false"/>
        <w:numPr>
          <w:ilvl w:val="0"/>
          <w:numId w:val="3"/>
        </w:numPr>
        <w:tabs>
          <w:tab w:val="clear" w:pos="720"/>
          <w:tab w:val="left" w:pos="284"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Yêu cầu toàn bộ thiết bị, trang bị bảo hộ lao động của Bên B trên Công trường phải gắn biểu trưng (logo) của Bên A.</w:t>
      </w:r>
    </w:p>
    <w:p>
      <w:pPr>
        <w:pStyle w:val="Normal"/>
        <w:widowControl w:val="false"/>
        <w:numPr>
          <w:ilvl w:val="0"/>
          <w:numId w:val="3"/>
        </w:numPr>
        <w:tabs>
          <w:tab w:val="clear" w:pos="720"/>
          <w:tab w:val="left" w:pos="284"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Điều phối trình tự, mặt bằng thi công giữa Bên B và Nhà thầu khác, bao gồm Nhà thầu thi công công tác đất.</w:t>
      </w:r>
    </w:p>
    <w:p>
      <w:pPr>
        <w:pStyle w:val="Normal"/>
        <w:widowControl w:val="false"/>
        <w:numPr>
          <w:ilvl w:val="0"/>
          <w:numId w:val="3"/>
        </w:numPr>
        <w:tabs>
          <w:tab w:val="clear" w:pos="720"/>
          <w:tab w:val="left" w:pos="284"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Các quyền khác theo quy định của pháp luật.</w:t>
      </w:r>
    </w:p>
    <w:p>
      <w:pPr>
        <w:pStyle w:val="Normal"/>
        <w:widowControl w:val="false"/>
        <w:spacing w:lineRule="auto" w:line="276" w:before="0" w:after="120"/>
        <w:jc w:val="both"/>
        <w:rPr>
          <w:rFonts w:ascii="Times New Roman" w:hAnsi="Times New Roman"/>
          <w:b/>
          <w:bCs/>
          <w:sz w:val="26"/>
          <w:szCs w:val="26"/>
        </w:rPr>
      </w:pPr>
      <w:r>
        <w:rPr>
          <w:rFonts w:ascii="Times New Roman" w:hAnsi="Times New Roman"/>
          <w:b/>
          <w:bCs/>
          <w:sz w:val="26"/>
          <w:szCs w:val="26"/>
        </w:rPr>
        <w:t>11.2. Nghĩa vụ chung của Bên A:</w:t>
      </w:r>
    </w:p>
    <w:p>
      <w:pPr>
        <w:pStyle w:val="Normal"/>
        <w:widowControl w:val="false"/>
        <w:numPr>
          <w:ilvl w:val="0"/>
          <w:numId w:val="2"/>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Cung cấp cho Bên B tài liệu liên quan mà Bên A có; tạo điều kiện để Bên B thực hiện công việc.</w:t>
      </w:r>
    </w:p>
    <w:p>
      <w:pPr>
        <w:pStyle w:val="Normal"/>
        <w:widowControl w:val="false"/>
        <w:numPr>
          <w:ilvl w:val="0"/>
          <w:numId w:val="2"/>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Bàn giao cho Bên B hệ thống điện tạm, chiếu sáng thi công và hàng rào bao quanh Công trường theo Biểu 03; cung cấp nguồn điện thi công, điểm đấu nối nước tạm đến phạm vi Dự án.</w:t>
      </w:r>
    </w:p>
    <w:p>
      <w:pPr>
        <w:pStyle w:val="Normal"/>
        <w:widowControl w:val="false"/>
        <w:numPr>
          <w:ilvl w:val="0"/>
          <w:numId w:val="2"/>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Bàn giao toàn bộ mặt bằng thi công mà Bên A nhận được từ Chủ đầu tư phù hợp với tiến độ; bàn giao hố đào theo từng giai đoạn sau khi Nhà thầu khác hoàn thành công tác đất tương ứng.</w:t>
      </w:r>
    </w:p>
    <w:p>
      <w:pPr>
        <w:pStyle w:val="Normal"/>
        <w:widowControl w:val="false"/>
        <w:numPr>
          <w:ilvl w:val="0"/>
          <w:numId w:val="2"/>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Cử người đại diện có thẩm quyền để giải quyết các vấn đề liên quan đến Hợp đồng; cử cán bộ có đủ điều kiện năng lực để giám sát và nghiệm thu khối lượng công việc hoàn thành của Bên B.</w:t>
      </w:r>
    </w:p>
    <w:p>
      <w:pPr>
        <w:pStyle w:val="Normal"/>
        <w:widowControl w:val="false"/>
        <w:numPr>
          <w:ilvl w:val="0"/>
          <w:numId w:val="2"/>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Tổ chức giám sát thi công Hạng mục công trình; xác nhận, nghiệm thu từng phần và toàn bộ khối lượng, chất lượng công việc do Bên B đã thực hiện và các nội dung của hồ sơ nghiệm thu, hồ sơ thanh toán do Bên B lập.</w:t>
      </w:r>
    </w:p>
    <w:p>
      <w:pPr>
        <w:pStyle w:val="Normal"/>
        <w:widowControl w:val="false"/>
        <w:numPr>
          <w:ilvl w:val="0"/>
          <w:numId w:val="2"/>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Hỗ trợ Bên B trong việc xin các loại giấy phép, thỏa thuận, văn bản chấp thuận liên quan đến công việc của Hợp đồng (nếu có).</w:t>
      </w:r>
    </w:p>
    <w:p>
      <w:pPr>
        <w:pStyle w:val="Normal"/>
        <w:widowControl w:val="false"/>
        <w:numPr>
          <w:ilvl w:val="0"/>
          <w:numId w:val="2"/>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Thanh toán cho Bên B theo đúng thỏa thuận trong Hợp đồng.</w:t>
      </w:r>
    </w:p>
    <w:p>
      <w:pPr>
        <w:pStyle w:val="Normal"/>
        <w:widowControl w:val="false"/>
        <w:numPr>
          <w:ilvl w:val="0"/>
          <w:numId w:val="2"/>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commentReference w:id="23"/>
      </w:r>
    </w:p>
    <w:p>
      <w:pPr>
        <w:pStyle w:val="Normal"/>
        <w:widowControl w:val="false"/>
        <w:numPr>
          <w:ilvl w:val="0"/>
          <w:numId w:val="2"/>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Các nghĩa vụ khác theo quy định của pháp luật.</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 xml:space="preserve">Điều 12. QUYỀN VÀ NGHĨA VỤ CHUNG CỦA BÊN B </w:t>
      </w:r>
    </w:p>
    <w:p>
      <w:pPr>
        <w:pStyle w:val="Normal"/>
        <w:widowControl w:val="false"/>
        <w:spacing w:lineRule="auto" w:line="276" w:before="0" w:after="120"/>
        <w:jc w:val="both"/>
        <w:rPr>
          <w:rFonts w:ascii="Times New Roman" w:hAnsi="Times New Roman"/>
          <w:b/>
          <w:bCs/>
          <w:sz w:val="26"/>
          <w:szCs w:val="26"/>
        </w:rPr>
      </w:pPr>
      <w:r>
        <w:rPr>
          <w:rFonts w:ascii="Times New Roman" w:hAnsi="Times New Roman"/>
          <w:b/>
          <w:bCs/>
          <w:sz w:val="26"/>
          <w:szCs w:val="26"/>
        </w:rPr>
        <w:t>12.1. Quyền chung của Bên B:</w:t>
      </w:r>
    </w:p>
    <w:p>
      <w:pPr>
        <w:pStyle w:val="Normal"/>
        <w:widowControl w:val="false"/>
        <w:numPr>
          <w:ilvl w:val="0"/>
          <w:numId w:val="4"/>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 xml:space="preserve">Chủ động chuẩn bị máy móc, nhân lực, vật tư, vật tư biện pháp </w:t>
      </w:r>
      <w:r>
        <w:rPr>
          <w:rFonts w:ascii="Times New Roman" w:hAnsi="Times New Roman"/>
          <w:sz w:val="26"/>
          <w:szCs w:val="26"/>
          <w:lang w:val="nl-NL"/>
        </w:rPr>
        <w:t>và các điều kiện cần thiết khác để</w:t>
      </w:r>
      <w:r>
        <w:rPr>
          <w:rFonts w:ascii="Times New Roman" w:hAnsi="Times New Roman"/>
          <w:sz w:val="26"/>
          <w:szCs w:val="26"/>
        </w:rPr>
        <w:t xml:space="preserve"> thực hiện công việc theo Hợp đồng.</w:t>
      </w:r>
    </w:p>
    <w:p>
      <w:pPr>
        <w:pStyle w:val="Normal"/>
        <w:widowControl w:val="false"/>
        <w:numPr>
          <w:ilvl w:val="0"/>
          <w:numId w:val="4"/>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Yêu cầu Bên A cung cấp những hồ sơ, tài liệu cần thiết có liên quan đến công việc của Hợp đồng trong phạm vi cho phép của Bên A.</w:t>
      </w:r>
    </w:p>
    <w:p>
      <w:pPr>
        <w:pStyle w:val="Normal"/>
        <w:widowControl w:val="false"/>
        <w:numPr>
          <w:ilvl w:val="0"/>
          <w:numId w:val="4"/>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Đề xuất Bên A điều chỉnh thiết kế phù hợp thực tế thi công; việc điều chỉnh chỉ được thực hiện khi được cấp có thẩm quyền chấp thuận.</w:t>
      </w:r>
    </w:p>
    <w:p>
      <w:pPr>
        <w:pStyle w:val="Normal"/>
        <w:widowControl w:val="false"/>
        <w:numPr>
          <w:ilvl w:val="0"/>
          <w:numId w:val="4"/>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Từ chối thực hiện những yêu cầu trái pháp luật của Bên A hoặc không vì mục đích thực hiện Hợp đồng.</w:t>
      </w:r>
    </w:p>
    <w:p>
      <w:pPr>
        <w:pStyle w:val="Normal"/>
        <w:widowControl w:val="false"/>
        <w:numPr>
          <w:ilvl w:val="0"/>
          <w:numId w:val="4"/>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Đề xuất thay đổi biện pháp thi công nhưng phải bảo đảm chất lượng, tiến độ, an toàn, bảo vệ môi trường và không làm tăng giá Hợp đồng; chỉ được thực hiện khi được Bên A chấp thuận bằng văn bản.</w:t>
      </w:r>
    </w:p>
    <w:p>
      <w:pPr>
        <w:pStyle w:val="Normal"/>
        <w:widowControl w:val="false"/>
        <w:numPr>
          <w:ilvl w:val="0"/>
          <w:numId w:val="4"/>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Yêu cầu Bên A thanh toán giá trị khối lượng hoàn thành theo đúng Hợp đồng.</w:t>
      </w:r>
    </w:p>
    <w:p>
      <w:pPr>
        <w:pStyle w:val="Normal"/>
        <w:widowControl w:val="false"/>
        <w:numPr>
          <w:ilvl w:val="0"/>
          <w:numId w:val="4"/>
        </w:numPr>
        <w:tabs>
          <w:tab w:val="clear" w:pos="720"/>
          <w:tab w:val="left" w:pos="284" w:leader="none"/>
        </w:tabs>
        <w:spacing w:lineRule="auto" w:line="276" w:before="0" w:after="120"/>
        <w:ind w:hanging="0" w:left="0"/>
        <w:jc w:val="both"/>
        <w:rPr>
          <w:rFonts w:ascii="Times New Roman" w:hAnsi="Times New Roman"/>
          <w:strike/>
          <w:sz w:val="26"/>
          <w:szCs w:val="26"/>
        </w:rPr>
      </w:pPr>
      <w:r>
        <w:rPr>
          <w:rFonts w:ascii="Times New Roman" w:hAnsi="Times New Roman"/>
          <w:sz w:val="26"/>
          <w:szCs w:val="26"/>
        </w:rPr>
        <w:t>Dừng thi công khi có nguy cơ mất an toàn cho người và công trình; Bên B phải thông báo ngay bằng văn bản cho Bên A.</w:t>
      </w:r>
    </w:p>
    <w:p>
      <w:pPr>
        <w:pStyle w:val="Normal"/>
        <w:widowControl w:val="false"/>
        <w:numPr>
          <w:ilvl w:val="0"/>
          <w:numId w:val="4"/>
        </w:numPr>
        <w:tabs>
          <w:tab w:val="clear" w:pos="720"/>
          <w:tab w:val="left" w:pos="284" w:leader="none"/>
        </w:tabs>
        <w:spacing w:lineRule="auto" w:line="276" w:before="0" w:after="120"/>
        <w:ind w:hanging="0" w:left="0"/>
        <w:jc w:val="both"/>
        <w:rPr>
          <w:rFonts w:ascii="Times New Roman" w:hAnsi="Times New Roman"/>
          <w:strike/>
          <w:sz w:val="26"/>
          <w:szCs w:val="26"/>
        </w:rPr>
      </w:pPr>
      <w:r>
        <w:rPr>
          <w:rFonts w:ascii="Times New Roman" w:hAnsi="Times New Roman"/>
          <w:sz w:val="26"/>
          <w:szCs w:val="26"/>
        </w:rPr>
        <w:commentReference w:id="24"/>
      </w:r>
    </w:p>
    <w:p>
      <w:pPr>
        <w:pStyle w:val="Normal"/>
        <w:widowControl w:val="false"/>
        <w:numPr>
          <w:ilvl w:val="0"/>
          <w:numId w:val="4"/>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Các quyền khác theo quy định của pháp luật.</w:t>
      </w:r>
    </w:p>
    <w:p>
      <w:pPr>
        <w:pStyle w:val="Normal"/>
        <w:widowControl w:val="false"/>
        <w:spacing w:lineRule="auto" w:line="276" w:before="0" w:after="120"/>
        <w:jc w:val="both"/>
        <w:rPr>
          <w:rFonts w:ascii="Times New Roman" w:hAnsi="Times New Roman"/>
          <w:b/>
          <w:bCs/>
          <w:sz w:val="26"/>
          <w:szCs w:val="26"/>
        </w:rPr>
      </w:pPr>
      <w:r>
        <w:rPr>
          <w:rFonts w:ascii="Times New Roman" w:hAnsi="Times New Roman"/>
          <w:b/>
          <w:bCs/>
          <w:sz w:val="26"/>
          <w:szCs w:val="26"/>
        </w:rPr>
        <w:t>12.2. Nghĩa vụ của Bên B:</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12.2.1 Nghĩa vụ chung</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a) Bên B có nghĩa vụ tự xin cấp bằng chi phí của mình các giấy phép, giấy tờ cần thiết cho việc vận chuyển, lưu hành thiết bị phục vụ thi công của Bên B theo quy định của pháp luật.</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b) Bên B có nghĩa vụ bảo đảm Bên A không phải chịu bất kỳ trách nhiệm pháp lý, khiếu nại, khởi kiện, yêu cầu bồi thường, chi phí nào từ bên thứ ba phát sinh do hành vi vi phạm của Bên B; trường hợp Bên A phải chịu, Bên B phải hoàn trả toàn bộ cho Bên A.</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c) Bên B phải bồi thường cho Bên A mọi khiếu nại, hư hỏng, mất mát và chi phí (bao gồm chi phí pháp lý) phát sinh từ việc thi công, sửa chữa sai sót của Bên B (kể cả trong thời hạn bảo hành) do lỗi vô ý, cố ý hoặc vi phạm Hợp đồng của Bên B.</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d) Bên B có trách nhiệm bố trí trang thiết bị an toàn tại đường vào và khu vực thi công của Bên B (rào chắn, đèn, biển, dây cảnh báo, lan can bảo vệ miệng hố đào…). Bên B chịu trách nhiệm pháp lý đối với mọi vi phạm quy định an toàn của Dự án và pháp luật do lỗi của Bên B.</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e) Bên B có trách nhiệm tuân thủ quy định về vệ sinh môi trường của Dự án và pháp luật; tự thực hiện bằng chi phí của mình các hạng mục bảo đảm vệ sinh môi trường (rào chắn khu vực thi công của Bên B…). Bên B vận hành cầu rửa xe, rửa đường, vệ sinh môi trường cho toàn bộ Công trường, bao gồm phạm vi phục vụ công tác đào đất; Bên A thanh toán riêng phần rửa xe, rửa đường, vệ sinh môi trường phục vụ công tác đào đất theo đơn giá do hai bên thống nhất bằng phụ lục Hợp đồng.</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f) Bên B chịu trách nhiệm toàn bộ về ổn định của hệ cừ, văng chống và thành hố đào được bảo vệ bởi hệ cừ, văng chống trong suốt thời gian thi công Phần ngầm. Bên A tổ chức quan trắc chuyển vị hệ cừ, văng chống, hố đào; Bên B có trách nhiệm đề xuất yêu cầu kỹ thuật quan trắc (nếu có), tiếp nhận kết quả, theo dõi, đánh giá ổn định và kịp thời sửa chữa, gia cường, duy trì hệ chống đỡ tạm. Sự cố do lỗi của Bên B được khắc phục và bồi thường theo nguyên tắc tại Điều 18.</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g) Bên B có nghĩa vụ thu gom, vận chuyển phế thải xây dựng phát sinh từ công việc của mình đến bãi đổ hợp pháp. Mọi khoản xử phạt, bồi thường do vi phạm của Bên B do Bên B chịu.</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h) Bên B có nghĩa vụ vận hành liên tục hệ thống tiêu thoát nước hố móng trong suốt thời gian thi công Phần ngầm, bảo đảm hố móng không bị ngập nước, kết cấu không bị đẩy nổi; chịu toàn bộ thiệt hại phát sinh do sự cố của hệ thống này.</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12.2.2 Nhân lực của Bên B</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 xml:space="preserve">a) Bên B phải chỉ định Người đại diện và ủy quyền cho người này hành động thay mặt Bên B để quản lý thực hiện Hợp đồng; có bộ máy đủ điều kiện năng lực và thẩm quyền để thực hiện quản lý, điều hành và thi công xây dựng Hạng mục công trình, giải quyết các vấn đề liên quan đến việc thực hiện Hợp đồng. Bên B phải chịu trách nhiệm về việc thực hiện quyền, nghĩa vụ do Người đại diện xác lập, thực hiện nhân danh Bên B và do những người khác của Bên B thực hiện nhiệm vụ được Bên B giao; đồng thời phải bồi thường thiệt hại cho Bên A, bên thứ ba (nếu có) do người của mình gây ra trong khi thực hiện nhiệm vụ được Bên B giao. </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b) Bên B phải thông báo bằng văn bản cho Bên A về tên, chức danh, thẩm quyền, chữ ký của Người đại diện và các nhân sự chủ chốt thực hiện Hợp đồng, kèm theo các tài liệu có liên quan. Trường hợp Bên B thay đổi Người đại diện, nhân sự chủ chốt thì phải được sự chấp thuận của Bên A.</w:t>
      </w:r>
    </w:p>
    <w:p>
      <w:pPr>
        <w:pStyle w:val="Normal"/>
        <w:spacing w:lineRule="auto" w:line="276" w:before="0" w:after="120"/>
        <w:jc w:val="both"/>
        <w:rPr>
          <w:rFonts w:ascii="Times New Roman" w:hAnsi="Times New Roman"/>
          <w:sz w:val="26"/>
          <w:szCs w:val="26"/>
          <w:lang w:val="fr-FR"/>
        </w:rPr>
      </w:pPr>
      <w:r>
        <w:rPr>
          <w:rFonts w:ascii="Times New Roman" w:hAnsi="Times New Roman"/>
          <w:sz w:val="26"/>
          <w:szCs w:val="26"/>
          <w:lang w:val="fr-FR"/>
        </w:rPr>
        <w:t>c) Trường hợp nhân sự của Bên B không đáp ứng được yêu cầu của công việc về trình độ chuyên môn, vi phạm các điều khoản của Hợp đồng hoặc có thái độ bất hợp tác với Bên A, Tư vấn giám sát và/hoặc Chủ đầu tư, thì Bên A có quyền yêu cầu Bên B thay thế nhân sự đó bằng văn bản, trong đó nêu rõ căn cứ hợp lý cho việc thay thế. Khi đó, Bên B phải thực hiện yêu cầu của Bên A trong thời gian tối đa không quá 07 ngày kể từ ngày nhận được yêu cầu bằng văn bản. Mọi chi phí phát sinh do thay đổi nhân sự do Bên B chịu.</w:t>
      </w:r>
    </w:p>
    <w:p>
      <w:pPr>
        <w:pStyle w:val="Normal"/>
        <w:spacing w:lineRule="auto" w:line="276" w:before="0" w:after="120"/>
        <w:jc w:val="both"/>
        <w:rPr>
          <w:rFonts w:ascii="Times New Roman" w:hAnsi="Times New Roman"/>
          <w:sz w:val="26"/>
          <w:szCs w:val="26"/>
          <w:lang w:val="fr-FR"/>
        </w:rPr>
      </w:pPr>
      <w:r>
        <w:rPr>
          <w:rFonts w:ascii="Times New Roman" w:hAnsi="Times New Roman"/>
          <w:sz w:val="26"/>
          <w:szCs w:val="26"/>
          <w:lang w:val="fr-FR"/>
        </w:rPr>
        <w:t>d) Người lao động, thợ vận hành của Bên B phải chấp hành nội quy công trường, quy định về an toàn lao động, vệ sinh môi trường, phòng chống cháy nổ, thời gian làm việc của Bên A; nghiêm cấm sử dụng rượu, bia, chất kích thích trước và trong khi làm việc.</w:t>
      </w:r>
    </w:p>
    <w:p>
      <w:pPr>
        <w:pStyle w:val="Normal"/>
        <w:spacing w:lineRule="auto" w:line="276" w:before="0" w:after="120"/>
        <w:jc w:val="both"/>
        <w:rPr>
          <w:rFonts w:ascii="Times New Roman" w:hAnsi="Times New Roman"/>
          <w:sz w:val="26"/>
          <w:szCs w:val="26"/>
          <w:lang w:val="fr-FR"/>
        </w:rPr>
      </w:pPr>
      <w:r>
        <w:rPr>
          <w:rFonts w:ascii="Times New Roman" w:hAnsi="Times New Roman"/>
          <w:sz w:val="26"/>
          <w:szCs w:val="26"/>
          <w:lang w:val="fr-FR"/>
        </w:rPr>
        <w:t>e) Bên B chịu chi phí tiền lương, bảo hiểm của người lao động, thợ vận hành của Bên B và chịu toàn bộ trách nhiệm pháp lý đối với vi phạm do họ gây ra.</w:t>
      </w:r>
    </w:p>
    <w:p>
      <w:pPr>
        <w:pStyle w:val="Normal"/>
        <w:spacing w:lineRule="auto" w:line="276" w:before="0" w:after="120"/>
        <w:jc w:val="both"/>
        <w:rPr>
          <w:rFonts w:ascii="Times New Roman" w:hAnsi="Times New Roman"/>
          <w:sz w:val="26"/>
          <w:szCs w:val="26"/>
          <w:lang w:val="fr-FR"/>
        </w:rPr>
      </w:pPr>
      <w:r>
        <w:rPr>
          <w:rFonts w:ascii="Times New Roman" w:hAnsi="Times New Roman"/>
          <w:sz w:val="26"/>
          <w:szCs w:val="26"/>
          <w:lang w:val="fr-FR"/>
        </w:rPr>
        <w:t>f) Bên B có trách nhiệm cung cấp đầy đủ hồ sơ an toàn lao động cho nhân lực của Bên B theo quy định của Dự án và các quy định hiện hành.</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12.2.3 Hợp tác</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Bên B có trách nhiệm phối hợp với nhân lực của Bên A, Nhà thầu khác và bên thứ ba trên Công trường; chịu trách nhiệm về hoạt động của mình trên Công trường và phải tuân thủ sự điều phối của Bên A.</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12.2.4 Mặt bằng, mốc</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Bên A bàn giao cho Bên B mặt bằng bãi gia công cốt thép. Bên B có trách nhiệm duy tu, bảo dưỡng mặt bằng bằng chi phí của mình, bảo đảm không bị ngập nước và bảo quản vật liệu trên bãi. Bên B có trách nhiệm bảo vệ hệ mốc tọa độ, cao độ do Bên A bàn giao; trường hợp làm hư hỏng, mất mốc, Bên B phải khôi phục bằng chi phí của mình. Bên A bàn giao cho Bên B hàng rào bao quanh Công trường (trừ hàng rào phía mặt Tòa nhà Garmuda); Bên B có trách nhiệm sử dụng, bảo quản, di chuyển theo từng giai đoạn thi công, duy trì, sửa chữa, thay thế phần hư hỏng trong suốt thời gian thi công và tháo dỡ, bàn giao lại cho Bên A khi hoàn thành.</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12.2.5 An toàn</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a) Bên B phải tuân thủ tất cả quy định an toàn lao động hiện hành, yêu cầu của Chủ đầu tư, Tư vấn giám sát và Bên A; chịu trách nhiệm về an toàn cho tất cả những người, tài sản có mặt trên Công trường; có biện pháp nhằm đảm bảo an toàn cho Hạng mục công trình, công trình lân cận, tài sản và cho những người có mặt trên Công trường.</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b) Trong suốt quá trình thi công, và sửa chữa các sai sót, Bên B phải:</w:t>
      </w:r>
    </w:p>
    <w:p>
      <w:pPr>
        <w:pStyle w:val="Normal"/>
        <w:tabs>
          <w:tab w:val="clear" w:pos="720"/>
          <w:tab w:val="left" w:pos="1134" w:leader="none"/>
        </w:tabs>
        <w:spacing w:lineRule="auto" w:line="276" w:before="0" w:after="120"/>
        <w:jc w:val="both"/>
        <w:rPr>
          <w:rFonts w:ascii="Times New Roman" w:hAnsi="Times New Roman"/>
          <w:sz w:val="26"/>
          <w:szCs w:val="26"/>
          <w:lang w:val="fr-FR"/>
        </w:rPr>
      </w:pPr>
      <w:bookmarkStart w:id="78" w:name="_Toc323775524"/>
      <w:bookmarkStart w:id="79" w:name="_Toc323776361"/>
      <w:r>
        <w:rPr>
          <w:rFonts w:ascii="Times New Roman" w:hAnsi="Times New Roman"/>
          <w:sz w:val="26"/>
          <w:szCs w:val="26"/>
          <w:lang w:val="fr-FR"/>
        </w:rPr>
        <w:t>(i) Đào tạo, hướng dẫn, phổ biến các quy định, nội quy, quy trình, biện pháp bảo đảm an toàn, vệ sinh lao động; trang bị đầy đủ phương tiện, công cụ lao động bảo đảm an toàn, vệ sinh lao động; thực hiện việc chăm sóc sức khỏe, khám phát hiện bệnh nghề nghiệp; thực hiện đầy đủ chế độ đối với người bị tai nạn lao động, bệnh nghề nghiệp cho người lao động của mình</w:t>
      </w:r>
      <w:bookmarkEnd w:id="78"/>
      <w:bookmarkEnd w:id="79"/>
      <w:r>
        <w:rPr>
          <w:rFonts w:ascii="Times New Roman" w:hAnsi="Times New Roman"/>
          <w:sz w:val="26"/>
          <w:szCs w:val="26"/>
          <w:lang w:val="fr-FR"/>
        </w:rPr>
        <w:t>;</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(ii) Đối với một số công việc yêu cầu nghiêm ngặt về an toàn lao động thì người lao động phải có giấy chứng nhận huấn luyện an toàn lao động theo quy định của pháp luật về an toàn, vệ sinh lao động; đối với các máy, thiết bị thi công có yêu cầu nghiêm ngặt về an toàn lao động phải được kiểm định, đăng ký với cơ quan có thẩm quyền theo quy định của pháp luật thì mới được phép hoạt động trên Công trường;</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(iii) Thực hiện công khai trên Công trường các biện pháp an toàn và nội quy về an toàn để mọi người biết và chấp hành; những vị trí nguy hiểm trên Công trường phải được bố trí người hướng dẫn, cảnh báo đề phòng tai nạn;</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(iv) Yêu cầu người lao động sử dụng đúng và đủ dụng cụ, phương tiện bảo vệ cá nhân trong quá trình làm việc; kiểm tra, giám sát việc tuân thủ các yêu cầu về an toàn lao động đối với người lao động; quản lý số lượng người lao động làm việc trên Công trường;</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 xml:space="preserve">(v) </w:t>
      </w:r>
      <w:r>
        <w:rPr>
          <w:rFonts w:ascii="Times New Roman" w:hAnsi="Times New Roman"/>
          <w:sz w:val="26"/>
          <w:szCs w:val="26"/>
          <w:lang w:val="nl-NL"/>
        </w:rPr>
        <w:t>Tuân thủ các quy định về an toàn lao động, an toàn giao thông và vệ sinh môi trường;</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(vi) Khắc phục hậu quả tai nạn lao động, sự cố gây mất an toàn lao động xảy ra trong quá trình thi công xây dựng Hạng mục công trình.</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c) Trường hợp Bên B vi phạm quy định về an toàn, Bên A có quyền tạm dừng công việc tại khu vực bị ảnh hưởng theo Điều 17.1 cho đến khi Bên B thực hiện đầy đủ biện pháp an toàn và xử lý theo Điều 18.2, Điều 18.4; Bên B không được bồi thường, không được gia hạn thời gian trong trường hợp này.</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12.2.6 An ninh, trật tự</w:t>
      </w:r>
    </w:p>
    <w:p>
      <w:pPr>
        <w:pStyle w:val="Normal"/>
        <w:tabs>
          <w:tab w:val="clear" w:pos="720"/>
          <w:tab w:val="left" w:pos="1134" w:leader="none"/>
        </w:tabs>
        <w:spacing w:lineRule="auto" w:line="276" w:before="0" w:after="120"/>
        <w:jc w:val="both"/>
        <w:rPr>
          <w:rFonts w:ascii="Times New Roman" w:hAnsi="Times New Roman"/>
          <w:strike/>
          <w:sz w:val="26"/>
          <w:szCs w:val="26"/>
          <w:lang w:val="fr-FR"/>
        </w:rPr>
      </w:pPr>
      <w:r>
        <w:rPr>
          <w:rFonts w:ascii="Times New Roman" w:hAnsi="Times New Roman"/>
          <w:sz w:val="26"/>
          <w:szCs w:val="26"/>
          <w:lang w:val="fr-FR"/>
        </w:rPr>
        <w:t>a) Bên B có nghĩa vụ tuân thủ bằng chi phí của mình quy định của pháp luật và chính quyền địa phương về đăng ký tạm trú; đăng ký, lưu hành máy móc, thiết bị (nếu có); an ninh, trật tự, vệ sinh môi trường, phòng chống cháy nổ.</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b) Bên B có trách nhiệm ngăn chặn người không có nhiệm vụ vào khu vực thi công của Bên B.</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 xml:space="preserve">12.2.7 Tránh ảnh hưởng đến dân cư, công trình </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Bên B phải bảo đảm hoạt động thi công, sửa chữa sai sót không làm hư hỏng công trình hiện hữu, công trình lân cận, hạ tầng kỹ thuật và không gây ảnh hưởng đến hoạt động của cộng đồng dân cư. Mọi sự cố do Bên B gây ra, Bên B phải khắc phục bằng chi phí của mình, bồi thường theo nguyên tắc tại Điều 18 và vẫn phải bảo đảm tiến độ Hợp đồng.</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12.2.8 Bảo vệ môi trường</w:t>
      </w:r>
    </w:p>
    <w:p>
      <w:pPr>
        <w:pStyle w:val="Normal"/>
        <w:numPr>
          <w:ilvl w:val="0"/>
          <w:numId w:val="5"/>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Bên B phải thực hiện các biện pháp bảo vệ môi trường cả trên và ngoài Công trường theo quy định hiện hành, quy định của Hợp đồng, yêu cầu của Bên A; hạn chế thiệt hại, ảnh hưởng tới con người và tài sản do ô nhiễm, tiếng ồn và các hậu quả khác từ hoạt động của Bên B gây ra.</w:t>
      </w:r>
    </w:p>
    <w:p>
      <w:pPr>
        <w:pStyle w:val="Normal"/>
        <w:numPr>
          <w:ilvl w:val="0"/>
          <w:numId w:val="5"/>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Bên B phải đảm bảo rằng các khí thải, chất thải trên mặt đất và dòng thải do hoạt động của Bên B không được vượt quá mức quy định trong các yêu cầu của Chủ đầu tư và không được vượt quá mức quy định của Luật hiện hành.</w:t>
      </w:r>
    </w:p>
    <w:p>
      <w:pPr>
        <w:pStyle w:val="Normal"/>
        <w:numPr>
          <w:ilvl w:val="0"/>
          <w:numId w:val="5"/>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Trong suốt quá trình thực hiện công việc, và sửa chữa các sai sót, Bên B phải:</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(i) Thực hiện các yêu cầu của kế hoạch quản lý môi trường của Dự án và các biện pháp xử lý chất thải, các biện pháp giảm thiểu tác động xấu đến môi trường, biện pháp phòng chống cháy nổ;</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(ii) Thu gom, lưu giữ, vận chuyển, xử lý chất thải rắn xây dựng đúng vị trí, phương pháp quy định; bố trí nhà vệ sinh, thiết bị thu gom, lưu giữ chất thải, văn phòng điều hành công trường và khu vực lán trại công nhân;</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(iii) Thực hiện các biện pháp giảm bụi, ồn, rung, các biện pháp thoát nước, chống ngập cục bộ; xây dựng và tổ chức thực hiện phương án ứng phó sự cố, bảo đảm an toàn giao thông trong suốt quá trình thi công; tuân thủ quy định về tải trọng phương tiện; che chắn, ngăn ngừa rò rỉ, rơi vãi gây ô nhiễm môi trường trong vận chuyển vật liệu, chất thải trong suốt quá trình thi công;</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(iv) Thu dọn vệ sinh Công trường, thanh thải chất thải nếu do lỗi của Bên B sau khi hoàn thành công việc.</w:t>
      </w:r>
    </w:p>
    <w:p>
      <w:pPr>
        <w:pStyle w:val="Normal"/>
        <w:numPr>
          <w:ilvl w:val="0"/>
          <w:numId w:val="5"/>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Trường hợp Bên B không thực hiện hoặc thực hiện không đầy đủ các biện pháp bảo vệ môi trường, Bên A có quyền xử lý theo Điều 18.2 và Điều 18.4.</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12.2.9 Điều kiện về công trường</w:t>
      </w:r>
    </w:p>
    <w:p>
      <w:pPr>
        <w:pStyle w:val="Normal"/>
        <w:tabs>
          <w:tab w:val="clear" w:pos="720"/>
          <w:tab w:val="left" w:pos="709" w:leader="none"/>
        </w:tabs>
        <w:spacing w:lineRule="auto" w:line="276" w:before="0" w:after="120"/>
        <w:jc w:val="both"/>
        <w:rPr>
          <w:rFonts w:ascii="Times New Roman" w:hAnsi="Times New Roman"/>
          <w:spacing w:val="-2"/>
          <w:sz w:val="26"/>
          <w:szCs w:val="26"/>
          <w:lang w:val="fr-FR"/>
        </w:rPr>
      </w:pPr>
      <w:r>
        <w:rPr>
          <w:rFonts w:ascii="Times New Roman" w:hAnsi="Times New Roman"/>
          <w:spacing w:val="-2"/>
          <w:sz w:val="26"/>
          <w:szCs w:val="26"/>
          <w:lang w:val="fr-FR"/>
        </w:rPr>
        <w:t>Bên B được coi là đã khảo sát, nắm đầy đủ điều kiện Công trường theo Điều 9.2. Bên B không được gia hạn thời gian vì lý do điều kiện Công trường.</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12.2.10 Điện, nước</w:t>
      </w:r>
    </w:p>
    <w:p>
      <w:pPr>
        <w:pStyle w:val="Normal"/>
        <w:widowControl w:val="false"/>
        <w:tabs>
          <w:tab w:val="clear" w:pos="720"/>
          <w:tab w:val="left" w:pos="28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Bên A cung cấp nguồn điện thi công đến điểm đấu nối và điểm đấu nối nước tạm đến phạm vi hàng rào Dự án. Bên A bàn giao cho Bên B hệ thống điện tạm, điện chiếu sáng thi công trong khu vực thi công của Bên B và chiếu sáng đèn pha tại hàng rào; Bên B có trách nhiệm sử dụng, bảo trì, sửa chữa và bàn giao lại cho Bên A khi hoàn thành. Bên B chịu chi phí sử dụng điện, nước và chi phí thiết lập hệ thống điện, nước từ điểm đấu nối đến vị trí thi công của Bên B. Phương án Bên B tự cung cấp nguồn điện thi công (nếu Bên A lựa chọn) được bổ sung bằng phụ lục Hợp đồng.</w:t>
      </w:r>
    </w:p>
    <w:p>
      <w:pPr>
        <w:pStyle w:val="Normal"/>
        <w:widowControl w:val="false"/>
        <w:tabs>
          <w:tab w:val="clear" w:pos="720"/>
          <w:tab w:val="left" w:pos="28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commentReference w:id="25"/>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12.2.11 Máy và thiết bị thi công của Bên B</w:t>
      </w:r>
    </w:p>
    <w:p>
      <w:pPr>
        <w:pStyle w:val="Normal"/>
        <w:numPr>
          <w:ilvl w:val="2"/>
          <w:numId w:val="6"/>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Bên B phải huy động đúng, đầy đủ và kịp thời các loại máy và thiết bị thi công theo kế hoạch huy động máy và thiết bị thi công đã được Bên A chấp thuận và phù hợp với tiến độ thi công thực tế trên Công trường. Bên B không được di chuyển ra khỏi Công trường bất kỳ một loại máy và thiết bị thi công chủ yếu nào nếu không được sự chấp thuận của Bên A. </w:t>
      </w:r>
    </w:p>
    <w:p>
      <w:pPr>
        <w:pStyle w:val="Normal"/>
        <w:numPr>
          <w:ilvl w:val="2"/>
          <w:numId w:val="6"/>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Bên B phải chịu trách nhiệm quản lý, bảo dưỡng, duy trì trạng thái kỹ thuật của phương tiện vận tải, phương tiện, thiết bị, máy thi công xây dựng theo đúng quy định về chất lượng, an toàn kỹ thuật và bảo vệ môi trường; đảm bảo các máy và thiết bị thi công của Bên B có đầy đủ giấy phép theo quy định, luôn trong tình trạng hoạt động bình thường và an toàn, bảo đảm vệ sinh môi trường.</w:t>
      </w:r>
    </w:p>
    <w:p>
      <w:pPr>
        <w:pStyle w:val="Normal"/>
        <w:numPr>
          <w:ilvl w:val="2"/>
          <w:numId w:val="6"/>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Trường hợp Bên B không cung cấp đầy đủ, kịp thời các máy và thiết bị thi công (bao gồm cả các máy và thiết bị thi công phụ, nhỏ lẻ) theo yêu cầu của Bên A, Tư vấn giám sát, Chủ đầu tư, Bên A có quyền xử lý theo Điều 18.4.</w:t>
      </w:r>
    </w:p>
    <w:p>
      <w:pPr>
        <w:pStyle w:val="Normal"/>
        <w:numPr>
          <w:ilvl w:val="2"/>
          <w:numId w:val="6"/>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Trường hợp thiết bị của Bên B không thể hoạt động do hỏng hóc hoặc do các vấn đề pháp lý thì Bên B phải bố trí thiết bị khác tương đương thay thế để bảo đảm tiến độ thi công trong thời hạn hợp lý, nhưng không quá 72 giờ kể từ khi thiết bị ngừng hoạt động, trừ trường hợp các Bên có thỏa thuận khác bằng văn bản; quá thời hạn này Bên A có quyền xử lý theo Điều 18.4.</w:t>
      </w:r>
    </w:p>
    <w:p>
      <w:pPr>
        <w:pStyle w:val="Normal"/>
        <w:numPr>
          <w:ilvl w:val="2"/>
          <w:numId w:val="6"/>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 xml:space="preserve">Khi có kế hoạch đưa thiết bị vào bảo dưỡng sửa chữa định kỳ, Bên B phải có trách nhiệm báo cho Bên A trước 03 ngày. Trong thời gian sửa chữa, bảo dưỡng Bên B có trách nhiệm bố trí thiết bị khác tương đương cho Bên A (nếu Bên A yêu cầu). </w:t>
      </w:r>
    </w:p>
    <w:p>
      <w:pPr>
        <w:pStyle w:val="Normal"/>
        <w:numPr>
          <w:ilvl w:val="2"/>
          <w:numId w:val="6"/>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Bên B có trách nhiệm đáp ứng yêu cầu của Bên A về việc tất cả thiết bị, trang bị bảo hộ lao động của Bên B huy động đến Công trường phải treo, mang logo tên của Nhà thầu chính Bên A trong suốt quá trình làm việc trên Công trường.</w:t>
      </w:r>
    </w:p>
    <w:p>
      <w:pPr>
        <w:pStyle w:val="Normal"/>
        <w:numPr>
          <w:ilvl w:val="2"/>
          <w:numId w:val="6"/>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Bên B được chủ động giải thể, rút quân sau khi hoàn thành các công việc theo tiến độ được phê duyệt.</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12.2.12 Hoạt động của Bên B trên công trường</w:t>
      </w:r>
    </w:p>
    <w:p>
      <w:pPr>
        <w:pStyle w:val="Normal"/>
        <w:numPr>
          <w:ilvl w:val="2"/>
          <w:numId w:val="7"/>
        </w:numPr>
        <w:tabs>
          <w:tab w:val="clear" w:pos="720"/>
          <w:tab w:val="left" w:pos="284" w:leader="none"/>
        </w:tabs>
        <w:spacing w:lineRule="auto" w:line="276" w:before="0" w:after="120"/>
        <w:ind w:hanging="0" w:left="0"/>
        <w:jc w:val="both"/>
        <w:rPr>
          <w:rFonts w:ascii="Times New Roman" w:hAnsi="Times New Roman"/>
          <w:strike/>
          <w:sz w:val="26"/>
          <w:szCs w:val="26"/>
          <w:lang w:val="fr-FR"/>
        </w:rPr>
      </w:pPr>
      <w:r>
        <w:rPr>
          <w:rFonts w:ascii="Times New Roman" w:hAnsi="Times New Roman"/>
          <w:sz w:val="26"/>
          <w:szCs w:val="26"/>
          <w:lang w:val="fr-FR"/>
        </w:rPr>
        <w:t>Bên B phải bảo đảm thiết bị và nhân lực của Bên B chỉ hoạt động trong phạm vi Công trường và các khu vực bổ sung và giữ cho không lấn sang khu vực lân cận. Bên A sẽ không bị ràng buộc phải để duy nhất Bên B sử dụng bất kỳ phần nào của Công trường, trừ khi được nói rõ trong Hợp đồng.</w:t>
      </w:r>
    </w:p>
    <w:p>
      <w:pPr>
        <w:pStyle w:val="Normal"/>
        <w:numPr>
          <w:ilvl w:val="2"/>
          <w:numId w:val="7"/>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Bên B sẽ phải thực hiện tất cả các công việc của Hợp đồng và sẽ tuân thủ theo đúng và đầy đủ tất cả các quy định, nội quy công trường của Bên A.</w:t>
      </w:r>
    </w:p>
    <w:p>
      <w:pPr>
        <w:pStyle w:val="Normal"/>
        <w:numPr>
          <w:ilvl w:val="2"/>
          <w:numId w:val="7"/>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Trước khi bàn giao Hạng mục công trình cho Bên A, Bên B chịu trách nhiệm bảo vệ, quản lý Hạng mục công trình; mọi mất mát, hư hỏng, sự cố trong thời gian này do Bên B chịu và khắc phục bằng chi phí của mình.</w:t>
      </w:r>
    </w:p>
    <w:p>
      <w:pPr>
        <w:pStyle w:val="Normal"/>
        <w:numPr>
          <w:ilvl w:val="2"/>
          <w:numId w:val="7"/>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 xml:space="preserve">Trong thời gian thi công, Bên B luôn phải giữ cho Công trường không có các cản trở không cần thiết, và phải cất giữ hoặc sắp xếp máy, thiết bị thi công hoặc vật liệu thừa của mình đúng nơi quy định. Khi kết thúc xây dựng và trước khi bàn giao hạng mục công trình 07 ngày, Bên B phải thu dọn mặt bằng Công trường gọn gàng, sạch sẽ; di chuyển hết máy móc, thiết bị thi công và các vật liệu thừa ra khỏi Công trường; dỡ bỏ các công trình tạm (nếu có); sửa chữa hay đền bù những chỗ hư hỏng của công trình xung quanh do quá trình thi công gây nên. </w:t>
      </w:r>
    </w:p>
    <w:p>
      <w:pPr>
        <w:pStyle w:val="Normal"/>
        <w:numPr>
          <w:ilvl w:val="2"/>
          <w:numId w:val="7"/>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Trường hợp Bên B không thực hiện hoặc thực hiện không đầy đủ việc hoàn trả mặt bằng và thu dọn Công trường, Bên A có quyền xử lý theo Điều 18.4.</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12.2.13 Báo cáo</w:t>
      </w:r>
    </w:p>
    <w:p>
      <w:pPr>
        <w:pStyle w:val="Normal"/>
        <w:widowControl w:val="false"/>
        <w:overflowPunct w:val="false"/>
        <w:spacing w:lineRule="auto" w:line="276" w:before="0" w:after="120"/>
        <w:jc w:val="both"/>
        <w:textAlignment w:val="baseline"/>
        <w:rPr>
          <w:rFonts w:ascii="Times New Roman" w:hAnsi="Times New Roman"/>
          <w:sz w:val="26"/>
          <w:szCs w:val="26"/>
          <w:lang w:val="fr-FR"/>
        </w:rPr>
      </w:pPr>
      <w:r>
        <w:rPr>
          <w:rFonts w:ascii="Times New Roman" w:hAnsi="Times New Roman"/>
          <w:sz w:val="26"/>
          <w:szCs w:val="26"/>
          <w:lang w:val="fr-FR"/>
        </w:rPr>
        <w:t>Bên B phải báo cáo Bên A định kỳ (hằng ngày, hằng tuần, hằng tháng) và đột xuất về tiến độ, chất lượng, khối lượng, an toàn lao động, vệ sinh môi trường, phòng chống cháy nổ, nhân lực, thiết bị chính thi công Hạng mục công trình.</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12.2.14 Cung cấp tài liệu, thông tin bởi Bên B</w:t>
      </w:r>
    </w:p>
    <w:p>
      <w:pPr>
        <w:pStyle w:val="Normal"/>
        <w:tabs>
          <w:tab w:val="clear" w:pos="720"/>
          <w:tab w:val="left" w:pos="709" w:leader="none"/>
        </w:tabs>
        <w:spacing w:lineRule="auto" w:line="276" w:before="0" w:after="120"/>
        <w:jc w:val="both"/>
        <w:rPr>
          <w:rFonts w:ascii="Times New Roman" w:hAnsi="Times New Roman"/>
          <w:strike/>
          <w:sz w:val="26"/>
          <w:szCs w:val="26"/>
          <w:lang w:val="nl-NL"/>
        </w:rPr>
      </w:pPr>
      <w:r>
        <w:rPr>
          <w:rFonts w:ascii="Times New Roman" w:hAnsi="Times New Roman"/>
          <w:sz w:val="26"/>
          <w:szCs w:val="26"/>
          <w:lang w:val="nl-NL"/>
        </w:rPr>
        <w:t>Bên B có trách nhiệm cung cấp tài liệu, số liệu, thông tin liên quan đến việc thực hiện Hợp đồng theo yêu cầu của Bên A trong thời hạn Bên A ấn định.</w:t>
      </w:r>
    </w:p>
    <w:p>
      <w:pPr>
        <w:pStyle w:val="Normal"/>
        <w:widowControl w:val="false"/>
        <w:spacing w:lineRule="auto" w:line="276" w:before="0" w:after="120"/>
        <w:jc w:val="both"/>
        <w:rPr>
          <w:rFonts w:ascii="Times New Roman" w:hAnsi="Times New Roman"/>
          <w:b/>
          <w:bCs/>
          <w:sz w:val="26"/>
          <w:szCs w:val="26"/>
          <w:lang w:val="nl-NL"/>
        </w:rPr>
      </w:pPr>
      <w:r>
        <w:rPr>
          <w:rFonts w:ascii="Times New Roman" w:hAnsi="Times New Roman"/>
          <w:b/>
          <w:bCs/>
          <w:sz w:val="26"/>
          <w:szCs w:val="26"/>
          <w:lang w:val="nl-NL"/>
        </w:rPr>
        <w:t>12.2.15 Quyết định và chỉ dẫn</w:t>
      </w:r>
    </w:p>
    <w:p>
      <w:pPr>
        <w:pStyle w:val="Normal"/>
        <w:tabs>
          <w:tab w:val="clear" w:pos="720"/>
          <w:tab w:val="left" w:pos="709" w:leader="none"/>
        </w:tabs>
        <w:spacing w:lineRule="auto" w:line="276" w:before="0" w:after="120"/>
        <w:jc w:val="both"/>
        <w:rPr>
          <w:rFonts w:ascii="Times New Roman" w:hAnsi="Times New Roman"/>
          <w:sz w:val="26"/>
          <w:szCs w:val="26"/>
          <w:lang w:val="nl-NL"/>
        </w:rPr>
      </w:pPr>
      <w:r>
        <w:rPr>
          <w:rFonts w:ascii="Times New Roman" w:hAnsi="Times New Roman"/>
          <w:sz w:val="26"/>
          <w:szCs w:val="26"/>
          <w:lang w:val="nl-NL"/>
        </w:rPr>
        <w:t>Bên B phải tuân thủ các chỉ dẫn, quyết định của Bên A, Tư vấn giám sát, Chủ đầu tư liên quan đến công việc của Hợp đồng, trừ chỉ dẫn, quyết định trái pháp luật.</w:t>
      </w:r>
    </w:p>
    <w:p>
      <w:pPr>
        <w:pStyle w:val="Normal"/>
        <w:tabs>
          <w:tab w:val="clear" w:pos="720"/>
          <w:tab w:val="left" w:pos="709" w:leader="none"/>
        </w:tabs>
        <w:spacing w:lineRule="auto" w:line="276" w:before="0" w:after="120"/>
        <w:jc w:val="both"/>
        <w:rPr>
          <w:rFonts w:ascii="Times New Roman" w:hAnsi="Times New Roman"/>
          <w:sz w:val="26"/>
          <w:szCs w:val="26"/>
          <w:lang w:val="nl-NL"/>
        </w:rPr>
      </w:pPr>
      <w:r>
        <w:rPr>
          <w:rFonts w:ascii="Times New Roman" w:hAnsi="Times New Roman"/>
          <w:b/>
          <w:bCs/>
          <w:sz w:val="26"/>
          <w:szCs w:val="26"/>
          <w:lang w:val="nl-NL"/>
        </w:rPr>
        <w:t xml:space="preserve">12.2.16 </w:t>
      </w:r>
      <w:r>
        <w:rPr>
          <w:rFonts w:ascii="Times New Roman" w:hAnsi="Times New Roman"/>
          <w:sz w:val="26"/>
          <w:szCs w:val="26"/>
          <w:lang w:val="nl-NL"/>
        </w:rPr>
        <w:t>Các nghĩa vụ khác theo quy định của pháp luật.</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commentReference w:id="26"/>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13. VẬT TƯ, VẬT LIỆU DO BÊN B CUNG CẤP</w:t>
      </w:r>
    </w:p>
    <w:p>
      <w:pPr>
        <w:pStyle w:val="Normal"/>
        <w:spacing w:lineRule="auto" w:line="276" w:before="0" w:after="120"/>
        <w:jc w:val="both"/>
        <w:rPr>
          <w:rFonts w:ascii="Times New Roman" w:hAnsi="Times New Roman"/>
          <w:bCs/>
          <w:sz w:val="26"/>
          <w:szCs w:val="26"/>
          <w:highlight w:val="yellow"/>
        </w:rPr>
      </w:pPr>
      <w:r>
        <w:rPr>
          <w:rFonts w:ascii="Times New Roman" w:hAnsi="Times New Roman"/>
          <w:b/>
          <w:sz w:val="26"/>
          <w:szCs w:val="26"/>
        </w:rPr>
        <w:t>13.1.</w:t>
      </w:r>
      <w:r>
        <w:rPr>
          <w:rFonts w:ascii="Times New Roman" w:hAnsi="Times New Roman"/>
          <w:bCs/>
          <w:sz w:val="26"/>
          <w:szCs w:val="26"/>
        </w:rPr>
        <w:t xml:space="preserve"> Bên B cung cấp toàn bộ vật liệu chính (bê tông thương phẩm, cốt thép, vật liệu chống thấm, …) và vật liệu phụ cho công việc của Hợp đồng; Bên A không cấp vật tư cho Bên B. Chủng loại, thương hiệu vật tư theo Biểu 01 và Biểu 07; vật tư phải được Bên A, Tư vấn giám sát phê duyệt mẫu trước khi đưa vào Công trường.</w:t>
      </w:r>
    </w:p>
    <w:p>
      <w:pPr>
        <w:pStyle w:val="Normal"/>
        <w:spacing w:lineRule="auto" w:line="276" w:before="0" w:after="120"/>
        <w:jc w:val="both"/>
        <w:rPr>
          <w:rFonts w:ascii="Times New Roman" w:hAnsi="Times New Roman"/>
          <w:bCs/>
          <w:sz w:val="26"/>
          <w:szCs w:val="26"/>
          <w:highlight w:val="yellow"/>
          <w:lang w:val="vi-VN"/>
        </w:rPr>
      </w:pPr>
      <w:r>
        <w:rPr>
          <w:rFonts w:ascii="Times New Roman" w:hAnsi="Times New Roman"/>
          <w:b/>
          <w:sz w:val="26"/>
          <w:szCs w:val="26"/>
          <w:lang w:val="vi-VN"/>
        </w:rPr>
        <w:t>13.2.</w:t>
      </w:r>
      <w:r>
        <w:rPr>
          <w:rFonts w:ascii="Times New Roman" w:hAnsi="Times New Roman"/>
          <w:bCs/>
          <w:sz w:val="26"/>
          <w:szCs w:val="26"/>
          <w:lang w:val="vi-VN"/>
        </w:rPr>
        <w:t xml:space="preserve"> Vật tư đưa vào Công trường phải có nguồn gốc xuất xứ rõ ràng, đầy đủ chứng chỉ chất lượng và phải được lấy mẫu thí nghiệm kiểm nghiệm chất lượng với sự chứng kiến của Bên A, Tư vấn giám sát; toàn bộ chi phí kiểm nghiệm do Bên B chịu.</w:t>
      </w:r>
    </w:p>
    <w:p>
      <w:pPr>
        <w:pStyle w:val="Normal"/>
        <w:spacing w:lineRule="auto" w:line="276" w:before="0" w:after="120"/>
        <w:jc w:val="both"/>
        <w:rPr>
          <w:rFonts w:ascii="Times New Roman" w:hAnsi="Times New Roman"/>
          <w:bCs/>
          <w:strike/>
          <w:sz w:val="26"/>
          <w:szCs w:val="26"/>
          <w:highlight w:val="yellow"/>
          <w:lang w:val="vi-VN"/>
        </w:rPr>
      </w:pPr>
      <w:r>
        <w:rPr>
          <w:rFonts w:ascii="Times New Roman" w:hAnsi="Times New Roman"/>
          <w:b/>
          <w:sz w:val="26"/>
          <w:szCs w:val="26"/>
          <w:lang w:val="vi-VN"/>
        </w:rPr>
        <w:t>13.3.</w:t>
      </w:r>
      <w:r>
        <w:rPr>
          <w:rFonts w:ascii="Times New Roman" w:hAnsi="Times New Roman"/>
          <w:bCs/>
          <w:sz w:val="26"/>
          <w:szCs w:val="26"/>
          <w:lang w:val="vi-VN"/>
        </w:rPr>
        <w:t xml:space="preserve"> Vật tư không bảo đảm chủng loại, chất lượng, tiêu chuẩn kỹ thuật theo Hồ sơ thiết kế và Hợp đồng phải được Bên B di chuyển khỏi Công trường ngay khi Bên A, Tư vấn giám sát hoặc Chủ đầu tư yêu cầu; mọi chi phí, thiệt hại phát sinh do Bên B chịu.</w:t>
      </w:r>
    </w:p>
    <w:p>
      <w:pPr>
        <w:pStyle w:val="Normal"/>
        <w:spacing w:lineRule="auto" w:line="276" w:before="0" w:after="120"/>
        <w:jc w:val="both"/>
        <w:rPr>
          <w:rFonts w:ascii="Times New Roman" w:hAnsi="Times New Roman"/>
          <w:bCs/>
          <w:sz w:val="26"/>
          <w:szCs w:val="26"/>
          <w:highlight w:val="yellow"/>
          <w:lang w:val="vi-VN"/>
        </w:rPr>
      </w:pPr>
      <w:r>
        <w:rPr>
          <w:rFonts w:ascii="Times New Roman" w:hAnsi="Times New Roman"/>
          <w:b/>
          <w:sz w:val="26"/>
          <w:szCs w:val="26"/>
          <w:lang w:val="vi-VN"/>
        </w:rPr>
        <w:t>13.4.</w:t>
      </w:r>
      <w:r>
        <w:rPr>
          <w:rFonts w:ascii="Times New Roman" w:hAnsi="Times New Roman"/>
          <w:bCs/>
          <w:sz w:val="26"/>
          <w:szCs w:val="26"/>
          <w:lang w:val="vi-VN"/>
        </w:rPr>
        <w:t xml:space="preserve"> Bên B tự tổ chức tiếp nhận, bảo quản vật tư tại Công trường bằng chi phí của mình và chịu mọi rủi ro mất mát, hư hỏng vật tư cho đến khi bàn giao Hạng mục công trình.</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14. QUYẾT TOÁN VÀ THANH LÝ HỢP ĐỒNG</w:t>
      </w:r>
    </w:p>
    <w:p>
      <w:pPr>
        <w:pStyle w:val="Normal"/>
        <w:widowControl w:val="false"/>
        <w:tabs>
          <w:tab w:val="clear" w:pos="720"/>
          <w:tab w:val="left" w:pos="709" w:leader="none"/>
        </w:tabs>
        <w:spacing w:lineRule="auto" w:line="276" w:before="0" w:after="120"/>
        <w:jc w:val="both"/>
        <w:rPr>
          <w:rFonts w:ascii="Times New Roman" w:hAnsi="Times New Roman"/>
          <w:b/>
          <w:sz w:val="26"/>
          <w:szCs w:val="26"/>
        </w:rPr>
      </w:pPr>
      <w:r>
        <w:rPr>
          <w:rFonts w:ascii="Times New Roman" w:hAnsi="Times New Roman"/>
          <w:b/>
          <w:sz w:val="26"/>
          <w:szCs w:val="26"/>
        </w:rPr>
        <w:t xml:space="preserve">14.1. Quyết toán hợp đồng: </w:t>
      </w:r>
    </w:p>
    <w:p>
      <w:pPr>
        <w:pStyle w:val="Normal"/>
        <w:numPr>
          <w:ilvl w:val="0"/>
          <w:numId w:val="11"/>
        </w:numPr>
        <w:tabs>
          <w:tab w:val="clear" w:pos="720"/>
          <w:tab w:val="left" w:pos="284" w:leader="none"/>
        </w:tabs>
        <w:spacing w:lineRule="auto" w:line="276" w:before="0" w:after="120"/>
        <w:ind w:hanging="0" w:left="0"/>
        <w:jc w:val="both"/>
        <w:rPr>
          <w:rFonts w:ascii="Times New Roman" w:hAnsi="Times New Roman"/>
          <w:bCs/>
          <w:sz w:val="26"/>
          <w:szCs w:val="26"/>
        </w:rPr>
      </w:pPr>
      <w:r>
        <w:rPr>
          <w:rFonts w:ascii="Times New Roman" w:hAnsi="Times New Roman"/>
          <w:bCs/>
          <w:sz w:val="26"/>
          <w:szCs w:val="26"/>
        </w:rPr>
        <w:t>Sau khi hoàn thành toàn bộ công việc của Hợp đồng, Bên B phải lập và trình Bên A hồ sơ quyết toán Hợp đồng theo mẫu của Bên A, cụ thể:</w:t>
      </w:r>
    </w:p>
    <w:p>
      <w:pPr>
        <w:pStyle w:val="Normal"/>
        <w:tabs>
          <w:tab w:val="clear" w:pos="720"/>
          <w:tab w:val="left" w:pos="709" w:leader="none"/>
        </w:tabs>
        <w:spacing w:lineRule="auto" w:line="276" w:before="0" w:after="120"/>
        <w:jc w:val="both"/>
        <w:rPr>
          <w:rFonts w:ascii="Times New Roman" w:hAnsi="Times New Roman"/>
          <w:bCs/>
          <w:sz w:val="26"/>
          <w:szCs w:val="26"/>
        </w:rPr>
      </w:pPr>
      <w:r>
        <w:rPr>
          <w:rFonts w:ascii="Times New Roman" w:hAnsi="Times New Roman"/>
          <w:bCs/>
          <w:sz w:val="26"/>
          <w:szCs w:val="26"/>
        </w:rPr>
        <w:t>(i) Thời hạn nộp hồ sơ quyết toán Hợp đồng: Trong vòng 30 ngày kể từ ngày Bên B hoàn thành toàn bộ các công việc của Hợp đồng.</w:t>
      </w:r>
    </w:p>
    <w:p>
      <w:pPr>
        <w:pStyle w:val="Normal"/>
        <w:tabs>
          <w:tab w:val="clear" w:pos="720"/>
          <w:tab w:val="left" w:pos="709" w:leader="none"/>
        </w:tabs>
        <w:spacing w:lineRule="auto" w:line="276" w:before="0" w:after="120"/>
        <w:jc w:val="both"/>
        <w:rPr>
          <w:rFonts w:ascii="Times New Roman" w:hAnsi="Times New Roman"/>
          <w:bCs/>
          <w:strike/>
          <w:sz w:val="26"/>
          <w:szCs w:val="26"/>
        </w:rPr>
      </w:pPr>
      <w:r>
        <w:rPr>
          <w:rFonts w:ascii="Times New Roman" w:hAnsi="Times New Roman"/>
          <w:bCs/>
          <w:strike/>
          <w:sz w:val="26"/>
          <w:szCs w:val="26"/>
        </w:rPr>
        <w:t>(ii) Thành phần hồ sơ quyết toán Hợp đồng, bao gồm nhưng không giới hạn: (1) Giấy đề nghị quyết toán; (2) Bảng xác định giá trị quyết toán Hợp đồng (bao gồm giá trị khối lượng phát sinh đã được lập thành phụ lục Hợp đồng, nếu có); (3) Biên bản nghiệm thu hoàn thành, bàn giao Hạng mục công trình và các biên bản nghiệm thu công việc, Công tác chuẩn bị, Biện pháp thi công; (4) Biên bản xác nhận khối lượng hoàn thành; (5) Hồ sơ chất lượng, hồ sơ nghiệm thu vật liệu đầu vào, kết quả thí nghiệm, hồ sơ và bản vẽ hoàn công, nhật ký thi công, các biên bản hiện trường; (6) Bảng tổng hợp các khoản thưởng, phạt, khấu trừ; (7) Hóa đơn GTGT tương ứng toàn bộ giá trị quyết toán; (8) Các tài liệu khác theo quy định của pháp luật và yêu cầu của Bên A, Chủ đầu tư. Số lượng: 06 bộ gốc.</w:t>
      </w:r>
    </w:p>
    <w:p>
      <w:pPr>
        <w:pStyle w:val="Normal"/>
        <w:tabs>
          <w:tab w:val="clear" w:pos="720"/>
          <w:tab w:val="left" w:pos="709" w:leader="none"/>
        </w:tabs>
        <w:spacing w:lineRule="auto" w:line="276" w:before="0" w:after="120"/>
        <w:jc w:val="both"/>
        <w:rPr>
          <w:rFonts w:ascii="Times New Roman" w:hAnsi="Times New Roman"/>
          <w:bCs/>
          <w:sz w:val="26"/>
          <w:szCs w:val="26"/>
        </w:rPr>
      </w:pPr>
      <w:r>
        <w:rPr>
          <w:rFonts w:ascii="Times New Roman" w:hAnsi="Times New Roman"/>
          <w:bCs/>
          <w:sz w:val="26"/>
          <w:szCs w:val="26"/>
        </w:rPr>
        <w:t>(iii) Thời hạn Bên A xem xét, xác nhận quyết toán Hợp đồng: trong vòng 30 ngày kể từ ngày Bên A nhận đủ hồ sơ quyết toán hợp lệ; thời gian Bên B sửa đổi, bổ sung hồ sơ không tính vào thời hạn này.</w:t>
      </w:r>
    </w:p>
    <w:p>
      <w:pPr>
        <w:pStyle w:val="Normal"/>
        <w:numPr>
          <w:ilvl w:val="0"/>
          <w:numId w:val="11"/>
        </w:numPr>
        <w:tabs>
          <w:tab w:val="clear" w:pos="720"/>
          <w:tab w:val="left" w:pos="284" w:leader="none"/>
        </w:tabs>
        <w:spacing w:lineRule="auto" w:line="276" w:before="0" w:after="120"/>
        <w:ind w:hanging="0" w:left="0"/>
        <w:jc w:val="both"/>
        <w:rPr>
          <w:rFonts w:ascii="Times New Roman" w:hAnsi="Times New Roman"/>
          <w:bCs/>
          <w:sz w:val="26"/>
          <w:szCs w:val="26"/>
        </w:rPr>
      </w:pPr>
      <w:r>
        <w:rPr>
          <w:rFonts w:ascii="Times New Roman" w:hAnsi="Times New Roman"/>
          <w:bCs/>
          <w:sz w:val="26"/>
          <w:szCs w:val="26"/>
        </w:rPr>
        <w:t>Trường hợp Bên A chưa chấp thuận một phần hồ sơ quyết toán, Bên B phải bổ sung thông tin, tài liệu, chỉnh sửa hồ sơ theo yêu cầu của Bên A và trình lại trong thời hạn Bên A ấn định.</w:t>
      </w:r>
    </w:p>
    <w:p>
      <w:pPr>
        <w:pStyle w:val="Normal"/>
        <w:numPr>
          <w:ilvl w:val="0"/>
          <w:numId w:val="11"/>
        </w:numPr>
        <w:tabs>
          <w:tab w:val="clear" w:pos="720"/>
          <w:tab w:val="left" w:pos="284" w:leader="none"/>
        </w:tabs>
        <w:spacing w:lineRule="auto" w:line="276" w:before="0" w:after="120"/>
        <w:ind w:hanging="0" w:left="0"/>
        <w:jc w:val="both"/>
        <w:rPr>
          <w:rFonts w:ascii="Times New Roman" w:hAnsi="Times New Roman"/>
          <w:bCs/>
          <w:sz w:val="26"/>
          <w:szCs w:val="26"/>
        </w:rPr>
      </w:pPr>
      <w:r>
        <w:rPr>
          <w:rFonts w:ascii="Times New Roman" w:hAnsi="Times New Roman"/>
          <w:bCs/>
          <w:sz w:val="26"/>
          <w:szCs w:val="26"/>
        </w:rPr>
        <w:t>Trường hợp Bên B không lập hồ sơ quyết toán theo Hợp đồng, sau văn bản yêu cầu lần thứ ba của Bên A mà Bên B vẫn không thực hiện, Bên A có quyền căn cứ hồ sơ thực tế để xác định giá trị quyết toán. Bên B phải chấp hành giá trị quyết toán do Bên A lập và chịu toàn bộ thiệt hại phát sinh (nếu có).</w:t>
      </w:r>
    </w:p>
    <w:p>
      <w:pPr>
        <w:pStyle w:val="Normal"/>
        <w:numPr>
          <w:ilvl w:val="0"/>
          <w:numId w:val="11"/>
        </w:numPr>
        <w:tabs>
          <w:tab w:val="clear" w:pos="720"/>
          <w:tab w:val="left" w:pos="284" w:leader="none"/>
        </w:tabs>
        <w:spacing w:lineRule="auto" w:line="276" w:before="0" w:after="120"/>
        <w:ind w:hanging="0" w:left="0"/>
        <w:jc w:val="both"/>
        <w:rPr>
          <w:rFonts w:ascii="Times New Roman" w:hAnsi="Times New Roman"/>
          <w:bCs/>
          <w:sz w:val="26"/>
          <w:szCs w:val="26"/>
        </w:rPr>
      </w:pPr>
      <w:r>
        <w:rPr>
          <w:rFonts w:ascii="Times New Roman" w:hAnsi="Times New Roman"/>
          <w:bCs/>
          <w:sz w:val="26"/>
          <w:szCs w:val="26"/>
        </w:rPr>
        <w:t>Trường hợp Bên B không xuất hóa đơn, xuất hóa đơn không đủ giá trị hoặc không hợp pháp, hợp lệ, sau văn bản yêu cầu lần thứ ba của Bên A mà Bên B vẫn không khắc phục, Bên A có quyền không thanh toán bất kỳ khoản đến hạn nào cho Bên B cho đến khi Bên B khắc phục.</w:t>
      </w:r>
    </w:p>
    <w:p>
      <w:pPr>
        <w:pStyle w:val="Normal"/>
        <w:widowControl w:val="false"/>
        <w:tabs>
          <w:tab w:val="clear" w:pos="720"/>
          <w:tab w:val="left" w:pos="709" w:leader="none"/>
        </w:tabs>
        <w:spacing w:lineRule="auto" w:line="276" w:before="0" w:after="120"/>
        <w:jc w:val="both"/>
        <w:rPr>
          <w:rFonts w:ascii="Times New Roman" w:hAnsi="Times New Roman"/>
          <w:b/>
          <w:sz w:val="26"/>
          <w:szCs w:val="26"/>
        </w:rPr>
      </w:pPr>
      <w:r>
        <w:rPr>
          <w:rFonts w:ascii="Times New Roman" w:hAnsi="Times New Roman"/>
          <w:b/>
          <w:sz w:val="26"/>
          <w:szCs w:val="26"/>
        </w:rPr>
        <w:t xml:space="preserve">14.2. Thanh lý hợp đồng: </w:t>
      </w:r>
    </w:p>
    <w:p>
      <w:pPr>
        <w:pStyle w:val="Normal"/>
        <w:widowControl w:val="false"/>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Hợp đồng được thanh lý khi các bên đã hoàn thành toàn bộ nghĩa vụ theo Hợp đồng, bao gồm nghĩa vụ bảo hành. Các bên ký biên bản thanh lý Hợp đồng trong vòng 30 ngày kể từ ngày hoàn thành nghĩa vụ.</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15. SỬA ĐỔI, ĐIỀU CHỈNH HỢP ĐỒNG VÀ CÔNG VIỆC PHÁT SINH</w:t>
      </w:r>
    </w:p>
    <w:p>
      <w:pPr>
        <w:pStyle w:val="Normal"/>
        <w:widowControl w:val="false"/>
        <w:spacing w:lineRule="auto" w:line="276" w:before="0" w:after="120"/>
        <w:jc w:val="both"/>
        <w:rPr>
          <w:rFonts w:ascii="Times New Roman" w:hAnsi="Times New Roman"/>
          <w:b/>
          <w:sz w:val="26"/>
          <w:szCs w:val="26"/>
          <w:lang w:val="vi-VN"/>
        </w:rPr>
      </w:pPr>
      <w:r>
        <w:rPr>
          <w:rFonts w:ascii="Times New Roman" w:hAnsi="Times New Roman"/>
          <w:b/>
          <w:sz w:val="26"/>
          <w:szCs w:val="26"/>
          <w:lang w:val="vi-VN"/>
        </w:rPr>
        <w:t xml:space="preserve">15.1. Điều chỉnh, sửa đổi tiến độ thực hiện </w:t>
      </w:r>
    </w:p>
    <w:p>
      <w:pPr>
        <w:pStyle w:val="Normal"/>
        <w:tabs>
          <w:tab w:val="clear" w:pos="720"/>
          <w:tab w:val="left" w:pos="709" w:leader="none"/>
        </w:tabs>
        <w:spacing w:lineRule="auto" w:line="276" w:before="0" w:after="120"/>
        <w:jc w:val="both"/>
        <w:rPr>
          <w:rFonts w:ascii="Times New Roman" w:hAnsi="Times New Roman"/>
          <w:sz w:val="26"/>
          <w:szCs w:val="26"/>
          <w:lang w:val="vi-VN"/>
        </w:rPr>
      </w:pPr>
      <w:r>
        <w:rPr>
          <w:rFonts w:ascii="Times New Roman" w:hAnsi="Times New Roman"/>
          <w:sz w:val="26"/>
          <w:szCs w:val="26"/>
          <w:lang w:val="vi-VN"/>
        </w:rPr>
        <w:t xml:space="preserve">a) Vào bất kỳ thời điểm nào, nếu tiến độ thi công trước đó không phù hợp với tiến độ thực tế hoặc không phù hợp với nghĩa vụ của Bên B theo Hợp đồng này, hoặc theo yêu cầu của Bên A, Bên B phải trình cho Bên A tiến độ thi công điều chỉnh, nêu rõ biện pháp bảo đảm hoàn thành đúng các mốc tiến độ bắt buộc. Thời hạn đệ trình tiến độ thi công không quá 07 ngày, kể từ ngày được Bên A yêu cầu. </w:t>
      </w:r>
    </w:p>
    <w:p>
      <w:pPr>
        <w:pStyle w:val="Normal"/>
        <w:tabs>
          <w:tab w:val="clear" w:pos="720"/>
          <w:tab w:val="left" w:pos="709" w:leader="none"/>
        </w:tabs>
        <w:spacing w:lineRule="auto" w:line="276" w:before="0" w:after="120"/>
        <w:jc w:val="both"/>
        <w:rPr>
          <w:rFonts w:ascii="Times New Roman" w:hAnsi="Times New Roman"/>
          <w:strike/>
          <w:sz w:val="26"/>
          <w:szCs w:val="26"/>
          <w:lang w:val="vi-VN"/>
        </w:rPr>
      </w:pPr>
      <w:r>
        <w:rPr>
          <w:rFonts w:ascii="Times New Roman" w:hAnsi="Times New Roman"/>
          <w:sz w:val="26"/>
          <w:szCs w:val="26"/>
          <w:lang w:val="vi-VN"/>
        </w:rPr>
        <w:t>b) Trường hợp Chủ đầu tư yêu cầu rút ngắn hoặc cho phép kéo dài thời gian hoàn thành, Bên A thông báo bằng văn bản để Bên B thực hiện. Chi phí phát sinh (nếu có), trừ trường hợp do lỗi của Bên B, chỉ được xem xét trong phạm vi Chủ đầu tư chấp thuận thanh toán cho Bên A và phải được Bên A phê duyệt bằng văn bản trước khi thực hiện.</w:t>
      </w:r>
    </w:p>
    <w:p>
      <w:pPr>
        <w:pStyle w:val="Normal"/>
        <w:tabs>
          <w:tab w:val="clear" w:pos="720"/>
          <w:tab w:val="left" w:pos="709" w:leader="none"/>
        </w:tabs>
        <w:spacing w:lineRule="auto" w:line="276" w:before="0" w:after="120"/>
        <w:jc w:val="both"/>
        <w:rPr>
          <w:rFonts w:ascii="Times New Roman" w:hAnsi="Times New Roman"/>
          <w:strike/>
          <w:sz w:val="26"/>
          <w:szCs w:val="26"/>
          <w:lang w:val="vi-VN"/>
        </w:rPr>
      </w:pPr>
      <w:commentRangeStart w:id="44"/>
      <w:commentRangeStart w:id="27"/>
      <w:r>
        <w:rPr>
          <w:rFonts w:ascii="Times New Roman" w:hAnsi="Times New Roman"/>
          <w:sz w:val="26"/>
          <w:szCs w:val="26"/>
          <w:lang w:val="vi-VN"/>
        </w:rPr>
        <w:t xml:space="preserve">c) Gia hạn thời gian hoàn thành: Bên B được gia hạn thời gian hoàn thành tương ứng với </w:t>
      </w:r>
      <w:ins w:id="700042" w:author="VNCN E&amp;C - Đề xuất theo FIDIC" w:date="2026-10-19T09:00:00Z">
        <w:r>
          <w:rPr>
            <w:rFonts w:ascii="Times New Roman" w:hAnsi="Times New Roman"/>
            <w:sz w:val="26"/>
            <w:szCs w:val="26"/>
            <w:lang w:val="vi-VN"/>
          </w:rPr>
          <w:t xml:space="preserve">mức</w:t>
        </w:r>
      </w:ins>
      <w:del w:id="700043" w:author="VNCN E&amp;C - Đề xuất theo FIDIC" w:date="2026-10-19T09:00:00Z">
        <w:r>
          <w:rPr>
            <w:rFonts w:ascii="Times New Roman" w:hAnsi="Times New Roman"/>
            <w:sz w:val="26"/>
            <w:szCs w:val="26"/>
            <w:lang w:val="vi-VN"/>
          </w:rPr>
          <w:delText xml:space="preserve">thời gian bị</w:delText>
        </w:r>
      </w:del>
      <w:r>
        <w:rPr>
          <w:rFonts w:ascii="Times New Roman" w:hAnsi="Times New Roman"/>
          <w:sz w:val="26"/>
          <w:szCs w:val="26"/>
          <w:lang w:val="vi-VN"/>
        </w:rPr>
        <w:t xml:space="preserve"> ảnh hưởng thực tế</w:t>
      </w:r>
      <w:ins w:id="700044" w:author="VNCN E&amp;C - Đề xuất theo FIDIC" w:date="2026-10-19T09:00:00Z">
        <w:r>
          <w:rPr>
            <w:rFonts w:ascii="Times New Roman" w:hAnsi="Times New Roman"/>
            <w:sz w:val="26"/>
            <w:szCs w:val="26"/>
            <w:lang w:val="vi-VN"/>
          </w:rPr>
          <w:t xml:space="preserve"> đến đường găng của Tiến độ thi công chi tiết</w:t>
        </w:r>
      </w:ins>
      <w:r>
        <w:rPr>
          <w:rFonts w:ascii="Times New Roman" w:hAnsi="Times New Roman"/>
          <w:sz w:val="26"/>
          <w:szCs w:val="26"/>
          <w:lang w:val="vi-VN"/>
        </w:rPr>
        <w:t xml:space="preserve"> do một trong những lý do sau: (i) Có sự thay đổi phạm vi công việc do thay đổi thiết kế hoặc biện pháp thi công theo chỉ dẫn, yêu cầu của Bên A làm ảnh hưởng đến tiến độ thực hiện Hợp đồng; (ii) Do ảnh hưởng của các trường hợp bất khả kháng theo Điều 16; (iii) </w:t>
      </w:r>
      <w:ins w:id="700045" w:author="VNCN E&amp;C - Đề xuất theo FIDIC" w:date="2026-10-19T09:00:00Z">
        <w:r>
          <w:rPr>
            <w:rFonts w:ascii="Times New Roman" w:hAnsi="Times New Roman"/>
            <w:sz w:val="26"/>
            <w:szCs w:val="26"/>
            <w:lang w:val="vi-VN"/>
          </w:rPr>
          <w:t xml:space="preserve">Điều kiện thời tiết bất lợi bất thường, có số liệu xác nhận</w:t>
        </w:r>
      </w:ins>
      <w:del w:id="700046" w:author="VNCN E&amp;C - Đề xuất theo FIDIC" w:date="2026-10-19T09:00:00Z">
        <w:r>
          <w:rPr>
            <w:rFonts w:ascii="Times New Roman" w:hAnsi="Times New Roman"/>
            <w:sz w:val="26"/>
            <w:szCs w:val="26"/>
            <w:lang w:val="vi-VN"/>
          </w:rPr>
          <w:delText xml:space="preserve">Do ảnh hưởng</w:delText>
        </w:r>
      </w:del>
      <w:r>
        <w:rPr>
          <w:rFonts w:ascii="Times New Roman" w:hAnsi="Times New Roman"/>
          <w:sz w:val="26"/>
          <w:szCs w:val="26"/>
          <w:lang w:val="vi-VN"/>
        </w:rPr>
        <w:t xml:space="preserve"> của </w:t>
      </w:r>
      <w:ins w:id="700047" w:author="VNCN E&amp;C - Đề xuất theo FIDIC" w:date="2026-10-19T09:00:00Z">
        <w:r>
          <w:rPr>
            <w:rFonts w:ascii="Times New Roman" w:hAnsi="Times New Roman"/>
            <w:sz w:val="26"/>
            <w:szCs w:val="26"/>
            <w:lang w:val="vi-VN"/>
          </w:rPr>
          <w:t xml:space="preserve">cơ quan khí tượng thủy văn</w:t>
        </w:r>
      </w:ins>
      <w:del w:id="700048" w:author="VNCN E&amp;C - Đề xuất theo FIDIC" w:date="2026-10-19T09:00:00Z">
        <w:r>
          <w:rPr>
            <w:rFonts w:ascii="Times New Roman" w:hAnsi="Times New Roman"/>
            <w:sz w:val="26"/>
            <w:szCs w:val="26"/>
            <w:lang w:val="vi-VN"/>
          </w:rPr>
          <w:delText xml:space="preserve">mưa bão</w:delText>
        </w:r>
      </w:del>
      <w:r>
        <w:rPr>
          <w:rFonts w:ascii="Times New Roman" w:hAnsi="Times New Roman"/>
          <w:sz w:val="26"/>
          <w:szCs w:val="26"/>
          <w:lang w:val="vi-VN"/>
        </w:rPr>
        <w:t xml:space="preserve">; (iv) Sự chậm trễ, trở ngại trên Công trường do Bên A, nhân lực của Bên A hay các nhà thầu khác của Bên A gây ra như: việc bàn giao toàn bộ hoặc một phần mặt bằng không đúng với các thoả thuận trong Hợp đồng, các thủ tục liên quan ảnh hưởng đến tiến độ thực hiện Hợp đồng mà không do lỗi của Bên B gây ra; (v) Bên A chậm phản hồi, phê duyệt các đề xuất, đề nghị, hồ sơ do Bên B đệ trình, thời gian chậm tính từ thời điểm các hồ sơ này đủ điều kiện phê duyệt; Bên </w:t>
      </w:r>
      <w:ins w:id="700049" w:author="VNCN E&amp;C - Đề xuất theo FIDIC" w:date="2026-10-19T09:00:00Z">
        <w:r>
          <w:rPr>
            <w:rFonts w:ascii="Times New Roman" w:hAnsi="Times New Roman"/>
            <w:sz w:val="26"/>
            <w:szCs w:val="26"/>
            <w:lang w:val="vi-VN"/>
          </w:rPr>
          <w:t xml:space="preserve">B tạm dừng theo Điều 17.1 điểm a(iii) do Bên </w:t>
        </w:r>
      </w:ins>
      <w:r>
        <w:rPr>
          <w:rFonts w:ascii="Times New Roman" w:hAnsi="Times New Roman"/>
          <w:sz w:val="26"/>
          <w:szCs w:val="26"/>
          <w:lang w:val="vi-VN"/>
        </w:rPr>
        <w:t xml:space="preserve">A chậm</w:t>
      </w:r>
      <w:del w:id="700050" w:author="VNCN E&amp;C - Đề xuất theo FIDIC" w:date="2026-10-19T09:00:00Z">
        <w:r>
          <w:rPr>
            <w:rFonts w:ascii="Times New Roman" w:hAnsi="Times New Roman"/>
            <w:sz w:val="26"/>
            <w:szCs w:val="26"/>
            <w:lang w:val="vi-VN"/>
          </w:rPr>
          <w:delText xml:space="preserve"> thanh toán cho Bên B quá 15 ngày làm việc kể từ ngày hết hạn</w:delText>
        </w:r>
      </w:del>
      <w:r>
        <w:rPr>
          <w:rFonts w:ascii="Times New Roman" w:hAnsi="Times New Roman"/>
          <w:sz w:val="26"/>
          <w:szCs w:val="26"/>
          <w:lang w:val="vi-VN"/>
        </w:rPr>
        <w:t xml:space="preserve"> thanh toán; (vi</w:t>
      </w:r>
      <w:del w:id="700051" w:author="VNCN E&amp;C - Đề xuất theo FIDIC" w:date="2026-10-19T09:00:00Z">
        <w:r>
          <w:rPr>
            <w:rFonts w:ascii="Times New Roman" w:hAnsi="Times New Roman"/>
            <w:sz w:val="26"/>
            <w:szCs w:val="26"/>
            <w:lang w:val="vi-VN"/>
          </w:rPr>
          <w:delText xml:space="preserve">) Chậm phê duyệt đơn giá hạng mục phát sinh ngoài Hợp đồng; (vii</w:delText>
        </w:r>
      </w:del>
      <w:r>
        <w:rPr>
          <w:rFonts w:ascii="Times New Roman" w:hAnsi="Times New Roman"/>
          <w:sz w:val="26"/>
          <w:szCs w:val="26"/>
          <w:lang w:val="vi-VN"/>
        </w:rPr>
        <w:t xml:space="preserve">) Các trường hợp tạm ngừng theo quyết định của Bên A mà không phải do lỗi của Bên B</w:t>
      </w:r>
      <w:ins w:id="700052" w:author="VNCN E&amp;C - Đề xuất theo FIDIC" w:date="2026-10-19T09:00:00Z">
        <w:r>
          <w:rPr>
            <w:rFonts w:ascii="Times New Roman" w:hAnsi="Times New Roman"/>
            <w:sz w:val="26"/>
            <w:szCs w:val="26"/>
            <w:lang w:val="vi-VN"/>
          </w:rPr>
          <w:t xml:space="preserve">.</w:t>
        </w:r>
      </w:ins>
      <w:del w:id="700053" w:author="VNCN E&amp;C - Đề xuất theo FIDIC" w:date="2026-10-19T09:00:00Z">
        <w:r>
          <w:rPr>
            <w:rFonts w:ascii="Times New Roman" w:hAnsi="Times New Roman"/>
            <w:sz w:val="26"/>
            <w:szCs w:val="26"/>
            <w:lang w:val="vi-VN"/>
          </w:rPr>
          <w:delText xml:space="preserve">; (viii) Các trường hợp khác do hai</w:delText>
        </w:r>
      </w:del>
      <w:r>
        <w:rPr>
          <w:rFonts w:ascii="Times New Roman" w:hAnsi="Times New Roman"/>
          <w:sz w:val="26"/>
          <w:szCs w:val="26"/>
          <w:lang w:val="vi-VN"/>
        </w:rPr>
        <w:t xml:space="preserve"> Bên </w:t>
      </w:r>
      <w:ins w:id="700054" w:author="VNCN E&amp;C - Đề xuất theo FIDIC" w:date="2026-10-19T09:00:00Z">
        <w:r>
          <w:rPr>
            <w:rFonts w:ascii="Times New Roman" w:hAnsi="Times New Roman"/>
            <w:sz w:val="26"/>
            <w:szCs w:val="26"/>
            <w:lang w:val="vi-VN"/>
          </w:rPr>
          <w:t xml:space="preserve">B phải thông báo bằng văn bản cho Bên A trong vòng </w:t>
        </w:r>
        <w:r>
          <w:rPr>
            <w:rFonts w:ascii="Times New Roman" w:hAnsi="Times New Roman"/>
            <w:sz w:val="26"/>
            <w:szCs w:val="26"/>
            <w:highlight w:val="yellow"/>
            <w:lang w:val="vi-VN"/>
          </w:rPr>
          <w:t xml:space="preserve">14</w:t>
        </w:r>
        <w:r>
          <w:rPr>
            <w:rFonts w:ascii="Times New Roman" w:hAnsi="Times New Roman"/>
            <w:sz w:val="26"/>
            <w:szCs w:val="26"/>
            <w:lang w:val="vi-VN"/>
          </w:rPr>
          <w:t xml:space="preserve"> ngày kể từ ngày biết hoặc phải biết sự kiện, kèm tài liệu chứng minh và phân tích ảnh hưởng đến đường găng; quá thời hạn này Bên B mất quyền yêu cầu gia hạn và chi phí liên quan đến sự kiện đó</w:t>
        </w:r>
      </w:ins>
      <w:del w:id="700055" w:author="VNCN E&amp;C - Đề xuất theo FIDIC" w:date="2026-10-19T09:00:00Z">
        <w:r>
          <w:rPr>
            <w:rFonts w:ascii="Times New Roman" w:hAnsi="Times New Roman"/>
            <w:sz w:val="26"/>
            <w:szCs w:val="26"/>
            <w:lang w:val="vi-VN"/>
          </w:rPr>
          <w:delText xml:space="preserve">đàm phán thống nhất</w:delText>
        </w:r>
      </w:del>
      <w:r>
        <w:rPr>
          <w:rFonts w:ascii="Times New Roman" w:hAnsi="Times New Roman"/>
          <w:sz w:val="26"/>
          <w:szCs w:val="26"/>
          <w:lang w:val="vi-VN"/>
        </w:rPr>
        <w:t xml:space="preserve">.</w:t>
      </w:r>
      <w:commentRangeEnd w:id="27"/>
      <w:r>
        <w:commentReference w:id="27"/>
      </w:r>
      <w:commentRangeEnd w:id="44"/>
      <w:r>
        <w:rPr>
          <w:rStyle w:val="CommentReference"/>
        </w:rPr>
        <w:commentReference w:id="44"/>
      </w:r>
    </w:p>
    <w:p>
      <w:pPr>
        <w:pStyle w:val="Normal"/>
        <w:widowControl w:val="false"/>
        <w:spacing w:lineRule="auto" w:line="276" w:before="0" w:after="120"/>
        <w:jc w:val="both"/>
        <w:rPr>
          <w:rFonts w:ascii="Times New Roman" w:hAnsi="Times New Roman"/>
          <w:b/>
          <w:sz w:val="26"/>
          <w:szCs w:val="26"/>
          <w:lang w:val="vi-VN"/>
        </w:rPr>
      </w:pPr>
      <w:r>
        <w:rPr>
          <w:rFonts w:ascii="Times New Roman" w:hAnsi="Times New Roman"/>
          <w:b/>
          <w:sz w:val="26"/>
          <w:szCs w:val="26"/>
          <w:lang w:val="vi-VN"/>
        </w:rPr>
        <w:t>15.2. Điều chỉnh khối lượng Hợp đồng:</w:t>
      </w:r>
    </w:p>
    <w:p>
      <w:pPr>
        <w:pStyle w:val="Normal"/>
        <w:widowControl w:val="false"/>
        <w:tabs>
          <w:tab w:val="clear" w:pos="720"/>
          <w:tab w:val="left" w:pos="884" w:leader="none"/>
        </w:tabs>
        <w:spacing w:lineRule="auto" w:line="276" w:before="0" w:after="120"/>
        <w:jc w:val="both"/>
        <w:rPr>
          <w:rFonts w:ascii="Times New Roman" w:hAnsi="Times New Roman"/>
          <w:strike/>
          <w:sz w:val="26"/>
          <w:szCs w:val="26"/>
          <w:lang w:val="vi-VN"/>
        </w:rPr>
      </w:pPr>
      <w:r>
        <w:rPr>
          <w:rFonts w:ascii="Times New Roman" w:hAnsi="Times New Roman"/>
          <w:sz w:val="26"/>
          <w:szCs w:val="26"/>
          <w:lang w:val="vi-VN"/>
        </w:rPr>
        <w:t>Bên A thanh toán cho Bên B theo khối lượng thực tế hoàn thành (tăng hoặc giảm so với khối lượng tạm tính) đúng Hồ sơ thiết kế, Chỉ dẫn kỹ thuật, được Tư vấn giám sát nghiệm thu cho Bên A và được Bên A xác nhận.</w:t>
      </w:r>
    </w:p>
    <w:p>
      <w:pPr>
        <w:pStyle w:val="Normal"/>
        <w:widowControl w:val="false"/>
        <w:spacing w:lineRule="auto" w:line="276" w:before="0" w:after="120"/>
        <w:jc w:val="both"/>
        <w:rPr>
          <w:rFonts w:ascii="Times New Roman" w:hAnsi="Times New Roman"/>
          <w:b/>
          <w:sz w:val="26"/>
          <w:szCs w:val="26"/>
          <w:lang w:val="vi-VN"/>
        </w:rPr>
      </w:pPr>
      <w:commentRangeStart w:id="28"/>
      <w:r>
        <w:rPr>
          <w:rFonts w:ascii="Times New Roman" w:hAnsi="Times New Roman"/>
          <w:b/>
          <w:sz w:val="26"/>
          <w:szCs w:val="26"/>
          <w:lang w:val="vi-VN"/>
        </w:rPr>
        <w:t>15.3. Điều chỉnh giá trị Hợp đồng:</w:t>
      </w:r>
      <w:commentRangeEnd w:id="28"/>
      <w:r>
        <w:commentReference w:id="28"/>
      </w:r>
      <w:r>
        <w:rPr>
          <w:rFonts w:ascii="Times New Roman" w:hAnsi="Times New Roman"/>
          <w:b/>
          <w:sz w:val="26"/>
          <w:szCs w:val="26"/>
          <w:lang w:val="vi-VN"/>
        </w:rPr>
      </w:r>
    </w:p>
    <w:p>
      <w:pPr>
        <w:pStyle w:val="Normal"/>
        <w:widowControl w:val="false"/>
        <w:tabs>
          <w:tab w:val="clear" w:pos="720"/>
          <w:tab w:val="left" w:pos="884" w:leader="none"/>
        </w:tabs>
        <w:spacing w:lineRule="auto" w:line="276" w:before="0" w:after="120"/>
        <w:jc w:val="both"/>
        <w:rPr>
          <w:rFonts w:ascii="Times New Roman" w:hAnsi="Times New Roman"/>
          <w:strike/>
          <w:sz w:val="26"/>
          <w:szCs w:val="26"/>
          <w:lang w:val="vi-VN"/>
        </w:rPr>
      </w:pPr>
      <w:commentRangeStart w:id="43"/>
      <w:r>
        <w:rPr>
          <w:rFonts w:ascii="Times New Roman" w:hAnsi="Times New Roman"/>
          <w:sz w:val="26"/>
          <w:szCs w:val="26"/>
          <w:lang w:val="vi-VN"/>
        </w:rPr>
        <w:t xml:space="preserve">Giá trị Hợp đồng được điều chỉnh trong các trường hợp: (i) Bên A thay đổi thiết kế, điều chỉnh nội dung, phạm vi công việc hoặc tăng, giảm khối lượng – chỉ tính khối lượng thay đổi tại khu vực, hạng mục có thay đổi; trường hợp Bên A cắt giảm khối lượng ảnh hưởng lớn đến giá trị Hợp đồng không do lỗi của Bên B thì hai bên thống nhất bằng văn bản; (ii) Giảm trừ giá trị phần công việc Bên B không thực hiện hoặc thực hiện không đầy đủ, phần công việc Bên A thực hiện thay theo Điều 18.4; (iii) </w:t>
      </w:r>
      <w:ins w:id="700020" w:author="VNCN E&amp;C - Đề xuất theo FIDIC" w:date="2026-10-19T09:00:00Z">
        <w:r>
          <w:rPr>
            <w:rFonts w:ascii="Times New Roman" w:hAnsi="Times New Roman"/>
            <w:sz w:val="26"/>
            <w:szCs w:val="26"/>
            <w:lang w:val="vi-VN"/>
          </w:rPr>
          <w:t xml:space="preserve">Chỉ số</w:t>
        </w:r>
      </w:ins>
      <w:del w:id="700021" w:author="VNCN E&amp;C - Đề xuất theo FIDIC" w:date="2026-10-19T09:00:00Z">
        <w:r>
          <w:rPr>
            <w:rFonts w:ascii="Times New Roman" w:hAnsi="Times New Roman"/>
            <w:sz w:val="26"/>
            <w:szCs w:val="26"/>
            <w:lang w:val="vi-VN"/>
          </w:rPr>
          <w:delText xml:space="preserve">Đơn</w:delText>
        </w:r>
      </w:del>
      <w:r>
        <w:rPr>
          <w:rFonts w:ascii="Times New Roman" w:hAnsi="Times New Roman"/>
          <w:sz w:val="26"/>
          <w:szCs w:val="26"/>
          <w:lang w:val="vi-VN"/>
        </w:rPr>
        <w:t xml:space="preserve"> giá thép xây dựng, bê tông thương phẩm </w:t>
      </w:r>
      <w:ins w:id="700022" w:author="VNCN E&amp;C - Đề xuất theo FIDIC" w:date="2026-10-19T09:00:00Z">
        <w:r>
          <w:rPr>
            <w:rFonts w:ascii="Times New Roman" w:hAnsi="Times New Roman"/>
            <w:sz w:val="26"/>
            <w:szCs w:val="26"/>
            <w:lang w:val="vi-VN"/>
          </w:rPr>
          <w:t xml:space="preserve">do Sở Xây dựng Hà Nội công bố </w:t>
        </w:r>
      </w:ins>
      <w:r>
        <w:rPr>
          <w:rFonts w:ascii="Times New Roman" w:hAnsi="Times New Roman"/>
          <w:sz w:val="26"/>
          <w:szCs w:val="26"/>
          <w:lang w:val="vi-VN"/>
        </w:rPr>
        <w:t xml:space="preserve">tăng hoặc giảm quá </w:t>
      </w:r>
      <w:ins w:id="700023" w:author="VNCN E&amp;C - Đề xuất theo FIDIC" w:date="2026-10-19T09:00:00Z">
        <w:r>
          <w:rPr>
            <w:rFonts w:ascii="Times New Roman" w:hAnsi="Times New Roman"/>
            <w:sz w:val="26"/>
            <w:szCs w:val="26"/>
            <w:highlight w:val="yellow"/>
            <w:lang w:val="vi-VN"/>
          </w:rPr>
          <w:t xml:space="preserve">10</w:t>
        </w:r>
      </w:ins>
      <w:del w:id="700024" w:author="VNCN E&amp;C - Đề xuất theo FIDIC" w:date="2026-10-19T09:00:00Z">
        <w:r>
          <w:rPr>
            <w:rFonts w:ascii="Times New Roman" w:hAnsi="Times New Roman"/>
            <w:sz w:val="26"/>
            <w:szCs w:val="26"/>
            <w:lang w:val="vi-VN"/>
          </w:rPr>
          <w:delText xml:space="preserve">5</w:delText>
        </w:r>
      </w:del>
      <w:r>
        <w:rPr>
          <w:rFonts w:ascii="Times New Roman" w:hAnsi="Times New Roman"/>
          <w:sz w:val="26"/>
          <w:szCs w:val="26"/>
          <w:lang w:val="vi-VN"/>
        </w:rPr>
        <w:t xml:space="preserve">% so với </w:t>
      </w:r>
      <w:ins w:id="700025" w:author="VNCN E&amp;C - Đề xuất theo FIDIC" w:date="2026-10-19T09:00:00Z">
        <w:r>
          <w:rPr>
            <w:rFonts w:ascii="Times New Roman" w:hAnsi="Times New Roman"/>
            <w:sz w:val="26"/>
            <w:szCs w:val="26"/>
            <w:lang w:val="vi-VN"/>
          </w:rPr>
          <w:t xml:space="preserve">chỉ số</w:t>
        </w:r>
      </w:ins>
      <w:del w:id="700026" w:author="VNCN E&amp;C - Đề xuất theo FIDIC" w:date="2026-10-19T09:00:00Z">
        <w:r>
          <w:rPr>
            <w:rFonts w:ascii="Times New Roman" w:hAnsi="Times New Roman"/>
            <w:sz w:val="26"/>
            <w:szCs w:val="26"/>
            <w:lang w:val="vi-VN"/>
          </w:rPr>
          <w:delText xml:space="preserve">đơn giá cơ sở</w:delText>
        </w:r>
      </w:del>
      <w:r>
        <w:rPr>
          <w:rFonts w:ascii="Times New Roman" w:hAnsi="Times New Roman"/>
          <w:sz w:val="26"/>
          <w:szCs w:val="26"/>
          <w:lang w:val="vi-VN"/>
        </w:rPr>
        <w:t xml:space="preserve"> tại </w:t>
      </w:r>
      <w:ins w:id="700027" w:author="VNCN E&amp;C - Đề xuất theo FIDIC" w:date="2026-10-19T09:00:00Z">
        <w:r>
          <w:rPr>
            <w:rFonts w:ascii="Times New Roman" w:hAnsi="Times New Roman"/>
            <w:sz w:val="26"/>
            <w:szCs w:val="26"/>
            <w:lang w:val="vi-VN"/>
          </w:rPr>
          <w:t xml:space="preserve">tháng ký Hợp đồng</w:t>
        </w:r>
      </w:ins>
      <w:del w:id="700028" w:author="VNCN E&amp;C - Đề xuất theo FIDIC" w:date="2026-10-19T09:00:00Z">
        <w:r>
          <w:rPr>
            <w:rFonts w:ascii="Times New Roman" w:hAnsi="Times New Roman"/>
            <w:sz w:val="26"/>
            <w:szCs w:val="26"/>
            <w:lang w:val="vi-VN"/>
          </w:rPr>
          <w:delText xml:space="preserve">Biểu 01</w:delText>
        </w:r>
      </w:del>
      <w:r>
        <w:rPr>
          <w:rFonts w:ascii="Times New Roman" w:hAnsi="Times New Roman"/>
          <w:sz w:val="26"/>
          <w:szCs w:val="26"/>
          <w:lang w:val="vi-VN"/>
        </w:rPr>
        <w:t xml:space="preserve">: giá trị điều chỉnh hằng tháng GTĐC = (Gt − Gc × (100% + D)) × Q, trong đó Gt là đơn giá theo </w:t>
      </w:r>
      <w:ins w:id="700029" w:author="VNCN E&amp;C - Đề xuất theo FIDIC" w:date="2026-10-19T09:00:00Z">
        <w:r>
          <w:rPr>
            <w:rFonts w:ascii="Times New Roman" w:hAnsi="Times New Roman"/>
            <w:sz w:val="26"/>
            <w:szCs w:val="26"/>
            <w:lang w:val="vi-VN"/>
          </w:rPr>
          <w:t xml:space="preserve">công bố</w:t>
        </w:r>
      </w:ins>
      <w:del w:id="700030" w:author="VNCN E&amp;C - Đề xuất theo FIDIC" w:date="2026-10-19T09:00:00Z">
        <w:r>
          <w:rPr>
            <w:rFonts w:ascii="Times New Roman" w:hAnsi="Times New Roman"/>
            <w:sz w:val="26"/>
            <w:szCs w:val="26"/>
            <w:lang w:val="vi-VN"/>
          </w:rPr>
          <w:delText xml:space="preserve">thông báo giá</w:delText>
        </w:r>
      </w:del>
      <w:r>
        <w:rPr>
          <w:rFonts w:ascii="Times New Roman" w:hAnsi="Times New Roman"/>
          <w:sz w:val="26"/>
          <w:szCs w:val="26"/>
          <w:lang w:val="vi-VN"/>
        </w:rPr>
        <w:t xml:space="preserve"> của </w:t>
      </w:r>
      <w:ins w:id="700031" w:author="VNCN E&amp;C - Đề xuất theo FIDIC" w:date="2026-10-19T09:00:00Z">
        <w:r>
          <w:rPr>
            <w:rFonts w:ascii="Times New Roman" w:hAnsi="Times New Roman"/>
            <w:sz w:val="26"/>
            <w:szCs w:val="26"/>
            <w:lang w:val="vi-VN"/>
          </w:rPr>
          <w:t xml:space="preserve">Sở Xây dựng Hà Nội tại tháng thi công</w:t>
        </w:r>
      </w:ins>
      <w:del w:id="700032" w:author="VNCN E&amp;C - Đề xuất theo FIDIC" w:date="2026-10-19T09:00:00Z">
        <w:r>
          <w:rPr>
            <w:rFonts w:ascii="Times New Roman" w:hAnsi="Times New Roman"/>
            <w:sz w:val="26"/>
            <w:szCs w:val="26"/>
            <w:lang w:val="vi-VN"/>
          </w:rPr>
          <w:delText xml:space="preserve">nhà sản xuất, nhà cung cấp được Bên A chấp thuận</w:delText>
        </w:r>
      </w:del>
      <w:r>
        <w:rPr>
          <w:rFonts w:ascii="Times New Roman" w:hAnsi="Times New Roman"/>
          <w:sz w:val="26"/>
          <w:szCs w:val="26"/>
          <w:lang w:val="vi-VN"/>
        </w:rPr>
        <w:t xml:space="preserve">; Gc là đơn giá cơ sở</w:t>
      </w:r>
      <w:ins w:id="700033" w:author="VNCN E&amp;C - Đề xuất theo FIDIC" w:date="2026-10-19T09:00:00Z">
        <w:r>
          <w:rPr>
            <w:rFonts w:ascii="Times New Roman" w:hAnsi="Times New Roman"/>
            <w:sz w:val="26"/>
            <w:szCs w:val="26"/>
            <w:lang w:val="vi-VN"/>
          </w:rPr>
          <w:t xml:space="preserve"> tại Biểu 01</w:t>
        </w:r>
      </w:ins>
      <w:r>
        <w:rPr>
          <w:rFonts w:ascii="Times New Roman" w:hAnsi="Times New Roman"/>
          <w:sz w:val="26"/>
          <w:szCs w:val="26"/>
          <w:lang w:val="vi-VN"/>
        </w:rPr>
        <w:t xml:space="preserve">; D = +</w:t>
      </w:r>
      <w:ins w:id="700034" w:author="VNCN E&amp;C - Đề xuất theo FIDIC" w:date="2026-10-19T09:00:00Z">
        <w:r>
          <w:rPr>
            <w:rFonts w:ascii="Times New Roman" w:hAnsi="Times New Roman"/>
            <w:sz w:val="26"/>
            <w:szCs w:val="26"/>
            <w:highlight w:val="yellow"/>
            <w:lang w:val="vi-VN"/>
          </w:rPr>
          <w:t xml:space="preserve">10</w:t>
        </w:r>
      </w:ins>
      <w:del w:id="700035" w:author="VNCN E&amp;C - Đề xuất theo FIDIC" w:date="2026-10-19T09:00:00Z">
        <w:r>
          <w:rPr>
            <w:rFonts w:ascii="Times New Roman" w:hAnsi="Times New Roman"/>
            <w:sz w:val="26"/>
            <w:szCs w:val="26"/>
            <w:lang w:val="vi-VN"/>
          </w:rPr>
          <w:delText xml:space="preserve">5</w:delText>
        </w:r>
      </w:del>
      <w:r>
        <w:rPr>
          <w:rFonts w:ascii="Times New Roman" w:hAnsi="Times New Roman"/>
          <w:sz w:val="26"/>
          <w:szCs w:val="26"/>
          <w:lang w:val="vi-VN"/>
        </w:rPr>
        <w:t xml:space="preserve">% khi giá tăng, −</w:t>
      </w:r>
      <w:ins w:id="700036" w:author="VNCN E&amp;C - Đề xuất theo FIDIC" w:date="2026-10-19T09:00:00Z">
        <w:r>
          <w:rPr>
            <w:rFonts w:ascii="Times New Roman" w:hAnsi="Times New Roman"/>
            <w:sz w:val="26"/>
            <w:szCs w:val="26"/>
            <w:highlight w:val="yellow"/>
            <w:lang w:val="vi-VN"/>
          </w:rPr>
          <w:t xml:space="preserve">10</w:t>
        </w:r>
      </w:ins>
      <w:del w:id="700037" w:author="VNCN E&amp;C - Đề xuất theo FIDIC" w:date="2026-10-19T09:00:00Z">
        <w:r>
          <w:rPr>
            <w:rFonts w:ascii="Times New Roman" w:hAnsi="Times New Roman"/>
            <w:sz w:val="26"/>
            <w:szCs w:val="26"/>
            <w:lang w:val="vi-VN"/>
          </w:rPr>
          <w:delText xml:space="preserve">5</w:delText>
        </w:r>
      </w:del>
      <w:r>
        <w:rPr>
          <w:rFonts w:ascii="Times New Roman" w:hAnsi="Times New Roman"/>
          <w:sz w:val="26"/>
          <w:szCs w:val="26"/>
          <w:lang w:val="vi-VN"/>
        </w:rPr>
        <w:t xml:space="preserve">% khi giá giảm; Q là khối lượng vật tư đưa vào Công trình được nghiệm thu</w:t>
      </w:r>
      <w:ins w:id="700038" w:author="VNCN E&amp;C - Đề xuất theo FIDIC" w:date="2026-10-19T09:00:00Z">
        <w:r>
          <w:rPr>
            <w:rFonts w:ascii="Times New Roman" w:hAnsi="Times New Roman"/>
            <w:sz w:val="26"/>
            <w:szCs w:val="26"/>
            <w:lang w:val="vi-VN"/>
          </w:rPr>
          <w:t xml:space="preserve"> trong tháng</w:t>
        </w:r>
      </w:ins>
      <w:r>
        <w:rPr>
          <w:rFonts w:ascii="Times New Roman" w:hAnsi="Times New Roman"/>
          <w:sz w:val="26"/>
          <w:szCs w:val="26"/>
          <w:lang w:val="vi-VN"/>
        </w:rPr>
        <w:t xml:space="preserve">, không vượt khối lượng tương ứng theo Hợp đồng; phần biến động trong phạm vi ±</w:t>
      </w:r>
      <w:ins w:id="700039" w:author="VNCN E&amp;C - Đề xuất theo FIDIC" w:date="2026-10-19T09:00:00Z">
        <w:r>
          <w:rPr>
            <w:rFonts w:ascii="Times New Roman" w:hAnsi="Times New Roman"/>
            <w:sz w:val="26"/>
            <w:szCs w:val="26"/>
            <w:highlight w:val="yellow"/>
            <w:lang w:val="vi-VN"/>
          </w:rPr>
          <w:t xml:space="preserve">10</w:t>
        </w:r>
      </w:ins>
      <w:del w:id="700040" w:author="VNCN E&amp;C - Đề xuất theo FIDIC" w:date="2026-10-19T09:00:00Z">
        <w:r>
          <w:rPr>
            <w:rFonts w:ascii="Times New Roman" w:hAnsi="Times New Roman"/>
            <w:sz w:val="26"/>
            <w:szCs w:val="26"/>
            <w:lang w:val="vi-VN"/>
          </w:rPr>
          <w:delText xml:space="preserve">5</w:delText>
        </w:r>
      </w:del>
      <w:r>
        <w:rPr>
          <w:rFonts w:ascii="Times New Roman" w:hAnsi="Times New Roman"/>
          <w:sz w:val="26"/>
          <w:szCs w:val="26"/>
          <w:lang w:val="vi-VN"/>
        </w:rPr>
        <w:t xml:space="preserve">% không được điều chỉnh</w:t>
      </w:r>
      <w:ins w:id="700041" w:author="VNCN E&amp;C - Đề xuất theo FIDIC" w:date="2026-10-19T09:00:00Z">
        <w:r>
          <w:rPr>
            <w:rFonts w:ascii="Times New Roman" w:hAnsi="Times New Roman"/>
            <w:sz w:val="26"/>
            <w:szCs w:val="26"/>
            <w:lang w:val="vi-VN"/>
          </w:rPr>
          <w:t xml:space="preserve">. Không điều chỉnh tăng đối với khối lượng thi công chậm so với Tiến độ thi công chi tiết do lỗi của Bên B; giá trị điều chỉnh tăng không vượt quá mức Chủ đầu tư chấp thuận điều chỉnh cho Bên A đối với phần việc tương ứng</w:t>
        </w:r>
      </w:ins>
      <w:r>
        <w:rPr>
          <w:rFonts w:ascii="Times New Roman" w:hAnsi="Times New Roman"/>
          <w:sz w:val="26"/>
          <w:szCs w:val="26"/>
          <w:lang w:val="vi-VN"/>
        </w:rPr>
        <w:t xml:space="preserve">. Chi phí tạm dừng, dừng chờ thực hiện theo Điều 17.1 điểm c.</w:t>
      </w:r>
      <w:commentRangeEnd w:id="43"/>
      <w:r>
        <w:rPr>
          <w:rStyle w:val="CommentReference"/>
        </w:rPr>
        <w:commentReference w:id="43"/>
      </w:r>
    </w:p>
    <w:p>
      <w:pPr>
        <w:pStyle w:val="Normal"/>
        <w:widowControl w:val="false"/>
        <w:spacing w:lineRule="auto" w:line="276" w:before="0" w:after="120"/>
        <w:jc w:val="both"/>
        <w:rPr>
          <w:rFonts w:ascii="Times New Roman" w:hAnsi="Times New Roman"/>
          <w:b/>
          <w:sz w:val="26"/>
          <w:szCs w:val="26"/>
          <w:lang w:val="vi-VN"/>
        </w:rPr>
      </w:pPr>
      <w:r>
        <w:rPr>
          <w:rFonts w:ascii="Times New Roman" w:hAnsi="Times New Roman"/>
          <w:b/>
          <w:sz w:val="26"/>
          <w:szCs w:val="26"/>
          <w:lang w:val="vi-VN"/>
        </w:rPr>
        <w:t>15.4. Công việc phát sinh, thay đổi:</w:t>
      </w:r>
    </w:p>
    <w:p>
      <w:pPr>
        <w:pStyle w:val="Normal"/>
        <w:widowControl w:val="false"/>
        <w:tabs>
          <w:tab w:val="clear" w:pos="720"/>
          <w:tab w:val="left" w:pos="884" w:leader="none"/>
        </w:tabs>
        <w:spacing w:lineRule="auto" w:line="276" w:before="0" w:after="120"/>
        <w:jc w:val="both"/>
        <w:rPr>
          <w:rFonts w:ascii="Times New Roman" w:hAnsi="Times New Roman"/>
          <w:strike/>
          <w:sz w:val="26"/>
          <w:szCs w:val="26"/>
          <w:lang w:val="vi-VN"/>
        </w:rPr>
      </w:pPr>
      <w:r>
        <w:rPr>
          <w:rFonts w:ascii="Times New Roman" w:hAnsi="Times New Roman"/>
          <w:sz w:val="26"/>
          <w:szCs w:val="26"/>
          <w:lang w:val="vi-VN"/>
        </w:rPr>
        <w:t>Bên A có quyền yêu cầu Bên B thực hiện công việc phát sinh, thay đổi tại bất kỳ thời điểm nào trước khi hoàn thành Hạng mục công trình. Bên B thực hiện theo yêu cầu bằng văn bản của người đại diện có thẩm quyền của Bên A. Trường hợp không thể thực hiện, Bên B phải thông báo ngay bằng văn bản cho Bên A, nêu rõ lý do và bằng chứng; Bên A quyết định hướng xử lý.</w:t>
      </w:r>
    </w:p>
    <w:p>
      <w:pPr>
        <w:pStyle w:val="Normal"/>
        <w:widowControl w:val="false"/>
        <w:tabs>
          <w:tab w:val="clear" w:pos="720"/>
          <w:tab w:val="left" w:pos="884" w:leader="none"/>
        </w:tabs>
        <w:spacing w:lineRule="auto" w:line="276" w:before="0" w:after="120"/>
        <w:jc w:val="both"/>
        <w:rPr>
          <w:rFonts w:ascii="Times New Roman" w:hAnsi="Times New Roman"/>
          <w:strike/>
          <w:sz w:val="26"/>
          <w:szCs w:val="26"/>
          <w:lang w:val="vi-VN"/>
        </w:rPr>
      </w:pPr>
      <w:r>
        <w:rPr>
          <w:rFonts w:ascii="Times New Roman" w:hAnsi="Times New Roman"/>
          <w:sz w:val="26"/>
          <w:szCs w:val="26"/>
          <w:lang w:val="vi-VN"/>
        </w:rPr>
        <w:t>Đối với công việc phát sinh, thay đổi khẩn cấp liên quan đến công việc của Bên B, Bên B phải thực hiện ngay bằng nguồn lực hiện có.</w:t>
      </w:r>
    </w:p>
    <w:p>
      <w:pPr>
        <w:pStyle w:val="Normal"/>
        <w:widowControl w:val="false"/>
        <w:tabs>
          <w:tab w:val="clear" w:pos="720"/>
          <w:tab w:val="left" w:pos="884" w:leader="none"/>
        </w:tabs>
        <w:spacing w:lineRule="auto" w:line="276" w:before="0" w:after="120"/>
        <w:jc w:val="both"/>
        <w:rPr>
          <w:rFonts w:ascii="Times New Roman" w:hAnsi="Times New Roman"/>
          <w:strike/>
          <w:sz w:val="26"/>
          <w:szCs w:val="26"/>
          <w:lang w:val="vi-VN"/>
        </w:rPr>
      </w:pPr>
      <w:r>
        <w:rPr>
          <w:rFonts w:ascii="Times New Roman" w:hAnsi="Times New Roman"/>
          <w:sz w:val="26"/>
          <w:szCs w:val="26"/>
          <w:lang w:val="vi-VN"/>
        </w:rPr>
        <w:t>Bên B có trách nhiệm lập và nộp Bên A hồ sơ khối lượng phát sinh, gồm biện pháp thi công và đơn giá, theo nguyên tắc:</w:t>
      </w:r>
    </w:p>
    <w:p>
      <w:pPr>
        <w:pStyle w:val="Normal"/>
        <w:widowControl w:val="false"/>
        <w:tabs>
          <w:tab w:val="clear" w:pos="720"/>
          <w:tab w:val="left" w:pos="884" w:leader="none"/>
        </w:tabs>
        <w:spacing w:lineRule="auto" w:line="276" w:before="0" w:after="120"/>
        <w:jc w:val="both"/>
        <w:rPr>
          <w:rFonts w:ascii="Times New Roman" w:hAnsi="Times New Roman"/>
          <w:strike/>
          <w:sz w:val="26"/>
          <w:szCs w:val="26"/>
          <w:lang w:val="vi-VN"/>
        </w:rPr>
      </w:pPr>
      <w:r>
        <w:rPr>
          <w:rFonts w:ascii="Times New Roman" w:hAnsi="Times New Roman"/>
          <w:sz w:val="26"/>
          <w:szCs w:val="26"/>
          <w:lang w:val="vi-VN"/>
        </w:rPr>
        <w:t>(i) Trường hợp khối lượng công việc phát sinh, thay đổi đã có đơn giá trong Hợp đồng thì sử dụng đơn giá trong Hợp đồng để thanh toán.</w:t>
      </w:r>
    </w:p>
    <w:p>
      <w:pPr>
        <w:pStyle w:val="Normal"/>
        <w:widowControl w:val="false"/>
        <w:tabs>
          <w:tab w:val="clear" w:pos="720"/>
          <w:tab w:val="left" w:pos="884" w:leader="none"/>
        </w:tabs>
        <w:spacing w:lineRule="auto" w:line="276" w:before="0" w:after="120"/>
        <w:jc w:val="both"/>
        <w:rPr>
          <w:rFonts w:ascii="Times New Roman" w:hAnsi="Times New Roman"/>
          <w:strike/>
          <w:sz w:val="26"/>
          <w:szCs w:val="26"/>
          <w:lang w:val="vi-VN"/>
        </w:rPr>
      </w:pPr>
      <w:commentRangeStart w:id="45"/>
      <w:r>
        <w:rPr>
          <w:rFonts w:ascii="Times New Roman" w:hAnsi="Times New Roman"/>
          <w:sz w:val="26"/>
          <w:szCs w:val="26"/>
          <w:lang w:val="vi-VN"/>
        </w:rPr>
        <w:t xml:space="preserve">(ii) Trường hợp khối lượng công việc phát sinh, thay đổi chưa có đơn giá trong Hợp đồng, Bên B phải đệ trình đơn giá chi tiết kèm bảng chiết tính và đầy đủ căn cứ (định mức, báo giá, hóa đơn, đơn giá công việc tương tự) để Bên A xem xét, phê duyệt</w:t>
      </w:r>
      <w:ins w:id="700056" w:author="VNCN E&amp;C - Đề xuất theo FIDIC" w:date="2026-10-19T09:00:00Z">
        <w:r>
          <w:rPr>
            <w:rFonts w:ascii="Times New Roman" w:hAnsi="Times New Roman"/>
            <w:sz w:val="26"/>
            <w:szCs w:val="26"/>
            <w:lang w:val="vi-VN"/>
          </w:rPr>
          <w:t xml:space="preserve">; đơn giá được phê duyệt không vượt quá đơn giá Chủ đầu tư phê duyệt cho Bên A đối với công việc tương ứng</w:t>
        </w:r>
      </w:ins>
      <w:r>
        <w:rPr>
          <w:rFonts w:ascii="Times New Roman" w:hAnsi="Times New Roman"/>
          <w:sz w:val="26"/>
          <w:szCs w:val="26"/>
          <w:lang w:val="vi-VN"/>
        </w:rPr>
        <w:t xml:space="preserve">. Bên B nộp hồ sơ phát sinh trong vòng 07 ngày kể từ ngày nhận được yêu cầu; Bên A xem xét trong vòng </w:t>
      </w:r>
      <w:ins w:id="700057" w:author="VNCN E&amp;C - Đề xuất theo FIDIC" w:date="2026-10-19T09:00:00Z">
        <w:r>
          <w:rPr>
            <w:rFonts w:ascii="Times New Roman" w:hAnsi="Times New Roman"/>
            <w:sz w:val="26"/>
            <w:szCs w:val="26"/>
            <w:highlight w:val="yellow"/>
            <w:lang w:val="vi-VN"/>
          </w:rPr>
          <w:t xml:space="preserve">14</w:t>
        </w:r>
      </w:ins>
      <w:del w:id="700058" w:author="VNCN E&amp;C - Đề xuất theo FIDIC" w:date="2026-10-19T09:00:00Z">
        <w:r>
          <w:rPr>
            <w:rFonts w:ascii="Times New Roman" w:hAnsi="Times New Roman"/>
            <w:sz w:val="26"/>
            <w:szCs w:val="26"/>
            <w:lang w:val="vi-VN"/>
          </w:rPr>
          <w:delText xml:space="preserve">07</w:delText>
        </w:r>
      </w:del>
      <w:r>
        <w:rPr>
          <w:rFonts w:ascii="Times New Roman" w:hAnsi="Times New Roman"/>
          <w:sz w:val="26"/>
          <w:szCs w:val="26"/>
          <w:lang w:val="vi-VN"/>
        </w:rPr>
        <w:t xml:space="preserve"> ngày làm việc kể từ ngày nhận đủ hồ sơ hợp lệ. </w:t>
      </w:r>
      <w:ins w:id="700059" w:author="VNCN E&amp;C - Đề xuất theo FIDIC" w:date="2026-10-19T09:00:00Z">
        <w:r>
          <w:rPr>
            <w:rFonts w:ascii="Times New Roman" w:hAnsi="Times New Roman"/>
            <w:sz w:val="26"/>
            <w:szCs w:val="26"/>
            <w:lang w:val="vi-VN"/>
          </w:rPr>
          <w:t xml:space="preserve">Quá</w:t>
        </w:r>
      </w:ins>
      <w:del w:id="700060" w:author="VNCN E&amp;C - Đề xuất theo FIDIC" w:date="2026-10-19T09:00:00Z">
        <w:r>
          <w:rPr>
            <w:rFonts w:ascii="Times New Roman" w:hAnsi="Times New Roman"/>
            <w:sz w:val="26"/>
            <w:szCs w:val="26"/>
            <w:lang w:val="vi-VN"/>
          </w:rPr>
          <w:delText xml:space="preserve">Việc Bên A không có ý kiến trong</w:delText>
        </w:r>
      </w:del>
      <w:r>
        <w:rPr>
          <w:rFonts w:ascii="Times New Roman" w:hAnsi="Times New Roman"/>
          <w:sz w:val="26"/>
          <w:szCs w:val="26"/>
          <w:lang w:val="vi-VN"/>
        </w:rPr>
        <w:t xml:space="preserve"> thời hạn nêu trên </w:t>
      </w:r>
      <w:ins w:id="700061" w:author="VNCN E&amp;C - Đề xuất theo FIDIC" w:date="2026-10-19T09:00:00Z">
        <w:r>
          <w:rPr>
            <w:rFonts w:ascii="Times New Roman" w:hAnsi="Times New Roman"/>
            <w:sz w:val="26"/>
            <w:szCs w:val="26"/>
            <w:lang w:val="vi-VN"/>
          </w:rPr>
          <w:t xml:space="preserve">mà Bên A chưa có ý kiến,</w:t>
        </w:r>
      </w:ins>
      <w:del w:id="700062" w:author="VNCN E&amp;C - Đề xuất theo FIDIC" w:date="2026-10-19T09:00:00Z">
        <w:r>
          <w:rPr>
            <w:rFonts w:ascii="Times New Roman" w:hAnsi="Times New Roman"/>
            <w:sz w:val="26"/>
            <w:szCs w:val="26"/>
            <w:lang w:val="vi-VN"/>
          </w:rPr>
          <w:delText xml:space="preserve">được coi là chấp thuận.</w:delText>
        </w:r>
      </w:del>
      <w:r>
        <w:rPr>
          <w:rFonts w:ascii="Times New Roman" w:hAnsi="Times New Roman"/>
          <w:sz w:val="26"/>
          <w:szCs w:val="26"/>
          <w:lang w:val="vi-VN"/>
        </w:rPr>
        <w:t xml:space="preserve"> Bên B </w:t>
      </w:r>
      <w:ins w:id="700063" w:author="VNCN E&amp;C - Đề xuất theo FIDIC" w:date="2026-10-19T09:00:00Z">
        <w:r>
          <w:rPr>
            <w:rFonts w:ascii="Times New Roman" w:hAnsi="Times New Roman"/>
            <w:sz w:val="26"/>
            <w:szCs w:val="26"/>
            <w:lang w:val="vi-VN"/>
          </w:rPr>
          <w:t xml:space="preserve">có quyền đề nghị họp để thống nhất; đơn giá </w:t>
        </w:r>
      </w:ins>
      <w:r>
        <w:rPr>
          <w:rFonts w:ascii="Times New Roman" w:hAnsi="Times New Roman"/>
          <w:sz w:val="26"/>
          <w:szCs w:val="26"/>
          <w:lang w:val="vi-VN"/>
        </w:rPr>
        <w:t xml:space="preserve">chỉ </w:t>
      </w:r>
      <w:ins w:id="700064" w:author="VNCN E&amp;C - Đề xuất theo FIDIC" w:date="2026-10-19T09:00:00Z">
        <w:r>
          <w:rPr>
            <w:rFonts w:ascii="Times New Roman" w:hAnsi="Times New Roman"/>
            <w:sz w:val="26"/>
            <w:szCs w:val="26"/>
            <w:lang w:val="vi-VN"/>
          </w:rPr>
          <w:t xml:space="preserve">có hiệu lực</w:t>
        </w:r>
      </w:ins>
      <w:del w:id="700065" w:author="VNCN E&amp;C - Đề xuất theo FIDIC" w:date="2026-10-19T09:00:00Z">
        <w:r>
          <w:rPr>
            <w:rFonts w:ascii="Times New Roman" w:hAnsi="Times New Roman"/>
            <w:sz w:val="26"/>
            <w:szCs w:val="26"/>
            <w:lang w:val="vi-VN"/>
          </w:rPr>
          <w:delText xml:space="preserve">triển khai thi công các hạng mục phát sinh sau</w:delText>
        </w:r>
      </w:del>
      <w:r>
        <w:rPr>
          <w:rFonts w:ascii="Times New Roman" w:hAnsi="Times New Roman"/>
          <w:sz w:val="26"/>
          <w:szCs w:val="26"/>
          <w:lang w:val="vi-VN"/>
        </w:rPr>
        <w:t xml:space="preserve"> khi được Bên A </w:t>
      </w:r>
      <w:ins w:id="700066" w:author="VNCN E&amp;C - Đề xuất theo FIDIC" w:date="2026-10-19T09:00:00Z">
        <w:r>
          <w:rPr>
            <w:rFonts w:ascii="Times New Roman" w:hAnsi="Times New Roman"/>
            <w:sz w:val="26"/>
            <w:szCs w:val="26"/>
            <w:lang w:val="vi-VN"/>
          </w:rPr>
          <w:t xml:space="preserve">chấp thuận bằng văn bản. Trong thời gian chờ thống nhất đơn giá, Bên B phải thực hiện</w:t>
        </w:r>
      </w:ins>
      <w:del w:id="700067" w:author="VNCN E&amp;C - Đề xuất theo FIDIC" w:date="2026-10-19T09:00:00Z">
        <w:r>
          <w:rPr>
            <w:rFonts w:ascii="Times New Roman" w:hAnsi="Times New Roman"/>
            <w:sz w:val="26"/>
            <w:szCs w:val="26"/>
            <w:lang w:val="vi-VN"/>
          </w:rPr>
          <w:delText xml:space="preserve">phê duyệt và ký phụ lục hợp đồng, trừ</w:delText>
        </w:r>
      </w:del>
      <w:r>
        <w:rPr>
          <w:rFonts w:ascii="Times New Roman" w:hAnsi="Times New Roman"/>
          <w:sz w:val="26"/>
          <w:szCs w:val="26"/>
          <w:lang w:val="vi-VN"/>
        </w:rPr>
        <w:t xml:space="preserve"> công việc </w:t>
      </w:r>
      <w:ins w:id="700068" w:author="VNCN E&amp;C - Đề xuất theo FIDIC" w:date="2026-10-19T09:00:00Z">
        <w:r>
          <w:rPr>
            <w:rFonts w:ascii="Times New Roman" w:hAnsi="Times New Roman"/>
            <w:sz w:val="26"/>
            <w:szCs w:val="26"/>
            <w:lang w:val="vi-VN"/>
          </w:rPr>
          <w:t xml:space="preserve">theo yêu cầu bằng văn bản của Bên A và được tạm thanh toán theo đơn giá tạm tính do Bên A xác định; giá trị được điều chỉnh khi đơn giá chính thức được thống nhất</w:t>
        </w:r>
      </w:ins>
      <w:del w:id="700069" w:author="VNCN E&amp;C - Đề xuất theo FIDIC" w:date="2026-10-19T09:00:00Z">
        <w:r>
          <w:rPr>
            <w:rFonts w:ascii="Times New Roman" w:hAnsi="Times New Roman"/>
            <w:sz w:val="26"/>
            <w:szCs w:val="26"/>
            <w:lang w:val="vi-VN"/>
          </w:rPr>
          <w:delText xml:space="preserve">khẩn cấp nêu trên</w:delText>
        </w:r>
      </w:del>
      <w:r>
        <w:rPr>
          <w:rFonts w:ascii="Times New Roman" w:hAnsi="Times New Roman"/>
          <w:sz w:val="26"/>
          <w:szCs w:val="26"/>
          <w:lang w:val="vi-VN"/>
        </w:rPr>
        <w:t xml:space="preserve">.</w:t>
      </w:r>
      <w:commentRangeEnd w:id="45"/>
      <w:r>
        <w:rPr>
          <w:rStyle w:val="CommentReference"/>
        </w:rPr>
        <w:commentReference w:id="45"/>
      </w:r>
    </w:p>
    <w:p>
      <w:pPr>
        <w:pStyle w:val="Normal"/>
        <w:widowControl w:val="false"/>
        <w:tabs>
          <w:tab w:val="clear" w:pos="720"/>
          <w:tab w:val="left" w:pos="884" w:leader="none"/>
        </w:tabs>
        <w:spacing w:lineRule="auto" w:line="276" w:before="0" w:after="120"/>
        <w:jc w:val="both"/>
        <w:rPr>
          <w:ins w:id="700097" w:author="VNCN E&amp;C - Đề xuất theo FIDIC" w:date="2026-10-19T09:00:00Z"/>
          <w:rFonts w:ascii="Times New Roman" w:hAnsi="Times New Roman"/>
          <w:strike/>
          <w:sz w:val="26"/>
          <w:szCs w:val="26"/>
          <w:lang w:val="vi-VN"/>
        </w:rPr>
      </w:pPr>
      <w:ins w:id="700096" w:author="VNCN E&amp;C - Đề xuất theo FIDIC" w:date="2026-10-19T09:00:00Z">
        <w:r>
          <w:rPr>
            <w:rFonts w:ascii="Times New Roman" w:hAnsi="Times New Roman"/>
            <w:sz w:val="26"/>
            <w:szCs w:val="26"/>
            <w:lang w:val="vi-VN"/>
          </w:rPr>
          <w:t xml:space="preserve">(iii) Thay đổi biện pháp thi công, trình tự phối hợp do Bên B đề xuất hoặc để khắc phục sai sót, vi phạm của Bên B không được coi là công việc phát sinh.</w:t>
        </w:r>
      </w:ins>
    </w:p>
    <w:p>
      <w:pPr>
        <w:pStyle w:val="Normal"/>
        <w:widowControl w:val="false"/>
        <w:spacing w:lineRule="auto" w:line="276" w:before="0" w:after="120"/>
        <w:jc w:val="both"/>
        <w:rPr>
          <w:rFonts w:ascii="Times New Roman" w:hAnsi="Times New Roman"/>
          <w:b/>
          <w:sz w:val="26"/>
          <w:szCs w:val="26"/>
          <w:lang w:val="vi-VN"/>
        </w:rPr>
      </w:pPr>
      <w:r>
        <w:rPr>
          <w:rFonts w:ascii="Times New Roman" w:hAnsi="Times New Roman"/>
          <w:b/>
          <w:sz w:val="26"/>
          <w:szCs w:val="26"/>
          <w:lang w:val="vi-VN"/>
        </w:rPr>
        <w:t>15.5. Thanh toán công việc phát sinh, thay đổi:</w:t>
      </w:r>
    </w:p>
    <w:p>
      <w:pPr>
        <w:pStyle w:val="Normal"/>
        <w:widowControl w:val="false"/>
        <w:tabs>
          <w:tab w:val="clear" w:pos="720"/>
          <w:tab w:val="left" w:pos="884" w:leader="none"/>
        </w:tabs>
        <w:spacing w:lineRule="auto" w:line="276" w:before="0" w:after="120"/>
        <w:jc w:val="both"/>
        <w:rPr>
          <w:rFonts w:ascii="Times New Roman" w:hAnsi="Times New Roman"/>
          <w:strike/>
          <w:sz w:val="26"/>
          <w:szCs w:val="26"/>
          <w:lang w:val="vi-VN"/>
        </w:rPr>
      </w:pPr>
      <w:r>
        <w:rPr>
          <w:rFonts w:ascii="Times New Roman" w:hAnsi="Times New Roman"/>
          <w:sz w:val="26"/>
          <w:szCs w:val="26"/>
          <w:lang w:val="vi-VN"/>
        </w:rPr>
        <w:t xml:space="preserve">Sau khi Bên A chấp thuận hồ sơ khối lượng phát sinh, hai bên ký phụ lục Hợp đồng hoặc văn bản xác nhận khối lượng, đơn giá có chữ ký của người đại diện có thẩm quyền làm căn cứ thanh toán. Trừ trường hợp khẩn cấp </w:t>
      </w:r>
      <w:ins w:id="700070" w:author="VNCN E&amp;C - Đề xuất theo FIDIC" w:date="2026-10-19T09:00:00Z">
        <w:r>
          <w:rPr>
            <w:rFonts w:ascii="Times New Roman" w:hAnsi="Times New Roman"/>
            <w:sz w:val="26"/>
            <w:szCs w:val="26"/>
            <w:lang w:val="vi-VN"/>
          </w:rPr>
          <w:t xml:space="preserve">và đơn giá tạm tính </w:t>
        </w:r>
      </w:ins>
      <w:r>
        <w:rPr>
          <w:rFonts w:ascii="Times New Roman" w:hAnsi="Times New Roman"/>
          <w:sz w:val="26"/>
          <w:szCs w:val="26"/>
          <w:lang w:val="vi-VN"/>
        </w:rPr>
        <w:t xml:space="preserve">quy định tại Điều 15.4, Bên A không có nghĩa vụ thanh toán công việc phát sinh, thay đổi không được Bên A chấp thuận </w:t>
      </w:r>
      <w:ins w:id="700071" w:author="VNCN E&amp;C - Đề xuất theo FIDIC" w:date="2026-10-19T09:00:00Z">
        <w:r>
          <w:rPr>
            <w:rFonts w:ascii="Times New Roman" w:hAnsi="Times New Roman"/>
            <w:sz w:val="26"/>
            <w:szCs w:val="26"/>
            <w:lang w:val="vi-VN"/>
          </w:rPr>
          <w:t xml:space="preserve">bằng văn bản</w:t>
        </w:r>
      </w:ins>
      <w:del w:id="700072" w:author="VNCN E&amp;C - Đề xuất theo FIDIC" w:date="2026-10-19T09:00:00Z">
        <w:r>
          <w:rPr>
            <w:rFonts w:ascii="Times New Roman" w:hAnsi="Times New Roman"/>
            <w:sz w:val="26"/>
            <w:szCs w:val="26"/>
            <w:lang w:val="vi-VN"/>
          </w:rPr>
          <w:delText xml:space="preserve">theo Điều 15.4</w:delText>
        </w:r>
      </w:del>
      <w:r>
        <w:rPr>
          <w:rFonts w:ascii="Times New Roman" w:hAnsi="Times New Roman"/>
          <w:sz w:val="26"/>
          <w:szCs w:val="26"/>
          <w:lang w:val="vi-VN"/>
        </w:rPr>
        <w:t xml:space="preserve">. Giá trị công việc phát sinh, thay đổi được thanh toán cùng kỳ thanh toán theo đợt tại Điều 10.3.2.</w:t>
      </w:r>
    </w:p>
    <w:p>
      <w:pPr>
        <w:pStyle w:val="Normal"/>
        <w:widowControl w:val="false"/>
        <w:spacing w:lineRule="auto" w:line="276" w:before="0" w:after="120"/>
        <w:jc w:val="both"/>
        <w:rPr>
          <w:rFonts w:ascii="Times New Roman" w:hAnsi="Times New Roman"/>
          <w:b/>
          <w:sz w:val="26"/>
          <w:szCs w:val="26"/>
          <w:lang w:val="vi-VN"/>
        </w:rPr>
      </w:pPr>
      <w:r>
        <w:rPr>
          <w:rFonts w:ascii="Times New Roman" w:hAnsi="Times New Roman"/>
          <w:b/>
          <w:sz w:val="26"/>
          <w:szCs w:val="26"/>
          <w:lang w:val="vi-VN"/>
        </w:rPr>
        <w:t>15.6. Điều chỉnh, sửa đổi các điều khoản, nội dung khác của Hợp đồng:</w:t>
      </w:r>
    </w:p>
    <w:p>
      <w:pPr>
        <w:pStyle w:val="Normal"/>
        <w:widowControl w:val="false"/>
        <w:tabs>
          <w:tab w:val="clear" w:pos="720"/>
          <w:tab w:val="left" w:pos="360" w:leader="none"/>
        </w:tabs>
        <w:spacing w:lineRule="auto" w:line="276" w:before="0" w:after="120"/>
        <w:jc w:val="both"/>
        <w:rPr>
          <w:rFonts w:ascii="Times New Roman" w:hAnsi="Times New Roman"/>
          <w:b/>
          <w:sz w:val="26"/>
          <w:szCs w:val="26"/>
          <w:lang w:val="vi-VN"/>
        </w:rPr>
      </w:pPr>
      <w:r>
        <w:rPr>
          <w:rFonts w:ascii="Times New Roman" w:hAnsi="Times New Roman"/>
          <w:sz w:val="26"/>
          <w:szCs w:val="26"/>
          <w:lang w:val="vi-VN"/>
        </w:rPr>
        <w:t>Mọi sửa đổi, bổ sung Hợp đồng phải được hai bên thống nhất, lập thành phụ lục Hợp đồng; phụ lục là bộ phận không tách rời của Hợp đồng.</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16. BẤT KHẢ KHÁNG</w:t>
      </w:r>
    </w:p>
    <w:p>
      <w:pPr>
        <w:pStyle w:val="Normal"/>
        <w:tabs>
          <w:tab w:val="clear" w:pos="720"/>
          <w:tab w:val="left" w:pos="884" w:leader="none"/>
        </w:tabs>
        <w:spacing w:lineRule="auto" w:line="276" w:before="0" w:after="120"/>
        <w:jc w:val="both"/>
        <w:rPr>
          <w:rFonts w:ascii="Times New Roman" w:hAnsi="Times New Roman"/>
          <w:sz w:val="26"/>
          <w:szCs w:val="26"/>
          <w:lang w:val="vi-VN"/>
        </w:rPr>
      </w:pPr>
      <w:r>
        <w:rPr>
          <w:rFonts w:ascii="Times New Roman" w:hAnsi="Times New Roman"/>
          <w:b/>
          <w:sz w:val="26"/>
          <w:szCs w:val="26"/>
          <w:lang w:val="vi-VN"/>
        </w:rPr>
        <w:t>16.1.</w:t>
      </w:r>
      <w:r>
        <w:rPr>
          <w:rFonts w:ascii="Times New Roman" w:hAnsi="Times New Roman"/>
          <w:sz w:val="26"/>
          <w:szCs w:val="26"/>
          <w:lang w:val="vi-VN"/>
        </w:rPr>
        <w:t xml:space="preserve"> Sự kiện bất khả kháng là sự kiện xảy ra một cách khách quan, không thể lường trước được và không thể khắc phục được mặc dù đã áp dụng mọi biện pháp cần thiết và khả năng cho phép (Điều 156 Bộ luật Dân sự), gồm: động đất, bão, lũ, lụt, lốc, sóng thần, lở đất, hỏa hoạn, chiến tranh, dịch bệnh được cơ quan có thẩm quyền công bố. Mưa, ngập úng, nước ngầm dâng trong điều kiện thời tiết thông thường không phải là sự kiện bất khả kháng.</w:t>
      </w:r>
    </w:p>
    <w:p>
      <w:pPr>
        <w:pStyle w:val="Normal"/>
        <w:tabs>
          <w:tab w:val="clear" w:pos="720"/>
          <w:tab w:val="left" w:pos="884" w:leader="none"/>
        </w:tabs>
        <w:spacing w:lineRule="auto" w:line="276" w:before="0" w:after="120"/>
        <w:jc w:val="both"/>
        <w:rPr>
          <w:rFonts w:ascii="Times New Roman" w:hAnsi="Times New Roman"/>
          <w:sz w:val="26"/>
          <w:szCs w:val="26"/>
          <w:lang w:val="vi-VN"/>
        </w:rPr>
      </w:pPr>
      <w:r>
        <w:rPr>
          <w:rFonts w:ascii="Times New Roman" w:hAnsi="Times New Roman"/>
          <w:b/>
          <w:sz w:val="26"/>
          <w:szCs w:val="26"/>
          <w:lang w:val="vi-VN"/>
        </w:rPr>
        <w:t>16.2.</w:t>
      </w:r>
      <w:r>
        <w:rPr>
          <w:rFonts w:ascii="Times New Roman" w:hAnsi="Times New Roman"/>
          <w:sz w:val="26"/>
          <w:szCs w:val="26"/>
          <w:lang w:val="vi-VN"/>
        </w:rPr>
        <w:t xml:space="preserve"> Sự kiện bất khả kháng không phải là căn cứ để bên kia chấm dứt Hợp đồng. Bên bị ảnh hưởng có nghĩa vụ:</w:t>
      </w:r>
    </w:p>
    <w:p>
      <w:pPr>
        <w:pStyle w:val="Normal"/>
        <w:tabs>
          <w:tab w:val="clear" w:pos="720"/>
          <w:tab w:val="left" w:pos="884" w:leader="none"/>
        </w:tabs>
        <w:spacing w:lineRule="auto" w:line="276" w:before="0" w:after="120"/>
        <w:jc w:val="both"/>
        <w:rPr>
          <w:rFonts w:ascii="Times New Roman" w:hAnsi="Times New Roman"/>
          <w:sz w:val="26"/>
          <w:szCs w:val="26"/>
          <w:lang w:val="vi-VN"/>
        </w:rPr>
      </w:pPr>
      <w:r>
        <w:rPr>
          <w:rFonts w:ascii="Times New Roman" w:hAnsi="Times New Roman"/>
          <w:sz w:val="26"/>
          <w:szCs w:val="26"/>
          <w:lang w:val="vi-VN"/>
        </w:rPr>
        <w:t>a) Tiến hành các biện pháp ngăn ngừa hợp lý và các biện pháp cần thiết để hạn chế tối đa ảnh hưởng do sự kiện bất khả kháng gây ra.</w:t>
      </w:r>
    </w:p>
    <w:p>
      <w:pPr>
        <w:pStyle w:val="Normal"/>
        <w:tabs>
          <w:tab w:val="clear" w:pos="720"/>
          <w:tab w:val="left" w:pos="884" w:leader="none"/>
        </w:tabs>
        <w:spacing w:lineRule="auto" w:line="276" w:before="0" w:after="120"/>
        <w:jc w:val="both"/>
        <w:rPr>
          <w:rFonts w:ascii="Times New Roman" w:hAnsi="Times New Roman"/>
          <w:sz w:val="26"/>
          <w:szCs w:val="26"/>
          <w:lang w:val="vi-VN"/>
        </w:rPr>
      </w:pPr>
      <w:r>
        <w:rPr>
          <w:rFonts w:ascii="Times New Roman" w:hAnsi="Times New Roman"/>
          <w:sz w:val="26"/>
          <w:szCs w:val="26"/>
          <w:lang w:val="vi-VN"/>
        </w:rPr>
        <w:t>b) Thông báo bằng văn bản cho bên kia trong vòng 03 ngày kể từ ngày xảy ra sự kiện bất khả kháng, kèm tài liệu chứng minh.</w:t>
      </w:r>
    </w:p>
    <w:p>
      <w:pPr>
        <w:pStyle w:val="Normal"/>
        <w:tabs>
          <w:tab w:val="clear" w:pos="720"/>
          <w:tab w:val="left" w:pos="884" w:leader="none"/>
        </w:tabs>
        <w:spacing w:lineRule="auto" w:line="276" w:before="0" w:after="120"/>
        <w:jc w:val="both"/>
        <w:rPr>
          <w:rFonts w:ascii="Times New Roman" w:hAnsi="Times New Roman"/>
          <w:sz w:val="26"/>
          <w:szCs w:val="26"/>
          <w:lang w:val="vi-VN"/>
        </w:rPr>
      </w:pPr>
      <w:r>
        <w:rPr>
          <w:rFonts w:ascii="Times New Roman" w:hAnsi="Times New Roman"/>
          <w:b/>
          <w:sz w:val="26"/>
          <w:szCs w:val="26"/>
          <w:lang w:val="vi-VN"/>
        </w:rPr>
        <w:t>16.3.</w:t>
      </w:r>
      <w:r>
        <w:rPr>
          <w:rFonts w:ascii="Times New Roman" w:hAnsi="Times New Roman"/>
          <w:sz w:val="26"/>
          <w:szCs w:val="26"/>
          <w:lang w:val="vi-VN"/>
        </w:rPr>
        <w:t xml:space="preserve"> Trong trường hợp xảy ra bất khả kháng, hai bên sẽ họp bàn giải quyết và các vấn đề phát sinh ngoài quy định của Hợp đồng sẽ được lập thành phụ lục Hợp đồng, phụ lục này là một phần không tách rời của Hợp đồng. </w:t>
      </w:r>
    </w:p>
    <w:p>
      <w:pPr>
        <w:pStyle w:val="Normal"/>
        <w:tabs>
          <w:tab w:val="clear" w:pos="720"/>
          <w:tab w:val="left" w:pos="884" w:leader="none"/>
        </w:tabs>
        <w:spacing w:lineRule="auto" w:line="276" w:before="0" w:after="120"/>
        <w:jc w:val="both"/>
        <w:rPr>
          <w:rFonts w:ascii="Times New Roman" w:hAnsi="Times New Roman"/>
          <w:sz w:val="26"/>
          <w:szCs w:val="26"/>
          <w:lang w:val="vi-VN"/>
        </w:rPr>
      </w:pPr>
      <w:r>
        <w:rPr>
          <w:rFonts w:ascii="Times New Roman" w:hAnsi="Times New Roman"/>
          <w:b/>
          <w:sz w:val="26"/>
          <w:szCs w:val="26"/>
          <w:lang w:val="vi-VN"/>
        </w:rPr>
        <w:t>16.4.</w:t>
      </w:r>
      <w:r>
        <w:rPr>
          <w:rFonts w:ascii="Times New Roman" w:hAnsi="Times New Roman"/>
          <w:sz w:val="26"/>
          <w:szCs w:val="26"/>
          <w:lang w:val="vi-VN"/>
        </w:rPr>
        <w:t xml:space="preserve"> Trong thời gian không thể thi công do sự kiện bất khả kháng, Bên B vẫn phải tiếp tục thực hiện nghĩa vụ theo hướng dẫn của Bên A trong phạm vi hoàn cảnh thực tế cho phép, áp dụng mọi biện pháp hợp lý để thực hiện phần việc không bị ảnh hưởng; đặc biệt phải duy trì ổn định hệ cừ, văng chống và hệ thống hạ mực nước ngầm.</w:t>
      </w:r>
    </w:p>
    <w:p>
      <w:pPr>
        <w:pStyle w:val="Normal"/>
        <w:tabs>
          <w:tab w:val="clear" w:pos="720"/>
          <w:tab w:val="left" w:pos="884" w:leader="none"/>
        </w:tabs>
        <w:spacing w:lineRule="auto" w:line="276" w:before="0" w:after="120"/>
        <w:jc w:val="both"/>
        <w:rPr>
          <w:rFonts w:ascii="Times New Roman" w:hAnsi="Times New Roman"/>
          <w:sz w:val="26"/>
          <w:szCs w:val="26"/>
          <w:lang w:val="vi-VN"/>
        </w:rPr>
      </w:pPr>
      <w:r>
        <w:rPr>
          <w:rFonts w:ascii="Times New Roman" w:hAnsi="Times New Roman"/>
          <w:b/>
          <w:sz w:val="26"/>
          <w:szCs w:val="26"/>
          <w:lang w:val="vi-VN"/>
        </w:rPr>
        <w:t>16.5.</w:t>
      </w:r>
      <w:r>
        <w:rPr>
          <w:rFonts w:ascii="Times New Roman" w:hAnsi="Times New Roman"/>
          <w:sz w:val="26"/>
          <w:szCs w:val="26"/>
          <w:lang w:val="vi-VN"/>
        </w:rPr>
        <w:t xml:space="preserve"> Khi xảy ra sự kiện bất khả kháng, việc gia hạn thực hiện theo Điều 15.1 điểm c, thời gian gia hạn không vượt quá thời gian Bên A được Chủ đầu tư gia hạn; Bên B tự chịu các chi phí, thiệt hại của mình do sự kiện bất khả kháng gây ra.</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17. TẠM DỪNG VÀ CHẤM DỨT HỢP ĐỒNG</w:t>
      </w:r>
    </w:p>
    <w:p>
      <w:pPr>
        <w:pStyle w:val="Normal"/>
        <w:widowControl w:val="false"/>
        <w:tabs>
          <w:tab w:val="clear" w:pos="720"/>
          <w:tab w:val="left" w:pos="709" w:leader="none"/>
        </w:tabs>
        <w:spacing w:lineRule="auto" w:line="276" w:before="0" w:after="120"/>
        <w:jc w:val="both"/>
        <w:rPr>
          <w:rFonts w:ascii="Times New Roman" w:hAnsi="Times New Roman"/>
          <w:b/>
          <w:sz w:val="26"/>
          <w:szCs w:val="26"/>
          <w:lang w:val="vi-VN"/>
        </w:rPr>
      </w:pPr>
      <w:r>
        <w:rPr>
          <w:rFonts w:ascii="Times New Roman" w:hAnsi="Times New Roman"/>
          <w:b/>
          <w:sz w:val="26"/>
          <w:szCs w:val="26"/>
          <w:lang w:val="vi-VN"/>
        </w:rPr>
        <w:t>17.1. Tạm dừng hợp đồng:</w:t>
      </w:r>
    </w:p>
    <w:p>
      <w:pPr>
        <w:pStyle w:val="Normal"/>
        <w:tabs>
          <w:tab w:val="clear" w:pos="720"/>
          <w:tab w:val="left" w:pos="709" w:leader="none"/>
        </w:tabs>
        <w:spacing w:lineRule="auto" w:line="276" w:before="0" w:after="120"/>
        <w:jc w:val="both"/>
        <w:rPr>
          <w:rFonts w:ascii="Times New Roman" w:hAnsi="Times New Roman"/>
          <w:bCs/>
          <w:sz w:val="26"/>
          <w:szCs w:val="26"/>
          <w:lang w:val="vi-VN"/>
        </w:rPr>
      </w:pPr>
      <w:r>
        <w:rPr>
          <w:rFonts w:ascii="Times New Roman" w:hAnsi="Times New Roman"/>
          <w:bCs/>
          <w:sz w:val="26"/>
          <w:szCs w:val="26"/>
          <w:lang w:val="vi-VN"/>
        </w:rPr>
        <w:t>a) Các trường hợp tạm dừng hợp đồng:</w:t>
      </w:r>
    </w:p>
    <w:p>
      <w:pPr>
        <w:pStyle w:val="Normal"/>
        <w:widowControl w:val="false"/>
        <w:tabs>
          <w:tab w:val="clear" w:pos="720"/>
          <w:tab w:val="left" w:pos="1134" w:leader="none"/>
        </w:tabs>
        <w:spacing w:lineRule="auto" w:line="276" w:before="0" w:after="120"/>
        <w:jc w:val="both"/>
        <w:rPr>
          <w:rFonts w:ascii="Times New Roman" w:hAnsi="Times New Roman"/>
          <w:sz w:val="26"/>
          <w:szCs w:val="26"/>
          <w:lang w:val="vi-VN"/>
        </w:rPr>
      </w:pPr>
      <w:r>
        <w:rPr>
          <w:rFonts w:ascii="Times New Roman" w:hAnsi="Times New Roman"/>
          <w:sz w:val="26"/>
          <w:szCs w:val="26"/>
          <w:lang w:val="vi-VN"/>
        </w:rPr>
        <w:t>(i) Bên B không thực hiện hoặc thực hiện không đầy đủ nghĩa vụ theo Hợp đồng: Bên A có quyền tạm dừng toàn bộ hoặc một phần công việc của Bên B, nêu rõ vi phạm và thời hạn khắc phục. Bên B phải bồi thường thiệt hại cho Bên A do việc tạm dừng.</w:t>
      </w:r>
    </w:p>
    <w:p>
      <w:pPr>
        <w:pStyle w:val="Normal"/>
        <w:widowControl w:val="false"/>
        <w:tabs>
          <w:tab w:val="clear" w:pos="720"/>
          <w:tab w:val="left" w:pos="1134" w:leader="none"/>
        </w:tabs>
        <w:spacing w:lineRule="auto" w:line="276" w:before="0" w:after="120"/>
        <w:jc w:val="both"/>
        <w:rPr>
          <w:rFonts w:ascii="Times New Roman" w:hAnsi="Times New Roman"/>
          <w:sz w:val="26"/>
          <w:szCs w:val="26"/>
          <w:lang w:val="vi-VN"/>
        </w:rPr>
      </w:pPr>
      <w:r>
        <w:rPr>
          <w:rFonts w:ascii="Times New Roman" w:hAnsi="Times New Roman"/>
          <w:sz w:val="26"/>
          <w:szCs w:val="26"/>
          <w:lang w:val="vi-VN"/>
        </w:rPr>
        <w:t>(ii) Chưa có thiết kế, mặt bằng thi công; thay đổi thiết kế; Chủ đầu tư yêu cầu dừng thi công; người dân hoặc cơ quan có thẩm quyền ngăn cản thi công; Nhà thầu khác chậm bàn giao hố đào, không do lỗi của Bên A hoặc Bên B: Bên B tạm dừng phần công việc bị ảnh hưởng và được gia hạn theo Điều 15.1 điểm c; chi phí phát sinh (nếu có) được Bên A chấp thuận bù đắp theo điểm c khoản này.</w:t>
      </w:r>
    </w:p>
    <w:p>
      <w:pPr>
        <w:pStyle w:val="Normal"/>
        <w:widowControl w:val="false"/>
        <w:tabs>
          <w:tab w:val="clear" w:pos="720"/>
          <w:tab w:val="left" w:pos="1134" w:leader="none"/>
        </w:tabs>
        <w:spacing w:lineRule="auto" w:line="276" w:before="0" w:after="120"/>
        <w:jc w:val="both"/>
        <w:rPr>
          <w:rFonts w:ascii="Times New Roman" w:hAnsi="Times New Roman"/>
          <w:sz w:val="26"/>
          <w:szCs w:val="26"/>
        </w:rPr>
      </w:pPr>
      <w:r>
        <w:rPr>
          <w:rFonts w:ascii="Times New Roman" w:hAnsi="Times New Roman"/>
          <w:sz w:val="26"/>
          <w:szCs w:val="26"/>
        </w:rPr>
        <w:t>(iii) Bên A chậm thanh toán, tạm ứng quá 45 ngày sau thời hạn thanh toán quy định trong hợp đồng.</w:t>
      </w:r>
    </w:p>
    <w:p>
      <w:pPr>
        <w:pStyle w:val="Normal"/>
        <w:widowControl w:val="false"/>
        <w:tabs>
          <w:tab w:val="clear" w:pos="720"/>
          <w:tab w:val="left" w:pos="1134" w:leader="none"/>
        </w:tabs>
        <w:spacing w:lineRule="auto" w:line="276" w:before="0" w:after="120"/>
        <w:jc w:val="both"/>
        <w:rPr>
          <w:rFonts w:ascii="Times New Roman" w:hAnsi="Times New Roman"/>
          <w:sz w:val="26"/>
          <w:szCs w:val="26"/>
          <w:lang w:val="vi-VN"/>
        </w:rPr>
      </w:pPr>
      <w:r>
        <w:rPr>
          <w:rFonts w:ascii="Times New Roman" w:hAnsi="Times New Roman"/>
          <w:sz w:val="26"/>
          <w:szCs w:val="26"/>
          <w:lang w:val="vi-VN"/>
        </w:rPr>
        <w:t>(i</w:t>
      </w:r>
      <w:r>
        <w:rPr>
          <w:rFonts w:ascii="Times New Roman" w:hAnsi="Times New Roman"/>
          <w:sz w:val="26"/>
          <w:szCs w:val="26"/>
        </w:rPr>
        <w:t>v</w:t>
      </w:r>
      <w:r>
        <w:rPr>
          <w:rFonts w:ascii="Times New Roman" w:hAnsi="Times New Roman"/>
          <w:sz w:val="26"/>
          <w:szCs w:val="26"/>
          <w:lang w:val="vi-VN"/>
        </w:rPr>
        <w:t>) Các trường hợp bất khả kháng.</w:t>
      </w:r>
    </w:p>
    <w:p>
      <w:pPr>
        <w:pStyle w:val="Normal"/>
        <w:widowControl w:val="false"/>
        <w:tabs>
          <w:tab w:val="clear" w:pos="720"/>
          <w:tab w:val="left" w:pos="1134" w:leader="none"/>
        </w:tabs>
        <w:spacing w:lineRule="auto" w:line="276" w:before="0" w:after="120"/>
        <w:jc w:val="both"/>
        <w:rPr>
          <w:rFonts w:ascii="Times New Roman" w:hAnsi="Times New Roman"/>
          <w:sz w:val="26"/>
          <w:szCs w:val="26"/>
          <w:lang w:val="vi-VN"/>
        </w:rPr>
      </w:pPr>
      <w:commentRangeStart w:id="46"/>
      <w:commentRangeStart w:id="29"/>
      <w:r>
        <w:rPr>
          <w:rFonts w:ascii="Times New Roman" w:hAnsi="Times New Roman"/>
          <w:sz w:val="26"/>
          <w:szCs w:val="26"/>
          <w:lang w:val="vi-VN"/>
        </w:rPr>
        <w:t xml:space="preserve">(v) Bên A không kiểm tra, cho ý kiến đối với hồ sơ thanh toán quá </w:t>
      </w:r>
      <w:ins w:id="700073" w:author="VNCN E&amp;C - Đề xuất theo FIDIC" w:date="2026-10-19T09:00:00Z">
        <w:r>
          <w:rPr>
            <w:rFonts w:ascii="Times New Roman" w:hAnsi="Times New Roman"/>
            <w:sz w:val="26"/>
            <w:szCs w:val="26"/>
            <w:highlight w:val="yellow"/>
            <w:lang w:val="vi-VN"/>
          </w:rPr>
          <w:t xml:space="preserve">28</w:t>
        </w:r>
      </w:ins>
      <w:del w:id="700074" w:author="VNCN E&amp;C - Đề xuất theo FIDIC" w:date="2026-10-19T09:00:00Z">
        <w:r>
          <w:rPr>
            <w:rFonts w:ascii="Times New Roman" w:hAnsi="Times New Roman"/>
            <w:sz w:val="26"/>
            <w:szCs w:val="26"/>
            <w:lang w:val="vi-VN"/>
          </w:rPr>
          <w:delText xml:space="preserve">20</w:delText>
        </w:r>
      </w:del>
      <w:r>
        <w:rPr>
          <w:rFonts w:ascii="Times New Roman" w:hAnsi="Times New Roman"/>
          <w:sz w:val="26"/>
          <w:szCs w:val="26"/>
          <w:lang w:val="vi-VN"/>
        </w:rPr>
        <w:t xml:space="preserve"> ngày kể từ ngày Bên B trình hồ sơ thanh toán đầy đủ, đúng quy định của Hợp đồng.</w:t>
      </w:r>
      <w:commentRangeEnd w:id="29"/>
      <w:r>
        <w:commentReference w:id="29"/>
      </w:r>
      <w:commentRangeEnd w:id="46"/>
      <w:r>
        <w:rPr>
          <w:rStyle w:val="CommentReference"/>
        </w:rPr>
        <w:commentReference w:id="46"/>
      </w:r>
    </w:p>
    <w:p>
      <w:pPr>
        <w:pStyle w:val="ListParagraph"/>
        <w:numPr>
          <w:ilvl w:val="0"/>
          <w:numId w:val="8"/>
        </w:numPr>
        <w:tabs>
          <w:tab w:val="clear" w:pos="720"/>
          <w:tab w:val="left" w:pos="709" w:leader="none"/>
        </w:tabs>
        <w:spacing w:before="0" w:after="120"/>
        <w:contextualSpacing/>
        <w:jc w:val="both"/>
        <w:rPr>
          <w:rFonts w:ascii="Times New Roman" w:hAnsi="Times New Roman"/>
          <w:bCs/>
          <w:sz w:val="26"/>
          <w:szCs w:val="26"/>
          <w:lang w:val="vi-VN"/>
        </w:rPr>
      </w:pPr>
      <w:r>
        <w:rPr>
          <w:rFonts w:ascii="Times New Roman" w:hAnsi="Times New Roman"/>
          <w:bCs/>
          <w:sz w:val="26"/>
          <w:szCs w:val="26"/>
          <w:lang w:val="vi-VN"/>
        </w:rPr>
        <w:t xml:space="preserve">b) Bên tạm dừng phải thông báo bằng văn bản cho bên kia ít nhất </w:t>
      </w:r>
      <w:r>
        <w:rPr>
          <w:rFonts w:ascii="Times New Roman" w:hAnsi="Times New Roman"/>
          <w:bCs/>
          <w:sz w:val="26"/>
          <w:szCs w:val="26"/>
        </w:rPr>
        <w:t xml:space="preserve">28</w:t>
      </w:r>
      <w:r>
        <w:rPr>
          <w:rFonts w:ascii="Times New Roman" w:hAnsi="Times New Roman"/>
          <w:bCs/>
          <w:sz w:val="26"/>
          <w:szCs w:val="26"/>
          <w:lang w:val="vi-VN"/>
        </w:rPr>
        <w:t xml:space="preserve"> ngày trước</w:t>
      </w:r>
      <w:del w:id="700075" w:author="VNCN E&amp;C - Đề xuất theo FIDIC" w:date="2026-10-19T09:00:00Z">
        <w:r>
          <w:rPr>
            <w:rFonts w:ascii="Times New Roman" w:hAnsi="Times New Roman"/>
            <w:bCs/>
            <w:sz w:val="26"/>
            <w:szCs w:val="26"/>
          </w:rPr>
          <w:delText xml:space="preserve"> (trừ trường hợp bên A chậm thanh toán)</w:delText>
        </w:r>
      </w:del>
      <w:r>
        <w:rPr>
          <w:rFonts w:ascii="Times New Roman" w:hAnsi="Times New Roman"/>
          <w:bCs/>
          <w:sz w:val="26"/>
          <w:szCs w:val="26"/>
          <w:lang w:val="vi-VN"/>
        </w:rPr>
        <w:t xml:space="preserve">, nêu rõ lý do; trừ trường hợp bất khả kháng và trường hợp Bên A tạm dừng do Bên B vi phạm về chất lượng, an toàn lao động, bảo vệ môi trường, tiến độ (có hiệu lực ngay khi gửi thông báo). Bên tạm dừng không thông báo mà gây thiệt hại phải bồi thường cho bên bị thiệt hại.</w:t>
      </w:r>
    </w:p>
    <w:p>
      <w:pPr>
        <w:pStyle w:val="ListParagraph"/>
        <w:numPr>
          <w:ilvl w:val="0"/>
          <w:numId w:val="8"/>
        </w:numPr>
        <w:tabs>
          <w:tab w:val="clear" w:pos="720"/>
          <w:tab w:val="left" w:pos="709" w:leader="none"/>
        </w:tabs>
        <w:spacing w:before="0" w:after="120"/>
        <w:contextualSpacing/>
        <w:jc w:val="both"/>
        <w:rPr>
          <w:rFonts w:ascii="Times New Roman" w:hAnsi="Times New Roman"/>
          <w:bCs/>
          <w:sz w:val="26"/>
          <w:szCs w:val="26"/>
          <w:lang w:val="vi-VN"/>
        </w:rPr>
      </w:pPr>
      <w:commentRangeStart w:id="30"/>
      <w:r>
        <w:rPr>
          <w:rFonts w:ascii="Times New Roman" w:hAnsi="Times New Roman"/>
          <w:bCs/>
          <w:sz w:val="26"/>
          <w:szCs w:val="26"/>
          <w:lang w:val="en-US"/>
        </w:rPr>
        <w:t>c) Chi phí dừng chờ, tạm dừng: Bên A thanh toán chi phí dừng chờ cho Bên B khi đồng thời đáp ứng các điều kiện: (i) việc dừng chờ không phải do lỗi của Bên B; (ii) kéo dài liên tục quá 14 (mười bốn) ngày; (iii) được hai bên lập biên bản xác nhận tại hiện trường trong vòng 24 giờ kể từ khi phát sinh. Chi phí dừng chờ xác định theo số lượng thiết bị, nhân lực thực tế phải dừng, được hai bên thống nhất bằng văn bản, không bao gồm lợi nhuận và chi phí gián tiếp. Chậm trễ của Nhà thầu khác do Bên A thuê được thanh toán theo điểm này. Bên A không chịu chi phí dừng chờ do nguyên nhân từ Chủ đầu tư, cơ quan nhà nước, bên thứ ba hoặc sự kiện bất khả kháng, trừ phần Bên A được Chủ đầu tư bù đắp tương ứng.</w:t>
      </w:r>
      <w:commentRangeEnd w:id="30"/>
      <w:r>
        <w:commentReference w:id="30"/>
      </w:r>
      <w:r>
        <w:rPr>
          <w:rFonts w:ascii="Times New Roman" w:hAnsi="Times New Roman"/>
          <w:bCs/>
          <w:sz w:val="26"/>
          <w:szCs w:val="26"/>
          <w:lang w:val="en-US"/>
        </w:rPr>
      </w:r>
    </w:p>
    <w:p>
      <w:pPr>
        <w:pStyle w:val="Normal"/>
        <w:widowControl w:val="false"/>
        <w:tabs>
          <w:tab w:val="clear" w:pos="720"/>
          <w:tab w:val="left" w:pos="709" w:leader="none"/>
        </w:tabs>
        <w:spacing w:lineRule="auto" w:line="276" w:before="0" w:after="120"/>
        <w:jc w:val="both"/>
        <w:rPr>
          <w:rFonts w:ascii="Times New Roman" w:hAnsi="Times New Roman"/>
          <w:b/>
          <w:sz w:val="26"/>
          <w:szCs w:val="26"/>
          <w:lang w:val="vi-VN"/>
        </w:rPr>
      </w:pPr>
      <w:r>
        <w:rPr>
          <w:rFonts w:ascii="Times New Roman" w:hAnsi="Times New Roman"/>
          <w:b/>
          <w:sz w:val="26"/>
          <w:szCs w:val="26"/>
          <w:lang w:val="vi-VN"/>
        </w:rPr>
        <w:t>17.2. Chấm dứt hợp đồng:</w:t>
      </w:r>
    </w:p>
    <w:p>
      <w:pPr>
        <w:pStyle w:val="Normal"/>
        <w:tabs>
          <w:tab w:val="clear" w:pos="720"/>
          <w:tab w:val="left" w:pos="709" w:leader="none"/>
        </w:tabs>
        <w:spacing w:lineRule="auto" w:line="276" w:before="0" w:after="120"/>
        <w:jc w:val="both"/>
        <w:rPr>
          <w:rFonts w:ascii="Times New Roman" w:hAnsi="Times New Roman"/>
          <w:b/>
          <w:bCs/>
          <w:sz w:val="26"/>
          <w:szCs w:val="26"/>
          <w:lang w:val="vi-VN"/>
        </w:rPr>
      </w:pPr>
      <w:r>
        <w:rPr>
          <w:rFonts w:ascii="Times New Roman" w:hAnsi="Times New Roman"/>
          <w:b/>
          <w:bCs/>
          <w:sz w:val="26"/>
          <w:szCs w:val="26"/>
          <w:lang w:val="vi-VN"/>
        </w:rPr>
        <w:t>a) Hợp đồng được chấm dứt trong các trường hợp sau:</w:t>
      </w:r>
    </w:p>
    <w:p>
      <w:pPr>
        <w:pStyle w:val="Normal"/>
        <w:spacing w:lineRule="auto" w:line="276" w:before="0" w:after="120"/>
        <w:jc w:val="both"/>
        <w:rPr>
          <w:rFonts w:ascii="Times New Roman" w:hAnsi="Times New Roman"/>
          <w:sz w:val="26"/>
          <w:szCs w:val="26"/>
          <w:lang w:val="vi-VN"/>
        </w:rPr>
      </w:pPr>
      <w:r>
        <w:rPr>
          <w:rFonts w:ascii="Times New Roman" w:hAnsi="Times New Roman"/>
          <w:sz w:val="26"/>
          <w:szCs w:val="26"/>
          <w:lang w:val="vi-VN"/>
        </w:rPr>
        <w:t>(i) Hai bên đã hoàn thành toàn bộ các nghĩa vụ theo Hợp đồng;</w:t>
      </w:r>
    </w:p>
    <w:p>
      <w:pPr>
        <w:pStyle w:val="Normal"/>
        <w:spacing w:lineRule="auto" w:line="276" w:before="0" w:after="120"/>
        <w:jc w:val="both"/>
        <w:rPr>
          <w:rFonts w:ascii="Times New Roman" w:hAnsi="Times New Roman"/>
          <w:bCs/>
          <w:sz w:val="26"/>
          <w:szCs w:val="26"/>
          <w:lang w:val="vi-VN"/>
        </w:rPr>
      </w:pPr>
      <w:r>
        <w:rPr>
          <w:rFonts w:ascii="Times New Roman" w:hAnsi="Times New Roman"/>
          <w:sz w:val="26"/>
          <w:szCs w:val="26"/>
          <w:lang w:val="vi-VN"/>
        </w:rPr>
        <w:t>(ii) Theo đề nghị của một bên và được bên kia chấp nhận bằng văn bản;</w:t>
      </w:r>
    </w:p>
    <w:p>
      <w:pPr>
        <w:pStyle w:val="Normal"/>
        <w:spacing w:lineRule="auto" w:line="276" w:before="0" w:after="120"/>
        <w:jc w:val="both"/>
        <w:rPr>
          <w:rFonts w:ascii="Times New Roman" w:hAnsi="Times New Roman"/>
          <w:sz w:val="26"/>
          <w:szCs w:val="26"/>
          <w:lang w:val="vi-VN"/>
        </w:rPr>
      </w:pPr>
      <w:r>
        <w:rPr>
          <w:rFonts w:ascii="Times New Roman" w:hAnsi="Times New Roman"/>
          <w:sz w:val="26"/>
          <w:szCs w:val="26"/>
          <w:lang w:val="vi-VN"/>
        </w:rPr>
        <w:t>(iii) Hạng mục công trình không thể tiếp tục thi công xây dựng vì các lý do khách quan nhưng không phải do lỗi của Bên A hay Bên B;</w:t>
      </w:r>
    </w:p>
    <w:p>
      <w:pPr>
        <w:pStyle w:val="Normal"/>
        <w:spacing w:lineRule="auto" w:line="276" w:before="0" w:after="120"/>
        <w:jc w:val="both"/>
        <w:rPr>
          <w:rFonts w:ascii="Times New Roman" w:hAnsi="Times New Roman"/>
          <w:bCs/>
          <w:sz w:val="26"/>
          <w:szCs w:val="26"/>
          <w:lang w:val="vi-VN"/>
        </w:rPr>
      </w:pPr>
      <w:commentRangeStart w:id="31"/>
      <w:r>
        <w:rPr>
          <w:rFonts w:ascii="Times New Roman" w:hAnsi="Times New Roman"/>
          <w:sz w:val="26"/>
          <w:szCs w:val="26"/>
          <w:lang w:val="vi-VN"/>
        </w:rPr>
        <w:t>(iv) Hợp đồng giữa Chủ đầu tư và Bên A đối với Dự án bị chấm dứt trước thời hạn: hai bên lập biên bản xác nhận hiện trạng, khối lượng</w:t>
      </w:r>
      <w:r>
        <w:rPr>
          <w:rFonts w:ascii="Times New Roman" w:hAnsi="Times New Roman"/>
          <w:sz w:val="26"/>
          <w:szCs w:val="26"/>
        </w:rPr>
        <w:t xml:space="preserve"> Bên B</w:t>
      </w:r>
      <w:r>
        <w:rPr>
          <w:rFonts w:ascii="Times New Roman" w:hAnsi="Times New Roman"/>
          <w:sz w:val="26"/>
          <w:szCs w:val="26"/>
          <w:lang w:val="vi-VN"/>
        </w:rPr>
        <w:t xml:space="preserve"> đã </w:t>
      </w:r>
      <w:r>
        <w:rPr>
          <w:rFonts w:ascii="Times New Roman" w:hAnsi="Times New Roman"/>
          <w:sz w:val="26"/>
          <w:szCs w:val="26"/>
        </w:rPr>
        <w:t>thực hiện</w:t>
      </w:r>
      <w:r>
        <w:rPr>
          <w:rFonts w:ascii="Times New Roman" w:hAnsi="Times New Roman"/>
          <w:sz w:val="26"/>
          <w:szCs w:val="26"/>
          <w:lang w:val="vi-VN"/>
        </w:rPr>
        <w:t xml:space="preserve"> theo quy định của pháp luật về hợp đồng xây dựng; Bên A thanh toán cho Bên B giá trị khối lượng đã được xác nhận, không chịu phạt và không bồi thường.</w:t>
      </w:r>
      <w:commentRangeEnd w:id="31"/>
      <w:r>
        <w:commentReference w:id="31"/>
      </w:r>
      <w:r>
        <w:rPr>
          <w:rFonts w:ascii="Times New Roman" w:hAnsi="Times New Roman"/>
          <w:sz w:val="26"/>
          <w:szCs w:val="26"/>
          <w:lang w:val="vi-VN"/>
        </w:rPr>
      </w:r>
    </w:p>
    <w:p>
      <w:pPr>
        <w:pStyle w:val="Normal"/>
        <w:spacing w:lineRule="auto" w:line="276" w:before="0" w:after="120"/>
        <w:jc w:val="both"/>
        <w:rPr>
          <w:ins w:id="700099" w:author="VNCN E&amp;C - Đề xuất theo FIDIC" w:date="2026-10-19T09:00:00Z"/>
          <w:rFonts w:ascii="Times New Roman" w:hAnsi="Times New Roman"/>
          <w:bCs/>
          <w:sz w:val="26"/>
          <w:szCs w:val="26"/>
          <w:lang w:val="vi-VN"/>
        </w:rPr>
      </w:pPr>
      <w:commentRangeStart w:id="47"/>
      <w:ins w:id="700098" w:author="VNCN E&amp;C - Đề xuất theo FIDIC" w:date="2026-10-19T09:00:00Z">
        <w:r>
          <w:rPr>
            <w:rFonts w:ascii="Times New Roman" w:hAnsi="Times New Roman"/>
            <w:sz w:val="26"/>
            <w:szCs w:val="26"/>
            <w:lang w:val="vi-VN"/>
          </w:rPr>
          <w:t xml:space="preserve">(v) Bên A chấm dứt Hợp đồng vì lý do thuận tiện (Chủ đầu tư dừng, giãn, thay đổi Dự án hoặc theo nhu cầu của Bên A) sau khi thông báo bằng văn bản trước </w:t>
        </w:r>
        <w:r>
          <w:rPr>
            <w:rFonts w:ascii="Times New Roman" w:hAnsi="Times New Roman"/>
            <w:sz w:val="26"/>
            <w:szCs w:val="26"/>
            <w:highlight w:val="yellow"/>
            <w:lang w:val="vi-VN"/>
          </w:rPr>
          <w:t xml:space="preserve">28</w:t>
        </w:r>
        <w:r>
          <w:rPr>
            <w:rFonts w:ascii="Times New Roman" w:hAnsi="Times New Roman"/>
            <w:sz w:val="26"/>
            <w:szCs w:val="26"/>
            <w:lang w:val="vi-VN"/>
          </w:rPr>
          <w:t xml:space="preserve"> ngày; Bên A thanh toán cho Bên B theo Điều 18.5 điểm b, không chịu phạt và không bồi thường lợi nhuận dự kiến.</w:t>
        </w:r>
      </w:ins>
      <w:commentRangeEnd w:id="47"/>
      <w:r>
        <w:rPr>
          <w:rStyle w:val="CommentReference"/>
        </w:rPr>
        <w:commentReference w:id="47"/>
      </w:r>
    </w:p>
    <w:p>
      <w:pPr>
        <w:pStyle w:val="Normal"/>
        <w:tabs>
          <w:tab w:val="clear" w:pos="720"/>
          <w:tab w:val="left" w:pos="709" w:leader="none"/>
        </w:tabs>
        <w:spacing w:lineRule="auto" w:line="276" w:before="0" w:after="120"/>
        <w:jc w:val="both"/>
        <w:rPr>
          <w:rFonts w:ascii="Times New Roman" w:hAnsi="Times New Roman"/>
          <w:b/>
          <w:bCs/>
          <w:sz w:val="26"/>
          <w:szCs w:val="26"/>
          <w:lang w:val="vi-VN"/>
        </w:rPr>
      </w:pPr>
      <w:r>
        <w:rPr>
          <w:rFonts w:ascii="Times New Roman" w:hAnsi="Times New Roman"/>
          <w:b/>
          <w:bCs/>
          <w:sz w:val="26"/>
          <w:szCs w:val="26"/>
          <w:lang w:val="vi-VN"/>
        </w:rPr>
        <w:t>b) Đơn phương chấm dứt hợp đồng bởi Bên A:</w:t>
      </w:r>
    </w:p>
    <w:p>
      <w:pPr>
        <w:pStyle w:val="Normal"/>
        <w:widowControl w:val="false"/>
        <w:spacing w:lineRule="auto" w:line="276" w:before="0" w:after="120"/>
        <w:jc w:val="both"/>
        <w:rPr>
          <w:rFonts w:ascii="Times New Roman" w:hAnsi="Times New Roman"/>
          <w:sz w:val="26"/>
          <w:szCs w:val="26"/>
          <w:lang w:val="vi-VN"/>
        </w:rPr>
      </w:pPr>
      <w:r>
        <w:rPr>
          <w:rFonts w:ascii="Times New Roman" w:hAnsi="Times New Roman"/>
          <w:sz w:val="26"/>
          <w:szCs w:val="26"/>
          <w:lang w:val="vi-VN"/>
        </w:rPr>
        <w:t>Bên A có quyền đơn phương chấm dứt Hợp đồng sau 07 ngày kể từ ngày gửi thông báo bằng văn bản cho Bên B trong các trường hợp sau:</w:t>
      </w:r>
    </w:p>
    <w:p>
      <w:pPr>
        <w:pStyle w:val="Normal"/>
        <w:widowControl w:val="false"/>
        <w:numPr>
          <w:ilvl w:val="0"/>
          <w:numId w:val="9"/>
        </w:numPr>
        <w:tabs>
          <w:tab w:val="clear" w:pos="720"/>
          <w:tab w:val="left" w:pos="284"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 xml:space="preserve">Bên B ngừng thi công </w:t>
      </w:r>
      <w:r>
        <w:rPr>
          <w:rFonts w:ascii="Times New Roman" w:hAnsi="Times New Roman"/>
          <w:sz w:val="26"/>
          <w:szCs w:val="26"/>
          <w:highlight w:val="yellow"/>
          <w:lang w:val="vi-VN"/>
        </w:rPr>
        <w:t>14</w:t>
      </w:r>
      <w:r>
        <w:rPr>
          <w:rFonts w:ascii="Times New Roman" w:hAnsi="Times New Roman"/>
          <w:sz w:val="26"/>
          <w:szCs w:val="26"/>
          <w:lang w:val="vi-VN"/>
        </w:rPr>
        <w:t xml:space="preserve"> ngày liên tục không có lý do chính đáng;</w:t>
      </w:r>
    </w:p>
    <w:p>
      <w:pPr>
        <w:pStyle w:val="Normal"/>
        <w:widowControl w:val="false"/>
        <w:numPr>
          <w:ilvl w:val="0"/>
          <w:numId w:val="9"/>
        </w:numPr>
        <w:tabs>
          <w:tab w:val="clear" w:pos="720"/>
          <w:tab w:val="left" w:pos="426"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 xml:space="preserve">Công việc bị chậm quá </w:t>
      </w:r>
      <w:r>
        <w:rPr>
          <w:rFonts w:ascii="Times New Roman" w:hAnsi="Times New Roman"/>
          <w:sz w:val="26"/>
          <w:szCs w:val="26"/>
          <w:highlight w:val="yellow"/>
          <w:lang w:val="vi-VN"/>
        </w:rPr>
        <w:t>45</w:t>
      </w:r>
      <w:r>
        <w:rPr>
          <w:rFonts w:ascii="Times New Roman" w:hAnsi="Times New Roman"/>
          <w:sz w:val="26"/>
          <w:szCs w:val="26"/>
          <w:lang w:val="vi-VN"/>
        </w:rPr>
        <w:t xml:space="preserve"> ngày so với tiến độ được chấp thuận mà Bên B không có động thái khắc phục hoặc bất kỳ nỗ lực nào để bù tiến độ (tăng cường nhân lực, vật tư, thiết bị, làm thêm giờ, làm vào ngày nghỉ…);</w:t>
      </w:r>
    </w:p>
    <w:p>
      <w:pPr>
        <w:pStyle w:val="Normal"/>
        <w:widowControl w:val="false"/>
        <w:numPr>
          <w:ilvl w:val="0"/>
          <w:numId w:val="9"/>
        </w:numPr>
        <w:tabs>
          <w:tab w:val="clear" w:pos="720"/>
          <w:tab w:val="left" w:pos="426"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Tổng số tiền phạt chậm tiến độ của Bên B đạt mức phạt tối đa theo Điều 18.3;</w:t>
      </w:r>
    </w:p>
    <w:p>
      <w:pPr>
        <w:pStyle w:val="Normal"/>
        <w:widowControl w:val="false"/>
        <w:numPr>
          <w:ilvl w:val="0"/>
          <w:numId w:val="9"/>
        </w:numPr>
        <w:tabs>
          <w:tab w:val="clear" w:pos="720"/>
          <w:tab w:val="left" w:pos="426"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Bên B không tuân theo các hướng dẫn của Bên A, Tư vấn giám sát, Chủ đầu tư hoặc liên tiếp hành động một cách bất hợp tác đối với Bên A, Tư vấn giám sát, Chủ đầu tư và các nhà thầu phụ khác của Bên A;</w:t>
      </w:r>
    </w:p>
    <w:p>
      <w:pPr>
        <w:pStyle w:val="Normal"/>
        <w:widowControl w:val="false"/>
        <w:numPr>
          <w:ilvl w:val="0"/>
          <w:numId w:val="9"/>
        </w:numPr>
        <w:tabs>
          <w:tab w:val="clear" w:pos="720"/>
          <w:tab w:val="left" w:pos="426" w:leader="none"/>
        </w:tabs>
        <w:spacing w:lineRule="auto" w:line="276" w:before="0" w:after="120"/>
        <w:ind w:hanging="0" w:left="0"/>
        <w:jc w:val="both"/>
        <w:rPr>
          <w:rFonts w:ascii="Times New Roman" w:hAnsi="Times New Roman"/>
          <w:sz w:val="26"/>
          <w:szCs w:val="26"/>
          <w:lang w:val="vi-VN"/>
        </w:rPr>
      </w:pPr>
      <w:commentRangeStart w:id="32"/>
      <w:r>
        <w:rPr>
          <w:rFonts w:ascii="Times New Roman" w:hAnsi="Times New Roman"/>
          <w:sz w:val="26"/>
          <w:szCs w:val="26"/>
          <w:lang w:val="vi-VN"/>
        </w:rPr>
        <w:t>Bên B thường xuyên không thực hiện các biện pháp bảo đảm an toàn lao động, an toàn giao thông, bảo vệ môi trường, phòng chống cháy nổ theo Hợp đồng sau khi đã được Bên A nhắc nhở, yêu cầu bằng văn bản;</w:t>
      </w:r>
      <w:commentRangeEnd w:id="32"/>
      <w:r>
        <w:commentReference w:id="32"/>
      </w:r>
      <w:r>
        <w:rPr>
          <w:rFonts w:ascii="Times New Roman" w:hAnsi="Times New Roman"/>
          <w:sz w:val="26"/>
          <w:szCs w:val="26"/>
          <w:lang w:val="vi-VN"/>
        </w:rPr>
      </w:r>
    </w:p>
    <w:p>
      <w:pPr>
        <w:pStyle w:val="Normal"/>
        <w:widowControl w:val="false"/>
        <w:numPr>
          <w:ilvl w:val="0"/>
          <w:numId w:val="9"/>
        </w:numPr>
        <w:tabs>
          <w:tab w:val="clear" w:pos="720"/>
          <w:tab w:val="left" w:pos="567"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Bên B không khắc phục, sửa chữa các sai sót do lỗi của Bên B và/hoặc không di chuyển vật tư, sản phẩm không đảm bảo chất lượng ra khỏi Công trường quá 14 ngày kể từ ngày được Bên A yêu cầu;</w:t>
      </w:r>
    </w:p>
    <w:p>
      <w:pPr>
        <w:pStyle w:val="Normal"/>
        <w:widowControl w:val="false"/>
        <w:numPr>
          <w:ilvl w:val="0"/>
          <w:numId w:val="9"/>
        </w:numPr>
        <w:tabs>
          <w:tab w:val="clear" w:pos="720"/>
          <w:tab w:val="left" w:pos="567"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Bên B chuyển nhượng Hợp đồng hoặc giao thầu lại toàn bộ công việc khi chưa được Bên A chấp thuận bằng văn bản;</w:t>
      </w:r>
    </w:p>
    <w:p>
      <w:pPr>
        <w:pStyle w:val="Normal"/>
        <w:widowControl w:val="false"/>
        <w:numPr>
          <w:ilvl w:val="0"/>
          <w:numId w:val="9"/>
        </w:numPr>
        <w:tabs>
          <w:tab w:val="clear" w:pos="720"/>
          <w:tab w:val="left" w:pos="426"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Bên B lâm vào tình trạng phá sản, giải thể, bị đình chỉ hoạt động;</w:t>
      </w:r>
    </w:p>
    <w:p>
      <w:pPr>
        <w:pStyle w:val="Normal"/>
        <w:widowControl w:val="false"/>
        <w:numPr>
          <w:ilvl w:val="0"/>
          <w:numId w:val="9"/>
        </w:numPr>
        <w:tabs>
          <w:tab w:val="clear" w:pos="720"/>
          <w:tab w:val="left" w:pos="426"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Bên B không nộp bảo đảm thực hiện hợp đồng hoặc không gia hạn bảo lãnh theo quy định của Hợp đồng;</w:t>
      </w:r>
    </w:p>
    <w:p>
      <w:pPr>
        <w:pStyle w:val="Normal"/>
        <w:widowControl w:val="false"/>
        <w:numPr>
          <w:ilvl w:val="0"/>
          <w:numId w:val="9"/>
        </w:numPr>
        <w:tabs>
          <w:tab w:val="clear" w:pos="720"/>
          <w:tab w:val="left" w:pos="426" w:leader="none"/>
        </w:tabs>
        <w:spacing w:lineRule="auto" w:line="276" w:before="0" w:after="120"/>
        <w:ind w:hanging="0" w:left="0"/>
        <w:jc w:val="both"/>
        <w:rPr>
          <w:rFonts w:ascii="Times New Roman" w:hAnsi="Times New Roman"/>
          <w:sz w:val="26"/>
          <w:szCs w:val="26"/>
          <w:lang w:val="vi-VN"/>
        </w:rPr>
      </w:pPr>
      <w:commentRangeStart w:id="33"/>
      <w:r>
        <w:rPr>
          <w:rFonts w:ascii="Times New Roman" w:hAnsi="Times New Roman"/>
          <w:sz w:val="26"/>
          <w:szCs w:val="26"/>
          <w:lang w:val="vi-VN"/>
        </w:rPr>
        <w:t>Để xảy ra sự cố công trình xây dựng (mất ổn định hệ cừ, văng chống, sạt lở hố đào hoặc hư hỏng công trình lân cận) do lỗi của Bên B, được xác định theo quy định của pháp luật về giải quyết sự cố công trình xây dựng;</w:t>
      </w:r>
      <w:commentRangeEnd w:id="33"/>
      <w:r>
        <w:commentReference w:id="33"/>
      </w:r>
      <w:r>
        <w:rPr>
          <w:rFonts w:ascii="Times New Roman" w:hAnsi="Times New Roman"/>
          <w:sz w:val="26"/>
          <w:szCs w:val="26"/>
          <w:lang w:val="vi-VN"/>
        </w:rPr>
      </w:r>
    </w:p>
    <w:p>
      <w:pPr>
        <w:pStyle w:val="Normal"/>
        <w:widowControl w:val="false"/>
        <w:numPr>
          <w:ilvl w:val="0"/>
          <w:numId w:val="9"/>
        </w:numPr>
        <w:tabs>
          <w:tab w:val="clear" w:pos="720"/>
          <w:tab w:val="left" w:pos="426" w:leader="none"/>
        </w:tabs>
        <w:spacing w:lineRule="auto" w:line="276" w:before="0" w:after="120"/>
        <w:ind w:hanging="0" w:left="0"/>
        <w:jc w:val="both"/>
        <w:rPr>
          <w:ins w:id="700101" w:author="VNCN E&amp;C - Đề xuất theo FIDIC" w:date="2026-10-19T09:00:00Z"/>
          <w:rFonts w:ascii="Times New Roman" w:hAnsi="Times New Roman"/>
          <w:sz w:val="26"/>
          <w:szCs w:val="26"/>
          <w:lang w:val="vi-VN"/>
        </w:rPr>
      </w:pPr>
      <w:commentRangeStart w:id="48"/>
      <w:ins w:id="700100" w:author="VNCN E&amp;C - Đề xuất theo FIDIC" w:date="2026-10-19T09:00:00Z">
        <w:r>
          <w:rPr>
            <w:rFonts w:ascii="Times New Roman" w:hAnsi="Times New Roman"/>
            <w:sz w:val="26"/>
            <w:szCs w:val="26"/>
            <w:lang w:val="vi-VN"/>
          </w:rPr>
          <w:t xml:space="preserve">Bên B không khắc phục vi phạm nghĩa vụ Hợp đồng trong thời hạn hợp lý nêu tại thông báo khắc phục bằng văn bản của Bên A;</w:t>
        </w:r>
      </w:ins>
      <w:commentRangeEnd w:id="48"/>
      <w:r>
        <w:rPr>
          <w:rStyle w:val="CommentReference"/>
        </w:rPr>
        <w:commentReference w:id="48"/>
      </w:r>
    </w:p>
    <w:p>
      <w:pPr>
        <w:pStyle w:val="Normal"/>
        <w:widowControl w:val="false"/>
        <w:numPr>
          <w:ilvl w:val="0"/>
          <w:numId w:val="9"/>
        </w:numPr>
        <w:tabs>
          <w:tab w:val="clear" w:pos="720"/>
          <w:tab w:val="left" w:pos="426"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Việc chấm dứt Hợp đồng không làm mất đi quyền lợi của Bên A được hưởng theo quy định của Hợp đồng và quy định của pháp luật. Sau khi chấm dứt Hợp đồng, Bên A có thể hoàn thành Hạng mục công trình và/hoặc sắp xếp cho các đơn vị khác thực hiện. Trong trường hợp đó, Bên A và/hoặc các đơn vị do Bên A chỉ định có thể sử dụng hợp lý các thiết bị, vật tư, tài liệu, công trình tạm của Bên B còn lại trên Công trường trong phạm vi cần thiết để bảo đảm an toàn, bảo vệ công trình và tiếp tục thi công; việc bàn giao, kiểm kê, bảo quản, sử dụng và đối trừ chi phí (nếu có) sẽ được lập biên bản và thực hiện theo quy định của Hợp đồng và pháp luật.</w:t>
      </w:r>
    </w:p>
    <w:p>
      <w:pPr>
        <w:pStyle w:val="Normal"/>
        <w:tabs>
          <w:tab w:val="clear" w:pos="720"/>
          <w:tab w:val="left" w:pos="709" w:leader="none"/>
        </w:tabs>
        <w:spacing w:lineRule="auto" w:line="276" w:before="0" w:after="120"/>
        <w:jc w:val="both"/>
        <w:rPr>
          <w:rFonts w:ascii="Times New Roman" w:hAnsi="Times New Roman"/>
          <w:b/>
          <w:bCs/>
          <w:sz w:val="26"/>
          <w:szCs w:val="26"/>
          <w:lang w:val="vi-VN"/>
        </w:rPr>
      </w:pPr>
      <w:r>
        <w:rPr>
          <w:rFonts w:ascii="Times New Roman" w:hAnsi="Times New Roman"/>
          <w:b/>
          <w:bCs/>
          <w:sz w:val="26"/>
          <w:szCs w:val="26"/>
          <w:lang w:val="vi-VN"/>
        </w:rPr>
        <w:t>c) Đơn phương chấm dứt hợp đồng bởi Bên B:</w:t>
      </w:r>
    </w:p>
    <w:p>
      <w:pPr>
        <w:pStyle w:val="Normal"/>
        <w:widowControl w:val="false"/>
        <w:spacing w:lineRule="auto" w:line="276" w:before="0" w:after="120"/>
        <w:jc w:val="both"/>
        <w:rPr>
          <w:rFonts w:ascii="Times New Roman" w:hAnsi="Times New Roman"/>
          <w:sz w:val="26"/>
          <w:szCs w:val="26"/>
          <w:lang w:val="vi-VN"/>
        </w:rPr>
      </w:pPr>
      <w:commentRangeStart w:id="34"/>
      <w:r>
        <w:rPr>
          <w:rFonts w:ascii="Times New Roman" w:hAnsi="Times New Roman"/>
          <w:sz w:val="26"/>
          <w:szCs w:val="26"/>
          <w:lang w:val="vi-VN"/>
        </w:rPr>
        <w:t xml:space="preserve">Bên B có quyền đơn phương chấm dứt Hợp đồng theo quy định của pháp luật về hợp đồng xây dựng, nhưng phải thông báo bằng văn bản trước cho Bên A tối thiểu là </w:t>
      </w:r>
      <w:r>
        <w:rPr>
          <w:rFonts w:ascii="Times New Roman" w:hAnsi="Times New Roman"/>
          <w:sz w:val="26"/>
          <w:szCs w:val="26"/>
        </w:rPr>
        <w:t>15</w:t>
      </w:r>
      <w:r>
        <w:rPr>
          <w:rFonts w:ascii="Times New Roman" w:hAnsi="Times New Roman"/>
          <w:sz w:val="26"/>
          <w:szCs w:val="26"/>
          <w:lang w:val="vi-VN"/>
        </w:rPr>
        <w:t xml:space="preserve"> ngày, trong các trường hợp sau:</w:t>
      </w:r>
      <w:commentRangeEnd w:id="34"/>
      <w:r>
        <w:commentReference w:id="34"/>
      </w:r>
      <w:r>
        <w:rPr>
          <w:rFonts w:ascii="Times New Roman" w:hAnsi="Times New Roman"/>
          <w:sz w:val="26"/>
          <w:szCs w:val="26"/>
          <w:lang w:val="vi-VN"/>
        </w:rPr>
      </w:r>
    </w:p>
    <w:p>
      <w:pPr>
        <w:pStyle w:val="ListParagraph"/>
        <w:numPr>
          <w:ilvl w:val="0"/>
          <w:numId w:val="23"/>
        </w:numPr>
        <w:spacing w:before="0" w:after="120"/>
        <w:ind w:hanging="0" w:left="0"/>
        <w:contextualSpacing w:val="false"/>
        <w:jc w:val="both"/>
        <w:rPr>
          <w:rFonts w:ascii="Times New Roman" w:hAnsi="Times New Roman"/>
          <w:sz w:val="26"/>
          <w:szCs w:val="26"/>
        </w:rPr>
      </w:pPr>
      <w:r>
        <w:rPr>
          <w:rFonts w:ascii="Times New Roman" w:hAnsi="Times New Roman"/>
          <w:sz w:val="26"/>
          <w:szCs w:val="26"/>
        </w:rPr>
        <w:t xml:space="preserve">Bên A bị phá sản, giải thể, bị đình chỉ hoạt động; </w:t>
      </w:r>
    </w:p>
    <w:p>
      <w:pPr>
        <w:pStyle w:val="ListParagraph"/>
        <w:numPr>
          <w:ilvl w:val="0"/>
          <w:numId w:val="23"/>
        </w:numPr>
        <w:spacing w:before="0" w:after="120"/>
        <w:contextualSpacing/>
        <w:jc w:val="both"/>
        <w:rPr>
          <w:rFonts w:ascii="Times New Roman" w:hAnsi="Times New Roman"/>
          <w:sz w:val="26"/>
          <w:szCs w:val="26"/>
        </w:rPr>
      </w:pPr>
      <w:r>
        <w:rPr>
          <w:rFonts w:ascii="Times New Roman" w:hAnsi="Times New Roman"/>
          <w:sz w:val="26"/>
          <w:szCs w:val="26"/>
        </w:rPr>
        <w:t xml:space="preserve">Bên A không thanh toán cho Bên B quá </w:t>
      </w:r>
      <w:r>
        <w:rPr>
          <w:rFonts w:ascii="Times New Roman" w:hAnsi="Times New Roman"/>
          <w:sz w:val="26"/>
          <w:szCs w:val="26"/>
          <w:highlight w:val="yellow"/>
        </w:rPr>
        <w:t>60</w:t>
      </w:r>
      <w:r>
        <w:rPr>
          <w:rFonts w:ascii="Times New Roman" w:hAnsi="Times New Roman"/>
          <w:sz w:val="26"/>
          <w:szCs w:val="26"/>
        </w:rPr>
        <w:t xml:space="preserve"> ngày kể từ ngày hết thời hạn thanh toán theo Hợp đồng đối với hồ sơ thanh toán đầy đủ, hợp lệ, không do lỗi của Bên B;</w:t>
      </w:r>
    </w:p>
    <w:p>
      <w:pPr>
        <w:pStyle w:val="ListParagraph"/>
        <w:numPr>
          <w:ilvl w:val="0"/>
          <w:numId w:val="23"/>
        </w:numPr>
        <w:spacing w:before="0" w:after="120"/>
        <w:contextualSpacing/>
        <w:jc w:val="both"/>
        <w:rPr>
          <w:rFonts w:ascii="Times New Roman" w:hAnsi="Times New Roman"/>
          <w:sz w:val="26"/>
          <w:szCs w:val="26"/>
        </w:rPr>
      </w:pPr>
      <w:commentRangeStart w:id="49"/>
      <w:r>
        <w:rPr>
          <w:rFonts w:ascii="Times New Roman" w:hAnsi="Times New Roman"/>
          <w:sz w:val="26"/>
          <w:szCs w:val="26"/>
          <w:lang w:val="en-US"/>
        </w:rPr>
        <w:t xml:space="preserve">Công việc bị dừng liên tục quá </w:t>
      </w:r>
      <w:ins w:id="700076" w:author="VNCN E&amp;C - Đề xuất theo FIDIC" w:date="2026-10-19T09:00:00Z">
        <w:r>
          <w:rPr>
            <w:rFonts w:ascii="Times New Roman" w:hAnsi="Times New Roman"/>
            <w:sz w:val="26"/>
            <w:szCs w:val="26"/>
            <w:highlight w:val="yellow"/>
            <w:lang w:val="en-US"/>
          </w:rPr>
          <w:t xml:space="preserve">84</w:t>
        </w:r>
      </w:ins>
      <w:del w:id="700077" w:author="VNCN E&amp;C - Đề xuất theo FIDIC" w:date="2026-10-19T09:00:00Z">
        <w:r>
          <w:rPr>
            <w:rFonts w:ascii="Times New Roman" w:hAnsi="Times New Roman"/>
            <w:sz w:val="26"/>
            <w:szCs w:val="26"/>
            <w:highlight w:val="yellow"/>
            <w:lang w:val="en-US"/>
          </w:rPr>
          <w:delText xml:space="preserve">45</w:delText>
        </w:r>
      </w:del>
      <w:r>
        <w:rPr>
          <w:rFonts w:ascii="Times New Roman" w:hAnsi="Times New Roman"/>
          <w:sz w:val="26"/>
          <w:szCs w:val="26"/>
          <w:lang w:val="en-US"/>
        </w:rPr>
        <w:t xml:space="preserve"> ngày theo Điều 17.1 do lỗi của Bên A.</w:t>
      </w:r>
      <w:commentRangeEnd w:id="49"/>
      <w:r>
        <w:rPr>
          <w:rStyle w:val="CommentReference"/>
        </w:rPr>
        <w:commentReference w:id="49"/>
      </w:r>
    </w:p>
    <w:p>
      <w:pPr>
        <w:pStyle w:val="Normal"/>
        <w:tabs>
          <w:tab w:val="clear" w:pos="720"/>
          <w:tab w:val="left" w:pos="709" w:leader="none"/>
        </w:tabs>
        <w:spacing w:lineRule="auto" w:line="276" w:before="0" w:after="120"/>
        <w:jc w:val="both"/>
        <w:rPr>
          <w:rFonts w:ascii="Times New Roman" w:hAnsi="Times New Roman"/>
          <w:b/>
          <w:bCs/>
          <w:sz w:val="26"/>
          <w:szCs w:val="26"/>
        </w:rPr>
      </w:pPr>
      <w:r>
        <w:rPr>
          <w:rFonts w:ascii="Times New Roman" w:hAnsi="Times New Roman"/>
          <w:b/>
          <w:bCs/>
          <w:sz w:val="26"/>
          <w:szCs w:val="26"/>
        </w:rPr>
        <w:t>d) Thủ tục chấm dứt hợp đồng:</w:t>
      </w:r>
    </w:p>
    <w:p>
      <w:pPr>
        <w:pStyle w:val="Normal"/>
        <w:numPr>
          <w:ilvl w:val="2"/>
          <w:numId w:val="10"/>
        </w:numPr>
        <w:tabs>
          <w:tab w:val="clear" w:pos="720"/>
          <w:tab w:val="left" w:pos="284" w:leader="none"/>
        </w:tabs>
        <w:spacing w:lineRule="auto" w:line="276" w:before="0" w:after="120"/>
        <w:ind w:hanging="0" w:left="0"/>
        <w:jc w:val="both"/>
        <w:rPr>
          <w:rFonts w:ascii="Times New Roman" w:hAnsi="Times New Roman"/>
          <w:bCs/>
          <w:sz w:val="26"/>
          <w:szCs w:val="26"/>
        </w:rPr>
      </w:pPr>
      <w:r>
        <w:rPr>
          <w:rFonts w:ascii="Times New Roman" w:hAnsi="Times New Roman"/>
          <w:bCs/>
          <w:sz w:val="26"/>
          <w:szCs w:val="26"/>
        </w:rPr>
        <w:t>Một bên có quyền chấm dứt Hợp đồng và không phải bồi thường thiệt hại trong các trường hợp được quyền chấm dứt Hợp đồng theo quy định của Hợp đồng. Trường hợp một bên đơn phương chấm dứt Hợp đồng mà không phải do lỗi của bên kia gây ra, thì bên chấm dứt Hợp đồng phải bồi thường thiệt hại cho bên kia.</w:t>
      </w:r>
    </w:p>
    <w:p>
      <w:pPr>
        <w:pStyle w:val="Normal"/>
        <w:numPr>
          <w:ilvl w:val="2"/>
          <w:numId w:val="10"/>
        </w:numPr>
        <w:tabs>
          <w:tab w:val="clear" w:pos="720"/>
          <w:tab w:val="left" w:pos="426" w:leader="none"/>
        </w:tabs>
        <w:spacing w:lineRule="auto" w:line="276" w:before="0" w:after="120"/>
        <w:ind w:hanging="0" w:left="0"/>
        <w:jc w:val="both"/>
        <w:rPr>
          <w:rFonts w:ascii="Times New Roman" w:hAnsi="Times New Roman"/>
          <w:bCs/>
          <w:sz w:val="26"/>
          <w:szCs w:val="26"/>
        </w:rPr>
      </w:pPr>
      <w:r>
        <w:rPr>
          <w:rFonts w:ascii="Times New Roman" w:hAnsi="Times New Roman"/>
          <w:bCs/>
          <w:sz w:val="26"/>
          <w:szCs w:val="26"/>
        </w:rPr>
        <w:t>Bên chấm dứt Hợp đồng phải thông báo cho bên kia biết về việc chấm dứt Hợp đồng theo thời hạn quy định tại điểm b, điểm c khoản này và trong đó phải nêu rõ lý do chấm dứt Hợp đồng. Nếu bên chấm dứt Hợp đồng không thông báo mà gây thiệt hại cho bên kia thì phải bồi thường thiệt hại cho bên kia.</w:t>
      </w:r>
    </w:p>
    <w:p>
      <w:pPr>
        <w:pStyle w:val="Normal"/>
        <w:numPr>
          <w:ilvl w:val="2"/>
          <w:numId w:val="10"/>
        </w:numPr>
        <w:tabs>
          <w:tab w:val="clear" w:pos="720"/>
          <w:tab w:val="left" w:pos="426" w:leader="none"/>
        </w:tabs>
        <w:spacing w:lineRule="auto" w:line="276" w:before="0" w:after="120"/>
        <w:ind w:hanging="0" w:left="0"/>
        <w:jc w:val="both"/>
        <w:rPr>
          <w:rFonts w:ascii="Times New Roman" w:hAnsi="Times New Roman"/>
          <w:bCs/>
          <w:sz w:val="26"/>
          <w:szCs w:val="26"/>
        </w:rPr>
      </w:pPr>
      <w:r>
        <w:rPr>
          <w:rFonts w:ascii="Times New Roman" w:hAnsi="Times New Roman"/>
          <w:bCs/>
          <w:sz w:val="26"/>
          <w:szCs w:val="26"/>
        </w:rPr>
        <w:t xml:space="preserve">Khi Hợp đồng bị chấm dứt thì Hợp đồng không có hiệu lực từ thời điểm bị chấm dứt (trừ các thỏa thuận về phạt vi phạm, bồi thường thiệt hại và thỏa thuận về giải quyết tranh chấp trong Hợp đồng), các bên thực hiện thanh lý Hợp đồng trong vòng 30 ngày kể từ ngày thông báo chấm dứt Hợp đồng và phải hoàn trả cho nhau tài sản hoặc tiền. </w:t>
      </w:r>
    </w:p>
    <w:p>
      <w:pPr>
        <w:pStyle w:val="Normal"/>
        <w:numPr>
          <w:ilvl w:val="2"/>
          <w:numId w:val="10"/>
        </w:numPr>
        <w:tabs>
          <w:tab w:val="clear" w:pos="720"/>
          <w:tab w:val="left" w:pos="426" w:leader="none"/>
        </w:tabs>
        <w:spacing w:lineRule="auto" w:line="276" w:before="0" w:after="120"/>
        <w:ind w:hanging="0" w:left="0"/>
        <w:jc w:val="both"/>
        <w:rPr>
          <w:rFonts w:ascii="Times New Roman" w:hAnsi="Times New Roman"/>
          <w:bCs/>
          <w:sz w:val="26"/>
          <w:szCs w:val="26"/>
        </w:rPr>
      </w:pPr>
      <w:r>
        <w:rPr>
          <w:rFonts w:ascii="Times New Roman" w:hAnsi="Times New Roman"/>
          <w:bCs/>
          <w:sz w:val="26"/>
          <w:szCs w:val="26"/>
        </w:rPr>
        <w:t xml:space="preserve">Trong thời hạn 03 ngày làm việc kể từ ngày Hợp đồng bị chấm dứt, Bên B phải: (a) Ngừng tất cả các công việc, ngoại trừ các công việc đã được Bên A, Chủ đầu tư, Tư vấn giám sát hướng dẫn để bảo vệ con người và tài sản hoặc an toàn của Hạng mục công trình; (b) Chuyển giao cho Bên A toàn bộ tài liệu, thiết bị, vật tư, vật liệu và các công việc mà Bên B đã được thanh toán; (c) Di dời tất cả vật tư, vật liệu, máy và thiết bị thi công ra khỏi Công trường, ngoại trừ các thứ cần thiết cho việc an toàn và rời khỏi Công trường. </w:t>
      </w:r>
    </w:p>
    <w:p>
      <w:pPr>
        <w:pStyle w:val="Normal"/>
        <w:tabs>
          <w:tab w:val="clear" w:pos="720"/>
          <w:tab w:val="left" w:pos="426" w:leader="none"/>
        </w:tabs>
        <w:spacing w:lineRule="auto" w:line="276" w:before="0" w:after="120"/>
        <w:jc w:val="both"/>
        <w:rPr>
          <w:rFonts w:ascii="Times New Roman" w:hAnsi="Times New Roman"/>
          <w:bCs/>
          <w:sz w:val="26"/>
          <w:szCs w:val="26"/>
        </w:rPr>
      </w:pPr>
      <w:r>
        <w:rPr>
          <w:rFonts w:ascii="Times New Roman" w:hAnsi="Times New Roman"/>
          <w:bCs/>
          <w:sz w:val="26"/>
          <w:szCs w:val="26"/>
        </w:rPr>
        <w:t>(v) Sau khi thông báo chấm dứt Hợp đồng, Bên A sẽ không thanh toán thêm cho Bên B cho đến khi chi phí thi công, hoàn thành và sửa chữa các sai sót, hư hỏng (nếu có) và các khoản tổn thất, thiệt hại khác mà Bên A phải chịu đã được xác định. Không áp dụng cho trường hợp chấm dứt hợp đồng bởi bên B.</w:t>
      </w:r>
    </w:p>
    <w:p>
      <w:pPr>
        <w:pStyle w:val="Normal"/>
        <w:tabs>
          <w:tab w:val="clear" w:pos="720"/>
          <w:tab w:val="left" w:pos="426" w:leader="none"/>
        </w:tabs>
        <w:spacing w:lineRule="auto" w:line="276" w:before="0" w:after="120"/>
        <w:jc w:val="both"/>
        <w:rPr>
          <w:rFonts w:ascii="Times New Roman" w:hAnsi="Times New Roman"/>
          <w:bCs/>
          <w:sz w:val="26"/>
          <w:szCs w:val="26"/>
        </w:rPr>
      </w:pPr>
      <w:r>
        <w:rPr>
          <w:rFonts w:ascii="Times New Roman" w:hAnsi="Times New Roman"/>
          <w:bCs/>
          <w:sz w:val="26"/>
          <w:szCs w:val="26"/>
        </w:rPr>
        <w:t xml:space="preserve">(vi) Trong vòng 14 ngày kể từ ngày Hợp đồng bị chấm dứt, hai bên phải hoàn thành việc xác định giá trị Bên A còn phải thanh toán cho Bên B hoặc giá trị Bên B còn phải thanh toán cho Bên A theo quy định của Hợp đồng tính đến thời điểm chấm dứt Hợp đồng. </w:t>
      </w:r>
    </w:p>
    <w:p>
      <w:pPr>
        <w:pStyle w:val="Normal"/>
        <w:tabs>
          <w:tab w:val="clear" w:pos="720"/>
          <w:tab w:val="left" w:pos="426" w:leader="none"/>
        </w:tabs>
        <w:spacing w:lineRule="auto" w:line="276" w:before="0" w:after="120"/>
        <w:jc w:val="both"/>
        <w:rPr>
          <w:rFonts w:ascii="Times New Roman" w:hAnsi="Times New Roman"/>
          <w:bCs/>
          <w:sz w:val="26"/>
          <w:szCs w:val="26"/>
        </w:rPr>
      </w:pPr>
      <w:r>
        <w:rPr>
          <w:rFonts w:ascii="Times New Roman" w:hAnsi="Times New Roman"/>
          <w:bCs/>
          <w:sz w:val="26"/>
          <w:szCs w:val="26"/>
        </w:rPr>
        <w:t>(vii) Trường hợp tại thời điểm chấm dứt Hợp đồng mà Bên B còn nợ Bên A bất kỳ khoản thanh toán nào thì Bên A có quyền kiểm kê, tạm giữ và phối hợp với Bên B xử lý các máy, thiết bị thi công, vật liệu, vật tư, thiết bị của Bên B ở tại hoặc gần Công trường theo quy định của pháp luật để bù trừ các khoản nợ của Bên B.</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18. PHẠT, BỒI THƯỜNG VÀ XỬ LÝ VI PHẠM HỢP ĐỒNG</w:t>
      </w:r>
    </w:p>
    <w:p>
      <w:pPr>
        <w:pStyle w:val="Normal"/>
        <w:spacing w:lineRule="auto" w:line="276" w:before="0" w:after="120"/>
        <w:jc w:val="both"/>
        <w:rPr>
          <w:rFonts w:ascii="Times New Roman" w:hAnsi="Times New Roman"/>
          <w:sz w:val="26"/>
          <w:szCs w:val="26"/>
        </w:rPr>
      </w:pPr>
      <w:commentRangeStart w:id="50"/>
      <w:commentRangeStart w:id="35"/>
      <w:r>
        <w:rPr>
          <w:rFonts w:ascii="Times New Roman" w:hAnsi="Times New Roman"/>
          <w:sz w:val="26"/>
          <w:szCs w:val="26"/>
        </w:rPr>
        <w:t xml:space="preserve">Các bên thỏa thuận mức phạt và bồi thường theo Điều 86 Luật Xây dựng số 135/2025/QH15. Tổng mức phạt vi phạm đối với Bên B không vượt quá 10% giá trị Hợp đồng. Nguyên tắc khắc phục và bồi thường áp dụng thống nhất cho toàn bộ Hợp đồng: (i) mọi sai sót, hư hỏng, sự cố, vi phạm do lỗi của Bên B phải được Bên B khắc phục toàn bộ (100%) bằng chi phí của mình; (ii) thiệt hại phát sinh do lỗi của Bên B (đối với Bên A, Chủ đầu tư hoặc bên thứ ba, kể cả các khoản Bên A bị Chủ đầu tư phạt, khấu trừ do lỗi của Bên B) do Bên B chịu trách nhiệm bồi thường; Bên A có trách nhiệm phối hợp, hỗ trợ Bên B trong quá trình làm việc với Chủ đầu tư, bên thứ ba để xác định và giải quyết thiệt hại. Việc phạt vi phạm không loại trừ nghĩa vụ khắc phục, bồi thường nêu trên</w:t>
      </w:r>
      <w:ins w:id="700078" w:author="VNCN E&amp;C - Đề xuất theo FIDIC" w:date="2026-10-19T09:00:00Z">
        <w:r>
          <w:rPr>
            <w:rFonts w:ascii="Times New Roman" w:hAnsi="Times New Roman"/>
            <w:sz w:val="26"/>
            <w:szCs w:val="26"/>
          </w:rPr>
          <w:t xml:space="preserve">; trường hợp mức phạt bị giới hạn theo quy định của pháp luật, Bên A vẫn có quyền yêu cầu bồi thường toàn bộ thiệt hại thực tế</w:t>
        </w:r>
      </w:ins>
      <w:r>
        <w:rPr>
          <w:rFonts w:ascii="Times New Roman" w:hAnsi="Times New Roman"/>
          <w:sz w:val="26"/>
          <w:szCs w:val="26"/>
        </w:rPr>
        <w:t xml:space="preserve">. Bên A có quyền thu tiền phạt, tiền bồi thường bằng cách khấu trừ vào giá trị thanh toán theo Điều 3.5 hoặc thu từ bảo lãnh thực hiện Hợp đồng.</w:t>
      </w:r>
      <w:commentRangeEnd w:id="35"/>
      <w:r>
        <w:commentReference w:id="35"/>
      </w:r>
      <w:commentRangeEnd w:id="50"/>
      <w:r>
        <w:rPr>
          <w:rStyle w:val="CommentReference"/>
        </w:rPr>
        <w:commentReference w:id="50"/>
      </w:r>
    </w:p>
    <w:p>
      <w:pPr>
        <w:pStyle w:val="Normal"/>
        <w:widowControl w:val="false"/>
        <w:tabs>
          <w:tab w:val="clear" w:pos="720"/>
          <w:tab w:val="left" w:pos="709" w:leader="none"/>
        </w:tabs>
        <w:spacing w:lineRule="auto" w:line="276" w:before="0" w:after="120"/>
        <w:jc w:val="both"/>
        <w:rPr>
          <w:rFonts w:ascii="Times New Roman" w:hAnsi="Times New Roman"/>
          <w:b/>
          <w:sz w:val="26"/>
          <w:szCs w:val="26"/>
        </w:rPr>
      </w:pPr>
      <w:r>
        <w:rPr>
          <w:rFonts w:ascii="Times New Roman" w:hAnsi="Times New Roman"/>
          <w:b/>
          <w:sz w:val="26"/>
          <w:szCs w:val="26"/>
        </w:rPr>
        <w:t>18.1. Phạt, bồi thường do vi phạm chất lượng: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xml:space="preserve">Trường hợp chất lượng Hạng mục công trình không bảo đảm một phần hoặc toàn bộ theo Hồ sơ thiết kế, Chỉ dẫn kỹ thuật, quy chuẩn kỹ thuật, tiêu chuẩn áp dụng, Bên B có trách nhiệm phá dỡ, làm lại hoặc hoàn thiện công việc bằng chi phí của mình và bồi thường thiệt hại thực tế cho Bên A. </w:t>
      </w:r>
    </w:p>
    <w:p>
      <w:pPr>
        <w:pStyle w:val="Normal"/>
        <w:widowControl w:val="false"/>
        <w:tabs>
          <w:tab w:val="clear" w:pos="720"/>
          <w:tab w:val="left" w:pos="709" w:leader="none"/>
        </w:tabs>
        <w:spacing w:lineRule="auto" w:line="276" w:before="0" w:after="120"/>
        <w:jc w:val="both"/>
        <w:rPr>
          <w:rFonts w:ascii="Times New Roman" w:hAnsi="Times New Roman"/>
          <w:b/>
          <w:sz w:val="26"/>
          <w:szCs w:val="26"/>
        </w:rPr>
      </w:pPr>
      <w:r>
        <w:rPr>
          <w:rFonts w:ascii="Times New Roman" w:hAnsi="Times New Roman"/>
          <w:b/>
          <w:sz w:val="26"/>
          <w:szCs w:val="26"/>
        </w:rPr>
        <w:t>18.2. Phạt, bồi thường do vi phạm an toàn, bảo vệ môi trường:</w:t>
      </w:r>
    </w:p>
    <w:p>
      <w:pPr>
        <w:pStyle w:val="Normal"/>
        <w:widowControl w:val="false"/>
        <w:spacing w:lineRule="auto" w:line="276" w:before="0" w:after="120"/>
        <w:jc w:val="both"/>
        <w:rPr>
          <w:rFonts w:ascii="Times New Roman" w:hAnsi="Times New Roman"/>
          <w:sz w:val="26"/>
          <w:szCs w:val="26"/>
        </w:rPr>
      </w:pPr>
      <w:r>
        <w:rPr>
          <w:rFonts w:ascii="Times New Roman" w:hAnsi="Times New Roman"/>
          <w:sz w:val="26"/>
          <w:szCs w:val="26"/>
        </w:rPr>
        <w:t xml:space="preserve">Trường hợp Bên B không thực hiện hoặc thực hiện không đầy đủ các biện pháp bảo đảm an toàn lao động, an toàn giao thông, bảo vệ môi trường, Bên B phải chịu phạt theo </w:t>
      </w:r>
      <w:r>
        <w:rPr>
          <w:rFonts w:ascii="Times New Roman" w:hAnsi="Times New Roman"/>
          <w:i/>
          <w:iCs/>
          <w:sz w:val="26"/>
          <w:szCs w:val="26"/>
        </w:rPr>
        <w:t>Biểu 05 [Mức phạt do vi phạm an toàn, bảo vệ môi trường, nội quy công trường]</w:t>
      </w:r>
      <w:r>
        <w:rPr>
          <w:rFonts w:ascii="Times New Roman" w:hAnsi="Times New Roman"/>
          <w:sz w:val="26"/>
          <w:szCs w:val="26"/>
        </w:rPr>
        <w:t>, bồi thường mọi thiệt hại cho Bên A, bên thứ ba (nếu có) và khắc phục hậu quả bằng chi phí của mình.</w:t>
      </w:r>
    </w:p>
    <w:p>
      <w:pPr>
        <w:pStyle w:val="Normal"/>
        <w:widowControl w:val="false"/>
        <w:tabs>
          <w:tab w:val="clear" w:pos="720"/>
          <w:tab w:val="left" w:pos="709" w:leader="none"/>
        </w:tabs>
        <w:spacing w:lineRule="auto" w:line="276" w:before="0" w:after="120"/>
        <w:jc w:val="both"/>
        <w:rPr>
          <w:rFonts w:ascii="Times New Roman" w:hAnsi="Times New Roman"/>
          <w:b/>
          <w:sz w:val="26"/>
          <w:szCs w:val="26"/>
        </w:rPr>
      </w:pPr>
      <w:r>
        <w:rPr>
          <w:rFonts w:ascii="Times New Roman" w:hAnsi="Times New Roman"/>
          <w:b/>
          <w:sz w:val="26"/>
          <w:szCs w:val="26"/>
        </w:rPr>
        <w:t>18.3. Phạt, bồi thường và xử lý do chậm tiến độ:</w:t>
      </w:r>
    </w:p>
    <w:p>
      <w:pPr>
        <w:pStyle w:val="Normal"/>
        <w:spacing w:lineRule="auto" w:line="276" w:before="0" w:after="120"/>
        <w:jc w:val="both"/>
        <w:rPr>
          <w:rFonts w:ascii="Times New Roman" w:hAnsi="Times New Roman"/>
          <w:sz w:val="26"/>
          <w:szCs w:val="26"/>
        </w:rPr>
      </w:pPr>
      <w:commentRangeStart w:id="36"/>
      <w:r>
        <w:rPr>
          <w:rFonts w:ascii="Times New Roman" w:hAnsi="Times New Roman"/>
          <w:sz w:val="26"/>
          <w:szCs w:val="26"/>
        </w:rPr>
        <w:t xml:space="preserve">a) Trường hợp Bên B chậm tiến độ (không do lỗi của Chủ đầu tư, Bên A, bên thứ ba không thuộc trách nhiệm của Bên B hoặc sự kiện bất khả kháng), Bên B phải chịu phạt </w:t>
      </w:r>
      <w:r>
        <w:rPr>
          <w:rFonts w:ascii="Times New Roman" w:hAnsi="Times New Roman"/>
          <w:sz w:val="26"/>
          <w:szCs w:val="26"/>
          <w:highlight w:val="yellow"/>
        </w:rPr>
        <w:t>0,1%</w:t>
      </w:r>
      <w:r>
        <w:rPr>
          <w:rFonts w:ascii="Times New Roman" w:hAnsi="Times New Roman"/>
          <w:sz w:val="26"/>
          <w:szCs w:val="26"/>
        </w:rPr>
        <w:t xml:space="preserve"> giá trị Hợp đồng cho mỗi 01 ngày chậm so với từng mốc tiến độ quy định tại Điều 7.1 và Tiến độ chi tiết được Bên A chấp thuận; tổng mức phạt chậm tiến độ không vượt quá </w:t>
      </w:r>
      <w:r>
        <w:rPr>
          <w:rFonts w:ascii="Times New Roman" w:hAnsi="Times New Roman"/>
          <w:sz w:val="26"/>
          <w:szCs w:val="26"/>
          <w:highlight w:val="yellow"/>
        </w:rPr>
        <w:t>08</w:t>
      </w:r>
      <w:r>
        <w:rPr>
          <w:rFonts w:ascii="Times New Roman" w:hAnsi="Times New Roman"/>
          <w:sz w:val="26"/>
          <w:szCs w:val="26"/>
        </w:rPr>
        <w:t>% giá trị Hợp đồng. Việc phạt vi phạm không loại trừ quyền yêu cầu bồi thường thiệt hại của Bên A.</w:t>
      </w:r>
      <w:commentRangeEnd w:id="36"/>
      <w:r>
        <w:commentReference w:id="36"/>
      </w:r>
      <w:r>
        <w:rPr>
          <w:rFonts w:ascii="Times New Roman" w:hAnsi="Times New Roman"/>
          <w:sz w:val="26"/>
          <w:szCs w:val="26"/>
        </w:rPr>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b) Khi tiến độ thi công bị chậm hoặc có nguy cơ bị chậm, Bên B phải áp dụng ngay biện pháp khắc phục (tăng cường thiết bị, nhân lực, vật tư, tăng ca, làm thêm giờ, làm vào ngày nghỉ…) bằng chi phí của mình.</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c) Trong vòng 07 ngày kể từ ngày Bên A gửi thông báo bằng văn bản hoặc biên bản họp về việc chậm tiến độ mà Bên B chưa lên biện pháp khắc phục hiệu quả, Bên A có quyền đình chỉ phần việc bị chậm để tự thực hiện hoặc giao Nhà thầu khác thực hiện. Toàn bộ chi phí thực hiện phần việc này được khấu trừ vào giá trị thanh toán của Bên B.</w:t>
      </w:r>
    </w:p>
    <w:p>
      <w:pPr>
        <w:pStyle w:val="Normal"/>
        <w:widowControl w:val="false"/>
        <w:tabs>
          <w:tab w:val="clear" w:pos="720"/>
          <w:tab w:val="left" w:pos="709" w:leader="none"/>
        </w:tabs>
        <w:spacing w:lineRule="auto" w:line="276" w:before="0" w:after="120"/>
        <w:jc w:val="both"/>
        <w:rPr>
          <w:rFonts w:ascii="Times New Roman" w:hAnsi="Times New Roman"/>
          <w:b/>
          <w:sz w:val="26"/>
          <w:szCs w:val="26"/>
        </w:rPr>
      </w:pPr>
      <w:commentRangeStart w:id="37"/>
      <w:r>
        <w:rPr>
          <w:rFonts w:ascii="Times New Roman" w:hAnsi="Times New Roman"/>
          <w:b/>
          <w:sz w:val="26"/>
          <w:szCs w:val="26"/>
        </w:rPr>
        <w:t>18.4. Bên A tự thực hiện hoặc thuê đơn vị khác thực hiện thay Bên B:</w:t>
      </w:r>
      <w:commentRangeEnd w:id="37"/>
      <w:r>
        <w:commentReference w:id="37"/>
      </w:r>
      <w:r>
        <w:rPr>
          <w:rFonts w:ascii="Times New Roman" w:hAnsi="Times New Roman"/>
          <w:b/>
          <w:sz w:val="26"/>
          <w:szCs w:val="26"/>
        </w:rPr>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Trường hợp Bên B không thực hiện, thực hiện không đầy đủ hoặc không khắc phục sai sót, tồn tại, vi phạm (về chất lượng, tiến độ, an toàn, môi trường, máy và thiết bị thi công, thu dọn mặt bằng, bảo hành hoặc bất kỳ nghĩa vụ nào khác) trong thời hạn quy định tại Hợp đồng hoặc thời hạn Bên A ấn định bằng văn bản, Bên A có quyền tự thực hiện hoặc thuê đơn vị khác thực hiện. Bên B chịu toàn bộ chi phí thực tế hợp lý và chi phí quản lý theo Điều 3.5 và bồi thường thiệt hại theo nguyên tắc tại Điều này; Bên A khấu trừ vào giá trị thanh toán, tiền bảo hành hoặc thu từ bảo lãnh.</w:t>
      </w:r>
    </w:p>
    <w:p>
      <w:pPr>
        <w:pStyle w:val="Normal"/>
        <w:widowControl w:val="false"/>
        <w:tabs>
          <w:tab w:val="clear" w:pos="720"/>
          <w:tab w:val="left" w:pos="709" w:leader="none"/>
        </w:tabs>
        <w:spacing w:lineRule="auto" w:line="276" w:before="0" w:after="120"/>
        <w:jc w:val="both"/>
        <w:rPr>
          <w:rFonts w:ascii="Times New Roman" w:hAnsi="Times New Roman"/>
          <w:b/>
          <w:sz w:val="26"/>
          <w:szCs w:val="26"/>
        </w:rPr>
      </w:pPr>
      <w:r>
        <w:rPr>
          <w:rFonts w:ascii="Times New Roman" w:hAnsi="Times New Roman"/>
          <w:b/>
          <w:sz w:val="26"/>
          <w:szCs w:val="26"/>
        </w:rPr>
        <w:t>18.5. Phạt do chấm dứt Hợp đồng:</w:t>
      </w:r>
    </w:p>
    <w:p>
      <w:pPr>
        <w:pStyle w:val="Normal"/>
        <w:widowControl w:val="false"/>
        <w:tabs>
          <w:tab w:val="clear" w:pos="720"/>
          <w:tab w:val="left" w:pos="1134" w:leader="none"/>
        </w:tabs>
        <w:spacing w:lineRule="auto" w:line="276" w:before="0" w:after="120"/>
        <w:jc w:val="both"/>
        <w:rPr>
          <w:rFonts w:ascii="Times New Roman" w:hAnsi="Times New Roman"/>
          <w:sz w:val="26"/>
          <w:szCs w:val="26"/>
        </w:rPr>
      </w:pPr>
      <w:r>
        <w:rPr>
          <w:rFonts w:ascii="Times New Roman" w:hAnsi="Times New Roman"/>
          <w:sz w:val="26"/>
          <w:szCs w:val="26"/>
        </w:rPr>
        <w:t>a) Trường hợp chấm dứt Hợp đồng do lỗi của Bên B, trong vòng 28 ngày kể từ ngày chấm dứt Hợp đồng, Bên B phải hoàn trả cho Bên A giá trị Bên A đã tạm ứng, thanh toán vượt giá trị khối lượng đã được nghiệm thu hợp lệ đến thời điểm chấm dứt.</w:t>
      </w:r>
    </w:p>
    <w:p>
      <w:pPr>
        <w:pStyle w:val="Normal"/>
        <w:widowControl w:val="false"/>
        <w:tabs>
          <w:tab w:val="clear" w:pos="720"/>
          <w:tab w:val="left" w:pos="1134" w:leader="none"/>
        </w:tabs>
        <w:spacing w:lineRule="auto" w:line="276" w:before="0" w:after="120"/>
        <w:jc w:val="both"/>
        <w:rPr>
          <w:rFonts w:ascii="Times New Roman" w:hAnsi="Times New Roman"/>
          <w:sz w:val="26"/>
          <w:szCs w:val="26"/>
        </w:rPr>
      </w:pPr>
      <w:r>
        <w:rPr>
          <w:rFonts w:ascii="Times New Roman" w:hAnsi="Times New Roman"/>
          <w:sz w:val="26"/>
          <w:szCs w:val="26"/>
        </w:rPr>
        <w:t>b) Trường hợp chấm dứt Hợp đồng do lỗi của Bên A (bao gồm trường hợp Bên B chấm dứt theo Điều 17.2 điểm c), Bên A thanh toán cho Bên B: (1) giá trị khối lượng đã được nghiệm thu hợp lệ; (2) chi phí huy động, giải thể hợp lý chưa được thanh toán; (3) giá trị vật tư đã đặt hàng không thể hủy, với điều kiện vật tư được bàn giao cho Bên A; sau khi trừ các khoản đã tạm ứng, thanh toán. Các khoản trên phải có chứng từ hợp lệ và biên bản xác nhận của hai bên. Bên A không chịu phạt và không bồi thường lợi nhuận dự kiến của phần việc chưa thực hiện.</w:t>
      </w:r>
    </w:p>
    <w:p>
      <w:pPr>
        <w:pStyle w:val="Normal"/>
        <w:widowControl w:val="false"/>
        <w:tabs>
          <w:tab w:val="clear" w:pos="720"/>
          <w:tab w:val="left" w:pos="709" w:leader="none"/>
        </w:tabs>
        <w:spacing w:lineRule="auto" w:line="276" w:before="0" w:after="120"/>
        <w:jc w:val="both"/>
        <w:rPr>
          <w:ins w:id="700103" w:author="VNCN E&amp;C - Đề xuất theo FIDIC" w:date="2026-10-19T09:00:00Z"/>
          <w:rFonts w:ascii="Times New Roman" w:hAnsi="Times New Roman"/>
          <w:b/>
          <w:sz w:val="26"/>
          <w:szCs w:val="26"/>
        </w:rPr>
      </w:pPr>
      <w:commentRangeStart w:id="51"/>
      <w:ins w:id="700102" w:author="VNCN E&amp;C - Đề xuất theo FIDIC" w:date="2026-10-19T09:00:00Z">
        <w:r>
          <w:rPr>
            <w:rFonts w:ascii="Times New Roman" w:hAnsi="Times New Roman"/>
            <w:b/>
            <w:sz w:val="26"/>
            <w:szCs w:val="26"/>
          </w:rPr>
          <w:t xml:space="preserve">18.6. Trách nhiệm do Bên A chậm thanh toán:</w:t>
        </w:r>
      </w:ins>
      <w:commentRangeEnd w:id="51"/>
      <w:r>
        <w:rPr>
          <w:rStyle w:val="CommentReference"/>
        </w:rPr>
        <w:commentReference w:id="51"/>
      </w:r>
    </w:p>
    <w:p>
      <w:pPr>
        <w:pStyle w:val="Normal"/>
        <w:widowControl w:val="false"/>
        <w:tabs>
          <w:tab w:val="clear" w:pos="720"/>
          <w:tab w:val="left" w:pos="1134" w:leader="none"/>
        </w:tabs>
        <w:spacing w:lineRule="auto" w:line="276" w:before="0" w:after="120"/>
        <w:jc w:val="both"/>
        <w:rPr>
          <w:ins w:id="700105" w:author="VNCN E&amp;C - Đề xuất theo FIDIC" w:date="2026-10-19T09:00:00Z"/>
          <w:rFonts w:ascii="Times New Roman" w:hAnsi="Times New Roman"/>
          <w:sz w:val="26"/>
          <w:szCs w:val="26"/>
        </w:rPr>
      </w:pPr>
      <w:ins w:id="700104" w:author="VNCN E&amp;C - Đề xuất theo FIDIC" w:date="2026-10-19T09:00:00Z">
        <w:r>
          <w:rPr>
            <w:rFonts w:ascii="Times New Roman" w:hAnsi="Times New Roman"/>
            <w:sz w:val="26"/>
            <w:szCs w:val="26"/>
          </w:rPr>
          <w:t xml:space="preserve">Trường hợp Bên A chậm thanh toán quá </w:t>
        </w:r>
        <w:r>
          <w:rPr>
            <w:rFonts w:ascii="Times New Roman" w:hAnsi="Times New Roman"/>
            <w:sz w:val="26"/>
            <w:szCs w:val="26"/>
            <w:highlight w:val="yellow"/>
          </w:rPr>
          <w:t xml:space="preserve">14</w:t>
        </w:r>
        <w:r>
          <w:rPr>
            <w:rFonts w:ascii="Times New Roman" w:hAnsi="Times New Roman"/>
            <w:sz w:val="26"/>
            <w:szCs w:val="26"/>
          </w:rPr>
          <w:t xml:space="preserve"> ngày so với thời hạn tại Điều 10.3.2 điểm e do lỗi của Bên A, đối với hồ sơ thanh toán đầy đủ, hợp lệ, Bên A trả lãi trên số tiền chậm trả theo lãi suất tiền gửi kỳ hạn 01 tháng của ngân hàng nơi Bên A mở tài khoản thanh toán, tính từ ngày thứ </w:t>
        </w:r>
        <w:r>
          <w:rPr>
            <w:rFonts w:ascii="Times New Roman" w:hAnsi="Times New Roman"/>
            <w:sz w:val="26"/>
            <w:szCs w:val="26"/>
            <w:highlight w:val="yellow"/>
          </w:rPr>
          <w:t xml:space="preserve">15</w:t>
        </w:r>
        <w:r>
          <w:rPr>
            <w:rFonts w:ascii="Times New Roman" w:hAnsi="Times New Roman"/>
            <w:sz w:val="26"/>
            <w:szCs w:val="26"/>
          </w:rPr>
          <w:t xml:space="preserve"> đến ngày thanh toán thực tế. Không áp dụng lãi khi Chủ đầu tư chậm thanh toán cho Bên A phần công việc tương ứng. Việc chậm thanh toán không là căn cứ gia hạn thời gian thực hiện Hợp đồng, trừ trường hợp Bên B tạm dừng theo Điều 17.1. Ngoài lãi chậm trả và các quyền tại Điều 17, Bên B không được yêu cầu bồi thường khác do Bên A chậm thanh toán.</w:t>
        </w:r>
      </w:ins>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19. BẢO LÃNH</w:t>
      </w:r>
    </w:p>
    <w:p>
      <w:pPr>
        <w:pStyle w:val="Normal"/>
        <w:spacing w:lineRule="auto" w:line="276" w:before="0" w:after="120"/>
        <w:jc w:val="both"/>
        <w:rPr>
          <w:rFonts w:ascii="Times New Roman" w:hAnsi="Times New Roman"/>
          <w:b/>
          <w:sz w:val="26"/>
          <w:szCs w:val="26"/>
        </w:rPr>
      </w:pPr>
      <w:r>
        <w:rPr>
          <w:rFonts w:ascii="Times New Roman" w:hAnsi="Times New Roman"/>
          <w:b/>
          <w:sz w:val="26"/>
          <w:szCs w:val="26"/>
        </w:rPr>
        <w:t>19.1. Bảo lãnh tạm ứng Hợp đồng: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Hình thức bảo lãnh: Bảo lãnh vô điều kiện, không hủy ngang của Ngân hàng thương mại trong nước được Bên A chấp thuận (Vietcombank, Vietinbank, BIDV, Agribank hoặc ACB, TPBank chi nhánh Hà Nội), theo mẫu bên A chấp thuận đính kèm tại Biểu 06 của hợp đồng này.</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Đồng tiền bảo lãnh: Đồng tiền Việt Nam.</w:t>
      </w:r>
    </w:p>
    <w:p>
      <w:pPr>
        <w:pStyle w:val="Normal"/>
        <w:tabs>
          <w:tab w:val="left" w:pos="720"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Giá trị bảo lãnh tạm ứng: bằng </w:t>
      </w:r>
      <w:r>
        <w:rPr>
          <w:rFonts w:ascii="Times New Roman" w:hAnsi="Times New Roman"/>
          <w:sz w:val="26"/>
          <w:szCs w:val="26"/>
          <w:highlight w:val="yellow"/>
        </w:rPr>
        <w:t>100</w:t>
      </w:r>
      <w:r>
        <w:rPr>
          <w:rFonts w:ascii="Times New Roman" w:hAnsi="Times New Roman"/>
          <w:sz w:val="26"/>
          <w:szCs w:val="26"/>
        </w:rPr>
        <w:t>% giá trị tiền tạm ứng.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Thời hạn hiệu lực của bảo lãnh: Bảo lãnh tiền tạm ứng có hiệu lực đến 28 ngày sau ngày Bên A thu hồi hết tiền tạm ứng. Giá trị bảo lãnh được giảm tương ứng với số tiền tạm ứng đã được thu hồi khi được Bên A xác nhận bằng văn bản. Nếu các điều khoản của bảo lãnh có ghi rõ ngày hết hạn và Bên A vẫn chưa thu hồi hết tiền tạm ứng vào thời điểm 28 ngày trước khi hết hạn bảo lãnh, thì Bên B phải gia hạn bảo lãnh tạm ứng với giá trị tiền tạm ứng còn lại Bên A chưa thu hồi, thời hạn cho đến hết 28 ngày sau ngày Bên A thu hồi hết tiền tạm ứng. Trường hợp Bên B không gia hạn theo các quy định này thì Bên B vi phạm hợp đồng và Bên A có quyền thu toàn bộ giá trị bảo lãnh.</w:t>
      </w:r>
    </w:p>
    <w:p>
      <w:pPr>
        <w:pStyle w:val="Normal"/>
        <w:tabs>
          <w:tab w:val="left" w:pos="720" w:leader="none"/>
        </w:tabs>
        <w:spacing w:lineRule="auto" w:line="276" w:before="0" w:after="120"/>
        <w:jc w:val="both"/>
        <w:rPr>
          <w:rFonts w:ascii="Times New Roman" w:hAnsi="Times New Roman"/>
          <w:sz w:val="26"/>
          <w:szCs w:val="26"/>
        </w:rPr>
      </w:pPr>
      <w:r>
        <w:rPr>
          <w:rFonts w:ascii="Times New Roman" w:hAnsi="Times New Roman"/>
          <w:sz w:val="26"/>
          <w:szCs w:val="26"/>
        </w:rPr>
        <w:t>Thời hạn nộp bảo lãnh: Kèm theo hồ sơ đề nghị tạm ứng của Bên B gửi Bên A.</w:t>
      </w:r>
    </w:p>
    <w:p>
      <w:pPr>
        <w:pStyle w:val="Normal"/>
        <w:tabs>
          <w:tab w:val="left" w:pos="720" w:leader="none"/>
        </w:tabs>
        <w:spacing w:lineRule="auto" w:line="276" w:before="0" w:after="120"/>
        <w:jc w:val="both"/>
        <w:rPr>
          <w:rFonts w:ascii="Times New Roman" w:hAnsi="Times New Roman"/>
          <w:b/>
          <w:sz w:val="26"/>
          <w:szCs w:val="26"/>
        </w:rPr>
      </w:pPr>
      <w:r>
        <w:rPr>
          <w:rFonts w:ascii="Times New Roman" w:hAnsi="Times New Roman"/>
          <w:b/>
          <w:sz w:val="26"/>
          <w:szCs w:val="26"/>
        </w:rPr>
        <w:t xml:space="preserve">19.2. Bảo lãnh thực hiện Hợp đồng: </w:t>
      </w:r>
    </w:p>
    <w:p>
      <w:pPr>
        <w:pStyle w:val="Normal"/>
        <w:tabs>
          <w:tab w:val="left" w:pos="720" w:leader="none"/>
        </w:tabs>
        <w:spacing w:lineRule="auto" w:line="276" w:before="0" w:after="120"/>
        <w:jc w:val="both"/>
        <w:rPr>
          <w:rFonts w:ascii="Times New Roman" w:hAnsi="Times New Roman"/>
          <w:sz w:val="26"/>
          <w:szCs w:val="26"/>
        </w:rPr>
      </w:pPr>
      <w:r>
        <w:rPr>
          <w:rFonts w:ascii="Times New Roman" w:hAnsi="Times New Roman"/>
          <w:sz w:val="26"/>
          <w:szCs w:val="26"/>
        </w:rPr>
        <w:t>Hình thức bảo lãnh: Bảo lãnh vô điều kiện, không hủy ngang của Ngân hàng thương mại trong nước được Bên A chấp thuận (Vietcombank, Vietinbank, BIDV, Agribank hoặc ACB, TPBank chi nhánh Hà nội).</w:t>
      </w:r>
    </w:p>
    <w:p>
      <w:pPr>
        <w:pStyle w:val="Normal"/>
        <w:tabs>
          <w:tab w:val="left" w:pos="720" w:leader="none"/>
        </w:tabs>
        <w:spacing w:lineRule="auto" w:line="276" w:before="0" w:after="120"/>
        <w:jc w:val="both"/>
        <w:rPr>
          <w:rFonts w:ascii="Times New Roman" w:hAnsi="Times New Roman"/>
          <w:sz w:val="26"/>
          <w:szCs w:val="26"/>
        </w:rPr>
      </w:pPr>
      <w:r>
        <w:rPr>
          <w:rFonts w:ascii="Times New Roman" w:hAnsi="Times New Roman"/>
          <w:sz w:val="26"/>
          <w:szCs w:val="26"/>
        </w:rPr>
        <w:t>Đồng tiền bảo lãnh: Đồng tiền Việt Nam.</w:t>
      </w:r>
    </w:p>
    <w:p>
      <w:pPr>
        <w:pStyle w:val="Normal"/>
        <w:tabs>
          <w:tab w:val="left" w:pos="720"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Giá trị bảo lãnh thực hiện Hợp đồng: bằng </w:t>
      </w:r>
      <w:r>
        <w:rPr>
          <w:rFonts w:ascii="Times New Roman" w:hAnsi="Times New Roman"/>
          <w:sz w:val="26"/>
          <w:szCs w:val="26"/>
          <w:highlight w:val="yellow"/>
        </w:rPr>
        <w:t>05</w:t>
      </w:r>
      <w:r>
        <w:rPr>
          <w:rFonts w:ascii="Times New Roman" w:hAnsi="Times New Roman"/>
          <w:sz w:val="26"/>
          <w:szCs w:val="26"/>
        </w:rPr>
        <w:t>% giá trị Hợp đồng.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Thời hạn hiệu lực của bảo lãnh: Bảo lãnh thực hiện Hợp đồng có hiệu lực kể từ ngày phát hành đến hết 28 ngày sau ngày Bên B hoàn thành, được Bên A chấp thuận nghiệm thu bàn giao Hạng mục công trình theo Hợp đồng và đã hoàn tất việc khắc phục các tồn tại, khiếm khuyết (nếu có), nhưng trong mọi trường hợp không sớm hơn thời điểm Bên A được Chủ đầu tư nghiệm thu phần công việc tương ứng do Bên B thực hiện. Nếu các điều khoản của bảo lãnh có ghi rõ ngày hết hạn và tại thời điểm 28 ngày trước khi hết hạn mà các điều kiện nêu trên chưa được đáp ứng thì Bên B phải gia hạn bảo lãnh theo yêu cầu hợp lý của Bên A. Trường hợp Bên B không gia hạn theo các quy định này thì Bên B vi phạm Hợp đồng.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Bên B không được nhận lại bảo lãnh thực hiện Hợp đồng trong trường hợp từ chối thực hiện Hợp đồng sau khi Hợp đồng có hiệu lực hoặc Hợp đồng bị chấm dứt do lỗi của Bên B; Bên A có quyền thu toàn bộ giá trị bảo lãnh.</w:t>
      </w:r>
    </w:p>
    <w:p>
      <w:pPr>
        <w:pStyle w:val="Normal"/>
        <w:tabs>
          <w:tab w:val="left" w:pos="720" w:leader="none"/>
        </w:tabs>
        <w:spacing w:lineRule="auto" w:line="276" w:before="0" w:after="120"/>
        <w:jc w:val="both"/>
        <w:rPr>
          <w:rFonts w:ascii="Times New Roman" w:hAnsi="Times New Roman"/>
          <w:sz w:val="26"/>
          <w:szCs w:val="26"/>
        </w:rPr>
      </w:pPr>
      <w:r>
        <w:rPr>
          <w:rFonts w:ascii="Times New Roman" w:hAnsi="Times New Roman"/>
          <w:sz w:val="26"/>
          <w:szCs w:val="26"/>
        </w:rPr>
        <w:t>Thời hạn nộp bảo lãnh: Bên B phải nộp cho Bên A bản gốc bảo lãnh thực hiện Hợp đồng trong vòng 14 ngày kể từ ngày ký Hợp đồng.</w:t>
      </w:r>
    </w:p>
    <w:p>
      <w:pPr>
        <w:pStyle w:val="Normal"/>
        <w:tabs>
          <w:tab w:val="left" w:pos="720" w:leader="none"/>
        </w:tabs>
        <w:spacing w:lineRule="auto" w:line="276" w:before="0" w:after="120"/>
        <w:jc w:val="both"/>
        <w:rPr>
          <w:rFonts w:ascii="Times New Roman" w:hAnsi="Times New Roman"/>
          <w:sz w:val="26"/>
          <w:szCs w:val="26"/>
        </w:rPr>
      </w:pPr>
      <w:r>
        <w:rPr>
          <w:rFonts w:ascii="Times New Roman" w:hAnsi="Times New Roman"/>
          <w:sz w:val="26"/>
          <w:szCs w:val="26"/>
        </w:rPr>
        <w:t>Mẫu bảo lãnh: Theo Biểu 06 đính kèm Hợp đồng.</w:t>
      </w:r>
    </w:p>
    <w:p>
      <w:pPr>
        <w:pStyle w:val="Normal"/>
        <w:spacing w:lineRule="auto" w:line="276" w:before="0" w:after="120"/>
        <w:jc w:val="both"/>
        <w:rPr>
          <w:rFonts w:ascii="Times New Roman" w:hAnsi="Times New Roman"/>
          <w:sz w:val="26"/>
          <w:szCs w:val="26"/>
        </w:rPr>
      </w:pPr>
      <w:r>
        <w:rPr>
          <w:rFonts w:ascii="Times New Roman" w:hAnsi="Times New Roman"/>
          <w:b/>
          <w:sz w:val="26"/>
          <w:szCs w:val="26"/>
        </w:rPr>
        <w:t>19.3. Bảo lãnh Bảo hành</w:t>
      </w:r>
      <w:r>
        <w:rPr>
          <w:rFonts w:ascii="Times New Roman" w:hAnsi="Times New Roman"/>
          <w:sz w:val="26"/>
          <w:szCs w:val="26"/>
        </w:rPr>
        <w:t xml:space="preserve">: </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Hình thức bảo lãnh: Bảo lãnh vô điều kiện, không hủy ngang của Ngân hàng thương mại trong nước được Bên A chấp thuận (Vietcombank, Vietinbank, BIDV, Agribank hoặc ACB, TPBank chi nhánh Hà nội).</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Áp dụng theo mẫu mà Bên A ban hành tại Biểu 06 đính kèm Hợp đồng này. Bảo lãnh bảo hành là bảo lãnh vô điều kiện và không hủy ngang dưới mọi hình thức, có giá trị bằng 05</w:t>
      </w:r>
      <w:r>
        <w:rPr>
          <w:rFonts w:ascii="Times New Roman" w:hAnsi="Times New Roman"/>
          <w:sz w:val="26"/>
          <w:szCs w:val="26"/>
        </w:rPr>
        <w:t>% giá trị quyết toán Hợp đồng và có hiệu lực đến hết thời hạn bảo hành theo Hợp đồng cộng thêm 14 ngày.</w:t>
      </w:r>
    </w:p>
    <w:p>
      <w:pPr>
        <w:pStyle w:val="Normal"/>
        <w:spacing w:lineRule="auto" w:line="276" w:before="0" w:after="120"/>
        <w:jc w:val="both"/>
        <w:rPr>
          <w:rFonts w:ascii="Times New Roman" w:hAnsi="Times New Roman"/>
          <w:b/>
          <w:sz w:val="26"/>
          <w:szCs w:val="26"/>
        </w:rPr>
      </w:pPr>
      <w:commentRangeStart w:id="52"/>
      <w:commentRangeStart w:id="38"/>
      <w:r>
        <w:rPr>
          <w:rFonts w:ascii="Times New Roman" w:hAnsi="Times New Roman"/>
          <w:b/>
          <w:sz w:val="26"/>
          <w:szCs w:val="26"/>
        </w:rPr>
        <w:t xml:space="preserve">19.4. </w:t>
      </w:r>
      <w:ins w:id="700079" w:author="VNCN E&amp;C - Đề xuất theo FIDIC" w:date="2026-10-19T09:00:00Z">
        <w:r>
          <w:rPr>
            <w:rFonts w:ascii="Times New Roman" w:hAnsi="Times New Roman"/>
            <w:b/>
            <w:sz w:val="26"/>
            <w:szCs w:val="26"/>
          </w:rPr>
          <w:t xml:space="preserve">Thông tin về bố trí tài chính của Bên A</w:t>
        </w:r>
      </w:ins>
      <w:del w:id="700080" w:author="VNCN E&amp;C - Đề xuất theo FIDIC" w:date="2026-10-19T09:00:00Z">
        <w:r>
          <w:rPr>
            <w:rFonts w:ascii="Times New Roman" w:hAnsi="Times New Roman"/>
            <w:b/>
            <w:sz w:val="26"/>
            <w:szCs w:val="26"/>
          </w:rPr>
          <w:delText xml:space="preserve">Bảo lãnh thanh toán</w:delText>
        </w:r>
      </w:del>
      <w:r>
        <w:rPr>
          <w:rFonts w:ascii="Times New Roman" w:hAnsi="Times New Roman"/>
          <w:b/>
          <w:sz w:val="26"/>
          <w:szCs w:val="26"/>
        </w:rPr>
        <w:t xml:space="preserve">:</w:t>
      </w:r>
      <w:commentRangeEnd w:id="38"/>
      <w:r>
        <w:commentReference w:id="38"/>
      </w:r>
      <w:commentRangeEnd w:id="52"/>
      <w:r>
        <w:rPr>
          <w:rStyle w:val="CommentReference"/>
        </w:rPr>
        <w:commentReference w:id="52"/>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xml:space="preserve">Trong vòng </w:t>
      </w:r>
      <w:ins w:id="700081" w:author="VNCN E&amp;C - Đề xuất theo FIDIC" w:date="2026-10-19T09:00:00Z">
        <w:r>
          <w:rPr>
            <w:rFonts w:ascii="Times New Roman" w:hAnsi="Times New Roman"/>
            <w:sz w:val="26"/>
            <w:szCs w:val="26"/>
            <w:highlight w:val="yellow"/>
          </w:rPr>
          <w:t xml:space="preserve">28</w:t>
        </w:r>
      </w:ins>
      <w:del w:id="700082" w:author="VNCN E&amp;C - Đề xuất theo FIDIC" w:date="2026-10-19T09:00:00Z">
        <w:r>
          <w:rPr>
            <w:rFonts w:ascii="Times New Roman" w:hAnsi="Times New Roman"/>
            <w:sz w:val="26"/>
            <w:szCs w:val="26"/>
          </w:rPr>
          <w:delText xml:space="preserve">20</w:delText>
        </w:r>
      </w:del>
      <w:r>
        <w:rPr>
          <w:rFonts w:ascii="Times New Roman" w:hAnsi="Times New Roman"/>
          <w:sz w:val="26"/>
          <w:szCs w:val="26"/>
        </w:rPr>
        <w:t xml:space="preserve"> ngày </w:t>
      </w:r>
      <w:ins w:id="700083" w:author="VNCN E&amp;C - Đề xuất theo FIDIC" w:date="2026-10-19T09:00:00Z">
        <w:r>
          <w:rPr>
            <w:rFonts w:ascii="Times New Roman" w:hAnsi="Times New Roman"/>
            <w:sz w:val="26"/>
            <w:szCs w:val="26"/>
          </w:rPr>
          <w:t xml:space="preserve">kể từ ngày nhận được yêu cầu</w:t>
        </w:r>
      </w:ins>
      <w:del w:id="700084" w:author="VNCN E&amp;C - Đề xuất theo FIDIC" w:date="2026-10-19T09:00:00Z">
        <w:r>
          <w:rPr>
            <w:rFonts w:ascii="Times New Roman" w:hAnsi="Times New Roman"/>
            <w:sz w:val="26"/>
            <w:szCs w:val="26"/>
          </w:rPr>
          <w:delText xml:space="preserve">sau khi ký kết</w:delText>
        </w:r>
      </w:del>
      <w:r>
        <w:rPr>
          <w:rFonts w:ascii="Times New Roman" w:hAnsi="Times New Roman"/>
          <w:sz w:val="26"/>
          <w:szCs w:val="26"/>
        </w:rPr>
        <w:t xml:space="preserve"> hợp </w:t>
      </w:r>
      <w:ins w:id="700085" w:author="VNCN E&amp;C - Đề xuất theo FIDIC" w:date="2026-10-19T09:00:00Z">
        <w:r>
          <w:rPr>
            <w:rFonts w:ascii="Times New Roman" w:hAnsi="Times New Roman"/>
            <w:sz w:val="26"/>
            <w:szCs w:val="26"/>
          </w:rPr>
          <w:t xml:space="preserve">lý bằng văn bản của Bên B</w:t>
        </w:r>
      </w:ins>
      <w:del w:id="700086" w:author="VNCN E&amp;C - Đề xuất theo FIDIC" w:date="2026-10-19T09:00:00Z">
        <w:r>
          <w:rPr>
            <w:rFonts w:ascii="Times New Roman" w:hAnsi="Times New Roman"/>
            <w:sz w:val="26"/>
            <w:szCs w:val="26"/>
          </w:rPr>
          <w:delText xml:space="preserve">đồng</w:delText>
        </w:r>
      </w:del>
      <w:r>
        <w:rPr>
          <w:rFonts w:ascii="Times New Roman" w:hAnsi="Times New Roman"/>
          <w:sz w:val="26"/>
          <w:szCs w:val="26"/>
        </w:rPr>
        <w:t xml:space="preserve">, Bên A</w:t>
      </w:r>
      <w:del w:id="700087" w:author="VNCN E&amp;C - Đề xuất theo FIDIC" w:date="2026-10-19T09:00:00Z">
        <w:r>
          <w:rPr>
            <w:rFonts w:ascii="Times New Roman" w:hAnsi="Times New Roman"/>
            <w:sz w:val="26"/>
            <w:szCs w:val="26"/>
          </w:rPr>
          <w:delText xml:space="preserve"> sẽ</w:delText>
        </w:r>
      </w:del>
      <w:r>
        <w:rPr>
          <w:rFonts w:ascii="Times New Roman" w:hAnsi="Times New Roman"/>
          <w:sz w:val="26"/>
          <w:szCs w:val="26"/>
        </w:rPr>
        <w:t xml:space="preserve"> cung cấp cho Bên B </w:t>
      </w:r>
      <w:ins w:id="700088" w:author="VNCN E&amp;C - Đề xuất theo FIDIC" w:date="2026-10-19T09:00:00Z">
        <w:r>
          <w:rPr>
            <w:rFonts w:ascii="Times New Roman" w:hAnsi="Times New Roman"/>
            <w:sz w:val="26"/>
            <w:szCs w:val="26"/>
          </w:rPr>
          <w:t xml:space="preserve">thông tin về việc bố trí nguồn vốn để</w:t>
        </w:r>
      </w:ins>
      <w:del w:id="700089" w:author="VNCN E&amp;C - Đề xuất theo FIDIC" w:date="2026-10-19T09:00:00Z">
        <w:r>
          <w:rPr>
            <w:rFonts w:ascii="Times New Roman" w:hAnsi="Times New Roman"/>
            <w:sz w:val="26"/>
            <w:szCs w:val="26"/>
          </w:rPr>
          <w:delText xml:space="preserve">chứng thư bảo lãnh</w:delText>
        </w:r>
      </w:del>
      <w:r>
        <w:rPr>
          <w:rFonts w:ascii="Times New Roman" w:hAnsi="Times New Roman"/>
          <w:sz w:val="26"/>
          <w:szCs w:val="26"/>
        </w:rPr>
        <w:t xml:space="preserve"> thanh toán </w:t>
      </w:r>
      <w:ins w:id="700090" w:author="VNCN E&amp;C - Đề xuất theo FIDIC" w:date="2026-10-19T09:00:00Z">
        <w:r>
          <w:rPr>
            <w:rFonts w:ascii="Times New Roman" w:hAnsi="Times New Roman"/>
            <w:sz w:val="26"/>
            <w:szCs w:val="26"/>
          </w:rPr>
          <w:t xml:space="preserve">cho Hợp</w:t>
        </w:r>
      </w:ins>
      <w:del w:id="700091" w:author="VNCN E&amp;C - Đề xuất theo FIDIC" w:date="2026-10-19T09:00:00Z">
        <w:r>
          <w:rPr>
            <w:rFonts w:ascii="Times New Roman" w:hAnsi="Times New Roman"/>
            <w:sz w:val="26"/>
            <w:szCs w:val="26"/>
          </w:rPr>
          <w:delText xml:space="preserve">của hợp</w:delText>
        </w:r>
      </w:del>
      <w:r>
        <w:rPr>
          <w:rFonts w:ascii="Times New Roman" w:hAnsi="Times New Roman"/>
          <w:sz w:val="26"/>
          <w:szCs w:val="26"/>
        </w:rPr>
        <w:t xml:space="preserve"> đồng</w:t>
      </w:r>
      <w:ins w:id="700092" w:author="VNCN E&amp;C - Đề xuất theo FIDIC" w:date="2026-10-19T09:00:00Z">
        <w:r>
          <w:rPr>
            <w:rFonts w:ascii="Times New Roman" w:hAnsi="Times New Roman"/>
            <w:sz w:val="26"/>
            <w:szCs w:val="26"/>
          </w:rPr>
          <w:t xml:space="preserve">.</w:t>
        </w:r>
      </w:ins>
      <w:del w:id="700093" w:author="VNCN E&amp;C - Đề xuất theo FIDIC" w:date="2026-10-19T09:00:00Z">
        <w:r>
          <w:rPr>
            <w:rFonts w:ascii="Times New Roman" w:hAnsi="Times New Roman"/>
            <w:sz w:val="26"/>
            <w:szCs w:val="26"/>
          </w:rPr>
          <w:delText xml:space="preserve"> với giá trị được bảo lãnh tương ứng với số tiền bằng 15% giá trị hợp đồng</w:delText>
        </w:r>
      </w:del>
    </w:p>
    <w:p>
      <w:pPr>
        <w:pStyle w:val="Normal"/>
        <w:spacing w:lineRule="auto" w:line="276" w:before="0" w:after="120"/>
        <w:jc w:val="both"/>
        <w:rPr>
          <w:del w:id="700095" w:author="VNCN E&amp;C - Đề xuất theo FIDIC" w:date="2026-10-19T09:00:00Z"/>
          <w:rFonts w:ascii="Times New Roman" w:hAnsi="Times New Roman"/>
          <w:sz w:val="26"/>
          <w:szCs w:val="26"/>
        </w:rPr>
      </w:pPr>
      <w:del w:id="700094" w:author="VNCN E&amp;C - Đề xuất theo FIDIC" w:date="2026-10-19T09:00:00Z">
        <w:r>
          <w:rPr>
            <w:rFonts w:ascii="Times New Roman" w:hAnsi="Times New Roman"/>
            <w:sz w:val="26"/>
            <w:szCs w:val="26"/>
          </w:rPr>
          <w:delText xml:space="preserve">Hình thức bảo lãnh: Bảo lãnh vô điều kiện, không hủy ngang của Ngân hàng thương mại trong nước được Bên A chấp thuận (Vietcombank, Vietinbank, BIDV, Agribank hoặc ACB, TPBank chi nhánh Hà Nội), theo mẫu bên A chấp thuận đính kèm tại Biểu 06 của hợp đồng này.Hiệu lực của Bảo lãnh thanh toán: Từ thời điểm phát hành đến thời điểm phê duyệt quyết toán hợp đồng này.</w:delText>
        </w:r>
      </w:del>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20. TRANH CHẤP, GIẢI QUYẾT TRANH CHẤP</w:t>
      </w:r>
    </w:p>
    <w:p>
      <w:pPr>
        <w:pStyle w:val="Normal"/>
        <w:widowControl w:val="false"/>
        <w:spacing w:lineRule="auto" w:line="276" w:before="0" w:after="120"/>
        <w:jc w:val="both"/>
        <w:rPr>
          <w:rFonts w:ascii="Times New Roman" w:hAnsi="Times New Roman"/>
          <w:sz w:val="26"/>
          <w:szCs w:val="26"/>
        </w:rPr>
      </w:pPr>
      <w:r>
        <w:rPr>
          <w:rFonts w:ascii="Times New Roman" w:hAnsi="Times New Roman"/>
          <w:b/>
          <w:sz w:val="26"/>
          <w:szCs w:val="26"/>
        </w:rPr>
        <w:t>20.1.</w:t>
      </w:r>
      <w:r>
        <w:rPr>
          <w:rFonts w:ascii="Times New Roman" w:hAnsi="Times New Roman"/>
          <w:sz w:val="26"/>
          <w:szCs w:val="26"/>
        </w:rPr>
        <w:t xml:space="preserve"> Tranh chấp phát sinh trong quá trình thực hiện Hợp đồng được giải quyết trước hết bằng thương lượng, hòa giải. Bên có yêu cầu phải thông báo bằng văn bản cho bên kia. Trường hợp không thương lượng, hòa giải được trong vòng 30 ngày kể từ ngày thông báo, tranh chấp được giải quyết tại Tòa án nhân dân có thẩm quyền nơi Bên A đặt trụ sở. Bên thua kiện chịu án phí và hoàn trả cho bên thắng kiện chi phí luật sư, chi phí giám định hợp lý. Trong thời gian giải quyết tranh chấp, Bên B phải tiếp tục thực hiện nghĩa vụ theo Hợp đồng.</w:t>
      </w:r>
    </w:p>
    <w:p>
      <w:pPr>
        <w:pStyle w:val="Normal"/>
        <w:widowControl w:val="false"/>
        <w:spacing w:lineRule="auto" w:line="276" w:before="0" w:after="120"/>
        <w:jc w:val="both"/>
        <w:rPr>
          <w:rFonts w:ascii="Times New Roman" w:hAnsi="Times New Roman"/>
          <w:sz w:val="26"/>
          <w:szCs w:val="26"/>
        </w:rPr>
      </w:pPr>
      <w:r>
        <w:rPr>
          <w:rFonts w:ascii="Times New Roman" w:hAnsi="Times New Roman"/>
          <w:b/>
          <w:sz w:val="26"/>
          <w:szCs w:val="26"/>
        </w:rPr>
        <w:t xml:space="preserve">20.2. </w:t>
      </w:r>
      <w:r>
        <w:rPr>
          <w:rFonts w:ascii="Times New Roman" w:hAnsi="Times New Roman"/>
          <w:bCs/>
          <w:sz w:val="26"/>
          <w:szCs w:val="26"/>
        </w:rPr>
        <w:t xml:space="preserve">Việc </w:t>
      </w:r>
      <w:r>
        <w:rPr>
          <w:rFonts w:ascii="Times New Roman" w:hAnsi="Times New Roman"/>
          <w:sz w:val="26"/>
          <w:szCs w:val="26"/>
        </w:rPr>
        <w:t>Hợp đồng bị vô hiệu, chấm dứt không ảnh hưởng đến hiệu lực của các điều khoản về giải quyết tranh chấp, phạt vi phạm, bồi thường thiệt hại. Trường hợp một phần nội dung Hợp đồng bị vô hiệu thì không ảnh hưởng đến hiệu lực của các nội dung còn lại.</w:t>
      </w:r>
    </w:p>
    <w:p>
      <w:pPr>
        <w:pStyle w:val="Normal"/>
        <w:widowControl w:val="false"/>
        <w:tabs>
          <w:tab w:val="clear" w:pos="720"/>
          <w:tab w:val="left" w:pos="284" w:leader="none"/>
        </w:tabs>
        <w:spacing w:lineRule="auto" w:line="276" w:before="0" w:after="120"/>
        <w:jc w:val="both"/>
        <w:rPr>
          <w:rFonts w:ascii="Times New Roman" w:hAnsi="Times New Roman"/>
          <w:sz w:val="26"/>
          <w:szCs w:val="26"/>
        </w:rPr>
      </w:pPr>
      <w:r>
        <w:rPr>
          <w:rFonts w:ascii="Times New Roman" w:hAnsi="Times New Roman"/>
          <w:b/>
          <w:sz w:val="26"/>
          <w:szCs w:val="26"/>
        </w:rPr>
        <w:t>20.3.</w:t>
      </w:r>
      <w:r>
        <w:rPr>
          <w:rFonts w:ascii="Times New Roman" w:hAnsi="Times New Roman"/>
          <w:sz w:val="26"/>
          <w:szCs w:val="26"/>
        </w:rPr>
        <w:t xml:space="preserve"> Hợp đồng này là cơ sở pháp lý cao nhất để giải quyết tranh chấp giữa hai bên. Các tranh chấp chưa được hai bên thỏa thuận trong Hợp đồng này sẽ được giải quyết trên cơ sở các quy định của pháp luật có liên quan.</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21. ĐIỀU KHOẢN CHUNG</w:t>
      </w:r>
    </w:p>
    <w:p>
      <w:pPr>
        <w:pStyle w:val="Normal"/>
        <w:widowControl w:val="false"/>
        <w:spacing w:lineRule="auto" w:line="276" w:before="0" w:after="120"/>
        <w:jc w:val="both"/>
        <w:rPr>
          <w:rFonts w:ascii="Times New Roman" w:hAnsi="Times New Roman"/>
          <w:sz w:val="26"/>
          <w:szCs w:val="26"/>
        </w:rPr>
      </w:pPr>
      <w:r>
        <w:rPr>
          <w:rFonts w:ascii="Times New Roman" w:hAnsi="Times New Roman"/>
          <w:b/>
          <w:sz w:val="26"/>
          <w:szCs w:val="26"/>
        </w:rPr>
        <w:t>21.1.</w:t>
      </w:r>
      <w:r>
        <w:rPr>
          <w:rFonts w:ascii="Times New Roman" w:hAnsi="Times New Roman"/>
          <w:sz w:val="26"/>
          <w:szCs w:val="26"/>
        </w:rPr>
        <w:t xml:space="preserve"> Hợp đồng này cũng như tất cả các tài liệu, thông tin liên quan đến Hợp đồng sẽ được các bên quản lý theo quy định hiện hành của Nhà nước về bảo mật.</w:t>
      </w:r>
    </w:p>
    <w:p>
      <w:pPr>
        <w:pStyle w:val="Normal"/>
        <w:widowControl w:val="false"/>
        <w:spacing w:lineRule="auto" w:line="276" w:before="0" w:after="120"/>
        <w:jc w:val="both"/>
        <w:rPr>
          <w:rFonts w:ascii="Times New Roman" w:hAnsi="Times New Roman"/>
          <w:sz w:val="26"/>
          <w:szCs w:val="26"/>
        </w:rPr>
      </w:pPr>
      <w:r>
        <w:rPr>
          <w:rFonts w:ascii="Times New Roman" w:hAnsi="Times New Roman"/>
          <w:b/>
          <w:sz w:val="26"/>
          <w:szCs w:val="26"/>
        </w:rPr>
        <w:t>21.2.</w:t>
      </w:r>
      <w:r>
        <w:rPr>
          <w:rFonts w:ascii="Times New Roman" w:hAnsi="Times New Roman"/>
          <w:sz w:val="26"/>
          <w:szCs w:val="26"/>
        </w:rPr>
        <w:t xml:space="preserve"> Các bên cam kết thực hiện đầy đủ các điều khoản của Hợp đồng.</w:t>
      </w:r>
    </w:p>
    <w:p>
      <w:pPr>
        <w:pStyle w:val="Normal"/>
        <w:widowControl w:val="false"/>
        <w:spacing w:lineRule="auto" w:line="276" w:before="0" w:after="120"/>
        <w:jc w:val="both"/>
        <w:rPr>
          <w:rFonts w:ascii="Times New Roman" w:hAnsi="Times New Roman"/>
          <w:sz w:val="26"/>
          <w:szCs w:val="26"/>
        </w:rPr>
      </w:pPr>
      <w:r>
        <w:rPr>
          <w:rFonts w:ascii="Times New Roman" w:hAnsi="Times New Roman"/>
          <w:b/>
          <w:sz w:val="26"/>
          <w:szCs w:val="26"/>
        </w:rPr>
        <w:t>21.3.</w:t>
      </w:r>
      <w:r>
        <w:rPr>
          <w:rFonts w:ascii="Times New Roman" w:hAnsi="Times New Roman"/>
          <w:sz w:val="26"/>
          <w:szCs w:val="26"/>
        </w:rPr>
        <w:t xml:space="preserve"> Hợp đồng này có hiệu lực kể từ ngày ký.</w:t>
      </w:r>
    </w:p>
    <w:p>
      <w:pPr>
        <w:pStyle w:val="Normal"/>
        <w:widowControl w:val="false"/>
        <w:spacing w:lineRule="auto" w:line="276" w:before="0" w:after="120"/>
        <w:jc w:val="both"/>
        <w:rPr>
          <w:rFonts w:ascii="Times New Roman" w:hAnsi="Times New Roman"/>
          <w:sz w:val="26"/>
          <w:szCs w:val="26"/>
        </w:rPr>
      </w:pPr>
      <w:r>
        <w:rPr>
          <w:rFonts w:ascii="Times New Roman" w:hAnsi="Times New Roman"/>
          <w:b/>
          <w:sz w:val="26"/>
          <w:szCs w:val="26"/>
        </w:rPr>
        <w:t>21.4</w:t>
      </w:r>
      <w:r>
        <w:rPr>
          <w:rFonts w:ascii="Times New Roman" w:hAnsi="Times New Roman"/>
          <w:sz w:val="26"/>
          <w:szCs w:val="26"/>
        </w:rPr>
        <w:t>. Hợp đồng này được lập thành 07 bản gốc có giá trị pháp lý như nhau, Bên A giữ 04 bản, Bên B giữ 03 bản.</w:t>
      </w:r>
    </w:p>
    <w:tbl>
      <w:tblPr>
        <w:tblW w:w="9214" w:type="dxa"/>
        <w:jc w:val="center"/>
        <w:tblInd w:w="0" w:type="dxa"/>
        <w:tblLayout w:type="fixed"/>
        <w:tblCellMar>
          <w:top w:w="0" w:type="dxa"/>
          <w:left w:w="108" w:type="dxa"/>
          <w:bottom w:w="0" w:type="dxa"/>
          <w:right w:w="108" w:type="dxa"/>
        </w:tblCellMar>
        <w:tblLook w:val="01e0" w:noHBand="0" w:noVBand="0" w:firstColumn="1" w:lastRow="1" w:lastColumn="1" w:firstRow="1"/>
      </w:tblPr>
      <w:tblGrid>
        <w:gridCol w:w="4607"/>
        <w:gridCol w:w="4606"/>
      </w:tblGrid>
      <w:tr>
        <w:trPr/>
        <w:tc>
          <w:tcPr>
            <w:tcW w:w="4607" w:type="dxa"/>
            <w:tcBorders/>
          </w:tcPr>
          <w:p>
            <w:pPr>
              <w:pStyle w:val="Normal"/>
              <w:widowControl w:val="false"/>
              <w:spacing w:lineRule="auto" w:line="276" w:before="0" w:after="120"/>
              <w:jc w:val="center"/>
              <w:rPr>
                <w:rFonts w:ascii="Times New Roman" w:hAnsi="Times New Roman"/>
                <w:b/>
                <w:sz w:val="26"/>
                <w:szCs w:val="26"/>
              </w:rPr>
            </w:pPr>
            <w:r>
              <w:rPr>
                <w:rFonts w:ascii="Times New Roman" w:hAnsi="Times New Roman"/>
                <w:b/>
                <w:sz w:val="26"/>
                <w:szCs w:val="26"/>
              </w:rPr>
              <w:t>ĐẠI DIỆN BÊN A</w:t>
            </w:r>
          </w:p>
        </w:tc>
        <w:tc>
          <w:tcPr>
            <w:tcW w:w="4606" w:type="dxa"/>
            <w:tcBorders/>
          </w:tcPr>
          <w:p>
            <w:pPr>
              <w:pStyle w:val="Normal"/>
              <w:widowControl w:val="false"/>
              <w:spacing w:lineRule="auto" w:line="276" w:before="0" w:after="120"/>
              <w:jc w:val="center"/>
              <w:rPr>
                <w:rFonts w:ascii="Times New Roman" w:hAnsi="Times New Roman"/>
                <w:b/>
                <w:sz w:val="26"/>
                <w:szCs w:val="26"/>
              </w:rPr>
            </w:pPr>
            <w:r>
              <w:rPr>
                <w:rFonts w:ascii="Times New Roman" w:hAnsi="Times New Roman"/>
                <w:b/>
                <w:sz w:val="26"/>
                <w:szCs w:val="26"/>
              </w:rPr>
              <w:t>ĐẠI DIỆN BÊN B</w:t>
            </w:r>
            <w:bookmarkStart w:id="80" w:name="_Toc273003011"/>
            <w:bookmarkStart w:id="81" w:name="_Toc283736557"/>
            <w:bookmarkStart w:id="82" w:name="_Toc283736676"/>
            <w:bookmarkStart w:id="83" w:name="_Toc273427131"/>
            <w:bookmarkStart w:id="84" w:name="_Toc283735878"/>
            <w:bookmarkStart w:id="85" w:name="_Toc283298428"/>
            <w:bookmarkEnd w:id="80"/>
            <w:bookmarkEnd w:id="81"/>
            <w:bookmarkEnd w:id="82"/>
            <w:bookmarkEnd w:id="83"/>
            <w:bookmarkEnd w:id="84"/>
            <w:bookmarkEnd w:id="85"/>
          </w:p>
        </w:tc>
      </w:tr>
    </w:tbl>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br w:type="column"/>
      </w:r>
      <w:r>
        <w:rPr>
          <w:rFonts w:ascii="Times New Roman" w:hAnsi="Times New Roman"/>
          <w:b/>
          <w:bCs/>
          <w:sz w:val="26"/>
          <w:szCs w:val="26"/>
          <w:highlight w:val="yellow"/>
        </w:rPr>
        <w:t>DANH MỤC BIỂU CHI TIẾT KÈM THEO HỢP ĐỒNG</w:t>
      </w:r>
    </w:p>
    <w:tbl>
      <w:tblPr>
        <w:tblW w:w="9658" w:type="dxa"/>
        <w:jc w:val="left"/>
        <w:tblInd w:w="0" w:type="dxa"/>
        <w:tblLayout w:type="fixed"/>
        <w:tblCellMar>
          <w:top w:w="0" w:type="dxa"/>
          <w:left w:w="5" w:type="dxa"/>
          <w:bottom w:w="0" w:type="dxa"/>
          <w:right w:w="5" w:type="dxa"/>
        </w:tblCellMar>
        <w:tblLook w:val="04a0" w:noHBand="0" w:noVBand="1" w:firstColumn="1" w:lastRow="0" w:lastColumn="0" w:firstRow="1"/>
      </w:tblPr>
      <w:tblGrid>
        <w:gridCol w:w="569"/>
        <w:gridCol w:w="1702"/>
        <w:gridCol w:w="7387"/>
      </w:tblGrid>
      <w:tr>
        <w:trPr/>
        <w:tc>
          <w:tcPr>
            <w:tcW w:w="56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b/>
                <w:bCs/>
                <w:sz w:val="26"/>
                <w:szCs w:val="26"/>
                <w:lang w:val="vi-VN"/>
              </w:rPr>
              <w:t>TT</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b/>
                <w:bCs/>
                <w:sz w:val="26"/>
                <w:szCs w:val="26"/>
              </w:rPr>
              <w:t>Ký hiệu</w:t>
            </w:r>
          </w:p>
        </w:tc>
        <w:tc>
          <w:tcPr>
            <w:tcW w:w="738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b/>
                <w:bCs/>
                <w:sz w:val="26"/>
                <w:szCs w:val="26"/>
                <w:lang w:val="vi-VN"/>
              </w:rPr>
              <w:t xml:space="preserve">Tên </w:t>
            </w:r>
            <w:r>
              <w:rPr>
                <w:rFonts w:ascii="Times New Roman" w:hAnsi="Times New Roman"/>
                <w:b/>
                <w:bCs/>
                <w:sz w:val="26"/>
                <w:szCs w:val="26"/>
              </w:rPr>
              <w:t>biểu</w:t>
            </w:r>
          </w:p>
        </w:tc>
      </w:tr>
      <w:tr>
        <w:trPr/>
        <w:tc>
          <w:tcPr>
            <w:tcW w:w="56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lang w:val="vi-VN"/>
              </w:rPr>
              <w:t>1</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Biểu 01</w:t>
            </w:r>
          </w:p>
        </w:tc>
        <w:tc>
          <w:tcPr>
            <w:tcW w:w="738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Chi tiết giá hợp đồng</w:t>
            </w:r>
          </w:p>
        </w:tc>
      </w:tr>
      <w:tr>
        <w:trPr/>
        <w:tc>
          <w:tcPr>
            <w:tcW w:w="56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lang w:val="vi-VN"/>
              </w:rPr>
              <w:t>2</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Biểu 02</w:t>
            </w:r>
          </w:p>
        </w:tc>
        <w:tc>
          <w:tcPr>
            <w:tcW w:w="738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lang w:val="vi-VN"/>
              </w:rPr>
            </w:pPr>
            <w:r>
              <w:rPr>
                <w:rFonts w:ascii="Times New Roman" w:hAnsi="Times New Roman"/>
                <w:sz w:val="26"/>
                <w:szCs w:val="26"/>
              </w:rPr>
              <w:t xml:space="preserve"> </w:t>
            </w:r>
            <w:r>
              <w:rPr>
                <w:rFonts w:ascii="Times New Roman" w:hAnsi="Times New Roman"/>
                <w:sz w:val="26"/>
                <w:szCs w:val="26"/>
              </w:rPr>
              <w:t>Phạm vi công việc, cách</w:t>
            </w:r>
            <w:r>
              <w:rPr>
                <w:rFonts w:ascii="Times New Roman" w:hAnsi="Times New Roman"/>
                <w:sz w:val="26"/>
                <w:szCs w:val="26"/>
                <w:lang w:val="vi-VN"/>
              </w:rPr>
              <w:t xml:space="preserve"> tính khối lượng và bao hàm đơn giá</w:t>
            </w:r>
          </w:p>
        </w:tc>
      </w:tr>
      <w:tr>
        <w:trPr/>
        <w:tc>
          <w:tcPr>
            <w:tcW w:w="56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lang w:val="vi-VN"/>
              </w:rPr>
            </w:pPr>
            <w:r>
              <w:rPr>
                <w:rFonts w:ascii="Times New Roman" w:hAnsi="Times New Roman"/>
                <w:sz w:val="26"/>
                <w:szCs w:val="26"/>
              </w:rPr>
              <w:t>3</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Biểu 03</w:t>
            </w:r>
          </w:p>
        </w:tc>
        <w:tc>
          <w:tcPr>
            <w:tcW w:w="738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lang w:val="fr-FR"/>
              </w:rPr>
            </w:pPr>
            <w:r>
              <w:rPr>
                <w:rFonts w:ascii="Times New Roman" w:hAnsi="Times New Roman"/>
                <w:sz w:val="26"/>
                <w:szCs w:val="26"/>
                <w:lang w:val="fr-FR"/>
              </w:rPr>
              <w:t xml:space="preserve"> </w:t>
            </w:r>
            <w:r>
              <w:rPr>
                <w:rFonts w:ascii="Times New Roman" w:hAnsi="Times New Roman"/>
                <w:sz w:val="26"/>
                <w:szCs w:val="26"/>
                <w:lang w:val="fr-FR"/>
              </w:rPr>
              <w:t>Ma trận phân chia phạm vi công việc và trách nhiệm</w:t>
            </w:r>
          </w:p>
        </w:tc>
      </w:tr>
      <w:tr>
        <w:trPr/>
        <w:tc>
          <w:tcPr>
            <w:tcW w:w="56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lang w:val="vi-VN"/>
              </w:rPr>
            </w:pPr>
            <w:r>
              <w:rPr>
                <w:rFonts w:ascii="Times New Roman" w:hAnsi="Times New Roman"/>
                <w:sz w:val="26"/>
                <w:szCs w:val="26"/>
              </w:rPr>
              <w:t>4</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Biểu 04</w:t>
            </w:r>
          </w:p>
        </w:tc>
        <w:tc>
          <w:tcPr>
            <w:tcW w:w="738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Yêu cầu thiết bị</w:t>
            </w:r>
          </w:p>
        </w:tc>
      </w:tr>
      <w:tr>
        <w:trPr/>
        <w:tc>
          <w:tcPr>
            <w:tcW w:w="56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5</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Biểu 05</w:t>
            </w:r>
          </w:p>
        </w:tc>
        <w:tc>
          <w:tcPr>
            <w:tcW w:w="738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Mức phạt do vi phạm an toàn, bảo vệ môi trường</w:t>
            </w:r>
          </w:p>
        </w:tc>
      </w:tr>
      <w:tr>
        <w:trPr/>
        <w:tc>
          <w:tcPr>
            <w:tcW w:w="56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6</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Biểu 06</w:t>
            </w:r>
          </w:p>
        </w:tc>
        <w:tc>
          <w:tcPr>
            <w:tcW w:w="738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Mẫu bảo lãnh</w:t>
            </w:r>
          </w:p>
        </w:tc>
      </w:tr>
      <w:tr>
        <w:trPr/>
        <w:tc>
          <w:tcPr>
            <w:tcW w:w="56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7</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Biểu 07</w:t>
            </w:r>
          </w:p>
        </w:tc>
        <w:tc>
          <w:tcPr>
            <w:tcW w:w="738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Danh mục, thương hiệu vật tư chính do Bên B cung cấp</w:t>
            </w:r>
          </w:p>
        </w:tc>
      </w:tr>
      <w:tr>
        <w:trPr/>
        <w:tc>
          <w:tcPr>
            <w:tcW w:w="56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highlight w:val="yellow"/>
              </w:rPr>
            </w:pPr>
            <w:r>
              <w:rPr>
                <w:rFonts w:ascii="Times New Roman" w:hAnsi="Times New Roman"/>
                <w:sz w:val="26"/>
                <w:szCs w:val="26"/>
                <w:highlight w:val="yellow"/>
              </w:rPr>
              <w:t>8</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highlight w:val="yellow"/>
              </w:rPr>
            </w:pPr>
            <w:r>
              <w:rPr>
                <w:rFonts w:ascii="Times New Roman" w:hAnsi="Times New Roman"/>
                <w:sz w:val="26"/>
                <w:szCs w:val="26"/>
                <w:highlight w:val="yellow"/>
              </w:rPr>
              <w:t>Biểu 08</w:t>
            </w:r>
          </w:p>
        </w:tc>
        <w:tc>
          <w:tcPr>
            <w:tcW w:w="738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highlight w:val="yellow"/>
              </w:rPr>
            </w:pPr>
            <w:r>
              <w:rPr>
                <w:rFonts w:ascii="Times New Roman" w:hAnsi="Times New Roman"/>
                <w:sz w:val="26"/>
                <w:szCs w:val="26"/>
                <w:highlight w:val="yellow"/>
              </w:rPr>
              <w:t xml:space="preserve"> </w:t>
            </w:r>
            <w:r>
              <w:rPr>
                <w:rFonts w:ascii="Times New Roman" w:hAnsi="Times New Roman"/>
                <w:sz w:val="26"/>
                <w:szCs w:val="26"/>
                <w:highlight w:val="yellow"/>
              </w:rPr>
              <w:t>Tiến độ thỏa thuận</w:t>
            </w:r>
          </w:p>
        </w:tc>
      </w:tr>
      <w:tr>
        <w:trPr/>
        <w:tc>
          <w:tcPr>
            <w:tcW w:w="56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highlight w:val="yellow"/>
              </w:rPr>
            </w:pPr>
            <w:r>
              <w:rPr>
                <w:rFonts w:ascii="Times New Roman" w:hAnsi="Times New Roman"/>
                <w:sz w:val="26"/>
                <w:szCs w:val="26"/>
                <w:highlight w:val="yellow"/>
              </w:rPr>
              <w:t>9</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highlight w:val="yellow"/>
              </w:rPr>
            </w:pPr>
            <w:r>
              <w:rPr>
                <w:rFonts w:ascii="Times New Roman" w:hAnsi="Times New Roman"/>
                <w:sz w:val="26"/>
                <w:szCs w:val="26"/>
                <w:highlight w:val="yellow"/>
              </w:rPr>
              <w:t>Biểu 09</w:t>
            </w:r>
          </w:p>
        </w:tc>
        <w:tc>
          <w:tcPr>
            <w:tcW w:w="738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highlight w:val="yellow"/>
              </w:rPr>
            </w:pPr>
            <w:r>
              <w:rPr>
                <w:rFonts w:ascii="Times New Roman" w:hAnsi="Times New Roman"/>
                <w:sz w:val="26"/>
                <w:szCs w:val="26"/>
                <w:highlight w:val="yellow"/>
              </w:rPr>
              <w:t xml:space="preserve"> </w:t>
            </w:r>
            <w:r>
              <w:rPr>
                <w:rFonts w:ascii="Times New Roman" w:hAnsi="Times New Roman"/>
                <w:sz w:val="26"/>
                <w:szCs w:val="26"/>
                <w:highlight w:val="yellow"/>
              </w:rPr>
              <w:t>Chỉ dẫn kỹ thuật</w:t>
            </w:r>
          </w:p>
        </w:tc>
      </w:tr>
      <w:tr>
        <w:trPr/>
        <w:tc>
          <w:tcPr>
            <w:tcW w:w="56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highlight w:val="yellow"/>
              </w:rPr>
            </w:pPr>
            <w:r>
              <w:rPr>
                <w:rFonts w:ascii="Times New Roman" w:hAnsi="Times New Roman"/>
                <w:sz w:val="26"/>
                <w:szCs w:val="26"/>
                <w:highlight w:val="yellow"/>
              </w:rPr>
              <w:t>10</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highlight w:val="yellow"/>
              </w:rPr>
            </w:pPr>
            <w:r>
              <w:rPr>
                <w:rFonts w:ascii="Times New Roman" w:hAnsi="Times New Roman"/>
                <w:sz w:val="26"/>
                <w:szCs w:val="26"/>
                <w:highlight w:val="yellow"/>
              </w:rPr>
              <w:t>Biểu 10</w:t>
            </w:r>
          </w:p>
        </w:tc>
        <w:tc>
          <w:tcPr>
            <w:tcW w:w="738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highlight w:val="yellow"/>
              </w:rPr>
            </w:pPr>
            <w:r>
              <w:rPr>
                <w:rFonts w:ascii="Times New Roman" w:hAnsi="Times New Roman"/>
                <w:sz w:val="26"/>
                <w:szCs w:val="26"/>
                <w:highlight w:val="yellow"/>
              </w:rPr>
              <w:t xml:space="preserve"> </w:t>
            </w:r>
            <w:r>
              <w:rPr>
                <w:rFonts w:ascii="Times New Roman" w:hAnsi="Times New Roman"/>
                <w:sz w:val="26"/>
                <w:szCs w:val="26"/>
                <w:highlight w:val="yellow"/>
              </w:rPr>
              <w:t>Bản vẽ thiết kế</w:t>
            </w:r>
          </w:p>
        </w:tc>
      </w:tr>
      <w:tr>
        <w:trPr/>
        <w:tc>
          <w:tcPr>
            <w:tcW w:w="56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highlight w:val="yellow"/>
              </w:rPr>
            </w:pPr>
            <w:r>
              <w:rPr>
                <w:rFonts w:ascii="Times New Roman" w:hAnsi="Times New Roman"/>
                <w:sz w:val="26"/>
                <w:szCs w:val="26"/>
                <w:highlight w:val="yellow"/>
              </w:rPr>
              <w:t>11</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highlight w:val="yellow"/>
              </w:rPr>
            </w:pPr>
            <w:r>
              <w:rPr>
                <w:rFonts w:ascii="Times New Roman" w:hAnsi="Times New Roman"/>
                <w:sz w:val="26"/>
                <w:szCs w:val="26"/>
                <w:highlight w:val="yellow"/>
              </w:rPr>
              <w:t>Biểu 11</w:t>
            </w:r>
          </w:p>
        </w:tc>
        <w:tc>
          <w:tcPr>
            <w:tcW w:w="738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rPr>
            </w:pPr>
            <w:r>
              <w:rPr>
                <w:rFonts w:ascii="Times New Roman" w:hAnsi="Times New Roman"/>
                <w:sz w:val="26"/>
                <w:szCs w:val="26"/>
                <w:highlight w:val="yellow"/>
              </w:rPr>
              <w:t xml:space="preserve"> </w:t>
            </w:r>
            <w:r>
              <w:rPr>
                <w:rFonts w:ascii="Times New Roman" w:hAnsi="Times New Roman"/>
                <w:sz w:val="26"/>
                <w:szCs w:val="26"/>
                <w:highlight w:val="yellow"/>
              </w:rPr>
              <w:t>Các tài liệu khác</w:t>
            </w:r>
          </w:p>
        </w:tc>
      </w:tr>
    </w:tbl>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center"/>
        <w:rPr>
          <w:rFonts w:ascii="Times New Roman" w:hAnsi="Times New Roman"/>
          <w:b/>
          <w:bCs/>
          <w:sz w:val="26"/>
          <w:szCs w:val="26"/>
          <w:highlight w:val="yellow"/>
          <w:lang w:val="nl-NL"/>
        </w:rPr>
      </w:pPr>
      <w:r>
        <w:rPr>
          <w:rFonts w:ascii="Times New Roman" w:hAnsi="Times New Roman"/>
          <w:b/>
          <w:bCs/>
          <w:sz w:val="26"/>
          <w:szCs w:val="26"/>
          <w:highlight w:val="yellow"/>
          <w:lang w:val="nl-NL"/>
        </w:rPr>
      </w:r>
    </w:p>
    <w:p>
      <w:pPr>
        <w:pStyle w:val="Normal"/>
        <w:spacing w:lineRule="auto" w:line="276" w:before="0" w:after="120"/>
        <w:jc w:val="center"/>
        <w:rPr>
          <w:rFonts w:ascii="Times New Roman" w:hAnsi="Times New Roman"/>
          <w:b/>
          <w:bCs/>
          <w:sz w:val="26"/>
          <w:szCs w:val="26"/>
          <w:highlight w:val="yellow"/>
          <w:lang w:val="nl-NL"/>
        </w:rPr>
      </w:pPr>
      <w:r>
        <w:rPr>
          <w:rFonts w:ascii="Times New Roman" w:hAnsi="Times New Roman"/>
          <w:b/>
          <w:bCs/>
          <w:sz w:val="26"/>
          <w:szCs w:val="26"/>
          <w:highlight w:val="yellow"/>
          <w:lang w:val="nl-NL"/>
        </w:rPr>
      </w:r>
    </w:p>
    <w:p>
      <w:pPr>
        <w:pStyle w:val="Normal"/>
        <w:spacing w:lineRule="auto" w:line="276" w:before="0" w:after="120"/>
        <w:jc w:val="center"/>
        <w:rPr>
          <w:rFonts w:ascii="Times New Roman" w:hAnsi="Times New Roman"/>
          <w:b/>
          <w:bCs/>
          <w:sz w:val="26"/>
          <w:szCs w:val="26"/>
          <w:highlight w:val="yellow"/>
          <w:lang w:val="nl-NL"/>
        </w:rPr>
      </w:pPr>
      <w:r>
        <w:rPr>
          <w:rFonts w:ascii="Times New Roman" w:hAnsi="Times New Roman"/>
          <w:b/>
          <w:bCs/>
          <w:sz w:val="26"/>
          <w:szCs w:val="26"/>
          <w:highlight w:val="yellow"/>
          <w:lang w:val="nl-NL"/>
        </w:rPr>
      </w:r>
    </w:p>
    <w:p>
      <w:pPr>
        <w:pStyle w:val="Normal"/>
        <w:spacing w:lineRule="auto" w:line="276" w:before="0" w:after="120"/>
        <w:jc w:val="center"/>
        <w:rPr>
          <w:rFonts w:ascii="Times New Roman" w:hAnsi="Times New Roman"/>
          <w:b/>
          <w:bCs/>
          <w:sz w:val="26"/>
          <w:szCs w:val="26"/>
          <w:highlight w:val="yellow"/>
          <w:lang w:val="nl-NL"/>
        </w:rPr>
      </w:pPr>
      <w:r>
        <w:rPr>
          <w:rFonts w:ascii="Times New Roman" w:hAnsi="Times New Roman"/>
          <w:b/>
          <w:bCs/>
          <w:sz w:val="26"/>
          <w:szCs w:val="26"/>
          <w:highlight w:val="yellow"/>
          <w:lang w:val="nl-NL"/>
        </w:rPr>
      </w:r>
    </w:p>
    <w:p>
      <w:pPr>
        <w:pStyle w:val="Normal"/>
        <w:spacing w:lineRule="auto" w:line="276" w:before="0" w:after="120"/>
        <w:jc w:val="center"/>
        <w:rPr>
          <w:rFonts w:ascii="Times New Roman" w:hAnsi="Times New Roman"/>
          <w:b/>
          <w:bCs/>
          <w:sz w:val="26"/>
          <w:szCs w:val="26"/>
          <w:highlight w:val="yellow"/>
          <w:lang w:val="nl-NL"/>
        </w:rPr>
      </w:pPr>
      <w:r>
        <w:rPr>
          <w:rFonts w:ascii="Times New Roman" w:hAnsi="Times New Roman"/>
          <w:b/>
          <w:bCs/>
          <w:sz w:val="26"/>
          <w:szCs w:val="26"/>
          <w:highlight w:val="yellow"/>
          <w:lang w:val="nl-NL"/>
        </w:rPr>
      </w:r>
    </w:p>
    <w:p>
      <w:pPr>
        <w:pStyle w:val="Normal"/>
        <w:spacing w:lineRule="auto" w:line="276" w:before="0" w:after="120"/>
        <w:jc w:val="center"/>
        <w:rPr>
          <w:rFonts w:ascii="Times New Roman" w:hAnsi="Times New Roman"/>
          <w:b/>
          <w:bCs/>
          <w:sz w:val="26"/>
          <w:szCs w:val="26"/>
          <w:highlight w:val="yellow"/>
          <w:lang w:val="nl-NL"/>
        </w:rPr>
      </w:pPr>
      <w:r>
        <w:rPr>
          <w:rFonts w:ascii="Times New Roman" w:hAnsi="Times New Roman"/>
          <w:b/>
          <w:bCs/>
          <w:sz w:val="26"/>
          <w:szCs w:val="26"/>
          <w:highlight w:val="yellow"/>
          <w:lang w:val="nl-NL"/>
        </w:rPr>
      </w:r>
    </w:p>
    <w:p>
      <w:pPr>
        <w:pStyle w:val="Normal"/>
        <w:spacing w:lineRule="auto" w:line="276" w:before="0" w:after="120"/>
        <w:jc w:val="center"/>
        <w:rPr>
          <w:rFonts w:ascii="Times New Roman" w:hAnsi="Times New Roman"/>
          <w:b/>
          <w:bCs/>
          <w:sz w:val="26"/>
          <w:szCs w:val="26"/>
          <w:lang w:val="nl-NL"/>
        </w:rPr>
      </w:pPr>
      <w:r>
        <w:rPr>
          <w:rFonts w:ascii="Times New Roman" w:hAnsi="Times New Roman"/>
          <w:b/>
          <w:bCs/>
          <w:sz w:val="26"/>
          <w:szCs w:val="26"/>
          <w:highlight w:val="yellow"/>
          <w:lang w:val="nl-NL"/>
        </w:rPr>
        <w:t>BIỂU 01</w:t>
      </w:r>
    </w:p>
    <w:p>
      <w:pPr>
        <w:pStyle w:val="Normal"/>
        <w:spacing w:lineRule="auto" w:line="276" w:before="0" w:after="120"/>
        <w:jc w:val="center"/>
        <w:rPr>
          <w:rFonts w:ascii="Times New Roman" w:hAnsi="Times New Roman"/>
          <w:b/>
          <w:bCs/>
          <w:sz w:val="26"/>
          <w:szCs w:val="26"/>
          <w:highlight w:val="yellow"/>
          <w:lang w:val="nl-NL"/>
        </w:rPr>
      </w:pPr>
      <w:r>
        <w:rPr>
          <w:rFonts w:ascii="Times New Roman" w:hAnsi="Times New Roman"/>
          <w:b/>
          <w:bCs/>
          <w:sz w:val="26"/>
          <w:szCs w:val="26"/>
          <w:highlight w:val="yellow"/>
          <w:lang w:val="nl-NL"/>
        </w:rPr>
        <w:t>BIỂU CHI TIẾT GIÁ HỢP ĐỒNG</w:t>
      </w:r>
    </w:p>
    <w:p>
      <w:pPr>
        <w:pStyle w:val="Normal"/>
        <w:spacing w:lineRule="auto" w:line="276" w:before="0" w:after="120"/>
        <w:jc w:val="center"/>
        <w:rPr>
          <w:rFonts w:ascii="Times New Roman" w:hAnsi="Times New Roman"/>
          <w:bCs/>
          <w:i/>
          <w:i/>
          <w:sz w:val="26"/>
          <w:szCs w:val="26"/>
          <w:lang w:val="nl-NL"/>
        </w:rPr>
      </w:pPr>
      <w:r>
        <w:rPr>
          <w:rFonts w:ascii="Times New Roman" w:hAnsi="Times New Roman"/>
          <w:bCs/>
          <w:i/>
          <w:sz w:val="26"/>
          <w:szCs w:val="26"/>
          <w:highlight w:val="yellow"/>
          <w:lang w:val="nl-NL"/>
        </w:rPr>
        <w:t>(Kèm theo hợp đồng số……..…/2026/HĐ/YS/BXD ngày……tháng……năm 2026)</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Dự án: Xây dựng nhà ở cho lực lượng vũ trang Công an nhân dân tại ô đất C3-ODK3 và C3-ODK4 thuộc phân khu đô thị H2-4, Phường Yên Sở, Thành phố Hà Nội.</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Gói thầu: Thi công hệ cừ, văng chống, kết cấu phần ngầm và chống thấm phần ngầm cho khối nhà ở xã hội CT1.2 và CT2 (CT2.1, CT2.2, CT2.3).</w:t>
      </w:r>
    </w:p>
    <w:p>
      <w:pPr>
        <w:pStyle w:val="Normal"/>
        <w:spacing w:lineRule="auto" w:line="276" w:before="0" w:after="120"/>
        <w:jc w:val="both"/>
        <w:rPr>
          <w:rFonts w:ascii="Times New Roman" w:hAnsi="Times New Roman"/>
        </w:rPr>
      </w:pPr>
      <w:r>
        <w:rPr>
          <w:rFonts w:ascii="Times New Roman" w:hAnsi="Times New Roman"/>
          <w:b/>
          <w:bCs/>
          <w:sz w:val="24"/>
        </w:rPr>
        <w:t>I. BẢNG TỔNG HỢP GIÁ TRỊ HỢP ĐỒNG</w:t>
      </w:r>
    </w:p>
    <w:p>
      <w:pPr>
        <w:pStyle w:val="Normal"/>
        <w:spacing w:lineRule="auto" w:line="276" w:before="0" w:after="120"/>
        <w:jc w:val="both"/>
        <w:rPr>
          <w:rFonts w:ascii="Times New Roman" w:hAnsi="Times New Roman"/>
        </w:rPr>
      </w:pPr>
      <w:r>
        <w:rPr>
          <w:rFonts w:ascii="Times New Roman" w:hAnsi="Times New Roman"/>
          <w:i/>
          <w:iCs/>
          <w:sz w:val="20"/>
          <w:szCs w:val="20"/>
        </w:rPr>
        <w:t>Đơn vị tính: đồng</w:t>
      </w:r>
    </w:p>
    <w:tbl>
      <w:tblPr>
        <w:tblW w:w="9072" w:type="dxa"/>
        <w:jc w:val="center"/>
        <w:tblInd w:w="0" w:type="dxa"/>
        <w:tblLayout w:type="fixed"/>
        <w:tblCellMar>
          <w:top w:w="0" w:type="dxa"/>
          <w:left w:w="50" w:type="dxa"/>
          <w:bottom w:w="0" w:type="dxa"/>
          <w:right w:w="50" w:type="dxa"/>
        </w:tblCellMar>
        <w:tblLook w:val="04a0" w:noHBand="0" w:noVBand="1" w:firstColumn="1" w:lastRow="0" w:lastColumn="0" w:firstRow="1"/>
      </w:tblPr>
      <w:tblGrid>
        <w:gridCol w:w="700"/>
        <w:gridCol w:w="3972"/>
        <w:gridCol w:w="1999"/>
        <w:gridCol w:w="2400"/>
      </w:tblGrid>
      <w:tr>
        <w:trPr>
          <w:tblHeader w:val="true"/>
          <w:cantSplit w:val="true"/>
        </w:trPr>
        <w:tc>
          <w:tcPr>
            <w:tcW w:w="7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sz w:val="22"/>
                <w:szCs w:val="22"/>
              </w:rPr>
            </w:pPr>
            <w:r>
              <w:rPr>
                <w:rFonts w:ascii="Times New Roman" w:hAnsi="Times New Roman"/>
                <w:b/>
                <w:bCs/>
                <w:sz w:val="22"/>
                <w:szCs w:val="22"/>
              </w:rPr>
              <w:t>TT</w:t>
            </w:r>
          </w:p>
        </w:tc>
        <w:tc>
          <w:tcPr>
            <w:tcW w:w="397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sz w:val="22"/>
                <w:szCs w:val="22"/>
              </w:rPr>
            </w:pPr>
            <w:r>
              <w:rPr>
                <w:rFonts w:ascii="Times New Roman" w:hAnsi="Times New Roman"/>
                <w:b/>
                <w:bCs/>
                <w:sz w:val="22"/>
                <w:szCs w:val="22"/>
              </w:rPr>
              <w:t>Nội dung</w:t>
            </w:r>
          </w:p>
        </w:tc>
        <w:tc>
          <w:tcPr>
            <w:tcW w:w="199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sz w:val="22"/>
                <w:szCs w:val="22"/>
              </w:rPr>
            </w:pPr>
            <w:r>
              <w:rPr>
                <w:rFonts w:ascii="Times New Roman" w:hAnsi="Times New Roman"/>
                <w:b/>
                <w:bCs/>
                <w:sz w:val="22"/>
                <w:szCs w:val="22"/>
              </w:rPr>
              <w:t>Số tiền (VNĐ)</w:t>
            </w:r>
          </w:p>
        </w:tc>
        <w:tc>
          <w:tcPr>
            <w:tcW w:w="24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sz w:val="22"/>
                <w:szCs w:val="22"/>
              </w:rPr>
            </w:pPr>
            <w:r>
              <w:rPr>
                <w:rFonts w:ascii="Times New Roman" w:hAnsi="Times New Roman"/>
                <w:b/>
                <w:bCs/>
                <w:sz w:val="22"/>
                <w:szCs w:val="22"/>
              </w:rPr>
              <w:t>Ghi chú</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b/>
                <w:bCs/>
                <w:sz w:val="22"/>
                <w:szCs w:val="22"/>
              </w:rPr>
              <w:t>1</w:t>
            </w:r>
          </w:p>
        </w:tc>
        <w:tc>
          <w:tcPr>
            <w:tcW w:w="39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Chi phí tiện ích công trường</w:t>
            </w:r>
          </w:p>
        </w:tc>
        <w:tc>
          <w:tcPr>
            <w:tcW w:w="19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22"/>
                <w:szCs w:val="22"/>
              </w:rPr>
            </w:pPr>
            <w:r>
              <w:rPr>
                <w:rFonts w:ascii="Times New Roman" w:hAnsi="Times New Roman"/>
                <w:b/>
                <w:bCs/>
                <w:sz w:val="22"/>
                <w:szCs w:val="22"/>
              </w:rPr>
              <w:t>28.180.986.000</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r>
          </w:p>
        </w:tc>
      </w:tr>
      <w:tr>
        <w:trPr>
          <w:cantSplit w:val="true"/>
        </w:trPr>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sz w:val="22"/>
                <w:szCs w:val="22"/>
              </w:rPr>
            </w:r>
          </w:p>
        </w:tc>
        <w:tc>
          <w:tcPr>
            <w:tcW w:w="39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t>- Chi phí chung</w:t>
            </w:r>
          </w:p>
        </w:tc>
        <w:tc>
          <w:tcPr>
            <w:tcW w:w="19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22"/>
                <w:szCs w:val="22"/>
              </w:rPr>
            </w:pPr>
            <w:r>
              <w:rPr>
                <w:rFonts w:ascii="Times New Roman" w:hAnsi="Times New Roman"/>
                <w:sz w:val="22"/>
                <w:szCs w:val="22"/>
              </w:rPr>
              <w:t>20.778.337.000</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i/>
                <w:iCs/>
                <w:sz w:val="22"/>
                <w:szCs w:val="22"/>
              </w:rPr>
              <w:t>Trọn gói</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sz w:val="22"/>
                <w:szCs w:val="22"/>
              </w:rPr>
            </w:r>
          </w:p>
        </w:tc>
        <w:tc>
          <w:tcPr>
            <w:tcW w:w="39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t>- Cẩu tháp</w:t>
            </w:r>
          </w:p>
        </w:tc>
        <w:tc>
          <w:tcPr>
            <w:tcW w:w="19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22"/>
                <w:szCs w:val="22"/>
              </w:rPr>
            </w:pPr>
            <w:r>
              <w:rPr>
                <w:rFonts w:ascii="Times New Roman" w:hAnsi="Times New Roman"/>
                <w:sz w:val="22"/>
                <w:szCs w:val="22"/>
              </w:rPr>
              <w:t>7.402.649.000</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i/>
                <w:iCs/>
                <w:sz w:val="22"/>
                <w:szCs w:val="22"/>
              </w:rPr>
              <w:t>Trọn gói</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b/>
                <w:bCs/>
                <w:sz w:val="22"/>
                <w:szCs w:val="22"/>
              </w:rPr>
              <w:t>2</w:t>
            </w:r>
          </w:p>
        </w:tc>
        <w:tc>
          <w:tcPr>
            <w:tcW w:w="39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Phần biện pháp thi công</w:t>
            </w:r>
          </w:p>
        </w:tc>
        <w:tc>
          <w:tcPr>
            <w:tcW w:w="19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22"/>
                <w:szCs w:val="22"/>
              </w:rPr>
            </w:pPr>
            <w:r>
              <w:rPr>
                <w:rFonts w:ascii="Times New Roman" w:hAnsi="Times New Roman"/>
                <w:b/>
                <w:bCs/>
                <w:sz w:val="22"/>
                <w:szCs w:val="22"/>
              </w:rPr>
              <w:t>27.849.834.089</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r>
          </w:p>
        </w:tc>
      </w:tr>
      <w:tr>
        <w:trPr>
          <w:cantSplit w:val="true"/>
        </w:trPr>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b/>
                <w:bCs/>
                <w:sz w:val="22"/>
                <w:szCs w:val="22"/>
              </w:rPr>
              <w:t>3</w:t>
            </w:r>
          </w:p>
        </w:tc>
        <w:tc>
          <w:tcPr>
            <w:tcW w:w="39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Phần kết cấu ngầm</w:t>
            </w:r>
          </w:p>
        </w:tc>
        <w:tc>
          <w:tcPr>
            <w:tcW w:w="19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22"/>
                <w:szCs w:val="22"/>
              </w:rPr>
            </w:pPr>
            <w:r>
              <w:rPr>
                <w:rFonts w:ascii="Times New Roman" w:hAnsi="Times New Roman"/>
                <w:b/>
                <w:bCs/>
                <w:sz w:val="22"/>
                <w:szCs w:val="22"/>
              </w:rPr>
              <w:t>130.405.045.690</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i/>
                <w:iCs/>
                <w:sz w:val="22"/>
                <w:szCs w:val="22"/>
              </w:rPr>
              <w:t>Không bao gồm công tác đất, chống mối</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b/>
                <w:bCs/>
                <w:sz w:val="22"/>
                <w:szCs w:val="22"/>
              </w:rPr>
              <w:t>4</w:t>
            </w:r>
          </w:p>
        </w:tc>
        <w:tc>
          <w:tcPr>
            <w:tcW w:w="39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Bể nước sinh hoạt</w:t>
            </w:r>
          </w:p>
        </w:tc>
        <w:tc>
          <w:tcPr>
            <w:tcW w:w="19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22"/>
                <w:szCs w:val="22"/>
              </w:rPr>
            </w:pPr>
            <w:r>
              <w:rPr>
                <w:rFonts w:ascii="Times New Roman" w:hAnsi="Times New Roman"/>
                <w:b/>
                <w:bCs/>
                <w:sz w:val="22"/>
                <w:szCs w:val="22"/>
              </w:rPr>
              <w:t>2.381.448.154</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i/>
                <w:iCs/>
                <w:sz w:val="22"/>
                <w:szCs w:val="22"/>
              </w:rPr>
              <w:t>Khối lượng tạm tính</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b/>
                <w:bCs/>
                <w:sz w:val="22"/>
                <w:szCs w:val="22"/>
              </w:rPr>
              <w:t>5</w:t>
            </w:r>
          </w:p>
        </w:tc>
        <w:tc>
          <w:tcPr>
            <w:tcW w:w="39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Bể nước PCCC</w:t>
            </w:r>
          </w:p>
        </w:tc>
        <w:tc>
          <w:tcPr>
            <w:tcW w:w="19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22"/>
                <w:szCs w:val="22"/>
              </w:rPr>
            </w:pPr>
            <w:r>
              <w:rPr>
                <w:rFonts w:ascii="Times New Roman" w:hAnsi="Times New Roman"/>
                <w:b/>
                <w:bCs/>
                <w:sz w:val="22"/>
                <w:szCs w:val="22"/>
              </w:rPr>
              <w:t>2.381.448.154</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i/>
                <w:iCs/>
                <w:sz w:val="22"/>
                <w:szCs w:val="22"/>
              </w:rPr>
              <w:t>Khối lượng tạm tính</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b/>
                <w:bCs/>
                <w:sz w:val="22"/>
                <w:szCs w:val="22"/>
              </w:rPr>
              <w:t>6</w:t>
            </w:r>
          </w:p>
        </w:tc>
        <w:tc>
          <w:tcPr>
            <w:tcW w:w="39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Bể nước xử lý nước thải</w:t>
            </w:r>
          </w:p>
        </w:tc>
        <w:tc>
          <w:tcPr>
            <w:tcW w:w="19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22"/>
                <w:szCs w:val="22"/>
              </w:rPr>
            </w:pPr>
            <w:r>
              <w:rPr>
                <w:rFonts w:ascii="Times New Roman" w:hAnsi="Times New Roman"/>
                <w:b/>
                <w:bCs/>
                <w:sz w:val="22"/>
                <w:szCs w:val="22"/>
              </w:rPr>
              <w:t>2.381.448.154</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i/>
                <w:iCs/>
                <w:sz w:val="22"/>
                <w:szCs w:val="22"/>
              </w:rPr>
              <w:t>Khối lượng tạm tính</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b/>
                <w:bCs/>
                <w:sz w:val="22"/>
                <w:szCs w:val="22"/>
              </w:rPr>
              <w:t>7</w:t>
            </w:r>
          </w:p>
        </w:tc>
        <w:tc>
          <w:tcPr>
            <w:tcW w:w="39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Phần chống thấm</w:t>
            </w:r>
          </w:p>
        </w:tc>
        <w:tc>
          <w:tcPr>
            <w:tcW w:w="19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22"/>
                <w:szCs w:val="22"/>
              </w:rPr>
            </w:pPr>
            <w:r>
              <w:rPr>
                <w:rFonts w:ascii="Times New Roman" w:hAnsi="Times New Roman"/>
                <w:b/>
                <w:bCs/>
                <w:sz w:val="22"/>
                <w:szCs w:val="22"/>
              </w:rPr>
              <w:t>5.713.276.503</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i/>
                <w:iCs/>
                <w:sz w:val="22"/>
                <w:szCs w:val="22"/>
              </w:rPr>
              <w:t>Nền hầm và tường hầm</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b/>
                <w:bCs/>
                <w:sz w:val="22"/>
                <w:szCs w:val="22"/>
              </w:rPr>
              <w:t>8</w:t>
            </w:r>
          </w:p>
        </w:tc>
        <w:tc>
          <w:tcPr>
            <w:tcW w:w="39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Móng cẩu tháp</w:t>
            </w:r>
          </w:p>
        </w:tc>
        <w:tc>
          <w:tcPr>
            <w:tcW w:w="19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22"/>
                <w:szCs w:val="22"/>
              </w:rPr>
            </w:pPr>
            <w:r>
              <w:rPr>
                <w:rFonts w:ascii="Times New Roman" w:hAnsi="Times New Roman"/>
                <w:b/>
                <w:bCs/>
                <w:sz w:val="22"/>
                <w:szCs w:val="22"/>
              </w:rPr>
              <w:t>640.092.150</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i/>
                <w:iCs/>
                <w:sz w:val="22"/>
                <w:szCs w:val="22"/>
              </w:rPr>
              <w:t>Đảm bảo 04 móng cẩu tháp; Không bao gồm cọc khoan nhồi, phá dỡ móng và cọc</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r>
          </w:p>
        </w:tc>
        <w:tc>
          <w:tcPr>
            <w:tcW w:w="397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GIÁ TRỊ HỢP ĐỒNG TRƯỚC THUẾ</w:t>
            </w:r>
          </w:p>
        </w:tc>
        <w:tc>
          <w:tcPr>
            <w:tcW w:w="19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22"/>
                <w:szCs w:val="22"/>
              </w:rPr>
            </w:pPr>
            <w:r>
              <w:rPr>
                <w:rFonts w:ascii="Times New Roman" w:hAnsi="Times New Roman"/>
                <w:b/>
                <w:bCs/>
                <w:sz w:val="22"/>
                <w:szCs w:val="22"/>
                <w:highlight w:val="yellow"/>
              </w:rPr>
              <w:t>199.933.578.893</w:t>
            </w:r>
          </w:p>
        </w:tc>
        <w:tc>
          <w:tcPr>
            <w:tcW w:w="2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r>
          </w:p>
        </w:tc>
      </w:tr>
      <w:tr>
        <w:trPr>
          <w:cantSplit w:val="true"/>
        </w:trPr>
        <w:tc>
          <w:tcPr>
            <w:tcW w:w="7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r>
          </w:p>
        </w:tc>
        <w:tc>
          <w:tcPr>
            <w:tcW w:w="397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THUẾ GTGT 8%</w:t>
            </w:r>
          </w:p>
        </w:tc>
        <w:tc>
          <w:tcPr>
            <w:tcW w:w="19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22"/>
                <w:szCs w:val="22"/>
              </w:rPr>
            </w:pPr>
            <w:r>
              <w:rPr>
                <w:rFonts w:ascii="Times New Roman" w:hAnsi="Times New Roman"/>
                <w:b/>
                <w:bCs/>
                <w:sz w:val="22"/>
                <w:szCs w:val="22"/>
                <w:highlight w:val="yellow"/>
              </w:rPr>
              <w:t>15.994.686.311</w:t>
            </w:r>
          </w:p>
        </w:tc>
        <w:tc>
          <w:tcPr>
            <w:tcW w:w="2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r>
          </w:p>
        </w:tc>
      </w:tr>
      <w:tr>
        <w:trPr>
          <w:cantSplit w:val="true"/>
        </w:trPr>
        <w:tc>
          <w:tcPr>
            <w:tcW w:w="7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r>
          </w:p>
        </w:tc>
        <w:tc>
          <w:tcPr>
            <w:tcW w:w="397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GIÁ TRỊ HỢP ĐỒNG SAU THUẾ</w:t>
            </w:r>
          </w:p>
        </w:tc>
        <w:tc>
          <w:tcPr>
            <w:tcW w:w="19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22"/>
                <w:szCs w:val="22"/>
              </w:rPr>
            </w:pPr>
            <w:r>
              <w:rPr>
                <w:rFonts w:ascii="Times New Roman" w:hAnsi="Times New Roman"/>
                <w:b/>
                <w:bCs/>
                <w:sz w:val="22"/>
                <w:szCs w:val="22"/>
                <w:highlight w:val="yellow"/>
              </w:rPr>
              <w:t>215.928.265.204</w:t>
            </w:r>
          </w:p>
        </w:tc>
        <w:tc>
          <w:tcPr>
            <w:tcW w:w="2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r>
          </w:p>
        </w:tc>
      </w:tr>
    </w:tbl>
    <w:p>
      <w:pPr>
        <w:pStyle w:val="Normal"/>
        <w:spacing w:lineRule="auto" w:line="276" w:before="0" w:after="120"/>
        <w:jc w:val="both"/>
        <w:rPr>
          <w:rFonts w:ascii="Times New Roman" w:hAnsi="Times New Roman"/>
        </w:rPr>
      </w:pPr>
      <w:r>
        <w:rPr>
          <w:rFonts w:ascii="Times New Roman" w:hAnsi="Times New Roman"/>
          <w:b/>
          <w:bCs/>
          <w:sz w:val="22"/>
          <w:szCs w:val="22"/>
        </w:rPr>
        <w:t>Ghi chú:</w:t>
      </w:r>
    </w:p>
    <w:p>
      <w:pPr>
        <w:pStyle w:val="Normal"/>
        <w:spacing w:lineRule="auto" w:line="276" w:before="0" w:after="120"/>
        <w:jc w:val="both"/>
        <w:rPr>
          <w:rFonts w:ascii="Times New Roman" w:hAnsi="Times New Roman"/>
        </w:rPr>
      </w:pPr>
      <w:r>
        <w:rPr>
          <w:rFonts w:ascii="Times New Roman" w:hAnsi="Times New Roman"/>
          <w:sz w:val="22"/>
          <w:szCs w:val="22"/>
        </w:rPr>
        <w:t>1. Giá trị Hợp đồng không bao gồm: công tác đất (đào, vận chuyển, đắp, đập đầu cọc, san gạt nền), công tác chống mối, cọc khoan nhồi móng cẩu tháp, phá dỡ móng cẩu tháp và cọc khoan nhồi.</w:t>
      </w:r>
    </w:p>
    <w:p>
      <w:pPr>
        <w:pStyle w:val="Normal"/>
        <w:spacing w:lineRule="auto" w:line="276" w:before="0" w:after="120"/>
        <w:jc w:val="both"/>
        <w:rPr>
          <w:rFonts w:ascii="Times New Roman" w:hAnsi="Times New Roman"/>
        </w:rPr>
      </w:pPr>
      <w:r>
        <w:rPr>
          <w:rFonts w:ascii="Times New Roman" w:hAnsi="Times New Roman"/>
          <w:sz w:val="22"/>
          <w:szCs w:val="22"/>
        </w:rPr>
        <w:t>2. Bể nước sinh hoạt, bể nước PCCC, bể nước xử lý nước thải: khối lượng tạm tính theo bảng khối lượng của Bên A do chưa có thiết kế bản vẽ thi công; được điều chỉnh bằng phụ lục Hợp đồng theo khối lượng thiết kế được duyệt, áp dụng đơn giá tại Biểu này. Đơn giá chưa bao gồm chi phí Biện pháp thi công đào đất, cừ, văng,…các chi phí này sẽ được hai bên thống nhất khi có bản vẽ thiết kế chi tiết.</w:t>
      </w:r>
    </w:p>
    <w:p>
      <w:pPr>
        <w:pStyle w:val="Normal"/>
        <w:spacing w:lineRule="auto" w:line="276" w:before="0" w:after="120"/>
        <w:jc w:val="both"/>
        <w:rPr>
          <w:rFonts w:ascii="Times New Roman" w:hAnsi="Times New Roman"/>
        </w:rPr>
      </w:pPr>
      <w:r>
        <w:rPr>
          <w:rFonts w:ascii="Times New Roman" w:hAnsi="Times New Roman"/>
          <w:sz w:val="22"/>
          <w:szCs w:val="22"/>
        </w:rPr>
        <w:t>3. Đơn giá là đơn giá cố định, không điều chỉnh theo biến động giá vật tư (Điều 9.1). Chi phí chung và chi phí cẩu tháp là trọn gói.</w:t>
      </w:r>
    </w:p>
    <w:p>
      <w:pPr>
        <w:pStyle w:val="Normal"/>
        <w:spacing w:lineRule="auto" w:line="276" w:before="0" w:after="120"/>
        <w:jc w:val="both"/>
        <w:rPr>
          <w:rFonts w:ascii="Times New Roman" w:hAnsi="Times New Roman"/>
        </w:rPr>
      </w:pPr>
      <w:r>
        <w:rPr>
          <w:rFonts w:ascii="Times New Roman" w:hAnsi="Times New Roman"/>
          <w:sz w:val="22"/>
          <w:szCs w:val="22"/>
        </w:rPr>
        <w:t>4. Chi phí lưu cừ, lưu văng chống khi tiến độ kéo dài chỉ được áp dụng khi việc kéo dài do lỗi của Bên A và được Bên A chấp thuận bằng văn bản; khối lượng xác định theo thực tế được Bên A xác nhận.</w:t>
      </w:r>
    </w:p>
    <w:p>
      <w:pPr>
        <w:pStyle w:val="Normal"/>
        <w:spacing w:lineRule="auto" w:line="276" w:before="0" w:after="120"/>
        <w:jc w:val="both"/>
        <w:rPr>
          <w:rFonts w:ascii="Times New Roman" w:hAnsi="Times New Roman"/>
          <w:b/>
          <w:bCs/>
          <w:sz w:val="24"/>
        </w:rPr>
      </w:pPr>
      <w:r>
        <w:rPr>
          <w:rFonts w:ascii="Times New Roman" w:hAnsi="Times New Roman"/>
          <w:b/>
          <w:bCs/>
          <w:sz w:val="24"/>
        </w:rPr>
      </w:r>
    </w:p>
    <w:p>
      <w:pPr>
        <w:pStyle w:val="Normal"/>
        <w:spacing w:lineRule="auto" w:line="276" w:before="0" w:after="120"/>
        <w:jc w:val="both"/>
        <w:rPr>
          <w:rFonts w:ascii="Times New Roman" w:hAnsi="Times New Roman"/>
        </w:rPr>
      </w:pPr>
      <w:r>
        <w:rPr>
          <w:rFonts w:ascii="Times New Roman" w:hAnsi="Times New Roman"/>
          <w:b/>
          <w:bCs/>
          <w:sz w:val="24"/>
        </w:rPr>
        <w:t>II. BẢNG CHI TIẾT GIÁ TRỊ HỢP ĐỒNG</w:t>
      </w:r>
    </w:p>
    <w:p>
      <w:pPr>
        <w:pStyle w:val="Normal"/>
        <w:spacing w:lineRule="auto" w:line="276" w:before="0" w:after="120"/>
        <w:jc w:val="both"/>
        <w:rPr>
          <w:rFonts w:ascii="Times New Roman" w:hAnsi="Times New Roman"/>
        </w:rPr>
      </w:pPr>
      <w:r>
        <w:rPr>
          <w:rFonts w:ascii="Times New Roman" w:hAnsi="Times New Roman"/>
          <w:i/>
          <w:iCs/>
          <w:sz w:val="20"/>
          <w:szCs w:val="20"/>
        </w:rPr>
        <w:t>Đơn vị tính: đồng</w:t>
      </w:r>
    </w:p>
    <w:tbl>
      <w:tblPr>
        <w:tblW w:w="9072" w:type="dxa"/>
        <w:jc w:val="center"/>
        <w:tblInd w:w="0" w:type="dxa"/>
        <w:tblLayout w:type="fixed"/>
        <w:tblCellMar>
          <w:top w:w="0" w:type="dxa"/>
          <w:left w:w="50" w:type="dxa"/>
          <w:bottom w:w="0" w:type="dxa"/>
          <w:right w:w="50" w:type="dxa"/>
        </w:tblCellMar>
        <w:tblLook w:val="04a0" w:noHBand="0" w:noVBand="1" w:firstColumn="1" w:lastRow="0" w:lastColumn="0" w:firstRow="1"/>
      </w:tblPr>
      <w:tblGrid>
        <w:gridCol w:w="449"/>
        <w:gridCol w:w="1813"/>
        <w:gridCol w:w="1134"/>
        <w:gridCol w:w="567"/>
        <w:gridCol w:w="852"/>
        <w:gridCol w:w="849"/>
        <w:gridCol w:w="852"/>
        <w:gridCol w:w="1134"/>
        <w:gridCol w:w="1421"/>
      </w:tblGrid>
      <w:tr>
        <w:trPr>
          <w:tblHeader w:val="true"/>
          <w:cantSplit w:val="true"/>
        </w:trPr>
        <w:tc>
          <w:tcPr>
            <w:tcW w:w="44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b/>
                <w:bCs/>
                <w:sz w:val="18"/>
                <w:szCs w:val="18"/>
              </w:rPr>
              <w:t>STT</w:t>
            </w:r>
          </w:p>
        </w:tc>
        <w:tc>
          <w:tcPr>
            <w:tcW w:w="1813"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b/>
                <w:bCs/>
                <w:sz w:val="18"/>
                <w:szCs w:val="18"/>
              </w:rPr>
              <w:t>Công việc</w:t>
            </w:r>
          </w:p>
        </w:tc>
        <w:tc>
          <w:tcPr>
            <w:tcW w:w="113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b/>
                <w:bCs/>
                <w:sz w:val="18"/>
                <w:szCs w:val="18"/>
              </w:rPr>
              <w:t>Diễn giải</w:t>
            </w:r>
          </w:p>
        </w:tc>
        <w:tc>
          <w:tcPr>
            <w:tcW w:w="56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b/>
                <w:bCs/>
                <w:sz w:val="18"/>
                <w:szCs w:val="18"/>
              </w:rPr>
              <w:t>Đơn vị</w:t>
            </w:r>
          </w:p>
        </w:tc>
        <w:tc>
          <w:tcPr>
            <w:tcW w:w="85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b/>
                <w:bCs/>
                <w:sz w:val="18"/>
                <w:szCs w:val="18"/>
              </w:rPr>
              <w:t>KL Tòa CT1.2</w:t>
            </w:r>
          </w:p>
        </w:tc>
        <w:tc>
          <w:tcPr>
            <w:tcW w:w="84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b/>
                <w:bCs/>
                <w:sz w:val="18"/>
                <w:szCs w:val="18"/>
              </w:rPr>
              <w:t>KL Tòa CT2</w:t>
            </w:r>
          </w:p>
        </w:tc>
        <w:tc>
          <w:tcPr>
            <w:tcW w:w="85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b/>
                <w:bCs/>
                <w:sz w:val="18"/>
                <w:szCs w:val="18"/>
              </w:rPr>
              <w:t>KL Tổng</w:t>
            </w:r>
          </w:p>
        </w:tc>
        <w:tc>
          <w:tcPr>
            <w:tcW w:w="113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b/>
                <w:bCs/>
                <w:sz w:val="18"/>
                <w:szCs w:val="18"/>
              </w:rPr>
              <w:t>Đơn giá</w:t>
            </w:r>
          </w:p>
        </w:tc>
        <w:tc>
          <w:tcPr>
            <w:tcW w:w="142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b/>
                <w:bCs/>
                <w:sz w:val="18"/>
                <w:szCs w:val="18"/>
              </w:rPr>
              <w:t>Thành tiền</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b/>
                <w:bCs/>
                <w:sz w:val="18"/>
                <w:szCs w:val="18"/>
              </w:rPr>
              <w:t>II</w:t>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PHẦN NGẦM</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130.405.045.690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Bê tông</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3.887,93</w:t>
            </w:r>
          </w:p>
        </w:tc>
        <w:tc>
          <w:tcPr>
            <w:tcW w:w="8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13.781,41</w:t>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17.669,34</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40.778.655.968</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5</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Rải nilong trước khi đổ lót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m2</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2.182,8</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8.163,9</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10.346,7</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16.028</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165.836.908</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6</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Bê tông lót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Mác  M100,150 (B7,5 /B10)</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m3</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234,26</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984,92</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1.219,18</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2.292.680</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2.795.180.661</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7</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Bê tông móng</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Mác 400 (B30)</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m3</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1.804,45</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6.095,8</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7.900,25</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2.249.713</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17.773.300.528</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8</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Bê tông cột, vách, tường</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Cột vách: Mác 500;</w:t>
              <w:br/>
              <w:t>Tường chắn đất: Mác 400W8 (áp dụng đơn giá phát sinh ở mục VI)</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m3</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730,27</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1.757,48</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2.487,75</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2.413.720</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6.004.725.172</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9</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Bê tông sàn, giằng móng</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Nền: Mác 400W8 (áp dụng đơn giá PS mục VI);</w:t>
              <w:br/>
              <w:t>Sàn: mác 400</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m3</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896,75</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4.310,92</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5.207,67</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2.292.073</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11.936.363.926</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10</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Bê tông dầm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Mác 400 (B30)</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m3</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86,76</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309,75</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396,51</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2.292.073</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908.835.366</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11</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Bê tông thang bộ, ram dốc</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Mác 400 (B30)</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m3</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135,44</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322,53</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457,98</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2.276.045</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1.042.372.847</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12</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Bê tông tăng cường sàn khu vực xe chạy, Ụ biện pháp, bịt sàn ram dốc biện pháp mác 400#</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m3</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62,94</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2.415.758</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152.040.561</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Cốt thép</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2.878,59</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71.387.468.163</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14</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Cốt thép móng</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tấn</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324,8</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1.097,24</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1.422,05</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24.515.176</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34.861.694.045</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15</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Cốt thép cột, vách, tường</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tấn</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131,45</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316,35</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447,79</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24.515.176</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10.977.760.881</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16</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Cốt thép sàn</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tấn</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161,41</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775,97</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937,38</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24.515.176</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22.980.058.331</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17</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Cốt thép dầm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tấn</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15,62</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55,76</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71,37</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24.515.176</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1.749.702.829</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18</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Cốt thép tăng cường sàn khu vực xe chạy, Ụ biện pháp, bịt sàn ram dốc biện pháp</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tấn</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35,64</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22.956.075</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818.252.076</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Ván khuôn</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44.379,01</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18.238.921.560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20</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Ván khuôn móng</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m2</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1.392,34</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2.628,26</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4.020,6</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407.100</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1.636.786.260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21</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Ván khuôn cột, vách, tường</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m2</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4.590</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10.591,12</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15.181,12</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407.100</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6.180.233.138</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22</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Ván khuôn sàn</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m2</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2.397,1</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16.127,19</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18.524,29</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407.100</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7.541.238.459</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23</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Ván khuôn dầm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m2</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719,7</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2.500,15</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3.219,85</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407.100</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1.310.800.935</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24</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Ván khuôn thang bộ, ram dốc</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m2</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1.588,3</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1.844,85</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3.433,15</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457.266</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1.569.862.768</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b/>
                <w:bCs/>
                <w:sz w:val="18"/>
                <w:szCs w:val="18"/>
              </w:rPr>
              <w:t>IV</w:t>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BỂ NƯỚC SINH HOẠT (TRONG HẦM B1)</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Kích thước bể 400m3, 10x15x3</w:t>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2.381.448.154</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25</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Bê tông vách bể nước sinh hoạt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tạm tính, chưa có thiết kế</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m3</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72</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216</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288</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2.382.057</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686.032.416</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26</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Ván khuôn vách bể nước sinh hoạt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m2</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480</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216</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696</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407.100</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283.341.600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27</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Cốt thép vách bể nước sinh hoạt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tấn</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14,4</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43,2</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57,6</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24.515.176</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1.412.074.138</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b/>
                <w:bCs/>
                <w:sz w:val="18"/>
                <w:szCs w:val="18"/>
              </w:rPr>
              <w:t>V</w:t>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BỂ NƯỚC PCCC (TRONG HẦM B1)</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Kích thước bể 400m3, 10x15x3</w:t>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2.381.448.154</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28</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Bê tông vách bể nước PCCC</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tạm tính, chưa có thiết kế</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m3</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72</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216</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288</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2.382.057</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686.032.416</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29</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Ván khuôn vách bể nước PCCC</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m2</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480</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216</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696</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407.100</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283.341.600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30</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Cốt thép vách bể nước PCCC</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tấn</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14,4</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43,2</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57,6</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24.515.176</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1.412.074.138</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b/>
                <w:bCs/>
                <w:sz w:val="18"/>
                <w:szCs w:val="18"/>
              </w:rPr>
              <w:t>VI</w:t>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BỂ NƯỚC XLNT (TRONG HẦM B1)</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Kích thước bể 525m3, 10x15x3.5</w:t>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2.381.448.154</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31</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Bê tông vách bể nước XLNT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tạm tính, chưa có thiết kế</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m3</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72</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216</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288</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2.382.057</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686.032.416</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32</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Ván khuôn vách bể nước XLNT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m2</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480</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216</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696</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407.100</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283.341.600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33</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Cốt thép vách bể nước XLNT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tấn</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14,4</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43,2</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57,6</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24.515.176</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1.412.074.138</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b/>
                <w:bCs/>
                <w:sz w:val="18"/>
                <w:szCs w:val="18"/>
              </w:rPr>
              <w:t>V</w:t>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CÁC HẠNG MỤC KHÁC</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5.713.276.503</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34</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Chống thấm nền</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m2</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2.182</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8.163</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10.345</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413.398</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4.276.602.310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35</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Chống thấm tường tầng hầm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m2</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1.281,04</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2.665,26</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3.946,3</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364.056</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1.436.674.193</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b/>
                <w:bCs/>
                <w:sz w:val="18"/>
                <w:szCs w:val="18"/>
              </w:rPr>
              <w:t>VI</w:t>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PHẦN BIỆN PHÁP THI CÔNG</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27.849.834.089</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CỪ VĂNG CT1.2</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Công tác cừ tường bao Dài 18m</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36</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Cừ larsen IV, dài 18m, tường bao</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Cung cấp, bao gồm vận chuyển, nâng hạ, duy trì cừ</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9.216</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9.216</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654.898</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6.035.539.968</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37</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Đóng cừ 18m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9.216</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9.216</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66.460</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612.495.360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38</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Rút cừ 18m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9.216</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9.216</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35.108</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323.555.328</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39</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Chi phí lưu cừ khi tiến độ thi công kéo dài do nguyên nhân khách quan</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md/ tháng</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0</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0</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Công tác cừ tường bao Dài 12m, cừ hố pít</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0</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40</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Cừ larsen IV, dài 12m, khu vực hố pít;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Cung cấp, bao gồm vận chuyển, nâng hạ, duy trì cừ</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1.776</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1.776</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185.924</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330.201.024</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41</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Đóng cừ 12m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1.776</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1.776</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67.890</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120.572.640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42</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Rút cừ 12m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1.776</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1.776</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35.108</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62.351.808</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Công tác văng chống khu vực tường bao hầm</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0</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43</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Văng chống H350x350x12x19 khu vực tường bao hầm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Cung cấp, bao gồm vận chuyển, nâng hạ, duy trì cừ</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kg</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117.610,5</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117.610,5</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6.797</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799.398.568</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44</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Lắp văng chống khu vực tường bao hầm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kg</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117.610,5</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117.610,5</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6.236</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733.419.078</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45</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Tháo văng chống khu vực tường bao hầm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kg</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117.610,5</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117.610,5</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2.902</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341.305.671</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46</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Chi phí lưu văng chống khi tiến độ thi công kéo dài do nguyên nhân khách quan</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md/ tháng</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0</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0</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Công tác văng chống khu vực  hố pít</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0</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47</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Văng chống H350x350x12x19 khu vực hố pít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Cung cấp, bao gồm vận chuyển, nâng hạ, duy trì cừ</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kg</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16.212</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16.212</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6.797</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110.192.964</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48</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Lắp văng chống khu vực hố pít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kg</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16.212</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16.212</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6.236</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101.098.032</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49</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Tháo văng chống khu vực hố pít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kg</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16.212</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16.212</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2.902</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47.047.224</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CỪ VĂNG CT2</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Công tác cừ tường bao Dài 18m</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50</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Cừ larsen IV, dài 18m, tường bao</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Cung cấp, bao gồm vận chuyển, nâng hạ, duy trì cừ</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10.872</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10.872</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664.871</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7.228.477.512</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51</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Đóng cừ 18m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10.872</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10.872</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67.472</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733.555.584</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52</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Rút cừ 18m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10.872</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10.872</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35.642</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387.499.824</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53</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Chi phí lưu cừ khi tiến độ thi công kéo dài do nguyên nhân khách quan</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md/ tháng</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0</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Công tác cừ tường bao Dài 12m, cừ hố pít</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54</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Cừ larsen IV, dài 12m, khu vực hố pít;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Cung cấp, bao gồm vận chuyển, nâng hạ, duy trì cừ</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5.328</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5.328</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188.755</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1.005.686.640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55</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Đóng cừ 12m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5.328</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5.328</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68.924</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367.227.072</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56</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Rút cừ 12m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5.328</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5.328</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35.642</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189.900.576</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Công tác văng chống khu vực tường bao hầm</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0</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57</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Văng chống H350x350x12x19 khu vực tường bao hầm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Cung cấp, bao gồm vận chuyển, nâng hạ, duy trì cừ</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kg</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180.547,5</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180.547,5</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6.900</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1.245.777.750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58</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Lắp văng chống khu vực tường bao hầm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kg</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180.547,5</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180.547,5</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6.331</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1.143.046.222</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59</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Tháo văng chống khu vực tường bao hầm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kg</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180.547,5</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180.547,5</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2.946</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531.892.935</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60</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Chi phí lưu văng chống khi tiến độ thi công kéo dài do nguyên nhân khách quan</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md/ tháng</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0</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0</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Công tác văng chống khu vực  hố pít</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0</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61</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Văng chống H350x350x12x19 khu vực hố pít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Cung cấp, bao gồm vận chuyển, nâng hạ, duy trì cừ</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kg</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31.626</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31.626</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6.900</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218.219.400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62</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Lắp văng chống khu vực hố pít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kg</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31.626</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31.626</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6.331</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200.224.206</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63</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Tháo văng chống khu vực hố pít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kg</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31.626</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31.626</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2.946</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93.170.196</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Biện pháp thi công khác</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57</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Lấp cát chèn cừ, lấp cát hố móng</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m3</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4.475</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641.136</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2.869.083.600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64</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Bê tông chèn cừ M200</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m3</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42</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2.066.531</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86.794.302</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64</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Đánh mặt bê tông chống nứt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m2</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4.365,6</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16.327,8</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20.693,4</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16.028</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331.673.815</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66</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Cung cấp và lắp đặt mạch ngừng chia zone theo biện pháp thi công của Nhà thầu, có băng cản nước</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md</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470</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414.869</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194.988.430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67</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Cung cấp và lắp đặt mạch ngừng chia zone theo biện pháp thi công của Nhà thầu không có băng cản nước</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md</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550</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235.083</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129.295.650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69</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Phá dỡ sàn bịt ram dốc biện pháp/ sàn tăng cường</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m3</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53,87</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1.602.840</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86.336.977</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70</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Vận chuyển bê tông phá dỡ sàn bịt ram dốc biện pháp/ sàn tăng cường tương đương đất cấp IV ra khói công trình</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m3</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53,87</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267.140</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14.389.496</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71</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color w:themeColor="text1" w:val="000000"/>
                <w:sz w:val="18"/>
                <w:szCs w:val="18"/>
              </w:rPr>
              <w:t>Gia cố nền đất yếu (Bao gồm rải phên nứa chống chình và trạc rải gia cố đường giao thông, kho bãi)</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Gói</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641.136.129</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641.136.129</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72</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Thu nước hố móng/ hạ mực nước ngầm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Gói</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534.280.107</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534.280.107</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b/>
                <w:bCs/>
                <w:sz w:val="18"/>
                <w:szCs w:val="18"/>
              </w:rPr>
              <w:t>VII</w:t>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MÓNG CẨU THÁP</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640.092.150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74</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Chi phí móng cẩu tháp</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Không bao gồm cọc của móng cẩu tháp, phá dỡ móng, cọc (Giai đoạn sau)</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gói</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640.092.150</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640.092.150</w:t>
            </w:r>
          </w:p>
        </w:tc>
      </w:tr>
      <w:tr>
        <w:trPr>
          <w:cantSplit w:val="true"/>
        </w:trPr>
        <w:tc>
          <w:tcPr>
            <w:tcW w:w="7650" w:type="dxa"/>
            <w:gridSpan w:val="8"/>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TỔNG CỘNG</w:t>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171.752.592.893</w:t>
            </w:r>
          </w:p>
        </w:tc>
      </w:tr>
      <w:tr>
        <w:trPr>
          <w:cantSplit w:val="true"/>
        </w:trPr>
        <w:tc>
          <w:tcPr>
            <w:tcW w:w="7650" w:type="dxa"/>
            <w:gridSpan w:val="8"/>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Chi phí chung (trọn gói)</w:t>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20.778.337.000</w:t>
            </w:r>
          </w:p>
        </w:tc>
      </w:tr>
      <w:tr>
        <w:trPr>
          <w:cantSplit w:val="true"/>
        </w:trPr>
        <w:tc>
          <w:tcPr>
            <w:tcW w:w="7650" w:type="dxa"/>
            <w:gridSpan w:val="8"/>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Cẩu tháp (trọn gói)</w:t>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7.402.649.000</w:t>
            </w:r>
          </w:p>
        </w:tc>
      </w:tr>
      <w:tr>
        <w:trPr>
          <w:cantSplit w:val="true"/>
        </w:trPr>
        <w:tc>
          <w:tcPr>
            <w:tcW w:w="7650" w:type="dxa"/>
            <w:gridSpan w:val="8"/>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TỔNG GIÁ TRỊ HỢP ĐỒNG TRƯỚC THUẾ</w:t>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199.933.578.893</w:t>
            </w:r>
          </w:p>
        </w:tc>
      </w:tr>
      <w:tr>
        <w:trPr>
          <w:cantSplit w:val="true"/>
        </w:trPr>
        <w:tc>
          <w:tcPr>
            <w:tcW w:w="7650" w:type="dxa"/>
            <w:gridSpan w:val="8"/>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THUẾ GTGT 8%</w:t>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15.994.686.311</w:t>
            </w:r>
          </w:p>
        </w:tc>
      </w:tr>
      <w:tr>
        <w:trPr>
          <w:cantSplit w:val="true"/>
        </w:trPr>
        <w:tc>
          <w:tcPr>
            <w:tcW w:w="7650" w:type="dxa"/>
            <w:gridSpan w:val="8"/>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TỔNG GIÁ TRỊ HỢP ĐỒNG SAU THUẾ</w:t>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215.928.265.204</w:t>
            </w:r>
          </w:p>
        </w:tc>
      </w:tr>
    </w:tbl>
    <w:p>
      <w:pPr>
        <w:pStyle w:val="Normal"/>
        <w:spacing w:lineRule="auto" w:line="276" w:before="0" w:after="120"/>
        <w:rPr>
          <w:rFonts w:ascii="Times New Roman" w:hAnsi="Times New Roman"/>
          <w:sz w:val="26"/>
          <w:szCs w:val="26"/>
        </w:rPr>
      </w:pPr>
      <w:r>
        <w:rPr>
          <w:rFonts w:ascii="Times New Roman" w:hAnsi="Times New Roman"/>
          <w:sz w:val="26"/>
          <w:szCs w:val="26"/>
        </w:rPr>
      </w:r>
      <w:r>
        <w:br w:type="page"/>
      </w:r>
    </w:p>
    <w:p>
      <w:pPr>
        <w:pStyle w:val="Normal"/>
        <w:spacing w:lineRule="auto" w:line="276" w:before="0" w:after="0"/>
        <w:jc w:val="center"/>
        <w:rPr>
          <w:highlight w:val="yellow"/>
        </w:rPr>
      </w:pPr>
      <w:r>
        <w:rPr>
          <w:rFonts w:ascii="Times New Roman" w:hAnsi="Times New Roman"/>
          <w:b/>
          <w:bCs/>
          <w:sz w:val="26"/>
          <w:szCs w:val="26"/>
          <w:highlight w:val="yellow"/>
        </w:rPr>
        <w:t>BIỂU 02</w:t>
      </w:r>
    </w:p>
    <w:p>
      <w:pPr>
        <w:pStyle w:val="Normal"/>
        <w:spacing w:lineRule="auto" w:line="276"/>
        <w:jc w:val="center"/>
        <w:rPr>
          <w:highlight w:val="yellow"/>
        </w:rPr>
      </w:pPr>
      <w:r>
        <w:rPr>
          <w:rFonts w:ascii="Times New Roman" w:hAnsi="Times New Roman"/>
          <w:b/>
          <w:bCs/>
          <w:sz w:val="26"/>
          <w:szCs w:val="26"/>
          <w:highlight w:val="yellow"/>
        </w:rPr>
        <w:t>PHẠM VI CÔNG VIỆC, CÁCH TÍNH KHỐI LƯỢNG VÀ BAO HÀM ĐƠN GIÁ</w:t>
      </w:r>
    </w:p>
    <w:p>
      <w:pPr>
        <w:pStyle w:val="Normal"/>
        <w:spacing w:lineRule="auto" w:line="276" w:before="0" w:after="200"/>
        <w:jc w:val="center"/>
        <w:rPr/>
      </w:pPr>
      <w:r>
        <w:rPr>
          <w:rFonts w:ascii="Times New Roman" w:hAnsi="Times New Roman"/>
          <w:i/>
          <w:iCs/>
          <w:sz w:val="26"/>
          <w:szCs w:val="26"/>
          <w:highlight w:val="yellow"/>
        </w:rPr>
        <w:t>(Kèm theo hợp đồng số ……/2026/HĐ/VNCNEC-…… ngày …… tháng …… năm 2026)</w:t>
      </w:r>
    </w:p>
    <w:p>
      <w:pPr>
        <w:pStyle w:val="Normal"/>
        <w:spacing w:lineRule="auto" w:line="276" w:before="0" w:after="80"/>
        <w:jc w:val="both"/>
        <w:rPr/>
      </w:pPr>
      <w:r>
        <w:rPr>
          <w:rFonts w:ascii="Times New Roman" w:hAnsi="Times New Roman"/>
          <w:b/>
          <w:bCs/>
          <w:sz w:val="26"/>
          <w:szCs w:val="26"/>
        </w:rPr>
        <w:t>I. Phạm vi công việc</w:t>
      </w:r>
    </w:p>
    <w:p>
      <w:pPr>
        <w:pStyle w:val="Normal"/>
        <w:spacing w:lineRule="auto" w:line="276" w:before="0" w:after="80"/>
        <w:jc w:val="both"/>
        <w:rPr/>
      </w:pPr>
      <w:r>
        <w:rPr>
          <w:rFonts w:ascii="Times New Roman" w:hAnsi="Times New Roman"/>
          <w:sz w:val="26"/>
          <w:szCs w:val="26"/>
        </w:rPr>
        <w:t>Bên B thực hiện thi công Phần ngầm theo Điều 1.20 Hợp đồng, bao gồm nhưng không giới hạn các công việc sau:</w:t>
      </w:r>
    </w:p>
    <w:p>
      <w:pPr>
        <w:pStyle w:val="Normal"/>
        <w:spacing w:lineRule="auto" w:line="276" w:before="0" w:after="80"/>
        <w:jc w:val="both"/>
        <w:rPr/>
      </w:pPr>
      <w:r>
        <w:rPr>
          <w:rFonts w:ascii="Times New Roman" w:hAnsi="Times New Roman"/>
          <w:sz w:val="26"/>
          <w:szCs w:val="26"/>
        </w:rPr>
        <w:t>1. Tiếp nhận, quản lý mặt bằng thi công, hố móng do Bên A, Nhà thầu khác bàn giao; tiếp nhận và bảo vệ tim, cốt, mốc giới Công trình trong khi thi công.</w:t>
      </w:r>
    </w:p>
    <w:p>
      <w:pPr>
        <w:pStyle w:val="Normal"/>
        <w:spacing w:lineRule="auto" w:line="276" w:before="0" w:after="80"/>
        <w:jc w:val="both"/>
        <w:rPr/>
      </w:pPr>
      <w:r>
        <w:rPr>
          <w:rFonts w:ascii="Times New Roman" w:hAnsi="Times New Roman"/>
          <w:sz w:val="26"/>
          <w:szCs w:val="26"/>
        </w:rPr>
        <w:t>2. Chuẩn bị đường công vụ, mặt bằng đứng máy, bãi gia công cốt thép và các hạng mục phụ trợ cần thiết; vận hành cầu rửa xe, hệ thống điện tạm, chiếu sáng và hàng rào do Bên A bàn giao theo Biểu 03.</w:t>
      </w:r>
    </w:p>
    <w:p>
      <w:pPr>
        <w:pStyle w:val="Normal"/>
        <w:spacing w:lineRule="auto" w:line="276" w:before="0" w:after="80"/>
        <w:jc w:val="both"/>
        <w:rPr/>
      </w:pPr>
      <w:r>
        <w:rPr>
          <w:rFonts w:ascii="Times New Roman" w:hAnsi="Times New Roman"/>
          <w:sz w:val="26"/>
          <w:szCs w:val="26"/>
        </w:rPr>
        <w:t>3. Cung cấp toàn bộ nhân công, máy, thiết bị thi công, vật liệu chính và vật liệu phụ cho thi công hệ cừ, văng chống; kết cấu bê tông cốt thép phần ngầm đến cao độ ±0.00; bể nước sinh hoạt, bể nước PCCC, bể nước xử lý nước thải; móng cẩu tháp; chống thấm phần ngầm theo Hồ sơ thiết kế, Chỉ dẫn kỹ thuật và Hợp đồng.</w:t>
      </w:r>
    </w:p>
    <w:p>
      <w:pPr>
        <w:pStyle w:val="Normal"/>
        <w:spacing w:lineRule="auto" w:line="276" w:before="0" w:after="80"/>
        <w:jc w:val="both"/>
        <w:rPr/>
      </w:pPr>
      <w:r>
        <w:rPr>
          <w:rFonts w:ascii="Times New Roman" w:hAnsi="Times New Roman"/>
          <w:sz w:val="26"/>
          <w:szCs w:val="26"/>
        </w:rPr>
        <w:t>4. Lập tiến độ thi công chi tiết, biện pháp thi công, danh mục máy móc thiết bị; thuê tư vấn thẩm tra biện pháp thi công hệ cừ, văng chống; lập trình tự đào đất phối hợp với Nhà thầu khác theo Điều 4.2 Hợp đồng.</w:t>
      </w:r>
    </w:p>
    <w:p>
      <w:pPr>
        <w:pStyle w:val="Normal"/>
        <w:spacing w:lineRule="auto" w:line="276" w:before="0" w:after="80"/>
        <w:jc w:val="both"/>
        <w:rPr/>
      </w:pPr>
      <w:r>
        <w:rPr>
          <w:rFonts w:ascii="Times New Roman" w:hAnsi="Times New Roman"/>
          <w:sz w:val="26"/>
          <w:szCs w:val="26"/>
        </w:rPr>
        <w:t>5. Cung cấp, lắp dựng, duy trì, tháo dỡ hệ cừ, văng chống; vận hành liên tục hệ thống hạ mực nước ngầm, tiêu thoát nước hố móng; kiểm soát, duy trì ổn định hệ chống đỡ tạm trên cơ sở kết quả quan trắc do Bên A cung cấp.</w:t>
      </w:r>
    </w:p>
    <w:p>
      <w:pPr>
        <w:pStyle w:val="Normal"/>
        <w:spacing w:lineRule="auto" w:line="276" w:before="0" w:after="80"/>
        <w:jc w:val="both"/>
        <w:rPr/>
      </w:pPr>
      <w:r>
        <w:rPr>
          <w:rFonts w:ascii="Times New Roman" w:hAnsi="Times New Roman"/>
          <w:sz w:val="26"/>
          <w:szCs w:val="26"/>
        </w:rPr>
        <w:t>6. Tuyển dụng, đào tạo, tổ chức, quản lý và giám sát lao động trên Công trường; bảo đảm người lao động được hướng dẫn phương pháp làm việc và an toàn lao động, vệ sinh môi trường.</w:t>
      </w:r>
    </w:p>
    <w:p>
      <w:pPr>
        <w:pStyle w:val="Normal"/>
        <w:spacing w:lineRule="auto" w:line="276" w:before="0" w:after="80"/>
        <w:jc w:val="both"/>
        <w:rPr/>
      </w:pPr>
      <w:r>
        <w:rPr>
          <w:rFonts w:ascii="Times New Roman" w:hAnsi="Times New Roman"/>
          <w:sz w:val="26"/>
          <w:szCs w:val="26"/>
        </w:rPr>
        <w:t>7. Cung cấp, quản lý việc đi lại trong khu vực thi công của Bên B; việc đến và đi từ Công trường một cách an toàn, có trật tự đối với nhân lực của Bên B.</w:t>
      </w:r>
    </w:p>
    <w:p>
      <w:pPr>
        <w:pStyle w:val="Normal"/>
        <w:spacing w:lineRule="auto" w:line="276" w:before="0" w:after="80"/>
        <w:jc w:val="both"/>
        <w:rPr/>
      </w:pPr>
      <w:r>
        <w:rPr>
          <w:rFonts w:ascii="Times New Roman" w:hAnsi="Times New Roman"/>
          <w:sz w:val="26"/>
          <w:szCs w:val="26"/>
        </w:rPr>
        <w:t>8. Thu xếp vận chuyển, lưu kho, bảo quản vật tư, thiết bị; thủ tục hải quan đối với vật tư, thiết bị nhập khẩu (nếu có).</w:t>
      </w:r>
    </w:p>
    <w:p>
      <w:pPr>
        <w:pStyle w:val="Normal"/>
        <w:spacing w:lineRule="auto" w:line="276" w:before="0" w:after="80"/>
        <w:jc w:val="both"/>
        <w:rPr/>
      </w:pPr>
      <w:r>
        <w:rPr>
          <w:rFonts w:ascii="Times New Roman" w:hAnsi="Times New Roman"/>
          <w:sz w:val="26"/>
          <w:szCs w:val="26"/>
        </w:rPr>
        <w:t>9. Cung cấp hồ sơ, tài liệu, làm việc với cơ quan, tổ chức liên quan trong phạm vi cho phép để có các giấy phép cần thiết (văn bản chấp thuận, giấy kiểm định, đăng kiểm, đăng ký...) cho thiết bị, nhân lực của Bên B.</w:t>
      </w:r>
    </w:p>
    <w:p>
      <w:pPr>
        <w:pStyle w:val="Normal"/>
        <w:spacing w:lineRule="auto" w:line="276" w:before="0" w:after="80"/>
        <w:jc w:val="both"/>
        <w:rPr/>
      </w:pPr>
      <w:r>
        <w:rPr>
          <w:rFonts w:ascii="Times New Roman" w:hAnsi="Times New Roman"/>
          <w:sz w:val="26"/>
          <w:szCs w:val="26"/>
        </w:rPr>
        <w:t>10. Thi công đúng Hồ sơ thiết kế, Chỉ dẫn kỹ thuật, quy chuẩn, tiêu chuẩn áp dụng và quy định của cơ quan có thẩm quyền; thí nghiệm vật liệu, thử kín nước chống thấm.</w:t>
      </w:r>
    </w:p>
    <w:p>
      <w:pPr>
        <w:pStyle w:val="Normal"/>
        <w:spacing w:lineRule="auto" w:line="276" w:before="0" w:after="80"/>
        <w:jc w:val="both"/>
        <w:rPr/>
      </w:pPr>
      <w:r>
        <w:rPr>
          <w:rFonts w:ascii="Times New Roman" w:hAnsi="Times New Roman"/>
          <w:sz w:val="26"/>
          <w:szCs w:val="26"/>
        </w:rPr>
        <w:t>11. Kiểm soát chất lượng công việc; xử lý, khắc phục sai sót, khiếm khuyết về chất lượng trong quá trình thi công và bảo hành.</w:t>
      </w:r>
    </w:p>
    <w:p>
      <w:pPr>
        <w:pStyle w:val="Normal"/>
        <w:spacing w:lineRule="auto" w:line="276" w:before="0" w:after="80"/>
        <w:jc w:val="both"/>
        <w:rPr/>
      </w:pPr>
      <w:r>
        <w:rPr>
          <w:rFonts w:ascii="Times New Roman" w:hAnsi="Times New Roman"/>
          <w:sz w:val="26"/>
          <w:szCs w:val="26"/>
        </w:rPr>
        <w:t>12. Thực hiện nghiệm thu công việc, nghiệm thu giai đoạn, nghiệm thu hoàn thành; lập hồ sơ chất lượng, hồ sơ hoàn công, hồ sơ thanh toán, quyết toán.</w:t>
      </w:r>
    </w:p>
    <w:p>
      <w:pPr>
        <w:pStyle w:val="Normal"/>
        <w:spacing w:lineRule="auto" w:line="276" w:before="0" w:after="80"/>
        <w:jc w:val="both"/>
        <w:rPr/>
      </w:pPr>
      <w:r>
        <w:rPr>
          <w:rFonts w:ascii="Times New Roman" w:hAnsi="Times New Roman"/>
          <w:sz w:val="26"/>
          <w:szCs w:val="26"/>
        </w:rPr>
        <w:t>13. Thực hiện các công tác bảo đảm an toàn, bảo vệ môi trường, phòng chống cháy nổ, an ninh trật tự, quan trắc công trình lân cận trong phạm vi Hợp đồng.</w:t>
      </w:r>
    </w:p>
    <w:p>
      <w:pPr>
        <w:pStyle w:val="Normal"/>
        <w:spacing w:lineRule="auto" w:line="276" w:before="0" w:after="80"/>
        <w:jc w:val="both"/>
        <w:rPr/>
      </w:pPr>
      <w:r>
        <w:rPr>
          <w:rFonts w:ascii="Times New Roman" w:hAnsi="Times New Roman"/>
          <w:sz w:val="26"/>
          <w:szCs w:val="26"/>
        </w:rPr>
        <w:t>14. Hợp tác với Bên A và các Nhà thầu khác trên Công trường; tháo dỡ, nhổ cừ, thu dọn mặt bằng và bàn giao Hạng mục công trình sau khi hoàn thành.</w:t>
      </w:r>
    </w:p>
    <w:p>
      <w:pPr>
        <w:pStyle w:val="Normal"/>
        <w:spacing w:lineRule="auto" w:line="276" w:before="0" w:after="80"/>
        <w:jc w:val="both"/>
        <w:rPr/>
      </w:pPr>
      <w:r>
        <w:rPr>
          <w:rFonts w:ascii="Times New Roman" w:hAnsi="Times New Roman"/>
          <w:sz w:val="26"/>
          <w:szCs w:val="26"/>
        </w:rPr>
        <w:t>15. Các công việc khác theo Biểu 03 [Ma trận phân chia phạm vi công việc và trách nhiệm] và thỏa thuận của Hợp đồng.</w:t>
      </w:r>
    </w:p>
    <w:p>
      <w:pPr>
        <w:pStyle w:val="Normal"/>
        <w:spacing w:lineRule="auto" w:line="276" w:before="120" w:after="80"/>
        <w:jc w:val="both"/>
        <w:rPr/>
      </w:pPr>
      <w:r>
        <w:rPr>
          <w:rFonts w:ascii="Times New Roman" w:hAnsi="Times New Roman"/>
          <w:b/>
          <w:bCs/>
          <w:sz w:val="26"/>
          <w:szCs w:val="26"/>
        </w:rPr>
        <w:t>II. Nguyên tắc tính khối lượng</w:t>
      </w:r>
    </w:p>
    <w:p>
      <w:pPr>
        <w:pStyle w:val="Normal"/>
        <w:spacing w:lineRule="auto" w:line="276" w:before="0" w:after="80"/>
        <w:jc w:val="both"/>
        <w:rPr/>
      </w:pPr>
      <w:r>
        <w:rPr>
          <w:rFonts w:ascii="Times New Roman" w:hAnsi="Times New Roman"/>
          <w:sz w:val="26"/>
          <w:szCs w:val="26"/>
        </w:rPr>
        <w:t>1. Khối lượng thanh toán xác định theo kích thước hình học của bản vẽ thiết kế bản vẽ thi công và bản vẽ hoàn công được phê duyệt; không tính hao hụt; không vượt quá khối lượng Chủ đầu tư nghiệm thu, thanh toán cho Bên A.</w:t>
      </w:r>
    </w:p>
    <w:p>
      <w:pPr>
        <w:pStyle w:val="Normal"/>
        <w:spacing w:lineRule="auto" w:line="276" w:before="0" w:after="80"/>
        <w:jc w:val="both"/>
        <w:rPr/>
      </w:pPr>
      <w:r>
        <w:rPr>
          <w:rFonts w:ascii="Times New Roman" w:hAnsi="Times New Roman"/>
          <w:sz w:val="26"/>
          <w:szCs w:val="26"/>
        </w:rPr>
        <w:t>2. Đơn giá tại Biểu 01 là đơn giá cố định, đã bao gồm vật liệu chính, vật liệu phụ, nhân công, máy, biện pháp thi công, hao hụt, thí nghiệm, vận chuyển, bảo hành và các chi phí quy định tại Điều 9.3 Hợp đồng.</w:t>
      </w:r>
    </w:p>
    <w:p>
      <w:pPr>
        <w:pStyle w:val="Normal"/>
        <w:spacing w:lineRule="auto" w:line="276" w:before="0" w:after="160"/>
        <w:jc w:val="both"/>
        <w:rPr/>
      </w:pPr>
      <w:r>
        <w:rPr>
          <w:rFonts w:ascii="Times New Roman" w:hAnsi="Times New Roman"/>
          <w:sz w:val="26"/>
          <w:szCs w:val="26"/>
        </w:rPr>
        <w:t>3. Nội dung đo bóc chưa quy định tại Biểu này áp dụng hướng dẫn đo bóc khối lượng xây dựng công trình của Bộ Xây dựng hiện hành.</w:t>
      </w:r>
    </w:p>
    <w:p>
      <w:pPr>
        <w:pStyle w:val="Normal"/>
        <w:spacing w:lineRule="auto" w:line="276" w:before="0" w:after="80"/>
        <w:jc w:val="both"/>
        <w:rPr/>
      </w:pPr>
      <w:r>
        <w:rPr>
          <w:rFonts w:ascii="Times New Roman" w:hAnsi="Times New Roman"/>
          <w:b/>
          <w:bCs/>
          <w:sz w:val="26"/>
          <w:szCs w:val="26"/>
        </w:rPr>
        <w:t>III. Cách tính khối lượng và bao hàm đơn giá</w:t>
      </w:r>
    </w:p>
    <w:tbl>
      <w:tblPr>
        <w:tblW w:w="8972" w:type="dxa"/>
        <w:jc w:val="left"/>
        <w:tblInd w:w="0" w:type="dxa"/>
        <w:tblLayout w:type="fixed"/>
        <w:tblCellMar>
          <w:top w:w="40" w:type="dxa"/>
          <w:left w:w="70" w:type="dxa"/>
          <w:bottom w:w="40" w:type="dxa"/>
          <w:right w:w="70" w:type="dxa"/>
        </w:tblCellMar>
        <w:tblLook w:val="0000" w:noHBand="0" w:noVBand="0" w:firstColumn="0" w:lastRow="0" w:lastColumn="0" w:firstRow="0"/>
      </w:tblPr>
      <w:tblGrid>
        <w:gridCol w:w="497"/>
        <w:gridCol w:w="1891"/>
        <w:gridCol w:w="972"/>
        <w:gridCol w:w="2792"/>
        <w:gridCol w:w="2820"/>
      </w:tblGrid>
      <w:tr>
        <w:trPr>
          <w:tblHeader w:val="true"/>
        </w:trPr>
        <w:tc>
          <w:tcPr>
            <w:tcW w:w="49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sz w:val="22"/>
                <w:szCs w:val="22"/>
              </w:rPr>
            </w:pPr>
            <w:r>
              <w:rPr>
                <w:rFonts w:ascii="Times New Roman" w:hAnsi="Times New Roman"/>
                <w:b/>
                <w:bCs/>
                <w:sz w:val="22"/>
                <w:szCs w:val="22"/>
              </w:rPr>
              <w:t>TT</w:t>
            </w:r>
          </w:p>
        </w:tc>
        <w:tc>
          <w:tcPr>
            <w:tcW w:w="189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pPr>
            <w:r>
              <w:rPr>
                <w:rFonts w:ascii="Times New Roman" w:hAnsi="Times New Roman"/>
                <w:b/>
                <w:bCs/>
                <w:sz w:val="22"/>
                <w:szCs w:val="22"/>
              </w:rPr>
              <w:t>Công việc</w:t>
            </w:r>
          </w:p>
        </w:tc>
        <w:tc>
          <w:tcPr>
            <w:tcW w:w="97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pPr>
            <w:r>
              <w:rPr>
                <w:rFonts w:ascii="Times New Roman" w:hAnsi="Times New Roman"/>
                <w:b/>
                <w:bCs/>
                <w:sz w:val="22"/>
                <w:szCs w:val="22"/>
              </w:rPr>
              <w:t>Đơn vị</w:t>
            </w:r>
          </w:p>
        </w:tc>
        <w:tc>
          <w:tcPr>
            <w:tcW w:w="279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pPr>
            <w:r>
              <w:rPr>
                <w:rFonts w:ascii="Times New Roman" w:hAnsi="Times New Roman"/>
                <w:b/>
                <w:bCs/>
                <w:sz w:val="22"/>
                <w:szCs w:val="22"/>
              </w:rPr>
              <w:t>Cách tính khối lượng</w:t>
            </w:r>
          </w:p>
        </w:tc>
        <w:tc>
          <w:tcPr>
            <w:tcW w:w="282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pPr>
            <w:r>
              <w:rPr>
                <w:rFonts w:ascii="Times New Roman" w:hAnsi="Times New Roman"/>
                <w:b/>
                <w:bCs/>
                <w:sz w:val="22"/>
                <w:szCs w:val="22"/>
              </w:rPr>
              <w:t>Đơn giá bao gồm</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1</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Cừ Larsen IV dài 12m, 18m</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m</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Chiều dài cừ theo thiết kế biện pháp được phê duyệt; không tính cừ hỏng, cừ bổ sung do lỗi Bên B (đã bao gồm chi phí lưu cừ)</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Cung cấp, vận chuyển, nâng hạ, duy trì cừ trong suốt thời gian thi công</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2</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Đóng cừ, rút cừ</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m</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Chiều dài thanh cừ thực tế đóng, rút; không vượt thiết kế biện pháp</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Máy, nhân công, xử lý vướng; lấp lỗ rỗng sau khi nhổ cừ</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3</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Văng chống H350x350x12x19 (cung cấp, lắp, tháo)</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kg</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Trọng lượng lý thuyết thép hình theo bản vẽ biện pháp; không tính bản mã, bu lông, hao hụt (đã bao gồm chi phí lưu văng)</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Cung cấp, vận chuyển, nâng hạ, gia công, hàn, cắt chi tiết; lắp dựng, duy trì, tháo dỡ</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4</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Bê tông chèn dầm biên, Sika grout đầu cột, bê tông chèn cừ</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m3; m2</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Theo bản vẽ thiết kế, biện pháp được phê duyệt</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Cung cấp vật liệu, thi công, bảo dưỡng</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5</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Bê tông lót, móng, cột, vách, tường, sàn, dầm, thang bộ, ram dốc, sàn tăng cường</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m3</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Thể tích hình học theo bản vẽ; không trừ thể tích cốt thép và lỗ rỗng nhỏ hơn 0,1 m3</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Bê tông thương phẩm đúng mác thiết kế (thương hiệu theo Biểu 07), phụ gia, bơm, đổ, đầm, bảo dưỡng, thí nghiệm, xử lý mạch ngừng</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6</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Cốt thép các loại</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tấn</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Trọng lượng theo bảng thống kê thép bản vẽ thi công được duyệt; không tính nối chồng ngoài thiết kế, thép biện pháp, con kê</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Cung cấp, gia công, lắp dựng, nối, buộc, con kê, cắt mẫu thí nghiệm</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8</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Ván khuôn các loại</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m2</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Diện tích bề mặt bê tông tiếp xúc ván khuôn theo bản vẽ; trừ lỗ mở lớn hơn 1 m2</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Cung cấp, lắp dựng, cây chống, giàn giáo, tháo dỡ, vệ sinh, chống dính</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9</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Bể nước sinh hoạt, bể nước PCCC, bể nước xử lý nước thải</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m3; tấn; m2</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Như mục 6, 7, 8; khối lượng tạm tính, điều chỉnh bằng phụ lục theo thiết kế được duyệt</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Như mục 6, 7, 8</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10</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Chống thấm nền tầng hầm</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m2</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Diện tích mặt bằng chống thấm theo bản vẽ; không tính chồng mí, gấp mép</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Vật liệu theo Biểu 07, băng dính, xử lý đầu cọc, cổ ống, góc; thử nước; bảo vệ lớp chống thấm</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11</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Chống thấm tường tầng hầm</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m2</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Như mục 10</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Như mục 10, kèm xốp PE bảo vệ</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12</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Mạch ngừng (có và không có băng cản nước)</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md</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Chiều dài theo bản vẽ hoặc biện pháp phân zone được Bên A phê duyệt</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Băng cản nước, vệ sinh, xử lý mạch ngừng</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13</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Lấp cát chèn cừ</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m3</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Theo hồ sơ hoàn công, không vượt thiết kế biện pháp</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Cung cấp cát, vận chuyển, đầm</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14</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Đánh mặt bê tông chống nứt</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m2</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Diện tích mặt sàn theo bản vẽ</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Nhân công, máy</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15</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Phá dỡ, vận chuyển bê tông sàn bịt ram dốc biện pháp</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m3</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Thể tích phá dỡ thực tế được nghiệm thu</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Phá dỡ, vận chuyển, đổ thải hợp pháp</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16</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Gia cố nền đất yếu</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Gói</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Trọn gói, không điều chỉnh</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Phên nứa, rải gia cố đường giao thông, kho bãi</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17</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Thu nước hố móng, hạ mực nước ngầm</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Gói</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Trọn gói, không điều chỉnh</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Thiết bị, nhân lực, nguồn điện dự phòng, vận hành liên tục suốt thời gian thi công Phần ngầm</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18</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Móng cẩu tháp</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Gói</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Trọn gói, không điều chỉnh</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Toàn bộ kết cấu móng cẩu tháp</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19</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Chi phí chung</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Gói</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Trọn gói, thanh toán theo Điều 10.3.2</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Văn phòng, lán trại, điện nước thi công, an toàn lao động, vệ sinh môi trường, bảo vệ, cầu rửa xe, huy động và giải thể (theo mục 4, 6, 7 Biểu 03)</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20</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Cẩu tháp</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Gói</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Trọn gói, thanh toán theo Điều 10.3.2</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Cung cấp, vận chuyển, lắp dựng, kiểm định, vận hành, bảo dưỡng, tháo dỡ cẩu tháp trong thời gian thi công Phần ngầm</w:t>
            </w:r>
          </w:p>
        </w:tc>
      </w:tr>
    </w:tbl>
    <w:p>
      <w:pPr>
        <w:pStyle w:val="Normal"/>
        <w:spacing w:lineRule="auto" w:line="276" w:before="0" w:after="120"/>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rPr>
          <w:rFonts w:ascii="Times New Roman" w:hAnsi="Times New Roman"/>
          <w:b/>
          <w:bCs/>
          <w:sz w:val="26"/>
          <w:szCs w:val="26"/>
          <w:u w:val="single"/>
          <w:lang w:val="vi-VN"/>
        </w:rPr>
      </w:pPr>
      <w:r>
        <w:rPr>
          <w:rFonts w:ascii="Times New Roman" w:hAnsi="Times New Roman"/>
          <w:b/>
          <w:bCs/>
          <w:sz w:val="26"/>
          <w:szCs w:val="26"/>
          <w:u w:val="single"/>
          <w:lang w:val="vi-VN"/>
        </w:rPr>
      </w:r>
    </w:p>
    <w:p>
      <w:pPr>
        <w:pStyle w:val="Normal"/>
        <w:spacing w:lineRule="auto" w:line="276" w:before="0" w:after="120"/>
        <w:jc w:val="center"/>
        <w:rPr>
          <w:rFonts w:ascii="Times New Roman" w:hAnsi="Times New Roman"/>
          <w:b/>
          <w:bCs/>
          <w:sz w:val="26"/>
          <w:szCs w:val="26"/>
          <w:u w:val="single"/>
        </w:rPr>
      </w:pPr>
      <w:commentRangeStart w:id="39"/>
      <w:r>
        <w:rPr>
          <w:rFonts w:ascii="Times New Roman" w:hAnsi="Times New Roman"/>
          <w:b/>
          <w:bCs/>
          <w:sz w:val="26"/>
          <w:szCs w:val="26"/>
          <w:highlight w:val="yellow"/>
          <w:lang w:val="vi-VN"/>
        </w:rPr>
        <w:t>BIỂU 03</w:t>
      </w:r>
    </w:p>
    <w:p>
      <w:pPr>
        <w:pStyle w:val="Normal"/>
        <w:spacing w:lineRule="auto" w:line="276" w:before="0" w:after="120"/>
        <w:jc w:val="center"/>
        <w:rPr>
          <w:rFonts w:ascii="Times New Roman" w:hAnsi="Times New Roman"/>
          <w:b/>
          <w:bCs/>
          <w:sz w:val="26"/>
          <w:szCs w:val="26"/>
          <w:highlight w:val="yellow"/>
          <w:lang w:val="vi-VN"/>
        </w:rPr>
      </w:pPr>
      <w:r>
        <w:rPr>
          <w:rFonts w:ascii="Times New Roman" w:hAnsi="Times New Roman"/>
          <w:b/>
          <w:bCs/>
          <w:sz w:val="26"/>
          <w:szCs w:val="26"/>
          <w:highlight w:val="yellow"/>
        </w:rPr>
        <w:t xml:space="preserve">PHẠM VI CÔNG VIỆC VÀ </w:t>
      </w:r>
      <w:r>
        <w:rPr>
          <w:rFonts w:ascii="Times New Roman" w:hAnsi="Times New Roman"/>
          <w:b/>
          <w:bCs/>
          <w:sz w:val="26"/>
          <w:szCs w:val="26"/>
          <w:highlight w:val="yellow"/>
          <w:lang w:val="vi-VN"/>
        </w:rPr>
        <w:t>MA TRẬN PHÂN CHIA PHẠM VI CÔNG VIỆC</w:t>
      </w:r>
    </w:p>
    <w:p>
      <w:pPr>
        <w:pStyle w:val="Normal"/>
        <w:spacing w:lineRule="auto" w:line="276" w:before="0" w:after="120"/>
        <w:jc w:val="center"/>
        <w:rPr>
          <w:rFonts w:ascii="Times New Roman" w:hAnsi="Times New Roman"/>
          <w:bCs/>
          <w:i/>
          <w:i/>
          <w:sz w:val="26"/>
          <w:szCs w:val="26"/>
          <w:lang w:val="nl-NL"/>
        </w:rPr>
      </w:pPr>
      <w:r>
        <w:rPr>
          <w:rFonts w:ascii="Times New Roman" w:hAnsi="Times New Roman"/>
          <w:bCs/>
          <w:i/>
          <w:sz w:val="26"/>
          <w:szCs w:val="26"/>
          <w:highlight w:val="yellow"/>
          <w:lang w:val="nl-NL"/>
        </w:rPr>
        <w:t>(Kèm theo hợp đồng số……..…/2026/HĐ/YS/BXD ngày……tháng……năm 2026)</w:t>
      </w:r>
      <w:commentRangeEnd w:id="39"/>
      <w:r>
        <w:commentReference w:id="39"/>
      </w:r>
      <w:r>
        <w:rPr>
          <w:rFonts w:ascii="Times New Roman" w:hAnsi="Times New Roman"/>
          <w:bCs/>
          <w:i/>
          <w:sz w:val="26"/>
          <w:szCs w:val="26"/>
          <w:highlight w:val="yellow"/>
          <w:lang w:val="nl-NL"/>
        </w:rPr>
      </w:r>
    </w:p>
    <w:p>
      <w:pPr>
        <w:pStyle w:val="Normal"/>
        <w:widowControl w:val="false"/>
        <w:spacing w:lineRule="auto" w:line="276" w:before="0" w:after="120"/>
        <w:jc w:val="both"/>
        <w:rPr>
          <w:rFonts w:ascii="Times New Roman" w:hAnsi="Times New Roman"/>
          <w:sz w:val="26"/>
          <w:szCs w:val="26"/>
        </w:rPr>
      </w:pPr>
      <w:r>
        <w:rPr>
          <w:rFonts w:ascii="Times New Roman" w:hAnsi="Times New Roman"/>
          <w:sz w:val="26"/>
          <w:szCs w:val="26"/>
        </w:rPr>
        <w:t>Dự án: Xây dựng nhà ở cho lực lượng vũ trang Công an nhân dân tại ô đất C3-ODK3 và C3-ODK4 thuộc phân khu đô thị H2-4, Phường Yên Sở, Thành phố Hà Nội.</w:t>
      </w:r>
    </w:p>
    <w:p>
      <w:pPr>
        <w:pStyle w:val="Normal"/>
        <w:widowControl w:val="false"/>
        <w:spacing w:lineRule="auto" w:line="276" w:before="0" w:after="120"/>
        <w:jc w:val="both"/>
        <w:rPr>
          <w:rFonts w:ascii="Times New Roman" w:hAnsi="Times New Roman"/>
          <w:sz w:val="26"/>
          <w:szCs w:val="26"/>
        </w:rPr>
      </w:pPr>
      <w:r>
        <w:rPr>
          <w:rFonts w:ascii="Times New Roman" w:hAnsi="Times New Roman"/>
          <w:sz w:val="26"/>
          <w:szCs w:val="26"/>
        </w:rPr>
        <w:t>Gói thầu: Thi công hệ cừ, văng chống, kết cấu phần ngầm và chống thấm phần ngầm cho khối nhà ở xã hội CT1.2 và CT2 (CT2.1, CT2.2, CT2.3).</w:t>
      </w:r>
    </w:p>
    <w:p>
      <w:pPr>
        <w:pStyle w:val="Normal"/>
        <w:widowControl w:val="false"/>
        <w:spacing w:lineRule="auto" w:line="276" w:before="0" w:after="120"/>
        <w:jc w:val="both"/>
        <w:rPr>
          <w:rFonts w:ascii="Times New Roman" w:hAnsi="Times New Roman"/>
          <w:sz w:val="26"/>
          <w:szCs w:val="26"/>
        </w:rPr>
      </w:pPr>
      <w:r>
        <w:rPr>
          <w:rFonts w:ascii="Times New Roman" w:hAnsi="Times New Roman"/>
          <w:sz w:val="26"/>
          <w:szCs w:val="26"/>
        </w:rPr>
        <w:t>Ký hiệu: P – Thực hiện; C – Kiểm tra; “-” – Không thuộc trách nhiệm.</w:t>
      </w:r>
    </w:p>
    <w:tbl>
      <w:tblPr>
        <w:tblW w:w="9072" w:type="dxa"/>
        <w:jc w:val="center"/>
        <w:tblInd w:w="0" w:type="dxa"/>
        <w:tblLayout w:type="fixed"/>
        <w:tblCellMar>
          <w:top w:w="0" w:type="dxa"/>
          <w:left w:w="50" w:type="dxa"/>
          <w:bottom w:w="0" w:type="dxa"/>
          <w:right w:w="50" w:type="dxa"/>
        </w:tblCellMar>
        <w:tblLook w:val="04a0" w:noHBand="0" w:noVBand="1" w:firstColumn="1" w:lastRow="0" w:lastColumn="0" w:firstRow="1"/>
      </w:tblPr>
      <w:tblGrid>
        <w:gridCol w:w="750"/>
        <w:gridCol w:w="4772"/>
        <w:gridCol w:w="1250"/>
        <w:gridCol w:w="1148"/>
        <w:gridCol w:w="1152"/>
      </w:tblGrid>
      <w:tr>
        <w:trPr>
          <w:tblHeader w:val="true"/>
          <w:cantSplit w:val="true"/>
        </w:trPr>
        <w:tc>
          <w:tcPr>
            <w:tcW w:w="7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STT</w:t>
            </w:r>
          </w:p>
        </w:tc>
        <w:tc>
          <w:tcPr>
            <w:tcW w:w="477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Mô tả công việc</w:t>
            </w:r>
          </w:p>
        </w:tc>
        <w:tc>
          <w:tcPr>
            <w:tcW w:w="12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Bên B (Phục Hưng)</w:t>
            </w:r>
          </w:p>
        </w:tc>
        <w:tc>
          <w:tcPr>
            <w:tcW w:w="1148"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Bên A (VNCN E&amp;C)</w:t>
            </w:r>
          </w:p>
        </w:tc>
        <w:tc>
          <w:tcPr>
            <w:tcW w:w="115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Các đơn vị khác</w:t>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1</w:t>
            </w:r>
          </w:p>
        </w:tc>
        <w:tc>
          <w:tcPr>
            <w:tcW w:w="477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rPr>
                <w:rFonts w:ascii="Times New Roman" w:hAnsi="Times New Roman"/>
              </w:rPr>
            </w:pPr>
            <w:r>
              <w:rPr>
                <w:rFonts w:ascii="Times New Roman" w:hAnsi="Times New Roman"/>
                <w:b/>
                <w:bCs/>
                <w:sz w:val="20"/>
                <w:szCs w:val="20"/>
              </w:rPr>
              <w:t>Tài liệu và bản vẽ</w:t>
            </w:r>
          </w:p>
        </w:tc>
        <w:tc>
          <w:tcPr>
            <w:tcW w:w="12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8"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1.1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Cung cấp hồ sơ thiết kế bản vẽ thi công đã được phê duyệt</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1.2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Lập, trình duyệt bản vẽ thi công chi tiết (shop drawing), bản vẽ biện pháp, bản vẽ chi tiết cốt thép, ván khuôn và bản vẽ hoàn công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w:t>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1.3</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Lập hồ sơ quản lý chất lượng (biên bản nghiệm thu, nhật ký thi công, bản vẽ hoàn công, kết quả thí nghiệm...)</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w:t>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1.4</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Lập biện pháp, quy trình thi công trình Tư vấn giám sát, Bên A, Chủ đầu tư phê duyệt</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w:t>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1.5</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Thuê tổ chức tư vấn đủ điều kiện năng lực thẩm tra biện pháp thi công hệ cừ, văng chống; chịu chi phí thẩm tra</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1.6</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Cung cấp, cập nhật chứng chỉ kiểm định thiết bị thi công còn hiệu lực</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1.7</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Đệ trình mẫu vật liệu, catalogue, chứng chỉ xuất xưởng để phê duyệt vật liệu</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w:t>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1.8</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Lập, trình duyệt tiến độ thi công chi tiết, phù hợp tiến độ công tác đất của Nhà thầu khác</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w:t>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1.9</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Kiểm tra, rà soát thiết kế biện pháp và đề xuất điều chỉnh khi điều kiện thực tế thay đổi</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w:t>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2</w:t>
            </w:r>
          </w:p>
        </w:tc>
        <w:tc>
          <w:tcPr>
            <w:tcW w:w="477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rPr>
                <w:rFonts w:ascii="Times New Roman" w:hAnsi="Times New Roman"/>
              </w:rPr>
            </w:pPr>
            <w:r>
              <w:rPr>
                <w:rFonts w:ascii="Times New Roman" w:hAnsi="Times New Roman"/>
                <w:b/>
                <w:bCs/>
                <w:sz w:val="20"/>
                <w:szCs w:val="20"/>
              </w:rPr>
              <w:t>Bảo hiểm và các loại thuế</w:t>
            </w:r>
          </w:p>
        </w:tc>
        <w:tc>
          <w:tcPr>
            <w:tcW w:w="12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8"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2.1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Bảo hiểm cho người lao động và chi trả chế độ, bồi thường cho người lao động theo quy định của pháp luật</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2.2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Bảo hiểm máy móc, thiết bị, phương tiện của Bên B</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2.3</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highlight w:val="yellow"/>
              </w:rPr>
            </w:pPr>
            <w:r>
              <w:rPr>
                <w:rFonts w:ascii="Times New Roman" w:hAnsi="Times New Roman"/>
                <w:sz w:val="20"/>
                <w:szCs w:val="20"/>
                <w:highlight w:val="yellow"/>
              </w:rPr>
              <w:t>Bảo hiểm trách nhiệm dân sự đối với bên thứ ba</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highlight w:val="yellow"/>
              </w:rPr>
            </w:pPr>
            <w:r>
              <w:rPr>
                <w:rFonts w:ascii="Times New Roman" w:hAnsi="Times New Roman"/>
                <w:b/>
                <w:bCs/>
                <w:sz w:val="20"/>
                <w:szCs w:val="20"/>
                <w:highlight w:val="yellow"/>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highlight w:val="yellow"/>
              </w:rPr>
            </w:pPr>
            <w:r>
              <w:rPr>
                <w:rFonts w:ascii="Times New Roman" w:hAnsi="Times New Roman"/>
                <w:highlight w:val="yellow"/>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t>Làm rõ cdt</w:t>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2.4</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Bảo hiểm công trình trong thời gian xây dựng (do Chủ đầu tư mua theo Điều 8.1 Hợp đồng)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2.5</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Thực hiện thủ tục yêu cầu bồi thường bảo hiểm công trình đối với tổn thất thuộc phạm vi công việc của Bên B; chịu phần thiệt hại không được bảo hiểm bồi thường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w:t>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t>Phối hợp cung cấp hs</w:t>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2.6</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Các loại thuế, phí, lệ phí theo quy định hiện hành</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3</w:t>
            </w:r>
          </w:p>
        </w:tc>
        <w:tc>
          <w:tcPr>
            <w:tcW w:w="477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rPr>
                <w:rFonts w:ascii="Times New Roman" w:hAnsi="Times New Roman"/>
              </w:rPr>
            </w:pPr>
            <w:r>
              <w:rPr>
                <w:rFonts w:ascii="Times New Roman" w:hAnsi="Times New Roman"/>
                <w:b/>
                <w:bCs/>
                <w:sz w:val="20"/>
                <w:szCs w:val="20"/>
              </w:rPr>
              <w:t>Công tác thi công chính</w:t>
            </w:r>
          </w:p>
        </w:tc>
        <w:tc>
          <w:tcPr>
            <w:tcW w:w="12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8"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3.1</w:t>
            </w:r>
          </w:p>
        </w:tc>
        <w:tc>
          <w:tcPr>
            <w:tcW w:w="477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rPr>
            </w:pPr>
            <w:r>
              <w:rPr>
                <w:rFonts w:ascii="Times New Roman" w:hAnsi="Times New Roman"/>
                <w:b/>
                <w:bCs/>
                <w:sz w:val="20"/>
                <w:szCs w:val="20"/>
              </w:rPr>
              <w:t>Hạ mực nước ngầm và giao diện với công tác đất (công tác đất do Nhà thầu khác thực hiện)</w:t>
            </w:r>
          </w:p>
        </w:tc>
        <w:tc>
          <w:tcPr>
            <w:tcW w:w="12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3.1.1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Cung cấp máy móc, thiết bị, nhân lực, nguồn điện dự phòng để thi công hệ thống hạ mực nước ngầm theo thiết kế được phê duyệt (nếu có); vận hành liên tục hệ thống hạ mực nước ngầm, tiêu thoát nước hố móng trong suốt thời gian thi công Phần ngầm</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3.1.2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Lập, trình duyệt trình tự đào đất theo từng lớp tương ứng với cao độ lắp đặt văng chống; kiểm tra, giám sát việc đào đất của Nhà thầu khác trong phạm vi ảnh hưởng của hệ cừ, văng chống; lập biên bản, báo cáo ngay Bên A khi phát hiện hành vi gây mất ổn định hệ cừ, văng chống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w:t>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Phối hợp</w:t>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3.1.3</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Đào đất, sửa hố móng, vận chuyển và đổ thải đất đào</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 phối hợp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w:t>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3.1.4</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Nhận bàn giao hố móng, cao độ đáy đào từ Nhà thầu khác (có xác nhận của Bên A); vệ sinh, tiêu thoát nước hố móng trước khi thi công bê tông lót; bảo vệ hố móng sau khi nhận bàn giao</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w:t>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Bàn giao</w:t>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3.1.5</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Đắp đất hoàn trả hố móng, mang tường tầng hầm</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Phối hợp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w:t>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3.2</w:t>
            </w:r>
          </w:p>
        </w:tc>
        <w:tc>
          <w:tcPr>
            <w:tcW w:w="477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rPr>
            </w:pPr>
            <w:r>
              <w:rPr>
                <w:rFonts w:ascii="Times New Roman" w:hAnsi="Times New Roman"/>
                <w:b/>
                <w:bCs/>
                <w:sz w:val="20"/>
                <w:szCs w:val="20"/>
              </w:rPr>
              <w:t>Hệ cừ và văng chống</w:t>
            </w:r>
          </w:p>
        </w:tc>
        <w:tc>
          <w:tcPr>
            <w:tcW w:w="12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3.2.1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Cung cấp vật tư chính cừ Larsen, vật tư phụ và phụ kiện trong thời gian thi công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3.2.2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Cung cấp máy móc, thiết bị, nhân lực thi công hạ, nhổ cừ Larsen</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3.2.3</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Cung cấp vật tư chính văng chống, vật tư phụ và phụ kiện trong thời gian thi công.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3.2.4</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Gia công, hàn, cắt các chi tiết thép phục vụ lắp dựng/tháo dỡ kết cấu chống đỡ tạm.</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3.2.5</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Bảo đảm ổn định, khả năng chịu lực của hệ kết cấu chống đỡ tạm (cừ, văng chống, ván khuôn, giàn giáo...) trong phạm vi biện pháp của Bên B</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3.2.6</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Cung cấp máy móc, thiết bị và nhân lực để theo dõi chuyển vị và tính ổn định của hệ cừ văng, báo cáo và sửa chữa hệ cừ văng đảm bảo yêu cầu của Dự án.</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3.2.7</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Tháo dỡ hệ văng chống, nhổ cừ theo trình tự thiết kế biện pháp và trình tự đắp đất hoàn trả; lấp lỗ rỗng sau khi nhổ cừ (nếu thiết kế yêu cầu); vận chuyển vật tư biện pháp ra khỏi Công trường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w:t>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3.3</w:t>
            </w:r>
          </w:p>
        </w:tc>
        <w:tc>
          <w:tcPr>
            <w:tcW w:w="477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rPr>
            </w:pPr>
            <w:r>
              <w:rPr>
                <w:rFonts w:ascii="Times New Roman" w:hAnsi="Times New Roman"/>
                <w:b/>
                <w:bCs/>
                <w:sz w:val="20"/>
                <w:szCs w:val="20"/>
              </w:rPr>
              <w:t>Kết cấu bê tông cốt thép phần ngầm</w:t>
            </w:r>
          </w:p>
        </w:tc>
        <w:tc>
          <w:tcPr>
            <w:tcW w:w="12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3.3.1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Cung cấp toàn bộ vật liệu chính (bê tông thương phẩm, cốt thép, …) và toàn bộ vật liệu phụ cho kết cấu bê tông cốt thép phần ngầm</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w:t>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3.3.2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Thi công cốt thép, ván khuôn, bê tông kết cấu phần ngầm (móng, đài, giằng, sàn đáy, tường tầng hầm, cột, vách, dầm, sàn) đến cao độ ±0.00, bao gồm kết cấu bể nước sinh hoạt, bể nước PCCC, bể nước thải</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3.3.3</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Cung cấp, lắp đặt, bảo dưỡng, tháo dỡ ván khuôn, đà giáo theo tiêu chuẩn Dự án (kể cả ván khuôn bể nước sinh hoạt, bể nước PCCC, bể nước thải)</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3.3.4</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Cung cấp bê tông và thi công bê tông chèn tại vị trí tiếp giáp dầm, sàn với cừ</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3.3.5</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Chừa lỗ mở, lắp đặt ống chờ, chi tiết chờ cho hệ thống cơ điện theo bản vẽ phối hợp được phê duyệt</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3.3.6</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Thi công và xử lý khe co giãn, mạch ngừng thi công theo tiêu chuẩn Dự án.</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3.3.7</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Sửa chữa vết nứt, sửa bề mặt bê tông, phục hồi cao độ được chấp thuận</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3.3.8</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Cung cấp vật tư vữa không co ngót và thi công đổ bù hạng mục bê tông cốt thép</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3.3.9</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Lập đề cương, thực hiện, báo cáo công tác quan trắc công trình lân cận (đường, nhà dân)</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3.4</w:t>
            </w:r>
          </w:p>
        </w:tc>
        <w:tc>
          <w:tcPr>
            <w:tcW w:w="477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rPr>
            </w:pPr>
            <w:r>
              <w:rPr>
                <w:rFonts w:ascii="Times New Roman" w:hAnsi="Times New Roman"/>
                <w:b/>
                <w:bCs/>
                <w:sz w:val="20"/>
                <w:szCs w:val="20"/>
              </w:rPr>
              <w:t>Công tác chống thấm</w:t>
            </w:r>
          </w:p>
        </w:tc>
        <w:tc>
          <w:tcPr>
            <w:tcW w:w="12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3.4.1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Chống thấm sàn đáy, tường tầng hầm, hố pit, hố thu; xử lý chống thấm đầu cọc, mạch ngừng, khe co giãn, cổ ống xuyên kết cấu phần ngầm</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3.4.2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Chống thấm bể nước sinh hoạt, bể nước PCCC, bể nước thải, bể phốt, hố ga, rãnh thu thuộc Phần ngầm</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3.4.3</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Thí nghiệm, thử kín nước (ngâm nước, thử áp) theo Chỉ dẫn kỹ thuật; bảo vệ lớp chống thấm cho đến khi bàn giao</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w:t>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3.5</w:t>
            </w:r>
          </w:p>
        </w:tc>
        <w:tc>
          <w:tcPr>
            <w:tcW w:w="477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rPr>
            </w:pPr>
            <w:r>
              <w:rPr>
                <w:rFonts w:ascii="Times New Roman" w:hAnsi="Times New Roman"/>
                <w:b/>
                <w:bCs/>
                <w:sz w:val="20"/>
                <w:szCs w:val="20"/>
              </w:rPr>
              <w:t>Giàn giáo và thiết bị nâng hạ</w:t>
            </w:r>
          </w:p>
        </w:tc>
        <w:tc>
          <w:tcPr>
            <w:tcW w:w="12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3.5.1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Giàn giáo, sàn thao tác phục vụ thi công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3.5.2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Thiết bị nâng hạ (cần trục, cẩu tháp, vận thăng...)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3.6</w:t>
            </w:r>
          </w:p>
        </w:tc>
        <w:tc>
          <w:tcPr>
            <w:tcW w:w="477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rPr>
            </w:pPr>
            <w:r>
              <w:rPr>
                <w:rFonts w:ascii="Times New Roman" w:hAnsi="Times New Roman"/>
                <w:b/>
                <w:bCs/>
                <w:sz w:val="20"/>
                <w:szCs w:val="20"/>
              </w:rPr>
              <w:t>Thí nghiệm, kiểm soát cao độ, toạ độ thi công</w:t>
            </w:r>
          </w:p>
        </w:tc>
        <w:tc>
          <w:tcPr>
            <w:tcW w:w="12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3.6.1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Thí nghiệm và chịu chi phí thí nghiệm vật tư do Bên B cung cấp (cừ, văng chống, cốt thép, bê tông, vữa, vật liệu chống thấm...)</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3.6.2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Kiểm soát cao độ, toạ độ trong quá trình thi công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3.7</w:t>
            </w:r>
          </w:p>
        </w:tc>
        <w:tc>
          <w:tcPr>
            <w:tcW w:w="477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rPr>
            </w:pPr>
            <w:r>
              <w:rPr>
                <w:rFonts w:ascii="Times New Roman" w:hAnsi="Times New Roman"/>
                <w:b/>
                <w:bCs/>
                <w:sz w:val="20"/>
                <w:szCs w:val="20"/>
              </w:rPr>
              <w:t>Kiểm soát, duy trì ổn định kết cấu chống đỡ tạm (cừ, văng chống, giàn giáo, …)</w:t>
            </w:r>
          </w:p>
        </w:tc>
        <w:tc>
          <w:tcPr>
            <w:tcW w:w="12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3.7.1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Quan trắc chuyển vị hệ cừ, văng chống, hố đào (bố trí thiết bị, nhân lực, lập báo cáo kết quả) theo yêu cầu kỹ thuật do PH đề xuất (nếu có)</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Đề xuất yêu cầu kỹ thuật; tiếp nhận kết quả</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3.7.2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Theo dõi, đánh giá ổn định trên cơ sở kết quả quan trắc; sửa chữa, gia cường, duy trì hệ chống đỡ tạm (cừ, văng chống, giàn giáo, …) đảm bảo yêu cầu kỹ thuật trong suốt quá trình thi công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3.8</w:t>
            </w:r>
          </w:p>
        </w:tc>
        <w:tc>
          <w:tcPr>
            <w:tcW w:w="477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rPr>
            </w:pPr>
            <w:r>
              <w:rPr>
                <w:rFonts w:ascii="Times New Roman" w:hAnsi="Times New Roman"/>
                <w:b/>
                <w:bCs/>
                <w:sz w:val="20"/>
                <w:szCs w:val="20"/>
              </w:rPr>
              <w:t>Phối hợp thi công và các công việc khác</w:t>
            </w:r>
          </w:p>
        </w:tc>
        <w:tc>
          <w:tcPr>
            <w:tcW w:w="12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3.8.1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Phối hợp, nhận và bàn giao mặt bằng thi công với Bên A và Nhà thầu khác</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3.8.2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Thi công các công việc khác trong Biểu 01 [Chi tiết giá hợp đồng]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4</w:t>
            </w:r>
          </w:p>
        </w:tc>
        <w:tc>
          <w:tcPr>
            <w:tcW w:w="477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rPr>
                <w:rFonts w:ascii="Times New Roman" w:hAnsi="Times New Roman"/>
              </w:rPr>
            </w:pPr>
            <w:r>
              <w:rPr>
                <w:rFonts w:ascii="Times New Roman" w:hAnsi="Times New Roman"/>
                <w:b/>
                <w:bCs/>
                <w:sz w:val="20"/>
                <w:szCs w:val="20"/>
              </w:rPr>
              <w:t>Các công tác phụ trợ</w:t>
            </w:r>
          </w:p>
        </w:tc>
        <w:tc>
          <w:tcPr>
            <w:tcW w:w="12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8"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Dọn dẹp mặt bằng, phá dỡ hạng mục hiện hữu (mương hở, kết cấu cũ... nếu có) trong phạm vi thi công của Bên B</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Văn phòng công trường, trang thiết bị và chi phí vận hành</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4.3</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Nhà ở, ăn uống, đi lại cho công nhân (kể cả nhà ở ngoài hiện trường), chi phí vận hành (Lán trại CN ngoài phạm vi công trường)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4.4</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Nhà nghỉ cho công nhân, bãi gửi xe…vv</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4.5</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Cung cấp nguồn điện thi công đến điểm đấu nối (*1)</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4.6</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Nguồn nước: Điểm đấu nối  nước tạm từ bên ngoài đến phạm vi hàng rào Dự án.</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4.7</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Hệ thống điện tạm, điện chiếu sáng thi công trong khu vực thi công của Bên B và chiếu sáng đèn pha tại hàng rào (chiếu sáng ngoài): Bên A bàn giao; Bên B sử dụng, bảo trì</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Bàn giao</w:t>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4.8</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Máy phát điện và chi phí vận hành (bao gồm nguồn dự phòng cho hệ thống hạ mực nước ngầm)</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4.9</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Hệ thống nước tạm phục vụ thi công (vật liệu, nhân công, dụng cụ) trong phạm vi thi công của Bên B</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4.10</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Biện pháp phụ trợ (thoát nước hố móng, che chắn bảo vệ mái dốc, đường tạm cho xe trộn, xe bơm, xe tải...)</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4.11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Cầu rửa xe và các thiết bị cần thiết để đảm bảo công tác này (bao gồm rửa xe phục vụ công tác đào đất) (*2)</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Thanh toán phần rửa xe đào đất</w:t>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4.12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Hàng rào bao quanh Công trường (trừ hàng rào phía mặt Tòa nhà Garmuda): Bên A bàn giao cho Bên B sử dụng, bảo quản, di chuyển theo từng giai đoạn thi công; Bên B duy trì, sửa chữa, thay thế phần hư hỏng trong suốt thời gian thi công; tháo dỡ, bàn giao lại cho Bên A khi hoàn thành</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Bàn giao</w:t>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4.13</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Các công trình/thiết bị tạm khác phục vụ thi công (mương rãnh, toilet phục vụ công nhân và cán bộ nhà thầu)</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4.14</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Rửa đường, an toàn và vệ sinh môi trường trong/ngoài công trường (bao gồm phạm vi phục vụ công tác đào đất) (*3)</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Thanh toán phần phục vụ đào đất</w:t>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4.15</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Chi phí điện nước thi công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4.16</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Loại bỏ rác thải bên ngoài hiện trường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4.17</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Dọn sạch công trường trước khi bàn giao</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4.18</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Xin phép đấu nối giao thông trong giai đoạn thi công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4.19</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Đấu nối nước thải thi công, sinh hoạt, nước mưa trong giai đoạn thi công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5</w:t>
            </w:r>
          </w:p>
        </w:tc>
        <w:tc>
          <w:tcPr>
            <w:tcW w:w="477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rPr>
                <w:rFonts w:ascii="Times New Roman" w:hAnsi="Times New Roman"/>
              </w:rPr>
            </w:pPr>
            <w:r>
              <w:rPr>
                <w:rFonts w:ascii="Times New Roman" w:hAnsi="Times New Roman"/>
                <w:b/>
                <w:bCs/>
                <w:sz w:val="20"/>
                <w:szCs w:val="20"/>
              </w:rPr>
              <w:t>Công tác trắc đạc, khảo sát và giám sát nội bộ</w:t>
            </w:r>
          </w:p>
        </w:tc>
        <w:tc>
          <w:tcPr>
            <w:tcW w:w="12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8"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5.1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Thiết lập, dẫn mốc thi công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5.2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Trắc đạc, dẫn mốc về công trình</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5.3</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Công tác khảo sát liên quan phạm vi công việc, bao gồm thiết bị khảo sát</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5.4</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Giám sát nội bộ trong quá trình thi công (QA/QC của Bên B) và các công tác trắc đạc liên quan đến phạm vi công việc của Bên B</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w:t>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6</w:t>
            </w:r>
          </w:p>
        </w:tc>
        <w:tc>
          <w:tcPr>
            <w:tcW w:w="477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rPr>
                <w:rFonts w:ascii="Times New Roman" w:hAnsi="Times New Roman"/>
              </w:rPr>
            </w:pPr>
            <w:r>
              <w:rPr>
                <w:rFonts w:ascii="Times New Roman" w:hAnsi="Times New Roman"/>
                <w:b/>
                <w:bCs/>
                <w:sz w:val="20"/>
                <w:szCs w:val="20"/>
              </w:rPr>
              <w:t>Bảo đảm an toàn, vệ sinh môi trường</w:t>
            </w:r>
          </w:p>
        </w:tc>
        <w:tc>
          <w:tcPr>
            <w:tcW w:w="12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8"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6.1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Thiết bị bảo vệ cá nhân, đồ dùng an toàn cho công nhân viên</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6.2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Biện pháp an toàn, an ninh, bảo vệ môi trường phục vụ thi công theo yêu cầu dự án</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6.3</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Bảo vệ an ninh khu vực thi công của Bên B; chịu trách nhiệm đối với mất mát, hư hỏng do lỗi của Bên B</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6.4</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Trách nhiệm đối với mất mát/hư hỏng vật liệu, hạng mục (kể cả hạng mục liền kề trước khi bàn giao)</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6.5</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Cung cấp giấy tờ an toàn lao động, chứng chỉ, kiểm định cho nhân lực</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6.6</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Tổ chức tập huấn định kỳ công tác ATLĐ đối với công nhân</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7</w:t>
            </w:r>
          </w:p>
        </w:tc>
        <w:tc>
          <w:tcPr>
            <w:tcW w:w="477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rPr>
                <w:rFonts w:ascii="Times New Roman" w:hAnsi="Times New Roman"/>
              </w:rPr>
            </w:pPr>
            <w:r>
              <w:rPr>
                <w:rFonts w:ascii="Times New Roman" w:hAnsi="Times New Roman"/>
                <w:b/>
                <w:bCs/>
                <w:sz w:val="20"/>
                <w:szCs w:val="20"/>
              </w:rPr>
              <w:t>Huy động và giải thể thiết bị</w:t>
            </w:r>
          </w:p>
        </w:tc>
        <w:tc>
          <w:tcPr>
            <w:tcW w:w="12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8"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7.1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Huy động máy móc, thiết bị, vật liệu đảm bảo yêu cầu và tiến độ</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7.2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Huy động cán bộ, công nhân đủ chuyên môn, sức khỏe</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7.3</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Giải thể con người và thiết bị sau khi hoàn thành</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8</w:t>
            </w:r>
          </w:p>
        </w:tc>
        <w:tc>
          <w:tcPr>
            <w:tcW w:w="477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rPr>
                <w:rFonts w:ascii="Times New Roman" w:hAnsi="Times New Roman"/>
              </w:rPr>
            </w:pPr>
            <w:r>
              <w:rPr>
                <w:rFonts w:ascii="Times New Roman" w:hAnsi="Times New Roman"/>
                <w:b/>
                <w:bCs/>
                <w:sz w:val="20"/>
                <w:szCs w:val="20"/>
              </w:rPr>
              <w:t>Các công tác khác</w:t>
            </w:r>
          </w:p>
        </w:tc>
        <w:tc>
          <w:tcPr>
            <w:tcW w:w="12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8"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8.1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Các công việc khác cần thiết để hoàn thành trọn vẹn Gói thầu: Thi công hệ cừ, văng chống, kết cấu phần ngầm và chống thấm phần ngầm cho khối nhà ở xã hội CT1.2 và CT2 (CT2.1, CT2.2, CT2.3), kể cả công việc không được liệt kê tại Ma trận này nhưng cần thiết theo Hồ sơ thiết kế, Chỉ dẫn kỹ thuật</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bl>
    <w:p>
      <w:pPr>
        <w:pStyle w:val="Normal"/>
        <w:widowControl w:val="false"/>
        <w:spacing w:lineRule="auto" w:line="276" w:before="0" w:after="120"/>
        <w:jc w:val="both"/>
        <w:rPr>
          <w:rFonts w:ascii="Times New Roman" w:hAnsi="Times New Roman"/>
          <w:i/>
          <w:i/>
          <w:iCs/>
          <w:sz w:val="26"/>
          <w:szCs w:val="26"/>
        </w:rPr>
      </w:pPr>
      <w:r>
        <w:rPr>
          <w:rFonts w:ascii="Times New Roman" w:hAnsi="Times New Roman"/>
          <w:i/>
          <w:iCs/>
          <w:sz w:val="26"/>
          <w:szCs w:val="26"/>
        </w:rPr>
        <w:t>Ghi chú: Công tác đất, công tác chống mối, công tác hoàn thiện ướt (xây, trát, ốp, lát, sơn, bả) và toàn bộ kết cấu, hoàn thiện phần thân không thuộc phạm vi Hợp đồng. Bên B có nghĩa vụ phối hợp với Nhà thầu khác theo Điều 4.2 Hợp đồng.</w:t>
      </w:r>
    </w:p>
    <w:p>
      <w:pPr>
        <w:pStyle w:val="Normal"/>
        <w:spacing w:lineRule="auto" w:line="276" w:before="0" w:after="120"/>
        <w:jc w:val="both"/>
        <w:rPr>
          <w:rFonts w:ascii="Times New Roman" w:hAnsi="Times New Roman"/>
        </w:rPr>
      </w:pPr>
      <w:r>
        <w:rPr>
          <w:rFonts w:ascii="Times New Roman" w:hAnsi="Times New Roman"/>
          <w:sz w:val="22"/>
          <w:szCs w:val="22"/>
        </w:rPr>
        <w:t>(*1) Mục 4.5: Phương án Bên B tự cung cấp nguồn điện thi công (công suất, phương án đấu nối/máy phát, thời gian cung cấp, đơn giá, chi phí vận hành và dự phòng) theo báo giá của Bên B; chỉ áp dụng khi Bên A lựa chọn và được bổ sung bằng phụ lục Hợp đồng.</w:t>
      </w:r>
    </w:p>
    <w:p>
      <w:pPr>
        <w:pStyle w:val="Normal"/>
        <w:spacing w:lineRule="auto" w:line="276" w:before="0" w:after="120"/>
        <w:jc w:val="both"/>
        <w:rPr>
          <w:rFonts w:ascii="Times New Roman" w:hAnsi="Times New Roman"/>
        </w:rPr>
      </w:pPr>
      <w:r>
        <w:rPr>
          <w:rFonts w:ascii="Times New Roman" w:hAnsi="Times New Roman"/>
          <w:sz w:val="22"/>
          <w:szCs w:val="22"/>
        </w:rPr>
        <w:t>(*2) Mục 4.11: Bên B vận hành cầu rửa xe cho toàn bộ Công trường; Bên A thanh toán riêng phần rửa xe phục vụ công tác đào đất theo đơn giá do hai bên thống nhất bằng phụ lục Hợp đồng.</w:t>
      </w:r>
    </w:p>
    <w:p>
      <w:pPr>
        <w:pStyle w:val="Normal"/>
        <w:spacing w:lineRule="auto" w:line="276" w:before="0" w:after="120"/>
        <w:jc w:val="both"/>
        <w:rPr>
          <w:rFonts w:ascii="Times New Roman" w:hAnsi="Times New Roman"/>
        </w:rPr>
      </w:pPr>
      <w:r>
        <w:rPr>
          <w:rFonts w:ascii="Times New Roman" w:hAnsi="Times New Roman"/>
          <w:sz w:val="22"/>
          <w:szCs w:val="22"/>
        </w:rPr>
        <w:t>(*3) Mục 4.14: Bên B thực hiện rửa đường, vệ sinh môi trường cho toàn bộ Công trường; Bên A thanh toán riêng phần phục vụ công tác đào đất theo đơn giá do hai bên thống nhất bằng phụ lục Hợp đồng.</w:t>
      </w:r>
    </w:p>
    <w:p>
      <w:pPr>
        <w:pStyle w:val="Normal"/>
        <w:spacing w:lineRule="auto" w:line="276" w:before="0" w:after="120"/>
        <w:rPr>
          <w:rFonts w:ascii="Times New Roman" w:hAnsi="Times New Roman"/>
          <w:iCs/>
          <w:sz w:val="26"/>
          <w:szCs w:val="26"/>
          <w:lang w:val="vi-VN"/>
        </w:rPr>
      </w:pPr>
      <w:r>
        <w:rPr>
          <w:rFonts w:ascii="Times New Roman" w:hAnsi="Times New Roman"/>
          <w:iCs/>
          <w:sz w:val="26"/>
          <w:szCs w:val="26"/>
          <w:lang w:val="vi-VN"/>
        </w:rPr>
      </w:r>
    </w:p>
    <w:p>
      <w:pPr>
        <w:pStyle w:val="Normal"/>
        <w:spacing w:lineRule="auto" w:line="276" w:before="0" w:after="120"/>
        <w:rPr>
          <w:rFonts w:ascii="Times New Roman" w:hAnsi="Times New Roman"/>
          <w:i/>
          <w:i/>
          <w:iCs/>
          <w:sz w:val="26"/>
          <w:szCs w:val="26"/>
          <w:u w:val="single"/>
        </w:rPr>
      </w:pPr>
      <w:r>
        <w:rPr>
          <w:rFonts w:ascii="Times New Roman" w:hAnsi="Times New Roman"/>
          <w:i/>
          <w:iCs/>
          <w:sz w:val="26"/>
          <w:szCs w:val="26"/>
          <w:u w:val="single"/>
        </w:rPr>
      </w:r>
    </w:p>
    <w:p>
      <w:pPr>
        <w:pStyle w:val="Normal"/>
        <w:spacing w:lineRule="auto" w:line="276" w:before="0" w:after="120"/>
        <w:rPr>
          <w:rFonts w:ascii="Times New Roman" w:hAnsi="Times New Roman"/>
          <w:i/>
          <w:i/>
          <w:iCs/>
          <w:sz w:val="26"/>
          <w:szCs w:val="26"/>
          <w:u w:val="single"/>
        </w:rPr>
      </w:pPr>
      <w:r>
        <w:rPr>
          <w:rFonts w:ascii="Times New Roman" w:hAnsi="Times New Roman"/>
          <w:i/>
          <w:iCs/>
          <w:sz w:val="26"/>
          <w:szCs w:val="26"/>
          <w:u w:val="single"/>
        </w:rPr>
      </w:r>
    </w:p>
    <w:p>
      <w:pPr>
        <w:pStyle w:val="Normal"/>
        <w:spacing w:lineRule="auto" w:line="276" w:before="0" w:after="120"/>
        <w:rPr>
          <w:rFonts w:ascii="Times New Roman" w:hAnsi="Times New Roman"/>
          <w:i/>
          <w:i/>
          <w:iCs/>
          <w:sz w:val="26"/>
          <w:szCs w:val="26"/>
          <w:u w:val="single"/>
        </w:rPr>
      </w:pPr>
      <w:r>
        <w:rPr>
          <w:rFonts w:ascii="Times New Roman" w:hAnsi="Times New Roman"/>
          <w:i/>
          <w:iCs/>
          <w:sz w:val="26"/>
          <w:szCs w:val="26"/>
          <w:u w:val="single"/>
        </w:rPr>
      </w:r>
    </w:p>
    <w:p>
      <w:pPr>
        <w:pStyle w:val="Normal"/>
        <w:spacing w:lineRule="auto" w:line="276" w:before="0" w:after="120"/>
        <w:rPr>
          <w:rFonts w:ascii="Times New Roman" w:hAnsi="Times New Roman"/>
          <w:i/>
          <w:i/>
          <w:iCs/>
          <w:sz w:val="26"/>
          <w:szCs w:val="26"/>
          <w:u w:val="single"/>
        </w:rPr>
      </w:pPr>
      <w:r>
        <w:rPr>
          <w:rFonts w:ascii="Times New Roman" w:hAnsi="Times New Roman"/>
          <w:i/>
          <w:iCs/>
          <w:sz w:val="26"/>
          <w:szCs w:val="26"/>
          <w:u w:val="single"/>
        </w:rPr>
      </w:r>
    </w:p>
    <w:p>
      <w:pPr>
        <w:pStyle w:val="Normal"/>
        <w:spacing w:lineRule="auto" w:line="276" w:before="0" w:after="120"/>
        <w:rPr>
          <w:rFonts w:ascii="Times New Roman" w:hAnsi="Times New Roman"/>
          <w:i/>
          <w:i/>
          <w:iCs/>
          <w:sz w:val="26"/>
          <w:szCs w:val="26"/>
          <w:u w:val="single"/>
        </w:rPr>
      </w:pPr>
      <w:r>
        <w:rPr>
          <w:rFonts w:ascii="Times New Roman" w:hAnsi="Times New Roman"/>
          <w:i/>
          <w:iCs/>
          <w:sz w:val="26"/>
          <w:szCs w:val="26"/>
          <w:u w:val="single"/>
        </w:rPr>
      </w:r>
    </w:p>
    <w:p>
      <w:pPr>
        <w:pStyle w:val="Normal"/>
        <w:spacing w:lineRule="auto" w:line="276" w:before="0" w:after="120"/>
        <w:rPr>
          <w:rFonts w:ascii="Times New Roman" w:hAnsi="Times New Roman"/>
          <w:i/>
          <w:i/>
          <w:iCs/>
          <w:sz w:val="26"/>
          <w:szCs w:val="26"/>
          <w:u w:val="single"/>
        </w:rPr>
      </w:pPr>
      <w:r>
        <w:rPr>
          <w:rFonts w:ascii="Times New Roman" w:hAnsi="Times New Roman"/>
          <w:i/>
          <w:iCs/>
          <w:sz w:val="26"/>
          <w:szCs w:val="26"/>
          <w:u w:val="single"/>
        </w:rPr>
      </w:r>
    </w:p>
    <w:p>
      <w:pPr>
        <w:pStyle w:val="Normal"/>
        <w:spacing w:lineRule="auto" w:line="276" w:before="0" w:after="120"/>
        <w:rPr>
          <w:rFonts w:ascii="Times New Roman" w:hAnsi="Times New Roman"/>
          <w:i/>
          <w:i/>
          <w:iCs/>
          <w:sz w:val="26"/>
          <w:szCs w:val="26"/>
          <w:u w:val="single"/>
        </w:rPr>
      </w:pPr>
      <w:r>
        <w:rPr>
          <w:rFonts w:ascii="Times New Roman" w:hAnsi="Times New Roman"/>
          <w:i/>
          <w:iCs/>
          <w:sz w:val="26"/>
          <w:szCs w:val="26"/>
          <w:u w:val="single"/>
        </w:rPr>
      </w:r>
    </w:p>
    <w:p>
      <w:pPr>
        <w:pStyle w:val="Normal"/>
        <w:spacing w:lineRule="auto" w:line="276" w:before="0" w:after="120"/>
        <w:rPr>
          <w:rFonts w:ascii="Times New Roman" w:hAnsi="Times New Roman"/>
          <w:b/>
          <w:bCs/>
          <w:sz w:val="26"/>
          <w:szCs w:val="26"/>
        </w:rPr>
      </w:pPr>
      <w:r>
        <w:rPr>
          <w:rFonts w:ascii="Times New Roman" w:hAnsi="Times New Roman"/>
          <w:b/>
          <w:bCs/>
          <w:sz w:val="26"/>
          <w:szCs w:val="26"/>
        </w:rPr>
      </w:r>
    </w:p>
    <w:p>
      <w:pPr>
        <w:pStyle w:val="Normal"/>
        <w:spacing w:lineRule="auto" w:line="276"/>
        <w:jc w:val="center"/>
        <w:rPr>
          <w:highlight w:val="yellow"/>
        </w:rPr>
      </w:pPr>
      <w:r>
        <w:rPr>
          <w:rFonts w:ascii="Times New Roman" w:hAnsi="Times New Roman"/>
          <w:b/>
          <w:bCs/>
          <w:sz w:val="26"/>
          <w:szCs w:val="26"/>
          <w:highlight w:val="yellow"/>
        </w:rPr>
        <w:t>BIỂU 04</w:t>
      </w:r>
    </w:p>
    <w:p>
      <w:pPr>
        <w:pStyle w:val="Normal"/>
        <w:spacing w:lineRule="auto" w:line="276"/>
        <w:jc w:val="center"/>
        <w:rPr>
          <w:highlight w:val="yellow"/>
        </w:rPr>
      </w:pPr>
      <w:r>
        <w:rPr>
          <w:rFonts w:ascii="Times New Roman" w:hAnsi="Times New Roman"/>
          <w:b/>
          <w:bCs/>
          <w:sz w:val="26"/>
          <w:szCs w:val="26"/>
          <w:highlight w:val="yellow"/>
        </w:rPr>
        <w:t>YÊU CẦU VỀ THIẾT BỊ CHÍNH</w:t>
      </w:r>
    </w:p>
    <w:p>
      <w:pPr>
        <w:pStyle w:val="Normal"/>
        <w:spacing w:lineRule="auto" w:line="276" w:before="0" w:after="200"/>
        <w:jc w:val="center"/>
        <w:rPr/>
      </w:pPr>
      <w:r>
        <w:rPr>
          <w:rFonts w:ascii="Times New Roman" w:hAnsi="Times New Roman"/>
          <w:i/>
          <w:iCs/>
          <w:sz w:val="26"/>
          <w:szCs w:val="26"/>
          <w:highlight w:val="yellow"/>
        </w:rPr>
        <w:t>(Kèm theo hợp đồng số ……/2026/HĐ/VNCNEC-…… ngày …… tháng …… năm 2026)</w:t>
      </w:r>
    </w:p>
    <w:p>
      <w:pPr>
        <w:pStyle w:val="Normal"/>
        <w:spacing w:lineRule="auto" w:line="276" w:before="0" w:after="80"/>
        <w:jc w:val="both"/>
        <w:rPr/>
      </w:pPr>
      <w:r>
        <w:rPr>
          <w:rFonts w:ascii="Times New Roman" w:hAnsi="Times New Roman"/>
          <w:b/>
          <w:bCs/>
          <w:sz w:val="26"/>
          <w:szCs w:val="26"/>
        </w:rPr>
        <w:t>I. Yêu cầu chung</w:t>
      </w:r>
    </w:p>
    <w:p>
      <w:pPr>
        <w:pStyle w:val="Normal"/>
        <w:spacing w:lineRule="auto" w:line="276" w:before="0" w:after="80"/>
        <w:jc w:val="both"/>
        <w:rPr/>
      </w:pPr>
      <w:r>
        <w:rPr>
          <w:rFonts w:ascii="Times New Roman" w:hAnsi="Times New Roman"/>
          <w:sz w:val="26"/>
          <w:szCs w:val="26"/>
        </w:rPr>
        <w:t>1. Bên B phải huy động đủ thiết bị theo Biểu này, phù hợp tiến độ được Bên A chấp thuận (Điều 4.5, Điều 12.2.11 Hợp đồng). Số lượng tại Biểu là mức tối thiểu; Bên B phải tăng cường thiết bị khi tiến độ bị chậm hoặc theo yêu cầu của Bên A mà không được điều chỉnh giá.</w:t>
      </w:r>
    </w:p>
    <w:p>
      <w:pPr>
        <w:pStyle w:val="Normal"/>
        <w:spacing w:lineRule="auto" w:line="276" w:before="0" w:after="80"/>
        <w:jc w:val="both"/>
        <w:rPr/>
      </w:pPr>
      <w:r>
        <w:rPr>
          <w:rFonts w:ascii="Times New Roman" w:hAnsi="Times New Roman"/>
          <w:sz w:val="26"/>
          <w:szCs w:val="26"/>
        </w:rPr>
        <w:t>2. Thiết bị phải có giấy tờ hợp pháp, kiểm định an toàn còn hiệu lực đối với thiết bị có yêu cầu nghiêm ngặt về an toàn lao động; bản sao kiểm định, đăng kiểm và chứng chỉ người vận hành phải nộp Bên A trước khi đưa vào Công trường.</w:t>
      </w:r>
    </w:p>
    <w:p>
      <w:pPr>
        <w:pStyle w:val="Normal"/>
        <w:spacing w:lineRule="auto" w:line="276" w:before="0" w:after="80"/>
        <w:jc w:val="both"/>
        <w:rPr/>
      </w:pPr>
      <w:r>
        <w:rPr>
          <w:rFonts w:ascii="Times New Roman" w:hAnsi="Times New Roman"/>
          <w:sz w:val="26"/>
          <w:szCs w:val="26"/>
        </w:rPr>
        <w:t>3. Bên B không được di chuyển thiết bị chủ yếu ra khỏi Công trường khi chưa được Bên A chấp thuận. Thiết bị hỏng phải được thay thế bằng thiết bị tương đương trong vòng 72 giờ; bảo dưỡng định kỳ phải báo trước 03 ngày.</w:t>
      </w:r>
    </w:p>
    <w:p>
      <w:pPr>
        <w:pStyle w:val="Normal"/>
        <w:spacing w:lineRule="auto" w:line="276" w:before="0" w:after="160"/>
        <w:jc w:val="both"/>
        <w:rPr/>
      </w:pPr>
      <w:r>
        <w:rPr>
          <w:rFonts w:ascii="Times New Roman" w:hAnsi="Times New Roman"/>
          <w:sz w:val="26"/>
          <w:szCs w:val="26"/>
        </w:rPr>
        <w:t>4. Toàn bộ thiết bị của Bên B trên Công trường phải gắn biểu trưng (logo) của Bên A.</w:t>
      </w:r>
    </w:p>
    <w:p>
      <w:pPr>
        <w:pStyle w:val="Normal"/>
        <w:spacing w:lineRule="auto" w:line="276" w:before="0" w:after="80"/>
        <w:jc w:val="both"/>
        <w:rPr/>
      </w:pPr>
      <w:r>
        <w:rPr>
          <w:rFonts w:ascii="Times New Roman" w:hAnsi="Times New Roman"/>
          <w:b/>
          <w:bCs/>
          <w:sz w:val="26"/>
          <w:szCs w:val="26"/>
        </w:rPr>
        <w:t>II. Danh mục thiết bị chính</w:t>
      </w:r>
    </w:p>
    <w:tbl>
      <w:tblPr>
        <w:tblW w:w="9072" w:type="dxa"/>
        <w:jc w:val="left"/>
        <w:tblInd w:w="0" w:type="dxa"/>
        <w:tblLayout w:type="fixed"/>
        <w:tblCellMar>
          <w:top w:w="40" w:type="dxa"/>
          <w:left w:w="60" w:type="dxa"/>
          <w:bottom w:w="40" w:type="dxa"/>
          <w:right w:w="60" w:type="dxa"/>
        </w:tblCellMar>
        <w:tblLook w:val="0000" w:noHBand="0" w:noVBand="0" w:firstColumn="0" w:lastRow="0" w:lastColumn="0" w:firstRow="0"/>
      </w:tblPr>
      <w:tblGrid>
        <w:gridCol w:w="449"/>
        <w:gridCol w:w="2001"/>
        <w:gridCol w:w="2650"/>
        <w:gridCol w:w="900"/>
        <w:gridCol w:w="1400"/>
        <w:gridCol w:w="1671"/>
      </w:tblGrid>
      <w:tr>
        <w:trPr>
          <w:tblHeader w:val="true"/>
        </w:trPr>
        <w:tc>
          <w:tcPr>
            <w:tcW w:w="44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sz w:val="22"/>
                <w:szCs w:val="22"/>
              </w:rPr>
            </w:pPr>
            <w:r>
              <w:rPr>
                <w:rFonts w:ascii="Times New Roman" w:hAnsi="Times New Roman"/>
                <w:b/>
                <w:bCs/>
                <w:sz w:val="22"/>
                <w:szCs w:val="22"/>
              </w:rPr>
              <w:t>TT</w:t>
            </w:r>
          </w:p>
        </w:tc>
        <w:tc>
          <w:tcPr>
            <w:tcW w:w="200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sz w:val="22"/>
                <w:szCs w:val="22"/>
              </w:rPr>
            </w:pPr>
            <w:r>
              <w:rPr>
                <w:rFonts w:ascii="Times New Roman" w:hAnsi="Times New Roman"/>
                <w:b/>
                <w:bCs/>
                <w:sz w:val="22"/>
                <w:szCs w:val="22"/>
              </w:rPr>
              <w:t>Thiết bị</w:t>
            </w:r>
          </w:p>
        </w:tc>
        <w:tc>
          <w:tcPr>
            <w:tcW w:w="26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sz w:val="22"/>
                <w:szCs w:val="22"/>
              </w:rPr>
            </w:pPr>
            <w:r>
              <w:rPr>
                <w:rFonts w:ascii="Times New Roman" w:hAnsi="Times New Roman"/>
                <w:b/>
                <w:bCs/>
                <w:sz w:val="22"/>
                <w:szCs w:val="22"/>
              </w:rPr>
              <w:t>Thông số tối thiểu</w:t>
            </w:r>
          </w:p>
        </w:tc>
        <w:tc>
          <w:tcPr>
            <w:tcW w:w="9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sz w:val="22"/>
                <w:szCs w:val="22"/>
              </w:rPr>
            </w:pPr>
            <w:r>
              <w:rPr>
                <w:rFonts w:ascii="Times New Roman" w:hAnsi="Times New Roman"/>
                <w:b/>
                <w:bCs/>
                <w:sz w:val="22"/>
                <w:szCs w:val="22"/>
              </w:rPr>
              <w:t>Số lượng tối thiểu</w:t>
            </w:r>
          </w:p>
        </w:tc>
        <w:tc>
          <w:tcPr>
            <w:tcW w:w="14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sz w:val="22"/>
                <w:szCs w:val="22"/>
              </w:rPr>
            </w:pPr>
            <w:r>
              <w:rPr>
                <w:rFonts w:ascii="Times New Roman" w:hAnsi="Times New Roman"/>
                <w:b/>
                <w:bCs/>
                <w:sz w:val="22"/>
                <w:szCs w:val="22"/>
              </w:rPr>
              <w:t>Thời điểm huy động</w:t>
            </w:r>
          </w:p>
        </w:tc>
        <w:tc>
          <w:tcPr>
            <w:tcW w:w="167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sz w:val="22"/>
                <w:szCs w:val="22"/>
              </w:rPr>
            </w:pPr>
            <w:r>
              <w:rPr>
                <w:rFonts w:ascii="Times New Roman" w:hAnsi="Times New Roman"/>
                <w:b/>
                <w:bCs/>
                <w:sz w:val="22"/>
                <w:szCs w:val="22"/>
              </w:rPr>
              <w:t>Phục vụ công việc</w:t>
            </w:r>
          </w:p>
        </w:tc>
      </w:tr>
      <w:tr>
        <w:trPr/>
        <w:tc>
          <w:tcPr>
            <w:tcW w:w="9071" w:type="dxa"/>
            <w:gridSpan w:val="6"/>
            <w:tcBorders>
              <w:top w:val="single" w:sz="4" w:space="0" w:color="000000"/>
              <w:left w:val="single" w:sz="4" w:space="0" w:color="000000"/>
              <w:bottom w:val="single" w:sz="4" w:space="0" w:color="000000"/>
              <w:right w:val="single" w:sz="4" w:space="0" w:color="000000"/>
            </w:tcBorders>
            <w:shd w:color="auto" w:fill="F2F2F2" w:val="clear"/>
          </w:tcPr>
          <w:p>
            <w:pPr>
              <w:pStyle w:val="Normal"/>
              <w:rPr>
                <w:sz w:val="22"/>
                <w:szCs w:val="22"/>
              </w:rPr>
            </w:pPr>
            <w:r>
              <w:rPr>
                <w:rFonts w:ascii="Times New Roman" w:hAnsi="Times New Roman"/>
                <w:b/>
                <w:bCs/>
                <w:sz w:val="22"/>
                <w:szCs w:val="22"/>
              </w:rPr>
              <w:t>I. Thiết bị thi công hệ cừ, văng chống</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1</w:t>
            </w:r>
          </w:p>
        </w:tc>
        <w:tc>
          <w:tcPr>
            <w:tcW w:w="2001"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Máy ép cừ tĩnh</w:t>
            </w:r>
          </w:p>
        </w:tc>
        <w:tc>
          <w:tcPr>
            <w:tcW w:w="2650"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Búa rung đủ năng lực hạ, nhổ cừ Larsen IV dài 18m</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sz w:val="22"/>
                <w:szCs w:val="22"/>
              </w:rPr>
            </w:pPr>
            <w:r>
              <w:rPr>
                <w:rFonts w:ascii="Times New Roman" w:hAnsi="Times New Roman"/>
                <w:sz w:val="22"/>
                <w:szCs w:val="22"/>
              </w:rPr>
              <w:t>04 bộ</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Trước ngày khởi công 03 ngày</w:t>
            </w:r>
          </w:p>
        </w:tc>
        <w:tc>
          <w:tcPr>
            <w:tcW w:w="1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Hạ, nhổ cừ Larsen IV dài 12m, 18m</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2</w:t>
            </w:r>
          </w:p>
        </w:tc>
        <w:tc>
          <w:tcPr>
            <w:tcW w:w="2001"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Cần trục bánh xích hoặc ô tô cần trục</w:t>
            </w:r>
          </w:p>
        </w:tc>
        <w:tc>
          <w:tcPr>
            <w:tcW w:w="2650"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Sức nâng ≥ 25 tấn</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01 chiếc</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Đồng thời với máy ép cừ</w:t>
            </w:r>
          </w:p>
        </w:tc>
        <w:tc>
          <w:tcPr>
            <w:tcW w:w="1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Lắp dựng, tháo dỡ văng chống H350; bốc xếp cừ</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3</w:t>
            </w:r>
          </w:p>
        </w:tc>
        <w:tc>
          <w:tcPr>
            <w:tcW w:w="2001"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Máy hàn, máy cắt hơi</w:t>
            </w:r>
          </w:p>
        </w:tc>
        <w:tc>
          <w:tcPr>
            <w:tcW w:w="2650"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Máy hàn điện ≥ 400A</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sz w:val="22"/>
                <w:szCs w:val="22"/>
              </w:rPr>
            </w:pPr>
            <w:r>
              <w:rPr>
                <w:rFonts w:ascii="Times New Roman" w:hAnsi="Times New Roman"/>
                <w:sz w:val="22"/>
                <w:szCs w:val="22"/>
              </w:rPr>
              <w:t>04 bộ</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Theo tiến độ lắp văng</w:t>
            </w:r>
          </w:p>
        </w:tc>
        <w:tc>
          <w:tcPr>
            <w:tcW w:w="1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Gia công, hàn, cắt chi tiết văng chống, kingpost</w:t>
            </w:r>
          </w:p>
        </w:tc>
      </w:tr>
      <w:tr>
        <w:trPr/>
        <w:tc>
          <w:tcPr>
            <w:tcW w:w="9071" w:type="dxa"/>
            <w:gridSpan w:val="6"/>
            <w:tcBorders>
              <w:top w:val="single" w:sz="4" w:space="0" w:color="000000"/>
              <w:left w:val="single" w:sz="4" w:space="0" w:color="000000"/>
              <w:bottom w:val="single" w:sz="4" w:space="0" w:color="000000"/>
              <w:right w:val="single" w:sz="4" w:space="0" w:color="000000"/>
            </w:tcBorders>
            <w:shd w:color="auto" w:fill="F2F2F2" w:val="clear"/>
          </w:tcPr>
          <w:p>
            <w:pPr>
              <w:pStyle w:val="Normal"/>
              <w:rPr>
                <w:sz w:val="22"/>
                <w:szCs w:val="22"/>
              </w:rPr>
            </w:pPr>
            <w:r>
              <w:rPr>
                <w:rFonts w:ascii="Times New Roman" w:hAnsi="Times New Roman"/>
                <w:b/>
                <w:bCs/>
                <w:sz w:val="22"/>
                <w:szCs w:val="22"/>
              </w:rPr>
              <w:t>II. Thiết bị hạ mực nước ngầm, tiêu thoát nước</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4</w:t>
            </w:r>
          </w:p>
        </w:tc>
        <w:tc>
          <w:tcPr>
            <w:tcW w:w="2001"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Máy bơm hút nước hố móng</w:t>
            </w:r>
          </w:p>
        </w:tc>
        <w:tc>
          <w:tcPr>
            <w:tcW w:w="2650"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Công suất, lưu lượng theo thiết kế biện pháp hạ mực nước ngầm được duyệt</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Theo thiết kế biện pháp + 02 máy dự phòng</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Trước khi đào đất lớp đầu tiên</w:t>
            </w:r>
          </w:p>
        </w:tc>
        <w:tc>
          <w:tcPr>
            <w:tcW w:w="1671"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Hạ mực nước ngầm, tiêu thoát nước hố móng liên tục</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5</w:t>
            </w:r>
          </w:p>
        </w:tc>
        <w:tc>
          <w:tcPr>
            <w:tcW w:w="2001"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Máy phát điện dự phòng</w:t>
            </w:r>
          </w:p>
        </w:tc>
        <w:tc>
          <w:tcPr>
            <w:tcW w:w="2650"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Công suất đủ cấp cho toàn bộ hệ thống bơm hạ mực nước ngầm</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01 máy</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Đồng thời với hệ thống bơm</w:t>
            </w:r>
          </w:p>
        </w:tc>
        <w:tc>
          <w:tcPr>
            <w:tcW w:w="1671"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Nguồn điện dự phòng, bảo đảm vận hành liên tục</w:t>
            </w:r>
          </w:p>
        </w:tc>
      </w:tr>
      <w:tr>
        <w:trPr/>
        <w:tc>
          <w:tcPr>
            <w:tcW w:w="9071" w:type="dxa"/>
            <w:gridSpan w:val="6"/>
            <w:tcBorders>
              <w:top w:val="single" w:sz="4" w:space="0" w:color="000000"/>
              <w:left w:val="single" w:sz="4" w:space="0" w:color="000000"/>
              <w:bottom w:val="single" w:sz="4" w:space="0" w:color="000000"/>
              <w:right w:val="single" w:sz="4" w:space="0" w:color="000000"/>
            </w:tcBorders>
            <w:shd w:color="auto" w:fill="F2F2F2" w:val="clear"/>
          </w:tcPr>
          <w:p>
            <w:pPr>
              <w:pStyle w:val="Normal"/>
              <w:rPr>
                <w:sz w:val="22"/>
                <w:szCs w:val="22"/>
              </w:rPr>
            </w:pPr>
            <w:r>
              <w:rPr>
                <w:rFonts w:ascii="Times New Roman" w:hAnsi="Times New Roman"/>
                <w:b/>
                <w:bCs/>
                <w:sz w:val="22"/>
                <w:szCs w:val="22"/>
              </w:rPr>
              <w:t>III. Thiết bị thi công kết cấu bê tông cốt thép</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6</w:t>
            </w:r>
          </w:p>
        </w:tc>
        <w:tc>
          <w:tcPr>
            <w:tcW w:w="2001"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Cẩu tháp</w:t>
            </w:r>
          </w:p>
        </w:tc>
        <w:tc>
          <w:tcPr>
            <w:tcW w:w="2650"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Tầm với, sức nâng theo thiết kế biện pháp lắp dựng cẩu tháp được duyệt</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02 chiếc (01 CT1.2, 01 CT2)</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Sau khi hoàn thành móng cẩu tháp</w:t>
            </w:r>
          </w:p>
        </w:tc>
        <w:tc>
          <w:tcPr>
            <w:tcW w:w="1671"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Vận chuyển vật tư, cốt thép, ván khuôn (chi phí trọn gói theo Biểu 01)</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sz w:val="22"/>
                <w:szCs w:val="22"/>
              </w:rPr>
            </w:pPr>
            <w:r>
              <w:rPr>
                <w:rFonts w:ascii="Times New Roman" w:hAnsi="Times New Roman"/>
                <w:sz w:val="22"/>
                <w:szCs w:val="22"/>
              </w:rPr>
              <w:t>7</w:t>
            </w:r>
          </w:p>
        </w:tc>
        <w:tc>
          <w:tcPr>
            <w:tcW w:w="2001"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Máy cắt, uốn cốt thép</w:t>
            </w:r>
          </w:p>
        </w:tc>
        <w:tc>
          <w:tcPr>
            <w:tcW w:w="2650"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Cắt, uốn thép đến Φ32</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sz w:val="22"/>
                <w:szCs w:val="22"/>
              </w:rPr>
            </w:pPr>
            <w:r>
              <w:rPr>
                <w:rFonts w:ascii="Times New Roman" w:hAnsi="Times New Roman"/>
                <w:sz w:val="22"/>
                <w:szCs w:val="22"/>
              </w:rPr>
              <w:t>02 bộ</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Trước khi gia công cốt thép móng</w:t>
            </w:r>
          </w:p>
        </w:tc>
        <w:tc>
          <w:tcPr>
            <w:tcW w:w="1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Gia công cốt thép tại bãi</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sz w:val="22"/>
                <w:szCs w:val="22"/>
              </w:rPr>
            </w:pPr>
            <w:r>
              <w:rPr>
                <w:rFonts w:ascii="Times New Roman" w:hAnsi="Times New Roman"/>
                <w:sz w:val="22"/>
                <w:szCs w:val="22"/>
              </w:rPr>
              <w:t>8</w:t>
            </w:r>
          </w:p>
        </w:tc>
        <w:tc>
          <w:tcPr>
            <w:tcW w:w="2001"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Đầm dùi, đầm bàn, máy xoa nền</w:t>
            </w:r>
          </w:p>
        </w:tc>
        <w:tc>
          <w:tcPr>
            <w:tcW w:w="2650"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Đầm dùi Φ35–Φ50</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sz w:val="22"/>
                <w:szCs w:val="22"/>
              </w:rPr>
            </w:pPr>
            <w:r>
              <w:rPr>
                <w:rFonts w:ascii="Times New Roman" w:hAnsi="Times New Roman"/>
                <w:sz w:val="22"/>
                <w:szCs w:val="22"/>
              </w:rPr>
              <w:t>10 đầm dùi, 02 máy xoa</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Theo kế hoạch đổ bê tông</w:t>
            </w:r>
          </w:p>
        </w:tc>
        <w:tc>
          <w:tcPr>
            <w:tcW w:w="1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Đầm, hoàn thiện bê tông; đánh mặt bê tông chống nứt</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sz w:val="22"/>
                <w:szCs w:val="22"/>
              </w:rPr>
            </w:pPr>
            <w:r>
              <w:rPr>
                <w:rFonts w:ascii="Times New Roman" w:hAnsi="Times New Roman"/>
                <w:sz w:val="22"/>
                <w:szCs w:val="22"/>
              </w:rPr>
              <w:t>9</w:t>
            </w:r>
          </w:p>
        </w:tc>
        <w:tc>
          <w:tcPr>
            <w:tcW w:w="2001"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Ván khuôn, giàn giáo, cây chống</w:t>
            </w:r>
          </w:p>
        </w:tc>
        <w:tc>
          <w:tcPr>
            <w:tcW w:w="2650"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Theo thiết kế biện pháp ván khuôn được duyệt</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sz w:val="22"/>
                <w:szCs w:val="22"/>
              </w:rPr>
            </w:pPr>
            <w:r>
              <w:rPr>
                <w:rFonts w:ascii="Times New Roman" w:hAnsi="Times New Roman"/>
                <w:sz w:val="22"/>
                <w:szCs w:val="22"/>
              </w:rPr>
              <w:t>Đủ luân chuyển tối thiểu 01 phân đoạn sàn</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Theo tiến độ</w:t>
            </w:r>
          </w:p>
        </w:tc>
        <w:tc>
          <w:tcPr>
            <w:tcW w:w="1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Thi công ván khuôn, đà giáo</w:t>
            </w:r>
          </w:p>
        </w:tc>
      </w:tr>
      <w:tr>
        <w:trPr/>
        <w:tc>
          <w:tcPr>
            <w:tcW w:w="9071" w:type="dxa"/>
            <w:gridSpan w:val="6"/>
            <w:tcBorders>
              <w:top w:val="single" w:sz="4" w:space="0" w:color="000000"/>
              <w:left w:val="single" w:sz="4" w:space="0" w:color="000000"/>
              <w:bottom w:val="single" w:sz="4" w:space="0" w:color="000000"/>
              <w:right w:val="single" w:sz="4" w:space="0" w:color="000000"/>
            </w:tcBorders>
            <w:shd w:color="auto" w:fill="F2F2F2" w:val="clear"/>
          </w:tcPr>
          <w:p>
            <w:pPr>
              <w:pStyle w:val="Normal"/>
              <w:rPr>
                <w:sz w:val="22"/>
                <w:szCs w:val="22"/>
              </w:rPr>
            </w:pPr>
            <w:r>
              <w:rPr>
                <w:rFonts w:ascii="Times New Roman" w:hAnsi="Times New Roman"/>
                <w:b/>
                <w:bCs/>
                <w:sz w:val="22"/>
                <w:szCs w:val="22"/>
              </w:rPr>
              <w:t>IV. Thiết bị chống thấm, trắc đạc, phụ trợ</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10</w:t>
            </w:r>
          </w:p>
        </w:tc>
        <w:tc>
          <w:tcPr>
            <w:tcW w:w="2001"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Thiết bị thi công chống thấm (máy khò, máy hàn màng, máy phun)</w:t>
            </w:r>
          </w:p>
        </w:tc>
        <w:tc>
          <w:tcPr>
            <w:tcW w:w="2650"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Theo chỉ định của nhà sản xuất vật liệu chống thấm (Biểu 07)</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02 bộ</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Theo tiến độ chống thấm</w:t>
            </w:r>
          </w:p>
        </w:tc>
        <w:tc>
          <w:tcPr>
            <w:tcW w:w="1671"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Chống thấm nền, tường hầm, bể</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11</w:t>
            </w:r>
          </w:p>
        </w:tc>
        <w:tc>
          <w:tcPr>
            <w:tcW w:w="2001"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Máy toàn đạc điện tử, máy thủy bình</w:t>
            </w:r>
          </w:p>
        </w:tc>
        <w:tc>
          <w:tcPr>
            <w:tcW w:w="2650"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Độ chính xác góc ≤ 2”; có kiểm định còn hiệu lực</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01 toàn đạc, 02 thủy bình</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Ngày khởi công</w:t>
            </w:r>
          </w:p>
        </w:tc>
        <w:tc>
          <w:tcPr>
            <w:tcW w:w="1671"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Định vị, kiểm soát cao độ, tọa độ</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12</w:t>
            </w:r>
          </w:p>
        </w:tc>
        <w:tc>
          <w:tcPr>
            <w:tcW w:w="2001"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Cầu rửa xe, máy bơm xịt rửa</w:t>
            </w:r>
          </w:p>
        </w:tc>
        <w:tc>
          <w:tcPr>
            <w:tcW w:w="2650"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Đáp ứng yêu cầu vệ sinh môi trường của Dự án</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01 bộ tại mỗi cổng ra vào</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Ngày khởi công</w:t>
            </w:r>
          </w:p>
        </w:tc>
        <w:tc>
          <w:tcPr>
            <w:tcW w:w="1671"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Rửa xe toàn Công trường, kể cả xe phục vụ đào đất</w:t>
            </w:r>
          </w:p>
        </w:tc>
      </w:tr>
    </w:tbl>
    <w:p>
      <w:pPr>
        <w:pStyle w:val="Normal"/>
        <w:spacing w:lineRule="auto" w:line="276" w:before="160" w:after="80"/>
        <w:jc w:val="both"/>
        <w:rPr/>
      </w:pPr>
      <w:r>
        <w:rPr>
          <w:rFonts w:ascii="Times New Roman" w:hAnsi="Times New Roman"/>
          <w:i/>
          <w:iCs/>
          <w:sz w:val="26"/>
          <w:szCs w:val="26"/>
        </w:rPr>
        <w:t>Ghi chú: Thông số, số lượng bôi vàng là đề xuất; Bên B phải xác nhận theo biện pháp thi công được phê duyệt trước khi ký Hợp đồng.</w:t>
      </w:r>
    </w:p>
    <w:p>
      <w:pPr>
        <w:pStyle w:val="Normal"/>
        <w:spacing w:lineRule="auto" w:line="276" w:before="0" w:after="120"/>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rPr>
          <w:rFonts w:ascii="Times New Roman" w:hAnsi="Times New Roman"/>
          <w:b/>
          <w:bCs/>
          <w:sz w:val="26"/>
          <w:szCs w:val="26"/>
          <w:highlight w:val="yellow"/>
        </w:rPr>
      </w:pPr>
      <w:r>
        <w:rPr>
          <w:rFonts w:ascii="Times New Roman" w:hAnsi="Times New Roman"/>
          <w:b/>
          <w:bCs/>
          <w:sz w:val="26"/>
          <w:szCs w:val="26"/>
          <w:highlight w:val="yellow"/>
        </w:rPr>
      </w:r>
    </w:p>
    <w:p>
      <w:pPr>
        <w:pStyle w:val="Normal"/>
        <w:spacing w:lineRule="auto" w:line="276" w:before="0" w:after="120"/>
        <w:jc w:val="center"/>
        <w:rPr>
          <w:rFonts w:ascii="Times New Roman" w:hAnsi="Times New Roman"/>
          <w:b/>
          <w:bCs/>
          <w:sz w:val="26"/>
          <w:szCs w:val="26"/>
          <w:highlight w:val="yellow"/>
        </w:rPr>
      </w:pPr>
      <w:r>
        <w:rPr>
          <w:rFonts w:ascii="Times New Roman" w:hAnsi="Times New Roman"/>
          <w:b/>
          <w:bCs/>
          <w:sz w:val="26"/>
          <w:szCs w:val="26"/>
          <w:highlight w:val="yellow"/>
        </w:rPr>
        <w:t>BIỂU 05</w:t>
      </w:r>
    </w:p>
    <w:p>
      <w:pPr>
        <w:pStyle w:val="Normal"/>
        <w:spacing w:lineRule="auto" w:line="276" w:before="0" w:after="120"/>
        <w:jc w:val="center"/>
        <w:rPr>
          <w:rFonts w:ascii="Times New Roman" w:hAnsi="Times New Roman"/>
          <w:b/>
          <w:bCs/>
          <w:spacing w:val="-4"/>
          <w:sz w:val="26"/>
          <w:szCs w:val="26"/>
          <w:highlight w:val="yellow"/>
        </w:rPr>
      </w:pPr>
      <w:r>
        <w:rPr>
          <w:rFonts w:ascii="Times New Roman" w:hAnsi="Times New Roman"/>
          <w:b/>
          <w:bCs/>
          <w:spacing w:val="-4"/>
          <w:sz w:val="26"/>
          <w:szCs w:val="26"/>
          <w:highlight w:val="yellow"/>
          <w:lang w:val="vi-VN"/>
        </w:rPr>
        <w:t xml:space="preserve"> </w:t>
      </w:r>
      <w:r>
        <w:rPr>
          <w:rFonts w:ascii="Times New Roman" w:hAnsi="Times New Roman"/>
          <w:b/>
          <w:bCs/>
          <w:spacing w:val="-4"/>
          <w:sz w:val="26"/>
          <w:szCs w:val="26"/>
          <w:highlight w:val="yellow"/>
        </w:rPr>
        <w:t>MỨC PHẠT DO VI PHẠM AN TOÀN. BẢO VỆ MÔI TRƯỜNG. NỘI QUY CÔNG TRƯỜNG</w:t>
      </w:r>
    </w:p>
    <w:p>
      <w:pPr>
        <w:pStyle w:val="Normal"/>
        <w:spacing w:lineRule="auto" w:line="276" w:before="0" w:after="120"/>
        <w:jc w:val="center"/>
        <w:rPr>
          <w:rFonts w:ascii="Times New Roman" w:hAnsi="Times New Roman"/>
          <w:bCs/>
          <w:i/>
          <w:i/>
          <w:sz w:val="26"/>
          <w:szCs w:val="26"/>
          <w:lang w:val="nl-NL"/>
        </w:rPr>
      </w:pPr>
      <w:r>
        <w:rPr>
          <w:rFonts w:ascii="Times New Roman" w:hAnsi="Times New Roman"/>
          <w:bCs/>
          <w:i/>
          <w:sz w:val="26"/>
          <w:szCs w:val="26"/>
          <w:highlight w:val="yellow"/>
          <w:lang w:val="nl-NL"/>
        </w:rPr>
        <w:t>(Kèm theo hợp đồng số……..…/2026/HĐ/YS/BXD ngày……tháng……năm 2026)</w:t>
      </w:r>
    </w:p>
    <w:tbl>
      <w:tblPr>
        <w:tblW w:w="9066" w:type="dxa"/>
        <w:jc w:val="left"/>
        <w:tblInd w:w="137" w:type="dxa"/>
        <w:tblLayout w:type="fixed"/>
        <w:tblCellMar>
          <w:top w:w="0" w:type="dxa"/>
          <w:left w:w="108" w:type="dxa"/>
          <w:bottom w:w="0" w:type="dxa"/>
          <w:right w:w="108" w:type="dxa"/>
        </w:tblCellMar>
        <w:tblLook w:val="04a0" w:noHBand="0" w:noVBand="1" w:firstColumn="1" w:lastRow="0" w:lastColumn="0" w:firstRow="1"/>
      </w:tblPr>
      <w:tblGrid>
        <w:gridCol w:w="666"/>
        <w:gridCol w:w="5819"/>
        <w:gridCol w:w="2581"/>
      </w:tblGrid>
      <w:tr>
        <w:trPr>
          <w:tblHeader w:val="true"/>
        </w:trPr>
        <w:tc>
          <w:tcPr>
            <w:tcW w:w="6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color w:themeColor="text1" w:val="000000"/>
                <w:sz w:val="22"/>
                <w:szCs w:val="22"/>
              </w:rPr>
            </w:pPr>
            <w:r>
              <w:rPr>
                <w:rFonts w:ascii="Times New Roman" w:hAnsi="Times New Roman"/>
                <w:b/>
                <w:bCs/>
                <w:color w:themeColor="text1" w:val="000000"/>
                <w:sz w:val="22"/>
                <w:szCs w:val="22"/>
              </w:rPr>
              <w:t>TT</w:t>
            </w:r>
          </w:p>
        </w:tc>
        <w:tc>
          <w:tcPr>
            <w:tcW w:w="58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color w:themeColor="text1" w:val="000000"/>
                <w:sz w:val="22"/>
                <w:szCs w:val="22"/>
              </w:rPr>
            </w:pPr>
            <w:r>
              <w:rPr>
                <w:rFonts w:ascii="Times New Roman" w:hAnsi="Times New Roman"/>
                <w:b/>
                <w:bCs/>
                <w:color w:themeColor="text1" w:val="000000"/>
                <w:sz w:val="22"/>
                <w:szCs w:val="22"/>
              </w:rPr>
              <w:t>Các trường hợp vi phạm</w:t>
            </w:r>
          </w:p>
        </w:tc>
        <w:tc>
          <w:tcPr>
            <w:tcW w:w="258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b/>
                <w:bCs/>
                <w:color w:themeColor="text1" w:val="000000"/>
                <w:spacing w:val="-2"/>
                <w:sz w:val="22"/>
                <w:szCs w:val="22"/>
              </w:rPr>
            </w:pPr>
            <w:r>
              <w:rPr>
                <w:rFonts w:ascii="Times New Roman" w:hAnsi="Times New Roman"/>
                <w:b/>
                <w:bCs/>
                <w:color w:themeColor="text1" w:val="000000"/>
                <w:spacing w:val="-2"/>
                <w:sz w:val="22"/>
                <w:szCs w:val="22"/>
              </w:rPr>
              <w:t>Mức tiền phạt (VND)/ 1 lần vi phạm</w:t>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1"/>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color w:themeColor="text1" w:val="000000"/>
                <w:sz w:val="22"/>
                <w:szCs w:val="22"/>
              </w:rPr>
            </w:pPr>
            <w:r>
              <w:rPr>
                <w:rFonts w:ascii="Times New Roman" w:hAnsi="Times New Roman"/>
                <w:bCs/>
                <w:color w:themeColor="text1" w:val="000000"/>
                <w:sz w:val="22"/>
                <w:szCs w:val="22"/>
              </w:rPr>
              <w:t>Không trang bị đầy đủ các bảo hộ lao động</w:t>
            </w:r>
            <w:r>
              <w:rPr>
                <w:rFonts w:ascii="Times New Roman" w:hAnsi="Times New Roman"/>
                <w:bCs/>
                <w:color w:themeColor="text1" w:val="000000"/>
                <w:spacing w:val="-1"/>
                <w:sz w:val="22"/>
                <w:szCs w:val="22"/>
              </w:rPr>
              <w:t xml:space="preserve"> theo quy định hiện hành</w:t>
            </w:r>
          </w:p>
        </w:tc>
        <w:tc>
          <w:tcPr>
            <w:tcW w:w="258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color w:themeColor="text1" w:val="000000"/>
                <w:sz w:val="22"/>
                <w:szCs w:val="22"/>
              </w:rPr>
            </w:pPr>
            <w:r>
              <w:rPr>
                <w:rFonts w:ascii="Times New Roman" w:hAnsi="Times New Roman"/>
                <w:color w:themeColor="text1" w:val="000000"/>
                <w:sz w:val="22"/>
                <w:szCs w:val="22"/>
              </w:rPr>
              <w:t>1.000.000</w:t>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1"/>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color w:themeColor="text1" w:val="000000"/>
                <w:sz w:val="22"/>
                <w:szCs w:val="22"/>
              </w:rPr>
            </w:pPr>
            <w:r>
              <w:rPr>
                <w:rFonts w:ascii="Times New Roman" w:hAnsi="Times New Roman"/>
                <w:bCs/>
                <w:color w:themeColor="text1" w:val="000000"/>
                <w:sz w:val="22"/>
                <w:szCs w:val="22"/>
              </w:rPr>
              <w:t>Không thực hiện đầy đủ các biện pháp bảo đảm an toàn theo quy định hiện hành khi làm</w:t>
            </w:r>
            <w:r>
              <w:rPr>
                <w:rFonts w:ascii="Times New Roman" w:hAnsi="Times New Roman"/>
                <w:bCs/>
                <w:color w:themeColor="text1" w:val="000000"/>
                <w:spacing w:val="-3"/>
                <w:sz w:val="22"/>
                <w:szCs w:val="22"/>
              </w:rPr>
              <w:t xml:space="preserve"> </w:t>
            </w:r>
            <w:r>
              <w:rPr>
                <w:rFonts w:ascii="Times New Roman" w:hAnsi="Times New Roman"/>
                <w:bCs/>
                <w:color w:themeColor="text1" w:val="000000"/>
                <w:sz w:val="22"/>
                <w:szCs w:val="22"/>
              </w:rPr>
              <w:t xml:space="preserve">việc </w:t>
            </w:r>
            <w:r>
              <w:rPr>
                <w:rFonts w:ascii="Times New Roman" w:hAnsi="Times New Roman"/>
                <w:bCs/>
                <w:color w:themeColor="text1" w:val="000000"/>
                <w:spacing w:val="1"/>
                <w:sz w:val="22"/>
                <w:szCs w:val="22"/>
              </w:rPr>
              <w:t>tr</w:t>
            </w:r>
            <w:r>
              <w:rPr>
                <w:rFonts w:ascii="Times New Roman" w:hAnsi="Times New Roman"/>
                <w:bCs/>
                <w:color w:themeColor="text1" w:val="000000"/>
                <w:sz w:val="22"/>
                <w:szCs w:val="22"/>
              </w:rPr>
              <w:t>ên</w:t>
            </w:r>
            <w:r>
              <w:rPr>
                <w:rFonts w:ascii="Times New Roman" w:hAnsi="Times New Roman"/>
                <w:bCs/>
                <w:color w:themeColor="text1" w:val="000000"/>
                <w:spacing w:val="-3"/>
                <w:sz w:val="22"/>
                <w:szCs w:val="22"/>
              </w:rPr>
              <w:t xml:space="preserve"> </w:t>
            </w:r>
            <w:r>
              <w:rPr>
                <w:rFonts w:ascii="Times New Roman" w:hAnsi="Times New Roman"/>
                <w:bCs/>
                <w:color w:themeColor="text1" w:val="000000"/>
                <w:spacing w:val="1"/>
                <w:sz w:val="22"/>
                <w:szCs w:val="22"/>
              </w:rPr>
              <w:t>c</w:t>
            </w:r>
            <w:r>
              <w:rPr>
                <w:rFonts w:ascii="Times New Roman" w:hAnsi="Times New Roman"/>
                <w:bCs/>
                <w:color w:themeColor="text1" w:val="000000"/>
                <w:sz w:val="22"/>
                <w:szCs w:val="22"/>
              </w:rPr>
              <w:t>ao. dưới nước</w:t>
            </w:r>
          </w:p>
        </w:tc>
        <w:tc>
          <w:tcPr>
            <w:tcW w:w="258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color w:themeColor="text1" w:val="000000"/>
                <w:sz w:val="22"/>
                <w:szCs w:val="22"/>
              </w:rPr>
            </w:pPr>
            <w:r>
              <w:rPr>
                <w:rFonts w:ascii="Times New Roman" w:hAnsi="Times New Roman"/>
                <w:color w:themeColor="text1" w:val="000000"/>
                <w:sz w:val="22"/>
                <w:szCs w:val="22"/>
              </w:rPr>
              <w:t>2.000.000</w:t>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1"/>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bCs/>
                <w:color w:themeColor="text1" w:val="000000"/>
                <w:sz w:val="22"/>
                <w:szCs w:val="22"/>
              </w:rPr>
            </w:pPr>
            <w:r>
              <w:rPr>
                <w:rFonts w:ascii="Times New Roman" w:hAnsi="Times New Roman"/>
                <w:bCs/>
                <w:color w:themeColor="text1" w:val="000000"/>
                <w:sz w:val="22"/>
                <w:szCs w:val="22"/>
              </w:rPr>
              <w:t>Không có lan can an toàn. lưới chắn vật rơi. lưới chắn bụi hoặc có nhưng không đảm bảo</w:t>
            </w:r>
          </w:p>
        </w:tc>
        <w:tc>
          <w:tcPr>
            <w:tcW w:w="258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color w:themeColor="text1" w:val="000000"/>
                <w:sz w:val="22"/>
                <w:szCs w:val="22"/>
              </w:rPr>
            </w:pPr>
            <w:r>
              <w:rPr>
                <w:rFonts w:ascii="Times New Roman" w:hAnsi="Times New Roman"/>
                <w:color w:themeColor="text1" w:val="000000"/>
                <w:sz w:val="22"/>
                <w:szCs w:val="22"/>
              </w:rPr>
              <w:t>3.000.000</w:t>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1"/>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color w:themeColor="text1" w:val="000000"/>
                <w:sz w:val="22"/>
                <w:szCs w:val="22"/>
              </w:rPr>
            </w:pPr>
            <w:r>
              <w:rPr>
                <w:rFonts w:ascii="Times New Roman" w:hAnsi="Times New Roman"/>
                <w:bCs/>
                <w:color w:themeColor="text1" w:val="000000"/>
                <w:sz w:val="22"/>
                <w:szCs w:val="22"/>
              </w:rPr>
              <w:t>Sử dụng t</w:t>
            </w:r>
            <w:r>
              <w:rPr>
                <w:rFonts w:ascii="Times New Roman" w:hAnsi="Times New Roman"/>
                <w:bCs/>
                <w:color w:themeColor="text1" w:val="000000"/>
                <w:spacing w:val="1"/>
                <w:sz w:val="22"/>
                <w:szCs w:val="22"/>
              </w:rPr>
              <w:t>h</w:t>
            </w:r>
            <w:r>
              <w:rPr>
                <w:rFonts w:ascii="Times New Roman" w:hAnsi="Times New Roman"/>
                <w:bCs/>
                <w:color w:themeColor="text1" w:val="000000"/>
                <w:sz w:val="22"/>
                <w:szCs w:val="22"/>
              </w:rPr>
              <w:t>a</w:t>
            </w:r>
            <w:r>
              <w:rPr>
                <w:rFonts w:ascii="Times New Roman" w:hAnsi="Times New Roman"/>
                <w:bCs/>
                <w:color w:themeColor="text1" w:val="000000"/>
                <w:spacing w:val="1"/>
                <w:sz w:val="22"/>
                <w:szCs w:val="22"/>
              </w:rPr>
              <w:t>n</w:t>
            </w:r>
            <w:r>
              <w:rPr>
                <w:rFonts w:ascii="Times New Roman" w:hAnsi="Times New Roman"/>
                <w:bCs/>
                <w:color w:themeColor="text1" w:val="000000"/>
                <w:sz w:val="22"/>
                <w:szCs w:val="22"/>
              </w:rPr>
              <w:t>g leo trèo không đúng cách hoặc sử dụng thang không đảm bảo chất lượng</w:t>
            </w:r>
          </w:p>
        </w:tc>
        <w:tc>
          <w:tcPr>
            <w:tcW w:w="258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color w:themeColor="text1" w:val="000000"/>
                <w:sz w:val="22"/>
                <w:szCs w:val="22"/>
              </w:rPr>
            </w:pPr>
            <w:r>
              <w:rPr>
                <w:rFonts w:ascii="Times New Roman" w:hAnsi="Times New Roman"/>
                <w:color w:themeColor="text1" w:val="000000"/>
                <w:sz w:val="22"/>
                <w:szCs w:val="22"/>
              </w:rPr>
            </w:r>
          </w:p>
          <w:p>
            <w:pPr>
              <w:pStyle w:val="Normal"/>
              <w:spacing w:lineRule="auto" w:line="276" w:before="0" w:after="120"/>
              <w:jc w:val="center"/>
              <w:rPr>
                <w:rFonts w:ascii="Times New Roman" w:hAnsi="Times New Roman"/>
                <w:color w:themeColor="text1" w:val="000000"/>
                <w:sz w:val="22"/>
                <w:szCs w:val="22"/>
              </w:rPr>
            </w:pPr>
            <w:r>
              <w:rPr>
                <w:rFonts w:ascii="Times New Roman" w:hAnsi="Times New Roman"/>
                <w:color w:themeColor="text1" w:val="000000"/>
                <w:sz w:val="22"/>
                <w:szCs w:val="22"/>
              </w:rPr>
              <w:t>1.000.000</w:t>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1"/>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color w:themeColor="text1" w:val="000000"/>
                <w:sz w:val="22"/>
                <w:szCs w:val="22"/>
              </w:rPr>
            </w:pPr>
            <w:r>
              <w:rPr>
                <w:rFonts w:ascii="Times New Roman" w:hAnsi="Times New Roman"/>
                <w:bCs/>
                <w:color w:themeColor="text1" w:val="000000"/>
                <w:sz w:val="22"/>
                <w:szCs w:val="22"/>
              </w:rPr>
              <w:t>Sử dụng giàn giáo không đúng cách hoặc sử dụng giàn giáo không đảm bảo chất lượng</w:t>
            </w:r>
          </w:p>
        </w:tc>
        <w:tc>
          <w:tcPr>
            <w:tcW w:w="258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color w:themeColor="text1" w:val="000000"/>
                <w:sz w:val="22"/>
                <w:szCs w:val="22"/>
              </w:rPr>
            </w:pPr>
            <w:r>
              <w:rPr>
                <w:rFonts w:ascii="Times New Roman" w:hAnsi="Times New Roman"/>
                <w:color w:themeColor="text1" w:val="000000"/>
                <w:sz w:val="22"/>
                <w:szCs w:val="22"/>
              </w:rPr>
              <w:t>3.000.000</w:t>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1"/>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color w:themeColor="text1" w:val="000000"/>
                <w:sz w:val="22"/>
                <w:szCs w:val="22"/>
              </w:rPr>
            </w:pPr>
            <w:r>
              <w:rPr>
                <w:rFonts w:ascii="Times New Roman" w:hAnsi="Times New Roman"/>
                <w:bCs/>
                <w:color w:themeColor="text1" w:val="000000"/>
                <w:sz w:val="22"/>
                <w:szCs w:val="22"/>
              </w:rPr>
              <w:t>Không tham gia họ</w:t>
            </w:r>
            <w:r>
              <w:rPr>
                <w:rFonts w:ascii="Times New Roman" w:hAnsi="Times New Roman"/>
                <w:bCs/>
                <w:color w:themeColor="text1" w:val="000000"/>
                <w:spacing w:val="1"/>
                <w:sz w:val="22"/>
                <w:szCs w:val="22"/>
              </w:rPr>
              <w:t>p</w:t>
            </w:r>
            <w:r>
              <w:rPr>
                <w:rFonts w:ascii="Times New Roman" w:hAnsi="Times New Roman"/>
                <w:bCs/>
                <w:color w:themeColor="text1" w:val="000000"/>
                <w:sz w:val="22"/>
                <w:szCs w:val="22"/>
              </w:rPr>
              <w:t xml:space="preserve"> an toàn. họp giao ban. nghiệm thu hoặc có tham gia nhưng đến muộn quá 15 phút hoặc cử người không có thẩm quyền tham gia họp. nghiệm thu</w:t>
            </w:r>
          </w:p>
        </w:tc>
        <w:tc>
          <w:tcPr>
            <w:tcW w:w="258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color w:themeColor="text1" w:val="000000"/>
                <w:sz w:val="22"/>
                <w:szCs w:val="22"/>
              </w:rPr>
            </w:pPr>
            <w:r>
              <w:rPr>
                <w:rFonts w:ascii="Times New Roman" w:hAnsi="Times New Roman"/>
                <w:color w:themeColor="text1" w:val="000000"/>
                <w:sz w:val="22"/>
                <w:szCs w:val="22"/>
              </w:rPr>
              <w:t>2.000.000</w:t>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1"/>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color w:themeColor="text1" w:val="000000"/>
                <w:sz w:val="22"/>
                <w:szCs w:val="22"/>
              </w:rPr>
            </w:pPr>
            <w:r>
              <w:rPr>
                <w:rFonts w:ascii="Times New Roman" w:hAnsi="Times New Roman"/>
                <w:bCs/>
                <w:color w:themeColor="text1" w:val="000000"/>
                <w:position w:val="1"/>
                <w:sz w:val="22"/>
                <w:szCs w:val="22"/>
              </w:rPr>
              <w:t>Không thực hiện hoặc thực hiện không đầy đủ các biện pháp phòng chống cháy nổ theo quy định</w:t>
            </w:r>
          </w:p>
        </w:tc>
        <w:tc>
          <w:tcPr>
            <w:tcW w:w="258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color w:themeColor="text1" w:val="000000"/>
                <w:sz w:val="22"/>
                <w:szCs w:val="22"/>
              </w:rPr>
            </w:pPr>
            <w:r>
              <w:rPr>
                <w:rFonts w:ascii="Times New Roman" w:hAnsi="Times New Roman"/>
                <w:color w:themeColor="text1" w:val="000000"/>
                <w:sz w:val="22"/>
                <w:szCs w:val="22"/>
              </w:rPr>
              <w:t>5.000.000</w:t>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1"/>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bCs/>
                <w:color w:themeColor="text1" w:val="000000"/>
                <w:sz w:val="22"/>
                <w:szCs w:val="22"/>
              </w:rPr>
            </w:pPr>
            <w:r>
              <w:rPr>
                <w:rFonts w:ascii="Times New Roman" w:hAnsi="Times New Roman"/>
                <w:bCs/>
                <w:color w:themeColor="text1" w:val="000000"/>
                <w:position w:val="1"/>
                <w:sz w:val="22"/>
                <w:szCs w:val="22"/>
              </w:rPr>
              <w:t>Sử dụng các máy và thiết bị thi công không đảm bảo an toàn. máy không có kiểm định hoặc hết niên hạn sử dụng. người điều khiển không có bằng cấp phù hợp</w:t>
            </w:r>
          </w:p>
        </w:tc>
        <w:tc>
          <w:tcPr>
            <w:tcW w:w="258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b/>
                <w:color w:themeColor="text1" w:val="000000"/>
                <w:sz w:val="22"/>
                <w:szCs w:val="22"/>
              </w:rPr>
            </w:pPr>
            <w:r>
              <w:rPr>
                <w:rFonts w:ascii="Times New Roman" w:hAnsi="Times New Roman"/>
                <w:color w:themeColor="text1" w:val="000000"/>
                <w:sz w:val="22"/>
                <w:szCs w:val="22"/>
              </w:rPr>
              <w:t>3.000.000</w:t>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1"/>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bCs/>
                <w:color w:themeColor="text1" w:val="000000"/>
                <w:sz w:val="22"/>
                <w:szCs w:val="22"/>
              </w:rPr>
            </w:pPr>
            <w:r>
              <w:rPr>
                <w:rFonts w:ascii="Times New Roman" w:hAnsi="Times New Roman"/>
                <w:bCs/>
                <w:color w:themeColor="text1" w:val="000000"/>
                <w:position w:val="1"/>
                <w:sz w:val="22"/>
                <w:szCs w:val="22"/>
              </w:rPr>
              <w:t>Không thu dọn công trường; vứt rác. phế thải. vật liệu bừa bãi; tập kết máy. vật tư không đúng nơi quy định và các hành vi gây mất vệ sinh môi trường khác</w:t>
            </w:r>
          </w:p>
        </w:tc>
        <w:tc>
          <w:tcPr>
            <w:tcW w:w="258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color w:themeColor="text1" w:val="000000"/>
                <w:sz w:val="22"/>
                <w:szCs w:val="22"/>
              </w:rPr>
            </w:pPr>
            <w:r>
              <w:rPr>
                <w:rFonts w:ascii="Times New Roman" w:hAnsi="Times New Roman"/>
                <w:color w:themeColor="text1" w:val="000000"/>
                <w:sz w:val="22"/>
                <w:szCs w:val="22"/>
              </w:rPr>
              <w:t>2.000.000</w:t>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1"/>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bCs/>
                <w:color w:themeColor="text1" w:val="000000"/>
                <w:sz w:val="22"/>
                <w:szCs w:val="22"/>
              </w:rPr>
            </w:pPr>
            <w:r>
              <w:rPr>
                <w:rFonts w:ascii="Times New Roman" w:hAnsi="Times New Roman"/>
                <w:bCs/>
                <w:color w:themeColor="text1" w:val="000000"/>
                <w:position w:val="1"/>
                <w:sz w:val="22"/>
                <w:szCs w:val="22"/>
              </w:rPr>
              <w:t>Vi phạm quy định. nội quy Công trường; quy định về an ninh. trật tự. bảo vệ môi trường của địa phương</w:t>
            </w:r>
          </w:p>
        </w:tc>
        <w:tc>
          <w:tcPr>
            <w:tcW w:w="258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b/>
                <w:color w:themeColor="text1" w:val="000000"/>
                <w:sz w:val="22"/>
                <w:szCs w:val="22"/>
              </w:rPr>
            </w:pPr>
            <w:r>
              <w:rPr>
                <w:rFonts w:ascii="Times New Roman" w:hAnsi="Times New Roman"/>
                <w:color w:themeColor="text1" w:val="000000"/>
                <w:sz w:val="22"/>
                <w:szCs w:val="22"/>
              </w:rPr>
              <w:t>5.000.000</w:t>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1"/>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bCs/>
                <w:color w:themeColor="text1" w:val="000000"/>
                <w:sz w:val="22"/>
                <w:szCs w:val="22"/>
              </w:rPr>
            </w:pPr>
            <w:r>
              <w:rPr>
                <w:rFonts w:ascii="Times New Roman" w:hAnsi="Times New Roman"/>
                <w:bCs/>
                <w:color w:themeColor="text1" w:val="000000"/>
                <w:position w:val="1"/>
                <w:sz w:val="22"/>
                <w:szCs w:val="22"/>
              </w:rPr>
              <w:t>Không tuân thủ các yêu cầu của Chủ đầu tư. Tư vấn giám sát. cơ quan có thẩm quyền. không phối hợp với thầu phụ khác của Bên A</w:t>
            </w:r>
          </w:p>
        </w:tc>
        <w:tc>
          <w:tcPr>
            <w:tcW w:w="258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b/>
                <w:color w:themeColor="text1" w:val="000000"/>
                <w:sz w:val="22"/>
                <w:szCs w:val="22"/>
              </w:rPr>
            </w:pPr>
            <w:r>
              <w:rPr>
                <w:rFonts w:ascii="Times New Roman" w:hAnsi="Times New Roman"/>
                <w:color w:themeColor="text1" w:val="000000"/>
                <w:sz w:val="22"/>
                <w:szCs w:val="22"/>
              </w:rPr>
              <w:t>10.000.000</w:t>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1"/>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b/>
                <w:color w:themeColor="text1" w:val="000000"/>
                <w:sz w:val="22"/>
                <w:szCs w:val="22"/>
              </w:rPr>
            </w:pPr>
            <w:r>
              <w:rPr>
                <w:rFonts w:ascii="Times New Roman" w:hAnsi="Times New Roman"/>
                <w:b/>
                <w:color w:themeColor="text1" w:val="000000"/>
                <w:position w:val="1"/>
                <w:sz w:val="22"/>
                <w:szCs w:val="22"/>
              </w:rPr>
              <w:t>Điều khoản mức phạt tăng nặng</w:t>
            </w:r>
          </w:p>
        </w:tc>
        <w:tc>
          <w:tcPr>
            <w:tcW w:w="258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color w:themeColor="text1" w:val="000000"/>
                <w:sz w:val="22"/>
                <w:szCs w:val="22"/>
              </w:rPr>
            </w:pPr>
            <w:r>
              <w:rPr>
                <w:rFonts w:ascii="Times New Roman" w:hAnsi="Times New Roman"/>
                <w:color w:themeColor="text1" w:val="000000"/>
                <w:sz w:val="22"/>
                <w:szCs w:val="22"/>
              </w:rPr>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1"/>
                <w:numId w:val="21"/>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color w:themeColor="text1" w:val="000000"/>
                <w:sz w:val="22"/>
                <w:szCs w:val="22"/>
              </w:rPr>
            </w:pPr>
            <w:r>
              <w:rPr>
                <w:rFonts w:ascii="Times New Roman" w:hAnsi="Times New Roman"/>
                <w:color w:themeColor="text1" w:val="000000"/>
                <w:position w:val="1"/>
                <w:sz w:val="22"/>
                <w:szCs w:val="22"/>
              </w:rPr>
              <w:t>Tái phạm lỗi đã bị xử phạt</w:t>
            </w:r>
          </w:p>
        </w:tc>
        <w:tc>
          <w:tcPr>
            <w:tcW w:w="258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color w:themeColor="text1" w:val="000000"/>
                <w:sz w:val="22"/>
                <w:szCs w:val="22"/>
              </w:rPr>
            </w:pPr>
            <w:r>
              <w:rPr>
                <w:rFonts w:ascii="Times New Roman" w:hAnsi="Times New Roman"/>
                <w:color w:themeColor="text1" w:val="000000"/>
                <w:sz w:val="22"/>
                <w:szCs w:val="22"/>
              </w:rPr>
              <w:t>Phạt gấp đôi lần vi phạm liền kề của hành vi vi phạm đó</w:t>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1"/>
                <w:numId w:val="21"/>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color w:themeColor="text1" w:val="000000"/>
                <w:sz w:val="22"/>
                <w:szCs w:val="22"/>
              </w:rPr>
            </w:pPr>
            <w:r>
              <w:rPr>
                <w:rFonts w:ascii="Times New Roman" w:hAnsi="Times New Roman"/>
                <w:color w:themeColor="text1" w:val="000000"/>
                <w:position w:val="1"/>
                <w:sz w:val="22"/>
                <w:szCs w:val="22"/>
              </w:rPr>
              <w:t>Một người thực hiện nhiều hành vi vi phạm</w:t>
            </w:r>
          </w:p>
        </w:tc>
        <w:tc>
          <w:tcPr>
            <w:tcW w:w="258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color w:themeColor="text1" w:val="000000"/>
                <w:sz w:val="22"/>
                <w:szCs w:val="22"/>
              </w:rPr>
            </w:pPr>
            <w:r>
              <w:rPr>
                <w:rFonts w:ascii="Times New Roman" w:hAnsi="Times New Roman"/>
                <w:color w:themeColor="text1" w:val="000000"/>
                <w:sz w:val="22"/>
                <w:szCs w:val="22"/>
              </w:rPr>
              <w:t>Xử phạt từng hành vi + đuổi việc người vi phạm</w:t>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1"/>
                <w:numId w:val="21"/>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color w:themeColor="text1" w:val="000000"/>
                <w:sz w:val="22"/>
                <w:szCs w:val="22"/>
              </w:rPr>
            </w:pPr>
            <w:r>
              <w:rPr>
                <w:rFonts w:ascii="Times New Roman" w:hAnsi="Times New Roman"/>
                <w:color w:themeColor="text1" w:val="000000"/>
                <w:position w:val="1"/>
                <w:sz w:val="22"/>
                <w:szCs w:val="22"/>
              </w:rPr>
              <w:t>Nhiều người cùng thực hiện 1 hành vi vi phạm</w:t>
            </w:r>
          </w:p>
        </w:tc>
        <w:tc>
          <w:tcPr>
            <w:tcW w:w="258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color w:themeColor="text1" w:val="000000"/>
                <w:sz w:val="22"/>
                <w:szCs w:val="22"/>
              </w:rPr>
            </w:pPr>
            <w:r>
              <w:rPr>
                <w:rFonts w:ascii="Times New Roman" w:hAnsi="Times New Roman"/>
                <w:color w:themeColor="text1" w:val="000000"/>
                <w:sz w:val="22"/>
                <w:szCs w:val="22"/>
              </w:rPr>
              <w:t>Mỗi người vi phạm đều bị xử phạt</w:t>
            </w:r>
          </w:p>
        </w:tc>
      </w:tr>
    </w:tbl>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highlight w:val="yellow"/>
        </w:rPr>
        <w:t>BIỂU 06</w:t>
      </w:r>
    </w:p>
    <w:p>
      <w:pPr>
        <w:pStyle w:val="Normal"/>
        <w:spacing w:lineRule="auto" w:line="276" w:before="0" w:after="120"/>
        <w:jc w:val="center"/>
        <w:rPr>
          <w:rFonts w:ascii="Times New Roman" w:hAnsi="Times New Roman"/>
          <w:b/>
          <w:bCs/>
          <w:sz w:val="26"/>
          <w:szCs w:val="26"/>
          <w:highlight w:val="yellow"/>
        </w:rPr>
      </w:pPr>
      <w:r>
        <w:rPr>
          <w:rFonts w:ascii="Times New Roman" w:hAnsi="Times New Roman"/>
          <w:b/>
          <w:bCs/>
          <w:sz w:val="26"/>
          <w:szCs w:val="26"/>
          <w:highlight w:val="yellow"/>
        </w:rPr>
        <w:t>MẪU BẢO LÃNH THỰC HIỆN HỢP ĐỒNG. BẢO LÃNH TIỀN TẠM ỨNG</w:t>
      </w:r>
    </w:p>
    <w:p>
      <w:pPr>
        <w:pStyle w:val="Normal"/>
        <w:spacing w:lineRule="auto" w:line="276" w:before="0" w:after="120"/>
        <w:jc w:val="center"/>
        <w:rPr>
          <w:rFonts w:ascii="Times New Roman" w:hAnsi="Times New Roman"/>
          <w:b/>
          <w:bCs/>
          <w:sz w:val="26"/>
          <w:szCs w:val="26"/>
          <w:highlight w:val="yellow"/>
        </w:rPr>
      </w:pPr>
      <w:r>
        <w:rPr>
          <w:rFonts w:ascii="Times New Roman" w:hAnsi="Times New Roman"/>
          <w:b/>
          <w:bCs/>
          <w:sz w:val="26"/>
          <w:szCs w:val="26"/>
          <w:highlight w:val="yellow"/>
        </w:rPr>
        <w:t>BẢO LÃNH BẢO HÀNH. BẢO LÃNH QUYẾT TOÁN HỢP ĐỒNG</w:t>
      </w:r>
    </w:p>
    <w:p>
      <w:pPr>
        <w:pStyle w:val="Normal"/>
        <w:spacing w:lineRule="auto" w:line="276" w:before="0" w:after="120"/>
        <w:jc w:val="center"/>
        <w:rPr>
          <w:rFonts w:ascii="Times New Roman" w:hAnsi="Times New Roman"/>
          <w:bCs/>
          <w:i/>
          <w:i/>
          <w:sz w:val="26"/>
          <w:szCs w:val="26"/>
        </w:rPr>
      </w:pPr>
      <w:r>
        <w:rPr>
          <w:rFonts w:ascii="Times New Roman" w:hAnsi="Times New Roman"/>
          <w:bCs/>
          <w:i/>
          <w:sz w:val="26"/>
          <w:szCs w:val="26"/>
          <w:highlight w:val="yellow"/>
          <w:lang w:val="nl-NL"/>
        </w:rPr>
        <w:t>(Kèm theo hợp đồng số……..…/2026/HĐ/YS/BXD ngày……tháng……năm 2026)</w:t>
      </w:r>
    </w:p>
    <w:p>
      <w:pPr>
        <w:pStyle w:val="Normal"/>
        <w:spacing w:lineRule="auto" w:line="276" w:before="0" w:after="120"/>
        <w:jc w:val="center"/>
        <w:rPr>
          <w:rFonts w:ascii="Times New Roman" w:hAnsi="Times New Roman"/>
          <w:b/>
          <w:color w:themeColor="text1" w:val="000000"/>
          <w:spacing w:val="-10"/>
          <w:sz w:val="26"/>
          <w:szCs w:val="26"/>
        </w:rPr>
      </w:pPr>
      <w:r>
        <w:rPr>
          <w:rFonts w:ascii="Times New Roman" w:hAnsi="Times New Roman"/>
          <w:b/>
          <w:color w:themeColor="text1" w:val="000000"/>
          <w:spacing w:val="-10"/>
          <w:sz w:val="26"/>
          <w:szCs w:val="26"/>
        </w:rPr>
        <w:t>BẢO LÃNH THỰC HIỆN HỢP ĐỒNG</w:t>
      </w:r>
    </w:p>
    <w:p>
      <w:pPr>
        <w:pStyle w:val="Normal"/>
        <w:tabs>
          <w:tab w:val="clear" w:pos="720"/>
          <w:tab w:val="left" w:pos="851" w:leader="none"/>
        </w:tabs>
        <w:spacing w:lineRule="auto" w:line="276" w:before="0" w:after="120"/>
        <w:jc w:val="both"/>
        <w:rPr>
          <w:rFonts w:ascii="Times New Roman" w:hAnsi="Times New Roman"/>
          <w:color w:themeColor="text1" w:val="000000"/>
          <w:sz w:val="26"/>
          <w:szCs w:val="26"/>
        </w:rPr>
      </w:pPr>
      <w:r>
        <w:rPr>
          <w:rFonts w:ascii="Times New Roman" w:hAnsi="Times New Roman"/>
          <w:color w:themeColor="text1" w:val="000000"/>
          <w:sz w:val="26"/>
          <w:szCs w:val="26"/>
        </w:rPr>
        <w:t xml:space="preserve">Chúng tôi được thông báo rằng Công ty …..……..... có trụ sở </w:t>
      </w:r>
      <w:r>
        <w:rPr>
          <w:rFonts w:ascii="Times New Roman" w:hAnsi="Times New Roman"/>
          <w:i/>
          <w:color w:themeColor="text1" w:val="000000"/>
          <w:sz w:val="26"/>
          <w:szCs w:val="26"/>
        </w:rPr>
        <w:t xml:space="preserve">[địa chỉ] </w:t>
      </w:r>
      <w:r>
        <w:rPr>
          <w:rFonts w:ascii="Times New Roman" w:hAnsi="Times New Roman"/>
          <w:color w:themeColor="text1" w:val="000000"/>
          <w:sz w:val="26"/>
          <w:szCs w:val="26"/>
        </w:rPr>
        <w:t xml:space="preserve">tại …....……… (sau đây gọi là “Bên được bảo lãnh”) và Công ty cổ phần đầu tư Xây dựng và Kỹ Thuật VNCN E&amp;C (sau đây gọi là “Bên nhận bảo lãnh”) đã ký hợp đồng  </w:t>
      </w:r>
      <w:r>
        <w:rPr>
          <w:rFonts w:ascii="Times New Roman" w:hAnsi="Times New Roman"/>
          <w:i/>
          <w:color w:themeColor="text1" w:val="000000"/>
          <w:sz w:val="26"/>
          <w:szCs w:val="26"/>
        </w:rPr>
        <w:t xml:space="preserve">[hợp đồng kinh tế] </w:t>
      </w:r>
      <w:r>
        <w:rPr>
          <w:rFonts w:ascii="Times New Roman" w:hAnsi="Times New Roman"/>
          <w:color w:themeColor="text1" w:val="000000"/>
          <w:sz w:val="26"/>
          <w:szCs w:val="26"/>
        </w:rPr>
        <w:t xml:space="preserve">số.....….. ngày …. tháng …. năm …. về việc thực hiện </w:t>
      </w:r>
      <w:r>
        <w:rPr>
          <w:rFonts w:ascii="Times New Roman" w:hAnsi="Times New Roman"/>
          <w:i/>
          <w:color w:themeColor="text1" w:val="000000"/>
          <w:sz w:val="26"/>
          <w:szCs w:val="26"/>
        </w:rPr>
        <w:t xml:space="preserve">[thi công] </w:t>
      </w:r>
      <w:r>
        <w:rPr>
          <w:rFonts w:ascii="Times New Roman" w:hAnsi="Times New Roman"/>
          <w:color w:themeColor="text1" w:val="000000"/>
          <w:sz w:val="26"/>
          <w:szCs w:val="26"/>
        </w:rPr>
        <w:t>dự án “</w:t>
      </w:r>
      <w:r>
        <w:rPr>
          <w:rFonts w:ascii="Times New Roman" w:hAnsi="Times New Roman"/>
          <w:color w:themeColor="text1" w:val="000000"/>
          <w:sz w:val="26"/>
          <w:szCs w:val="26"/>
          <w:lang w:val="en-GB"/>
        </w:rPr>
        <w:t>……………..</w:t>
      </w:r>
      <w:r>
        <w:rPr>
          <w:rFonts w:ascii="Times New Roman" w:hAnsi="Times New Roman"/>
          <w:color w:themeColor="text1" w:val="000000"/>
          <w:sz w:val="26"/>
          <w:szCs w:val="26"/>
        </w:rPr>
        <w:t>” (Sau đây gọi là “Hợp đồng”).  Theo quy định của Hợp đồng. Bên được bảo lãnh phải cung cấp một bảo lãnh thực hiện hợp đồng như sự đảm bảo cho nghĩa vụ của Bên được bảo lãnh đối với Bên nhận bảo lãnh.</w:t>
      </w:r>
    </w:p>
    <w:p>
      <w:pPr>
        <w:pStyle w:val="Normal"/>
        <w:tabs>
          <w:tab w:val="clear" w:pos="720"/>
          <w:tab w:val="left" w:pos="851" w:leader="none"/>
        </w:tabs>
        <w:spacing w:lineRule="auto" w:line="276" w:before="0" w:after="120"/>
        <w:jc w:val="both"/>
        <w:rPr>
          <w:rFonts w:ascii="Times New Roman" w:hAnsi="Times New Roman"/>
          <w:color w:themeColor="text1" w:val="000000"/>
          <w:sz w:val="26"/>
          <w:szCs w:val="26"/>
        </w:rPr>
      </w:pPr>
      <w:r>
        <w:rPr>
          <w:rFonts w:ascii="Times New Roman" w:hAnsi="Times New Roman"/>
          <w:color w:themeColor="text1" w:val="000000"/>
          <w:sz w:val="26"/>
          <w:szCs w:val="26"/>
        </w:rPr>
        <w:t>Theo yêu cầu của Bên được bảo lãnh. chúng tôi – Ngân hàng .......... có trụ sở đăng ký tại ………. (sau đây gọi là “Ngân hàng”). đại diện bởi:………chức vụ……..có đầy đủ thẩm quyền ký hợp lệ. theo đây cam kết vô điều kiện và không hủy ngang thanh toán cho Bên nhận bảo lãnh bất cứ khoản hoặc các khoản tiền nào mà tổng giá trị (các) khoản tiền đó không vượt quá</w:t>
      </w:r>
      <w:r>
        <w:rPr>
          <w:rFonts w:ascii="Times New Roman" w:hAnsi="Times New Roman"/>
          <w:color w:themeColor="text1" w:val="000000"/>
          <w:sz w:val="26"/>
          <w:szCs w:val="26"/>
          <w:lang w:val="en-GB"/>
        </w:rPr>
        <w:t xml:space="preserve">............... </w:t>
      </w:r>
      <w:r>
        <w:rPr>
          <w:rFonts w:ascii="Times New Roman" w:hAnsi="Times New Roman"/>
          <w:b/>
          <w:color w:themeColor="text1" w:val="000000"/>
          <w:sz w:val="26"/>
          <w:szCs w:val="26"/>
          <w:lang w:val="en-GB"/>
        </w:rPr>
        <w:t xml:space="preserve">đồng (Bằng chữ: </w:t>
      </w:r>
      <w:r>
        <w:rPr>
          <w:rFonts w:ascii="Times New Roman" w:hAnsi="Times New Roman"/>
          <w:color w:themeColor="text1" w:val="000000"/>
          <w:sz w:val="26"/>
          <w:szCs w:val="26"/>
          <w:lang w:val="en-GB"/>
        </w:rPr>
        <w:t xml:space="preserve">.................) </w:t>
      </w:r>
      <w:r>
        <w:rPr>
          <w:rFonts w:ascii="Times New Roman" w:hAnsi="Times New Roman"/>
          <w:color w:themeColor="text1" w:val="000000"/>
          <w:sz w:val="26"/>
          <w:szCs w:val="26"/>
        </w:rPr>
        <w:t>sau tối đa 03 (ba) ngày làm việc kể từ khi chúng tôi nhận được yêu cầu thanh toán đầu tiên bằng văn bản có dấu và chữ ký của người đại diện hợp pháp của Bên nhận bảo lãnh. Bên nhận bảo lãnh không phải chứng minh hay chỉ rõ các căn cứ cho yêu cầu của mình.</w:t>
      </w:r>
    </w:p>
    <w:p>
      <w:pPr>
        <w:pStyle w:val="Normal"/>
        <w:spacing w:lineRule="auto" w:line="276" w:before="0" w:after="120"/>
        <w:jc w:val="both"/>
        <w:rPr>
          <w:rFonts w:ascii="Times New Roman" w:hAnsi="Times New Roman"/>
          <w:color w:themeColor="text1" w:val="000000"/>
          <w:sz w:val="26"/>
          <w:szCs w:val="26"/>
        </w:rPr>
      </w:pPr>
      <w:r>
        <w:rPr>
          <w:rFonts w:ascii="Times New Roman" w:hAnsi="Times New Roman"/>
          <w:color w:themeColor="text1" w:val="000000"/>
          <w:sz w:val="26"/>
          <w:szCs w:val="26"/>
        </w:rPr>
        <w:t>Ngoài ra chúng tôi đồng ý rằng sau Ngày có hiệu lực được nêu ở dưới đây: (i) mọi sửa đổi. bổ sung hoặc điều chỉnh các điều khoản của Hợp đồng hoặc bất kỳ tài liệu nào liên quan đến Hợp đồng. hoặc(ii) việc Hợp đồng bị hủy bỏ. sẽ không làm thay đổi bất kỳ nghĩa vụ nào của Ngân hàng đối với Bên nhận bảo lãnh theo thư bảo lãnh này.</w:t>
      </w:r>
    </w:p>
    <w:p>
      <w:pPr>
        <w:pStyle w:val="Normal"/>
        <w:spacing w:lineRule="auto" w:line="276" w:before="0" w:after="120"/>
        <w:jc w:val="both"/>
        <w:rPr>
          <w:rFonts w:ascii="Times New Roman" w:hAnsi="Times New Roman"/>
          <w:color w:themeColor="text1" w:val="000000"/>
          <w:sz w:val="26"/>
          <w:szCs w:val="26"/>
        </w:rPr>
      </w:pPr>
      <w:r>
        <w:rPr>
          <w:rFonts w:ascii="Times New Roman" w:hAnsi="Times New Roman"/>
          <w:color w:themeColor="text1" w:val="000000"/>
          <w:sz w:val="26"/>
          <w:szCs w:val="26"/>
        </w:rPr>
        <w:t>Bảo lãnh này có hiệu lực kể từ ……………………….(“Ngày có hiệu lực”).</w:t>
      </w:r>
      <w:r>
        <w:rPr>
          <w:rFonts w:ascii="Times New Roman" w:hAnsi="Times New Roman"/>
          <w:i/>
          <w:color w:themeColor="text1" w:val="000000"/>
          <w:sz w:val="26"/>
          <w:szCs w:val="26"/>
        </w:rPr>
        <w:t xml:space="preserve"> </w:t>
      </w:r>
    </w:p>
    <w:p>
      <w:pPr>
        <w:pStyle w:val="Normal"/>
        <w:spacing w:lineRule="auto" w:line="276" w:before="0" w:after="120"/>
        <w:jc w:val="both"/>
        <w:rPr>
          <w:rFonts w:ascii="Times New Roman" w:hAnsi="Times New Roman"/>
          <w:color w:themeColor="text1" w:val="000000"/>
          <w:sz w:val="26"/>
          <w:szCs w:val="26"/>
        </w:rPr>
      </w:pPr>
      <w:r>
        <w:rPr>
          <w:rFonts w:ascii="Times New Roman" w:hAnsi="Times New Roman"/>
          <w:color w:themeColor="text1" w:val="000000"/>
          <w:sz w:val="26"/>
          <w:szCs w:val="26"/>
        </w:rPr>
        <w:t>Bảo lãnh này sẽ hết hiệu lực……….</w:t>
      </w:r>
      <w:r>
        <w:rPr>
          <w:rFonts w:ascii="Times New Roman" w:hAnsi="Times New Roman"/>
          <w:i/>
          <w:color w:themeColor="text1" w:val="000000"/>
          <w:sz w:val="26"/>
          <w:szCs w:val="26"/>
        </w:rPr>
        <w:t xml:space="preserve">[điều kiện hoặc ngày hết hiệu lực] </w:t>
      </w:r>
      <w:r>
        <w:rPr>
          <w:rFonts w:ascii="Times New Roman" w:hAnsi="Times New Roman"/>
          <w:color w:themeColor="text1" w:val="000000"/>
          <w:sz w:val="26"/>
          <w:szCs w:val="26"/>
        </w:rPr>
        <w:t>(“Ngày hết hạn”).</w:t>
      </w:r>
    </w:p>
    <w:p>
      <w:pPr>
        <w:pStyle w:val="Normal"/>
        <w:spacing w:lineRule="auto" w:line="276" w:before="0" w:after="120"/>
        <w:jc w:val="both"/>
        <w:rPr>
          <w:rFonts w:ascii="Times New Roman" w:hAnsi="Times New Roman"/>
          <w:i/>
          <w:i/>
          <w:color w:themeColor="text1" w:val="000000"/>
          <w:sz w:val="26"/>
          <w:szCs w:val="26"/>
        </w:rPr>
      </w:pPr>
      <w:r>
        <w:rPr>
          <w:rFonts w:ascii="Times New Roman" w:hAnsi="Times New Roman"/>
          <w:color w:themeColor="text1" w:val="000000"/>
          <w:sz w:val="26"/>
          <w:szCs w:val="26"/>
        </w:rPr>
        <w:t xml:space="preserve">Mọi thông báo hoặc yêu cầu thanh toán liên quan đến bảo lãnh này phải </w:t>
      </w:r>
      <w:r>
        <w:rPr>
          <w:rFonts w:ascii="Times New Roman" w:hAnsi="Times New Roman"/>
          <w:color w:themeColor="text1" w:val="000000"/>
          <w:sz w:val="26"/>
          <w:szCs w:val="26"/>
          <w:lang w:val="en-GB"/>
        </w:rPr>
        <w:t xml:space="preserve">được </w:t>
      </w:r>
      <w:r>
        <w:rPr>
          <w:rFonts w:ascii="Times New Roman" w:hAnsi="Times New Roman"/>
          <w:color w:themeColor="text1" w:val="000000"/>
          <w:sz w:val="26"/>
          <w:szCs w:val="26"/>
        </w:rPr>
        <w:t xml:space="preserve">gửi tới Ngân hàng tại địa chỉ …………. vào  …. </w:t>
      </w:r>
      <w:r>
        <w:rPr>
          <w:rFonts w:ascii="Times New Roman" w:hAnsi="Times New Roman"/>
          <w:i/>
          <w:color w:themeColor="text1" w:val="000000"/>
          <w:sz w:val="26"/>
          <w:szCs w:val="26"/>
        </w:rPr>
        <w:t xml:space="preserve">[ghi rõ ngày và thời gian]. </w:t>
      </w:r>
    </w:p>
    <w:p>
      <w:pPr>
        <w:pStyle w:val="Normal"/>
        <w:spacing w:lineRule="auto" w:line="276" w:before="0" w:after="120"/>
        <w:jc w:val="both"/>
        <w:rPr>
          <w:rFonts w:ascii="Times New Roman" w:hAnsi="Times New Roman"/>
          <w:color w:themeColor="text1" w:val="000000"/>
          <w:sz w:val="26"/>
          <w:szCs w:val="26"/>
        </w:rPr>
      </w:pPr>
      <w:r>
        <w:rPr>
          <w:rFonts w:ascii="Times New Roman" w:hAnsi="Times New Roman"/>
          <w:color w:themeColor="text1" w:val="000000"/>
          <w:sz w:val="26"/>
          <w:szCs w:val="26"/>
        </w:rPr>
        <w:t>Sau Ngày hết hạn. Bảo lãnh này sẽ hết hiệu lực cho dù bản gốc của Bảo lãnh có được gửi trả cho Ngân hàng hay không.</w:t>
      </w:r>
    </w:p>
    <w:p>
      <w:pPr>
        <w:pStyle w:val="Normal"/>
        <w:widowControl w:val="false"/>
        <w:spacing w:lineRule="auto" w:line="276" w:before="0" w:after="120"/>
        <w:jc w:val="both"/>
        <w:rPr>
          <w:rFonts w:ascii="Times New Roman" w:hAnsi="Times New Roman"/>
          <w:color w:themeColor="text1" w:val="000000"/>
          <w:sz w:val="26"/>
          <w:szCs w:val="26"/>
        </w:rPr>
      </w:pPr>
      <w:r>
        <w:rPr>
          <w:rFonts w:ascii="Times New Roman" w:hAnsi="Times New Roman"/>
          <w:color w:themeColor="text1" w:val="000000"/>
          <w:sz w:val="26"/>
          <w:szCs w:val="26"/>
        </w:rPr>
        <w:t>Thư bảo lãnh này được giải thích theo Luật pháp Việt Nam.</w:t>
      </w:r>
    </w:p>
    <w:p>
      <w:pPr>
        <w:pStyle w:val="Normal"/>
        <w:spacing w:lineRule="auto" w:line="276" w:before="0" w:after="120"/>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r>
    </w:p>
    <w:p>
      <w:pPr>
        <w:pStyle w:val="Normal"/>
        <w:spacing w:lineRule="auto" w:line="276" w:before="0" w:after="120"/>
        <w:jc w:val="both"/>
        <w:rPr>
          <w:rFonts w:ascii="Times New Roman" w:hAnsi="Times New Roman"/>
          <w:i/>
          <w:i/>
          <w:color w:themeColor="text1" w:val="000000"/>
          <w:sz w:val="26"/>
          <w:szCs w:val="26"/>
          <w:lang w:val="it-IT"/>
        </w:rPr>
      </w:pPr>
      <w:r>
        <w:rPr>
          <w:rFonts w:ascii="Times New Roman" w:hAnsi="Times New Roman"/>
          <w:i/>
          <w:color w:themeColor="text1" w:val="000000"/>
          <w:sz w:val="26"/>
          <w:szCs w:val="26"/>
          <w:lang w:val="it-IT"/>
        </w:rPr>
        <w:t>[XÁC NHẬN CỦA NGÂN HÀNG]</w:t>
      </w:r>
    </w:p>
    <w:p>
      <w:pPr>
        <w:pStyle w:val="Normal"/>
        <w:spacing w:lineRule="auto" w:line="276" w:before="0" w:after="120"/>
        <w:jc w:val="both"/>
        <w:rPr>
          <w:rFonts w:ascii="Times New Roman" w:hAnsi="Times New Roman"/>
          <w:i/>
          <w:i/>
          <w:color w:themeColor="text1" w:val="000000"/>
          <w:sz w:val="26"/>
          <w:szCs w:val="26"/>
          <w:lang w:val="it-IT"/>
        </w:rPr>
      </w:pPr>
      <w:r>
        <w:rPr>
          <w:rFonts w:ascii="Times New Roman" w:hAnsi="Times New Roman"/>
          <w:i/>
          <w:color w:themeColor="text1" w:val="000000"/>
          <w:sz w:val="26"/>
          <w:szCs w:val="26"/>
          <w:lang w:val="it-IT"/>
        </w:rPr>
      </w:r>
    </w:p>
    <w:p>
      <w:pPr>
        <w:pStyle w:val="Normal"/>
        <w:spacing w:lineRule="auto" w:line="276" w:before="0" w:after="120"/>
        <w:jc w:val="both"/>
        <w:rPr>
          <w:rFonts w:ascii="Times New Roman" w:hAnsi="Times New Roman"/>
          <w:i/>
          <w:i/>
          <w:color w:themeColor="text1" w:val="000000"/>
          <w:sz w:val="26"/>
          <w:szCs w:val="26"/>
          <w:lang w:val="it-IT"/>
        </w:rPr>
      </w:pPr>
      <w:r>
        <w:rPr>
          <w:rFonts w:ascii="Times New Roman" w:hAnsi="Times New Roman"/>
          <w:i/>
          <w:color w:themeColor="text1" w:val="000000"/>
          <w:sz w:val="26"/>
          <w:szCs w:val="26"/>
          <w:lang w:val="it-IT"/>
        </w:rPr>
      </w:r>
    </w:p>
    <w:p>
      <w:pPr>
        <w:pStyle w:val="Normal"/>
        <w:spacing w:lineRule="auto" w:line="276" w:before="0" w:after="120"/>
        <w:jc w:val="center"/>
        <w:rPr>
          <w:rFonts w:ascii="Times New Roman" w:hAnsi="Times New Roman"/>
          <w:i/>
          <w:i/>
          <w:color w:themeColor="text1" w:val="000000"/>
          <w:sz w:val="26"/>
          <w:szCs w:val="26"/>
          <w:lang w:val="it-IT"/>
        </w:rPr>
      </w:pPr>
      <w:r>
        <w:rPr>
          <w:rFonts w:ascii="Times New Roman" w:hAnsi="Times New Roman"/>
          <w:i/>
          <w:color w:themeColor="text1" w:val="000000"/>
          <w:sz w:val="26"/>
          <w:szCs w:val="26"/>
          <w:lang w:val="it-IT"/>
        </w:rPr>
        <w:t>[Hướng dẫn của ngân hàng về cách thức tra cứu/xác thực hiệu lực của Thư bảo lãnh.]</w:t>
      </w:r>
    </w:p>
    <w:p>
      <w:pPr>
        <w:pStyle w:val="Normal"/>
        <w:spacing w:lineRule="auto" w:line="276" w:before="0" w:after="120"/>
        <w:jc w:val="center"/>
        <w:rPr>
          <w:rFonts w:ascii="Times New Roman" w:hAnsi="Times New Roman"/>
          <w:b/>
          <w:color w:themeColor="text1" w:val="000000"/>
          <w:spacing w:val="-10"/>
          <w:sz w:val="26"/>
          <w:szCs w:val="26"/>
          <w:lang w:val="it-IT"/>
        </w:rPr>
      </w:pPr>
      <w:r>
        <w:rPr>
          <w:rFonts w:ascii="Times New Roman" w:hAnsi="Times New Roman"/>
          <w:b/>
          <w:color w:themeColor="text1" w:val="000000"/>
          <w:spacing w:val="-10"/>
          <w:sz w:val="26"/>
          <w:szCs w:val="26"/>
          <w:lang w:val="it-IT"/>
        </w:rPr>
        <w:t>BẢO LÃNH TIỂN ỨNG TRƯỚC [TẠM ỨNG]</w:t>
      </w:r>
    </w:p>
    <w:p>
      <w:pPr>
        <w:pStyle w:val="Normal"/>
        <w:tabs>
          <w:tab w:val="clear" w:pos="720"/>
          <w:tab w:val="left" w:pos="851" w:leader="none"/>
        </w:tabs>
        <w:spacing w:lineRule="auto" w:line="276" w:before="0" w:after="120"/>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 xml:space="preserve">Chúng tôi được thông báo rằng Công ty ………. có trụ sở </w:t>
      </w:r>
      <w:r>
        <w:rPr>
          <w:rFonts w:ascii="Times New Roman" w:hAnsi="Times New Roman"/>
          <w:i/>
          <w:color w:themeColor="text1" w:val="000000"/>
          <w:sz w:val="26"/>
          <w:szCs w:val="26"/>
          <w:lang w:val="it-IT"/>
        </w:rPr>
        <w:t xml:space="preserve">[địa chỉ] </w:t>
      </w:r>
      <w:r>
        <w:rPr>
          <w:rFonts w:ascii="Times New Roman" w:hAnsi="Times New Roman"/>
          <w:color w:themeColor="text1" w:val="000000"/>
          <w:sz w:val="26"/>
          <w:szCs w:val="26"/>
          <w:lang w:val="it-IT"/>
        </w:rPr>
        <w:t xml:space="preserve">tại ………… (sau đây gọi là “Bên được bảo lãnh”) và Công ty cổ phần đầu tư Xây dựng và Kỹ Thuật VNCN E&amp;C (sau đây gọi là “Bên nhận bảo lãnh”) đã ký hợp đồng số ….. ngày ….. tháng ….. năm …. về việc thực hiện </w:t>
      </w:r>
      <w:r>
        <w:rPr>
          <w:rFonts w:ascii="Times New Roman" w:hAnsi="Times New Roman"/>
          <w:i/>
          <w:color w:themeColor="text1" w:val="000000"/>
          <w:sz w:val="26"/>
          <w:szCs w:val="26"/>
          <w:lang w:val="it-IT"/>
        </w:rPr>
        <w:t xml:space="preserve">[thi công] </w:t>
      </w:r>
      <w:r>
        <w:rPr>
          <w:rFonts w:ascii="Times New Roman" w:hAnsi="Times New Roman"/>
          <w:color w:themeColor="text1" w:val="000000"/>
          <w:sz w:val="26"/>
          <w:szCs w:val="26"/>
          <w:lang w:val="it-IT"/>
        </w:rPr>
        <w:t xml:space="preserve">dự án “…………..” (Sau đây gọi là “Hợp đồng”). Theo quy định của Hợp đồng. Bên được bảo lãnh phải cung cấp một bảo lãnh tiền ứng trước </w:t>
      </w:r>
      <w:r>
        <w:rPr>
          <w:rFonts w:ascii="Times New Roman" w:hAnsi="Times New Roman"/>
          <w:i/>
          <w:color w:themeColor="text1" w:val="000000"/>
          <w:sz w:val="26"/>
          <w:szCs w:val="26"/>
          <w:lang w:val="it-IT"/>
        </w:rPr>
        <w:t>[tạm ứng]</w:t>
      </w:r>
      <w:r>
        <w:rPr>
          <w:rFonts w:ascii="Times New Roman" w:hAnsi="Times New Roman"/>
          <w:color w:themeColor="text1" w:val="000000"/>
          <w:sz w:val="26"/>
          <w:szCs w:val="26"/>
          <w:lang w:val="it-IT"/>
        </w:rPr>
        <w:t xml:space="preserve"> như sự đảm bảo cho nghĩa vụ của Bên được bảo lãnh đối với Bên nhận bảo lãnh.</w:t>
      </w:r>
    </w:p>
    <w:p>
      <w:pPr>
        <w:pStyle w:val="Normal"/>
        <w:spacing w:lineRule="auto" w:line="276" w:before="0" w:after="120"/>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Theo yêu cầu của Bên được bảo lãnh. chúng tôi – Ngân hàng .................... có trụ sở đăng ký tại............………(sau đây gọi là “Ngân hàng”). đại diện bởi:………chức vụ……....có đầy đủ thẩm quyền ký hợp lệ. theo đây cam kết vô điều kiện và không hủy ngang thanh toán cho Bên nhận bảo lãnh bất cứ khoản hoặc các khoản tiền nào mà tổng giá trị (các) khoản tiền đó không vượt quá .........................</w:t>
      </w:r>
      <w:r>
        <w:rPr>
          <w:rFonts w:ascii="Times New Roman" w:hAnsi="Times New Roman"/>
          <w:b/>
          <w:color w:themeColor="text1" w:val="000000"/>
          <w:sz w:val="26"/>
          <w:szCs w:val="26"/>
          <w:lang w:val="it-IT"/>
        </w:rPr>
        <w:t xml:space="preserve"> đồng (</w:t>
      </w:r>
      <w:r>
        <w:rPr>
          <w:rFonts w:ascii="Times New Roman" w:hAnsi="Times New Roman"/>
          <w:i/>
          <w:color w:themeColor="text1" w:val="000000"/>
          <w:sz w:val="26"/>
          <w:szCs w:val="26"/>
          <w:lang w:val="it-IT"/>
        </w:rPr>
        <w:t xml:space="preserve">Bằng chữ: </w:t>
      </w:r>
      <w:r>
        <w:rPr>
          <w:rFonts w:ascii="Times New Roman" w:hAnsi="Times New Roman"/>
          <w:color w:themeColor="text1" w:val="000000"/>
          <w:sz w:val="26"/>
          <w:szCs w:val="26"/>
          <w:lang w:val="it-IT"/>
        </w:rPr>
        <w:t>..................) sau tối đa 03 (ba) ngày làm việc kể từ khi chúng tôi nhận được yêu cầu thanh toán đầu tiên bằng văn bản có dấu và chữ ký của người đại diện hợp pháp của Bên nhận bảo lãnh. Bên nhận bảo lãnh không phải chứng minh hay chỉ rõ các căn cứ cho yêu cầu của mình.</w:t>
      </w:r>
    </w:p>
    <w:p>
      <w:pPr>
        <w:pStyle w:val="Normal"/>
        <w:spacing w:lineRule="auto" w:line="276" w:before="0" w:after="120"/>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 xml:space="preserve">Số tiền bảo lãnh sẽ được giảm dần tương ứng với số tiền ứng trước </w:t>
      </w:r>
      <w:r>
        <w:rPr>
          <w:rFonts w:ascii="Times New Roman" w:hAnsi="Times New Roman"/>
          <w:i/>
          <w:color w:themeColor="text1" w:val="000000"/>
          <w:sz w:val="26"/>
          <w:szCs w:val="26"/>
          <w:lang w:val="it-IT"/>
        </w:rPr>
        <w:t>[tạm ứng]</w:t>
      </w:r>
      <w:r>
        <w:rPr>
          <w:rFonts w:ascii="Times New Roman" w:hAnsi="Times New Roman"/>
          <w:color w:themeColor="text1" w:val="000000"/>
          <w:sz w:val="26"/>
          <w:szCs w:val="26"/>
          <w:lang w:val="it-IT"/>
        </w:rPr>
        <w:t xml:space="preserve"> mà Bên nhận bảo lãnh đã thu hồi được từ Bên được bảo lãnh. </w:t>
        <w:tab/>
        <w:t xml:space="preserve">ngay sau khi chúng tôi nhận được từ Bên được bảo lãnh văn bản có xác nhận của Bên nhận bảo lãnh về số tiền ứng trước </w:t>
      </w:r>
      <w:r>
        <w:rPr>
          <w:rFonts w:ascii="Times New Roman" w:hAnsi="Times New Roman"/>
          <w:i/>
          <w:color w:themeColor="text1" w:val="000000"/>
          <w:sz w:val="26"/>
          <w:szCs w:val="26"/>
          <w:lang w:val="it-IT"/>
        </w:rPr>
        <w:t xml:space="preserve">[tạm ứng] </w:t>
      </w:r>
      <w:r>
        <w:rPr>
          <w:rFonts w:ascii="Times New Roman" w:hAnsi="Times New Roman"/>
          <w:color w:themeColor="text1" w:val="000000"/>
          <w:sz w:val="26"/>
          <w:szCs w:val="26"/>
          <w:lang w:val="it-IT"/>
        </w:rPr>
        <w:t>đã được thu hồi.</w:t>
      </w:r>
    </w:p>
    <w:p>
      <w:pPr>
        <w:pStyle w:val="Normal"/>
        <w:spacing w:lineRule="auto" w:line="276" w:before="0" w:after="120"/>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Ngoài ra chúng tôi đồng ý rằng sau Ngày có hiệu lực được nêu ở dưới đây: (i) mọi sửa đổi. bổ sung hoặc điều chỉnh các điều khoản của Hợp đồng hoặc bất kỳ tài liệu nào liên quan đến Hợp đồng. hoặc(ii) việc Hợp đồng bị hủy bỏ. sẽ không làm thay đổi bất kỳ nghĩa vụ nào của Ngân hàng đối với Bên nhận bảo lãnh theo thư bảo lãnh này.</w:t>
      </w:r>
    </w:p>
    <w:p>
      <w:pPr>
        <w:pStyle w:val="Normal"/>
        <w:spacing w:lineRule="auto" w:line="276" w:before="0" w:after="120"/>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Bảo lãnh này có hiệu lực kể từ ……………………….(“Ngày có hiệu lực”).</w:t>
      </w:r>
      <w:r>
        <w:rPr>
          <w:rFonts w:ascii="Times New Roman" w:hAnsi="Times New Roman"/>
          <w:i/>
          <w:color w:themeColor="text1" w:val="000000"/>
          <w:sz w:val="26"/>
          <w:szCs w:val="26"/>
          <w:lang w:val="it-IT"/>
        </w:rPr>
        <w:t xml:space="preserve"> </w:t>
      </w:r>
    </w:p>
    <w:p>
      <w:pPr>
        <w:pStyle w:val="Normal"/>
        <w:spacing w:lineRule="auto" w:line="276" w:before="0" w:after="120"/>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Bảo lãnh này sẽ hết hiệu lực  ……….</w:t>
      </w:r>
      <w:r>
        <w:rPr>
          <w:rFonts w:ascii="Times New Roman" w:hAnsi="Times New Roman"/>
          <w:i/>
          <w:color w:themeColor="text1" w:val="000000"/>
          <w:sz w:val="26"/>
          <w:szCs w:val="26"/>
          <w:lang w:val="it-IT"/>
        </w:rPr>
        <w:t>[ngày hết hạn]</w:t>
      </w:r>
      <w:r>
        <w:rPr>
          <w:rFonts w:ascii="Times New Roman" w:hAnsi="Times New Roman"/>
          <w:color w:themeColor="text1" w:val="000000"/>
          <w:sz w:val="26"/>
          <w:szCs w:val="26"/>
          <w:lang w:val="it-IT"/>
        </w:rPr>
        <w:t>(“Ngày hết hạn”).</w:t>
      </w:r>
    </w:p>
    <w:p>
      <w:pPr>
        <w:pStyle w:val="Normal"/>
        <w:spacing w:lineRule="auto" w:line="276" w:before="0" w:after="120"/>
        <w:jc w:val="both"/>
        <w:rPr>
          <w:rFonts w:ascii="Times New Roman" w:hAnsi="Times New Roman"/>
          <w:i/>
          <w:i/>
          <w:color w:themeColor="text1" w:val="000000"/>
          <w:sz w:val="26"/>
          <w:szCs w:val="26"/>
          <w:lang w:val="it-IT"/>
        </w:rPr>
      </w:pPr>
      <w:r>
        <w:rPr>
          <w:rFonts w:ascii="Times New Roman" w:hAnsi="Times New Roman"/>
          <w:color w:themeColor="text1" w:val="000000"/>
          <w:sz w:val="26"/>
          <w:szCs w:val="26"/>
          <w:lang w:val="it-IT"/>
        </w:rPr>
        <w:t xml:space="preserve">Mọi thông báo hoặc yêu cầu thanh toán liên quan đến bảo lãnh này phải được  gửi tới Ngân hàng tại địa chỉ …………. vào  …. </w:t>
      </w:r>
      <w:r>
        <w:rPr>
          <w:rFonts w:ascii="Times New Roman" w:hAnsi="Times New Roman"/>
          <w:i/>
          <w:color w:themeColor="text1" w:val="000000"/>
          <w:sz w:val="26"/>
          <w:szCs w:val="26"/>
          <w:lang w:val="it-IT"/>
        </w:rPr>
        <w:t xml:space="preserve">[ghi rõ ngày và thời gian]. </w:t>
      </w:r>
    </w:p>
    <w:p>
      <w:pPr>
        <w:pStyle w:val="Normal"/>
        <w:spacing w:lineRule="auto" w:line="276" w:before="0" w:after="120"/>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Sau Ngày hết hạn. Bảo lãnh này sẽ hết hiệu lực cho dù bản gốc của Bảo lãnh có được gửi trả cho Ngân hàng hay không</w:t>
      </w:r>
    </w:p>
    <w:p>
      <w:pPr>
        <w:pStyle w:val="Normal"/>
        <w:widowControl w:val="false"/>
        <w:spacing w:lineRule="auto" w:line="276" w:before="0" w:after="120"/>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Thư bảo lãnh này được giải thích theo Luật pháp Việt Nam.</w:t>
      </w:r>
    </w:p>
    <w:p>
      <w:pPr>
        <w:pStyle w:val="Normal"/>
        <w:spacing w:lineRule="auto" w:line="276" w:before="0" w:after="120"/>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r>
    </w:p>
    <w:p>
      <w:pPr>
        <w:pStyle w:val="Normal"/>
        <w:spacing w:lineRule="auto" w:line="276" w:before="0" w:after="120"/>
        <w:jc w:val="both"/>
        <w:rPr>
          <w:rFonts w:ascii="Times New Roman" w:hAnsi="Times New Roman"/>
          <w:i/>
          <w:i/>
          <w:color w:themeColor="text1" w:val="000000"/>
          <w:sz w:val="26"/>
          <w:szCs w:val="26"/>
          <w:lang w:val="it-IT"/>
        </w:rPr>
      </w:pPr>
      <w:r>
        <w:rPr>
          <w:rFonts w:ascii="Times New Roman" w:hAnsi="Times New Roman"/>
          <w:i/>
          <w:color w:themeColor="text1" w:val="000000"/>
          <w:sz w:val="26"/>
          <w:szCs w:val="26"/>
          <w:lang w:val="it-IT"/>
        </w:rPr>
        <w:t>[XÁC NHẬN CỦA NGÂN HÀNG]</w:t>
      </w:r>
    </w:p>
    <w:p>
      <w:pPr>
        <w:pStyle w:val="Normal"/>
        <w:spacing w:lineRule="auto" w:line="276" w:before="0" w:after="120"/>
        <w:jc w:val="both"/>
        <w:rPr>
          <w:rFonts w:ascii="Times New Roman" w:hAnsi="Times New Roman"/>
          <w:i/>
          <w:i/>
          <w:color w:themeColor="text1" w:val="000000"/>
          <w:sz w:val="26"/>
          <w:szCs w:val="26"/>
          <w:lang w:val="it-IT"/>
        </w:rPr>
      </w:pPr>
      <w:r>
        <w:rPr>
          <w:rFonts w:ascii="Times New Roman" w:hAnsi="Times New Roman"/>
          <w:i/>
          <w:color w:themeColor="text1" w:val="000000"/>
          <w:sz w:val="26"/>
          <w:szCs w:val="26"/>
          <w:lang w:val="it-IT"/>
        </w:rPr>
      </w:r>
    </w:p>
    <w:p>
      <w:pPr>
        <w:pStyle w:val="Normal"/>
        <w:spacing w:lineRule="auto" w:line="276" w:before="0" w:after="120"/>
        <w:jc w:val="both"/>
        <w:rPr>
          <w:rFonts w:ascii="Times New Roman" w:hAnsi="Times New Roman"/>
          <w:i/>
          <w:i/>
          <w:color w:themeColor="text1" w:val="000000"/>
          <w:sz w:val="26"/>
          <w:szCs w:val="26"/>
          <w:lang w:val="it-IT"/>
        </w:rPr>
      </w:pPr>
      <w:r>
        <w:rPr>
          <w:rFonts w:ascii="Times New Roman" w:hAnsi="Times New Roman"/>
          <w:i/>
          <w:color w:themeColor="text1" w:val="000000"/>
          <w:sz w:val="26"/>
          <w:szCs w:val="26"/>
          <w:lang w:val="it-IT"/>
        </w:rPr>
      </w:r>
    </w:p>
    <w:p>
      <w:pPr>
        <w:pStyle w:val="Normal"/>
        <w:spacing w:lineRule="auto" w:line="276" w:before="0" w:after="120"/>
        <w:jc w:val="both"/>
        <w:rPr>
          <w:rFonts w:ascii="Times New Roman" w:hAnsi="Times New Roman"/>
          <w:i/>
          <w:i/>
          <w:color w:themeColor="text1" w:val="000000"/>
          <w:sz w:val="26"/>
          <w:szCs w:val="26"/>
          <w:lang w:val="it-IT"/>
        </w:rPr>
        <w:sectPr>
          <w:footerReference w:type="even" r:id="rId2"/>
          <w:footerReference w:type="default" r:id="rId3"/>
          <w:footerReference w:type="first" r:id="rId4"/>
          <w:type w:val="nextPage"/>
          <w:pgSz w:w="11906" w:h="16838"/>
          <w:pgMar w:left="1559" w:right="1134" w:gutter="0" w:header="0" w:top="1134" w:footer="454" w:bottom="1134"/>
          <w:pgNumType w:fmt="decimal"/>
          <w:formProt w:val="false"/>
          <w:textDirection w:val="lrTb"/>
          <w:docGrid w:type="default" w:linePitch="381" w:charSpace="0"/>
        </w:sectPr>
      </w:pPr>
      <w:r>
        <w:rPr>
          <w:rFonts w:ascii="Times New Roman" w:hAnsi="Times New Roman"/>
          <w:i/>
          <w:color w:themeColor="text1" w:val="000000"/>
          <w:sz w:val="26"/>
          <w:szCs w:val="26"/>
          <w:lang w:val="it-IT"/>
        </w:rPr>
        <w:t>[Hướng dẫn của ngân hàng về tra cứu/xác thực hiệu lực của Thư bảo lãnh</w:t>
      </w:r>
    </w:p>
    <w:p>
      <w:pPr>
        <w:pStyle w:val="Normal"/>
        <w:spacing w:lineRule="auto" w:line="276" w:before="0" w:after="120"/>
        <w:jc w:val="center"/>
        <w:rPr>
          <w:rFonts w:ascii="Times New Roman" w:hAnsi="Times New Roman"/>
          <w:b/>
          <w:color w:themeColor="text1" w:val="000000"/>
          <w:spacing w:val="-10"/>
          <w:sz w:val="26"/>
          <w:szCs w:val="26"/>
          <w:lang w:val="it-IT"/>
        </w:rPr>
      </w:pPr>
      <w:r>
        <w:rPr>
          <w:rFonts w:ascii="Times New Roman" w:hAnsi="Times New Roman"/>
          <w:b/>
          <w:color w:themeColor="text1" w:val="000000"/>
          <w:spacing w:val="-10"/>
          <w:sz w:val="26"/>
          <w:szCs w:val="26"/>
          <w:lang w:val="it-IT"/>
        </w:rPr>
        <w:t>BẢO LÃNH BẢO HÀNH</w:t>
      </w:r>
    </w:p>
    <w:p>
      <w:pPr>
        <w:pStyle w:val="Normal"/>
        <w:tabs>
          <w:tab w:val="clear" w:pos="720"/>
          <w:tab w:val="left" w:pos="851" w:leader="none"/>
        </w:tabs>
        <w:spacing w:lineRule="auto" w:line="276" w:before="144" w:after="144"/>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 xml:space="preserve">Chúng tôi được thông báo rằng Công ty …..……..... có trụ sở [địa chỉ] tại …....……… (sau đây gọi là “Bên được bảo lãnh”) và Công ty cổ phần đầu tư Xây dựng và Kỹ Thuật VNCN E&amp;C (sau đây gọi là “Bên nhận bảo lãnh”) đã ký hợp đồng  [hợp đồng kinh tế] số.....….. ngày …. tháng …. năm …. về việc thực hiện [thi công] dự án “……………..” (Sau đây gọi là “Hợp đồng”). </w:t>
      </w:r>
    </w:p>
    <w:p>
      <w:pPr>
        <w:pStyle w:val="Normal"/>
        <w:tabs>
          <w:tab w:val="clear" w:pos="720"/>
          <w:tab w:val="left" w:pos="851" w:leader="none"/>
        </w:tabs>
        <w:spacing w:lineRule="auto" w:line="276" w:before="144" w:after="144"/>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Theo quy định của Hợp đồng. Bên được bảo lãnh phải cung cấp một bảo lãnh bảo hành như sự đảm bảo cho nghĩa vụ của Bên được bảo lãnh đối với Bên nhận bảo lãnh.</w:t>
      </w:r>
    </w:p>
    <w:p>
      <w:pPr>
        <w:pStyle w:val="Normal"/>
        <w:tabs>
          <w:tab w:val="clear" w:pos="720"/>
          <w:tab w:val="left" w:pos="851" w:leader="none"/>
        </w:tabs>
        <w:spacing w:lineRule="auto" w:line="276" w:before="144" w:after="144"/>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Theo yêu cầu của Bên được bảo lãnh. chúng tôi - Ngân hàng .......... có trụ sở đăng ký tại ………. (sau đây gọi là “Ngân hàng”). đại diện bởi:………chức vụ……..có đầy đủ thẩm quyền ký hợp lệ. theo đây cam kết vô điều kiện và không hủy ngang thanh toán cho Bên nhận bảo lãnh bất cứ khoản hoặc các khoản tiền nào mà tổng giá trị (các) khoản tiền đó không vượt quá............... đồng (Bằng chữ: .................) sau tối đa 03 (ba) ngày làm việc kể từ khi chúng tôi nhận được yêu cầu thanh toán đầu tiên bằng văn bản có dấu và chữ ký của người đại diện hợp pháp của Bên nhận bảo lãnh. Bên nhận bảo lãnh không phải chứng minh hay chỉ rõ các căn cứ cho yêu cầu của mình.</w:t>
      </w:r>
    </w:p>
    <w:p>
      <w:pPr>
        <w:pStyle w:val="Normal"/>
        <w:spacing w:lineRule="auto" w:line="276" w:before="144" w:after="144"/>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r>
    </w:p>
    <w:p>
      <w:pPr>
        <w:pStyle w:val="Normal"/>
        <w:spacing w:lineRule="auto" w:line="276" w:before="144" w:after="144"/>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Ngoài ra chúng tôi đồng ý rằng sau Ngày có hiệu lực được nêu ở dưới đây: (i) mọi sửa đổi. bổ sung hoặc điều chỉnh các điều khoản của Hợp đồng hoặc bất kỳ tài liệu nào liên quan đến Hợp đồng. hoặc(ii) việc Hợp đồng bị hủy bỏ. sẽ không làm thay đổi bất kỳ nghĩa vụ nào của Ngân hàng đối với Bên nhận bảo lãnh theo thư bảo lãnh này.</w:t>
      </w:r>
    </w:p>
    <w:p>
      <w:pPr>
        <w:pStyle w:val="Normal"/>
        <w:spacing w:lineRule="auto" w:line="276" w:before="144" w:after="144"/>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r>
    </w:p>
    <w:p>
      <w:pPr>
        <w:pStyle w:val="Normal"/>
        <w:spacing w:lineRule="auto" w:line="276" w:before="144" w:after="144"/>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 xml:space="preserve">Bảo lãnh này có hiệu lực kể từ ……………………….(“Ngày có hiệu lực”). </w:t>
      </w:r>
    </w:p>
    <w:p>
      <w:pPr>
        <w:pStyle w:val="Normal"/>
        <w:spacing w:lineRule="auto" w:line="276" w:before="144" w:after="144"/>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Bảo lãnh này sẽ hết hiệu lực……….[điều kiện hoặc ngày hết hiệu lực] (“Ngày hết hạn”).</w:t>
      </w:r>
    </w:p>
    <w:p>
      <w:pPr>
        <w:pStyle w:val="Normal"/>
        <w:tabs>
          <w:tab w:val="clear" w:pos="720"/>
          <w:tab w:val="left" w:pos="851" w:leader="none"/>
        </w:tabs>
        <w:spacing w:lineRule="auto" w:line="276" w:before="144" w:after="144"/>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r>
    </w:p>
    <w:p>
      <w:pPr>
        <w:pStyle w:val="Normal"/>
        <w:spacing w:lineRule="auto" w:line="276" w:before="144" w:after="144"/>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 xml:space="preserve">Mọi thông báo hoặc yêu cầu thanh toán liên quan đến bảo lãnh này phải được gửi tới Ngân hàng tại địa chỉ …………. vào  …. [ghi rõ ngày và thời gian]. </w:t>
      </w:r>
    </w:p>
    <w:p>
      <w:pPr>
        <w:pStyle w:val="Normal"/>
        <w:spacing w:lineRule="auto" w:line="276" w:before="144" w:after="144"/>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Sau Ngày hết hạn. Bảo lãnh này sẽ hết hiệu lực cho dù bản gốc của Bảo lãnh có được gửi trả cho Ngân hàng hay không.</w:t>
      </w:r>
    </w:p>
    <w:p>
      <w:pPr>
        <w:pStyle w:val="Normal"/>
        <w:spacing w:lineRule="auto" w:line="276" w:before="144" w:after="144"/>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r>
    </w:p>
    <w:p>
      <w:pPr>
        <w:pStyle w:val="Normal"/>
        <w:widowControl w:val="false"/>
        <w:spacing w:lineRule="auto" w:line="276" w:before="144" w:after="144"/>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Thư bảo lãnh này được giải thích theo Luật pháp Việt Nam.</w:t>
      </w:r>
    </w:p>
    <w:p>
      <w:pPr>
        <w:pStyle w:val="Normal"/>
        <w:spacing w:lineRule="auto" w:line="276" w:before="144" w:after="144"/>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r>
    </w:p>
    <w:p>
      <w:pPr>
        <w:pStyle w:val="Normal"/>
        <w:spacing w:lineRule="auto" w:line="276" w:before="144" w:after="144"/>
        <w:jc w:val="both"/>
        <w:rPr>
          <w:rFonts w:ascii="Times New Roman" w:hAnsi="Times New Roman"/>
          <w:i/>
          <w:i/>
          <w:iCs/>
          <w:color w:themeColor="text1" w:val="000000"/>
          <w:sz w:val="26"/>
          <w:szCs w:val="26"/>
          <w:lang w:val="it-IT"/>
        </w:rPr>
      </w:pPr>
      <w:r>
        <w:rPr>
          <w:rFonts w:ascii="Times New Roman" w:hAnsi="Times New Roman"/>
          <w:i/>
          <w:iCs/>
          <w:color w:themeColor="text1" w:val="000000"/>
          <w:sz w:val="26"/>
          <w:szCs w:val="26"/>
          <w:lang w:val="it-IT"/>
        </w:rPr>
        <w:t>[XÁC NHẬN CỦA NGÂN HÀNG]</w:t>
      </w:r>
    </w:p>
    <w:p>
      <w:pPr>
        <w:pStyle w:val="Normal"/>
        <w:spacing w:lineRule="auto" w:line="276" w:before="144" w:after="144"/>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r>
    </w:p>
    <w:p>
      <w:pPr>
        <w:pStyle w:val="Normal"/>
        <w:spacing w:lineRule="auto" w:line="276" w:before="0" w:after="120"/>
        <w:jc w:val="center"/>
        <w:rPr>
          <w:rFonts w:ascii="Times New Roman" w:hAnsi="Times New Roman"/>
          <w:i/>
          <w:i/>
          <w:color w:themeColor="text1" w:val="000000"/>
          <w:sz w:val="26"/>
          <w:szCs w:val="26"/>
          <w:lang w:val="it-IT"/>
        </w:rPr>
      </w:pPr>
      <w:r>
        <w:rPr>
          <w:rFonts w:ascii="Times New Roman" w:hAnsi="Times New Roman"/>
          <w:i/>
          <w:color w:themeColor="text1" w:val="000000"/>
          <w:sz w:val="26"/>
          <w:szCs w:val="26"/>
          <w:lang w:val="it-IT"/>
        </w:rPr>
        <w:t>[Hướng dẫn của ngân hàng về cách thức tra cứu/xác thực hiệu lực của Thư bảo lãnh.]</w:t>
      </w:r>
    </w:p>
    <w:p>
      <w:pPr>
        <w:pStyle w:val="Normal"/>
        <w:spacing w:lineRule="auto" w:line="276" w:before="0" w:after="120"/>
        <w:jc w:val="center"/>
        <w:rPr>
          <w:rFonts w:ascii="Times New Roman" w:hAnsi="Times New Roman"/>
          <w:b/>
          <w:spacing w:val="-10"/>
          <w:sz w:val="26"/>
          <w:szCs w:val="26"/>
          <w:highlight w:val="yellow"/>
          <w:lang w:val="it-IT"/>
        </w:rPr>
      </w:pPr>
      <w:r>
        <w:rPr>
          <w:rFonts w:ascii="Times New Roman" w:hAnsi="Times New Roman"/>
          <w:b/>
          <w:bCs/>
          <w:sz w:val="26"/>
          <w:szCs w:val="26"/>
          <w:highlight w:val="yellow"/>
          <w:lang w:val="it-IT"/>
        </w:rPr>
        <w:t>BIỂU 07</w:t>
      </w:r>
    </w:p>
    <w:p>
      <w:pPr>
        <w:pStyle w:val="Normal"/>
        <w:spacing w:lineRule="auto" w:line="276" w:before="0" w:after="120"/>
        <w:jc w:val="center"/>
        <w:rPr>
          <w:rFonts w:ascii="Times New Roman" w:hAnsi="Times New Roman"/>
          <w:b/>
          <w:bCs/>
          <w:sz w:val="26"/>
          <w:szCs w:val="26"/>
          <w:highlight w:val="yellow"/>
          <w:lang w:val="it-IT"/>
        </w:rPr>
      </w:pPr>
      <w:r>
        <w:rPr>
          <w:rFonts w:ascii="Times New Roman" w:hAnsi="Times New Roman"/>
          <w:b/>
          <w:bCs/>
          <w:sz w:val="26"/>
          <w:szCs w:val="26"/>
          <w:highlight w:val="yellow"/>
          <w:lang w:val="it-IT"/>
        </w:rPr>
        <w:t>DANH MỤC, THƯƠNG HIỆU VẬT TƯ CHÍNH DO BÊN B CUNG CẤP</w:t>
      </w:r>
    </w:p>
    <w:p>
      <w:pPr>
        <w:pStyle w:val="Normal"/>
        <w:spacing w:lineRule="auto" w:line="276" w:before="0" w:after="120"/>
        <w:jc w:val="center"/>
        <w:rPr>
          <w:rFonts w:ascii="Times New Roman" w:hAnsi="Times New Roman"/>
          <w:bCs/>
          <w:i/>
          <w:i/>
          <w:sz w:val="26"/>
          <w:szCs w:val="26"/>
          <w:lang w:val="it-IT"/>
        </w:rPr>
      </w:pPr>
      <w:r>
        <w:rPr>
          <w:rFonts w:ascii="Times New Roman" w:hAnsi="Times New Roman"/>
          <w:bCs/>
          <w:i/>
          <w:sz w:val="26"/>
          <w:szCs w:val="26"/>
          <w:highlight w:val="yellow"/>
          <w:lang w:val="nl-NL"/>
        </w:rPr>
        <w:t>(Kèm theo hợp đồng số……..…/2026/HĐ/YS/BXD ngày……tháng……năm 2026)</w:t>
      </w:r>
    </w:p>
    <w:tbl>
      <w:tblPr>
        <w:tblW w:w="9072" w:type="dxa"/>
        <w:jc w:val="center"/>
        <w:tblInd w:w="0" w:type="dxa"/>
        <w:tblLayout w:type="fixed"/>
        <w:tblCellMar>
          <w:top w:w="0" w:type="dxa"/>
          <w:left w:w="50" w:type="dxa"/>
          <w:bottom w:w="0" w:type="dxa"/>
          <w:right w:w="50" w:type="dxa"/>
        </w:tblCellMar>
        <w:tblLook w:val="04a0" w:noHBand="0" w:noVBand="1" w:firstColumn="1" w:lastRow="0" w:lastColumn="0" w:firstRow="1"/>
      </w:tblPr>
      <w:tblGrid>
        <w:gridCol w:w="598"/>
        <w:gridCol w:w="2802"/>
        <w:gridCol w:w="5672"/>
      </w:tblGrid>
      <w:tr>
        <w:trPr>
          <w:tblHeader w:val="true"/>
          <w:cantSplit w:val="true"/>
        </w:trPr>
        <w:tc>
          <w:tcPr>
            <w:tcW w:w="598"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sz w:val="22"/>
                <w:szCs w:val="22"/>
              </w:rPr>
            </w:pPr>
            <w:r>
              <w:rPr>
                <w:rFonts w:ascii="Times New Roman" w:hAnsi="Times New Roman"/>
                <w:b/>
                <w:bCs/>
                <w:sz w:val="22"/>
                <w:szCs w:val="22"/>
              </w:rPr>
              <w:t>TT</w:t>
            </w:r>
          </w:p>
        </w:tc>
        <w:tc>
          <w:tcPr>
            <w:tcW w:w="280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sz w:val="22"/>
                <w:szCs w:val="22"/>
              </w:rPr>
            </w:pPr>
            <w:r>
              <w:rPr>
                <w:rFonts w:ascii="Times New Roman" w:hAnsi="Times New Roman"/>
                <w:b/>
                <w:bCs/>
                <w:sz w:val="22"/>
                <w:szCs w:val="22"/>
              </w:rPr>
              <w:t>Vật tư</w:t>
            </w:r>
          </w:p>
        </w:tc>
        <w:tc>
          <w:tcPr>
            <w:tcW w:w="567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sz w:val="22"/>
                <w:szCs w:val="22"/>
              </w:rPr>
            </w:pPr>
            <w:r>
              <w:rPr>
                <w:rFonts w:ascii="Times New Roman" w:hAnsi="Times New Roman"/>
                <w:b/>
                <w:bCs/>
                <w:sz w:val="22"/>
                <w:szCs w:val="22"/>
              </w:rPr>
              <w:t>Thương hiệu / quy cách</w:t>
            </w:r>
          </w:p>
        </w:tc>
      </w:tr>
      <w:tr>
        <w:trPr>
          <w:cantSplit w:val="true"/>
        </w:trPr>
        <w:tc>
          <w:tcPr>
            <w:tcW w:w="5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sz w:val="22"/>
                <w:szCs w:val="22"/>
              </w:rPr>
              <w:t>1</w:t>
            </w:r>
          </w:p>
        </w:tc>
        <w:tc>
          <w:tcPr>
            <w:tcW w:w="28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Bê tông thương phẩm</w:t>
            </w:r>
          </w:p>
        </w:tc>
        <w:tc>
          <w:tcPr>
            <w:tcW w:w="56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t>Việt Tiệp / Việt Đức / Sungshin / Việt Xô hoặc tương đương được Bên A, Chủ đầu tư phê duyệt; mác theo Hồ sơ thiết kế</w:t>
            </w:r>
          </w:p>
        </w:tc>
      </w:tr>
      <w:tr>
        <w:trPr>
          <w:cantSplit w:val="true"/>
        </w:trPr>
        <w:tc>
          <w:tcPr>
            <w:tcW w:w="5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sz w:val="22"/>
                <w:szCs w:val="22"/>
              </w:rPr>
              <w:t>2</w:t>
            </w:r>
          </w:p>
        </w:tc>
        <w:tc>
          <w:tcPr>
            <w:tcW w:w="28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Cốt thép</w:t>
            </w:r>
          </w:p>
        </w:tc>
        <w:tc>
          <w:tcPr>
            <w:tcW w:w="56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t>Hòa Phát / Việt Ý (VIS) / Vinakyoei / Việt Đức (VGS) / Việt Mỹ (VAS) hoặc tương đương được Bên A, Chủ đầu tư phê duyệt</w:t>
            </w:r>
          </w:p>
        </w:tc>
      </w:tr>
      <w:tr>
        <w:trPr>
          <w:cantSplit w:val="true"/>
        </w:trPr>
        <w:tc>
          <w:tcPr>
            <w:tcW w:w="5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sz w:val="22"/>
                <w:szCs w:val="22"/>
              </w:rPr>
              <w:t>3</w:t>
            </w:r>
          </w:p>
        </w:tc>
        <w:tc>
          <w:tcPr>
            <w:tcW w:w="28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Vật liệu chống thấm nền tầng hầm</w:t>
            </w:r>
          </w:p>
        </w:tc>
        <w:tc>
          <w:tcPr>
            <w:tcW w:w="56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t>Theo hồ sơ mời thầu: Sika. Bên B đề xuất: GPS® Pro-Proof 1.2T (màng HDPE bám dính ngược), băng dính GPS® Tape 1, GPS® Tape 2 – chỉ áp dụng khi được Bên A, Chủ đầu tư phê duyệt</w:t>
            </w:r>
          </w:p>
        </w:tc>
      </w:tr>
      <w:tr>
        <w:trPr>
          <w:cantSplit w:val="true"/>
        </w:trPr>
        <w:tc>
          <w:tcPr>
            <w:tcW w:w="5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sz w:val="22"/>
                <w:szCs w:val="22"/>
              </w:rPr>
              <w:t>4</w:t>
            </w:r>
          </w:p>
        </w:tc>
        <w:tc>
          <w:tcPr>
            <w:tcW w:w="28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Vật liệu chống thấm tường tầng hầm</w:t>
            </w:r>
          </w:p>
        </w:tc>
        <w:tc>
          <w:tcPr>
            <w:tcW w:w="56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t>Theo hồ sơ mời thầu: Sika. Bên B đề xuất: GPS MemTop 01 (màng nhũ tương gốc bitum) kèm xốp PE bảo vệ GPS PE FORM-P1 – chỉ áp dụng khi được Bên A, Chủ đầu tư phê duyệt</w:t>
            </w:r>
          </w:p>
        </w:tc>
      </w:tr>
      <w:tr>
        <w:trPr>
          <w:cantSplit w:val="true"/>
        </w:trPr>
        <w:tc>
          <w:tcPr>
            <w:tcW w:w="5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sz w:val="22"/>
                <w:szCs w:val="22"/>
              </w:rPr>
              <w:t>5</w:t>
            </w:r>
          </w:p>
        </w:tc>
        <w:tc>
          <w:tcPr>
            <w:tcW w:w="28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Băng cản nước mạch ngừng</w:t>
            </w:r>
          </w:p>
        </w:tc>
        <w:tc>
          <w:tcPr>
            <w:tcW w:w="56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t>GPS Waterstop V200 (V25) hoặc tương đương được phê duyệt</w:t>
            </w:r>
          </w:p>
        </w:tc>
      </w:tr>
      <w:tr>
        <w:trPr>
          <w:cantSplit w:val="true"/>
        </w:trPr>
        <w:tc>
          <w:tcPr>
            <w:tcW w:w="5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sz w:val="22"/>
                <w:szCs w:val="22"/>
              </w:rPr>
              <w:t>6</w:t>
            </w:r>
          </w:p>
        </w:tc>
        <w:tc>
          <w:tcPr>
            <w:tcW w:w="28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Cừ Larsen, văng chống</w:t>
            </w:r>
          </w:p>
        </w:tc>
        <w:tc>
          <w:tcPr>
            <w:tcW w:w="56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t>Cừ Larsen IV dài 12m, 18m; văng chống H350x350x12x19 – theo thiết kế biện pháp được thẩm tra, phê duyệt</w:t>
            </w:r>
          </w:p>
        </w:tc>
      </w:tr>
    </w:tbl>
    <w:p>
      <w:pPr>
        <w:pStyle w:val="Normal"/>
        <w:spacing w:lineRule="auto" w:line="276" w:before="0" w:after="120"/>
        <w:jc w:val="both"/>
        <w:rPr>
          <w:rFonts w:ascii="Times New Roman" w:hAnsi="Times New Roman"/>
        </w:rPr>
      </w:pPr>
      <w:r>
        <w:rPr>
          <w:rFonts w:ascii="Times New Roman" w:hAnsi="Times New Roman"/>
          <w:i/>
          <w:iCs/>
          <w:sz w:val="22"/>
          <w:szCs w:val="22"/>
        </w:rPr>
        <w:t>Bên A có quyền lựa chọn thương hiệu trong danh mục trên; mọi thay đổi thương hiệu phải được Bên A chấp thuận bằng văn bản, không làm tăng đơn giá.</w:t>
      </w:r>
    </w:p>
    <w:p>
      <w:pPr>
        <w:pStyle w:val="Normal"/>
        <w:spacing w:lineRule="auto" w:line="276" w:before="0" w:after="120"/>
        <w:jc w:val="center"/>
        <w:rPr>
          <w:rFonts w:ascii="Times New Roman" w:hAnsi="Times New Roman"/>
          <w:i/>
          <w:i/>
          <w:sz w:val="26"/>
          <w:szCs w:val="26"/>
          <w:lang w:val="it-IT"/>
        </w:rPr>
      </w:pPr>
      <w:r>
        <w:rPr>
          <w:rFonts w:ascii="Times New Roman" w:hAnsi="Times New Roman"/>
          <w:i/>
          <w:sz w:val="26"/>
          <w:szCs w:val="26"/>
          <w:lang w:val="it-IT"/>
        </w:rPr>
      </w:r>
    </w:p>
    <w:p>
      <w:pPr>
        <w:pStyle w:val="Normal"/>
        <w:spacing w:lineRule="auto" w:line="276" w:before="0" w:after="120"/>
        <w:jc w:val="center"/>
        <w:rPr>
          <w:rFonts w:ascii="Times New Roman" w:hAnsi="Times New Roman"/>
          <w:bCs/>
          <w:i/>
          <w:i/>
          <w:iCs/>
          <w:sz w:val="26"/>
          <w:szCs w:val="26"/>
          <w:lang w:val="nl-NL"/>
        </w:rPr>
      </w:pPr>
      <w:r>
        <w:rPr>
          <w:rFonts w:ascii="Times New Roman" w:hAnsi="Times New Roman"/>
          <w:bCs/>
          <w:i/>
          <w:iCs/>
          <w:sz w:val="26"/>
          <w:szCs w:val="26"/>
          <w:lang w:val="nl-NL"/>
        </w:rPr>
      </w:r>
    </w:p>
    <w:p>
      <w:pPr>
        <w:pStyle w:val="Normal"/>
        <w:spacing w:lineRule="auto" w:line="276" w:before="0" w:after="120"/>
        <w:jc w:val="center"/>
        <w:rPr>
          <w:rFonts w:ascii="Times New Roman" w:hAnsi="Times New Roman"/>
          <w:i/>
          <w:i/>
          <w:color w:themeColor="text1" w:val="000000"/>
          <w:sz w:val="26"/>
          <w:szCs w:val="26"/>
          <w:lang w:val="it-IT"/>
        </w:rPr>
      </w:pPr>
      <w:r>
        <w:rPr>
          <w:rFonts w:ascii="Times New Roman" w:hAnsi="Times New Roman"/>
          <w:i/>
          <w:color w:themeColor="text1" w:val="000000"/>
          <w:sz w:val="26"/>
          <w:szCs w:val="26"/>
          <w:lang w:val="it-IT"/>
        </w:rPr>
      </w:r>
    </w:p>
    <w:sectPr>
      <w:footerReference w:type="even" r:id="rId5"/>
      <w:footerReference w:type="default" r:id="rId6"/>
      <w:footerReference w:type="first" r:id="rId7"/>
      <w:type w:val="nextPage"/>
      <w:pgSz w:w="11906" w:h="16838"/>
      <w:pgMar w:left="1559" w:right="1134" w:gutter="0" w:header="0" w:top="1134" w:footer="567" w:bottom="1134"/>
      <w:pgNumType w:fmt="decimal"/>
      <w:formProt w:val="false"/>
      <w:textDirection w:val="lrTb"/>
      <w:docGrid w:type="default" w:linePitch="381"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VNCN E&amp;C - Thương thảo 17/10" w:date="2026-10-19T03:50:38Z" w:initials="TT">
    <w:p>
      <w:pPr>
        <w:overflowPunct w:val="false"/>
        <w:rPr/>
      </w:pPr>
      <w:r>
        <w:rPr>
          <w:rFonts w:ascii="Liberation Serif" w:hAnsi="Liberation Serif" w:eastAsia="DejaVu Sans" w:cs="DejaVu Sans"/>
          <w:color w:val="000000"/>
          <w:sz w:val="20"/>
          <w:szCs w:val="20"/>
          <w:lang w:val="en-US" w:eastAsia="en-US" w:bidi="en-US"/>
        </w:rPr>
        <w:t>Thương thảo 17/10 – Điều kiện chung: chỉ bỏ thuật ngữ “Hợp đồng thầu chính” và “back to back” (định nghĩa 1.13 và các cụm từ tại 1.22, 1.26, 8.2, 10.3.2b, 12.2.5a, 17.2a(iv)); các nội dung khác giữ nguyên. Các định nghĩa 1.14–1.26 đánh lại số 1.13–1.24.</w:t>
      </w:r>
    </w:p>
  </w:comment>
  <w:comment w:id="1" w:author="Ban Kinh tế &amp; Quản lý Hợp đồng" w:date="2026-10-14T16:20:00Z" w:initials="BKt&amp;QlHđ">
    <w:p>
      <w:pPr>
        <w:overflowPunct w:val="true"/>
        <w:rPr/>
      </w:pPr>
      <w:r>
        <w:rPr>
          <w:rFonts w:ascii="Liberation Serif" w:hAnsi="Liberation Serif" w:eastAsia="DejaVu Sans" w:cs="DejaVu Sans"/>
          <w:sz w:val="24"/>
          <w:lang w:val="en-US" w:eastAsia="en-US" w:bidi="en-US"/>
        </w:rPr>
        <w:t>Quy định chi tiết ở phụ lục giá, không kê chi tiết trong định nghĩa</w:t>
      </w:r>
    </w:p>
  </w:comment>
  <w:comment w:id="2" w:author="VNCN E&amp;C - Thương thảo 17/10" w:date="2026-10-19T03:50:38Z" w:initials="TT">
    <w:p>
      <w:pPr>
        <w:overflowPunct w:val="false"/>
        <w:rPr/>
      </w:pPr>
      <w:r>
        <w:rPr>
          <w:rFonts w:ascii="Liberation Serif" w:hAnsi="Liberation Serif" w:eastAsia="DejaVu Sans" w:cs="DejaVu Sans"/>
          <w:color w:val="000000"/>
          <w:sz w:val="20"/>
          <w:szCs w:val="20"/>
          <w:lang w:val="en-US" w:eastAsia="en-US" w:bidi="en-US"/>
        </w:rPr>
        <w:t>Thương thảo 17/10: 3.4 giữ nguyên theo EC (khôi phục điểm b, c); 3.5 giữ ý của EC, sửa câu đầu theo biên bản (“theo đúng bptk và boq”) – Ban HĐ hiểu “bptk” là biện pháp thi công, hồ sơ thiết kế; đề nghị xác nhận. Gộp quyền bù trừ (10.10 cũ) vào 3.5 để không trùng.</w:t>
      </w:r>
    </w:p>
  </w:comment>
  <w:comment w:id="3" w:author="Ban Kinh tế &amp; Quản lý Hợp đồng" w:date="2026-10-14T17:08:00Z" w:initials="BKt&amp;QlHđ">
    <w:p>
      <w:pPr>
        <w:overflowPunct w:val="true"/>
        <w:rPr/>
      </w:pPr>
      <w:r>
        <w:rPr>
          <w:rFonts w:ascii="Liberation Serif" w:hAnsi="Liberation Serif" w:eastAsia="DejaVu Sans" w:cs="DejaVu Sans"/>
          <w:sz w:val="24"/>
          <w:lang w:val="en-US" w:eastAsia="en-US" w:bidi="en-US"/>
        </w:rPr>
        <w:t>Hồ sơ đầu vào thiết bị đăng, đăng ký nhân công BCH thực hiện theo quy định của Ban QLDA không cần nêu trong HĐ</w:t>
      </w:r>
    </w:p>
  </w:comment>
  <w:comment w:id="4" w:author="Ban Kinh tế &amp; Quản lý Hợp đồng" w:date="2026-10-14T17:12:00Z" w:initials="BKt&amp;QlHđ">
    <w:p>
      <w:pPr>
        <w:overflowPunct w:val="true"/>
        <w:rPr/>
      </w:pPr>
      <w:r>
        <w:rPr>
          <w:rFonts w:ascii="Liberation Serif" w:hAnsi="Liberation Serif" w:eastAsia="DejaVu Sans" w:cs="DejaVu Sans"/>
          <w:sz w:val="24"/>
          <w:lang w:val="en-US" w:eastAsia="en-US" w:bidi="en-US"/>
        </w:rPr>
        <w:t>Đã tham chiếu ý trên ở Biểu 1 (Chi tiết giá HĐ)</w:t>
      </w:r>
    </w:p>
  </w:comment>
  <w:comment w:id="5" w:author="VNCN E&amp;C - Thương thảo 17/10" w:date="2026-10-19T03:50:38Z" w:initials="TT">
    <w:p>
      <w:pPr>
        <w:overflowPunct w:val="false"/>
        <w:rPr/>
      </w:pPr>
      <w:r>
        <w:rPr>
          <w:rFonts w:ascii="Liberation Serif" w:hAnsi="Liberation Serif" w:eastAsia="DejaVu Sans" w:cs="DejaVu Sans"/>
          <w:color w:val="000000"/>
          <w:sz w:val="20"/>
          <w:szCs w:val="20"/>
          <w:lang w:val="en-US" w:eastAsia="en-US" w:bidi="en-US"/>
        </w:rPr>
        <w:t>Nội dung 4.2 của PH (Bên A trả toàn bộ chi phí dừng chờ do Nhà thầu khác) được gộp vào 17.1 điểm c cùng với 11.2.h – không để rải rác.</w:t>
      </w:r>
    </w:p>
  </w:comment>
  <w:comment w:id="6" w:author="VNCN E&amp;C - Thương thảo 17/10" w:date="2026-10-19T03:50:38Z" w:initials="TT">
    <w:p>
      <w:pPr>
        <w:overflowPunct w:val="false"/>
        <w:rPr/>
      </w:pPr>
      <w:r>
        <w:rPr>
          <w:rFonts w:ascii="Liberation Serif" w:hAnsi="Liberation Serif" w:eastAsia="DejaVu Sans" w:cs="DejaVu Sans"/>
          <w:color w:val="000000"/>
          <w:sz w:val="20"/>
          <w:szCs w:val="20"/>
          <w:lang w:val="en-US" w:eastAsia="en-US" w:bidi="en-US"/>
        </w:rPr>
        <w:t>Bỏ 5.7, 5.8, 5.9 vì trùng 4.3, 5.6, 12.2.12, 13.4 và nguyên tắc khắc phục, bồi thường tại Điều 18; 5.10 đánh lại thành 5.7.</w:t>
      </w:r>
    </w:p>
  </w:comment>
  <w:comment w:id="7" w:author="VNCN E&amp;C - Thương thảo 17/10" w:date="2026-10-19T03:50:38Z" w:initials="TT">
    <w:p>
      <w:pPr>
        <w:overflowPunct w:val="false"/>
        <w:rPr/>
      </w:pPr>
      <w:r>
        <w:rPr>
          <w:rFonts w:ascii="Liberation Serif" w:hAnsi="Liberation Serif" w:eastAsia="DejaVu Sans" w:cs="DejaVu Sans"/>
          <w:color w:val="000000"/>
          <w:sz w:val="20"/>
          <w:szCs w:val="20"/>
          <w:lang w:val="en-US" w:eastAsia="en-US" w:bidi="en-US"/>
        </w:rPr>
        <w:t>Thương thảo 17/10: tiến độ để trống, chưa đàm phán được.</w:t>
      </w:r>
    </w:p>
  </w:comment>
  <w:comment w:id="8" w:author="VNCN E&amp;C - Thương thảo 17/10" w:date="2026-10-19T03:50:39Z" w:initials="TT">
    <w:p>
      <w:pPr>
        <w:overflowPunct w:val="false"/>
        <w:rPr/>
      </w:pPr>
      <w:r>
        <w:rPr>
          <w:rFonts w:ascii="Liberation Serif" w:hAnsi="Liberation Serif" w:eastAsia="DejaVu Sans" w:cs="DejaVu Sans"/>
          <w:color w:val="000000"/>
          <w:sz w:val="20"/>
          <w:szCs w:val="20"/>
          <w:lang w:val="en-US" w:eastAsia="en-US" w:bidi="en-US"/>
        </w:rPr>
        <w:t>Thương thảo 17/10 – 7.2: tạm ứng chậm tối thiểu 10 ngày làm việc, còn lại đồng ý với PH. Chậm tạm ứng chỉ xử lý tại đây, không đưa thêm vào căn cứ gia hạn để tránh tính hai lần.</w:t>
      </w:r>
    </w:p>
  </w:comment>
  <w:comment w:id="9" w:author="VNCN E&amp;C - Thương thảo 17/10" w:date="2026-10-19T03:50:39Z" w:initials="TT">
    <w:p>
      <w:pPr>
        <w:overflowPunct w:val="false"/>
        <w:rPr/>
      </w:pPr>
      <w:r>
        <w:rPr>
          <w:rFonts w:ascii="Liberation Serif" w:hAnsi="Liberation Serif" w:eastAsia="DejaVu Sans" w:cs="DejaVu Sans"/>
          <w:color w:val="000000"/>
          <w:sz w:val="20"/>
          <w:szCs w:val="20"/>
          <w:lang w:val="en-US" w:eastAsia="en-US" w:bidi="en-US"/>
        </w:rPr>
        <w:t>Mục “Gia hạn thời gian hoàn thành” của PH giữ nguyên nội dung theo biên bản 17/10 nhưng chuyển về Điều 15.1 điểm c. Điểm e (tăng ca – trùng 18.3b) và f (lập tiến độ điều chỉnh – trùng 15.1a) bỏ; g, h đổi thành e, f.</w:t>
      </w:r>
    </w:p>
  </w:comment>
  <w:comment w:id="10" w:author="VNCN E&amp;C - Thương thảo 17/10" w:date="2026-10-19T03:50:39Z" w:initials="TT">
    <w:p>
      <w:pPr>
        <w:overflowPunct w:val="false"/>
        <w:rPr/>
      </w:pPr>
      <w:r>
        <w:rPr>
          <w:rFonts w:ascii="Liberation Serif" w:hAnsi="Liberation Serif" w:eastAsia="DejaVu Sans" w:cs="DejaVu Sans"/>
          <w:color w:val="000000"/>
          <w:sz w:val="20"/>
          <w:szCs w:val="20"/>
          <w:lang w:val="en-US" w:eastAsia="en-US" w:bidi="en-US"/>
        </w:rPr>
        <w:t>7.3 a, b, c chuyển về Điều 18.3 (hậu quả chậm tiến độ chỉ quy định tại Điều 18); 7.3c theo câu chữ biên bản 17/10.</w:t>
      </w:r>
    </w:p>
  </w:comment>
  <w:comment w:id="11" w:author="Ban Kinh tế &amp; Quản lý Hợp đồng" w:date="2026-10-15T09:02:00Z" w:initials="BKt&amp;QlHđ">
    <w:p>
      <w:pPr>
        <w:overflowPunct w:val="true"/>
        <w:rPr/>
      </w:pPr>
      <w:r>
        <w:rPr>
          <w:rFonts w:ascii="Liberation Serif" w:hAnsi="Liberation Serif" w:eastAsia="DejaVu Sans" w:cs="DejaVu Sans"/>
          <w:sz w:val="24"/>
          <w:lang w:val="en-US" w:eastAsia="en-US" w:bidi="en-US"/>
        </w:rPr>
        <w:t>Đề nghị Tổng thầu làm rõ việc mua bảo hiểm này và Phương án thanh toán bảo hiểm khi có sự cố</w:t>
      </w:r>
    </w:p>
  </w:comment>
  <w:comment w:id="12" w:author="Ban Kinh tế &amp; Quản lý Hợp đồng" w:date="2026-10-15T18:09:00Z" w:initials="BKt&amp;QlHđ">
    <w:p>
      <w:pPr>
        <w:overflowPunct w:val="true"/>
        <w:rPr/>
      </w:pPr>
      <w:r>
        <w:rPr>
          <w:rFonts w:ascii="Liberation Serif" w:hAnsi="Liberation Serif" w:eastAsia="DejaVu Sans" w:cs="DejaVu Sans"/>
          <w:sz w:val="24"/>
          <w:lang w:val="en-US" w:eastAsia="en-US" w:bidi="en-US"/>
        </w:rPr>
        <w:t>Hồ sơ bảo hiểm bên thứ 3 hợp đồng Tổng thầu với CĐT sẽ quy định</w:t>
      </w:r>
    </w:p>
  </w:comment>
  <w:comment w:id="13" w:author="VNCN E&amp;C - Thương thảo 17/10" w:date="2026-10-19T03:50:42Z" w:initials="TT">
    <w:p>
      <w:pPr>
        <w:overflowPunct w:val="false"/>
        <w:rPr/>
      </w:pPr>
      <w:r>
        <w:rPr>
          <w:rFonts w:ascii="Liberation Serif" w:hAnsi="Liberation Serif" w:eastAsia="DejaVu Sans" w:cs="DejaVu Sans"/>
          <w:color w:val="000000"/>
          <w:sz w:val="20"/>
          <w:szCs w:val="20"/>
          <w:lang w:val="en-US" w:eastAsia="en-US" w:bidi="en-US"/>
        </w:rPr>
        <w:t>Thương thảo 17/10 – 8.2: bảo hành 36 tháng; giữ nguyên ràng buộc không ngắn hơn thời hạn Bên A cam kết với Chủ đầu tư, chỉ bỏ cụm “Hợp đồng thầu chính”.</w:t>
      </w:r>
    </w:p>
  </w:comment>
  <w:comment w:id="15" w:author="Ban Kinh tế &amp; Quản lý Hợp đồng" w:date="2026-10-15T18:16:00Z" w:initials="BKt&amp;QlHđ">
    <w:p>
      <w:pPr>
        <w:overflowPunct w:val="true"/>
        <w:rPr/>
      </w:pPr>
      <w:r>
        <w:rPr>
          <w:rFonts w:ascii="Liberation Serif" w:hAnsi="Liberation Serif" w:eastAsia="DejaVu Sans" w:cs="DejaVu Sans"/>
          <w:sz w:val="24"/>
          <w:lang w:val="en-US" w:eastAsia="en-US" w:bidi="en-US"/>
        </w:rPr>
        <w:t>Chờ Cập nhật lại số liệu thầu sau khi thống nhất phạm vi</w:t>
      </w:r>
    </w:p>
  </w:comment>
  <w:comment w:id="14" w:author="VNCN E&amp;C - Thương thảo 17/10" w:date="2026-10-19T03:50:39Z" w:initials="TT">
    <w:p>
      <w:pPr>
        <w:overflowPunct w:val="false"/>
        <w:rPr/>
      </w:pPr>
      <w:r>
        <w:rPr>
          <w:rFonts w:ascii="Liberation Serif" w:hAnsi="Liberation Serif" w:eastAsia="DejaVu Sans" w:cs="DejaVu Sans"/>
          <w:color w:val="000000"/>
          <w:sz w:val="20"/>
          <w:szCs w:val="20"/>
          <w:lang w:val="en-US" w:eastAsia="en-US" w:bidi="en-US"/>
        </w:rPr>
        <w:t>Cập nhật theo Biểu 01 ngày 15.10.2026 (đáp ứng ý kiến PH “chờ cập nhật số liệu”); còn chờ chốt chiết khấu 164.702 đ.</w:t>
      </w:r>
    </w:p>
  </w:comment>
  <w:comment w:id="16" w:author="VNCN E&amp;C - Thương thảo 17/10" w:date="2026-10-19T03:50:39Z" w:initials="TT">
    <w:p>
      <w:pPr>
        <w:overflowPunct w:val="false"/>
        <w:rPr/>
      </w:pPr>
      <w:r>
        <w:rPr>
          <w:rFonts w:ascii="Liberation Serif" w:hAnsi="Liberation Serif" w:eastAsia="DejaVu Sans" w:cs="DejaVu Sans"/>
          <w:color w:val="000000"/>
          <w:sz w:val="20"/>
          <w:szCs w:val="20"/>
          <w:lang w:val="en-US" w:eastAsia="en-US" w:bidi="en-US"/>
        </w:rPr>
        <w:t>9.4 chuyển về Điều 15.3 (điều chỉnh giá trị Hợp đồng thuộc nhóm sửa đổi, điều chỉnh Hợp đồng), nội dung rút gọn theo ý PH; bỏ các dẫn chiếu sai (Phụ lục số 01, Khoản 6.1, Mục (vi)) và phần trùng Điều 13, 15.2, 17.</w:t>
      </w:r>
    </w:p>
  </w:comment>
  <w:comment w:id="17" w:author="Ban Kinh tế &amp; Quản lý Hợp đồng" w:date="2026-10-15T09:44:00Z" w:initials="BKt&amp;QlHđ">
    <w:p>
      <w:pPr>
        <w:overflowPunct w:val="true"/>
        <w:rPr/>
      </w:pPr>
      <w:r>
        <w:rPr>
          <w:rFonts w:ascii="Liberation Serif" w:hAnsi="Liberation Serif" w:eastAsia="DejaVu Sans" w:cs="DejaVu Sans"/>
          <w:sz w:val="24"/>
          <w:lang w:val="en-US" w:eastAsia="en-US" w:bidi="en-US"/>
        </w:rPr>
        <w:t>Phạm vi quan trắc của Tổng thầu</w:t>
      </w:r>
    </w:p>
  </w:comment>
  <w:comment w:id="18" w:author="Ban Kinh tế &amp; Quản lý Hợp đồng" w:date="2026-10-15T09:45:00Z" w:initials="BKt&amp;QlHđ">
    <w:p>
      <w:pPr>
        <w:overflowPunct w:val="true"/>
        <w:rPr/>
      </w:pPr>
      <w:r>
        <w:rPr>
          <w:rFonts w:ascii="Liberation Serif" w:hAnsi="Liberation Serif" w:eastAsia="DejaVu Sans" w:cs="DejaVu Sans"/>
          <w:sz w:val="24"/>
          <w:lang w:val="en-US" w:eastAsia="en-US" w:bidi="en-US"/>
        </w:rPr>
        <w:t>HĐ TVGS với CĐT không phải với Tổng thầu</w:t>
      </w:r>
    </w:p>
  </w:comment>
  <w:comment w:id="19" w:author="VNCN E&amp;C - Thương thảo 17/10" w:date="2026-10-19T03:50:39Z" w:initials="TT">
    <w:p>
      <w:pPr>
        <w:overflowPunct w:val="false"/>
        <w:rPr/>
      </w:pPr>
      <w:r>
        <w:rPr>
          <w:rFonts w:ascii="Liberation Serif" w:hAnsi="Liberation Serif" w:eastAsia="DejaVu Sans" w:cs="DejaVu Sans"/>
          <w:color w:val="000000"/>
          <w:sz w:val="20"/>
          <w:szCs w:val="20"/>
          <w:lang w:val="en-US" w:eastAsia="en-US" w:bidi="en-US"/>
        </w:rPr>
        <w:t>Thương thảo 17/10 – 10.3.2: bỏ ngưỡng 2 tỷ, bỏ quan trắc, không thanh toán vật tư; công tác trọn gói giữ nguyên EC. Thời hạn xác nhận giữ khung 15 ngày theo PH nhưng bảo vệ EC: hồ sơ phải đầy đủ, đúng quy định; thời gian sửa hồ sơ không tính; bỏ cơ chế “quá hạn coi như phê duyệt”. Thời hạn thanh toán chỉ quy định một lần tại điểm e (20 ngày). Giữ xác nhận của TVGS.</w:t>
      </w:r>
    </w:p>
  </w:comment>
  <w:comment w:id="20" w:author="VNCN E&amp;C - Thương thảo 17/10" w:date="2026-10-19T03:50:39Z" w:initials="TT">
    <w:p>
      <w:pPr>
        <w:overflowPunct w:val="false"/>
        <w:rPr/>
      </w:pPr>
      <w:r>
        <w:rPr>
          <w:rFonts w:ascii="Liberation Serif" w:hAnsi="Liberation Serif" w:eastAsia="DejaVu Sans" w:cs="DejaVu Sans"/>
          <w:color w:val="000000"/>
          <w:sz w:val="20"/>
          <w:szCs w:val="20"/>
          <w:lang w:val="en-US" w:eastAsia="en-US" w:bidi="en-US"/>
        </w:rPr>
        <w:t>Thương thảo 17/10 – 10.4: bỏ lãi chậm thanh toán, giữ như EC ban đầu. Danh mục hồ sơ quyết toán chuyển về Điều 14.1 (trước đây lặp 2 lần tại 10.3.2 và Điều 19).</w:t>
      </w:r>
    </w:p>
  </w:comment>
  <w:comment w:id="21" w:author="VNCN E&amp;C - Thương thảo 17/10" w:date="2026-10-19T03:50:40Z" w:initials="TT">
    <w:p>
      <w:pPr>
        <w:overflowPunct w:val="false"/>
        <w:rPr/>
      </w:pPr>
      <w:r>
        <w:rPr>
          <w:rFonts w:ascii="Liberation Serif" w:hAnsi="Liberation Serif" w:eastAsia="DejaVu Sans" w:cs="DejaVu Sans"/>
          <w:color w:val="000000"/>
          <w:sz w:val="20"/>
          <w:szCs w:val="20"/>
          <w:lang w:val="en-US" w:eastAsia="en-US" w:bidi="en-US"/>
        </w:rPr>
        <w:t>Thống nhất tiền bảo hành 05% (8.2, 10.3.2 và 19.3 trước đây lệch 05%/03%).</w:t>
      </w:r>
    </w:p>
  </w:comment>
  <w:comment w:id="22" w:author="VNCN E&amp;C - Thương thảo 17/10" w:date="2026-10-19T03:50:40Z" w:initials="TT">
    <w:p>
      <w:pPr>
        <w:overflowPunct w:val="false"/>
        <w:rPr/>
      </w:pPr>
      <w:r>
        <w:rPr>
          <w:rFonts w:ascii="Liberation Serif" w:hAnsi="Liberation Serif" w:eastAsia="DejaVu Sans" w:cs="DejaVu Sans"/>
          <w:color w:val="000000"/>
          <w:sz w:val="20"/>
          <w:szCs w:val="20"/>
          <w:lang w:val="en-US" w:eastAsia="en-US" w:bidi="en-US"/>
        </w:rPr>
        <w:t>Thương thảo 17/10: đồng ý bỏ 10.7 theo PH. 10.10 (bù trừ) gộp vào 3.5; 10.8, 10.9 đánh lại 10.7, 10.8.</w:t>
      </w:r>
    </w:p>
  </w:comment>
  <w:comment w:id="23" w:author="VNCN E&amp;C - Thương thảo 17/10" w:date="2026-10-19T03:50:40Z" w:initials="TT">
    <w:p>
      <w:pPr>
        <w:overflowPunct w:val="false"/>
        <w:rPr/>
      </w:pPr>
      <w:r>
        <w:rPr>
          <w:rFonts w:ascii="Liberation Serif" w:hAnsi="Liberation Serif" w:eastAsia="DejaVu Sans" w:cs="DejaVu Sans"/>
          <w:color w:val="000000"/>
          <w:sz w:val="20"/>
          <w:szCs w:val="20"/>
          <w:lang w:val="en-US" w:eastAsia="en-US" w:bidi="en-US"/>
        </w:rPr>
        <w:t>Thương thảo 17/10 – 11.2.h: chuyển về Điều 17.1 điểm c (chi phí dừng chờ). 11.1 “tạm giữ khoản tiền” bỏ vì trùng 10.8.</w:t>
      </w:r>
    </w:p>
  </w:comment>
  <w:comment w:id="24" w:author="VNCN E&amp;C - Thương thảo 17/10" w:date="2026-10-19T03:50:40Z" w:initials="TT">
    <w:p>
      <w:pPr>
        <w:overflowPunct w:val="false"/>
        <w:rPr/>
      </w:pPr>
      <w:r>
        <w:rPr>
          <w:rFonts w:ascii="Liberation Serif" w:hAnsi="Liberation Serif" w:eastAsia="DejaVu Sans" w:cs="DejaVu Sans"/>
          <w:color w:val="000000"/>
          <w:sz w:val="20"/>
          <w:szCs w:val="20"/>
          <w:lang w:val="en-US" w:eastAsia="en-US" w:bidi="en-US"/>
        </w:rPr>
        <w:t>Thương thảo 17/10 – 12.1: không đồng ý ý kiến PH (bỏ quyền “chưa thực hiện phát sinh khi chưa ký phụ lục”; nội dung phát sinh quy định tại Điều 15.4, 15.5).</w:t>
      </w:r>
    </w:p>
  </w:comment>
  <w:comment w:id="25" w:author="VNCN E&amp;C - Thương thảo 17/10" w:date="2026-10-19T03:50:40Z" w:initials="TT">
    <w:p>
      <w:pPr>
        <w:overflowPunct w:val="false"/>
        <w:rPr/>
      </w:pPr>
      <w:r>
        <w:rPr>
          <w:rFonts w:ascii="Liberation Serif" w:hAnsi="Liberation Serif" w:eastAsia="DejaVu Sans" w:cs="DejaVu Sans"/>
          <w:color w:val="000000"/>
          <w:sz w:val="20"/>
          <w:szCs w:val="20"/>
          <w:lang w:val="en-US" w:eastAsia="en-US" w:bidi="en-US"/>
        </w:rPr>
        <w:t>Thương thảo 17/10 – 12.2.10: đồng ý PH (không quy định máy phát dự phòng). 12.2.1: đồng ý PH; 12.2.1f chỉ bổ sung câu dẫn chiếu nguyên tắc khắc phục, bồi thường chung của Điều 18.</w:t>
      </w:r>
    </w:p>
  </w:comment>
  <w:comment w:id="26" w:author="VNCN E&amp;C - Thương thảo 17/10" w:date="2026-10-19T03:50:40Z" w:initials="TT">
    <w:p>
      <w:pPr>
        <w:overflowPunct w:val="false"/>
        <w:rPr/>
      </w:pPr>
      <w:r>
        <w:rPr>
          <w:rFonts w:ascii="Liberation Serif" w:hAnsi="Liberation Serif" w:eastAsia="DejaVu Sans" w:cs="DejaVu Sans"/>
          <w:color w:val="000000"/>
          <w:sz w:val="20"/>
          <w:szCs w:val="20"/>
          <w:lang w:val="en-US" w:eastAsia="en-US" w:bidi="en-US"/>
        </w:rPr>
        <w:t>Điều 13 (phát sinh, thay đổi) chuyển về Điều 15.4, 15.5 theo điều kiện chung (phát sinh, sửa đổi, điều chỉnh HĐ gom về Điều 15). Điều 14 (vật tư) đánh lại thành Điều 13; Điều 19 (quyết toán, thanh lý) chuyển lên Điều 14 để giữ đúng số Điều 15–18; Điều 20–22 đánh lại 19–21.</w:t>
      </w:r>
    </w:p>
  </w:comment>
  <w:comment w:id="27" w:author="VNCN E&amp;C - Thương thảo 17/10" w:date="2026-10-19T03:50:40Z" w:initials="TT">
    <w:p>
      <w:pPr>
        <w:overflowPunct w:val="false"/>
        <w:rPr/>
      </w:pPr>
      <w:r>
        <w:rPr>
          <w:rFonts w:ascii="Liberation Serif" w:hAnsi="Liberation Serif" w:eastAsia="DejaVu Sans" w:cs="DejaVu Sans"/>
          <w:color w:val="000000"/>
          <w:sz w:val="20"/>
          <w:szCs w:val="20"/>
          <w:lang w:val="en-US" w:eastAsia="en-US" w:bidi="en-US"/>
        </w:rPr>
        <w:t>Thương thảo 17/10 – 7.2: phần gia hạn tạm thời giữ nguyên theo PH, đưa về đúng Điều 15.1. Chậm tạm ứng đã xử lý tại 7.2 (ngày bắt đầu) nên ở đây chỉ còn chậm thanh toán, tránh tính hai lần.</w:t>
      </w:r>
    </w:p>
  </w:comment>
  <w:comment w:id="28" w:author="VNCN E&amp;C - Thương thảo 17/10" w:date="2026-10-19T03:50:41Z" w:initials="TT">
    <w:p>
      <w:pPr>
        <w:overflowPunct w:val="false"/>
        <w:rPr/>
      </w:pPr>
      <w:r>
        <w:rPr>
          <w:rFonts w:ascii="Liberation Serif" w:hAnsi="Liberation Serif" w:eastAsia="DejaVu Sans" w:cs="DejaVu Sans"/>
          <w:color w:val="000000"/>
          <w:sz w:val="20"/>
          <w:szCs w:val="20"/>
          <w:lang w:val="en-US" w:eastAsia="en-US" w:bidi="en-US"/>
        </w:rPr>
        <w:t>Điều 15 gom: điều chỉnh tiến độ, gia hạn (7.2 cũ), điều chỉnh khối lượng, điều chỉnh giá trị (9.4 cũ – rút gọn theo ý PH), phát sinh, thay đổi (Điều 13 cũ – theo bản PH). Lưu ý: 13.3 “thay đổi không được coi là phát sinh” PH đã bỏ và biên bản 17/10 không nhắc tới nên tạm theo PH.</w:t>
      </w:r>
    </w:p>
  </w:comment>
  <w:comment w:id="29" w:author="VNCN E&amp;C - Thương thảo 17/10" w:date="2026-10-19T03:50:41Z" w:initials="TT">
    <w:p>
      <w:pPr>
        <w:overflowPunct w:val="false"/>
        <w:rPr/>
      </w:pPr>
      <w:r>
        <w:rPr>
          <w:rFonts w:ascii="Liberation Serif" w:hAnsi="Liberation Serif" w:eastAsia="DejaVu Sans" w:cs="DejaVu Sans"/>
          <w:color w:val="000000"/>
          <w:sz w:val="20"/>
          <w:szCs w:val="20"/>
          <w:lang w:val="en-US" w:eastAsia="en-US" w:bidi="en-US"/>
        </w:rPr>
        <w:t>Thương thảo 17/10 – 17.1e: đưa đề xuất của PH (BCH duyệt hồ sơ quá 20 ngày) thành căn cứ tạm dừng với điều kiện hồ sơ thanh toán phải đầy đủ, đúng quy định. Ban HĐ đề nghị xác nhận đúng ý biên bản.</w:t>
      </w:r>
    </w:p>
  </w:comment>
  <w:comment w:id="30" w:author="VNCN E&amp;C - Thương thảo 17/10" w:date="2026-10-19T03:50:41Z" w:initials="TT">
    <w:p>
      <w:pPr>
        <w:overflowPunct w:val="false"/>
        <w:rPr/>
      </w:pPr>
      <w:r>
        <w:rPr>
          <w:rFonts w:ascii="Liberation Serif" w:hAnsi="Liberation Serif" w:eastAsia="DejaVu Sans" w:cs="DejaVu Sans"/>
          <w:color w:val="000000"/>
          <w:sz w:val="20"/>
          <w:szCs w:val="20"/>
          <w:lang w:val="en-US" w:eastAsia="en-US" w:bidi="en-US"/>
        </w:rPr>
        <w:t>Gộp 3 nội dung PH để rải rác về một chỗ: 4.2 (Bên A trả dừng chờ do Nhà thầu khác), 11.2.h (điều kiện dừng chờ) và 9.4 (tạm dừng ≥30 ngày). Giữ thống nhất điều kiện 14 ngày, biên bản 24 giờ.</w:t>
      </w:r>
    </w:p>
  </w:comment>
  <w:comment w:id="31" w:author="VNCN E&amp;C - Thương thảo 17/10" w:date="2026-10-19T03:50:41Z" w:initials="TT">
    <w:p>
      <w:pPr>
        <w:overflowPunct w:val="false"/>
        <w:rPr/>
      </w:pPr>
      <w:r>
        <w:rPr>
          <w:rFonts w:ascii="Liberation Serif" w:hAnsi="Liberation Serif" w:eastAsia="DejaVu Sans" w:cs="DejaVu Sans"/>
          <w:color w:val="000000"/>
          <w:sz w:val="20"/>
          <w:szCs w:val="20"/>
          <w:lang w:val="en-US" w:eastAsia="en-US" w:bidi="en-US"/>
        </w:rPr>
        <w:t>Thương thảo 17/10 – 17.2(iv): xác nhận hiện trạng theo quy định nhà nước. Bỏ thuật ngữ “Hợp đồng thầu chính” theo điều kiện chung nhưng vẫn giữ căn cứ chấm dứt khi hợp đồng của Bên A với Chủ đầu tư chấm dứt.</w:t>
      </w:r>
    </w:p>
  </w:comment>
  <w:comment w:id="32" w:author="VNCN E&amp;C - Thương thảo 17/10" w:date="2026-10-19T03:50:41Z" w:initials="TT">
    <w:p>
      <w:pPr>
        <w:overflowPunct w:val="false"/>
        <w:rPr/>
      </w:pPr>
      <w:r>
        <w:rPr>
          <w:rFonts w:ascii="Liberation Serif" w:hAnsi="Liberation Serif" w:eastAsia="DejaVu Sans" w:cs="DejaVu Sans"/>
          <w:color w:val="000000"/>
          <w:sz w:val="20"/>
          <w:szCs w:val="20"/>
          <w:lang w:val="en-US" w:eastAsia="en-US" w:bidi="en-US"/>
        </w:rPr>
        <w:t>Thương thảo 17/10 – 17.2b: bỏ căn cứ “nhắc nhở đến lần thứ ba / biên bản họp lần thứ 3”; giữ các căn cứ bất hợp tác, an toàn, sự cố theo bản EC_v1. Bỏ điều khoản bao trùm “vi phạm ngoài các trường hợp nêu trên” (PH đã xóa, biên bản không nhắc tới).</w:t>
      </w:r>
    </w:p>
  </w:comment>
  <w:comment w:id="33" w:author="VNCN E&amp;C - Thương thảo 17/10" w:date="2026-10-19T03:50:41Z" w:initials="TT">
    <w:p>
      <w:pPr>
        <w:overflowPunct w:val="false"/>
        <w:rPr/>
      </w:pPr>
      <w:r>
        <w:rPr>
          <w:rFonts w:ascii="Liberation Serif" w:hAnsi="Liberation Serif" w:eastAsia="DejaVu Sans" w:cs="DejaVu Sans"/>
          <w:color w:val="000000"/>
          <w:sz w:val="20"/>
          <w:szCs w:val="20"/>
          <w:lang w:val="en-US" w:eastAsia="en-US" w:bidi="en-US"/>
        </w:rPr>
        <w:t>Thương thảo 17/10 – 17.2b(x): sửa theo quy định nhà nước – sự cố xác định theo pháp luật về giải quyết sự cố công trình xây dựng. Pháp chế đối chiếu Nghị định 207/2026/NĐ-CP trước khi ký.</w:t>
      </w:r>
    </w:p>
  </w:comment>
  <w:comment w:id="34" w:author="VNCN E&amp;C - Thương thảo 17/10" w:date="2026-10-19T03:50:41Z" w:initials="TT">
    <w:p>
      <w:pPr>
        <w:overflowPunct w:val="false"/>
        <w:rPr/>
      </w:pPr>
      <w:r>
        <w:rPr>
          <w:rFonts w:ascii="Liberation Serif" w:hAnsi="Liberation Serif" w:eastAsia="DejaVu Sans" w:cs="DejaVu Sans"/>
          <w:color w:val="000000"/>
          <w:sz w:val="20"/>
          <w:szCs w:val="20"/>
          <w:lang w:val="en-US" w:eastAsia="en-US" w:bidi="en-US"/>
        </w:rPr>
        <w:t>Thương thảo 17/10 – 17.c: sửa theo quy định nhà nước (căn cứ bên nhận thầu chấm dứt: bên giao thầu phá sản/giải thể; không thanh toán quá thời hạn; công việc bị dừng liên tục do lỗi bên giao thầu). Số ngày 60/45 theo bản EC_v1 – bôi vàng, pháp chế đối chiếu Nghị định 210/2026/NĐ-CP trước khi ký.</w:t>
      </w:r>
    </w:p>
  </w:comment>
  <w:comment w:id="35" w:author="VNCN E&amp;C - Thương thảo 17/10" w:date="2026-10-19T03:50:41Z" w:initials="TT">
    <w:p>
      <w:pPr>
        <w:overflowPunct w:val="false"/>
        <w:rPr/>
      </w:pPr>
      <w:r>
        <w:rPr>
          <w:rFonts w:ascii="Liberation Serif" w:hAnsi="Liberation Serif" w:eastAsia="DejaVu Sans" w:cs="DejaVu Sans"/>
          <w:color w:val="000000"/>
          <w:sz w:val="20"/>
          <w:szCs w:val="20"/>
          <w:lang w:val="en-US" w:eastAsia="en-US" w:bidi="en-US"/>
        </w:rPr>
        <w:t>Thương thảo 17/10 – Điều 18: bỏ back to back, tổng mức phạt không vượt quá 10%. Đưa nguyên tắc chung “Bên B khắc phục 100%, Bên B chịu trách nhiệm bồi thường, Bên A phối hợp, hỗ trợ” vào đây để áp dụng xuyên suốt; các điều khác chỉ dẫn chiếu.</w:t>
      </w:r>
    </w:p>
  </w:comment>
  <w:comment w:id="36" w:author="VNCN E&amp;C - Thương thảo 17/10" w:date="2026-10-19T03:50:42Z" w:initials="TT">
    <w:p>
      <w:pPr>
        <w:overflowPunct w:val="false"/>
        <w:rPr/>
      </w:pPr>
      <w:r>
        <w:rPr>
          <w:rFonts w:ascii="Liberation Serif" w:hAnsi="Liberation Serif" w:eastAsia="DejaVu Sans" w:cs="DejaVu Sans"/>
          <w:color w:val="000000"/>
          <w:sz w:val="20"/>
          <w:szCs w:val="20"/>
          <w:lang w:val="en-US" w:eastAsia="en-US" w:bidi="en-US"/>
        </w:rPr>
        <w:t>Thương thảo 17/10 – 18.3: phạt 0,1%/01 ngày; 7.3c theo câu chữ biên bản. Trần riêng phạt tiến độ 08% (theo PH) nằm trong tổng 10%.</w:t>
      </w:r>
    </w:p>
  </w:comment>
  <w:comment w:id="37" w:author="VNCN E&amp;C - Thương thảo 17/10" w:date="2026-10-19T03:50:42Z" w:initials="TT">
    <w:p>
      <w:pPr>
        <w:overflowPunct w:val="false"/>
        <w:rPr/>
      </w:pPr>
      <w:r>
        <w:rPr>
          <w:rFonts w:ascii="Liberation Serif" w:hAnsi="Liberation Serif" w:eastAsia="DejaVu Sans" w:cs="DejaVu Sans"/>
          <w:color w:val="000000"/>
          <w:sz w:val="20"/>
          <w:szCs w:val="20"/>
          <w:lang w:val="en-US" w:eastAsia="en-US" w:bidi="en-US"/>
        </w:rPr>
        <w:t>Gom quyền Bên A tự thực hiện/thuê đơn vị khác (trước đây lặp ở 6.3b, 8.2, 12.2.5, 12.2.8, 12.2.11, 12.2.12) về 18.4. 18.6 đánh lại 18.5 (PH đã bỏ 18.5 cũ); 17.2d(viii) gộp vào 18.5b.</w:t>
      </w:r>
    </w:p>
  </w:comment>
  <w:comment w:id="38" w:author="VNCN E&amp;C - Thương thảo 17/10" w:date="2026-10-19T03:50:42Z" w:initials="TT">
    <w:p>
      <w:pPr>
        <w:overflowPunct w:val="false"/>
        <w:rPr/>
      </w:pPr>
      <w:r>
        <w:rPr>
          <w:rFonts w:ascii="Liberation Serif" w:hAnsi="Liberation Serif" w:eastAsia="DejaVu Sans" w:cs="DejaVu Sans"/>
          <w:color w:val="000000"/>
          <w:sz w:val="20"/>
          <w:szCs w:val="20"/>
          <w:lang w:val="en-US" w:eastAsia="en-US" w:bidi="en-US"/>
        </w:rPr>
        <w:t>CẦN XÁC NHẬN: bảo lãnh thanh toán 15% do Bên A cấp – biên bản 17/10 không nhắc tới nên tạm theo PH. Đây là nghĩa vụ tài chính lớn của Bên A (≈32 tỷ đồng); Biên bản thương thảo trước đó không đồng ý. Câu chữ của PH còn chép nhầm mẫu bảo lãnh của Bên B (“ngân hàng được Bên A chấp thuận”, “mẫu Biểu 06”).</w:t>
      </w:r>
    </w:p>
  </w:comment>
  <w:comment w:id="39" w:author="Ban Kinh tế &amp; Quản lý Hợp đồng" w:date="2026-10-15T18:50:00Z" w:initials="BKt&amp;QlHđ">
    <w:p>
      <w:pPr>
        <w:overflowPunct w:val="true"/>
        <w:rPr/>
      </w:pPr>
      <w:r>
        <w:rPr>
          <w:rFonts w:ascii="Liberation Serif" w:hAnsi="Liberation Serif" w:eastAsia="DejaVu Sans" w:cs="DejaVu Sans"/>
          <w:sz w:val="24"/>
          <w:lang w:val="en-US" w:eastAsia="en-US" w:bidi="en-US"/>
        </w:rPr>
        <w:t>ĐỀ XUẤT THEO BẢNG EXCEL RIÊNG</w:t>
      </w:r>
    </w:p>
  </w:comment>
  <w:comment w:id="40" w:author="VNCN E&amp;C - Đề xuất theo FIDIC" w:date="2026-10-19T03:56:03Z" w:initials="FD">
    <w:p w14:paraId="3D5B80AB" w14:textId="77777777">
      <w:r>
        <w:rPr>
          <w:rStyle w:val="CommentReference"/>
        </w:rPr>
        <w:annotationRef/>
      </w:r>
      <w:r>
        <w:rPr>
          <w:color w:val="000000"/>
          <w:sz w:val="20"/>
          <w:szCs w:val="20"/>
        </w:rPr>
        <w:t xml:space="preserve">FIDIC 4.4: nhà thầu không được giao lại một phần công việc khi chưa có chấp thuận (trừ nhà cung cấp vật tư). Phù hợp quy định về nhà thầu phụ trong pháp luật hợp đồng xây dựng.</w:t>
      </w:r>
    </w:p>
  </w:comment>
  <w:comment w:id="41" w:author="VNCN E&amp;C - Đề xuất theo FIDIC" w:date="2026-10-19T03:56:04Z" w:initials="FD">
    <w:p w14:paraId="190A8B47" w14:textId="77777777">
      <w:r>
        <w:rPr>
          <w:rStyle w:val="CommentReference"/>
        </w:rPr>
        <w:annotationRef/>
      </w:r>
      <w:r>
        <w:rPr>
          <w:color w:val="000000"/>
          <w:sz w:val="20"/>
          <w:szCs w:val="20"/>
        </w:rPr>
        <w:t xml:space="preserve">FIDIC 8.1: ngày khởi công do bên giao thầu thông báo trước tối thiểu 07 ngày; FIDIC 2.1: quyền tiếp cận công trường theo giai đoạn phù hợp tiến độ. Bỏ điều kiện “bàn giao toàn bộ mặt bằng” vì mâu thuẫn với việc bàn giao hố đào theo giai đoạn (4.1.2(iv), 11.2) và có thể làm ngày bắt đầu treo vô thời hạn.</w:t>
      </w:r>
    </w:p>
  </w:comment>
  <w:comment w:id="42" w:author="VNCN E&amp;C - Đề xuất theo FIDIC" w:date="2026-10-19T03:56:04Z" w:initials="FD">
    <w:p w14:paraId="22CCFFFB" w14:textId="77777777">
      <w:r>
        <w:rPr>
          <w:rStyle w:val="CommentReference"/>
        </w:rPr>
        <w:annotationRef/>
      </w:r>
      <w:r>
        <w:rPr>
          <w:color w:val="000000"/>
          <w:sz w:val="20"/>
          <w:szCs w:val="20"/>
        </w:rPr>
        <w:t xml:space="preserve">FIDIC 11.1, 11.4: nhà thầu sửa sai sót trong thời hạn hợp lý, nếu không bên giao thầu được tự sửa và thu chi phí. 03 ngày để khớp cam kết của Bên A với Chủ đầu tư.</w:t>
      </w:r>
    </w:p>
  </w:comment>
  <w:comment w:id="43" w:author="VNCN E&amp;C - Đề xuất theo FIDIC" w:date="2026-10-19T03:56:04Z" w:initials="FD">
    <w:p w14:paraId="4CD7120D" w14:textId="77777777">
      <w:r>
        <w:rPr>
          <w:rStyle w:val="CommentReference"/>
        </w:rPr>
        <w:annotationRef/>
      </w:r>
      <w:r>
        <w:rPr>
          <w:color w:val="000000"/>
          <w:sz w:val="20"/>
          <w:szCs w:val="20"/>
        </w:rPr>
        <w:t xml:space="preserve">FIDIC 13.8 (2017: 13.7): điều chỉnh giá theo chỉ số được công bố, có ngưỡng; pháp luật về hợp đồng xây dựng phân biệt đơn giá cố định và đơn giá điều chỉnh nên 9.1 phải ghi rõ thép, bê tông là đơn giá điều chỉnh. Dùng chỉ số Sở Xây dựng thay cho báo giá nhà cung cấp do Bên B chọn; ngưỡng ±10%; không điều chỉnh tăng cho phần chậm do lỗi Bên B; trần theo mức CĐT chấp thuận.</w:t>
      </w:r>
    </w:p>
  </w:comment>
  <w:comment w:id="44" w:author="VNCN E&amp;C - Đề xuất theo FIDIC" w:date="2026-10-19T03:56:04Z" w:initials="FD">
    <w:p w14:paraId="6DEC5EF3" w14:textId="77777777">
      <w:r>
        <w:rPr>
          <w:rStyle w:val="CommentReference"/>
        </w:rPr>
        <w:annotationRef/>
      </w:r>
      <w:r>
        <w:rPr>
          <w:color w:val="000000"/>
          <w:sz w:val="20"/>
          <w:szCs w:val="20"/>
        </w:rPr>
        <w:t xml:space="preserve">FIDIC 8.4 (2017: 8.5): chỉ gia hạn theo ảnh hưởng thực tế đến thời hạn hoàn thành; thời tiết chỉ khi “bất lợi bất thường”. FIDIC 20.1 (2017: 20.2): thông báo trong 28 ngày, quá hạn mất quyền (đề xuất 14 ngày). Bỏ “chậm phê duyệt đơn giá phát sinh” (đã có cơ chế đơn giá tạm tính tại 15.4) và “các trường hợp khác”; chậm thanh toán chỉ được gia hạn khi Bên B thực tế tạm dừng (FIDIC 16.1).</w:t>
      </w:r>
    </w:p>
  </w:comment>
  <w:comment w:id="45" w:author="VNCN E&amp;C - Đề xuất theo FIDIC" w:date="2026-10-19T03:56:04Z" w:initials="FD">
    <w:p w14:paraId="45142EB0" w14:textId="77777777">
      <w:r>
        <w:rPr>
          <w:rStyle w:val="CommentReference"/>
        </w:rPr>
        <w:annotationRef/>
      </w:r>
      <w:r>
        <w:rPr>
          <w:color w:val="000000"/>
          <w:sz w:val="20"/>
          <w:szCs w:val="20"/>
        </w:rPr>
        <w:t xml:space="preserve">FIDIC 2017 3.7: quá hạn không có ý kiến thì coi như chưa chấp thuận (deemed rejection), ngược với cơ chế “im lặng là chấp thuận” của PH; Điều 393 BLDS. FIDIC 13.3, 12.3: nhà thầu phải thực hiện thay đổi theo chỉ thị, thanh toán tạm theo đơn giá tạm tính khi chưa thống nhất. FIDIC 4.1: biện pháp, công trình tạm thuộc trách nhiệm nhà thầu – thay đổi do nhà thầu tự chọn không phải phát sinh.</w:t>
      </w:r>
    </w:p>
  </w:comment>
  <w:comment w:id="46" w:author="VNCN E&amp;C - Đề xuất theo FIDIC" w:date="2026-10-19T03:56:05Z" w:initials="FD">
    <w:p w14:paraId="2920294C" w14:textId="77777777">
      <w:r>
        <w:rPr>
          <w:rStyle w:val="CommentReference"/>
        </w:rPr>
        <w:annotationRef/>
      </w:r>
      <w:r>
        <w:rPr>
          <w:color w:val="000000"/>
          <w:sz w:val="20"/>
          <w:szCs w:val="20"/>
        </w:rPr>
        <w:t xml:space="preserve">FIDIC 14.6: thời hạn xác nhận thanh toán 28 ngày kể từ khi nhận hồ sơ; FIDIC 16.1: nhà thầu chỉ được tạm dừng sau khi thông báo trước (21 ngày). Bỏ ngoại lệ “không cần báo trước khi Bên A chậm thanh toán”.</w:t>
      </w:r>
    </w:p>
  </w:comment>
  <w:comment w:id="47" w:author="VNCN E&amp;C - Đề xuất theo FIDIC" w:date="2026-10-19T03:56:05Z" w:initials="FD">
    <w:p w14:paraId="65A1D105" w14:textId="77777777">
      <w:r>
        <w:rPr>
          <w:rStyle w:val="CommentReference"/>
        </w:rPr>
        <w:annotationRef/>
      </w:r>
      <w:r>
        <w:rPr>
          <w:color w:val="000000"/>
          <w:sz w:val="20"/>
          <w:szCs w:val="20"/>
        </w:rPr>
        <w:t xml:space="preserve">FIDIC 15.5: bên giao thầu được chấm dứt hợp đồng vì sự thuận tiện, thanh toán phần đã thực hiện và chi phí giải thể. Bảo vệ Bên A trước rủi ro từ Chủ đầu tư.</w:t>
      </w:r>
    </w:p>
  </w:comment>
  <w:comment w:id="48" w:author="VNCN E&amp;C - Đề xuất theo FIDIC" w:date="2026-10-19T03:56:05Z" w:initials="FD">
    <w:p w14:paraId="6D690E37" w14:textId="77777777">
      <w:r>
        <w:rPr>
          <w:rStyle w:val="CommentReference"/>
        </w:rPr>
        <w:annotationRef/>
      </w:r>
      <w:r>
        <w:rPr>
          <w:color w:val="000000"/>
          <w:sz w:val="20"/>
          <w:szCs w:val="20"/>
        </w:rPr>
        <w:t xml:space="preserve">FIDIC 15.1, 15.2: không khắc phục theo “thông báo khắc phục” là căn cứ chấm dứt – thay thế điều khoản bao trùm đã bị bỏ, khách quan hơn căn cứ “nhắc nhở lần thứ ba”.</w:t>
      </w:r>
    </w:p>
  </w:comment>
  <w:comment w:id="49" w:author="VNCN E&amp;C - Đề xuất theo FIDIC" w:date="2026-10-19T03:56:05Z" w:initials="FD">
    <w:p w14:paraId="43106E6E" w14:textId="77777777">
      <w:r>
        <w:rPr>
          <w:rStyle w:val="CommentReference"/>
        </w:rPr>
        <w:annotationRef/>
      </w:r>
      <w:r>
        <w:rPr>
          <w:color w:val="000000"/>
          <w:sz w:val="20"/>
          <w:szCs w:val="20"/>
        </w:rPr>
        <w:t xml:space="preserve">FIDIC 8.11 (2017: 8.12): chỉ được chấm dứt khi tạm dừng kéo dài quá 84 ngày. 60 ngày cho chậm thanh toán đã tốt hơn FIDIC (42 ngày) cho Bên A – giữ nguyên.</w:t>
      </w:r>
    </w:p>
  </w:comment>
  <w:comment w:id="50" w:author="VNCN E&amp;C - Đề xuất theo FIDIC" w:date="2026-10-19T03:56:05Z" w:initials="FD">
    <w:p w14:paraId="32386492" w14:textId="77777777">
      <w:r>
        <w:rPr>
          <w:rStyle w:val="CommentReference"/>
        </w:rPr>
        <w:annotationRef/>
      </w:r>
      <w:r>
        <w:rPr>
          <w:color w:val="000000"/>
          <w:sz w:val="20"/>
          <w:szCs w:val="20"/>
        </w:rPr>
        <w:t xml:space="preserve">FIDIC 8.7 (2017: 8.8): bồi thường chậm tiến độ có trần nhưng không loại trừ quyền chấm dứt. Điều 302, 307 Luật Thương mại: bồi thường thiệt hại thực tế không bị giới hạn bởi trần phạt – bổ sung câu bảo vệ trong trường hợp trần 10% bị xem xét lại.</w:t>
      </w:r>
    </w:p>
  </w:comment>
  <w:comment w:id="51" w:author="VNCN E&amp;C - Đề xuất theo FIDIC" w:date="2026-10-19T03:56:05Z" w:initials="FD">
    <w:p w14:paraId="0821510B" w14:textId="77777777">
      <w:r>
        <w:rPr>
          <w:rStyle w:val="CommentReference"/>
        </w:rPr>
        <w:annotationRef/>
      </w:r>
      <w:r>
        <w:rPr>
          <w:color w:val="000000"/>
          <w:sz w:val="20"/>
          <w:szCs w:val="20"/>
        </w:rPr>
        <w:t xml:space="preserve">Hợp đồng không quy định lãi không có nghĩa là không phải trả lãi: theo Điều 357, 468 BLDS và Điều 306 Luật Thương mại, chậm trả tiền vẫn phải trả lãi theo mức luật định (thường cao hơn lãi tiền gửi). FIDIC 14.8 cũng có lãi chậm thanh toán. Chủ động thỏa thuận mức thấp, có điều kiện loại trừ, có lợi hơn cho Bên A.</w:t>
      </w:r>
    </w:p>
  </w:comment>
  <w:comment w:id="52" w:author="VNCN E&amp;C - Đề xuất theo FIDIC" w:date="2026-10-19T03:56:06Z" w:initials="FD">
    <w:p w14:paraId="4D441191" w14:textId="77777777">
      <w:r>
        <w:rPr>
          <w:rStyle w:val="CommentReference"/>
        </w:rPr>
        <w:annotationRef/>
      </w:r>
      <w:r>
        <w:rPr>
          <w:color w:val="000000"/>
          <w:sz w:val="20"/>
          <w:szCs w:val="20"/>
        </w:rPr>
        <w:t xml:space="preserve">FIDIC 2.4: bên giao thầu chỉ có nghĩa vụ cung cấp bằng chứng hợp lý về bố trí tài chính, không phải bảo lãnh ngân hàng. Thay thế bảo lãnh thanh toán 15% (~32 tỷ đồng). Phương án lùi nếu PH bắt buộc bảo lãnh: giá trị không quá một kỳ thanh toán bình quân, phát hành sau khi Bên B nộp bảo lãnh thực hiện và hoàn thành huy động, giảm dần theo giá trị đã thanh toán.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D5B80AB" w15:done="0"/>
  <w15:commentEx w15:paraId="190A8B47" w15:done="0"/>
  <w15:commentEx w15:paraId="22CCFFFB" w15:done="0"/>
  <w15:commentEx w15:paraId="4CD7120D" w15:done="0"/>
  <w15:commentEx w15:paraId="6DEC5EF3" w15:done="0"/>
  <w15:commentEx w15:paraId="45142EB0" w15:done="0"/>
  <w15:commentEx w15:paraId="2920294C" w15:done="0"/>
  <w15:commentEx w15:paraId="65A1D105" w15:done="0"/>
  <w15:commentEx w15:paraId="6D690E37" w15:done="0"/>
  <w15:commentEx w15:paraId="43106E6E" w15:done="0"/>
  <w15:commentEx w15:paraId="32386492" w15:done="0"/>
  <w15:commentEx w15:paraId="0821510B" w15:done="0"/>
  <w15:commentEx w15:paraId="4D44119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3B656790" w16cex:dateUtc="2026-10-19T03:56:03Z"/>
  <w16cex:commentExtensible w16cex:durableId="02A50B36" w16cex:dateUtc="2026-10-19T03:56:04Z"/>
  <w16cex:commentExtensible w16cex:durableId="76C8D680" w16cex:dateUtc="2026-10-19T03:56:04Z"/>
  <w16cex:commentExtensible w16cex:durableId="3F60887E" w16cex:dateUtc="2026-10-19T03:56:04Z"/>
  <w16cex:commentExtensible w16cex:durableId="31B3C13A" w16cex:dateUtc="2026-10-19T03:56:04Z"/>
  <w16cex:commentExtensible w16cex:durableId="1FDA8AE0" w16cex:dateUtc="2026-10-19T03:56:04Z"/>
  <w16cex:commentExtensible w16cex:durableId="4267E6F0" w16cex:dateUtc="2026-10-19T03:56:05Z"/>
  <w16cex:commentExtensible w16cex:durableId="635AEFE3" w16cex:dateUtc="2026-10-19T03:56:05Z"/>
  <w16cex:commentExtensible w16cex:durableId="46401105" w16cex:dateUtc="2026-10-19T03:56:05Z"/>
  <w16cex:commentExtensible w16cex:durableId="5478072C" w16cex:dateUtc="2026-10-19T03:56:05Z"/>
  <w16cex:commentExtensible w16cex:durableId="0F0D92AC" w16cex:dateUtc="2026-10-19T03:56:05Z"/>
  <w16cex:commentExtensible w16cex:durableId="5D40246D" w16cex:dateUtc="2026-10-19T03:56:05Z"/>
  <w16cex:commentExtensible w16cex:durableId="3E7F2FA0" w16cex:dateUtc="2026-10-19T03:56:06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D5B80AB" w16cid:durableId="3B656790"/>
  <w16cid:commentId w16cid:paraId="190A8B47" w16cid:durableId="02A50B36"/>
  <w16cid:commentId w16cid:paraId="22CCFFFB" w16cid:durableId="76C8D680"/>
  <w16cid:commentId w16cid:paraId="4CD7120D" w16cid:durableId="3F60887E"/>
  <w16cid:commentId w16cid:paraId="6DEC5EF3" w16cid:durableId="31B3C13A"/>
  <w16cid:commentId w16cid:paraId="45142EB0" w16cid:durableId="1FDA8AE0"/>
  <w16cid:commentId w16cid:paraId="2920294C" w16cid:durableId="4267E6F0"/>
  <w16cid:commentId w16cid:paraId="65A1D105" w16cid:durableId="635AEFE3"/>
  <w16cid:commentId w16cid:paraId="6D690E37" w16cid:durableId="46401105"/>
  <w16cid:commentId w16cid:paraId="43106E6E" w16cid:durableId="5478072C"/>
  <w16cid:commentId w16cid:paraId="32386492" w16cid:durableId="0F0D92AC"/>
  <w16cid:commentId w16cid:paraId="0821510B" w16cid:durableId="5D40246D"/>
  <w16cid:commentId w16cid:paraId="4D441191" w16cid:durableId="3E7F2FA0"/>
</w16cid:commentsId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VnTime">
    <w:charset w:val="01"/>
    <w:family w:val="roman"/>
    <w:pitch w:val="variable"/>
  </w:font>
  <w:font w:name=".VnArialH">
    <w:charset w:val="01"/>
    <w:family w:val="roman"/>
    <w:pitch w:val="variable"/>
  </w:font>
  <w:font w:name="Cambria">
    <w:charset w:val="01"/>
    <w:family w:val="roman"/>
    <w:pitch w:val="variable"/>
  </w:font>
  <w:font w:name="Arial">
    <w:charset w:val="01"/>
    <w:family w:val="roman"/>
    <w:pitch w:val="variable"/>
  </w:font>
  <w:font w:name="Times New Roman">
    <w:charset w:val="01"/>
    <w:family w:val="roman"/>
    <w:pitch w:val="variable"/>
  </w:font>
  <w:font w:name="Tahoma">
    <w:charset w:val="01"/>
    <w:family w:val="roman"/>
    <w:pitch w:val="variable"/>
  </w:font>
  <w:font w:name=".VnArial">
    <w:charset w:val="01"/>
    <w:family w:val="roman"/>
    <w:pitch w:val="variable"/>
  </w:font>
  <w:font w:name="Courier New">
    <w:charset w:val="01"/>
    <w:family w:val="roman"/>
    <w:pitch w:val="variable"/>
  </w:font>
  <w:font w:name="Arial Narrow">
    <w:charset w:val="01"/>
    <w:family w:val="roman"/>
    <w:pitch w:val="variable"/>
  </w:font>
  <w:font w:name="Malgun Gothic">
    <w:charset w:val="01"/>
    <w:family w:val="roman"/>
    <w:pitch w:val="variable"/>
  </w:font>
  <w:font w:name="Arial Unicode MS">
    <w:charset w:val="01"/>
    <w:family w:val="roman"/>
    <w:pitch w:val="variable"/>
  </w:font>
  <w:font w:name="Arial Bold">
    <w:charset w:val="01"/>
    <w:family w:val="roman"/>
    <w:pitch w:val="variable"/>
  </w:font>
  <w:font w:name=".VnTimeH">
    <w:charset w:val="01"/>
    <w:family w:val="roman"/>
    <w:pitch w:val="variable"/>
  </w:font>
  <w:font w:name="Calibri Light">
    <w:charset w:val="01"/>
    <w:family w:val="roman"/>
    <w:pitch w:val="variable"/>
  </w:font>
  <w:font w:name="Monotype Sorts">
    <w:charset w:val="02"/>
    <w:family w:val="auto"/>
    <w:pitch w:val="default"/>
  </w:font>
  <w:font w:name="Wingdings">
    <w:charset w:val="02"/>
    <w:family w:val="auto"/>
    <w:pitch w:val="default"/>
  </w:font>
  <w:font w:name="Courier New">
    <w:charset w:val="01"/>
    <w:family w:val="modern"/>
    <w:pitch w:val="fixed"/>
  </w:font>
  <w:font w:name="Symbol">
    <w:charset w:val="02"/>
    <w:family w:val="auto"/>
    <w:pitch w:val="default"/>
  </w:font>
  <w:font w:name="Times New Roman">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sz w:val="24"/>
      </w:rPr>
    </w:pPr>
    <w:r>
      <w:rPr>
        <w:rFonts w:ascii="Times New Roman" w:hAnsi="Times New Roman"/>
        <w:sz w:val="24"/>
      </w:rPr>
      <w:fldChar w:fldCharType="begin"/>
    </w:r>
    <w:r>
      <w:rPr>
        <w:sz w:val="24"/>
        <w:rFonts w:ascii="Times New Roman" w:hAnsi="Times New Roman"/>
      </w:rPr>
      <w:instrText xml:space="preserve"> PAGE </w:instrText>
    </w:r>
    <w:r>
      <w:rPr>
        <w:sz w:val="24"/>
        <w:rFonts w:ascii="Times New Roman" w:hAnsi="Times New Roman"/>
      </w:rPr>
      <w:fldChar w:fldCharType="separate"/>
    </w:r>
    <w:r>
      <w:rPr>
        <w:sz w:val="24"/>
        <w:rFonts w:ascii="Times New Roman" w:hAnsi="Times New Roman"/>
      </w:rPr>
      <w:t>57</w:t>
    </w:r>
    <w:r>
      <w:rPr>
        <w:sz w:val="24"/>
        <w:rFonts w:ascii="Times New Roman" w:hAnsi="Times New Roman"/>
      </w:rPr>
      <w:fldChar w:fldCharType="end"/>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sz w:val="24"/>
      </w:rPr>
    </w:pPr>
    <w:r>
      <w:rPr>
        <w:rFonts w:ascii="Times New Roman" w:hAnsi="Times New Roman"/>
        <w:sz w:val="24"/>
      </w:rPr>
      <w:fldChar w:fldCharType="begin"/>
    </w:r>
    <w:r>
      <w:rPr>
        <w:sz w:val="24"/>
        <w:rFonts w:ascii="Times New Roman" w:hAnsi="Times New Roman"/>
      </w:rPr>
      <w:instrText xml:space="preserve"> PAGE </w:instrText>
    </w:r>
    <w:r>
      <w:rPr>
        <w:sz w:val="24"/>
        <w:rFonts w:ascii="Times New Roman" w:hAnsi="Times New Roman"/>
      </w:rPr>
      <w:fldChar w:fldCharType="separate"/>
    </w:r>
    <w:r>
      <w:rPr>
        <w:sz w:val="24"/>
        <w:rFonts w:ascii="Times New Roman" w:hAnsi="Times New Roman"/>
      </w:rPr>
      <w:t>57</w:t>
    </w:r>
    <w:r>
      <w:rPr>
        <w:sz w:val="24"/>
        <w:rFonts w:ascii="Times New Roman" w:hAnsi="Times New Roman"/>
      </w:rPr>
      <w:fldChar w:fldCharType="end"/>
    </w:r>
  </w:p>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sz w:val="24"/>
      </w:rPr>
    </w:pPr>
    <w:r>
      <w:rPr>
        <w:rFonts w:ascii="Times New Roman" w:hAnsi="Times New Roman"/>
        <w:sz w:val="24"/>
      </w:rPr>
      <w:fldChar w:fldCharType="begin"/>
    </w:r>
    <w:r>
      <w:rPr>
        <w:sz w:val="24"/>
        <w:rFonts w:ascii="Times New Roman" w:hAnsi="Times New Roman"/>
      </w:rPr>
      <w:instrText xml:space="preserve"> PAGE </w:instrText>
    </w:r>
    <w:r>
      <w:rPr>
        <w:sz w:val="24"/>
        <w:rFonts w:ascii="Times New Roman" w:hAnsi="Times New Roman"/>
      </w:rPr>
      <w:fldChar w:fldCharType="separate"/>
    </w:r>
    <w:r>
      <w:rPr>
        <w:sz w:val="24"/>
        <w:rFonts w:ascii="Times New Roman" w:hAnsi="Times New Roman"/>
      </w:rPr>
      <w:t>59</w:t>
    </w:r>
    <w:r>
      <w:rPr>
        <w:sz w:val="24"/>
        <w:rFonts w:ascii="Times New Roman" w:hAnsi="Times New Roman"/>
      </w:rPr>
      <w:fldChar w:fldCharType="end"/>
    </w:r>
  </w:p>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0" w:hanging="0"/>
      </w:pPr>
      <w:rPr>
        <w:rFonts w:ascii="Monotype Sorts" w:hAnsi="Monotype Sorts" w:cs="Monotype Sorts"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lowerLetter"/>
      <w:lvlText w:val="%1)"/>
      <w:lvlJc w:val="left"/>
      <w:pPr>
        <w:tabs>
          <w:tab w:val="num" w:pos="0"/>
        </w:tabs>
        <w:ind w:left="1350" w:hanging="360"/>
      </w:pPr>
      <w:rPr>
        <w:rFonts w:ascii="Times New Roman" w:hAnsi="Times New Roman" w:eastAsia="Calibri" w:cs="Times New Roman"/>
      </w:rPr>
    </w:lvl>
    <w:lvl w:ilvl="1">
      <w:start w:val="1"/>
      <w:numFmt w:val="lowerLetter"/>
      <w:lvlText w:val="%2."/>
      <w:lvlJc w:val="left"/>
      <w:pPr>
        <w:tabs>
          <w:tab w:val="num" w:pos="0"/>
        </w:tabs>
        <w:ind w:left="2070" w:hanging="360"/>
      </w:pPr>
      <w:rPr/>
    </w:lvl>
    <w:lvl w:ilvl="2">
      <w:start w:val="1"/>
      <w:numFmt w:val="lowerRoman"/>
      <w:lvlText w:val="%3."/>
      <w:lvlJc w:val="right"/>
      <w:pPr>
        <w:tabs>
          <w:tab w:val="num" w:pos="0"/>
        </w:tabs>
        <w:ind w:left="2790" w:hanging="180"/>
      </w:pPr>
      <w:rPr/>
    </w:lvl>
    <w:lvl w:ilvl="3">
      <w:start w:val="1"/>
      <w:numFmt w:val="decimal"/>
      <w:lvlText w:val="%4."/>
      <w:lvlJc w:val="left"/>
      <w:pPr>
        <w:tabs>
          <w:tab w:val="num" w:pos="0"/>
        </w:tabs>
        <w:ind w:left="3510" w:hanging="360"/>
      </w:pPr>
      <w:rPr/>
    </w:lvl>
    <w:lvl w:ilvl="4">
      <w:start w:val="1"/>
      <w:numFmt w:val="lowerLetter"/>
      <w:lvlText w:val="%5."/>
      <w:lvlJc w:val="left"/>
      <w:pPr>
        <w:tabs>
          <w:tab w:val="num" w:pos="0"/>
        </w:tabs>
        <w:ind w:left="4230" w:hanging="360"/>
      </w:pPr>
      <w:rPr/>
    </w:lvl>
    <w:lvl w:ilvl="5">
      <w:start w:val="1"/>
      <w:numFmt w:val="lowerRoman"/>
      <w:lvlText w:val="%6."/>
      <w:lvlJc w:val="right"/>
      <w:pPr>
        <w:tabs>
          <w:tab w:val="num" w:pos="0"/>
        </w:tabs>
        <w:ind w:left="4950" w:hanging="180"/>
      </w:pPr>
      <w:rPr/>
    </w:lvl>
    <w:lvl w:ilvl="6">
      <w:start w:val="1"/>
      <w:numFmt w:val="decimal"/>
      <w:lvlText w:val="%7."/>
      <w:lvlJc w:val="left"/>
      <w:pPr>
        <w:tabs>
          <w:tab w:val="num" w:pos="0"/>
        </w:tabs>
        <w:ind w:left="5670" w:hanging="360"/>
      </w:pPr>
      <w:rPr/>
    </w:lvl>
    <w:lvl w:ilvl="7">
      <w:start w:val="1"/>
      <w:numFmt w:val="lowerLetter"/>
      <w:lvlText w:val="%8."/>
      <w:lvlJc w:val="left"/>
      <w:pPr>
        <w:tabs>
          <w:tab w:val="num" w:pos="0"/>
        </w:tabs>
        <w:ind w:left="6390" w:hanging="360"/>
      </w:pPr>
      <w:rPr/>
    </w:lvl>
    <w:lvl w:ilvl="8">
      <w:start w:val="1"/>
      <w:numFmt w:val="lowerRoman"/>
      <w:lvlText w:val="%9."/>
      <w:lvlJc w:val="right"/>
      <w:pPr>
        <w:tabs>
          <w:tab w:val="num" w:pos="0"/>
        </w:tabs>
        <w:ind w:left="7110" w:hanging="180"/>
      </w:pPr>
      <w:rPr/>
    </w:lvl>
  </w:abstractNum>
  <w:abstractNum w:abstractNumId="3">
    <w:lvl w:ilvl="0">
      <w:start w:val="1"/>
      <w:numFmt w:val="lowerLetter"/>
      <w:lvlText w:val="%1)"/>
      <w:lvlJc w:val="left"/>
      <w:pPr>
        <w:tabs>
          <w:tab w:val="num" w:pos="0"/>
        </w:tabs>
        <w:ind w:left="720" w:hanging="360"/>
      </w:pPr>
      <w:rPr>
        <w:dstrike w:val="false"/>
        <w:strike w:val="false"/>
        <w:rFonts w:ascii="Times New Roman" w:hAnsi="Times New Roman" w:eastAsia="Calibri" w:cs="Times New Roman"/>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lowerLetter"/>
      <w:lvlText w:val="%1)"/>
      <w:lvlJc w:val="left"/>
      <w:pPr>
        <w:tabs>
          <w:tab w:val="num" w:pos="0"/>
        </w:tabs>
        <w:ind w:left="720" w:hanging="360"/>
      </w:pPr>
      <w:rPr>
        <w:dstrike w:val="false"/>
        <w:strike w:val="false"/>
        <w:rFonts w:ascii="Times New Roman" w:hAnsi="Times New Roman" w:eastAsia="Calibri" w:cs="Times New Roman"/>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lowerLetter"/>
      <w:lvlText w:val="%1)"/>
      <w:lvlJc w:val="left"/>
      <w:pPr>
        <w:tabs>
          <w:tab w:val="num" w:pos="0"/>
        </w:tabs>
        <w:ind w:left="720" w:hanging="360"/>
      </w:pPr>
      <w:rPr>
        <w:rFonts w:ascii="Times New Roman" w:hAnsi="Times New Roman" w:eastAsia="Calibri" w:cs="Times New Roman"/>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start w:val="3"/>
      <w:numFmt w:val="decimal"/>
      <w:lvlText w:val="%1"/>
      <w:lvlJc w:val="left"/>
      <w:pPr>
        <w:tabs>
          <w:tab w:val="num" w:pos="0"/>
        </w:tabs>
        <w:ind w:left="600" w:hanging="600"/>
      </w:pPr>
      <w:rPr/>
    </w:lvl>
    <w:lvl w:ilvl="1">
      <w:start w:val="11"/>
      <w:numFmt w:val="decimal"/>
      <w:lvlText w:val="%1.%2"/>
      <w:lvlJc w:val="left"/>
      <w:pPr>
        <w:tabs>
          <w:tab w:val="num" w:pos="0"/>
        </w:tabs>
        <w:ind w:left="954" w:hanging="600"/>
      </w:pPr>
      <w:rPr/>
    </w:lvl>
    <w:lvl w:ilvl="2">
      <w:start w:val="1"/>
      <w:numFmt w:val="lowerLetter"/>
      <w:lvlText w:val="%3)"/>
      <w:lvlJc w:val="left"/>
      <w:pPr>
        <w:tabs>
          <w:tab w:val="num" w:pos="0"/>
        </w:tabs>
        <w:ind w:left="1428" w:hanging="720"/>
      </w:pPr>
      <w:rPr>
        <w:rFonts w:ascii="Times New Roman" w:hAnsi="Times New Roman" w:eastAsia="Calibri" w:cs="Times New Roman"/>
      </w:rPr>
    </w:lvl>
    <w:lvl w:ilvl="3">
      <w:start w:val="1"/>
      <w:numFmt w:val="decimal"/>
      <w:lvlText w:val="%1.%2.%3.%4"/>
      <w:lvlJc w:val="left"/>
      <w:pPr>
        <w:tabs>
          <w:tab w:val="num" w:pos="0"/>
        </w:tabs>
        <w:ind w:left="1782" w:hanging="720"/>
      </w:pPr>
      <w:rPr/>
    </w:lvl>
    <w:lvl w:ilvl="4">
      <w:start w:val="1"/>
      <w:numFmt w:val="decimal"/>
      <w:lvlText w:val="%1.%2.%3.%4.%5"/>
      <w:lvlJc w:val="left"/>
      <w:pPr>
        <w:tabs>
          <w:tab w:val="num" w:pos="0"/>
        </w:tabs>
        <w:ind w:left="2496" w:hanging="1080"/>
      </w:pPr>
      <w:rPr/>
    </w:lvl>
    <w:lvl w:ilvl="5">
      <w:start w:val="1"/>
      <w:numFmt w:val="decimal"/>
      <w:lvlText w:val="%1.%2.%3.%4.%5.%6"/>
      <w:lvlJc w:val="left"/>
      <w:pPr>
        <w:tabs>
          <w:tab w:val="num" w:pos="0"/>
        </w:tabs>
        <w:ind w:left="2850" w:hanging="1080"/>
      </w:pPr>
      <w:rPr/>
    </w:lvl>
    <w:lvl w:ilvl="6">
      <w:start w:val="1"/>
      <w:numFmt w:val="decimal"/>
      <w:lvlText w:val="%1.%2.%3.%4.%5.%6.%7"/>
      <w:lvlJc w:val="left"/>
      <w:pPr>
        <w:tabs>
          <w:tab w:val="num" w:pos="0"/>
        </w:tabs>
        <w:ind w:left="3564" w:hanging="1440"/>
      </w:pPr>
      <w:rPr/>
    </w:lvl>
    <w:lvl w:ilvl="7">
      <w:start w:val="1"/>
      <w:numFmt w:val="decimal"/>
      <w:lvlText w:val="%1.%2.%3.%4.%5.%6.%7.%8"/>
      <w:lvlJc w:val="left"/>
      <w:pPr>
        <w:tabs>
          <w:tab w:val="num" w:pos="0"/>
        </w:tabs>
        <w:ind w:left="3918" w:hanging="1440"/>
      </w:pPr>
      <w:rPr/>
    </w:lvl>
    <w:lvl w:ilvl="8">
      <w:start w:val="1"/>
      <w:numFmt w:val="decimal"/>
      <w:lvlText w:val="%1.%2.%3.%4.%5.%6.%7.%8.%9"/>
      <w:lvlJc w:val="left"/>
      <w:pPr>
        <w:tabs>
          <w:tab w:val="num" w:pos="0"/>
        </w:tabs>
        <w:ind w:left="4632" w:hanging="1800"/>
      </w:pPr>
      <w:rPr/>
    </w:lvl>
  </w:abstractNum>
  <w:abstractNum w:abstractNumId="7">
    <w:lvl w:ilvl="0">
      <w:start w:val="3"/>
      <w:numFmt w:val="decimal"/>
      <w:lvlText w:val="%1"/>
      <w:lvlJc w:val="left"/>
      <w:pPr>
        <w:tabs>
          <w:tab w:val="num" w:pos="0"/>
        </w:tabs>
        <w:ind w:left="600" w:hanging="600"/>
      </w:pPr>
      <w:rPr/>
    </w:lvl>
    <w:lvl w:ilvl="1">
      <w:start w:val="13"/>
      <w:numFmt w:val="decimal"/>
      <w:lvlText w:val="%1.%2"/>
      <w:lvlJc w:val="left"/>
      <w:pPr>
        <w:tabs>
          <w:tab w:val="num" w:pos="0"/>
        </w:tabs>
        <w:ind w:left="954" w:hanging="600"/>
      </w:pPr>
      <w:rPr/>
    </w:lvl>
    <w:lvl w:ilvl="2">
      <w:start w:val="1"/>
      <w:numFmt w:val="lowerLetter"/>
      <w:lvlText w:val="%3)"/>
      <w:lvlJc w:val="left"/>
      <w:pPr>
        <w:tabs>
          <w:tab w:val="num" w:pos="0"/>
        </w:tabs>
        <w:ind w:left="1428" w:hanging="720"/>
      </w:pPr>
      <w:rPr>
        <w:dstrike w:val="false"/>
        <w:strike w:val="false"/>
        <w:rFonts w:ascii="Times New Roman" w:hAnsi="Times New Roman" w:eastAsia="Calibri" w:cs="Times New Roman"/>
      </w:rPr>
    </w:lvl>
    <w:lvl w:ilvl="3">
      <w:start w:val="1"/>
      <w:numFmt w:val="decimal"/>
      <w:lvlText w:val="%1.%2.%3.%4"/>
      <w:lvlJc w:val="left"/>
      <w:pPr>
        <w:tabs>
          <w:tab w:val="num" w:pos="0"/>
        </w:tabs>
        <w:ind w:left="1782" w:hanging="720"/>
      </w:pPr>
      <w:rPr/>
    </w:lvl>
    <w:lvl w:ilvl="4">
      <w:start w:val="1"/>
      <w:numFmt w:val="decimal"/>
      <w:lvlText w:val="%1.%2.%3.%4.%5"/>
      <w:lvlJc w:val="left"/>
      <w:pPr>
        <w:tabs>
          <w:tab w:val="num" w:pos="0"/>
        </w:tabs>
        <w:ind w:left="2496" w:hanging="1080"/>
      </w:pPr>
      <w:rPr/>
    </w:lvl>
    <w:lvl w:ilvl="5">
      <w:start w:val="1"/>
      <w:numFmt w:val="decimal"/>
      <w:lvlText w:val="%1.%2.%3.%4.%5.%6"/>
      <w:lvlJc w:val="left"/>
      <w:pPr>
        <w:tabs>
          <w:tab w:val="num" w:pos="0"/>
        </w:tabs>
        <w:ind w:left="2850" w:hanging="1080"/>
      </w:pPr>
      <w:rPr/>
    </w:lvl>
    <w:lvl w:ilvl="6">
      <w:start w:val="1"/>
      <w:numFmt w:val="decimal"/>
      <w:lvlText w:val="%1.%2.%3.%4.%5.%6.%7"/>
      <w:lvlJc w:val="left"/>
      <w:pPr>
        <w:tabs>
          <w:tab w:val="num" w:pos="0"/>
        </w:tabs>
        <w:ind w:left="3564" w:hanging="1440"/>
      </w:pPr>
      <w:rPr/>
    </w:lvl>
    <w:lvl w:ilvl="7">
      <w:start w:val="1"/>
      <w:numFmt w:val="decimal"/>
      <w:lvlText w:val="%1.%2.%3.%4.%5.%6.%7.%8"/>
      <w:lvlJc w:val="left"/>
      <w:pPr>
        <w:tabs>
          <w:tab w:val="num" w:pos="0"/>
        </w:tabs>
        <w:ind w:left="3918" w:hanging="1440"/>
      </w:pPr>
      <w:rPr/>
    </w:lvl>
    <w:lvl w:ilvl="8">
      <w:start w:val="1"/>
      <w:numFmt w:val="decimal"/>
      <w:lvlText w:val="%1.%2.%3.%4.%5.%6.%7.%8.%9"/>
      <w:lvlJc w:val="left"/>
      <w:pPr>
        <w:tabs>
          <w:tab w:val="num" w:pos="0"/>
        </w:tabs>
        <w:ind w:left="4632" w:hanging="1800"/>
      </w:pPr>
      <w:rPr/>
    </w:lvl>
  </w:abstractNum>
  <w:abstractNum w:abstractNumId="8">
    <w:lvl w:ilvl="0">
      <w:start w:val="1"/>
      <w:numFmt w:val="lowerLetter"/>
      <w:lvlText w:val="%1)"/>
      <w:lvlJc w:val="left"/>
      <w:pPr>
        <w:tabs>
          <w:tab w:val="num" w:pos="0"/>
        </w:tabs>
        <w:ind w:left="502" w:hanging="360"/>
      </w:pPr>
      <w:rPr>
        <w:dstrike w:val="false"/>
        <w:strike w:val="false"/>
        <w:rFonts w:ascii="Times New Roman" w:hAnsi="Times New Roman" w:eastAsia="Calibri" w:cs="Times New Roman"/>
      </w:rPr>
    </w:lvl>
    <w:lvl w:ilvl="1">
      <w:start w:val="1"/>
      <w:numFmt w:val="lowerLetter"/>
      <w:lvlText w:val="%2."/>
      <w:lvlJc w:val="left"/>
      <w:pPr>
        <w:tabs>
          <w:tab w:val="num" w:pos="0"/>
        </w:tabs>
        <w:ind w:left="1222" w:hanging="360"/>
      </w:pPr>
      <w:rPr/>
    </w:lvl>
    <w:lvl w:ilvl="2">
      <w:start w:val="1"/>
      <w:numFmt w:val="lowerRoman"/>
      <w:lvlText w:val="%3."/>
      <w:lvlJc w:val="right"/>
      <w:pPr>
        <w:tabs>
          <w:tab w:val="num" w:pos="0"/>
        </w:tabs>
        <w:ind w:left="1942" w:hanging="180"/>
      </w:pPr>
      <w:rPr/>
    </w:lvl>
    <w:lvl w:ilvl="3">
      <w:start w:val="1"/>
      <w:numFmt w:val="decimal"/>
      <w:lvlText w:val="%4."/>
      <w:lvlJc w:val="left"/>
      <w:pPr>
        <w:tabs>
          <w:tab w:val="num" w:pos="0"/>
        </w:tabs>
        <w:ind w:left="2662" w:hanging="360"/>
      </w:pPr>
      <w:rPr/>
    </w:lvl>
    <w:lvl w:ilvl="4">
      <w:start w:val="1"/>
      <w:numFmt w:val="lowerLetter"/>
      <w:lvlText w:val="%5."/>
      <w:lvlJc w:val="left"/>
      <w:pPr>
        <w:tabs>
          <w:tab w:val="num" w:pos="0"/>
        </w:tabs>
        <w:ind w:left="3382" w:hanging="360"/>
      </w:pPr>
      <w:rPr/>
    </w:lvl>
    <w:lvl w:ilvl="5">
      <w:start w:val="1"/>
      <w:numFmt w:val="lowerRoman"/>
      <w:lvlText w:val="%6."/>
      <w:lvlJc w:val="right"/>
      <w:pPr>
        <w:tabs>
          <w:tab w:val="num" w:pos="0"/>
        </w:tabs>
        <w:ind w:left="4102" w:hanging="180"/>
      </w:pPr>
      <w:rPr/>
    </w:lvl>
    <w:lvl w:ilvl="6">
      <w:start w:val="1"/>
      <w:numFmt w:val="decimal"/>
      <w:lvlText w:val="%7."/>
      <w:lvlJc w:val="left"/>
      <w:pPr>
        <w:tabs>
          <w:tab w:val="num" w:pos="0"/>
        </w:tabs>
        <w:ind w:left="4822" w:hanging="360"/>
      </w:pPr>
      <w:rPr/>
    </w:lvl>
    <w:lvl w:ilvl="7">
      <w:start w:val="1"/>
      <w:numFmt w:val="lowerLetter"/>
      <w:lvlText w:val="%8."/>
      <w:lvlJc w:val="left"/>
      <w:pPr>
        <w:tabs>
          <w:tab w:val="num" w:pos="0"/>
        </w:tabs>
        <w:ind w:left="5542" w:hanging="360"/>
      </w:pPr>
      <w:rPr/>
    </w:lvl>
    <w:lvl w:ilvl="8">
      <w:start w:val="1"/>
      <w:numFmt w:val="lowerRoman"/>
      <w:lvlText w:val="%9."/>
      <w:lvlJc w:val="right"/>
      <w:pPr>
        <w:tabs>
          <w:tab w:val="num" w:pos="0"/>
        </w:tabs>
        <w:ind w:left="6262" w:hanging="180"/>
      </w:pPr>
      <w:rPr/>
    </w:lvl>
  </w:abstractNum>
  <w:abstractNum w:abstractNumId="9">
    <w:lvl w:ilvl="0">
      <w:start w:val="1"/>
      <w:numFmt w:val="lowerRoman"/>
      <w:lvlText w:val="(%1)"/>
      <w:lvlJc w:val="left"/>
      <w:pPr>
        <w:tabs>
          <w:tab w:val="num" w:pos="0"/>
        </w:tabs>
        <w:ind w:left="644" w:hanging="360"/>
      </w:pPr>
      <w:rPr>
        <w:rFonts w:ascii="Times New Roman" w:hAnsi="Times New Roman" w:eastAsia="Times New Roman" w:cs="Times New Roman"/>
      </w:rPr>
    </w:lvl>
    <w:lvl w:ilvl="1">
      <w:start w:val="1"/>
      <w:numFmt w:val="lowerLetter"/>
      <w:lvlText w:val="%2."/>
      <w:lvlJc w:val="left"/>
      <w:pPr>
        <w:tabs>
          <w:tab w:val="num" w:pos="0"/>
        </w:tabs>
        <w:ind w:left="1364" w:hanging="360"/>
      </w:pPr>
      <w:rPr/>
    </w:lvl>
    <w:lvl w:ilvl="2">
      <w:start w:val="1"/>
      <w:numFmt w:val="lowerRoman"/>
      <w:lvlText w:val="%3."/>
      <w:lvlJc w:val="right"/>
      <w:pPr>
        <w:tabs>
          <w:tab w:val="num" w:pos="0"/>
        </w:tabs>
        <w:ind w:left="2084" w:hanging="180"/>
      </w:pPr>
      <w:rPr/>
    </w:lvl>
    <w:lvl w:ilvl="3">
      <w:start w:val="1"/>
      <w:numFmt w:val="decimal"/>
      <w:lvlText w:val="%4."/>
      <w:lvlJc w:val="left"/>
      <w:pPr>
        <w:tabs>
          <w:tab w:val="num" w:pos="0"/>
        </w:tabs>
        <w:ind w:left="2804" w:hanging="360"/>
      </w:pPr>
      <w:rPr/>
    </w:lvl>
    <w:lvl w:ilvl="4">
      <w:start w:val="1"/>
      <w:numFmt w:val="lowerLetter"/>
      <w:lvlText w:val="%5."/>
      <w:lvlJc w:val="left"/>
      <w:pPr>
        <w:tabs>
          <w:tab w:val="num" w:pos="0"/>
        </w:tabs>
        <w:ind w:left="3524" w:hanging="360"/>
      </w:pPr>
      <w:rPr/>
    </w:lvl>
    <w:lvl w:ilvl="5">
      <w:start w:val="1"/>
      <w:numFmt w:val="lowerRoman"/>
      <w:lvlText w:val="%6."/>
      <w:lvlJc w:val="right"/>
      <w:pPr>
        <w:tabs>
          <w:tab w:val="num" w:pos="0"/>
        </w:tabs>
        <w:ind w:left="4244" w:hanging="180"/>
      </w:pPr>
      <w:rPr/>
    </w:lvl>
    <w:lvl w:ilvl="6">
      <w:start w:val="1"/>
      <w:numFmt w:val="decimal"/>
      <w:lvlText w:val="%7."/>
      <w:lvlJc w:val="left"/>
      <w:pPr>
        <w:tabs>
          <w:tab w:val="num" w:pos="0"/>
        </w:tabs>
        <w:ind w:left="4964" w:hanging="360"/>
      </w:pPr>
      <w:rPr/>
    </w:lvl>
    <w:lvl w:ilvl="7">
      <w:start w:val="1"/>
      <w:numFmt w:val="lowerLetter"/>
      <w:lvlText w:val="%8."/>
      <w:lvlJc w:val="left"/>
      <w:pPr>
        <w:tabs>
          <w:tab w:val="num" w:pos="0"/>
        </w:tabs>
        <w:ind w:left="5684" w:hanging="360"/>
      </w:pPr>
      <w:rPr/>
    </w:lvl>
    <w:lvl w:ilvl="8">
      <w:start w:val="1"/>
      <w:numFmt w:val="lowerRoman"/>
      <w:lvlText w:val="%9."/>
      <w:lvlJc w:val="right"/>
      <w:pPr>
        <w:tabs>
          <w:tab w:val="num" w:pos="0"/>
        </w:tabs>
        <w:ind w:left="6404" w:hanging="180"/>
      </w:pPr>
      <w:rPr/>
    </w:lvl>
  </w:abstractNum>
  <w:abstractNum w:abstractNumId="10">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lowerRoman"/>
      <w:lvlText w:val="(%3)"/>
      <w:lvlJc w:val="left"/>
      <w:pPr>
        <w:tabs>
          <w:tab w:val="num" w:pos="0"/>
        </w:tabs>
        <w:ind w:left="1224" w:hanging="504"/>
      </w:pPr>
      <w:rPr>
        <w:rFonts w:ascii="Times New Roman" w:hAnsi="Times New Roman" w:eastAsia="Times New Roman" w:cs="Times New Roman"/>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11">
    <w:lvl w:ilvl="0">
      <w:start w:val="1"/>
      <w:numFmt w:val="lowerLetter"/>
      <w:lvlText w:val="%1)"/>
      <w:lvlJc w:val="left"/>
      <w:pPr>
        <w:tabs>
          <w:tab w:val="num" w:pos="0"/>
        </w:tabs>
        <w:ind w:left="720" w:hanging="360"/>
      </w:pPr>
      <w:rPr>
        <w:rFonts w:ascii="Times New Roman" w:hAnsi="Times New Roman" w:eastAsia="Calibri" w:cs="Times New Roman"/>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
    <w:lvl w:ilvl="0">
      <w:start w:val="1"/>
      <w:numFmt w:val="bullet"/>
      <w:lvlText w:val=""/>
      <w:lvlJc w:val="left"/>
      <w:pPr>
        <w:tabs>
          <w:tab w:val="num" w:pos="0"/>
        </w:tabs>
        <w:ind w:left="757" w:hanging="360"/>
      </w:pPr>
      <w:rPr>
        <w:rFonts w:ascii="Wingdings" w:hAnsi="Wingdings" w:cs="Wingdings" w:hint="default"/>
      </w:rPr>
    </w:lvl>
    <w:lvl w:ilvl="1">
      <w:start w:val="1"/>
      <w:numFmt w:val="bullet"/>
      <w:lvlText w:val="o"/>
      <w:lvlJc w:val="left"/>
      <w:pPr>
        <w:tabs>
          <w:tab w:val="num" w:pos="0"/>
        </w:tabs>
        <w:ind w:left="1477" w:hanging="360"/>
      </w:pPr>
      <w:rPr>
        <w:rFonts w:ascii="Courier New" w:hAnsi="Courier New" w:cs="Courier New" w:hint="default"/>
      </w:rPr>
    </w:lvl>
    <w:lvl w:ilvl="2">
      <w:start w:val="1"/>
      <w:numFmt w:val="bullet"/>
      <w:lvlText w:val=""/>
      <w:lvlJc w:val="left"/>
      <w:pPr>
        <w:tabs>
          <w:tab w:val="num" w:pos="0"/>
        </w:tabs>
        <w:ind w:left="2197" w:hanging="360"/>
      </w:pPr>
      <w:rPr>
        <w:rFonts w:ascii="Wingdings" w:hAnsi="Wingdings" w:cs="Wingdings" w:hint="default"/>
      </w:rPr>
    </w:lvl>
    <w:lvl w:ilvl="3">
      <w:start w:val="1"/>
      <w:numFmt w:val="bullet"/>
      <w:lvlText w:val=""/>
      <w:lvlJc w:val="left"/>
      <w:pPr>
        <w:tabs>
          <w:tab w:val="num" w:pos="0"/>
        </w:tabs>
        <w:ind w:left="2917" w:hanging="360"/>
      </w:pPr>
      <w:rPr>
        <w:rFonts w:ascii="Symbol" w:hAnsi="Symbol" w:cs="Symbol" w:hint="default"/>
      </w:rPr>
    </w:lvl>
    <w:lvl w:ilvl="4">
      <w:start w:val="1"/>
      <w:numFmt w:val="bullet"/>
      <w:lvlText w:val="o"/>
      <w:lvlJc w:val="left"/>
      <w:pPr>
        <w:tabs>
          <w:tab w:val="num" w:pos="0"/>
        </w:tabs>
        <w:ind w:left="3637" w:hanging="360"/>
      </w:pPr>
      <w:rPr>
        <w:rFonts w:ascii="Courier New" w:hAnsi="Courier New" w:cs="Courier New" w:hint="default"/>
      </w:rPr>
    </w:lvl>
    <w:lvl w:ilvl="5">
      <w:start w:val="1"/>
      <w:numFmt w:val="bullet"/>
      <w:lvlText w:val=""/>
      <w:lvlJc w:val="left"/>
      <w:pPr>
        <w:tabs>
          <w:tab w:val="num" w:pos="0"/>
        </w:tabs>
        <w:ind w:left="4357" w:hanging="360"/>
      </w:pPr>
      <w:rPr>
        <w:rFonts w:ascii="Wingdings" w:hAnsi="Wingdings" w:cs="Wingdings" w:hint="default"/>
      </w:rPr>
    </w:lvl>
    <w:lvl w:ilvl="6">
      <w:start w:val="1"/>
      <w:numFmt w:val="bullet"/>
      <w:lvlText w:val=""/>
      <w:lvlJc w:val="left"/>
      <w:pPr>
        <w:tabs>
          <w:tab w:val="num" w:pos="0"/>
        </w:tabs>
        <w:ind w:left="5077" w:hanging="360"/>
      </w:pPr>
      <w:rPr>
        <w:rFonts w:ascii="Symbol" w:hAnsi="Symbol" w:cs="Symbol" w:hint="default"/>
      </w:rPr>
    </w:lvl>
    <w:lvl w:ilvl="7">
      <w:start w:val="1"/>
      <w:numFmt w:val="bullet"/>
      <w:lvlText w:val="o"/>
      <w:lvlJc w:val="left"/>
      <w:pPr>
        <w:tabs>
          <w:tab w:val="num" w:pos="0"/>
        </w:tabs>
        <w:ind w:left="5797" w:hanging="360"/>
      </w:pPr>
      <w:rPr>
        <w:rFonts w:ascii="Courier New" w:hAnsi="Courier New" w:cs="Courier New" w:hint="default"/>
      </w:rPr>
    </w:lvl>
    <w:lvl w:ilvl="8">
      <w:start w:val="1"/>
      <w:numFmt w:val="bullet"/>
      <w:lvlText w:val=""/>
      <w:lvlJc w:val="left"/>
      <w:pPr>
        <w:tabs>
          <w:tab w:val="num" w:pos="0"/>
        </w:tabs>
        <w:ind w:left="6517" w:hanging="360"/>
      </w:pPr>
      <w:rPr>
        <w:rFonts w:ascii="Wingdings" w:hAnsi="Wingdings" w:cs="Wingdings" w:hint="default"/>
      </w:rPr>
    </w:lvl>
  </w:abstractNum>
  <w:abstractNum w:abstractNumId="13">
    <w:lvl w:ilvl="0">
      <w:start w:val="1"/>
      <w:numFmt w:val="bullet"/>
      <w:lvlText w:val=""/>
      <w:lvlJc w:val="left"/>
      <w:pPr>
        <w:tabs>
          <w:tab w:val="num" w:pos="0"/>
        </w:tabs>
        <w:ind w:left="360" w:hanging="360"/>
      </w:pPr>
      <w:rPr>
        <w:rFonts w:ascii="Wingdings" w:hAnsi="Wingdings" w:cs="Wingding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4">
    <w:lvl w:ilvl="0">
      <w:start w:val="1"/>
      <w:numFmt w:val="upperRoman"/>
      <w:lvlText w:val="I.%1."/>
      <w:lvlJc w:val="left"/>
      <w:pPr>
        <w:tabs>
          <w:tab w:val="num" w:pos="0"/>
        </w:tabs>
        <w:ind w:left="360" w:hanging="360"/>
      </w:pPr>
      <w:rPr/>
    </w:lvl>
    <w:lvl w:ilvl="1">
      <w:start w:val="1"/>
      <w:numFmt w:val="decimal"/>
      <w:lvlText w:val="I.%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15">
    <w:lvl w:ilvl="0">
      <w:start w:val="1"/>
      <w:numFmt w:val="decimal"/>
      <w:lvlText w:val="I.3.%1."/>
      <w:lvlJc w:val="left"/>
      <w:pPr>
        <w:tabs>
          <w:tab w:val="num" w:pos="0"/>
        </w:tabs>
        <w:ind w:left="1070" w:hanging="360"/>
      </w:pPr>
      <w:rPr>
        <w:smallCaps w:val="false"/>
        <w:caps w:val="false"/>
        <w:dstrike w:val="false"/>
        <w:strike w:val="false"/>
        <w:vertAlign w:val="baseline"/>
        <w:position w:val="0"/>
        <w:sz w:val="22"/>
        <w:sz w:val="22"/>
        <w:spacing w:val="0"/>
        <w:i w:val="false"/>
        <w:u w:val="none"/>
        <w:b w:val="false"/>
        <w:kern w:val="0"/>
        <w:effect w:val="none"/>
        <w:iCs w:val="false"/>
        <w:bCs w:val="false"/>
        <w:em w:val="none"/>
        <w:vanish w:val="false"/>
        <w:color w:val="000000"/>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6">
    <w:lvl w:ilvl="0">
      <w:start w:val="1"/>
      <w:numFmt w:val="bullet"/>
      <w:lvlText w:val=""/>
      <w:lvlJc w:val="left"/>
      <w:pPr>
        <w:tabs>
          <w:tab w:val="num" w:pos="0"/>
        </w:tabs>
        <w:ind w:left="720" w:hanging="323"/>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
      <w:lvlJc w:val="left"/>
      <w:pPr>
        <w:tabs>
          <w:tab w:val="num" w:pos="0"/>
        </w:tabs>
        <w:ind w:left="3600" w:hanging="360"/>
      </w:pPr>
      <w:rPr>
        <w:rFonts w:ascii="Symbol" w:hAnsi="Symbol" w:cs="Symbol"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0"/>
      <w:numFmt w:val="bullet"/>
      <w:lvlText w:val="-"/>
      <w:lvlJc w:val="left"/>
      <w:pPr>
        <w:tabs>
          <w:tab w:val="num" w:pos="0"/>
        </w:tabs>
        <w:ind w:left="3240" w:hanging="360"/>
      </w:pPr>
      <w:rPr>
        <w:rFonts w:ascii="Times New Roman" w:hAnsi="Times New Roman" w:cs="Times New Roman"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8">
    <w:lvl w:ilvl="0">
      <w:start w:val="1"/>
      <w:numFmt w:val="decimal"/>
      <w:lvlText w:val="%1."/>
      <w:lvlJc w:val="left"/>
      <w:pPr>
        <w:tabs>
          <w:tab w:val="num" w:pos="0"/>
        </w:tabs>
        <w:ind w:left="360" w:hanging="360"/>
      </w:pPr>
      <w:rPr/>
    </w:lvl>
    <w:lvl w:ilvl="1">
      <w:start w:val="1"/>
      <w:numFmt w:val="decimal"/>
      <w:suff w:val="space"/>
      <w:lvlText w:val="%1.%2."/>
      <w:lvlJc w:val="left"/>
      <w:pPr>
        <w:tabs>
          <w:tab w:val="num" w:pos="0"/>
        </w:tabs>
        <w:ind w:left="0" w:hanging="0"/>
      </w:pPr>
      <w:rPr>
        <w:b/>
      </w:rPr>
    </w:lvl>
    <w:lvl w:ilvl="2">
      <w:start w:val="1"/>
      <w:numFmt w:val="decimal"/>
      <w:suff w:val="space"/>
      <w:lvlText w:val="%1.%2.%3."/>
      <w:lvlJc w:val="left"/>
      <w:pPr>
        <w:tabs>
          <w:tab w:val="num" w:pos="0"/>
        </w:tabs>
        <w:ind w:left="0" w:hanging="0"/>
      </w:pPr>
      <w:rPr/>
    </w:lvl>
    <w:lvl w:ilvl="3">
      <w:start w:val="1"/>
      <w:numFmt w:val="decimal"/>
      <w:suff w:val="space"/>
      <w:lvlText w:val="%1.%2.%3.%4."/>
      <w:lvlJc w:val="left"/>
      <w:pPr>
        <w:tabs>
          <w:tab w:val="num" w:pos="0"/>
        </w:tabs>
        <w:ind w:left="0" w:hanging="0"/>
      </w:pPr>
      <w:rPr>
        <w:i w:val="false"/>
        <w:b w:val="false"/>
      </w:rPr>
    </w:lvl>
    <w:lvl w:ilvl="4">
      <w:start w:val="1"/>
      <w:numFmt w:val="decimal"/>
      <w:lvlText w:val="%1.%2.%3.%4.%5."/>
      <w:lvlJc w:val="left"/>
      <w:pPr>
        <w:tabs>
          <w:tab w:val="num" w:pos="0"/>
        </w:tabs>
        <w:ind w:left="0" w:hanging="0"/>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19">
    <w:lvl w:ilvl="0">
      <w:start w:val="1"/>
      <w:numFmt w:val="bullet"/>
      <w:lvlText w:val=""/>
      <w:lvlJc w:val="left"/>
      <w:pPr>
        <w:tabs>
          <w:tab w:val="num" w:pos="1440"/>
        </w:tabs>
        <w:ind w:left="14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21">
    <w:lvl w:ilvl="0">
      <w:start w:val="1"/>
      <w:numFmt w:val="decimal"/>
      <w:suff w:val="space"/>
      <w:lvlText w:val="%1."/>
      <w:lvlJc w:val="left"/>
      <w:pPr>
        <w:tabs>
          <w:tab w:val="num" w:pos="0"/>
        </w:tabs>
        <w:ind w:left="360" w:hanging="360"/>
      </w:pPr>
      <w:rPr>
        <w:i w:val="false"/>
        <w:b w:val="false"/>
        <w:rFonts w:ascii="Times New Roman" w:hAnsi="Times New Roman" w:cs="Times New Roman"/>
      </w:rPr>
    </w:lvl>
    <w:lvl w:ilvl="1">
      <w:start w:val="1"/>
      <w:numFmt w:val="decimal"/>
      <w:lvlText w:val="%1.%2."/>
      <w:lvlJc w:val="left"/>
      <w:pPr>
        <w:tabs>
          <w:tab w:val="num" w:pos="0"/>
        </w:tabs>
        <w:ind w:left="792" w:hanging="432"/>
      </w:pPr>
      <w:rPr>
        <w:b w:val="false"/>
        <w:rFonts w:ascii="Times New Roman" w:hAnsi="Times New Roman" w:cs="Times New Roman"/>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22">
    <w:lvl w:ilvl="0">
      <w:start w:val="1"/>
      <w:numFmt w:val="lowerLetter"/>
      <w:suff w:val="space"/>
      <w:lvlText w:val="%1)"/>
      <w:lvlJc w:val="left"/>
      <w:pPr>
        <w:tabs>
          <w:tab w:val="num" w:pos="0"/>
        </w:tabs>
        <w:ind w:left="720" w:hanging="360"/>
      </w:pPr>
      <w:rPr>
        <w:dstrike w:val="false"/>
        <w:strike w:val="false"/>
        <w:rFonts w:ascii="Times New Roman" w:hAnsi="Times New Roman" w:eastAsia="Calibri" w:cs="Times New Roman"/>
      </w:rPr>
    </w:lvl>
    <w:lvl w:ilvl="1">
      <w:start w:val="1"/>
      <w:numFmt w:val="lowerLetter"/>
      <w:lvlText w:val="%2."/>
      <w:lvlJc w:val="left"/>
      <w:pPr>
        <w:tabs>
          <w:tab w:val="num" w:pos="0"/>
        </w:tabs>
        <w:ind w:left="1530" w:hanging="360"/>
      </w:pPr>
      <w:rPr/>
    </w:lvl>
    <w:lvl w:ilvl="2">
      <w:start w:val="1"/>
      <w:numFmt w:val="lowerRoman"/>
      <w:lvlText w:val="%3."/>
      <w:lvlJc w:val="right"/>
      <w:pPr>
        <w:tabs>
          <w:tab w:val="num" w:pos="0"/>
        </w:tabs>
        <w:ind w:left="2250" w:hanging="180"/>
      </w:pPr>
      <w:rPr/>
    </w:lvl>
    <w:lvl w:ilvl="3">
      <w:start w:val="1"/>
      <w:numFmt w:val="decimal"/>
      <w:lvlText w:val="%4."/>
      <w:lvlJc w:val="left"/>
      <w:pPr>
        <w:tabs>
          <w:tab w:val="num" w:pos="0"/>
        </w:tabs>
        <w:ind w:left="2970" w:hanging="360"/>
      </w:pPr>
      <w:rPr/>
    </w:lvl>
    <w:lvl w:ilvl="4">
      <w:start w:val="1"/>
      <w:numFmt w:val="lowerLetter"/>
      <w:lvlText w:val="%5."/>
      <w:lvlJc w:val="left"/>
      <w:pPr>
        <w:tabs>
          <w:tab w:val="num" w:pos="0"/>
        </w:tabs>
        <w:ind w:left="3690" w:hanging="360"/>
      </w:pPr>
      <w:rPr/>
    </w:lvl>
    <w:lvl w:ilvl="5">
      <w:start w:val="1"/>
      <w:numFmt w:val="lowerRoman"/>
      <w:lvlText w:val="%6."/>
      <w:lvlJc w:val="right"/>
      <w:pPr>
        <w:tabs>
          <w:tab w:val="num" w:pos="0"/>
        </w:tabs>
        <w:ind w:left="4410" w:hanging="180"/>
      </w:pPr>
      <w:rPr/>
    </w:lvl>
    <w:lvl w:ilvl="6">
      <w:start w:val="1"/>
      <w:numFmt w:val="decimal"/>
      <w:lvlText w:val="%7."/>
      <w:lvlJc w:val="left"/>
      <w:pPr>
        <w:tabs>
          <w:tab w:val="num" w:pos="0"/>
        </w:tabs>
        <w:ind w:left="5130" w:hanging="360"/>
      </w:pPr>
      <w:rPr/>
    </w:lvl>
    <w:lvl w:ilvl="7">
      <w:start w:val="1"/>
      <w:numFmt w:val="lowerLetter"/>
      <w:lvlText w:val="%8."/>
      <w:lvlJc w:val="left"/>
      <w:pPr>
        <w:tabs>
          <w:tab w:val="num" w:pos="0"/>
        </w:tabs>
        <w:ind w:left="5850" w:hanging="360"/>
      </w:pPr>
      <w:rPr/>
    </w:lvl>
    <w:lvl w:ilvl="8">
      <w:start w:val="1"/>
      <w:numFmt w:val="lowerRoman"/>
      <w:lvlText w:val="%9."/>
      <w:lvlJc w:val="right"/>
      <w:pPr>
        <w:tabs>
          <w:tab w:val="num" w:pos="0"/>
        </w:tabs>
        <w:ind w:left="6570" w:hanging="180"/>
      </w:pPr>
      <w:rPr/>
    </w:lvl>
  </w:abstractNum>
  <w:abstractNum w:abstractNumId="23">
    <w:lvl w:ilvl="0">
      <w:start w:val="1"/>
      <w:numFmt w:val="lowerRoman"/>
      <w:suff w:val="space"/>
      <w:lvlText w:val="(%1)"/>
      <w:lvlJc w:val="left"/>
      <w:pPr>
        <w:tabs>
          <w:tab w:val="num" w:pos="0"/>
        </w:tabs>
        <w:ind w:left="1004" w:hanging="720"/>
      </w:pPr>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24">
    <w:lvl w:ilvl="0">
      <w:start w:val="1"/>
      <w:numFmt w:val="decimal"/>
      <w:lvlText w:val="%1."/>
      <w:lvlJc w:val="left"/>
      <w:pPr>
        <w:tabs>
          <w:tab w:val="num" w:pos="0"/>
        </w:tabs>
        <w:ind w:left="284" w:hanging="284"/>
      </w:pPr>
      <w:rPr>
        <w:color w:val="auto"/>
      </w:rPr>
    </w:lvl>
    <w:lvl w:ilvl="1">
      <w:start w:val="1"/>
      <w:numFmt w:val="decimal"/>
      <w:suff w:val="space"/>
      <w:lvlText w:val="%2."/>
      <w:lvlJc w:val="left"/>
      <w:pPr>
        <w:tabs>
          <w:tab w:val="num" w:pos="0"/>
        </w:tabs>
        <w:ind w:left="1274" w:hanging="284"/>
      </w:pPr>
      <w:rPr>
        <w:smallCaps w:val="false"/>
        <w:caps w:val="false"/>
        <w:dstrike w:val="false"/>
        <w:strike w:val="false"/>
        <w:vertAlign w:val="baseline"/>
        <w:position w:val="0"/>
        <w:sz w:val="22"/>
        <w:sz w:val="22"/>
        <w:spacing w:val="0"/>
        <w:i w:val="false"/>
        <w:u w:val="none"/>
        <w:kern w:val="0"/>
        <w:iCs w:val="false"/>
        <w:bCs w:val="false"/>
        <w:em w:val="none"/>
        <w:vanish w:val="false"/>
        <w:rFonts w:cs="Times New Roman"/>
        <w:color w:val="00000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space"/>
      <w:lvlText w:val="%1.%2.%3."/>
      <w:lvlJc w:val="left"/>
      <w:pPr>
        <w:tabs>
          <w:tab w:val="num" w:pos="0"/>
        </w:tabs>
        <w:ind w:left="624" w:hanging="57"/>
      </w:pPr>
      <w:rPr>
        <w:color w:val="auto"/>
      </w:rPr>
    </w:lvl>
    <w:lvl w:ilvl="3">
      <w:start w:val="1"/>
      <w:numFmt w:val="decimal"/>
      <w:lvlText w:val="%4."/>
      <w:lvlJc w:val="left"/>
      <w:pPr>
        <w:tabs>
          <w:tab w:val="num" w:pos="0"/>
        </w:tabs>
        <w:ind w:left="794" w:hanging="284"/>
      </w:pPr>
      <w:rPr>
        <w:b/>
      </w:rPr>
    </w:lvl>
    <w:lvl w:ilvl="4">
      <w:start w:val="1"/>
      <w:numFmt w:val="lowerLetter"/>
      <w:lvlText w:val="%5."/>
      <w:lvlJc w:val="left"/>
      <w:pPr>
        <w:tabs>
          <w:tab w:val="num" w:pos="0"/>
        </w:tabs>
        <w:ind w:left="964" w:hanging="284"/>
      </w:pPr>
      <w:rPr>
        <w:b/>
      </w:rPr>
    </w:lvl>
    <w:lvl w:ilvl="5">
      <w:start w:val="1"/>
      <w:numFmt w:val="lowerRoman"/>
      <w:lvlText w:val="%6."/>
      <w:lvlJc w:val="right"/>
      <w:pPr>
        <w:tabs>
          <w:tab w:val="num" w:pos="0"/>
        </w:tabs>
        <w:ind w:left="1134" w:hanging="284"/>
      </w:pPr>
      <w:rPr/>
    </w:lvl>
    <w:lvl w:ilvl="6">
      <w:start w:val="1"/>
      <w:numFmt w:val="decimal"/>
      <w:lvlText w:val="%7."/>
      <w:lvlJc w:val="left"/>
      <w:pPr>
        <w:tabs>
          <w:tab w:val="num" w:pos="0"/>
        </w:tabs>
        <w:ind w:left="1304" w:hanging="284"/>
      </w:pPr>
      <w:rPr/>
    </w:lvl>
    <w:lvl w:ilvl="7">
      <w:start w:val="1"/>
      <w:numFmt w:val="lowerLetter"/>
      <w:lvlText w:val="%8."/>
      <w:lvlJc w:val="left"/>
      <w:pPr>
        <w:tabs>
          <w:tab w:val="num" w:pos="0"/>
        </w:tabs>
        <w:ind w:left="1474" w:hanging="284"/>
      </w:pPr>
      <w:rPr/>
    </w:lvl>
    <w:lvl w:ilvl="8">
      <w:start w:val="1"/>
      <w:numFmt w:val="lowerRoman"/>
      <w:lvlText w:val="%9."/>
      <w:lvlJc w:val="right"/>
      <w:pPr>
        <w:tabs>
          <w:tab w:val="num" w:pos="0"/>
        </w:tabs>
        <w:ind w:left="1644" w:hanging="284"/>
      </w:pPr>
      <w:rPr/>
    </w:lvl>
  </w:abstractNum>
  <w:abstractNum w:abstractNumId="25">
    <w:lvl w:ilvl="0">
      <w:start w:val="1"/>
      <w:numFmt w:val="lowerRoman"/>
      <w:lvlText w:val="%1."/>
      <w:lvlJc w:val="right"/>
      <w:pPr>
        <w:tabs>
          <w:tab w:val="num" w:pos="0"/>
        </w:tabs>
        <w:ind w:left="780" w:hanging="360"/>
      </w:pPr>
      <w:rPr/>
    </w:lvl>
    <w:lvl w:ilvl="1">
      <w:start w:val="1"/>
      <w:numFmt w:val="lowerLetter"/>
      <w:lvlText w:val="%2."/>
      <w:lvlJc w:val="left"/>
      <w:pPr>
        <w:tabs>
          <w:tab w:val="num" w:pos="0"/>
        </w:tabs>
        <w:ind w:left="1500" w:hanging="360"/>
      </w:pPr>
      <w:rPr/>
    </w:lvl>
    <w:lvl w:ilvl="2">
      <w:start w:val="1"/>
      <w:numFmt w:val="lowerRoman"/>
      <w:lvlText w:val="%3."/>
      <w:lvlJc w:val="right"/>
      <w:pPr>
        <w:tabs>
          <w:tab w:val="num" w:pos="0"/>
        </w:tabs>
        <w:ind w:left="2220" w:hanging="180"/>
      </w:pPr>
      <w:rPr/>
    </w:lvl>
    <w:lvl w:ilvl="3">
      <w:start w:val="1"/>
      <w:numFmt w:val="decimal"/>
      <w:lvlText w:val="%4."/>
      <w:lvlJc w:val="left"/>
      <w:pPr>
        <w:tabs>
          <w:tab w:val="num" w:pos="0"/>
        </w:tabs>
        <w:ind w:left="2940" w:hanging="360"/>
      </w:pPr>
      <w:rPr/>
    </w:lvl>
    <w:lvl w:ilvl="4">
      <w:start w:val="1"/>
      <w:numFmt w:val="lowerLetter"/>
      <w:lvlText w:val="%5."/>
      <w:lvlJc w:val="left"/>
      <w:pPr>
        <w:tabs>
          <w:tab w:val="num" w:pos="0"/>
        </w:tabs>
        <w:ind w:left="3660" w:hanging="360"/>
      </w:pPr>
      <w:rPr/>
    </w:lvl>
    <w:lvl w:ilvl="5">
      <w:start w:val="1"/>
      <w:numFmt w:val="lowerRoman"/>
      <w:lvlText w:val="%6."/>
      <w:lvlJc w:val="right"/>
      <w:pPr>
        <w:tabs>
          <w:tab w:val="num" w:pos="0"/>
        </w:tabs>
        <w:ind w:left="4380" w:hanging="180"/>
      </w:pPr>
      <w:rPr/>
    </w:lvl>
    <w:lvl w:ilvl="6">
      <w:start w:val="1"/>
      <w:numFmt w:val="decimal"/>
      <w:lvlText w:val="%7."/>
      <w:lvlJc w:val="left"/>
      <w:pPr>
        <w:tabs>
          <w:tab w:val="num" w:pos="0"/>
        </w:tabs>
        <w:ind w:left="5100" w:hanging="360"/>
      </w:pPr>
      <w:rPr/>
    </w:lvl>
    <w:lvl w:ilvl="7">
      <w:start w:val="1"/>
      <w:numFmt w:val="lowerLetter"/>
      <w:lvlText w:val="%8."/>
      <w:lvlJc w:val="left"/>
      <w:pPr>
        <w:tabs>
          <w:tab w:val="num" w:pos="0"/>
        </w:tabs>
        <w:ind w:left="5820" w:hanging="360"/>
      </w:pPr>
      <w:rPr/>
    </w:lvl>
    <w:lvl w:ilvl="8">
      <w:start w:val="1"/>
      <w:numFmt w:val="lowerRoman"/>
      <w:lvlText w:val="%9."/>
      <w:lvlJc w:val="right"/>
      <w:pPr>
        <w:tabs>
          <w:tab w:val="num" w:pos="0"/>
        </w:tabs>
        <w:ind w:left="6540" w:hanging="180"/>
      </w:pPr>
      <w:rPr/>
    </w:lvl>
  </w:abstractNum>
  <w:abstractNum w:abstractNumId="26">
    <w:lvl w:ilvl="0">
      <w:start w:val="1"/>
      <w:numFmt w:val="lowerRoman"/>
      <w:lvlText w:val="%1."/>
      <w:lvlJc w:val="right"/>
      <w:pPr>
        <w:tabs>
          <w:tab w:val="num" w:pos="0"/>
        </w:tabs>
        <w:ind w:left="780" w:hanging="360"/>
      </w:pPr>
      <w:rPr/>
    </w:lvl>
    <w:lvl w:ilvl="1">
      <w:start w:val="1"/>
      <w:numFmt w:val="lowerLetter"/>
      <w:lvlText w:val="%2."/>
      <w:lvlJc w:val="left"/>
      <w:pPr>
        <w:tabs>
          <w:tab w:val="num" w:pos="0"/>
        </w:tabs>
        <w:ind w:left="1500" w:hanging="360"/>
      </w:pPr>
      <w:rPr/>
    </w:lvl>
    <w:lvl w:ilvl="2">
      <w:start w:val="1"/>
      <w:numFmt w:val="lowerRoman"/>
      <w:lvlText w:val="%3."/>
      <w:lvlJc w:val="right"/>
      <w:pPr>
        <w:tabs>
          <w:tab w:val="num" w:pos="0"/>
        </w:tabs>
        <w:ind w:left="2220" w:hanging="180"/>
      </w:pPr>
      <w:rPr/>
    </w:lvl>
    <w:lvl w:ilvl="3">
      <w:start w:val="1"/>
      <w:numFmt w:val="decimal"/>
      <w:lvlText w:val="%4."/>
      <w:lvlJc w:val="left"/>
      <w:pPr>
        <w:tabs>
          <w:tab w:val="num" w:pos="0"/>
        </w:tabs>
        <w:ind w:left="2940" w:hanging="360"/>
      </w:pPr>
      <w:rPr/>
    </w:lvl>
    <w:lvl w:ilvl="4">
      <w:start w:val="1"/>
      <w:numFmt w:val="lowerLetter"/>
      <w:lvlText w:val="%5."/>
      <w:lvlJc w:val="left"/>
      <w:pPr>
        <w:tabs>
          <w:tab w:val="num" w:pos="0"/>
        </w:tabs>
        <w:ind w:left="3660" w:hanging="360"/>
      </w:pPr>
      <w:rPr/>
    </w:lvl>
    <w:lvl w:ilvl="5">
      <w:start w:val="1"/>
      <w:numFmt w:val="lowerRoman"/>
      <w:lvlText w:val="%6."/>
      <w:lvlJc w:val="right"/>
      <w:pPr>
        <w:tabs>
          <w:tab w:val="num" w:pos="0"/>
        </w:tabs>
        <w:ind w:left="4380" w:hanging="180"/>
      </w:pPr>
      <w:rPr/>
    </w:lvl>
    <w:lvl w:ilvl="6">
      <w:start w:val="1"/>
      <w:numFmt w:val="decimal"/>
      <w:lvlText w:val="%7."/>
      <w:lvlJc w:val="left"/>
      <w:pPr>
        <w:tabs>
          <w:tab w:val="num" w:pos="0"/>
        </w:tabs>
        <w:ind w:left="5100" w:hanging="360"/>
      </w:pPr>
      <w:rPr/>
    </w:lvl>
    <w:lvl w:ilvl="7">
      <w:start w:val="1"/>
      <w:numFmt w:val="lowerLetter"/>
      <w:lvlText w:val="%8."/>
      <w:lvlJc w:val="left"/>
      <w:pPr>
        <w:tabs>
          <w:tab w:val="num" w:pos="0"/>
        </w:tabs>
        <w:ind w:left="5820" w:hanging="360"/>
      </w:pPr>
      <w:rPr/>
    </w:lvl>
    <w:lvl w:ilvl="8">
      <w:start w:val="1"/>
      <w:numFmt w:val="lowerRoman"/>
      <w:lvlText w:val="%9."/>
      <w:lvlJc w:val="right"/>
      <w:pPr>
        <w:tabs>
          <w:tab w:val="num" w:pos="0"/>
        </w:tabs>
        <w:ind w:left="6540" w:hanging="180"/>
      </w:pPr>
      <w:rPr/>
    </w:lvl>
  </w:abstractNum>
  <w:abstractNum w:abstractNumId="27">
    <w:lvl w:ilvl="0">
      <w:start w:val="1"/>
      <w:numFmt w:val="bullet"/>
      <w:lvlText w:val=""/>
      <w:lvlJc w:val="left"/>
      <w:pPr>
        <w:tabs>
          <w:tab w:val="num" w:pos="0"/>
        </w:tabs>
        <w:ind w:left="1500" w:hanging="360"/>
      </w:pPr>
      <w:rPr>
        <w:rFonts w:ascii="Symbol" w:hAnsi="Symbol" w:cs="Symbol" w:hint="default"/>
      </w:rPr>
    </w:lvl>
    <w:lvl w:ilvl="1">
      <w:start w:val="1"/>
      <w:numFmt w:val="bullet"/>
      <w:lvlText w:val="o"/>
      <w:lvlJc w:val="left"/>
      <w:pPr>
        <w:tabs>
          <w:tab w:val="num" w:pos="0"/>
        </w:tabs>
        <w:ind w:left="2220" w:hanging="360"/>
      </w:pPr>
      <w:rPr>
        <w:rFonts w:ascii="Courier New" w:hAnsi="Courier New" w:cs="Courier New" w:hint="default"/>
      </w:rPr>
    </w:lvl>
    <w:lvl w:ilvl="2">
      <w:start w:val="1"/>
      <w:numFmt w:val="bullet"/>
      <w:lvlText w:val=""/>
      <w:lvlJc w:val="left"/>
      <w:pPr>
        <w:tabs>
          <w:tab w:val="num" w:pos="0"/>
        </w:tabs>
        <w:ind w:left="2940" w:hanging="360"/>
      </w:pPr>
      <w:rPr>
        <w:rFonts w:ascii="Wingdings" w:hAnsi="Wingdings" w:cs="Wingdings" w:hint="default"/>
      </w:rPr>
    </w:lvl>
    <w:lvl w:ilvl="3">
      <w:start w:val="1"/>
      <w:numFmt w:val="bullet"/>
      <w:lvlText w:val=""/>
      <w:lvlJc w:val="left"/>
      <w:pPr>
        <w:tabs>
          <w:tab w:val="num" w:pos="0"/>
        </w:tabs>
        <w:ind w:left="3660" w:hanging="360"/>
      </w:pPr>
      <w:rPr>
        <w:rFonts w:ascii="Symbol" w:hAnsi="Symbol" w:cs="Symbol" w:hint="default"/>
      </w:rPr>
    </w:lvl>
    <w:lvl w:ilvl="4">
      <w:start w:val="1"/>
      <w:numFmt w:val="bullet"/>
      <w:lvlText w:val="o"/>
      <w:lvlJc w:val="left"/>
      <w:pPr>
        <w:tabs>
          <w:tab w:val="num" w:pos="0"/>
        </w:tabs>
        <w:ind w:left="4380" w:hanging="360"/>
      </w:pPr>
      <w:rPr>
        <w:rFonts w:ascii="Courier New" w:hAnsi="Courier New" w:cs="Courier New" w:hint="default"/>
      </w:rPr>
    </w:lvl>
    <w:lvl w:ilvl="5">
      <w:start w:val="1"/>
      <w:numFmt w:val="bullet"/>
      <w:lvlText w:val=""/>
      <w:lvlJc w:val="left"/>
      <w:pPr>
        <w:tabs>
          <w:tab w:val="num" w:pos="0"/>
        </w:tabs>
        <w:ind w:left="5100" w:hanging="360"/>
      </w:pPr>
      <w:rPr>
        <w:rFonts w:ascii="Wingdings" w:hAnsi="Wingdings" w:cs="Wingdings" w:hint="default"/>
      </w:rPr>
    </w:lvl>
    <w:lvl w:ilvl="6">
      <w:start w:val="1"/>
      <w:numFmt w:val="bullet"/>
      <w:lvlText w:val=""/>
      <w:lvlJc w:val="left"/>
      <w:pPr>
        <w:tabs>
          <w:tab w:val="num" w:pos="0"/>
        </w:tabs>
        <w:ind w:left="5820" w:hanging="360"/>
      </w:pPr>
      <w:rPr>
        <w:rFonts w:ascii="Symbol" w:hAnsi="Symbol" w:cs="Symbol" w:hint="default"/>
      </w:rPr>
    </w:lvl>
    <w:lvl w:ilvl="7">
      <w:start w:val="1"/>
      <w:numFmt w:val="bullet"/>
      <w:lvlText w:val="o"/>
      <w:lvlJc w:val="left"/>
      <w:pPr>
        <w:tabs>
          <w:tab w:val="num" w:pos="0"/>
        </w:tabs>
        <w:ind w:left="6540" w:hanging="360"/>
      </w:pPr>
      <w:rPr>
        <w:rFonts w:ascii="Courier New" w:hAnsi="Courier New" w:cs="Courier New" w:hint="default"/>
      </w:rPr>
    </w:lvl>
    <w:lvl w:ilvl="8">
      <w:start w:val="1"/>
      <w:numFmt w:val="bullet"/>
      <w:lvlText w:val=""/>
      <w:lvlJc w:val="left"/>
      <w:pPr>
        <w:tabs>
          <w:tab w:val="num" w:pos="0"/>
        </w:tabs>
        <w:ind w:left="7260" w:hanging="360"/>
      </w:pPr>
      <w:rPr>
        <w:rFonts w:ascii="Wingdings" w:hAnsi="Wingdings" w:cs="Wingdings" w:hint="default"/>
      </w:rPr>
    </w:lvl>
  </w:abstractNum>
  <w:abstractNum w:abstractNumId="28">
    <w:lvl w:ilvl="0">
      <w:start w:val="7"/>
      <w:numFmt w:val="decimal"/>
      <w:lvlText w:val="%1"/>
      <w:lvlJc w:val="left"/>
      <w:pPr>
        <w:tabs>
          <w:tab w:val="num" w:pos="0"/>
        </w:tabs>
        <w:ind w:left="360" w:hanging="360"/>
      </w:pPr>
      <w:rPr/>
    </w:lvl>
    <w:lvl w:ilvl="1">
      <w:start w:val="3"/>
      <w:numFmt w:val="decimal"/>
      <w:lvlText w:val="%1.%2"/>
      <w:lvlJc w:val="left"/>
      <w:pPr>
        <w:tabs>
          <w:tab w:val="num" w:pos="0"/>
        </w:tabs>
        <w:ind w:left="360" w:hanging="36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720" w:hanging="72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1800" w:hanging="1800"/>
      </w:pPr>
      <w:rPr/>
    </w:lvl>
  </w:abstractNum>
  <w:abstractNum w:abstractNumId="2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w="http://schemas.openxmlformats.org/wordprocessingml/2006/main">
  <w:zoom w:percent="100"/>
  <w:trackRevision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uiPriority="0"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uiPriority="0"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iPriority="0" w:semiHidden="1" w:unhideWhenUsed="1"/>
    <w:lsdException w:name="Body Text Indent 2" w:uiPriority="0" w:semiHidden="1" w:unhideWhenUsed="1"/>
    <w:lsdException w:name="Body Text Indent 3" w:uiPriority="0" w:semiHidden="1" w:unhideWhenUsed="1"/>
    <w:lsdException w:name="Block Text" w:uiPriority="0"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e3f9f"/>
    <w:pPr>
      <w:widowControl/>
      <w:suppressAutoHyphens w:val="true"/>
      <w:bidi w:val="0"/>
      <w:spacing w:lineRule="auto" w:line="240" w:before="0" w:after="0"/>
      <w:jc w:val="left"/>
    </w:pPr>
    <w:rPr>
      <w:rFonts w:ascii=".VnTime" w:hAnsi=".VnTime" w:eastAsia="Times New Roman" w:cs="Times New Roman"/>
      <w:color w:val="auto"/>
      <w:kern w:val="0"/>
      <w:sz w:val="28"/>
      <w:szCs w:val="24"/>
      <w:lang w:val="en-US" w:eastAsia="en-US" w:bidi="ar-SA"/>
    </w:rPr>
  </w:style>
  <w:style w:type="paragraph" w:styleId="Heading1">
    <w:name w:val="Heading 1"/>
    <w:basedOn w:val="Normal"/>
    <w:next w:val="Normal"/>
    <w:link w:val="Heading1Char"/>
    <w:qFormat/>
    <w:rsid w:val="00096978"/>
    <w:pPr>
      <w:keepNext w:val="true"/>
      <w:jc w:val="center"/>
      <w:outlineLvl w:val="0"/>
    </w:pPr>
    <w:rPr>
      <w:rFonts w:ascii=".VnArialH" w:hAnsi=".VnArialH"/>
      <w:b/>
      <w:bCs/>
      <w:sz w:val="32"/>
      <w:lang w:val="x-none" w:eastAsia="x-none"/>
    </w:rPr>
  </w:style>
  <w:style w:type="paragraph" w:styleId="Heading2">
    <w:name w:val="Heading 2"/>
    <w:basedOn w:val="Normal"/>
    <w:next w:val="Normal"/>
    <w:link w:val="Heading2Char"/>
    <w:qFormat/>
    <w:rsid w:val="00096978"/>
    <w:pPr>
      <w:keepNext w:val="true"/>
      <w:jc w:val="center"/>
      <w:outlineLvl w:val="1"/>
    </w:pPr>
    <w:rPr>
      <w:b/>
      <w:bCs/>
      <w:sz w:val="20"/>
      <w:lang w:val="x-none" w:eastAsia="x-none"/>
    </w:rPr>
  </w:style>
  <w:style w:type="paragraph" w:styleId="Heading3">
    <w:name w:val="Heading 3"/>
    <w:basedOn w:val="Normal"/>
    <w:next w:val="Normal"/>
    <w:link w:val="Heading3Char"/>
    <w:unhideWhenUsed/>
    <w:qFormat/>
    <w:rsid w:val="00096978"/>
    <w:pPr>
      <w:keepNext w:val="true"/>
      <w:spacing w:before="240" w:after="60"/>
      <w:outlineLvl w:val="2"/>
    </w:pPr>
    <w:rPr>
      <w:rFonts w:ascii="Cambria" w:hAnsi="Cambria"/>
      <w:b/>
      <w:bCs/>
      <w:sz w:val="26"/>
      <w:szCs w:val="26"/>
      <w:lang w:val="x-none" w:eastAsia="x-none"/>
    </w:rPr>
  </w:style>
  <w:style w:type="paragraph" w:styleId="Heading4">
    <w:name w:val="Heading 4"/>
    <w:basedOn w:val="Normal"/>
    <w:next w:val="Normal"/>
    <w:link w:val="Heading4Char"/>
    <w:unhideWhenUsed/>
    <w:qFormat/>
    <w:rsid w:val="00096978"/>
    <w:pPr>
      <w:keepNext w:val="true"/>
      <w:spacing w:before="240" w:after="60"/>
      <w:outlineLvl w:val="3"/>
    </w:pPr>
    <w:rPr>
      <w:rFonts w:ascii="Calibri" w:hAnsi="Calibri"/>
      <w:b/>
      <w:bCs/>
      <w:sz w:val="20"/>
      <w:szCs w:val="28"/>
      <w:lang w:val="x-none" w:eastAsia="x-none"/>
    </w:rPr>
  </w:style>
  <w:style w:type="paragraph" w:styleId="Heading5">
    <w:name w:val="Heading 5"/>
    <w:basedOn w:val="Normal"/>
    <w:next w:val="Normal"/>
    <w:link w:val="Heading5Char"/>
    <w:qFormat/>
    <w:rsid w:val="00096978"/>
    <w:pPr>
      <w:spacing w:before="240" w:after="60"/>
      <w:outlineLvl w:val="4"/>
    </w:pPr>
    <w:rPr>
      <w:b/>
      <w:bCs/>
      <w:i/>
      <w:iCs/>
      <w:sz w:val="26"/>
      <w:szCs w:val="26"/>
      <w:lang w:val="x-none" w:eastAsia="x-none"/>
    </w:rPr>
  </w:style>
  <w:style w:type="paragraph" w:styleId="Heading6">
    <w:name w:val="Heading 6"/>
    <w:next w:val="Normal"/>
    <w:link w:val="Heading6Char"/>
    <w:qFormat/>
    <w:rsid w:val="00096978"/>
    <w:pPr>
      <w:widowControl/>
      <w:tabs>
        <w:tab w:val="clear" w:pos="720"/>
        <w:tab w:val="left" w:pos="452" w:leader="none"/>
        <w:tab w:val="left" w:pos="4320" w:leader="none"/>
      </w:tabs>
      <w:suppressAutoHyphens w:val="true"/>
      <w:bidi w:val="0"/>
      <w:spacing w:lineRule="auto" w:line="240" w:before="0" w:after="0"/>
      <w:ind w:hanging="360" w:left="4320"/>
      <w:jc w:val="left"/>
      <w:outlineLvl w:val="5"/>
    </w:pPr>
    <w:rPr>
      <w:rFonts w:ascii="Arial" w:hAnsi="Arial" w:eastAsia="Times New Roman" w:cs="Times New Roman"/>
      <w:color w:val="auto"/>
      <w:kern w:val="0"/>
      <w:sz w:val="20"/>
      <w:szCs w:val="20"/>
      <w:lang w:val="en-US" w:eastAsia="en-US" w:bidi="ar-SA"/>
    </w:rPr>
  </w:style>
  <w:style w:type="paragraph" w:styleId="Heading7">
    <w:name w:val="Heading 7"/>
    <w:basedOn w:val="Normal"/>
    <w:next w:val="Normal"/>
    <w:link w:val="Heading7Char"/>
    <w:qFormat/>
    <w:rsid w:val="00096978"/>
    <w:pPr>
      <w:spacing w:before="240" w:after="60"/>
      <w:outlineLvl w:val="6"/>
    </w:pPr>
    <w:rPr>
      <w:rFonts w:ascii="Times New Roman" w:hAnsi="Times New Roman"/>
      <w:sz w:val="24"/>
      <w:lang w:val="x-none" w:eastAsia="x-none"/>
    </w:rPr>
  </w:style>
  <w:style w:type="paragraph" w:styleId="Heading8">
    <w:name w:val="Heading 8"/>
    <w:basedOn w:val="Normal"/>
    <w:next w:val="Normal"/>
    <w:link w:val="Heading8Char"/>
    <w:qFormat/>
    <w:rsid w:val="00096978"/>
    <w:pPr>
      <w:spacing w:before="240" w:after="60"/>
      <w:outlineLvl w:val="7"/>
    </w:pPr>
    <w:rPr>
      <w:rFonts w:ascii="Times New Roman" w:hAnsi="Times New Roman"/>
      <w:i/>
      <w:iCs/>
      <w:sz w:val="24"/>
      <w:lang w:val="x-none" w:eastAsia="x-none"/>
    </w:rPr>
  </w:style>
  <w:style w:type="paragraph" w:styleId="Heading9">
    <w:name w:val="Heading 9"/>
    <w:next w:val="Normal"/>
    <w:link w:val="Heading9Char"/>
    <w:qFormat/>
    <w:rsid w:val="00096978"/>
    <w:pPr>
      <w:widowControl/>
      <w:tabs>
        <w:tab w:val="clear" w:pos="720"/>
        <w:tab w:val="left" w:pos="884" w:leader="none"/>
        <w:tab w:val="left" w:pos="6480" w:leader="none"/>
      </w:tabs>
      <w:suppressAutoHyphens w:val="true"/>
      <w:bidi w:val="0"/>
      <w:spacing w:lineRule="auto" w:line="240" w:before="0" w:after="0"/>
      <w:ind w:hanging="360" w:left="6480"/>
      <w:jc w:val="left"/>
      <w:outlineLvl w:val="8"/>
    </w:pPr>
    <w:rPr>
      <w:rFonts w:ascii="Arial" w:hAnsi="Arial" w:eastAsia="Times New Roman" w:cs="Times New Roman"/>
      <w:color w:val="auto"/>
      <w:kern w:val="0"/>
      <w:sz w:val="20"/>
      <w:szCs w:val="20"/>
      <w:lang w:val="en-US" w:eastAsia="en-US" w:bidi="ar-SA"/>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qFormat/>
    <w:rsid w:val="00096978"/>
    <w:rPr>
      <w:rFonts w:ascii=".VnArialH" w:hAnsi=".VnArialH" w:eastAsia="Times New Roman" w:cs="Times New Roman"/>
      <w:b/>
      <w:bCs/>
      <w:sz w:val="32"/>
      <w:szCs w:val="24"/>
      <w:lang w:val="x-none" w:eastAsia="x-none"/>
    </w:rPr>
  </w:style>
  <w:style w:type="character" w:styleId="Heading2Char" w:customStyle="1">
    <w:name w:val="Heading 2 Char"/>
    <w:basedOn w:val="DefaultParagraphFont"/>
    <w:link w:val="Heading2"/>
    <w:qFormat/>
    <w:rsid w:val="00096978"/>
    <w:rPr>
      <w:rFonts w:ascii=".VnTime" w:hAnsi=".VnTime" w:eastAsia="Times New Roman" w:cs="Times New Roman"/>
      <w:b/>
      <w:bCs/>
      <w:sz w:val="20"/>
      <w:szCs w:val="24"/>
      <w:lang w:val="x-none" w:eastAsia="x-none"/>
    </w:rPr>
  </w:style>
  <w:style w:type="character" w:styleId="Heading3Char" w:customStyle="1">
    <w:name w:val="Heading 3 Char"/>
    <w:basedOn w:val="DefaultParagraphFont"/>
    <w:link w:val="Heading3"/>
    <w:qFormat/>
    <w:rsid w:val="00096978"/>
    <w:rPr>
      <w:rFonts w:ascii="Cambria" w:hAnsi="Cambria" w:eastAsia="Times New Roman" w:cs="Times New Roman"/>
      <w:b/>
      <w:bCs/>
      <w:sz w:val="26"/>
      <w:szCs w:val="26"/>
      <w:lang w:val="x-none" w:eastAsia="x-none"/>
    </w:rPr>
  </w:style>
  <w:style w:type="character" w:styleId="Heading4Char" w:customStyle="1">
    <w:name w:val="Heading 4 Char"/>
    <w:basedOn w:val="DefaultParagraphFont"/>
    <w:link w:val="Heading4"/>
    <w:qFormat/>
    <w:rsid w:val="00096978"/>
    <w:rPr>
      <w:rFonts w:ascii="Calibri" w:hAnsi="Calibri" w:eastAsia="Times New Roman" w:cs="Times New Roman"/>
      <w:b/>
      <w:bCs/>
      <w:sz w:val="20"/>
      <w:szCs w:val="28"/>
      <w:lang w:val="x-none" w:eastAsia="x-none"/>
    </w:rPr>
  </w:style>
  <w:style w:type="character" w:styleId="Heading5Char" w:customStyle="1">
    <w:name w:val="Heading 5 Char"/>
    <w:basedOn w:val="DefaultParagraphFont"/>
    <w:link w:val="Heading5"/>
    <w:qFormat/>
    <w:rsid w:val="00096978"/>
    <w:rPr>
      <w:rFonts w:ascii=".VnTime" w:hAnsi=".VnTime" w:eastAsia="Times New Roman" w:cs="Times New Roman"/>
      <w:b/>
      <w:bCs/>
      <w:i/>
      <w:iCs/>
      <w:sz w:val="26"/>
      <w:szCs w:val="26"/>
      <w:lang w:val="x-none" w:eastAsia="x-none"/>
    </w:rPr>
  </w:style>
  <w:style w:type="character" w:styleId="Heading6Char" w:customStyle="1">
    <w:name w:val="Heading 6 Char"/>
    <w:basedOn w:val="DefaultParagraphFont"/>
    <w:link w:val="Heading6"/>
    <w:qFormat/>
    <w:rsid w:val="00096978"/>
    <w:rPr>
      <w:rFonts w:ascii="Arial" w:hAnsi="Arial" w:eastAsia="Times New Roman" w:cs="Times New Roman"/>
      <w:sz w:val="20"/>
      <w:szCs w:val="20"/>
    </w:rPr>
  </w:style>
  <w:style w:type="character" w:styleId="Heading7Char" w:customStyle="1">
    <w:name w:val="Heading 7 Char"/>
    <w:basedOn w:val="DefaultParagraphFont"/>
    <w:link w:val="Heading7"/>
    <w:qFormat/>
    <w:rsid w:val="00096978"/>
    <w:rPr>
      <w:rFonts w:ascii="Times New Roman" w:hAnsi="Times New Roman" w:eastAsia="Times New Roman" w:cs="Times New Roman"/>
      <w:sz w:val="24"/>
      <w:szCs w:val="24"/>
      <w:lang w:val="x-none" w:eastAsia="x-none"/>
    </w:rPr>
  </w:style>
  <w:style w:type="character" w:styleId="Heading8Char" w:customStyle="1">
    <w:name w:val="Heading 8 Char"/>
    <w:basedOn w:val="DefaultParagraphFont"/>
    <w:link w:val="Heading8"/>
    <w:qFormat/>
    <w:rsid w:val="00096978"/>
    <w:rPr>
      <w:rFonts w:ascii="Times New Roman" w:hAnsi="Times New Roman" w:eastAsia="Times New Roman" w:cs="Times New Roman"/>
      <w:i/>
      <w:iCs/>
      <w:sz w:val="24"/>
      <w:szCs w:val="24"/>
      <w:lang w:val="x-none" w:eastAsia="x-none"/>
    </w:rPr>
  </w:style>
  <w:style w:type="character" w:styleId="Heading9Char" w:customStyle="1">
    <w:name w:val="Heading 9 Char"/>
    <w:basedOn w:val="DefaultParagraphFont"/>
    <w:link w:val="Heading9"/>
    <w:qFormat/>
    <w:rsid w:val="00096978"/>
    <w:rPr>
      <w:rFonts w:ascii="Arial" w:hAnsi="Arial" w:eastAsia="Times New Roman" w:cs="Times New Roman"/>
      <w:sz w:val="20"/>
      <w:szCs w:val="20"/>
    </w:rPr>
  </w:style>
  <w:style w:type="character" w:styleId="FooterChar" w:customStyle="1">
    <w:name w:val="Footer Char"/>
    <w:basedOn w:val="DefaultParagraphFont"/>
    <w:link w:val="Footer"/>
    <w:uiPriority w:val="99"/>
    <w:qFormat/>
    <w:rsid w:val="00096978"/>
    <w:rPr>
      <w:rFonts w:ascii=".VnTime" w:hAnsi=".VnTime" w:eastAsia="Times New Roman" w:cs="Times New Roman"/>
      <w:sz w:val="20"/>
      <w:szCs w:val="24"/>
      <w:lang w:val="x-none" w:eastAsia="x-none"/>
    </w:rPr>
  </w:style>
  <w:style w:type="character" w:styleId="PageNumber">
    <w:name w:val="Page Number"/>
    <w:rsid w:val="00096978"/>
    <w:rPr/>
  </w:style>
  <w:style w:type="character" w:styleId="HeaderChar" w:customStyle="1">
    <w:name w:val="Header Char"/>
    <w:basedOn w:val="DefaultParagraphFont"/>
    <w:link w:val="Header"/>
    <w:uiPriority w:val="99"/>
    <w:qFormat/>
    <w:rsid w:val="00096978"/>
    <w:rPr>
      <w:rFonts w:ascii=".VnTime" w:hAnsi=".VnTime" w:eastAsia="Times New Roman" w:cs="Times New Roman"/>
      <w:sz w:val="20"/>
      <w:szCs w:val="24"/>
      <w:lang w:val="x-none" w:eastAsia="x-none"/>
    </w:rPr>
  </w:style>
  <w:style w:type="character" w:styleId="BodyTextIndentChar" w:customStyle="1">
    <w:name w:val="Body Text Indent Char"/>
    <w:basedOn w:val="DefaultParagraphFont"/>
    <w:qFormat/>
    <w:rsid w:val="00096978"/>
    <w:rPr>
      <w:rFonts w:ascii=".VnTime" w:hAnsi=".VnTime" w:eastAsia="Times New Roman" w:cs="Times New Roman"/>
      <w:sz w:val="20"/>
      <w:szCs w:val="24"/>
      <w:lang w:val="x-none" w:eastAsia="x-none"/>
    </w:rPr>
  </w:style>
  <w:style w:type="character" w:styleId="BodyText2Char" w:customStyle="1">
    <w:name w:val="Body Text 2 Char"/>
    <w:basedOn w:val="DefaultParagraphFont"/>
    <w:link w:val="BodyText23"/>
    <w:uiPriority w:val="99"/>
    <w:qFormat/>
    <w:rsid w:val="00096978"/>
    <w:rPr>
      <w:rFonts w:ascii=".VnTime" w:hAnsi=".VnTime" w:eastAsia="Times New Roman" w:cs="Times New Roman"/>
      <w:sz w:val="20"/>
      <w:szCs w:val="24"/>
      <w:lang w:val="x-none" w:eastAsia="x-none"/>
    </w:rPr>
  </w:style>
  <w:style w:type="character" w:styleId="BodyTextIndent2Char" w:customStyle="1">
    <w:name w:val="Body Text Indent 2 Char"/>
    <w:basedOn w:val="DefaultParagraphFont"/>
    <w:link w:val="BodyTextIndent2"/>
    <w:qFormat/>
    <w:rsid w:val="00096978"/>
    <w:rPr>
      <w:rFonts w:ascii=".VnTime" w:hAnsi=".VnTime" w:eastAsia="Times New Roman" w:cs="Times New Roman"/>
      <w:sz w:val="26"/>
      <w:szCs w:val="23"/>
      <w:lang w:val="x-none" w:eastAsia="x-none"/>
    </w:rPr>
  </w:style>
  <w:style w:type="character" w:styleId="BodyTextChar" w:customStyle="1">
    <w:name w:val="Body Text Char"/>
    <w:basedOn w:val="DefaultParagraphFont"/>
    <w:uiPriority w:val="99"/>
    <w:qFormat/>
    <w:rsid w:val="00096978"/>
    <w:rPr>
      <w:rFonts w:ascii=".VnTime" w:hAnsi=".VnTime" w:eastAsia="Times New Roman" w:cs="Times New Roman"/>
      <w:sz w:val="26"/>
      <w:szCs w:val="24"/>
      <w:lang w:val="x-none" w:eastAsia="x-none"/>
    </w:rPr>
  </w:style>
  <w:style w:type="character" w:styleId="BodyTextIndent3Char" w:customStyle="1">
    <w:name w:val="Body Text Indent 3 Char"/>
    <w:basedOn w:val="DefaultParagraphFont"/>
    <w:link w:val="BodyTextIndent3"/>
    <w:qFormat/>
    <w:rsid w:val="00096978"/>
    <w:rPr>
      <w:rFonts w:ascii=".VnTime" w:hAnsi=".VnTime" w:eastAsia="Times New Roman" w:cs="Times New Roman"/>
      <w:sz w:val="16"/>
      <w:szCs w:val="16"/>
      <w:lang w:val="x-none" w:eastAsia="x-none"/>
    </w:rPr>
  </w:style>
  <w:style w:type="character" w:styleId="LineNumber">
    <w:name w:val="Line Number"/>
    <w:rsid w:val="00096978"/>
    <w:rPr/>
  </w:style>
  <w:style w:type="character" w:styleId="Hyperlink">
    <w:name w:val="Hyperlink"/>
    <w:uiPriority w:val="99"/>
    <w:rsid w:val="00096978"/>
    <w:rPr>
      <w:color w:val="0000FF"/>
      <w:u w:val="single"/>
    </w:rPr>
  </w:style>
  <w:style w:type="character" w:styleId="BalloonTextChar" w:customStyle="1">
    <w:name w:val="Balloon Text Char"/>
    <w:basedOn w:val="DefaultParagraphFont"/>
    <w:link w:val="BalloonText"/>
    <w:uiPriority w:val="99"/>
    <w:qFormat/>
    <w:rsid w:val="00096978"/>
    <w:rPr>
      <w:rFonts w:ascii="Tahoma" w:hAnsi="Tahoma" w:eastAsia="Times New Roman" w:cs="Times New Roman"/>
      <w:sz w:val="16"/>
      <w:szCs w:val="16"/>
      <w:lang w:val="x-none" w:eastAsia="x-none"/>
    </w:rPr>
  </w:style>
  <w:style w:type="character" w:styleId="StyleHeading3BoldCharCharCharCharCharCharCharCharCharCharCharCharCharCharChar" w:customStyle="1">
    <w:name w:val="Style Heading 3 + Bold Char Char Char Char Char Char Char Char Char Char Char Char Char Char Char"/>
    <w:link w:val="StyleHeading3BoldCharCharCharCharCharCharCharCharCharCharCharCharCharChar"/>
    <w:qFormat/>
    <w:rsid w:val="00096978"/>
    <w:rPr>
      <w:rFonts w:ascii=".VnArial" w:hAnsi=".VnArial" w:eastAsia="Times New Roman" w:cs="Times New Roman"/>
      <w:b/>
      <w:bCs/>
      <w:szCs w:val="20"/>
      <w:lang w:val="x-none" w:eastAsia="x-none"/>
    </w:rPr>
  </w:style>
  <w:style w:type="character" w:styleId="apple-converted-space" w:customStyle="1">
    <w:name w:val="apple-converted-space"/>
    <w:qFormat/>
    <w:rsid w:val="00096978"/>
    <w:rPr/>
  </w:style>
  <w:style w:type="character" w:styleId="StyleHeading1VnArialH18ptBoldChar" w:customStyle="1">
    <w:name w:val="Style Heading 1 + .VnArialH 18 pt Bold Char"/>
    <w:link w:val="StyleHeading1VnArialH18ptBold"/>
    <w:qFormat/>
    <w:rsid w:val="00096978"/>
    <w:rPr>
      <w:rFonts w:ascii=".VnArialH" w:hAnsi=".VnArialH"/>
      <w:b/>
      <w:bCs/>
      <w:sz w:val="36"/>
    </w:rPr>
  </w:style>
  <w:style w:type="character" w:styleId="StyleStyleHeading1VnArialH18ptBoldArialChar" w:customStyle="1">
    <w:name w:val="Style Style Heading 1 + .VnArialH 18 pt Bold + Arial Char"/>
    <w:link w:val="StyleStyleHeading1VnArialH18ptBoldArial"/>
    <w:qFormat/>
    <w:rsid w:val="00096978"/>
    <w:rPr>
      <w:rFonts w:ascii="Arial" w:hAnsi="Arial"/>
      <w:b/>
      <w:bCs/>
      <w:sz w:val="36"/>
      <w:szCs w:val="36"/>
      <w:lang w:val="x-none" w:eastAsia="x-none"/>
    </w:rPr>
  </w:style>
  <w:style w:type="character" w:styleId="StyleHeading216ptBoldChar" w:customStyle="1">
    <w:name w:val="Style Heading 2 + 16 pt Bold Char"/>
    <w:link w:val="StyleHeading216ptBold"/>
    <w:qFormat/>
    <w:rsid w:val="00096978"/>
    <w:rPr>
      <w:rFonts w:ascii=".VnArialH" w:hAnsi=".VnArialH"/>
      <w:b/>
      <w:bCs/>
      <w:sz w:val="28"/>
      <w:lang w:val="x-none" w:eastAsia="x-none"/>
    </w:rPr>
  </w:style>
  <w:style w:type="character" w:styleId="BodyText3Char" w:customStyle="1">
    <w:name w:val="Body Text 3 Char"/>
    <w:basedOn w:val="DefaultParagraphFont"/>
    <w:link w:val="BodyText31"/>
    <w:qFormat/>
    <w:rsid w:val="00096978"/>
    <w:rPr>
      <w:rFonts w:ascii="Arial" w:hAnsi="Arial" w:eastAsia="Times New Roman" w:cs="Times New Roman"/>
      <w:szCs w:val="20"/>
      <w:lang w:val="x-none" w:eastAsia="x-none"/>
    </w:rPr>
  </w:style>
  <w:style w:type="character" w:styleId="PlainTextChar" w:customStyle="1">
    <w:name w:val="Plain Text Char"/>
    <w:basedOn w:val="DefaultParagraphFont"/>
    <w:link w:val="PlainText"/>
    <w:qFormat/>
    <w:rsid w:val="00096978"/>
    <w:rPr>
      <w:rFonts w:ascii="Courier New" w:hAnsi="Courier New" w:eastAsia="Times New Roman" w:cs="Times New Roman"/>
      <w:sz w:val="20"/>
      <w:szCs w:val="20"/>
      <w:lang w:val="x-none" w:eastAsia="x-none"/>
    </w:rPr>
  </w:style>
  <w:style w:type="character" w:styleId="ListParagraphChar" w:customStyle="1">
    <w:name w:val="List Paragraph Char"/>
    <w:link w:val="ListParagraph"/>
    <w:uiPriority w:val="34"/>
    <w:qFormat/>
    <w:rsid w:val="00096978"/>
    <w:rPr>
      <w:rFonts w:ascii="Calibri" w:hAnsi="Calibri" w:eastAsia="Times New Roman" w:cs="Times New Roman"/>
      <w:lang w:val="x-none" w:eastAsia="x-none"/>
    </w:rPr>
  </w:style>
  <w:style w:type="character" w:styleId="fontstyle01" w:customStyle="1">
    <w:name w:val="fontstyle01"/>
    <w:qFormat/>
    <w:rsid w:val="00096978"/>
    <w:rPr>
      <w:rFonts w:ascii="Times New Roman" w:hAnsi="Times New Roman" w:cs="Times New Roman"/>
      <w:b w:val="false"/>
      <w:bCs w:val="false"/>
      <w:i w:val="false"/>
      <w:iCs w:val="false"/>
      <w:color w:val="000000"/>
      <w:sz w:val="28"/>
      <w:szCs w:val="28"/>
    </w:rPr>
  </w:style>
  <w:style w:type="character" w:styleId="annotationreference">
    <w:name w:val="annotation reference"/>
    <w:uiPriority w:val="99"/>
    <w:semiHidden/>
    <w:unhideWhenUsed/>
    <w:qFormat/>
    <w:rsid w:val="00096978"/>
    <w:rPr>
      <w:sz w:val="16"/>
      <w:szCs w:val="16"/>
    </w:rPr>
  </w:style>
  <w:style w:type="character" w:styleId="CommentTextChar" w:customStyle="1">
    <w:name w:val="Comment Text Char"/>
    <w:basedOn w:val="DefaultParagraphFont"/>
    <w:link w:val="AnnotationText"/>
    <w:uiPriority w:val="99"/>
    <w:qFormat/>
    <w:rsid w:val="00096978"/>
    <w:rPr>
      <w:rFonts w:ascii="Times New Roman" w:hAnsi="Times New Roman" w:eastAsia="MS Mincho" w:cs="Times New Roman"/>
      <w:color w:val="000000"/>
      <w:sz w:val="20"/>
      <w:szCs w:val="20"/>
      <w:lang w:val="x-none" w:eastAsia="x-none"/>
    </w:rPr>
  </w:style>
  <w:style w:type="character" w:styleId="Bodytext" w:customStyle="1">
    <w:name w:val="Body text_"/>
    <w:link w:val="BodyText62"/>
    <w:qFormat/>
    <w:rsid w:val="00096978"/>
    <w:rPr>
      <w:rFonts w:eastAsia="Times New Roman"/>
      <w:sz w:val="27"/>
      <w:szCs w:val="27"/>
      <w:shd w:fill="FFFFFF" w:val="clear"/>
    </w:rPr>
  </w:style>
  <w:style w:type="character" w:styleId="Headerorfooter" w:customStyle="1">
    <w:name w:val="Header or footer_"/>
    <w:qFormat/>
    <w:rsid w:val="00096978"/>
    <w:rPr>
      <w:rFonts w:ascii="Times New Roman" w:hAnsi="Times New Roman" w:eastAsia="Times New Roman" w:cs="Times New Roman"/>
      <w:b/>
      <w:bCs/>
      <w:i/>
      <w:iCs/>
      <w:caps w:val="false"/>
      <w:smallCaps w:val="false"/>
      <w:strike w:val="false"/>
      <w:dstrike w:val="false"/>
      <w:sz w:val="27"/>
      <w:szCs w:val="27"/>
      <w:u w:val="none"/>
    </w:rPr>
  </w:style>
  <w:style w:type="character" w:styleId="Headerorfooter95pt" w:customStyle="1">
    <w:name w:val="Header or footer + 9.5 pt"/>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19"/>
      <w:szCs w:val="19"/>
      <w:u w:val="none"/>
      <w:lang w:val="en-US"/>
    </w:rPr>
  </w:style>
  <w:style w:type="character" w:styleId="Heading11" w:customStyle="1">
    <w:name w:val="Heading #1_"/>
    <w:link w:val="Heading12"/>
    <w:qFormat/>
    <w:rsid w:val="00096978"/>
    <w:rPr>
      <w:rFonts w:eastAsia="Times New Roman"/>
      <w:b/>
      <w:bCs/>
      <w:spacing w:val="-20"/>
      <w:sz w:val="42"/>
      <w:szCs w:val="42"/>
      <w:shd w:fill="FFFFFF" w:val="clear"/>
    </w:rPr>
  </w:style>
  <w:style w:type="character" w:styleId="Heading21" w:customStyle="1">
    <w:name w:val="Heading #2_"/>
    <w:qFormat/>
    <w:rsid w:val="00096978"/>
    <w:rPr>
      <w:rFonts w:ascii="Times New Roman" w:hAnsi="Times New Roman" w:eastAsia="Times New Roman" w:cs="Times New Roman"/>
      <w:b/>
      <w:bCs/>
      <w:i w:val="false"/>
      <w:iCs w:val="false"/>
      <w:caps w:val="false"/>
      <w:smallCaps w:val="false"/>
      <w:strike w:val="false"/>
      <w:dstrike w:val="false"/>
      <w:sz w:val="33"/>
      <w:szCs w:val="33"/>
      <w:u w:val="none"/>
    </w:rPr>
  </w:style>
  <w:style w:type="character" w:styleId="Picturecaption2Exact" w:customStyle="1">
    <w:name w:val="Picture caption (2) Exact"/>
    <w:qFormat/>
    <w:rsid w:val="00096978"/>
    <w:rPr>
      <w:rFonts w:ascii="Times New Roman" w:hAnsi="Times New Roman" w:eastAsia="Times New Roman" w:cs="Times New Roman"/>
      <w:b w:val="false"/>
      <w:bCs w:val="false"/>
      <w:i w:val="false"/>
      <w:iCs w:val="false"/>
      <w:caps w:val="false"/>
      <w:smallCaps w:val="false"/>
      <w:strike w:val="false"/>
      <w:dstrike w:val="false"/>
      <w:spacing w:val="-3"/>
      <w:sz w:val="25"/>
      <w:szCs w:val="25"/>
      <w:u w:val="none"/>
    </w:rPr>
  </w:style>
  <w:style w:type="character" w:styleId="Bodytext3Exact" w:customStyle="1">
    <w:name w:val="Body text (3) Exact"/>
    <w:link w:val="Bodytext32"/>
    <w:qFormat/>
    <w:rsid w:val="00096978"/>
    <w:rPr>
      <w:rFonts w:eastAsia="Times New Roman"/>
      <w:b/>
      <w:bCs/>
      <w:i/>
      <w:iCs/>
      <w:spacing w:val="-38"/>
      <w:sz w:val="37"/>
      <w:szCs w:val="37"/>
      <w:shd w:fill="FFFFFF" w:val="clear"/>
      <w:lang w:val="vi-VN"/>
    </w:rPr>
  </w:style>
  <w:style w:type="character" w:styleId="Headerorfooter1" w:customStyle="1">
    <w:name w:val="Header or footer"/>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Bodytext2" w:customStyle="1">
    <w:name w:val="Body text (2)_"/>
    <w:qFormat/>
    <w:rsid w:val="00096978"/>
    <w:rPr>
      <w:rFonts w:ascii="Times New Roman" w:hAnsi="Times New Roman" w:eastAsia="Times New Roman" w:cs="Times New Roman"/>
      <w:b/>
      <w:bCs/>
      <w:i w:val="false"/>
      <w:iCs w:val="false"/>
      <w:caps w:val="false"/>
      <w:smallCaps w:val="false"/>
      <w:strike w:val="false"/>
      <w:dstrike w:val="false"/>
      <w:sz w:val="27"/>
      <w:szCs w:val="27"/>
      <w:u w:val="none"/>
    </w:rPr>
  </w:style>
  <w:style w:type="character" w:styleId="Bodytext2NotBold" w:customStyle="1">
    <w:name w:val="Body text (2) + Not Bold"/>
    <w:qFormat/>
    <w:rsid w:val="00096978"/>
    <w:rPr>
      <w:rFonts w:ascii="Times New Roman" w:hAnsi="Times New Roman" w:eastAsia="Times New Roman" w:cs="Times New Roman"/>
      <w:b w:val="false"/>
      <w:bCs w:val="false"/>
      <w:i/>
      <w:iCs/>
      <w:caps w:val="false"/>
      <w:smallCaps w:val="false"/>
      <w:strike w:val="false"/>
      <w:dstrike w:val="false"/>
      <w:color w:val="000000"/>
      <w:spacing w:val="0"/>
      <w:w w:val="100"/>
      <w:sz w:val="27"/>
      <w:szCs w:val="27"/>
      <w:u w:val="none"/>
      <w:lang w:val="en-US"/>
    </w:rPr>
  </w:style>
  <w:style w:type="character" w:styleId="BodyText1" w:customStyle="1">
    <w:name w:val="Body Text1"/>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single"/>
      <w:lang w:val="en-US"/>
    </w:rPr>
  </w:style>
  <w:style w:type="character" w:styleId="Bodytext4Exact" w:customStyle="1">
    <w:name w:val="Body text (4) Exact"/>
    <w:qFormat/>
    <w:rsid w:val="00096978"/>
    <w:rPr>
      <w:rFonts w:ascii="Times New Roman" w:hAnsi="Times New Roman" w:eastAsia="Times New Roman" w:cs="Times New Roman"/>
      <w:b w:val="false"/>
      <w:bCs w:val="false"/>
      <w:i/>
      <w:iCs/>
      <w:caps w:val="false"/>
      <w:smallCaps w:val="false"/>
      <w:strike w:val="false"/>
      <w:dstrike w:val="false"/>
      <w:spacing w:val="-2"/>
      <w:sz w:val="25"/>
      <w:szCs w:val="25"/>
      <w:u w:val="none"/>
    </w:rPr>
  </w:style>
  <w:style w:type="character" w:styleId="Heading31" w:customStyle="1">
    <w:name w:val="Heading #3_"/>
    <w:qFormat/>
    <w:rsid w:val="00096978"/>
    <w:rPr>
      <w:rFonts w:ascii="Times New Roman" w:hAnsi="Times New Roman" w:eastAsia="Times New Roman" w:cs="Times New Roman"/>
      <w:b/>
      <w:bCs/>
      <w:i w:val="false"/>
      <w:iCs w:val="false"/>
      <w:caps w:val="false"/>
      <w:smallCaps w:val="false"/>
      <w:strike w:val="false"/>
      <w:dstrike w:val="false"/>
      <w:sz w:val="33"/>
      <w:szCs w:val="33"/>
      <w:u w:val="none"/>
    </w:rPr>
  </w:style>
  <w:style w:type="character" w:styleId="Bodytext5" w:customStyle="1">
    <w:name w:val="Body text (5)_"/>
    <w:link w:val="Bodytext52"/>
    <w:qFormat/>
    <w:rsid w:val="00096978"/>
    <w:rPr>
      <w:rFonts w:ascii="Tahoma" w:hAnsi="Tahoma" w:eastAsia="Tahoma" w:cs="Tahoma"/>
      <w:sz w:val="10"/>
      <w:szCs w:val="10"/>
      <w:shd w:fill="FFFFFF" w:val="clear"/>
    </w:rPr>
  </w:style>
  <w:style w:type="character" w:styleId="TOC3Char" w:customStyle="1">
    <w:name w:val="TOC 3 Char"/>
    <w:link w:val="TOC3"/>
    <w:uiPriority w:val="39"/>
    <w:qFormat/>
    <w:rsid w:val="00096978"/>
    <w:rPr>
      <w:rFonts w:eastAsia="Courier New" w:cs="Courier New"/>
      <w:color w:val="000000"/>
      <w:sz w:val="26"/>
    </w:rPr>
  </w:style>
  <w:style w:type="character" w:styleId="TOC4Char" w:customStyle="1">
    <w:name w:val="TOC 4 Char"/>
    <w:link w:val="TOC4"/>
    <w:uiPriority w:val="39"/>
    <w:qFormat/>
    <w:rsid w:val="00096978"/>
    <w:rPr>
      <w:rFonts w:eastAsia="Courier New" w:cs="Courier New"/>
      <w:i/>
      <w:color w:val="000000"/>
      <w:sz w:val="26"/>
    </w:rPr>
  </w:style>
  <w:style w:type="character" w:styleId="TOC6Char" w:customStyle="1">
    <w:name w:val="TOC 6 Char"/>
    <w:link w:val="TOC6"/>
    <w:uiPriority w:val="39"/>
    <w:qFormat/>
    <w:rsid w:val="00096978"/>
    <w:rPr>
      <w:rFonts w:eastAsia="Courier New" w:cs="Courier New"/>
      <w:color w:val="000000"/>
    </w:rPr>
  </w:style>
  <w:style w:type="character" w:styleId="Tableofcontents3NotItalic" w:customStyle="1">
    <w:name w:val="Table of contents (3) + Not Italic"/>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TableofcontentsItalic" w:customStyle="1">
    <w:name w:val="Table of contents + Italic"/>
    <w:qFormat/>
    <w:rsid w:val="00096978"/>
    <w:rPr>
      <w:rFonts w:ascii="Times New Roman" w:hAnsi="Times New Roman" w:eastAsia="Times New Roman" w:cs="Times New Roman"/>
      <w:b/>
      <w:bCs w:val="false"/>
      <w:i/>
      <w:iCs/>
      <w:caps w:val="false"/>
      <w:smallCaps w:val="false"/>
      <w:strike w:val="false"/>
      <w:dstrike w:val="false"/>
      <w:color w:val="000000"/>
      <w:spacing w:val="0"/>
      <w:w w:val="100"/>
      <w:sz w:val="27"/>
      <w:szCs w:val="27"/>
      <w:u w:val="none"/>
      <w:lang w:val="en-US"/>
    </w:rPr>
  </w:style>
  <w:style w:type="character" w:styleId="Tableofcontents4" w:customStyle="1">
    <w:name w:val="Table of contents (4)_"/>
    <w:link w:val="Tableofcontents41"/>
    <w:qFormat/>
    <w:rsid w:val="00096978"/>
    <w:rPr>
      <w:rFonts w:eastAsia="Times New Roman"/>
      <w:b/>
      <w:bCs/>
      <w:i/>
      <w:iCs/>
      <w:sz w:val="27"/>
      <w:szCs w:val="27"/>
      <w:shd w:fill="FFFFFF" w:val="clear"/>
    </w:rPr>
  </w:style>
  <w:style w:type="character" w:styleId="Tableofcontents4NotItalic" w:customStyle="1">
    <w:name w:val="Table of contents (4) + Not Italic"/>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Tableofcontents2Italic" w:customStyle="1">
    <w:name w:val="Table of contents (2) + Italic"/>
    <w:qFormat/>
    <w:rsid w:val="00096978"/>
    <w:rPr>
      <w:rFonts w:ascii="Times New Roman" w:hAnsi="Times New Roman" w:eastAsia="Times New Roman" w:cs="Times New Roman"/>
      <w:b w:val="false"/>
      <w:bCs w:val="false"/>
      <w:i/>
      <w:iCs/>
      <w:caps w:val="false"/>
      <w:smallCaps w:val="false"/>
      <w:strike w:val="false"/>
      <w:dstrike w:val="false"/>
      <w:color w:val="000000"/>
      <w:spacing w:val="0"/>
      <w:w w:val="100"/>
      <w:sz w:val="27"/>
      <w:szCs w:val="27"/>
      <w:u w:val="none"/>
      <w:lang w:val="en-US"/>
    </w:rPr>
  </w:style>
  <w:style w:type="character" w:styleId="BodyText21" w:customStyle="1">
    <w:name w:val="Body Text2"/>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Heading51" w:customStyle="1">
    <w:name w:val="Heading #5_"/>
    <w:qFormat/>
    <w:rsid w:val="00096978"/>
    <w:rPr>
      <w:rFonts w:ascii="Times New Roman" w:hAnsi="Times New Roman" w:eastAsia="Times New Roman" w:cs="Times New Roman"/>
      <w:b/>
      <w:bCs/>
      <w:i w:val="false"/>
      <w:iCs w:val="false"/>
      <w:caps w:val="false"/>
      <w:smallCaps w:val="false"/>
      <w:strike w:val="false"/>
      <w:dstrike w:val="false"/>
      <w:sz w:val="27"/>
      <w:szCs w:val="27"/>
      <w:u w:val="none"/>
    </w:rPr>
  </w:style>
  <w:style w:type="character" w:styleId="Heading52" w:customStyle="1">
    <w:name w:val="Heading #5"/>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single"/>
      <w:lang w:val="en-US"/>
    </w:rPr>
  </w:style>
  <w:style w:type="character" w:styleId="BodytextItalic" w:customStyle="1">
    <w:name w:val="Body text + Italic"/>
    <w:qFormat/>
    <w:rsid w:val="00096978"/>
    <w:rPr>
      <w:rFonts w:ascii="Times New Roman" w:hAnsi="Times New Roman" w:eastAsia="Times New Roman" w:cs="Times New Roman"/>
      <w:b w:val="false"/>
      <w:bCs w:val="false"/>
      <w:i/>
      <w:iCs/>
      <w:caps w:val="false"/>
      <w:smallCaps w:val="false"/>
      <w:strike w:val="false"/>
      <w:dstrike w:val="false"/>
      <w:color w:val="000000"/>
      <w:spacing w:val="0"/>
      <w:w w:val="100"/>
      <w:sz w:val="27"/>
      <w:szCs w:val="27"/>
      <w:u w:val="none"/>
      <w:lang w:val="en-US"/>
    </w:rPr>
  </w:style>
  <w:style w:type="character" w:styleId="BodytextBold" w:customStyle="1">
    <w:name w:val="Body text + Bold"/>
    <w:qFormat/>
    <w:rsid w:val="00096978"/>
    <w:rPr>
      <w:rFonts w:ascii="Times New Roman" w:hAnsi="Times New Roman" w:eastAsia="Times New Roman" w:cs="Times New Roman"/>
      <w:b/>
      <w:bCs/>
      <w:i w:val="false"/>
      <w:iCs w:val="false"/>
      <w:caps w:val="false"/>
      <w:smallCaps w:val="false"/>
      <w:strike w:val="false"/>
      <w:dstrike w:val="false"/>
      <w:color w:val="000000"/>
      <w:spacing w:val="0"/>
      <w:w w:val="100"/>
      <w:sz w:val="27"/>
      <w:szCs w:val="27"/>
      <w:u w:val="none"/>
      <w:lang w:val="en-US"/>
    </w:rPr>
  </w:style>
  <w:style w:type="character" w:styleId="Heading5Italic" w:customStyle="1">
    <w:name w:val="Heading #5 + Italic"/>
    <w:qFormat/>
    <w:rsid w:val="00096978"/>
    <w:rPr>
      <w:rFonts w:ascii="Times New Roman" w:hAnsi="Times New Roman" w:eastAsia="Times New Roman" w:cs="Times New Roman"/>
      <w:b w:val="false"/>
      <w:bCs w:val="false"/>
      <w:i/>
      <w:iCs/>
      <w:caps w:val="false"/>
      <w:smallCaps w:val="false"/>
      <w:strike w:val="false"/>
      <w:dstrike w:val="false"/>
      <w:color w:val="000000"/>
      <w:spacing w:val="0"/>
      <w:w w:val="100"/>
      <w:sz w:val="27"/>
      <w:szCs w:val="27"/>
      <w:u w:val="none"/>
      <w:lang w:val="en-US"/>
    </w:rPr>
  </w:style>
  <w:style w:type="character" w:styleId="Bodytext4" w:customStyle="1">
    <w:name w:val="Body text (4)_"/>
    <w:qFormat/>
    <w:rsid w:val="00096978"/>
    <w:rPr>
      <w:rFonts w:ascii="Times New Roman" w:hAnsi="Times New Roman" w:eastAsia="Times New Roman" w:cs="Times New Roman"/>
      <w:b w:val="false"/>
      <w:bCs w:val="false"/>
      <w:i/>
      <w:iCs/>
      <w:caps w:val="false"/>
      <w:smallCaps w:val="false"/>
      <w:strike w:val="false"/>
      <w:dstrike w:val="false"/>
      <w:sz w:val="27"/>
      <w:szCs w:val="27"/>
      <w:u w:val="none"/>
    </w:rPr>
  </w:style>
  <w:style w:type="character" w:styleId="Bodytext4NotItalic" w:customStyle="1">
    <w:name w:val="Body text (4) + Not Italic"/>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Bodytext6" w:customStyle="1">
    <w:name w:val="Body text (6)_"/>
    <w:qFormat/>
    <w:rsid w:val="00096978"/>
    <w:rPr>
      <w:rFonts w:ascii="Times New Roman" w:hAnsi="Times New Roman" w:eastAsia="Times New Roman" w:cs="Times New Roman"/>
      <w:b/>
      <w:bCs/>
      <w:i/>
      <w:iCs/>
      <w:caps w:val="false"/>
      <w:smallCaps w:val="false"/>
      <w:strike w:val="false"/>
      <w:dstrike w:val="false"/>
      <w:sz w:val="27"/>
      <w:szCs w:val="27"/>
      <w:u w:val="none"/>
    </w:rPr>
  </w:style>
  <w:style w:type="character" w:styleId="Bodytext6NotItalic" w:customStyle="1">
    <w:name w:val="Body text (6) + Not Italic"/>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BodytextExact" w:customStyle="1">
    <w:name w:val="Body text Exact"/>
    <w:qFormat/>
    <w:rsid w:val="00096978"/>
    <w:rPr>
      <w:rFonts w:ascii="Times New Roman" w:hAnsi="Times New Roman" w:eastAsia="Times New Roman" w:cs="Times New Roman"/>
      <w:b w:val="false"/>
      <w:bCs w:val="false"/>
      <w:i w:val="false"/>
      <w:iCs w:val="false"/>
      <w:caps w:val="false"/>
      <w:smallCaps w:val="false"/>
      <w:strike w:val="false"/>
      <w:dstrike w:val="false"/>
      <w:color w:val="141414"/>
      <w:spacing w:val="-3"/>
      <w:sz w:val="25"/>
      <w:szCs w:val="25"/>
      <w:u w:val="none"/>
    </w:rPr>
  </w:style>
  <w:style w:type="character" w:styleId="Bodytext7" w:customStyle="1">
    <w:name w:val="Body text (7)_"/>
    <w:qFormat/>
    <w:rsid w:val="00096978"/>
    <w:rPr>
      <w:rFonts w:ascii="Times New Roman" w:hAnsi="Times New Roman" w:eastAsia="Times New Roman" w:cs="Times New Roman"/>
      <w:b w:val="false"/>
      <w:bCs w:val="false"/>
      <w:i w:val="false"/>
      <w:iCs w:val="false"/>
      <w:caps w:val="false"/>
      <w:smallCaps w:val="false"/>
      <w:strike w:val="false"/>
      <w:dstrike w:val="false"/>
      <w:w w:val="150"/>
      <w:sz w:val="10"/>
      <w:szCs w:val="10"/>
      <w:u w:val="none"/>
    </w:rPr>
  </w:style>
  <w:style w:type="character" w:styleId="Bodytext71" w:customStyle="1">
    <w:name w:val="Body text (7)"/>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50"/>
      <w:sz w:val="10"/>
      <w:szCs w:val="10"/>
      <w:u w:val="single"/>
      <w:lang w:val="en-US"/>
    </w:rPr>
  </w:style>
  <w:style w:type="character" w:styleId="Bodytext7SmallCaps" w:customStyle="1">
    <w:name w:val="Body text (7) + Small Caps"/>
    <w:qFormat/>
    <w:rsid w:val="00096978"/>
    <w:rPr>
      <w:rFonts w:ascii="Times New Roman" w:hAnsi="Times New Roman" w:eastAsia="Times New Roman" w:cs="Times New Roman"/>
      <w:b w:val="false"/>
      <w:bCs w:val="false"/>
      <w:i w:val="false"/>
      <w:iCs w:val="false"/>
      <w:smallCaps/>
      <w:strike w:val="false"/>
      <w:dstrike w:val="false"/>
      <w:color w:val="000000"/>
      <w:spacing w:val="0"/>
      <w:w w:val="150"/>
      <w:sz w:val="10"/>
      <w:szCs w:val="10"/>
      <w:u w:val="none"/>
      <w:lang w:val="en-US"/>
    </w:rPr>
  </w:style>
  <w:style w:type="character" w:styleId="Bodytext8Exact" w:customStyle="1">
    <w:name w:val="Body text (8) Exact"/>
    <w:link w:val="Bodytext81"/>
    <w:qFormat/>
    <w:rsid w:val="00096978"/>
    <w:rPr>
      <w:rFonts w:ascii="Tahoma" w:hAnsi="Tahoma" w:eastAsia="Tahoma" w:cs="Tahoma"/>
      <w:b/>
      <w:bCs/>
      <w:i/>
      <w:iCs/>
      <w:spacing w:val="-84"/>
      <w:sz w:val="89"/>
      <w:szCs w:val="89"/>
      <w:shd w:fill="FFFFFF" w:val="clear"/>
    </w:rPr>
  </w:style>
  <w:style w:type="character" w:styleId="Picturecaption3Exact" w:customStyle="1">
    <w:name w:val="Picture caption (3) Exact"/>
    <w:link w:val="Picturecaption3"/>
    <w:qFormat/>
    <w:rsid w:val="00096978"/>
    <w:rPr>
      <w:rFonts w:eastAsia="Times New Roman"/>
      <w:spacing w:val="-2"/>
      <w:shd w:fill="FFFFFF" w:val="clear"/>
    </w:rPr>
  </w:style>
  <w:style w:type="character" w:styleId="Picturecaption" w:customStyle="1">
    <w:name w:val="Picture caption_"/>
    <w:qFormat/>
    <w:rsid w:val="00096978"/>
    <w:rPr>
      <w:rFonts w:ascii="Times New Roman" w:hAnsi="Times New Roman" w:eastAsia="Times New Roman" w:cs="Times New Roman"/>
      <w:b/>
      <w:bCs/>
      <w:i w:val="false"/>
      <w:iCs w:val="false"/>
      <w:caps w:val="false"/>
      <w:smallCaps w:val="false"/>
      <w:strike w:val="false"/>
      <w:dstrike w:val="false"/>
      <w:sz w:val="27"/>
      <w:szCs w:val="27"/>
      <w:u w:val="none"/>
    </w:rPr>
  </w:style>
  <w:style w:type="character" w:styleId="Bodytext9" w:customStyle="1">
    <w:name w:val="Body text (9)_"/>
    <w:qFormat/>
    <w:rsid w:val="00096978"/>
    <w:rPr>
      <w:rFonts w:ascii="Times New Roman" w:hAnsi="Times New Roman" w:eastAsia="Times New Roman" w:cs="Times New Roman"/>
      <w:b/>
      <w:bCs/>
      <w:i/>
      <w:iCs/>
      <w:caps w:val="false"/>
      <w:smallCaps w:val="false"/>
      <w:strike w:val="false"/>
      <w:dstrike w:val="false"/>
      <w:sz w:val="27"/>
      <w:szCs w:val="27"/>
      <w:u w:val="none"/>
    </w:rPr>
  </w:style>
  <w:style w:type="character" w:styleId="Heading42" w:customStyle="1">
    <w:name w:val="Heading #4 (2)_"/>
    <w:link w:val="Heading421"/>
    <w:qFormat/>
    <w:rsid w:val="00096978"/>
    <w:rPr>
      <w:rFonts w:eastAsia="Times New Roman"/>
      <w:spacing w:val="-10"/>
      <w:szCs w:val="28"/>
      <w:shd w:fill="FFFFFF" w:val="clear"/>
    </w:rPr>
  </w:style>
  <w:style w:type="character" w:styleId="Picturecaption2" w:customStyle="1">
    <w:name w:val="Picture caption (2)_"/>
    <w:link w:val="Picturecaption21"/>
    <w:qFormat/>
    <w:rsid w:val="00096978"/>
    <w:rPr>
      <w:rFonts w:eastAsia="Times New Roman"/>
      <w:sz w:val="27"/>
      <w:szCs w:val="27"/>
      <w:shd w:fill="FFFFFF" w:val="clear"/>
    </w:rPr>
  </w:style>
  <w:style w:type="character" w:styleId="PicturecaptionExact" w:customStyle="1">
    <w:name w:val="Picture caption Exact"/>
    <w:qFormat/>
    <w:rsid w:val="00096978"/>
    <w:rPr>
      <w:rFonts w:ascii="Times New Roman" w:hAnsi="Times New Roman" w:eastAsia="Times New Roman" w:cs="Times New Roman"/>
      <w:b/>
      <w:bCs/>
      <w:i w:val="false"/>
      <w:iCs w:val="false"/>
      <w:caps w:val="false"/>
      <w:smallCaps w:val="false"/>
      <w:strike w:val="false"/>
      <w:dstrike w:val="false"/>
      <w:spacing w:val="-2"/>
      <w:sz w:val="25"/>
      <w:szCs w:val="25"/>
      <w:u w:val="none"/>
    </w:rPr>
  </w:style>
  <w:style w:type="character" w:styleId="Tablecaption" w:customStyle="1">
    <w:name w:val="Table caption_"/>
    <w:qFormat/>
    <w:rsid w:val="00096978"/>
    <w:rPr>
      <w:rFonts w:ascii="Times New Roman" w:hAnsi="Times New Roman" w:eastAsia="Times New Roman" w:cs="Times New Roman"/>
      <w:b w:val="false"/>
      <w:bCs w:val="false"/>
      <w:i w:val="false"/>
      <w:iCs w:val="false"/>
      <w:caps w:val="false"/>
      <w:smallCaps w:val="false"/>
      <w:strike w:val="false"/>
      <w:dstrike w:val="false"/>
      <w:sz w:val="27"/>
      <w:szCs w:val="27"/>
      <w:u w:val="none"/>
    </w:rPr>
  </w:style>
  <w:style w:type="character" w:styleId="Heading41" w:customStyle="1">
    <w:name w:val="Heading #4_"/>
    <w:link w:val="Heading44"/>
    <w:qFormat/>
    <w:rsid w:val="00096978"/>
    <w:rPr>
      <w:rFonts w:eastAsia="Times New Roman"/>
      <w:sz w:val="27"/>
      <w:szCs w:val="27"/>
      <w:shd w:fill="FFFFFF" w:val="clear"/>
    </w:rPr>
  </w:style>
  <w:style w:type="character" w:styleId="Bodytext6Exact" w:customStyle="1">
    <w:name w:val="Body text (6) Exact"/>
    <w:qFormat/>
    <w:rsid w:val="00096978"/>
    <w:rPr>
      <w:rFonts w:ascii="Times New Roman" w:hAnsi="Times New Roman" w:eastAsia="Times New Roman" w:cs="Times New Roman"/>
      <w:b/>
      <w:bCs/>
      <w:i/>
      <w:iCs/>
      <w:caps w:val="false"/>
      <w:smallCaps w:val="false"/>
      <w:strike w:val="false"/>
      <w:dstrike w:val="false"/>
      <w:spacing w:val="-3"/>
      <w:sz w:val="25"/>
      <w:szCs w:val="25"/>
      <w:u w:val="none"/>
    </w:rPr>
  </w:style>
  <w:style w:type="character" w:styleId="Bodytext11Exact" w:customStyle="1">
    <w:name w:val="Body text (11) Exact"/>
    <w:qFormat/>
    <w:rsid w:val="00096978"/>
    <w:rPr>
      <w:rFonts w:ascii="Tahoma" w:hAnsi="Tahoma" w:eastAsia="Tahoma" w:cs="Tahoma"/>
      <w:b/>
      <w:bCs/>
      <w:i w:val="false"/>
      <w:iCs w:val="false"/>
      <w:caps w:val="false"/>
      <w:smallCaps w:val="false"/>
      <w:strike w:val="false"/>
      <w:dstrike w:val="false"/>
      <w:spacing w:val="-4"/>
      <w:sz w:val="18"/>
      <w:szCs w:val="18"/>
      <w:u w:val="none"/>
    </w:rPr>
  </w:style>
  <w:style w:type="character" w:styleId="Picturecaption4" w:customStyle="1">
    <w:name w:val="Picture caption (4)_"/>
    <w:qFormat/>
    <w:rsid w:val="00096978"/>
    <w:rPr>
      <w:rFonts w:ascii="Tahoma" w:hAnsi="Tahoma" w:eastAsia="Tahoma" w:cs="Tahoma"/>
      <w:b/>
      <w:bCs/>
      <w:i w:val="false"/>
      <w:iCs w:val="false"/>
      <w:caps w:val="false"/>
      <w:smallCaps w:val="false"/>
      <w:strike w:val="false"/>
      <w:dstrike w:val="false"/>
      <w:sz w:val="19"/>
      <w:szCs w:val="19"/>
      <w:u w:val="none"/>
    </w:rPr>
  </w:style>
  <w:style w:type="character" w:styleId="Picturecaption41" w:customStyle="1">
    <w:name w:val="Picture caption (4)"/>
    <w:qFormat/>
    <w:rsid w:val="00096978"/>
    <w:rPr>
      <w:rFonts w:ascii="Tahoma" w:hAnsi="Tahoma" w:eastAsia="Tahoma" w:cs="Tahoma"/>
      <w:b w:val="false"/>
      <w:bCs w:val="false"/>
      <w:i w:val="false"/>
      <w:iCs w:val="false"/>
      <w:caps w:val="false"/>
      <w:smallCaps w:val="false"/>
      <w:strike w:val="false"/>
      <w:dstrike w:val="false"/>
      <w:color w:val="000000"/>
      <w:spacing w:val="0"/>
      <w:w w:val="100"/>
      <w:sz w:val="19"/>
      <w:szCs w:val="19"/>
      <w:u w:val="single"/>
      <w:lang w:val="en-US"/>
    </w:rPr>
  </w:style>
  <w:style w:type="character" w:styleId="Picturecaption5" w:customStyle="1">
    <w:name w:val="Picture caption (5)_"/>
    <w:link w:val="Picturecaption51"/>
    <w:qFormat/>
    <w:rsid w:val="00096978"/>
    <w:rPr>
      <w:rFonts w:eastAsia="Times New Roman"/>
      <w:sz w:val="13"/>
      <w:szCs w:val="13"/>
      <w:shd w:fill="FFFFFF" w:val="clear"/>
    </w:rPr>
  </w:style>
  <w:style w:type="character" w:styleId="Picturecaption55pt" w:customStyle="1">
    <w:name w:val="Picture caption (5) + 5 pt"/>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10"/>
      <w:szCs w:val="10"/>
      <w:u w:val="none"/>
    </w:rPr>
  </w:style>
  <w:style w:type="character" w:styleId="Bodytext10" w:customStyle="1">
    <w:name w:val="Body text (10)_"/>
    <w:link w:val="Bodytext101"/>
    <w:qFormat/>
    <w:rsid w:val="00096978"/>
    <w:rPr>
      <w:rFonts w:eastAsia="Times New Roman"/>
      <w:sz w:val="13"/>
      <w:szCs w:val="13"/>
      <w:shd w:fill="FFFFFF" w:val="clear"/>
    </w:rPr>
  </w:style>
  <w:style w:type="character" w:styleId="Bodytext105pt" w:customStyle="1">
    <w:name w:val="Body text (10) + 5 pt"/>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10"/>
      <w:szCs w:val="10"/>
      <w:u w:val="none"/>
    </w:rPr>
  </w:style>
  <w:style w:type="character" w:styleId="Bodytext11" w:customStyle="1">
    <w:name w:val="Body text (11)_"/>
    <w:link w:val="Bodytext111"/>
    <w:qFormat/>
    <w:rsid w:val="00096978"/>
    <w:rPr>
      <w:rFonts w:ascii="Tahoma" w:hAnsi="Tahoma" w:eastAsia="Tahoma" w:cs="Tahoma"/>
      <w:b/>
      <w:bCs/>
      <w:sz w:val="19"/>
      <w:szCs w:val="19"/>
      <w:shd w:fill="FFFFFF" w:val="clear"/>
    </w:rPr>
  </w:style>
  <w:style w:type="character" w:styleId="Heading61" w:customStyle="1">
    <w:name w:val="Heading #6_"/>
    <w:link w:val="Heading62"/>
    <w:qFormat/>
    <w:rsid w:val="00096978"/>
    <w:rPr>
      <w:rFonts w:eastAsia="Times New Roman"/>
      <w:b/>
      <w:bCs/>
      <w:sz w:val="27"/>
      <w:szCs w:val="27"/>
      <w:shd w:fill="FFFFFF" w:val="clear"/>
    </w:rPr>
  </w:style>
  <w:style w:type="character" w:styleId="Bodytext12" w:customStyle="1">
    <w:name w:val="Body text (12)_"/>
    <w:link w:val="Bodytext121"/>
    <w:qFormat/>
    <w:rsid w:val="00096978"/>
    <w:rPr>
      <w:rFonts w:ascii="Arial Narrow" w:hAnsi="Arial Narrow" w:eastAsia="Arial Narrow" w:cs="Arial Narrow"/>
      <w:b/>
      <w:bCs/>
      <w:sz w:val="19"/>
      <w:szCs w:val="19"/>
      <w:shd w:fill="FFFFFF" w:val="clear"/>
    </w:rPr>
  </w:style>
  <w:style w:type="character" w:styleId="BodyText3" w:customStyle="1">
    <w:name w:val="Body Text3"/>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Heading71" w:customStyle="1">
    <w:name w:val="Heading #7_"/>
    <w:link w:val="Heading74"/>
    <w:qFormat/>
    <w:rsid w:val="00096978"/>
    <w:rPr>
      <w:rFonts w:eastAsia="Times New Roman"/>
      <w:b/>
      <w:bCs/>
      <w:sz w:val="27"/>
      <w:szCs w:val="27"/>
      <w:shd w:fill="FFFFFF" w:val="clear"/>
    </w:rPr>
  </w:style>
  <w:style w:type="character" w:styleId="Bodytext41" w:customStyle="1">
    <w:name w:val="Body text (4)"/>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Heading521" w:customStyle="1">
    <w:name w:val="Heading #5 (2)_"/>
    <w:link w:val="Heading522"/>
    <w:qFormat/>
    <w:rsid w:val="00096978"/>
    <w:rPr>
      <w:rFonts w:eastAsia="Times New Roman"/>
      <w:sz w:val="27"/>
      <w:szCs w:val="27"/>
      <w:shd w:fill="FFFFFF" w:val="clear"/>
    </w:rPr>
  </w:style>
  <w:style w:type="character" w:styleId="BodytextSpacing0ptExact" w:customStyle="1">
    <w:name w:val="Body text + Spacing 0 pt Exact"/>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4"/>
      <w:w w:val="100"/>
      <w:sz w:val="25"/>
      <w:szCs w:val="25"/>
      <w:u w:val="none"/>
      <w:lang w:val="en-US"/>
    </w:rPr>
  </w:style>
  <w:style w:type="character" w:styleId="Bodytext95pt" w:customStyle="1">
    <w:name w:val="Body text + 9.5 pt"/>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19"/>
      <w:szCs w:val="19"/>
      <w:u w:val="none"/>
      <w:lang w:val="en-US"/>
    </w:rPr>
  </w:style>
  <w:style w:type="character" w:styleId="Bodytext61" w:customStyle="1">
    <w:name w:val="Body text (6)"/>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Bodytext91" w:customStyle="1">
    <w:name w:val="Body text (9)"/>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Bodytext22" w:customStyle="1">
    <w:name w:val="Body text (2)"/>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Picturecaption6" w:customStyle="1">
    <w:name w:val="Picture caption (6)_"/>
    <w:link w:val="Picturecaption61"/>
    <w:qFormat/>
    <w:rsid w:val="00096978"/>
    <w:rPr>
      <w:rFonts w:eastAsia="Times New Roman"/>
      <w:sz w:val="19"/>
      <w:szCs w:val="19"/>
      <w:shd w:fill="FFFFFF" w:val="clear"/>
    </w:rPr>
  </w:style>
  <w:style w:type="character" w:styleId="Picturecaption6Exact" w:customStyle="1">
    <w:name w:val="Picture caption (6) Exact"/>
    <w:qFormat/>
    <w:rsid w:val="00096978"/>
    <w:rPr>
      <w:rFonts w:ascii="Times New Roman" w:hAnsi="Times New Roman" w:eastAsia="Times New Roman" w:cs="Times New Roman"/>
      <w:b w:val="false"/>
      <w:bCs w:val="false"/>
      <w:i w:val="false"/>
      <w:iCs w:val="false"/>
      <w:caps w:val="false"/>
      <w:smallCaps w:val="false"/>
      <w:strike w:val="false"/>
      <w:dstrike w:val="false"/>
      <w:spacing w:val="2"/>
      <w:sz w:val="18"/>
      <w:szCs w:val="18"/>
      <w:u w:val="none"/>
    </w:rPr>
  </w:style>
  <w:style w:type="character" w:styleId="Tablecaption2" w:customStyle="1">
    <w:name w:val="Table caption (2)_"/>
    <w:link w:val="Tablecaption21"/>
    <w:qFormat/>
    <w:rsid w:val="00096978"/>
    <w:rPr>
      <w:rFonts w:eastAsia="Times New Roman"/>
      <w:b/>
      <w:bCs/>
      <w:sz w:val="27"/>
      <w:szCs w:val="27"/>
      <w:shd w:fill="FFFFFF" w:val="clear"/>
    </w:rPr>
  </w:style>
  <w:style w:type="character" w:styleId="Picturecaption1" w:customStyle="1">
    <w:name w:val="Picture caption"/>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Picturecaption7" w:customStyle="1">
    <w:name w:val="Picture caption (7)_"/>
    <w:link w:val="Picturecaption71"/>
    <w:qFormat/>
    <w:rsid w:val="00096978"/>
    <w:rPr>
      <w:rFonts w:eastAsia="Times New Roman"/>
      <w:b/>
      <w:bCs/>
      <w:i/>
      <w:iCs/>
      <w:sz w:val="27"/>
      <w:szCs w:val="27"/>
      <w:shd w:fill="FFFFFF" w:val="clear"/>
    </w:rPr>
  </w:style>
  <w:style w:type="character" w:styleId="Bodytext13" w:customStyle="1">
    <w:name w:val="Body text (13)_"/>
    <w:link w:val="Bodytext131"/>
    <w:qFormat/>
    <w:rsid w:val="00096978"/>
    <w:rPr>
      <w:rFonts w:ascii="Malgun Gothic" w:hAnsi="Malgun Gothic" w:eastAsia="Malgun Gothic" w:cs="Malgun Gothic"/>
      <w:sz w:val="19"/>
      <w:szCs w:val="19"/>
      <w:shd w:fill="FFFFFF" w:val="clear"/>
    </w:rPr>
  </w:style>
  <w:style w:type="character" w:styleId="Bodytext139pt" w:customStyle="1">
    <w:name w:val="Body text (13) + 9 pt"/>
    <w:qFormat/>
    <w:rsid w:val="00096978"/>
    <w:rPr>
      <w:rFonts w:ascii="Malgun Gothic" w:hAnsi="Malgun Gothic" w:eastAsia="Malgun Gothic" w:cs="Malgun Gothic"/>
      <w:b w:val="false"/>
      <w:bCs w:val="false"/>
      <w:i w:val="false"/>
      <w:iCs w:val="false"/>
      <w:caps w:val="false"/>
      <w:smallCaps w:val="false"/>
      <w:strike w:val="false"/>
      <w:dstrike w:val="false"/>
      <w:color w:val="000000"/>
      <w:spacing w:val="0"/>
      <w:w w:val="100"/>
      <w:sz w:val="18"/>
      <w:szCs w:val="18"/>
      <w:u w:val="none"/>
    </w:rPr>
  </w:style>
  <w:style w:type="character" w:styleId="Bodytext14" w:customStyle="1">
    <w:name w:val="Body text (14)_"/>
    <w:link w:val="Bodytext141"/>
    <w:qFormat/>
    <w:rsid w:val="00096978"/>
    <w:rPr>
      <w:rFonts w:ascii="Arial Unicode MS" w:hAnsi="Arial Unicode MS" w:eastAsia="Arial Unicode MS" w:cs="Arial Unicode MS"/>
      <w:spacing w:val="-20"/>
      <w:sz w:val="19"/>
      <w:szCs w:val="19"/>
      <w:shd w:fill="FFFFFF" w:val="clear"/>
    </w:rPr>
  </w:style>
  <w:style w:type="character" w:styleId="Bodytext15" w:customStyle="1">
    <w:name w:val="Body text (15)_"/>
    <w:link w:val="Bodytext151"/>
    <w:qFormat/>
    <w:rsid w:val="00096978"/>
    <w:rPr>
      <w:rFonts w:ascii="Calibri" w:hAnsi="Calibri" w:cs="Calibri"/>
      <w:spacing w:val="-10"/>
      <w:sz w:val="21"/>
      <w:szCs w:val="21"/>
      <w:shd w:fill="FFFFFF" w:val="clear"/>
    </w:rPr>
  </w:style>
  <w:style w:type="character" w:styleId="Bodytext16" w:customStyle="1">
    <w:name w:val="Body text (16)_"/>
    <w:link w:val="Bodytext161"/>
    <w:qFormat/>
    <w:rsid w:val="00096978"/>
    <w:rPr>
      <w:rFonts w:ascii="Malgun Gothic" w:hAnsi="Malgun Gothic" w:eastAsia="Malgun Gothic" w:cs="Malgun Gothic"/>
      <w:sz w:val="19"/>
      <w:szCs w:val="19"/>
      <w:shd w:fill="FFFFFF" w:val="clear"/>
    </w:rPr>
  </w:style>
  <w:style w:type="character" w:styleId="Bodytext16ArialUnicodeMS" w:customStyle="1">
    <w:name w:val="Body text (16) + Arial Unicode MS"/>
    <w:qFormat/>
    <w:rsid w:val="00096978"/>
    <w:rPr>
      <w:rFonts w:ascii="Arial Unicode MS" w:hAnsi="Arial Unicode MS" w:eastAsia="Arial Unicode MS" w:cs="Arial Unicode MS"/>
      <w:b w:val="false"/>
      <w:bCs w:val="false"/>
      <w:i w:val="false"/>
      <w:iCs w:val="false"/>
      <w:caps w:val="false"/>
      <w:smallCaps w:val="false"/>
      <w:strike w:val="false"/>
      <w:dstrike w:val="false"/>
      <w:color w:val="000000"/>
      <w:spacing w:val="0"/>
      <w:w w:val="100"/>
      <w:sz w:val="20"/>
      <w:szCs w:val="20"/>
      <w:u w:val="none"/>
    </w:rPr>
  </w:style>
  <w:style w:type="character" w:styleId="Bodytext17" w:customStyle="1">
    <w:name w:val="Body text (17)_"/>
    <w:link w:val="Bodytext171"/>
    <w:qFormat/>
    <w:rsid w:val="00096978"/>
    <w:rPr>
      <w:rFonts w:eastAsia="Times New Roman"/>
      <w:shd w:fill="FFFFFF" w:val="clear"/>
    </w:rPr>
  </w:style>
  <w:style w:type="character" w:styleId="Bodytext12pt" w:customStyle="1">
    <w:name w:val="Body text + 12 pt"/>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4"/>
      <w:szCs w:val="24"/>
      <w:u w:val="none"/>
      <w:lang w:val="en-US"/>
    </w:rPr>
  </w:style>
  <w:style w:type="character" w:styleId="Bodytext12Exact" w:customStyle="1">
    <w:name w:val="Body text (12) Exact"/>
    <w:qFormat/>
    <w:rsid w:val="00096978"/>
    <w:rPr>
      <w:rFonts w:ascii="Arial Narrow" w:hAnsi="Arial Narrow" w:eastAsia="Arial Narrow" w:cs="Arial Narrow"/>
      <w:b/>
      <w:bCs/>
      <w:i w:val="false"/>
      <w:iCs w:val="false"/>
      <w:caps w:val="false"/>
      <w:smallCaps w:val="false"/>
      <w:strike w:val="false"/>
      <w:dstrike w:val="false"/>
      <w:spacing w:val="2"/>
      <w:sz w:val="15"/>
      <w:szCs w:val="15"/>
      <w:u w:val="none"/>
    </w:rPr>
  </w:style>
  <w:style w:type="character" w:styleId="Tablecaption1" w:customStyle="1">
    <w:name w:val="Table caption"/>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Heading72" w:customStyle="1">
    <w:name w:val="Heading #7 (2)_"/>
    <w:link w:val="Heading721"/>
    <w:qFormat/>
    <w:rsid w:val="00096978"/>
    <w:rPr>
      <w:rFonts w:eastAsia="Times New Roman"/>
      <w:sz w:val="27"/>
      <w:szCs w:val="27"/>
      <w:shd w:fill="FFFFFF" w:val="clear"/>
    </w:rPr>
  </w:style>
  <w:style w:type="character" w:styleId="BodyText42" w:customStyle="1">
    <w:name w:val="Body Text4"/>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Heading43" w:customStyle="1">
    <w:name w:val="Heading #4 (3)_"/>
    <w:link w:val="Heading431"/>
    <w:qFormat/>
    <w:rsid w:val="00096978"/>
    <w:rPr>
      <w:rFonts w:eastAsia="Times New Roman"/>
      <w:b/>
      <w:bCs/>
      <w:sz w:val="33"/>
      <w:szCs w:val="33"/>
      <w:shd w:fill="FFFFFF" w:val="clear"/>
    </w:rPr>
  </w:style>
  <w:style w:type="character" w:styleId="Heading73" w:customStyle="1">
    <w:name w:val="Heading #7 (3)_"/>
    <w:link w:val="Heading731"/>
    <w:qFormat/>
    <w:rsid w:val="00096978"/>
    <w:rPr>
      <w:rFonts w:eastAsia="Times New Roman"/>
      <w:b/>
      <w:bCs/>
      <w:i/>
      <w:iCs/>
      <w:sz w:val="27"/>
      <w:szCs w:val="27"/>
      <w:shd w:fill="FFFFFF" w:val="clear"/>
    </w:rPr>
  </w:style>
  <w:style w:type="character" w:styleId="Heading73NotItalic" w:customStyle="1">
    <w:name w:val="Heading #7 (3) + Not Italic"/>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rPr>
  </w:style>
  <w:style w:type="character" w:styleId="Heading7Italic" w:customStyle="1">
    <w:name w:val="Heading #7 + Italic"/>
    <w:qFormat/>
    <w:rsid w:val="00096978"/>
    <w:rPr>
      <w:rFonts w:ascii="Times New Roman" w:hAnsi="Times New Roman" w:eastAsia="Times New Roman" w:cs="Times New Roman"/>
      <w:b w:val="false"/>
      <w:bCs w:val="false"/>
      <w:i/>
      <w:iCs/>
      <w:caps w:val="false"/>
      <w:smallCaps w:val="false"/>
      <w:strike w:val="false"/>
      <w:dstrike w:val="false"/>
      <w:color w:val="000000"/>
      <w:spacing w:val="0"/>
      <w:w w:val="100"/>
      <w:sz w:val="27"/>
      <w:szCs w:val="27"/>
      <w:u w:val="none"/>
      <w:lang w:val="en-US"/>
    </w:rPr>
  </w:style>
  <w:style w:type="character" w:styleId="Bodytext115pt" w:customStyle="1">
    <w:name w:val="Body text + 11.5 pt"/>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3"/>
      <w:szCs w:val="23"/>
      <w:u w:val="none"/>
      <w:lang w:val="en-US"/>
    </w:rPr>
  </w:style>
  <w:style w:type="character" w:styleId="Bodytext18" w:customStyle="1">
    <w:name w:val="Body text (18)_"/>
    <w:link w:val="Bodytext181"/>
    <w:qFormat/>
    <w:rsid w:val="00096978"/>
    <w:rPr>
      <w:rFonts w:eastAsia="Times New Roman"/>
      <w:sz w:val="23"/>
      <w:szCs w:val="23"/>
      <w:shd w:fill="FFFFFF" w:val="clear"/>
    </w:rPr>
  </w:style>
  <w:style w:type="character" w:styleId="BodyText51" w:customStyle="1">
    <w:name w:val="Body Text5"/>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single"/>
      <w:lang w:val="en-US"/>
    </w:rPr>
  </w:style>
  <w:style w:type="character" w:styleId="Heading32" w:customStyle="1">
    <w:name w:val="Heading #3"/>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33"/>
      <w:szCs w:val="33"/>
      <w:u w:val="none"/>
      <w:lang w:val="en-US"/>
    </w:rPr>
  </w:style>
  <w:style w:type="character" w:styleId="Tablecaption3" w:customStyle="1">
    <w:name w:val="Table caption (3)_"/>
    <w:qFormat/>
    <w:rsid w:val="00096978"/>
    <w:rPr>
      <w:rFonts w:ascii="Times New Roman" w:hAnsi="Times New Roman" w:eastAsia="Times New Roman" w:cs="Times New Roman"/>
      <w:b w:val="false"/>
      <w:bCs w:val="false"/>
      <w:i w:val="false"/>
      <w:iCs w:val="false"/>
      <w:caps w:val="false"/>
      <w:smallCaps w:val="false"/>
      <w:strike w:val="false"/>
      <w:dstrike w:val="false"/>
      <w:sz w:val="19"/>
      <w:szCs w:val="19"/>
      <w:u w:val="none"/>
    </w:rPr>
  </w:style>
  <w:style w:type="character" w:styleId="Tablecaption31" w:customStyle="1">
    <w:name w:val="Table caption (3)"/>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19"/>
      <w:szCs w:val="19"/>
      <w:u w:val="single"/>
      <w:lang w:val="en-US"/>
    </w:rPr>
  </w:style>
  <w:style w:type="character" w:styleId="Heading22" w:customStyle="1">
    <w:name w:val="Heading #2"/>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33"/>
      <w:szCs w:val="33"/>
      <w:u w:val="none"/>
      <w:lang w:val="en-US"/>
    </w:rPr>
  </w:style>
  <w:style w:type="character" w:styleId="Bodytext19" w:customStyle="1">
    <w:name w:val="Body text (19)_"/>
    <w:link w:val="Bodytext191"/>
    <w:qFormat/>
    <w:rsid w:val="00096978"/>
    <w:rPr>
      <w:rFonts w:eastAsia="Times New Roman"/>
      <w:b/>
      <w:bCs/>
      <w:i/>
      <w:iCs/>
      <w:sz w:val="23"/>
      <w:szCs w:val="23"/>
      <w:shd w:fill="FFFFFF" w:val="clear"/>
    </w:rPr>
  </w:style>
  <w:style w:type="character" w:styleId="Bodytext2Italic" w:customStyle="1">
    <w:name w:val="Body text (2) + Italic"/>
    <w:qFormat/>
    <w:rsid w:val="00096978"/>
    <w:rPr>
      <w:rFonts w:ascii="Times New Roman" w:hAnsi="Times New Roman" w:eastAsia="Times New Roman" w:cs="Times New Roman"/>
      <w:b w:val="false"/>
      <w:bCs w:val="false"/>
      <w:i/>
      <w:iCs/>
      <w:caps w:val="false"/>
      <w:smallCaps w:val="false"/>
      <w:strike w:val="false"/>
      <w:dstrike w:val="false"/>
      <w:color w:val="000000"/>
      <w:spacing w:val="0"/>
      <w:w w:val="100"/>
      <w:sz w:val="27"/>
      <w:szCs w:val="27"/>
      <w:u w:val="none"/>
      <w:lang w:val="vi-VN"/>
    </w:rPr>
  </w:style>
  <w:style w:type="character" w:styleId="Tablecaption4" w:customStyle="1">
    <w:name w:val="Table caption (4)_"/>
    <w:link w:val="Tablecaption41"/>
    <w:qFormat/>
    <w:rsid w:val="00096978"/>
    <w:rPr>
      <w:rFonts w:eastAsia="Times New Roman"/>
      <w:b/>
      <w:bCs/>
      <w:i/>
      <w:iCs/>
      <w:sz w:val="23"/>
      <w:szCs w:val="23"/>
      <w:shd w:fill="FFFFFF" w:val="clear"/>
    </w:rPr>
  </w:style>
  <w:style w:type="character" w:styleId="BodytextSpacing1pt" w:customStyle="1">
    <w:name w:val="Body text + Spacing 1 pt"/>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30"/>
      <w:w w:val="100"/>
      <w:sz w:val="27"/>
      <w:szCs w:val="27"/>
      <w:u w:val="none"/>
      <w:lang w:val="en-US"/>
    </w:rPr>
  </w:style>
  <w:style w:type="character" w:styleId="HeadingCharChar" w:customStyle="1">
    <w:name w:val="Heading Char Char"/>
    <w:link w:val="HeadingChar"/>
    <w:qFormat/>
    <w:rsid w:val="00096978"/>
    <w:rPr>
      <w:rFonts w:ascii="Times New Roman" w:hAnsi="Times New Roman" w:eastAsia="Times New Roman" w:cs="Times New Roman"/>
      <w:sz w:val="28"/>
      <w:szCs w:val="28"/>
      <w:lang w:val="x-none" w:eastAsia="x-none"/>
    </w:rPr>
  </w:style>
  <w:style w:type="character" w:styleId="vnbnnidung20" w:customStyle="1">
    <w:name w:val="vnbnnidung20"/>
    <w:qFormat/>
    <w:rsid w:val="00096978"/>
    <w:rPr/>
  </w:style>
  <w:style w:type="character" w:styleId="vnbnnidung2innghing" w:customStyle="1">
    <w:name w:val="vnbnnidung2innghing"/>
    <w:qFormat/>
    <w:rsid w:val="00096978"/>
    <w:rPr/>
  </w:style>
  <w:style w:type="character" w:styleId="ducnguyen1Char" w:customStyle="1">
    <w:name w:val="ducnguyen1 Char"/>
    <w:link w:val="ducnguyen1"/>
    <w:qFormat/>
    <w:rsid w:val="00096978"/>
    <w:rPr>
      <w:rFonts w:ascii="Times New Roman" w:hAnsi="Times New Roman" w:eastAsia="Courier New" w:cs="Times New Roman"/>
      <w:sz w:val="26"/>
      <w:szCs w:val="26"/>
      <w:lang w:val="x-none" w:eastAsia="x-none"/>
    </w:rPr>
  </w:style>
  <w:style w:type="character" w:styleId="ducnguyen0Char" w:customStyle="1">
    <w:name w:val="ducnguyen0 Char"/>
    <w:link w:val="ducnguyen0"/>
    <w:qFormat/>
    <w:rsid w:val="00096978"/>
    <w:rPr>
      <w:rFonts w:ascii="Times New Roman" w:hAnsi="Times New Roman" w:eastAsia="Courier New" w:cs="Times New Roman"/>
      <w:b/>
      <w:sz w:val="26"/>
      <w:szCs w:val="26"/>
      <w:lang w:val="x-none" w:eastAsia="x-none"/>
    </w:rPr>
  </w:style>
  <w:style w:type="character" w:styleId="Duc1Char" w:customStyle="1">
    <w:name w:val="Duc1 Char"/>
    <w:link w:val="Duc1"/>
    <w:qFormat/>
    <w:rsid w:val="00096978"/>
    <w:rPr>
      <w:rFonts w:ascii="Times New Roman" w:hAnsi="Times New Roman" w:eastAsia="Times New Roman" w:cs="Times New Roman"/>
      <w:b/>
      <w:bCs/>
      <w:kern w:val="2"/>
      <w:sz w:val="32"/>
      <w:szCs w:val="32"/>
      <w:lang w:val="x-none" w:eastAsia="x-none"/>
    </w:rPr>
  </w:style>
  <w:style w:type="character" w:styleId="Duc2Char" w:customStyle="1">
    <w:name w:val="Duc2 Char"/>
    <w:link w:val="Duc2"/>
    <w:qFormat/>
    <w:rsid w:val="00096978"/>
    <w:rPr>
      <w:rFonts w:ascii="Times New Roman" w:hAnsi="Times New Roman" w:eastAsia="Times New Roman" w:cs="Times New Roman"/>
      <w:b/>
      <w:bCs/>
      <w:iCs/>
      <w:sz w:val="28"/>
      <w:szCs w:val="28"/>
      <w:lang w:val="vi-VN" w:eastAsia="x-none"/>
    </w:rPr>
  </w:style>
  <w:style w:type="character" w:styleId="Duc3Char" w:customStyle="1">
    <w:name w:val="Duc3 Char"/>
    <w:link w:val="Duc3"/>
    <w:qFormat/>
    <w:rsid w:val="00096978"/>
    <w:rPr>
      <w:rFonts w:ascii="Times New Roman" w:hAnsi="Times New Roman" w:eastAsia="Times New Roman" w:cs="Times New Roman"/>
      <w:b/>
      <w:bCs/>
      <w:sz w:val="26"/>
      <w:szCs w:val="26"/>
      <w:lang w:val="vi-VN" w:eastAsia="x-none"/>
    </w:rPr>
  </w:style>
  <w:style w:type="character" w:styleId="Duc4Char" w:customStyle="1">
    <w:name w:val="Duc4 Char"/>
    <w:link w:val="Duc4"/>
    <w:qFormat/>
    <w:rsid w:val="00096978"/>
    <w:rPr>
      <w:rFonts w:ascii="Times New Roman" w:hAnsi="Times New Roman" w:eastAsia="Courier New" w:cs="Times New Roman"/>
      <w:bCs/>
      <w:i/>
      <w:sz w:val="28"/>
      <w:szCs w:val="28"/>
      <w:lang w:val="x-none" w:eastAsia="x-none"/>
    </w:rPr>
  </w:style>
  <w:style w:type="character" w:styleId="HeadingChar1" w:customStyle="1">
    <w:name w:val="Heading Char1"/>
    <w:link w:val="Heading"/>
    <w:qFormat/>
    <w:rsid w:val="00096978"/>
    <w:rPr>
      <w:rFonts w:ascii="Times New Roman" w:hAnsi="Times New Roman" w:eastAsia="Times New Roman" w:cs="Times New Roman"/>
      <w:sz w:val="28"/>
      <w:szCs w:val="28"/>
      <w:lang w:val="x-none" w:eastAsia="x-none"/>
    </w:rPr>
  </w:style>
  <w:style w:type="character" w:styleId="Lever1-Char" w:customStyle="1">
    <w:name w:val="Lever 1- Char"/>
    <w:link w:val="Lever1-"/>
    <w:qFormat/>
    <w:rsid w:val="00096978"/>
    <w:rPr>
      <w:rFonts w:ascii="Times New Roman" w:hAnsi="Times New Roman" w:eastAsia="Times New Roman" w:cs="Times New Roman"/>
      <w:b/>
      <w:sz w:val="26"/>
      <w:szCs w:val="28"/>
      <w:lang w:val="x-none" w:eastAsia="x-none"/>
    </w:rPr>
  </w:style>
  <w:style w:type="character" w:styleId="Lever2-Char" w:customStyle="1">
    <w:name w:val="Lever 2- Char"/>
    <w:link w:val="Lever2-"/>
    <w:qFormat/>
    <w:rsid w:val="00096978"/>
    <w:rPr>
      <w:rFonts w:ascii="Times New Roman" w:hAnsi="Times New Roman" w:eastAsia="Times New Roman" w:cs="Times New Roman"/>
      <w:b/>
      <w:sz w:val="26"/>
      <w:szCs w:val="28"/>
      <w:lang w:val="x-none" w:eastAsia="x-none"/>
    </w:rPr>
  </w:style>
  <w:style w:type="character" w:styleId="Lever3-Char" w:customStyle="1">
    <w:name w:val="Lever 3- Char"/>
    <w:link w:val="Lever3-"/>
    <w:qFormat/>
    <w:rsid w:val="00096978"/>
    <w:rPr>
      <w:rFonts w:ascii="Times New Roman" w:hAnsi="Times New Roman" w:eastAsia="Times New Roman" w:cs="Times New Roman"/>
      <w:b/>
      <w:i/>
      <w:sz w:val="26"/>
      <w:szCs w:val="28"/>
      <w:lang w:val="x-none" w:eastAsia="x-none"/>
    </w:rPr>
  </w:style>
  <w:style w:type="character" w:styleId="Lever4-Char" w:customStyle="1">
    <w:name w:val="Lever 4- Char"/>
    <w:link w:val="Lever4-"/>
    <w:qFormat/>
    <w:rsid w:val="00096978"/>
    <w:rPr>
      <w:rFonts w:ascii="Times New Roman" w:hAnsi="Times New Roman" w:eastAsia="Times New Roman" w:cs="Times New Roman"/>
      <w:bCs/>
      <w:iCs/>
      <w:kern w:val="2"/>
      <w:sz w:val="26"/>
      <w:szCs w:val="20"/>
      <w:lang w:val="x-none" w:eastAsia="x-none"/>
    </w:rPr>
  </w:style>
  <w:style w:type="character" w:styleId="Lever7-1Char" w:customStyle="1">
    <w:name w:val="Lever 7-1 Char"/>
    <w:link w:val="Lever7-1"/>
    <w:qFormat/>
    <w:rsid w:val="00096978"/>
    <w:rPr>
      <w:rFonts w:ascii="Times New Roman" w:hAnsi="Times New Roman" w:eastAsia="Times New Roman" w:cs="Times New Roman"/>
      <w:sz w:val="26"/>
      <w:szCs w:val="26"/>
      <w:lang w:val="en-GB" w:eastAsia="en-GB"/>
    </w:rPr>
  </w:style>
  <w:style w:type="character" w:styleId="Lever8-Char" w:customStyle="1">
    <w:name w:val="Lever 8- Char"/>
    <w:link w:val="Lever8-"/>
    <w:qFormat/>
    <w:rsid w:val="00096978"/>
    <w:rPr>
      <w:rFonts w:ascii="Times New Roman" w:hAnsi="Times New Roman" w:eastAsia="Courier New" w:cs="Times New Roman"/>
      <w:sz w:val="26"/>
      <w:szCs w:val="26"/>
      <w:lang w:val="x-none" w:eastAsia="x-none"/>
    </w:rPr>
  </w:style>
  <w:style w:type="character" w:styleId="Lever6-Char" w:customStyle="1">
    <w:name w:val="Lever 6- Char"/>
    <w:link w:val="Lever6-"/>
    <w:qFormat/>
    <w:rsid w:val="00096978"/>
    <w:rPr>
      <w:rFonts w:ascii="Times New Roman" w:hAnsi="Times New Roman" w:eastAsia="Times New Roman" w:cs="Times New Roman"/>
      <w:b/>
      <w:sz w:val="26"/>
      <w:szCs w:val="26"/>
      <w:lang w:val="x-none" w:eastAsia="x-none"/>
    </w:rPr>
  </w:style>
  <w:style w:type="character" w:styleId="Lever5-Char" w:customStyle="1">
    <w:name w:val="Lever 5- Char"/>
    <w:link w:val="Lever5-"/>
    <w:qFormat/>
    <w:rsid w:val="00096978"/>
    <w:rPr>
      <w:rFonts w:ascii="Times New Roman" w:hAnsi="Times New Roman" w:eastAsia="Courier New" w:cs="Times New Roman"/>
      <w:b/>
      <w:sz w:val="26"/>
      <w:szCs w:val="26"/>
      <w:lang w:val="x-none" w:eastAsia="x-none"/>
    </w:rPr>
  </w:style>
  <w:style w:type="character" w:styleId="Lever7-2Char" w:customStyle="1">
    <w:name w:val="Lever 7-2 Char"/>
    <w:link w:val="Lever7-2"/>
    <w:qFormat/>
    <w:rsid w:val="00096978"/>
    <w:rPr>
      <w:rFonts w:ascii="Times New Roman" w:hAnsi="Times New Roman" w:eastAsia="Courier New" w:cs="Times New Roman"/>
      <w:sz w:val="26"/>
      <w:szCs w:val="26"/>
      <w:lang w:val="x-none" w:eastAsia="x-none"/>
    </w:rPr>
  </w:style>
  <w:style w:type="character" w:styleId="CommentSubjectChar" w:customStyle="1">
    <w:name w:val="Comment Subject Char"/>
    <w:basedOn w:val="CommentTextChar"/>
    <w:link w:val="annotationsubject"/>
    <w:uiPriority w:val="99"/>
    <w:semiHidden/>
    <w:qFormat/>
    <w:rsid w:val="00096978"/>
    <w:rPr>
      <w:rFonts w:ascii="Courier New" w:hAnsi="Courier New" w:eastAsia="Courier New" w:cs="Courier New"/>
      <w:b/>
      <w:bCs/>
      <w:color w:val="000000"/>
      <w:sz w:val="20"/>
      <w:szCs w:val="20"/>
      <w:lang w:val="x-none" w:eastAsia="x-none"/>
    </w:rPr>
  </w:style>
  <w:style w:type="character" w:styleId="TitleChar" w:customStyle="1">
    <w:name w:val="Title Char"/>
    <w:basedOn w:val="DefaultParagraphFont"/>
    <w:link w:val="Title"/>
    <w:qFormat/>
    <w:rsid w:val="00096978"/>
    <w:rPr>
      <w:rFonts w:ascii="Times New Roman" w:hAnsi="Times New Roman" w:eastAsia="Times New Roman" w:cs="Times New Roman"/>
      <w:sz w:val="24"/>
      <w:szCs w:val="26"/>
    </w:rPr>
  </w:style>
  <w:style w:type="character" w:styleId="SubtitleChar" w:customStyle="1">
    <w:name w:val="Subtitle Char"/>
    <w:basedOn w:val="DefaultParagraphFont"/>
    <w:link w:val="Subtitle"/>
    <w:qFormat/>
    <w:rsid w:val="00096978"/>
    <w:rPr>
      <w:rFonts w:ascii=".VnTime" w:hAnsi=".VnTime" w:eastAsia="Times New Roman" w:cs="Times New Roman"/>
      <w:bCs/>
      <w:color w:val="000000"/>
      <w:sz w:val="28"/>
      <w:szCs w:val="20"/>
    </w:rPr>
  </w:style>
  <w:style w:type="character" w:styleId="Strong">
    <w:name w:val="Strong"/>
    <w:qFormat/>
    <w:rsid w:val="00096978"/>
    <w:rPr>
      <w:b/>
      <w:bCs/>
    </w:rPr>
  </w:style>
  <w:style w:type="character" w:styleId="Emphasis">
    <w:name w:val="Emphasis"/>
    <w:qFormat/>
    <w:rsid w:val="00096978"/>
    <w:rPr>
      <w:i/>
      <w:iCs/>
    </w:rPr>
  </w:style>
  <w:style w:type="character" w:styleId="ThaiHDChar" w:customStyle="1">
    <w:name w:val="Thai HD Char"/>
    <w:link w:val="ThaiHD"/>
    <w:qFormat/>
    <w:rsid w:val="00096978"/>
    <w:rPr>
      <w:rFonts w:ascii="Times New Roman" w:hAnsi="Times New Roman" w:eastAsia="Calibri" w:cs="Times New Roman"/>
      <w:sz w:val="26"/>
      <w:szCs w:val="26"/>
      <w:lang w:val="x-none" w:eastAsia="x-none"/>
    </w:rPr>
  </w:style>
  <w:style w:type="character" w:styleId="Style1Char" w:customStyle="1">
    <w:name w:val="Style1 Char"/>
    <w:qFormat/>
    <w:rsid w:val="00096978"/>
    <w:rPr>
      <w:rFonts w:ascii="Times New Roman" w:hAnsi="Times New Roman" w:eastAsia="Calibri" w:cs="Times New Roman"/>
      <w:sz w:val="26"/>
      <w:szCs w:val="26"/>
    </w:rPr>
  </w:style>
  <w:style w:type="character" w:styleId="FollowedHyperlink">
    <w:name w:val="FollowedHyperlink"/>
    <w:uiPriority w:val="99"/>
    <w:semiHidden/>
    <w:unhideWhenUsed/>
    <w:rsid w:val="00096978"/>
    <w:rPr>
      <w:color w:val="800080"/>
      <w:u w:val="single"/>
    </w:rPr>
  </w:style>
  <w:style w:type="character" w:styleId="FootnoteTextChar" w:customStyle="1">
    <w:name w:val="Footnote Text Char"/>
    <w:basedOn w:val="DefaultParagraphFont"/>
    <w:link w:val="FootnoteText"/>
    <w:qFormat/>
    <w:rsid w:val="00c97675"/>
    <w:rPr>
      <w:rFonts w:ascii="Times New Roman" w:hAnsi="Times New Roman" w:eastAsia="Times New Roman" w:cs="Times New Roman"/>
      <w:sz w:val="20"/>
      <w:szCs w:val="20"/>
    </w:rPr>
  </w:style>
  <w:style w:type="character" w:styleId="FootnoteCharacters">
    <w:name w:val="Footnote Characters"/>
    <w:qFormat/>
    <w:rsid w:val="00c97675"/>
    <w:rPr>
      <w:vertAlign w:val="superscript"/>
    </w:rPr>
  </w:style>
  <w:style w:type="character" w:styleId="FootnoteReference">
    <w:name w:val="Footnote Reference"/>
    <w:rPr>
      <w:vertAlign w:val="superscript"/>
    </w:rPr>
  </w:style>
  <w:style w:type="character" w:styleId="Artelia-Heading2Char" w:customStyle="1">
    <w:name w:val="Artelia - Heading 2 Char"/>
    <w:link w:val="Artelia-Heading2"/>
    <w:qFormat/>
    <w:rsid w:val="00c97675"/>
    <w:rPr>
      <w:rFonts w:ascii="Arial Bold" w:hAnsi="Arial Bold" w:eastAsia="Times New Roman" w:cs="Times New Roman"/>
      <w:b/>
      <w:caps/>
      <w:sz w:val="24"/>
      <w:szCs w:val="20"/>
    </w:rPr>
  </w:style>
  <w:style w:type="paragraph" w:styleId="Heading" w:customStyle="1">
    <w:name w:val="Heading"/>
    <w:basedOn w:val="Normal"/>
    <w:next w:val="BodyText8"/>
    <w:link w:val="HeadingChar1"/>
    <w:qFormat/>
    <w:rsid w:val="00096978"/>
    <w:pPr>
      <w:spacing w:lineRule="auto" w:line="360" w:before="120" w:after="0"/>
      <w:ind w:firstLine="567"/>
      <w:jc w:val="both"/>
    </w:pPr>
    <w:rPr>
      <w:rFonts w:ascii="Times New Roman" w:hAnsi="Times New Roman"/>
      <w:szCs w:val="28"/>
      <w:lang w:val="x-none" w:eastAsia="x-none"/>
    </w:rPr>
  </w:style>
  <w:style w:type="paragraph" w:styleId="BodyText8">
    <w:name w:val="Body Text"/>
    <w:basedOn w:val="Normal"/>
    <w:link w:val="BodyTextChar"/>
    <w:uiPriority w:val="99"/>
    <w:rsid w:val="00096978"/>
    <w:pPr>
      <w:spacing w:lineRule="auto" w:line="288"/>
      <w:jc w:val="both"/>
    </w:pPr>
    <w:rPr>
      <w:sz w:val="26"/>
      <w:lang w:val="x-none" w:eastAsia="x-none"/>
    </w:rPr>
  </w:style>
  <w:style w:type="paragraph" w:styleId="List">
    <w:name w:val="List"/>
    <w:basedOn w:val="BodyText8"/>
    <w:pPr/>
    <w:rPr>
      <w:rFonts w:cs="FreeSans"/>
    </w:rPr>
  </w:style>
  <w:style w:type="paragraph" w:styleId="Caption">
    <w:name w:val="Caption"/>
    <w:basedOn w:val="Normal"/>
    <w:next w:val="Normal"/>
    <w:qFormat/>
    <w:rsid w:val="00096978"/>
    <w:pPr/>
    <w:rPr>
      <w:rFonts w:ascii="Times New Roman" w:hAnsi="Times New Roman"/>
      <w:b/>
      <w:bCs/>
      <w:szCs w:val="2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Footer">
    <w:name w:val="Footer"/>
    <w:basedOn w:val="Normal"/>
    <w:link w:val="FooterChar"/>
    <w:uiPriority w:val="99"/>
    <w:rsid w:val="00096978"/>
    <w:pPr>
      <w:tabs>
        <w:tab w:val="clear" w:pos="720"/>
        <w:tab w:val="center" w:pos="4320" w:leader="none"/>
        <w:tab w:val="right" w:pos="8640" w:leader="none"/>
      </w:tabs>
    </w:pPr>
    <w:rPr>
      <w:sz w:val="20"/>
      <w:lang w:val="x-none" w:eastAsia="x-none"/>
    </w:rPr>
  </w:style>
  <w:style w:type="paragraph" w:styleId="Header">
    <w:name w:val="Header"/>
    <w:basedOn w:val="Normal"/>
    <w:link w:val="HeaderChar"/>
    <w:uiPriority w:val="99"/>
    <w:rsid w:val="00096978"/>
    <w:pPr>
      <w:tabs>
        <w:tab w:val="clear" w:pos="720"/>
        <w:tab w:val="center" w:pos="4320" w:leader="none"/>
        <w:tab w:val="right" w:pos="8640" w:leader="none"/>
      </w:tabs>
    </w:pPr>
    <w:rPr>
      <w:sz w:val="20"/>
      <w:lang w:val="x-none" w:eastAsia="x-none"/>
    </w:rPr>
  </w:style>
  <w:style w:type="paragraph" w:styleId="BodyTextIndent">
    <w:name w:val="Body Text Indent"/>
    <w:basedOn w:val="Normal"/>
    <w:link w:val="BodyTextIndentChar"/>
    <w:rsid w:val="00096978"/>
    <w:pPr>
      <w:ind w:firstLine="720"/>
      <w:jc w:val="both"/>
    </w:pPr>
    <w:rPr>
      <w:sz w:val="20"/>
      <w:lang w:val="x-none" w:eastAsia="x-none"/>
    </w:rPr>
  </w:style>
  <w:style w:type="paragraph" w:styleId="BodyText23">
    <w:name w:val="Body Text 2"/>
    <w:basedOn w:val="Normal"/>
    <w:link w:val="BodyText2Char"/>
    <w:uiPriority w:val="99"/>
    <w:qFormat/>
    <w:rsid w:val="00096978"/>
    <w:pPr>
      <w:spacing w:lineRule="auto" w:line="480" w:before="0" w:after="120"/>
    </w:pPr>
    <w:rPr>
      <w:sz w:val="20"/>
      <w:lang w:val="x-none" w:eastAsia="x-none"/>
    </w:rPr>
  </w:style>
  <w:style w:type="paragraph" w:styleId="BodyTextIndent2">
    <w:name w:val="Body Text Indent 2"/>
    <w:basedOn w:val="Normal"/>
    <w:link w:val="BodyTextIndent2Char"/>
    <w:qFormat/>
    <w:rsid w:val="00096978"/>
    <w:pPr>
      <w:spacing w:lineRule="auto" w:line="312"/>
      <w:ind w:left="720"/>
      <w:jc w:val="both"/>
    </w:pPr>
    <w:rPr>
      <w:sz w:val="26"/>
      <w:szCs w:val="23"/>
      <w:lang w:val="x-none" w:eastAsia="x-none"/>
    </w:rPr>
  </w:style>
  <w:style w:type="paragraph" w:styleId="1" w:customStyle="1">
    <w:name w:val="1"/>
    <w:basedOn w:val="Normal"/>
    <w:qFormat/>
    <w:rsid w:val="00096978"/>
    <w:pPr>
      <w:widowControl w:val="false"/>
      <w:spacing w:lineRule="auto" w:line="360" w:before="120" w:after="120"/>
      <w:ind w:hanging="360" w:left="360"/>
      <w:jc w:val="both"/>
    </w:pPr>
    <w:rPr>
      <w:sz w:val="26"/>
      <w:szCs w:val="20"/>
    </w:rPr>
  </w:style>
  <w:style w:type="paragraph" w:styleId="BodyTextIndent3">
    <w:name w:val="Body Text Indent 3"/>
    <w:basedOn w:val="Normal"/>
    <w:link w:val="BodyTextIndent3Char"/>
    <w:qFormat/>
    <w:rsid w:val="00096978"/>
    <w:pPr>
      <w:spacing w:before="0" w:after="120"/>
      <w:ind w:left="360"/>
    </w:pPr>
    <w:rPr>
      <w:sz w:val="16"/>
      <w:szCs w:val="16"/>
      <w:lang w:val="x-none" w:eastAsia="x-none"/>
    </w:rPr>
  </w:style>
  <w:style w:type="paragraph" w:styleId="s" w:customStyle="1">
    <w:name w:val="s"/>
    <w:basedOn w:val="Normal"/>
    <w:qFormat/>
    <w:rsid w:val="00096978"/>
    <w:pPr>
      <w:numPr>
        <w:ilvl w:val="0"/>
        <w:numId w:val="1"/>
      </w:numPr>
    </w:pPr>
    <w:rPr>
      <w:sz w:val="26"/>
      <w:szCs w:val="26"/>
    </w:rPr>
  </w:style>
  <w:style w:type="paragraph" w:styleId="BlockText">
    <w:name w:val="Block Text"/>
    <w:basedOn w:val="Normal"/>
    <w:qFormat/>
    <w:rsid w:val="00096978"/>
    <w:pPr>
      <w:spacing w:before="120" w:after="0"/>
      <w:ind w:left="567" w:right="-50"/>
      <w:jc w:val="both"/>
    </w:pPr>
    <w:rPr>
      <w:szCs w:val="20"/>
      <w:lang w:val="en-GB"/>
    </w:rPr>
  </w:style>
  <w:style w:type="paragraph" w:styleId="Giua" w:customStyle="1">
    <w:name w:val="Giua"/>
    <w:basedOn w:val="Normal"/>
    <w:qFormat/>
    <w:rsid w:val="00096978"/>
    <w:pPr>
      <w:spacing w:before="0" w:after="120"/>
      <w:jc w:val="center"/>
    </w:pPr>
    <w:rPr>
      <w:rFonts w:ascii="Times New Roman" w:hAnsi="Times New Roman"/>
      <w:b/>
      <w:color w:val="0000FF"/>
      <w:sz w:val="24"/>
      <w:szCs w:val="20"/>
    </w:rPr>
  </w:style>
  <w:style w:type="paragraph" w:styleId="BalloonText">
    <w:name w:val="Balloon Text"/>
    <w:basedOn w:val="Normal"/>
    <w:link w:val="BalloonTextChar"/>
    <w:uiPriority w:val="99"/>
    <w:qFormat/>
    <w:rsid w:val="00096978"/>
    <w:pPr/>
    <w:rPr>
      <w:rFonts w:ascii="Tahoma" w:hAnsi="Tahoma"/>
      <w:sz w:val="16"/>
      <w:szCs w:val="16"/>
      <w:lang w:val="x-none" w:eastAsia="x-none"/>
    </w:rPr>
  </w:style>
  <w:style w:type="paragraph" w:styleId="Default" w:customStyle="1">
    <w:name w:val="Default"/>
    <w:qFormat/>
    <w:rsid w:val="00096978"/>
    <w:pPr>
      <w:widowControl/>
      <w:suppressAutoHyphens w:val="true"/>
      <w:bidi w:val="0"/>
      <w:spacing w:lineRule="auto" w:line="240" w:before="0" w:after="0"/>
      <w:jc w:val="left"/>
    </w:pPr>
    <w:rPr>
      <w:rFonts w:ascii=".VnArial" w:hAnsi=".VnArial" w:eastAsia="Times New Roman" w:cs=".VnArial"/>
      <w:color w:val="000000"/>
      <w:kern w:val="0"/>
      <w:sz w:val="24"/>
      <w:szCs w:val="24"/>
      <w:lang w:val="en-US" w:eastAsia="en-US" w:bidi="ar-SA"/>
    </w:rPr>
  </w:style>
  <w:style w:type="paragraph" w:styleId="CharCharChar" w:customStyle="1">
    <w:name w:val="Char Char Char"/>
    <w:basedOn w:val="Normal"/>
    <w:next w:val="Normal"/>
    <w:autoRedefine/>
    <w:semiHidden/>
    <w:qFormat/>
    <w:rsid w:val="00096978"/>
    <w:pPr>
      <w:spacing w:lineRule="auto" w:line="312" w:before="120" w:after="120"/>
    </w:pPr>
    <w:rPr>
      <w:rFonts w:eastAsia=".VnTime"/>
      <w:szCs w:val="28"/>
    </w:rPr>
  </w:style>
  <w:style w:type="paragraph" w:styleId="DefaultParagraphFontParaCharCharCharCharChar" w:customStyle="1">
    <w:name w:val="Default Paragraph Font Para Char Char Char Char Char"/>
    <w:autoRedefine/>
    <w:qFormat/>
    <w:rsid w:val="00096978"/>
    <w:pPr>
      <w:widowControl/>
      <w:tabs>
        <w:tab w:val="clear" w:pos="720"/>
        <w:tab w:val="left" w:pos="1152" w:leader="none"/>
      </w:tabs>
      <w:suppressAutoHyphens w:val="true"/>
      <w:bidi w:val="0"/>
      <w:spacing w:lineRule="auto" w:line="312" w:before="120" w:after="120"/>
      <w:jc w:val="left"/>
    </w:pPr>
    <w:rPr>
      <w:rFonts w:ascii="Arial" w:hAnsi="Arial" w:eastAsia="Times New Roman" w:cs="Arial"/>
      <w:color w:val="auto"/>
      <w:kern w:val="0"/>
      <w:sz w:val="26"/>
      <w:szCs w:val="26"/>
      <w:lang w:val="en-US" w:eastAsia="en-US" w:bidi="ar-SA"/>
    </w:rPr>
  </w:style>
  <w:style w:type="paragraph" w:styleId="StyleStyleHeading3VnArial11ptBold" w:customStyle="1">
    <w:name w:val="Style Style Heading 3 + .VnArial 11 pt + Bold"/>
    <w:basedOn w:val="Normal"/>
    <w:qFormat/>
    <w:rsid w:val="00096978"/>
    <w:pPr>
      <w:spacing w:lineRule="auto" w:line="288" w:before="120" w:after="0"/>
      <w:ind w:hanging="397" w:left="397"/>
      <w:jc w:val="both"/>
      <w:outlineLvl w:val="2"/>
    </w:pPr>
    <w:rPr>
      <w:rFonts w:ascii=".VnArial" w:hAnsi=".VnArial"/>
      <w:b/>
      <w:bCs/>
      <w:sz w:val="22"/>
      <w:szCs w:val="22"/>
    </w:rPr>
  </w:style>
  <w:style w:type="paragraph" w:styleId="NormalWeb">
    <w:name w:val="Normal (Web)"/>
    <w:basedOn w:val="Normal"/>
    <w:uiPriority w:val="99"/>
    <w:unhideWhenUsed/>
    <w:qFormat/>
    <w:rsid w:val="00096978"/>
    <w:pPr>
      <w:spacing w:beforeAutospacing="1" w:afterAutospacing="1"/>
    </w:pPr>
    <w:rPr>
      <w:rFonts w:ascii="Times New Roman" w:hAnsi="Times New Roman"/>
      <w:sz w:val="24"/>
    </w:rPr>
  </w:style>
  <w:style w:type="paragraph" w:styleId="StyleHeading3BoldCharCharCharCharCharCharCharCharCharCharCharCharCharChar" w:customStyle="1">
    <w:name w:val="Style Heading 3 + Bold Char Char Char Char Char Char Char Char Char Char Char Char Char Char"/>
    <w:basedOn w:val="Heading3"/>
    <w:link w:val="StyleHeading3BoldCharCharCharCharCharCharCharCharCharCharCharCharCharCharChar"/>
    <w:qFormat/>
    <w:rsid w:val="00096978"/>
    <w:pPr>
      <w:keepNext w:val="false"/>
      <w:spacing w:before="120" w:after="0"/>
      <w:ind w:left="284"/>
    </w:pPr>
    <w:rPr>
      <w:rFonts w:ascii=".VnArial" w:hAnsi=".VnArial"/>
      <w:sz w:val="22"/>
      <w:szCs w:val="20"/>
    </w:rPr>
  </w:style>
  <w:style w:type="paragraph" w:styleId="Body1" w:customStyle="1">
    <w:name w:val="Body 1"/>
    <w:qFormat/>
    <w:rsid w:val="00096978"/>
    <w:pPr>
      <w:widowControl/>
      <w:suppressAutoHyphens w:val="true"/>
      <w:bidi w:val="0"/>
      <w:spacing w:lineRule="auto" w:line="240" w:before="0" w:after="0"/>
      <w:jc w:val="left"/>
      <w:outlineLvl w:val="0"/>
    </w:pPr>
    <w:rPr>
      <w:rFonts w:ascii="Times New Roman" w:hAnsi="Times New Roman" w:eastAsia="Arial Unicode MS" w:cs="Times New Roman"/>
      <w:color w:val="000000"/>
      <w:kern w:val="0"/>
      <w:sz w:val="24"/>
      <w:szCs w:val="20"/>
      <w:u w:val="none" w:color="000000"/>
      <w:lang w:val="en-US" w:eastAsia="en-US" w:bidi="ar-SA"/>
    </w:rPr>
  </w:style>
  <w:style w:type="paragraph" w:styleId="StyleHeading1VnArialH18ptBold" w:customStyle="1">
    <w:name w:val="Style Heading 1 + .VnArialH 18 pt Bold"/>
    <w:basedOn w:val="Heading1"/>
    <w:link w:val="StyleHeading1VnArialH18ptBoldChar"/>
    <w:qFormat/>
    <w:rsid w:val="00096978"/>
    <w:pPr>
      <w:keepNext w:val="false"/>
      <w:tabs>
        <w:tab w:val="clear" w:pos="720"/>
        <w:tab w:val="left" w:pos="-416" w:leader="none"/>
      </w:tabs>
    </w:pPr>
    <w:rPr>
      <w:rFonts w:eastAsia="Calibri" w:cs="" w:cstheme="minorBidi" w:eastAsiaTheme="minorHAnsi"/>
      <w:sz w:val="36"/>
      <w:szCs w:val="22"/>
      <w:lang w:val="en-US" w:eastAsia="en-US"/>
    </w:rPr>
  </w:style>
  <w:style w:type="paragraph" w:styleId="Phn" w:customStyle="1">
    <w:name w:val="Phần"/>
    <w:basedOn w:val="Header"/>
    <w:qFormat/>
    <w:rsid w:val="00096978"/>
    <w:pPr>
      <w:spacing w:lineRule="auto" w:line="312" w:before="120" w:after="80"/>
      <w:jc w:val="center"/>
    </w:pPr>
    <w:rPr>
      <w:rFonts w:ascii=".VnArialH" w:hAnsi=".VnArialH"/>
      <w:b/>
      <w:bCs/>
      <w:sz w:val="36"/>
      <w:szCs w:val="20"/>
      <w:lang w:val="en-US" w:eastAsia="en-US"/>
    </w:rPr>
  </w:style>
  <w:style w:type="paragraph" w:styleId="Table" w:customStyle="1">
    <w:name w:val="Table"/>
    <w:basedOn w:val="Normal"/>
    <w:qFormat/>
    <w:rsid w:val="00096978"/>
    <w:pPr>
      <w:tabs>
        <w:tab w:val="clear" w:pos="720"/>
        <w:tab w:val="right" w:pos="3969" w:leader="dot"/>
      </w:tabs>
      <w:spacing w:lineRule="exact" w:line="300" w:before="80" w:after="80"/>
      <w:jc w:val="both"/>
    </w:pPr>
    <w:rPr>
      <w:rFonts w:ascii=".VnArial" w:hAnsi=".VnArial"/>
      <w:sz w:val="22"/>
      <w:szCs w:val="20"/>
    </w:rPr>
  </w:style>
  <w:style w:type="paragraph" w:styleId="chuong" w:customStyle="1">
    <w:name w:val="chuong"/>
    <w:basedOn w:val="to"/>
    <w:qFormat/>
    <w:rsid w:val="00096978"/>
    <w:pPr>
      <w:tabs>
        <w:tab w:val="clear" w:pos="3894"/>
        <w:tab w:val="right" w:pos="4000" w:leader="none"/>
      </w:tabs>
      <w:spacing w:before="0" w:after="1000"/>
    </w:pPr>
    <w:rPr>
      <w:rFonts w:ascii=".VnArial" w:hAnsi=".VnArial"/>
    </w:rPr>
  </w:style>
  <w:style w:type="paragraph" w:styleId="CharCharCharChar" w:customStyle="1">
    <w:name w:val="Char Char Char Char"/>
    <w:basedOn w:val="Normal"/>
    <w:qFormat/>
    <w:rsid w:val="00096978"/>
    <w:pPr>
      <w:pageBreakBefore/>
      <w:spacing w:beforeAutospacing="1" w:afterAutospacing="1"/>
      <w:jc w:val="both"/>
    </w:pPr>
    <w:rPr>
      <w:rFonts w:ascii="Tahoma" w:hAnsi="Tahoma"/>
      <w:sz w:val="20"/>
      <w:szCs w:val="20"/>
    </w:rPr>
  </w:style>
  <w:style w:type="paragraph" w:styleId="tab-16" w:customStyle="1">
    <w:name w:val="tab-16"/>
    <w:basedOn w:val="Normal"/>
    <w:qFormat/>
    <w:rsid w:val="00096978"/>
    <w:pPr>
      <w:tabs>
        <w:tab w:val="clear" w:pos="720"/>
        <w:tab w:val="right" w:pos="9072" w:leader="dot"/>
      </w:tabs>
      <w:spacing w:lineRule="exact" w:line="300" w:before="80" w:after="80"/>
      <w:ind w:left="1134"/>
      <w:jc w:val="both"/>
    </w:pPr>
    <w:rPr>
      <w:rFonts w:ascii=".VnArial" w:hAnsi=".VnArial"/>
      <w:sz w:val="22"/>
      <w:szCs w:val="20"/>
    </w:rPr>
  </w:style>
  <w:style w:type="paragraph" w:styleId="Clause" w:customStyle="1">
    <w:name w:val="Clause"/>
    <w:basedOn w:val="Normal"/>
    <w:qFormat/>
    <w:rsid w:val="00096978"/>
    <w:pPr>
      <w:spacing w:lineRule="exact" w:line="300" w:before="300" w:after="160"/>
      <w:ind w:left="567"/>
      <w:jc w:val="both"/>
    </w:pPr>
    <w:rPr>
      <w:rFonts w:ascii=".VnArialH" w:hAnsi=".VnArialH"/>
      <w:b/>
      <w:sz w:val="22"/>
      <w:szCs w:val="20"/>
    </w:rPr>
  </w:style>
  <w:style w:type="paragraph" w:styleId="to" w:customStyle="1">
    <w:name w:val="to"/>
    <w:basedOn w:val="Normal"/>
    <w:qFormat/>
    <w:rsid w:val="00096978"/>
    <w:pPr>
      <w:tabs>
        <w:tab w:val="clear" w:pos="720"/>
        <w:tab w:val="right" w:pos="3894" w:leader="none"/>
      </w:tabs>
      <w:spacing w:lineRule="exact" w:line="300" w:before="80" w:after="80"/>
      <w:ind w:left="1701"/>
      <w:jc w:val="both"/>
    </w:pPr>
    <w:rPr>
      <w:rFonts w:ascii="Arial" w:hAnsi="Arial"/>
      <w:b/>
      <w:sz w:val="22"/>
      <w:szCs w:val="20"/>
    </w:rPr>
  </w:style>
  <w:style w:type="paragraph" w:styleId="StyleHeading216ptBold" w:customStyle="1">
    <w:name w:val="Style Heading 2 + 16 pt Bold"/>
    <w:basedOn w:val="Heading2"/>
    <w:link w:val="StyleHeading216ptBoldChar"/>
    <w:qFormat/>
    <w:rsid w:val="00096978"/>
    <w:pPr>
      <w:keepNext w:val="false"/>
      <w:tabs>
        <w:tab w:val="clear" w:pos="720"/>
        <w:tab w:val="left" w:pos="140" w:leader="none"/>
        <w:tab w:val="left" w:pos="1440" w:leader="none"/>
      </w:tabs>
      <w:spacing w:lineRule="auto" w:line="288" w:before="120" w:after="120"/>
      <w:ind w:hanging="360" w:left="1440"/>
    </w:pPr>
    <w:rPr>
      <w:rFonts w:ascii=".VnArialH" w:hAnsi=".VnArialH" w:eastAsia="Calibri" w:cs="" w:cstheme="minorBidi" w:eastAsiaTheme="minorHAnsi"/>
      <w:sz w:val="28"/>
      <w:szCs w:val="22"/>
    </w:rPr>
  </w:style>
  <w:style w:type="paragraph" w:styleId="Table-5" w:customStyle="1">
    <w:name w:val="Table-5"/>
    <w:basedOn w:val="Table"/>
    <w:qFormat/>
    <w:rsid w:val="00096978"/>
    <w:pPr>
      <w:tabs>
        <w:tab w:val="left" w:pos="2608" w:leader="dot"/>
        <w:tab w:val="right" w:pos="3969" w:leader="dot"/>
      </w:tabs>
    </w:pPr>
    <w:rPr/>
  </w:style>
  <w:style w:type="paragraph" w:styleId="TOC1">
    <w:name w:val="TOC 1"/>
    <w:basedOn w:val="Normal"/>
    <w:next w:val="Normal"/>
    <w:uiPriority w:val="39"/>
    <w:rsid w:val="00096978"/>
    <w:pPr>
      <w:tabs>
        <w:tab w:val="clear" w:pos="720"/>
        <w:tab w:val="right" w:pos="9062" w:leader="dot"/>
      </w:tabs>
      <w:spacing w:before="60" w:after="0"/>
    </w:pPr>
    <w:rPr>
      <w:rFonts w:ascii="Times New Roman" w:hAnsi="Times New Roman"/>
      <w:bCs/>
      <w:szCs w:val="28"/>
      <w:lang w:val="nl-NL"/>
    </w:rPr>
  </w:style>
  <w:style w:type="paragraph" w:styleId="vao" w:customStyle="1">
    <w:name w:val="vao"/>
    <w:basedOn w:val="Normal"/>
    <w:qFormat/>
    <w:rsid w:val="00096978"/>
    <w:pPr>
      <w:spacing w:lineRule="exact" w:line="300" w:before="80" w:after="80"/>
      <w:ind w:hanging="1021" w:left="1741"/>
      <w:jc w:val="both"/>
    </w:pPr>
    <w:rPr>
      <w:rFonts w:ascii=".VnArial" w:hAnsi=".VnArial"/>
      <w:sz w:val="22"/>
      <w:szCs w:val="20"/>
    </w:rPr>
  </w:style>
  <w:style w:type="paragraph" w:styleId="innho" w:customStyle="1">
    <w:name w:val="in nho"/>
    <w:basedOn w:val="PlainText"/>
    <w:qFormat/>
    <w:rsid w:val="00096978"/>
    <w:pPr>
      <w:spacing w:lineRule="atLeast" w:line="400" w:before="120" w:after="160"/>
      <w:ind w:firstLine="680"/>
    </w:pPr>
    <w:rPr>
      <w:rFonts w:ascii=".VnTimeH" w:hAnsi=".VnTimeH"/>
      <w:b/>
      <w:sz w:val="24"/>
    </w:rPr>
  </w:style>
  <w:style w:type="paragraph" w:styleId="StyleStyleHeading1VnArialH18ptBoldArial" w:customStyle="1">
    <w:name w:val="Style Style Heading 1 + .VnArialH 18 pt Bold + Arial"/>
    <w:basedOn w:val="StyleHeading1VnArialH18ptBold"/>
    <w:link w:val="StyleStyleHeading1VnArialH18ptBoldArialChar"/>
    <w:qFormat/>
    <w:rsid w:val="00096978"/>
    <w:pPr>
      <w:tabs>
        <w:tab w:val="left" w:pos="-416" w:leader="none"/>
        <w:tab w:val="left" w:pos="140" w:leader="none"/>
        <w:tab w:val="left" w:pos="1440" w:leader="none"/>
      </w:tabs>
      <w:ind w:hanging="360" w:left="1440"/>
    </w:pPr>
    <w:rPr>
      <w:rFonts w:ascii="Arial" w:hAnsi="Arial"/>
      <w:szCs w:val="36"/>
      <w:lang w:val="x-none" w:eastAsia="x-none"/>
    </w:rPr>
  </w:style>
  <w:style w:type="paragraph" w:styleId="StyleHeading1VnArialH14ptBoldCentered" w:customStyle="1">
    <w:name w:val="Style Heading 1 + .VnArialH 14 pt Bold Centered"/>
    <w:basedOn w:val="Heading1"/>
    <w:qFormat/>
    <w:rsid w:val="00096978"/>
    <w:pPr>
      <w:keepNext w:val="false"/>
      <w:tabs>
        <w:tab w:val="clear" w:pos="720"/>
        <w:tab w:val="left" w:pos="-416" w:leader="none"/>
        <w:tab w:val="left" w:pos="360" w:leader="none"/>
      </w:tabs>
      <w:ind w:hanging="360" w:left="360"/>
    </w:pPr>
    <w:rPr>
      <w:sz w:val="28"/>
      <w:szCs w:val="20"/>
      <w:lang w:val="en-US" w:eastAsia="en-US"/>
    </w:rPr>
  </w:style>
  <w:style w:type="paragraph" w:styleId="StyleHeading3LinespacingMultiple13li" w:customStyle="1">
    <w:name w:val="Style Heading 3 + Line spacing:  Multiple 13 li"/>
    <w:basedOn w:val="Heading3"/>
    <w:qFormat/>
    <w:rsid w:val="00096978"/>
    <w:pPr>
      <w:keepNext w:val="false"/>
      <w:spacing w:lineRule="auto" w:line="312" w:before="120" w:after="0"/>
    </w:pPr>
    <w:rPr>
      <w:rFonts w:ascii=".VnArial" w:hAnsi=".VnArial"/>
      <w:b w:val="false"/>
      <w:bCs w:val="false"/>
      <w:sz w:val="22"/>
      <w:szCs w:val="20"/>
      <w:lang w:val="en-US" w:eastAsia="en-US"/>
    </w:rPr>
  </w:style>
  <w:style w:type="paragraph" w:styleId="chuong1" w:customStyle="1">
    <w:name w:val="chuong1"/>
    <w:basedOn w:val="chuong"/>
    <w:qFormat/>
    <w:rsid w:val="00096978"/>
    <w:pPr>
      <w:spacing w:before="500" w:after="400"/>
    </w:pPr>
    <w:rPr>
      <w:sz w:val="34"/>
    </w:rPr>
  </w:style>
  <w:style w:type="paragraph" w:styleId="phuluc" w:customStyle="1">
    <w:name w:val="phuluc"/>
    <w:basedOn w:val="chuong1"/>
    <w:qFormat/>
    <w:rsid w:val="00096978"/>
    <w:pPr>
      <w:spacing w:before="300" w:after="160"/>
      <w:ind w:left="567"/>
    </w:pPr>
    <w:rPr>
      <w:rFonts w:ascii=".VnArialH" w:hAnsi=".VnArialH"/>
    </w:rPr>
  </w:style>
  <w:style w:type="paragraph" w:styleId="mucluc" w:customStyle="1">
    <w:name w:val="mucluc"/>
    <w:basedOn w:val="Normal"/>
    <w:qFormat/>
    <w:rsid w:val="00096978"/>
    <w:pPr>
      <w:tabs>
        <w:tab w:val="clear" w:pos="720"/>
        <w:tab w:val="left" w:pos="2268" w:leader="none"/>
      </w:tabs>
      <w:spacing w:lineRule="exact" w:line="280" w:before="20" w:after="20"/>
      <w:ind w:firstLine="510" w:left="1134"/>
      <w:jc w:val="both"/>
    </w:pPr>
    <w:rPr>
      <w:rFonts w:ascii="Arial" w:hAnsi="Arial"/>
      <w:sz w:val="20"/>
      <w:szCs w:val="20"/>
    </w:rPr>
  </w:style>
  <w:style w:type="paragraph" w:styleId="cen" w:customStyle="1">
    <w:name w:val="cen"/>
    <w:basedOn w:val="PlainText"/>
    <w:qFormat/>
    <w:rsid w:val="00096978"/>
    <w:pPr>
      <w:spacing w:lineRule="atLeast" w:line="400" w:before="120" w:after="160"/>
      <w:jc w:val="center"/>
    </w:pPr>
    <w:rPr>
      <w:rFonts w:ascii=".VnTimeH" w:hAnsi=".VnTimeH"/>
      <w:b/>
      <w:sz w:val="28"/>
    </w:rPr>
  </w:style>
  <w:style w:type="paragraph" w:styleId="BodyText31">
    <w:name w:val="Body Text 3"/>
    <w:basedOn w:val="Normal"/>
    <w:link w:val="BodyText3Char"/>
    <w:qFormat/>
    <w:rsid w:val="00096978"/>
    <w:pPr>
      <w:spacing w:lineRule="exact" w:line="300" w:before="80" w:after="80"/>
      <w:jc w:val="both"/>
    </w:pPr>
    <w:rPr>
      <w:rFonts w:ascii="Arial" w:hAnsi="Arial"/>
      <w:sz w:val="22"/>
      <w:szCs w:val="20"/>
      <w:lang w:val="x-none" w:eastAsia="x-none"/>
    </w:rPr>
  </w:style>
  <w:style w:type="paragraph" w:styleId="so-chuong" w:customStyle="1">
    <w:name w:val="so-chuong"/>
    <w:basedOn w:val="Normal"/>
    <w:qFormat/>
    <w:rsid w:val="00096978"/>
    <w:pPr>
      <w:spacing w:before="240" w:after="80"/>
      <w:jc w:val="center"/>
    </w:pPr>
    <w:rPr>
      <w:rFonts w:ascii=".VnArial" w:hAnsi=".VnArial"/>
      <w:b/>
      <w:color w:val="808080"/>
      <w:sz w:val="120"/>
      <w:szCs w:val="20"/>
    </w:rPr>
  </w:style>
  <w:style w:type="paragraph" w:styleId="so" w:customStyle="1">
    <w:name w:val="so"/>
    <w:basedOn w:val="Normal"/>
    <w:qFormat/>
    <w:rsid w:val="00096978"/>
    <w:pPr>
      <w:spacing w:before="80" w:after="80"/>
      <w:jc w:val="center"/>
    </w:pPr>
    <w:rPr>
      <w:rFonts w:ascii=".VnArial" w:hAnsi=".VnArial"/>
      <w:b/>
      <w:color w:val="00FFFF"/>
      <w:sz w:val="120"/>
      <w:szCs w:val="20"/>
    </w:rPr>
  </w:style>
  <w:style w:type="paragraph" w:styleId="ngay" w:customStyle="1">
    <w:name w:val="ngay"/>
    <w:basedOn w:val="vao"/>
    <w:qFormat/>
    <w:rsid w:val="00096978"/>
    <w:pPr>
      <w:tabs>
        <w:tab w:val="clear" w:pos="720"/>
        <w:tab w:val="left" w:pos="3402" w:leader="dot"/>
        <w:tab w:val="right" w:pos="9072" w:leader="dot"/>
      </w:tabs>
      <w:spacing w:lineRule="exact" w:line="280" w:before="60" w:after="60"/>
      <w:ind w:left="510"/>
    </w:pPr>
    <w:rPr/>
  </w:style>
  <w:style w:type="paragraph" w:styleId="PlainText">
    <w:name w:val="Plain Text"/>
    <w:basedOn w:val="Normal"/>
    <w:link w:val="PlainTextChar"/>
    <w:qFormat/>
    <w:rsid w:val="00096978"/>
    <w:pPr>
      <w:spacing w:lineRule="exact" w:line="300" w:before="80" w:after="80"/>
      <w:jc w:val="both"/>
    </w:pPr>
    <w:rPr>
      <w:rFonts w:ascii="Courier New" w:hAnsi="Courier New"/>
      <w:sz w:val="20"/>
      <w:szCs w:val="20"/>
      <w:lang w:val="x-none" w:eastAsia="x-none"/>
    </w:rPr>
  </w:style>
  <w:style w:type="paragraph" w:styleId="ListParagraph">
    <w:name w:val="List Paragraph"/>
    <w:basedOn w:val="Normal"/>
    <w:link w:val="ListParagraphChar"/>
    <w:uiPriority w:val="34"/>
    <w:qFormat/>
    <w:rsid w:val="00096978"/>
    <w:pPr>
      <w:spacing w:lineRule="auto" w:line="276" w:before="0" w:after="200"/>
      <w:ind w:left="720"/>
      <w:contextualSpacing/>
    </w:pPr>
    <w:rPr>
      <w:rFonts w:ascii="Calibri" w:hAnsi="Calibri"/>
      <w:sz w:val="22"/>
      <w:szCs w:val="22"/>
      <w:lang w:val="x-none" w:eastAsia="x-none"/>
    </w:rPr>
  </w:style>
  <w:style w:type="paragraph" w:styleId="Head42" w:customStyle="1">
    <w:name w:val="Head 4.2"/>
    <w:basedOn w:val="Normal"/>
    <w:qFormat/>
    <w:rsid w:val="00096978"/>
    <w:pPr>
      <w:suppressAutoHyphens w:val="true"/>
      <w:spacing w:before="0" w:after="240"/>
      <w:ind w:hanging="360" w:left="360"/>
    </w:pPr>
    <w:rPr>
      <w:rFonts w:ascii="Times New Roman" w:hAnsi="Times New Roman"/>
      <w:b/>
      <w:sz w:val="24"/>
      <w:szCs w:val="20"/>
    </w:rPr>
  </w:style>
  <w:style w:type="paragraph" w:styleId="4" w:customStyle="1">
    <w:name w:val="4"/>
    <w:basedOn w:val="Normal"/>
    <w:qFormat/>
    <w:rsid w:val="00096978"/>
    <w:pPr>
      <w:spacing w:lineRule="auto" w:line="288" w:before="360" w:after="0"/>
      <w:jc w:val="both"/>
    </w:pPr>
    <w:rPr>
      <w:rFonts w:ascii=".VnArial" w:hAnsi=".VnArial"/>
      <w:b/>
      <w:sz w:val="20"/>
      <w:szCs w:val="20"/>
    </w:rPr>
  </w:style>
  <w:style w:type="paragraph" w:styleId="Style5" w:customStyle="1">
    <w:name w:val="Style"/>
    <w:qFormat/>
    <w:rsid w:val="00096978"/>
    <w:pPr>
      <w:widowControl w:val="false"/>
      <w:suppressAutoHyphens w:val="true"/>
      <w:bidi w:val="0"/>
      <w:spacing w:lineRule="auto" w:line="240" w:before="0" w:after="0"/>
      <w:jc w:val="left"/>
    </w:pPr>
    <w:rPr>
      <w:rFonts w:ascii="Times New Roman" w:hAnsi="Times New Roman" w:eastAsia="Times New Roman" w:cs="Times New Roman"/>
      <w:color w:val="auto"/>
      <w:kern w:val="0"/>
      <w:sz w:val="24"/>
      <w:szCs w:val="24"/>
      <w:lang w:val="en-US" w:eastAsia="en-US" w:bidi="ar-SA"/>
    </w:rPr>
  </w:style>
  <w:style w:type="paragraph" w:styleId="DucH1" w:customStyle="1">
    <w:name w:val="DucH1"/>
    <w:basedOn w:val="Normal"/>
    <w:qFormat/>
    <w:rsid w:val="00096978"/>
    <w:pPr>
      <w:spacing w:lineRule="auto" w:line="360"/>
      <w:ind w:hanging="360" w:left="360"/>
      <w:outlineLvl w:val="0"/>
    </w:pPr>
    <w:rPr>
      <w:rFonts w:ascii="Times New Roman" w:hAnsi="Times New Roman"/>
      <w:b/>
      <w:sz w:val="26"/>
      <w:szCs w:val="28"/>
    </w:rPr>
  </w:style>
  <w:style w:type="paragraph" w:styleId="AnnotationText">
    <w:name w:val="Annotation Text"/>
    <w:basedOn w:val="Normal"/>
    <w:link w:val="CommentTextChar"/>
    <w:uiPriority w:val="99"/>
    <w:unhideWhenUsed/>
    <w:rsid w:val="00096978"/>
    <w:pPr/>
    <w:rPr>
      <w:rFonts w:ascii="Times New Roman" w:hAnsi="Times New Roman" w:eastAsia="MS Mincho"/>
      <w:color w:val="000000"/>
      <w:sz w:val="20"/>
      <w:szCs w:val="20"/>
      <w:lang w:val="x-none" w:eastAsia="x-none"/>
    </w:rPr>
  </w:style>
  <w:style w:type="paragraph" w:styleId="BodyText62" w:customStyle="1">
    <w:name w:val="Body Text6"/>
    <w:basedOn w:val="Normal"/>
    <w:link w:val="Bodytext"/>
    <w:qFormat/>
    <w:rsid w:val="00096978"/>
    <w:pPr>
      <w:widowControl w:val="false"/>
      <w:shd w:val="clear" w:color="auto" w:fill="FFFFFF"/>
      <w:spacing w:lineRule="exact" w:line="457" w:before="0" w:after="2280"/>
      <w:ind w:hanging="380"/>
      <w:jc w:val="center"/>
    </w:pPr>
    <w:rPr>
      <w:rFonts w:ascii="Calibri" w:hAnsi="Calibri" w:cs="" w:asciiTheme="minorHAnsi" w:cstheme="minorBidi" w:hAnsiTheme="minorHAnsi"/>
      <w:sz w:val="27"/>
      <w:szCs w:val="27"/>
    </w:rPr>
  </w:style>
  <w:style w:type="paragraph" w:styleId="Heading12" w:customStyle="1">
    <w:name w:val="Heading #1"/>
    <w:basedOn w:val="Normal"/>
    <w:link w:val="Heading11"/>
    <w:qFormat/>
    <w:rsid w:val="00096978"/>
    <w:pPr>
      <w:widowControl w:val="false"/>
      <w:shd w:val="clear" w:color="auto" w:fill="FFFFFF"/>
      <w:spacing w:lineRule="atLeast" w:line="0" w:before="2280" w:after="900"/>
      <w:jc w:val="center"/>
      <w:outlineLvl w:val="0"/>
    </w:pPr>
    <w:rPr>
      <w:rFonts w:ascii="Calibri" w:hAnsi="Calibri" w:cs="" w:asciiTheme="minorHAnsi" w:cstheme="minorBidi" w:hAnsiTheme="minorHAnsi"/>
      <w:b/>
      <w:bCs/>
      <w:spacing w:val="-20"/>
      <w:sz w:val="42"/>
      <w:szCs w:val="42"/>
    </w:rPr>
  </w:style>
  <w:style w:type="paragraph" w:styleId="Picturecaption21" w:customStyle="1">
    <w:name w:val="Picture caption (2)"/>
    <w:basedOn w:val="Normal"/>
    <w:link w:val="Picturecaption2"/>
    <w:qFormat/>
    <w:rsid w:val="00096978"/>
    <w:pPr>
      <w:widowControl w:val="false"/>
      <w:shd w:val="clear" w:color="auto" w:fill="FFFFFF"/>
      <w:spacing w:lineRule="atLeast" w:line="0"/>
    </w:pPr>
    <w:rPr>
      <w:rFonts w:ascii="Calibri" w:hAnsi="Calibri" w:cs="" w:asciiTheme="minorHAnsi" w:cstheme="minorBidi" w:hAnsiTheme="minorHAnsi"/>
      <w:sz w:val="27"/>
      <w:szCs w:val="27"/>
    </w:rPr>
  </w:style>
  <w:style w:type="paragraph" w:styleId="Bodytext32" w:customStyle="1">
    <w:name w:val="Body text (3)"/>
    <w:basedOn w:val="Normal"/>
    <w:link w:val="Bodytext3Exact"/>
    <w:qFormat/>
    <w:rsid w:val="00096978"/>
    <w:pPr>
      <w:widowControl w:val="false"/>
      <w:shd w:val="clear" w:color="auto" w:fill="FFFFFF"/>
      <w:spacing w:lineRule="atLeast" w:line="0"/>
    </w:pPr>
    <w:rPr>
      <w:rFonts w:ascii="Calibri" w:hAnsi="Calibri" w:cs="" w:asciiTheme="minorHAnsi" w:cstheme="minorBidi" w:hAnsiTheme="minorHAnsi"/>
      <w:b/>
      <w:bCs/>
      <w:i/>
      <w:iCs/>
      <w:spacing w:val="-38"/>
      <w:sz w:val="37"/>
      <w:szCs w:val="37"/>
      <w:lang w:val="vi-VN"/>
    </w:rPr>
  </w:style>
  <w:style w:type="paragraph" w:styleId="Bodytext52" w:customStyle="1">
    <w:name w:val="Body text (5)"/>
    <w:basedOn w:val="Normal"/>
    <w:link w:val="Bodytext5"/>
    <w:qFormat/>
    <w:rsid w:val="00096978"/>
    <w:pPr>
      <w:widowControl w:val="false"/>
      <w:shd w:val="clear" w:color="auto" w:fill="FFFFFF"/>
      <w:spacing w:lineRule="atLeast" w:line="0" w:before="0" w:after="60"/>
    </w:pPr>
    <w:rPr>
      <w:rFonts w:ascii="Tahoma" w:hAnsi="Tahoma" w:eastAsia="Tahoma" w:cs="Tahoma"/>
      <w:sz w:val="10"/>
      <w:szCs w:val="10"/>
    </w:rPr>
  </w:style>
  <w:style w:type="paragraph" w:styleId="TOC3">
    <w:name w:val="TOC 3"/>
    <w:basedOn w:val="Normal"/>
    <w:link w:val="TOC3Char"/>
    <w:autoRedefine/>
    <w:uiPriority w:val="39"/>
    <w:rsid w:val="00096978"/>
    <w:pPr>
      <w:widowControl w:val="false"/>
      <w:ind w:left="240"/>
    </w:pPr>
    <w:rPr>
      <w:rFonts w:ascii="Calibri" w:hAnsi="Calibri" w:eastAsia="Courier New" w:cs="Courier New" w:asciiTheme="minorHAnsi" w:hAnsiTheme="minorHAnsi"/>
      <w:color w:val="000000"/>
      <w:sz w:val="26"/>
      <w:szCs w:val="22"/>
    </w:rPr>
  </w:style>
  <w:style w:type="paragraph" w:styleId="TOC4">
    <w:name w:val="TOC 4"/>
    <w:basedOn w:val="Normal"/>
    <w:link w:val="TOC4Char"/>
    <w:autoRedefine/>
    <w:uiPriority w:val="39"/>
    <w:rsid w:val="00096978"/>
    <w:pPr>
      <w:widowControl w:val="false"/>
      <w:ind w:left="480"/>
    </w:pPr>
    <w:rPr>
      <w:rFonts w:ascii="Calibri" w:hAnsi="Calibri" w:eastAsia="Courier New" w:cs="Courier New" w:asciiTheme="minorHAnsi" w:hAnsiTheme="minorHAnsi"/>
      <w:i/>
      <w:color w:val="000000"/>
      <w:sz w:val="26"/>
      <w:szCs w:val="22"/>
    </w:rPr>
  </w:style>
  <w:style w:type="paragraph" w:styleId="TOC6">
    <w:name w:val="TOC 6"/>
    <w:basedOn w:val="Normal"/>
    <w:link w:val="TOC6Char"/>
    <w:autoRedefine/>
    <w:uiPriority w:val="39"/>
    <w:rsid w:val="00096978"/>
    <w:pPr>
      <w:widowControl w:val="false"/>
      <w:ind w:left="960"/>
    </w:pPr>
    <w:rPr>
      <w:rFonts w:ascii="Calibri" w:hAnsi="Calibri" w:eastAsia="Courier New" w:cs="Courier New" w:asciiTheme="minorHAnsi" w:hAnsiTheme="minorHAnsi"/>
      <w:color w:val="000000"/>
      <w:sz w:val="22"/>
      <w:szCs w:val="22"/>
    </w:rPr>
  </w:style>
  <w:style w:type="paragraph" w:styleId="Tableofcontents41" w:customStyle="1">
    <w:name w:val="Table of contents (4)"/>
    <w:basedOn w:val="Normal"/>
    <w:link w:val="Tableofcontents4"/>
    <w:qFormat/>
    <w:rsid w:val="00096978"/>
    <w:pPr>
      <w:widowControl w:val="false"/>
      <w:shd w:val="clear" w:color="auto" w:fill="FFFFFF"/>
      <w:spacing w:lineRule="exact" w:line="418"/>
      <w:jc w:val="both"/>
    </w:pPr>
    <w:rPr>
      <w:rFonts w:ascii="Calibri" w:hAnsi="Calibri" w:cs="" w:asciiTheme="minorHAnsi" w:cstheme="minorBidi" w:hAnsiTheme="minorHAnsi"/>
      <w:b/>
      <w:bCs/>
      <w:i/>
      <w:iCs/>
      <w:sz w:val="27"/>
      <w:szCs w:val="27"/>
    </w:rPr>
  </w:style>
  <w:style w:type="paragraph" w:styleId="Bodytext81" w:customStyle="1">
    <w:name w:val="Body text (8)"/>
    <w:basedOn w:val="Normal"/>
    <w:link w:val="Bodytext8Exact"/>
    <w:qFormat/>
    <w:rsid w:val="00096978"/>
    <w:pPr>
      <w:widowControl w:val="false"/>
      <w:shd w:val="clear" w:color="auto" w:fill="FFFFFF"/>
      <w:spacing w:lineRule="atLeast" w:line="0"/>
    </w:pPr>
    <w:rPr>
      <w:rFonts w:ascii="Tahoma" w:hAnsi="Tahoma" w:eastAsia="Tahoma" w:cs="Tahoma"/>
      <w:b/>
      <w:bCs/>
      <w:i/>
      <w:iCs/>
      <w:spacing w:val="-84"/>
      <w:sz w:val="89"/>
      <w:szCs w:val="89"/>
    </w:rPr>
  </w:style>
  <w:style w:type="paragraph" w:styleId="Picturecaption3" w:customStyle="1">
    <w:name w:val="Picture caption (3)"/>
    <w:basedOn w:val="Normal"/>
    <w:link w:val="Picturecaption3Exact"/>
    <w:qFormat/>
    <w:rsid w:val="00096978"/>
    <w:pPr>
      <w:widowControl w:val="false"/>
      <w:shd w:val="clear" w:color="auto" w:fill="FFFFFF"/>
      <w:spacing w:lineRule="exact" w:line="266"/>
    </w:pPr>
    <w:rPr>
      <w:rFonts w:ascii="Calibri" w:hAnsi="Calibri" w:cs="" w:asciiTheme="minorHAnsi" w:cstheme="minorBidi" w:hAnsiTheme="minorHAnsi"/>
      <w:spacing w:val="-2"/>
      <w:sz w:val="22"/>
      <w:szCs w:val="22"/>
    </w:rPr>
  </w:style>
  <w:style w:type="paragraph" w:styleId="Heading421" w:customStyle="1">
    <w:name w:val="Heading #4 (2)"/>
    <w:basedOn w:val="Normal"/>
    <w:link w:val="Heading42"/>
    <w:qFormat/>
    <w:rsid w:val="00096978"/>
    <w:pPr>
      <w:widowControl w:val="false"/>
      <w:shd w:val="clear" w:color="auto" w:fill="FFFFFF"/>
      <w:spacing w:lineRule="atLeast" w:line="0"/>
      <w:jc w:val="right"/>
      <w:outlineLvl w:val="3"/>
    </w:pPr>
    <w:rPr>
      <w:rFonts w:ascii="Calibri" w:hAnsi="Calibri" w:cs="" w:asciiTheme="minorHAnsi" w:cstheme="minorBidi" w:hAnsiTheme="minorHAnsi"/>
      <w:spacing w:val="-10"/>
      <w:sz w:val="22"/>
      <w:szCs w:val="28"/>
    </w:rPr>
  </w:style>
  <w:style w:type="paragraph" w:styleId="Heading44" w:customStyle="1">
    <w:name w:val="Heading #4"/>
    <w:basedOn w:val="Normal"/>
    <w:link w:val="Heading41"/>
    <w:qFormat/>
    <w:rsid w:val="00096978"/>
    <w:pPr>
      <w:widowControl w:val="false"/>
      <w:shd w:val="clear" w:color="auto" w:fill="FFFFFF"/>
      <w:spacing w:lineRule="atLeast" w:line="0"/>
      <w:jc w:val="right"/>
      <w:outlineLvl w:val="3"/>
    </w:pPr>
    <w:rPr>
      <w:rFonts w:ascii="Calibri" w:hAnsi="Calibri" w:cs="" w:asciiTheme="minorHAnsi" w:cstheme="minorBidi" w:hAnsiTheme="minorHAnsi"/>
      <w:sz w:val="27"/>
      <w:szCs w:val="27"/>
    </w:rPr>
  </w:style>
  <w:style w:type="paragraph" w:styleId="Bodytext111" w:customStyle="1">
    <w:name w:val="Body text (11)"/>
    <w:basedOn w:val="Normal"/>
    <w:link w:val="Bodytext11"/>
    <w:qFormat/>
    <w:rsid w:val="00096978"/>
    <w:pPr>
      <w:widowControl w:val="false"/>
      <w:shd w:val="clear" w:color="auto" w:fill="FFFFFF"/>
      <w:spacing w:lineRule="atLeast" w:line="0" w:before="180" w:after="60"/>
    </w:pPr>
    <w:rPr>
      <w:rFonts w:ascii="Tahoma" w:hAnsi="Tahoma" w:eastAsia="Tahoma" w:cs="Tahoma"/>
      <w:b/>
      <w:bCs/>
      <w:sz w:val="19"/>
      <w:szCs w:val="19"/>
    </w:rPr>
  </w:style>
  <w:style w:type="paragraph" w:styleId="Picturecaption51" w:customStyle="1">
    <w:name w:val="Picture caption (5)"/>
    <w:basedOn w:val="Normal"/>
    <w:link w:val="Picturecaption5"/>
    <w:qFormat/>
    <w:rsid w:val="00096978"/>
    <w:pPr>
      <w:widowControl w:val="false"/>
      <w:shd w:val="clear" w:color="auto" w:fill="FFFFFF"/>
      <w:spacing w:lineRule="atLeast" w:line="0"/>
    </w:pPr>
    <w:rPr>
      <w:rFonts w:ascii="Calibri" w:hAnsi="Calibri" w:cs="" w:asciiTheme="minorHAnsi" w:cstheme="minorBidi" w:hAnsiTheme="minorHAnsi"/>
      <w:sz w:val="13"/>
      <w:szCs w:val="13"/>
    </w:rPr>
  </w:style>
  <w:style w:type="paragraph" w:styleId="Bodytext101" w:customStyle="1">
    <w:name w:val="Body text (10)"/>
    <w:basedOn w:val="Normal"/>
    <w:link w:val="Bodytext10"/>
    <w:qFormat/>
    <w:rsid w:val="00096978"/>
    <w:pPr>
      <w:widowControl w:val="false"/>
      <w:shd w:val="clear" w:color="auto" w:fill="FFFFFF"/>
      <w:spacing w:lineRule="atLeast" w:line="0" w:before="900" w:after="180"/>
      <w:jc w:val="both"/>
    </w:pPr>
    <w:rPr>
      <w:rFonts w:ascii="Calibri" w:hAnsi="Calibri" w:cs="" w:asciiTheme="minorHAnsi" w:cstheme="minorBidi" w:hAnsiTheme="minorHAnsi"/>
      <w:sz w:val="13"/>
      <w:szCs w:val="13"/>
    </w:rPr>
  </w:style>
  <w:style w:type="paragraph" w:styleId="Heading62" w:customStyle="1">
    <w:name w:val="Heading #6"/>
    <w:basedOn w:val="Normal"/>
    <w:link w:val="Heading61"/>
    <w:qFormat/>
    <w:rsid w:val="00096978"/>
    <w:pPr>
      <w:widowControl w:val="false"/>
      <w:shd w:val="clear" w:color="auto" w:fill="FFFFFF"/>
      <w:spacing w:lineRule="atLeast" w:line="0" w:before="0" w:after="180"/>
      <w:ind w:hanging="360"/>
      <w:jc w:val="both"/>
      <w:outlineLvl w:val="5"/>
    </w:pPr>
    <w:rPr>
      <w:rFonts w:ascii="Calibri" w:hAnsi="Calibri" w:cs="" w:asciiTheme="minorHAnsi" w:cstheme="minorBidi" w:hAnsiTheme="minorHAnsi"/>
      <w:b/>
      <w:bCs/>
      <w:sz w:val="27"/>
      <w:szCs w:val="27"/>
    </w:rPr>
  </w:style>
  <w:style w:type="paragraph" w:styleId="Bodytext121" w:customStyle="1">
    <w:name w:val="Body text (12)"/>
    <w:basedOn w:val="Normal"/>
    <w:link w:val="Bodytext12"/>
    <w:qFormat/>
    <w:rsid w:val="00096978"/>
    <w:pPr>
      <w:widowControl w:val="false"/>
      <w:shd w:val="clear" w:color="auto" w:fill="FFFFFF"/>
      <w:spacing w:lineRule="exact" w:line="356" w:before="600" w:after="0"/>
      <w:jc w:val="both"/>
    </w:pPr>
    <w:rPr>
      <w:rFonts w:ascii="Arial Narrow" w:hAnsi="Arial Narrow" w:eastAsia="Arial Narrow" w:cs="Arial Narrow"/>
      <w:b/>
      <w:bCs/>
      <w:sz w:val="19"/>
      <w:szCs w:val="19"/>
    </w:rPr>
  </w:style>
  <w:style w:type="paragraph" w:styleId="Heading74" w:customStyle="1">
    <w:name w:val="Heading #7"/>
    <w:basedOn w:val="Normal"/>
    <w:link w:val="Heading71"/>
    <w:qFormat/>
    <w:rsid w:val="00096978"/>
    <w:pPr>
      <w:widowControl w:val="false"/>
      <w:shd w:val="clear" w:color="auto" w:fill="FFFFFF"/>
      <w:spacing w:lineRule="exact" w:line="446"/>
      <w:jc w:val="both"/>
      <w:outlineLvl w:val="6"/>
    </w:pPr>
    <w:rPr>
      <w:rFonts w:ascii="Calibri" w:hAnsi="Calibri" w:cs="" w:asciiTheme="minorHAnsi" w:cstheme="minorBidi" w:hAnsiTheme="minorHAnsi"/>
      <w:b/>
      <w:bCs/>
      <w:sz w:val="27"/>
      <w:szCs w:val="27"/>
    </w:rPr>
  </w:style>
  <w:style w:type="paragraph" w:styleId="Heading522" w:customStyle="1">
    <w:name w:val="Heading #5 (2)"/>
    <w:basedOn w:val="Normal"/>
    <w:link w:val="Heading521"/>
    <w:qFormat/>
    <w:rsid w:val="00096978"/>
    <w:pPr>
      <w:widowControl w:val="false"/>
      <w:shd w:val="clear" w:color="auto" w:fill="FFFFFF"/>
      <w:spacing w:lineRule="atLeast" w:line="0"/>
      <w:jc w:val="right"/>
      <w:outlineLvl w:val="4"/>
    </w:pPr>
    <w:rPr>
      <w:rFonts w:ascii="Calibri" w:hAnsi="Calibri" w:cs="" w:asciiTheme="minorHAnsi" w:cstheme="minorBidi" w:hAnsiTheme="minorHAnsi"/>
      <w:sz w:val="27"/>
      <w:szCs w:val="27"/>
    </w:rPr>
  </w:style>
  <w:style w:type="paragraph" w:styleId="Picturecaption61" w:customStyle="1">
    <w:name w:val="Picture caption (6)"/>
    <w:basedOn w:val="Normal"/>
    <w:link w:val="Picturecaption6"/>
    <w:qFormat/>
    <w:rsid w:val="00096978"/>
    <w:pPr>
      <w:widowControl w:val="false"/>
      <w:shd w:val="clear" w:color="auto" w:fill="FFFFFF"/>
      <w:spacing w:lineRule="atLeast" w:line="0" w:before="0" w:after="240"/>
      <w:jc w:val="both"/>
    </w:pPr>
    <w:rPr>
      <w:rFonts w:ascii="Calibri" w:hAnsi="Calibri" w:cs="" w:asciiTheme="minorHAnsi" w:cstheme="minorBidi" w:hAnsiTheme="minorHAnsi"/>
      <w:sz w:val="19"/>
      <w:szCs w:val="19"/>
    </w:rPr>
  </w:style>
  <w:style w:type="paragraph" w:styleId="Tablecaption21" w:customStyle="1">
    <w:name w:val="Table caption (2)"/>
    <w:basedOn w:val="Normal"/>
    <w:link w:val="Tablecaption2"/>
    <w:qFormat/>
    <w:rsid w:val="00096978"/>
    <w:pPr>
      <w:widowControl w:val="false"/>
      <w:shd w:val="clear" w:color="auto" w:fill="FFFFFF"/>
      <w:spacing w:lineRule="atLeast" w:line="0"/>
    </w:pPr>
    <w:rPr>
      <w:rFonts w:ascii="Calibri" w:hAnsi="Calibri" w:cs="" w:asciiTheme="minorHAnsi" w:cstheme="minorBidi" w:hAnsiTheme="minorHAnsi"/>
      <w:b/>
      <w:bCs/>
      <w:sz w:val="27"/>
      <w:szCs w:val="27"/>
    </w:rPr>
  </w:style>
  <w:style w:type="paragraph" w:styleId="Picturecaption71" w:customStyle="1">
    <w:name w:val="Picture caption (7)"/>
    <w:basedOn w:val="Normal"/>
    <w:link w:val="Picturecaption7"/>
    <w:qFormat/>
    <w:rsid w:val="00096978"/>
    <w:pPr>
      <w:widowControl w:val="false"/>
      <w:shd w:val="clear" w:color="auto" w:fill="FFFFFF"/>
      <w:spacing w:lineRule="atLeast" w:line="0"/>
    </w:pPr>
    <w:rPr>
      <w:rFonts w:ascii="Calibri" w:hAnsi="Calibri" w:cs="" w:asciiTheme="minorHAnsi" w:cstheme="minorBidi" w:hAnsiTheme="minorHAnsi"/>
      <w:b/>
      <w:bCs/>
      <w:i/>
      <w:iCs/>
      <w:sz w:val="27"/>
      <w:szCs w:val="27"/>
    </w:rPr>
  </w:style>
  <w:style w:type="paragraph" w:styleId="Bodytext131" w:customStyle="1">
    <w:name w:val="Body text (13)"/>
    <w:basedOn w:val="Normal"/>
    <w:link w:val="Bodytext13"/>
    <w:qFormat/>
    <w:rsid w:val="00096978"/>
    <w:pPr>
      <w:widowControl w:val="false"/>
      <w:shd w:val="clear" w:color="auto" w:fill="FFFFFF"/>
      <w:spacing w:lineRule="exact" w:line="277"/>
      <w:jc w:val="both"/>
    </w:pPr>
    <w:rPr>
      <w:rFonts w:ascii="Malgun Gothic" w:hAnsi="Malgun Gothic" w:eastAsia="Malgun Gothic" w:cs="Malgun Gothic"/>
      <w:sz w:val="19"/>
      <w:szCs w:val="19"/>
    </w:rPr>
  </w:style>
  <w:style w:type="paragraph" w:styleId="Bodytext141" w:customStyle="1">
    <w:name w:val="Body text (14)"/>
    <w:basedOn w:val="Normal"/>
    <w:link w:val="Bodytext14"/>
    <w:qFormat/>
    <w:rsid w:val="00096978"/>
    <w:pPr>
      <w:widowControl w:val="false"/>
      <w:shd w:val="clear" w:color="auto" w:fill="FFFFFF"/>
      <w:spacing w:lineRule="exact" w:line="277"/>
      <w:jc w:val="both"/>
    </w:pPr>
    <w:rPr>
      <w:rFonts w:ascii="Arial Unicode MS" w:hAnsi="Arial Unicode MS" w:eastAsia="Arial Unicode MS" w:cs="Arial Unicode MS"/>
      <w:spacing w:val="-20"/>
      <w:sz w:val="19"/>
      <w:szCs w:val="19"/>
    </w:rPr>
  </w:style>
  <w:style w:type="paragraph" w:styleId="Bodytext151" w:customStyle="1">
    <w:name w:val="Body text (15)"/>
    <w:basedOn w:val="Normal"/>
    <w:link w:val="Bodytext15"/>
    <w:qFormat/>
    <w:rsid w:val="00096978"/>
    <w:pPr>
      <w:widowControl w:val="false"/>
      <w:shd w:val="clear" w:color="auto" w:fill="FFFFFF"/>
      <w:spacing w:lineRule="exact" w:line="277"/>
      <w:jc w:val="both"/>
    </w:pPr>
    <w:rPr>
      <w:rFonts w:ascii="Calibri" w:hAnsi="Calibri" w:eastAsia="Calibri" w:cs="Calibri" w:eastAsiaTheme="minorHAnsi"/>
      <w:spacing w:val="-10"/>
      <w:sz w:val="21"/>
      <w:szCs w:val="21"/>
    </w:rPr>
  </w:style>
  <w:style w:type="paragraph" w:styleId="Bodytext161" w:customStyle="1">
    <w:name w:val="Body text (16)"/>
    <w:basedOn w:val="Normal"/>
    <w:link w:val="Bodytext16"/>
    <w:qFormat/>
    <w:rsid w:val="00096978"/>
    <w:pPr>
      <w:widowControl w:val="false"/>
      <w:shd w:val="clear" w:color="auto" w:fill="FFFFFF"/>
      <w:spacing w:lineRule="exact" w:line="277" w:before="0" w:after="300"/>
      <w:jc w:val="both"/>
    </w:pPr>
    <w:rPr>
      <w:rFonts w:ascii="Malgun Gothic" w:hAnsi="Malgun Gothic" w:eastAsia="Malgun Gothic" w:cs="Malgun Gothic"/>
      <w:sz w:val="19"/>
      <w:szCs w:val="19"/>
    </w:rPr>
  </w:style>
  <w:style w:type="paragraph" w:styleId="Bodytext171" w:customStyle="1">
    <w:name w:val="Body text (17)"/>
    <w:basedOn w:val="Normal"/>
    <w:link w:val="Bodytext17"/>
    <w:qFormat/>
    <w:rsid w:val="00096978"/>
    <w:pPr>
      <w:widowControl w:val="false"/>
      <w:shd w:val="clear" w:color="auto" w:fill="FFFFFF"/>
      <w:spacing w:lineRule="exact" w:line="356" w:before="1920" w:after="0"/>
      <w:jc w:val="both"/>
    </w:pPr>
    <w:rPr>
      <w:rFonts w:ascii="Calibri" w:hAnsi="Calibri" w:cs="" w:asciiTheme="minorHAnsi" w:cstheme="minorBidi" w:hAnsiTheme="minorHAnsi"/>
      <w:sz w:val="22"/>
      <w:szCs w:val="22"/>
    </w:rPr>
  </w:style>
  <w:style w:type="paragraph" w:styleId="Heading721" w:customStyle="1">
    <w:name w:val="Heading #7 (2)"/>
    <w:basedOn w:val="Normal"/>
    <w:link w:val="Heading72"/>
    <w:qFormat/>
    <w:rsid w:val="00096978"/>
    <w:pPr>
      <w:widowControl w:val="false"/>
      <w:shd w:val="clear" w:color="auto" w:fill="FFFFFF"/>
      <w:spacing w:lineRule="exact" w:line="446" w:before="420" w:after="0"/>
      <w:jc w:val="both"/>
      <w:outlineLvl w:val="6"/>
    </w:pPr>
    <w:rPr>
      <w:rFonts w:ascii="Calibri" w:hAnsi="Calibri" w:cs="" w:asciiTheme="minorHAnsi" w:cstheme="minorBidi" w:hAnsiTheme="minorHAnsi"/>
      <w:sz w:val="27"/>
      <w:szCs w:val="27"/>
    </w:rPr>
  </w:style>
  <w:style w:type="paragraph" w:styleId="Heading431" w:customStyle="1">
    <w:name w:val="Heading #4 (3)"/>
    <w:basedOn w:val="Normal"/>
    <w:link w:val="Heading43"/>
    <w:qFormat/>
    <w:rsid w:val="00096978"/>
    <w:pPr>
      <w:widowControl w:val="false"/>
      <w:shd w:val="clear" w:color="auto" w:fill="FFFFFF"/>
      <w:spacing w:lineRule="atLeast" w:line="0" w:before="0" w:after="720"/>
      <w:jc w:val="center"/>
      <w:outlineLvl w:val="3"/>
    </w:pPr>
    <w:rPr>
      <w:rFonts w:ascii="Calibri" w:hAnsi="Calibri" w:cs="" w:asciiTheme="minorHAnsi" w:cstheme="minorBidi" w:hAnsiTheme="minorHAnsi"/>
      <w:b/>
      <w:bCs/>
      <w:sz w:val="33"/>
      <w:szCs w:val="33"/>
    </w:rPr>
  </w:style>
  <w:style w:type="paragraph" w:styleId="Heading731" w:customStyle="1">
    <w:name w:val="Heading #7 (3)"/>
    <w:basedOn w:val="Normal"/>
    <w:link w:val="Heading73"/>
    <w:qFormat/>
    <w:rsid w:val="00096978"/>
    <w:pPr>
      <w:widowControl w:val="false"/>
      <w:shd w:val="clear" w:color="auto" w:fill="FFFFFF"/>
      <w:spacing w:lineRule="atLeast" w:line="0" w:before="420" w:after="420"/>
      <w:jc w:val="both"/>
      <w:outlineLvl w:val="6"/>
    </w:pPr>
    <w:rPr>
      <w:rFonts w:ascii="Calibri" w:hAnsi="Calibri" w:cs="" w:asciiTheme="minorHAnsi" w:cstheme="minorBidi" w:hAnsiTheme="minorHAnsi"/>
      <w:b/>
      <w:bCs/>
      <w:i/>
      <w:iCs/>
      <w:sz w:val="27"/>
      <w:szCs w:val="27"/>
    </w:rPr>
  </w:style>
  <w:style w:type="paragraph" w:styleId="Bodytext181" w:customStyle="1">
    <w:name w:val="Body text (18)"/>
    <w:basedOn w:val="Normal"/>
    <w:link w:val="Bodytext18"/>
    <w:qFormat/>
    <w:rsid w:val="00096978"/>
    <w:pPr>
      <w:widowControl w:val="false"/>
      <w:shd w:val="clear" w:color="auto" w:fill="FFFFFF"/>
      <w:spacing w:lineRule="atLeast" w:line="0" w:before="0" w:after="180"/>
    </w:pPr>
    <w:rPr>
      <w:rFonts w:ascii="Calibri" w:hAnsi="Calibri" w:cs="" w:asciiTheme="minorHAnsi" w:cstheme="minorBidi" w:hAnsiTheme="minorHAnsi"/>
      <w:sz w:val="23"/>
      <w:szCs w:val="23"/>
    </w:rPr>
  </w:style>
  <w:style w:type="paragraph" w:styleId="Bodytext191" w:customStyle="1">
    <w:name w:val="Body text (19)"/>
    <w:basedOn w:val="Normal"/>
    <w:link w:val="Bodytext19"/>
    <w:qFormat/>
    <w:rsid w:val="00096978"/>
    <w:pPr>
      <w:widowControl w:val="false"/>
      <w:shd w:val="clear" w:color="auto" w:fill="FFFFFF"/>
      <w:spacing w:lineRule="atLeast" w:line="0" w:before="180" w:after="600"/>
      <w:ind w:hanging="360"/>
      <w:jc w:val="both"/>
    </w:pPr>
    <w:rPr>
      <w:rFonts w:ascii="Calibri" w:hAnsi="Calibri" w:cs="" w:asciiTheme="minorHAnsi" w:cstheme="minorBidi" w:hAnsiTheme="minorHAnsi"/>
      <w:b/>
      <w:bCs/>
      <w:i/>
      <w:iCs/>
      <w:sz w:val="23"/>
      <w:szCs w:val="23"/>
    </w:rPr>
  </w:style>
  <w:style w:type="paragraph" w:styleId="Tablecaption41" w:customStyle="1">
    <w:name w:val="Table caption (4)"/>
    <w:basedOn w:val="Normal"/>
    <w:link w:val="Tablecaption4"/>
    <w:qFormat/>
    <w:rsid w:val="00096978"/>
    <w:pPr>
      <w:widowControl w:val="false"/>
      <w:shd w:val="clear" w:color="auto" w:fill="FFFFFF"/>
      <w:spacing w:lineRule="atLeast" w:line="0"/>
    </w:pPr>
    <w:rPr>
      <w:rFonts w:ascii="Calibri" w:hAnsi="Calibri" w:cs="" w:asciiTheme="minorHAnsi" w:cstheme="minorBidi" w:hAnsiTheme="minorHAnsi"/>
      <w:b/>
      <w:bCs/>
      <w:i/>
      <w:iCs/>
      <w:sz w:val="23"/>
      <w:szCs w:val="23"/>
    </w:rPr>
  </w:style>
  <w:style w:type="paragraph" w:styleId="TOC5">
    <w:name w:val="TOC 5"/>
    <w:basedOn w:val="Normal"/>
    <w:autoRedefine/>
    <w:uiPriority w:val="39"/>
    <w:rsid w:val="00096978"/>
    <w:pPr>
      <w:widowControl w:val="false"/>
      <w:ind w:left="720"/>
    </w:pPr>
    <w:rPr>
      <w:rFonts w:ascii="Calibri" w:hAnsi="Calibri" w:eastAsia="Courier New" w:cs="Courier New"/>
      <w:color w:val="000000"/>
      <w:sz w:val="20"/>
      <w:szCs w:val="20"/>
    </w:rPr>
  </w:style>
  <w:style w:type="paragraph" w:styleId="TOC7">
    <w:name w:val="TOC 7"/>
    <w:basedOn w:val="Normal"/>
    <w:autoRedefine/>
    <w:uiPriority w:val="39"/>
    <w:rsid w:val="00096978"/>
    <w:pPr>
      <w:widowControl w:val="false"/>
      <w:ind w:left="1200"/>
    </w:pPr>
    <w:rPr>
      <w:rFonts w:ascii="Calibri" w:hAnsi="Calibri" w:eastAsia="Courier New" w:cs="Courier New"/>
      <w:color w:val="000000"/>
      <w:sz w:val="20"/>
      <w:szCs w:val="20"/>
    </w:rPr>
  </w:style>
  <w:style w:type="paragraph" w:styleId="TOC2">
    <w:name w:val="TOC 2"/>
    <w:basedOn w:val="Normal"/>
    <w:next w:val="Normal"/>
    <w:autoRedefine/>
    <w:uiPriority w:val="39"/>
    <w:rsid w:val="00096978"/>
    <w:pPr>
      <w:widowControl w:val="false"/>
      <w:tabs>
        <w:tab w:val="clear" w:pos="720"/>
        <w:tab w:val="left" w:pos="709" w:leader="none"/>
        <w:tab w:val="right" w:pos="9356" w:leader="dot"/>
      </w:tabs>
      <w:spacing w:before="240" w:after="0"/>
      <w:ind w:hanging="709" w:left="709"/>
    </w:pPr>
    <w:rPr>
      <w:rFonts w:ascii="Times New Roman" w:hAnsi="Times New Roman" w:eastAsia="Courier New" w:cs="Courier New"/>
      <w:b/>
      <w:bCs/>
      <w:color w:val="000000"/>
      <w:sz w:val="26"/>
      <w:szCs w:val="20"/>
    </w:rPr>
  </w:style>
  <w:style w:type="paragraph" w:styleId="B" w:customStyle="1">
    <w:name w:val="B"/>
    <w:basedOn w:val="Normal"/>
    <w:qFormat/>
    <w:rsid w:val="00096978"/>
    <w:pPr/>
    <w:rPr>
      <w:rFonts w:ascii="Times New Roman" w:hAnsi="Times New Roman"/>
    </w:rPr>
  </w:style>
  <w:style w:type="paragraph" w:styleId="cg" w:customStyle="1">
    <w:name w:val="cg"/>
    <w:basedOn w:val="Heading"/>
    <w:autoRedefine/>
    <w:qFormat/>
    <w:rsid w:val="00096978"/>
    <w:pPr>
      <w:ind w:hanging="0"/>
      <w:jc w:val="center"/>
    </w:pPr>
    <w:rPr/>
  </w:style>
  <w:style w:type="paragraph" w:styleId="cgc" w:customStyle="1">
    <w:name w:val="cgc"/>
    <w:basedOn w:val="cg"/>
    <w:autoRedefine/>
    <w:qFormat/>
    <w:rsid w:val="00096978"/>
    <w:pPr/>
    <w:rPr>
      <w:u w:val="single"/>
    </w:rPr>
  </w:style>
  <w:style w:type="paragraph" w:styleId="cgd" w:customStyle="1">
    <w:name w:val="cgd"/>
    <w:basedOn w:val="cg"/>
    <w:autoRedefine/>
    <w:qFormat/>
    <w:rsid w:val="00096978"/>
    <w:pPr/>
    <w:rPr>
      <w:b/>
    </w:rPr>
  </w:style>
  <w:style w:type="paragraph" w:styleId="cgn" w:customStyle="1">
    <w:name w:val="cgn"/>
    <w:basedOn w:val="cg"/>
    <w:autoRedefine/>
    <w:qFormat/>
    <w:rsid w:val="00096978"/>
    <w:pPr/>
    <w:rPr>
      <w:i/>
    </w:rPr>
  </w:style>
  <w:style w:type="paragraph" w:styleId="cp" w:customStyle="1">
    <w:name w:val="cp"/>
    <w:basedOn w:val="cg"/>
    <w:autoRedefine/>
    <w:qFormat/>
    <w:rsid w:val="00096978"/>
    <w:pPr>
      <w:jc w:val="right"/>
    </w:pPr>
    <w:rPr/>
  </w:style>
  <w:style w:type="paragraph" w:styleId="cpc" w:customStyle="1">
    <w:name w:val="cpc"/>
    <w:basedOn w:val="cp"/>
    <w:autoRedefine/>
    <w:qFormat/>
    <w:rsid w:val="00096978"/>
    <w:pPr/>
    <w:rPr>
      <w:u w:val="single"/>
    </w:rPr>
  </w:style>
  <w:style w:type="paragraph" w:styleId="cpd" w:customStyle="1">
    <w:name w:val="cpd"/>
    <w:basedOn w:val="cp"/>
    <w:autoRedefine/>
    <w:qFormat/>
    <w:rsid w:val="00096978"/>
    <w:pPr/>
    <w:rPr>
      <w:b/>
    </w:rPr>
  </w:style>
  <w:style w:type="paragraph" w:styleId="cpn" w:customStyle="1">
    <w:name w:val="cpn"/>
    <w:basedOn w:val="cp"/>
    <w:autoRedefine/>
    <w:qFormat/>
    <w:rsid w:val="00096978"/>
    <w:pPr/>
    <w:rPr>
      <w:i/>
    </w:rPr>
  </w:style>
  <w:style w:type="paragraph" w:styleId="D" w:customStyle="1">
    <w:name w:val="D"/>
    <w:basedOn w:val="Heading"/>
    <w:autoRedefine/>
    <w:qFormat/>
    <w:rsid w:val="00096978"/>
    <w:pPr/>
    <w:rPr>
      <w:b/>
    </w:rPr>
  </w:style>
  <w:style w:type="paragraph" w:styleId="Dn" w:customStyle="1">
    <w:name w:val="Dn"/>
    <w:basedOn w:val="Heading"/>
    <w:autoRedefine/>
    <w:qFormat/>
    <w:rsid w:val="00096978"/>
    <w:pPr/>
    <w:rPr>
      <w:b/>
      <w:i/>
    </w:rPr>
  </w:style>
  <w:style w:type="paragraph" w:styleId="HeadingChar" w:customStyle="1">
    <w:name w:val="Heading Char"/>
    <w:basedOn w:val="Normal"/>
    <w:link w:val="HeadingCharChar"/>
    <w:qFormat/>
    <w:rsid w:val="00096978"/>
    <w:pPr>
      <w:spacing w:lineRule="auto" w:line="360" w:before="120" w:after="0"/>
      <w:ind w:firstLine="567"/>
      <w:jc w:val="both"/>
    </w:pPr>
    <w:rPr>
      <w:rFonts w:ascii="Times New Roman" w:hAnsi="Times New Roman"/>
      <w:szCs w:val="28"/>
      <w:lang w:val="x-none" w:eastAsia="x-none"/>
    </w:rPr>
  </w:style>
  <w:style w:type="paragraph" w:styleId="N" w:customStyle="1">
    <w:name w:val="N"/>
    <w:basedOn w:val="Heading"/>
    <w:autoRedefine/>
    <w:qFormat/>
    <w:rsid w:val="00096978"/>
    <w:pPr/>
    <w:rPr>
      <w:i/>
    </w:rPr>
  </w:style>
  <w:style w:type="paragraph" w:styleId="IndexHeading">
    <w:name w:val="Index Heading"/>
    <w:basedOn w:val="Heading"/>
    <w:pPr/>
    <w:rPr/>
  </w:style>
  <w:style w:type="paragraph" w:styleId="TOCHeading">
    <w:name w:val="TOC Heading"/>
    <w:basedOn w:val="Heading1"/>
    <w:next w:val="Normal"/>
    <w:uiPriority w:val="39"/>
    <w:unhideWhenUsed/>
    <w:qFormat/>
    <w:rsid w:val="00096978"/>
    <w:pPr>
      <w:keepLines/>
      <w:spacing w:lineRule="auto" w:line="259"/>
      <w:jc w:val="left"/>
      <w:outlineLvl w:val="9"/>
    </w:pPr>
    <w:rPr>
      <w:rFonts w:ascii="Calibri Light" w:hAnsi="Calibri Light"/>
      <w:b w:val="false"/>
      <w:bCs w:val="false"/>
      <w:color w:val="2E74B5"/>
      <w:szCs w:val="32"/>
      <w:lang w:val="en-US" w:eastAsia="en-US"/>
    </w:rPr>
  </w:style>
  <w:style w:type="paragraph" w:styleId="TableofFigures">
    <w:name w:val="Table of Figures"/>
    <w:basedOn w:val="Normal"/>
    <w:next w:val="Normal"/>
    <w:uiPriority w:val="99"/>
    <w:unhideWhenUsed/>
    <w:rsid w:val="00096978"/>
    <w:pPr>
      <w:widowControl w:val="false"/>
      <w:ind w:hanging="480" w:left="480"/>
    </w:pPr>
    <w:rPr>
      <w:rFonts w:ascii="Calibri" w:hAnsi="Calibri" w:eastAsia="Courier New" w:cs="Courier New"/>
      <w:caps/>
      <w:color w:val="000000"/>
      <w:sz w:val="20"/>
      <w:szCs w:val="20"/>
    </w:rPr>
  </w:style>
  <w:style w:type="paragraph" w:styleId="TOC8">
    <w:name w:val="TOC 8"/>
    <w:basedOn w:val="Normal"/>
    <w:next w:val="Normal"/>
    <w:autoRedefine/>
    <w:uiPriority w:val="39"/>
    <w:unhideWhenUsed/>
    <w:rsid w:val="00096978"/>
    <w:pPr>
      <w:widowControl w:val="false"/>
      <w:ind w:left="1440"/>
    </w:pPr>
    <w:rPr>
      <w:rFonts w:ascii="Calibri" w:hAnsi="Calibri" w:eastAsia="Courier New" w:cs="Courier New"/>
      <w:color w:val="000000"/>
      <w:sz w:val="20"/>
      <w:szCs w:val="20"/>
    </w:rPr>
  </w:style>
  <w:style w:type="paragraph" w:styleId="TOC9">
    <w:name w:val="TOC 9"/>
    <w:basedOn w:val="Normal"/>
    <w:next w:val="Normal"/>
    <w:autoRedefine/>
    <w:uiPriority w:val="39"/>
    <w:unhideWhenUsed/>
    <w:rsid w:val="00096978"/>
    <w:pPr>
      <w:widowControl w:val="false"/>
      <w:ind w:left="1680"/>
    </w:pPr>
    <w:rPr>
      <w:rFonts w:ascii="Calibri" w:hAnsi="Calibri" w:eastAsia="Courier New" w:cs="Courier New"/>
      <w:color w:val="000000"/>
      <w:sz w:val="20"/>
      <w:szCs w:val="20"/>
    </w:rPr>
  </w:style>
  <w:style w:type="paragraph" w:styleId="ducnguyen1" w:customStyle="1">
    <w:name w:val="ducnguyen1"/>
    <w:basedOn w:val="Normal"/>
    <w:link w:val="ducnguyen1Char"/>
    <w:qFormat/>
    <w:rsid w:val="00096978"/>
    <w:pPr>
      <w:keepNext w:val="true"/>
      <w:keepLines/>
      <w:widowControl w:val="false"/>
      <w:spacing w:lineRule="auto" w:line="360"/>
      <w:ind w:firstLine="397"/>
      <w:jc w:val="both"/>
    </w:pPr>
    <w:rPr>
      <w:rFonts w:ascii="Times New Roman" w:hAnsi="Times New Roman" w:eastAsia="Courier New"/>
      <w:sz w:val="26"/>
      <w:szCs w:val="26"/>
      <w:lang w:val="x-none" w:eastAsia="x-none"/>
    </w:rPr>
  </w:style>
  <w:style w:type="paragraph" w:styleId="ducnguyen0" w:customStyle="1">
    <w:name w:val="ducnguyen0"/>
    <w:basedOn w:val="ducnguyen1"/>
    <w:link w:val="ducnguyen0Char"/>
    <w:qFormat/>
    <w:rsid w:val="00096978"/>
    <w:pPr/>
    <w:rPr>
      <w:b/>
    </w:rPr>
  </w:style>
  <w:style w:type="paragraph" w:styleId="Duc1" w:customStyle="1">
    <w:name w:val="Duc1"/>
    <w:basedOn w:val="Heading1"/>
    <w:next w:val="Heading1"/>
    <w:link w:val="Duc1Char"/>
    <w:qFormat/>
    <w:rsid w:val="00096978"/>
    <w:pPr>
      <w:spacing w:lineRule="auto" w:line="288"/>
      <w:jc w:val="both"/>
    </w:pPr>
    <w:rPr>
      <w:rFonts w:ascii="Times New Roman" w:hAnsi="Times New Roman"/>
      <w:kern w:val="2"/>
      <w:szCs w:val="32"/>
    </w:rPr>
  </w:style>
  <w:style w:type="paragraph" w:styleId="Duc2" w:customStyle="1">
    <w:name w:val="Duc2"/>
    <w:basedOn w:val="Heading2"/>
    <w:next w:val="Heading2"/>
    <w:link w:val="Duc2Char"/>
    <w:qFormat/>
    <w:rsid w:val="00096978"/>
    <w:pPr>
      <w:numPr>
        <w:ilvl w:val="1"/>
        <w:numId w:val="14"/>
      </w:numPr>
      <w:spacing w:lineRule="auto" w:line="288" w:before="120" w:after="120"/>
      <w:ind w:hanging="431" w:left="788"/>
      <w:jc w:val="both"/>
    </w:pPr>
    <w:rPr>
      <w:rFonts w:ascii="Times New Roman" w:hAnsi="Times New Roman"/>
      <w:iCs/>
      <w:sz w:val="28"/>
      <w:szCs w:val="28"/>
      <w:lang w:val="vi-VN"/>
    </w:rPr>
  </w:style>
  <w:style w:type="paragraph" w:styleId="Duc3" w:customStyle="1">
    <w:name w:val="Duc3"/>
    <w:basedOn w:val="Heading3"/>
    <w:next w:val="Duc2"/>
    <w:link w:val="Duc3Char"/>
    <w:qFormat/>
    <w:rsid w:val="00096978"/>
    <w:pPr>
      <w:numPr>
        <w:ilvl w:val="0"/>
        <w:numId w:val="15"/>
      </w:numPr>
      <w:spacing w:before="0" w:after="0"/>
    </w:pPr>
    <w:rPr>
      <w:rFonts w:ascii="Times New Roman" w:hAnsi="Times New Roman"/>
      <w:lang w:val="vi-VN"/>
    </w:rPr>
  </w:style>
  <w:style w:type="paragraph" w:styleId="Duc4" w:customStyle="1">
    <w:name w:val="Duc4"/>
    <w:basedOn w:val="Heading4"/>
    <w:link w:val="Duc4Char"/>
    <w:qFormat/>
    <w:rsid w:val="00096978"/>
    <w:pPr>
      <w:tabs>
        <w:tab w:val="clear" w:pos="720"/>
        <w:tab w:val="left" w:pos="0" w:leader="none"/>
      </w:tabs>
      <w:spacing w:lineRule="auto" w:line="360" w:before="0" w:after="0"/>
      <w:jc w:val="both"/>
    </w:pPr>
    <w:rPr>
      <w:rFonts w:ascii="Times New Roman" w:hAnsi="Times New Roman" w:eastAsia="Courier New"/>
      <w:b w:val="false"/>
      <w:i/>
      <w:sz w:val="28"/>
    </w:rPr>
  </w:style>
  <w:style w:type="paragraph" w:styleId="Lever1-" w:customStyle="1">
    <w:name w:val="Lever 1-"/>
    <w:basedOn w:val="Heading"/>
    <w:link w:val="Lever1-Char"/>
    <w:qFormat/>
    <w:rsid w:val="00096978"/>
    <w:pPr>
      <w:numPr>
        <w:ilvl w:val="0"/>
        <w:numId w:val="18"/>
      </w:numPr>
      <w:spacing w:before="0" w:after="0"/>
      <w:jc w:val="left"/>
      <w:outlineLvl w:val="0"/>
    </w:pPr>
    <w:rPr>
      <w:b/>
      <w:sz w:val="26"/>
    </w:rPr>
  </w:style>
  <w:style w:type="paragraph" w:styleId="Lever2-" w:customStyle="1">
    <w:name w:val="Lever 2-"/>
    <w:basedOn w:val="Lever1-"/>
    <w:link w:val="Lever2-Char"/>
    <w:qFormat/>
    <w:rsid w:val="00096978"/>
    <w:pPr>
      <w:outlineLvl w:val="1"/>
    </w:pPr>
    <w:rPr/>
  </w:style>
  <w:style w:type="paragraph" w:styleId="Lever3-" w:customStyle="1">
    <w:name w:val="Lever 3-"/>
    <w:basedOn w:val="Lever2-"/>
    <w:link w:val="Lever3-Char"/>
    <w:qFormat/>
    <w:rsid w:val="00096978"/>
    <w:pPr>
      <w:outlineLvl w:val="2"/>
    </w:pPr>
    <w:rPr>
      <w:i/>
    </w:rPr>
  </w:style>
  <w:style w:type="paragraph" w:styleId="Lever4-" w:customStyle="1">
    <w:name w:val="Lever 4-"/>
    <w:basedOn w:val="Lever3-"/>
    <w:link w:val="Lever4-Char"/>
    <w:qFormat/>
    <w:rsid w:val="00096978"/>
    <w:pPr/>
    <w:rPr>
      <w:b w:val="false"/>
      <w:bCs/>
      <w:i w:val="false"/>
      <w:iCs/>
      <w:kern w:val="2"/>
      <w:szCs w:val="20"/>
    </w:rPr>
  </w:style>
  <w:style w:type="paragraph" w:styleId="Lever" w:customStyle="1">
    <w:name w:val="Lever ???"/>
    <w:next w:val="BodyText62"/>
    <w:qFormat/>
    <w:rsid w:val="00096978"/>
    <w:pPr>
      <w:widowControl/>
      <w:suppressAutoHyphens w:val="true"/>
      <w:bidi w:val="0"/>
      <w:spacing w:lineRule="auto" w:line="360" w:before="0" w:after="0"/>
      <w:ind w:firstLine="397"/>
      <w:jc w:val="both"/>
    </w:pPr>
    <w:rPr>
      <w:rFonts w:ascii="Times New Roman" w:hAnsi="Times New Roman" w:eastAsia="Times New Roman" w:cs="Times New Roman"/>
      <w:color w:val="auto"/>
      <w:kern w:val="0"/>
      <w:sz w:val="26"/>
      <w:szCs w:val="28"/>
      <w:lang w:val="en-US" w:eastAsia="en-US" w:bidi="ar-SA"/>
    </w:rPr>
  </w:style>
  <w:style w:type="paragraph" w:styleId="Lever7-1" w:customStyle="1">
    <w:name w:val="Lever 7-1"/>
    <w:next w:val="Bodytext32"/>
    <w:link w:val="Lever7-1Char"/>
    <w:qFormat/>
    <w:rsid w:val="00096978"/>
    <w:pPr>
      <w:widowControl/>
      <w:numPr>
        <w:ilvl w:val="0"/>
        <w:numId w:val="17"/>
      </w:numPr>
      <w:suppressAutoHyphens w:val="true"/>
      <w:bidi w:val="0"/>
      <w:spacing w:lineRule="auto" w:line="360" w:before="0" w:after="0"/>
      <w:ind w:firstLine="397" w:left="0"/>
      <w:jc w:val="both"/>
    </w:pPr>
    <w:rPr>
      <w:rFonts w:ascii="Times New Roman" w:hAnsi="Times New Roman" w:eastAsia="Times New Roman" w:cs="Times New Roman"/>
      <w:color w:val="000000"/>
      <w:kern w:val="0"/>
      <w:sz w:val="26"/>
      <w:szCs w:val="26"/>
      <w:shd w:fill="FFFFFF" w:val="clear"/>
      <w:lang w:val="en-GB" w:eastAsia="en-GB" w:bidi="ar-SA"/>
    </w:rPr>
  </w:style>
  <w:style w:type="paragraph" w:styleId="Lever8-" w:customStyle="1">
    <w:name w:val="Lever 8-"/>
    <w:basedOn w:val="ListParagraph"/>
    <w:link w:val="Lever8-Char"/>
    <w:qFormat/>
    <w:rsid w:val="00096978"/>
    <w:pPr>
      <w:keepNext w:val="true"/>
      <w:keepLines/>
      <w:widowControl w:val="false"/>
      <w:numPr>
        <w:ilvl w:val="0"/>
        <w:numId w:val="16"/>
      </w:numPr>
      <w:spacing w:lineRule="auto" w:line="360" w:before="0" w:after="0"/>
      <w:ind w:hanging="426" w:left="426"/>
      <w:contextualSpacing w:val="false"/>
      <w:jc w:val="both"/>
    </w:pPr>
    <w:rPr>
      <w:rFonts w:ascii="Times New Roman" w:hAnsi="Times New Roman" w:eastAsia="Courier New"/>
      <w:sz w:val="26"/>
      <w:szCs w:val="26"/>
    </w:rPr>
  </w:style>
  <w:style w:type="paragraph" w:styleId="Lever6-" w:customStyle="1">
    <w:name w:val="Lever 6-"/>
    <w:basedOn w:val="Normal"/>
    <w:link w:val="Lever6-Char"/>
    <w:qFormat/>
    <w:rsid w:val="00096978"/>
    <w:pPr>
      <w:keepNext w:val="true"/>
      <w:keepLines/>
      <w:widowControl w:val="false"/>
      <w:numPr>
        <w:ilvl w:val="0"/>
        <w:numId w:val="12"/>
      </w:numPr>
      <w:spacing w:lineRule="auto" w:line="360"/>
      <w:jc w:val="both"/>
    </w:pPr>
    <w:rPr>
      <w:rFonts w:ascii="Times New Roman" w:hAnsi="Times New Roman"/>
      <w:b/>
      <w:sz w:val="26"/>
      <w:szCs w:val="26"/>
      <w:lang w:val="x-none" w:eastAsia="x-none"/>
    </w:rPr>
  </w:style>
  <w:style w:type="paragraph" w:styleId="Lever5-" w:customStyle="1">
    <w:name w:val="Lever 5-"/>
    <w:basedOn w:val="Normal"/>
    <w:link w:val="Lever5-Char"/>
    <w:qFormat/>
    <w:rsid w:val="00096978"/>
    <w:pPr>
      <w:keepNext w:val="true"/>
      <w:keepLines/>
      <w:widowControl w:val="false"/>
      <w:spacing w:lineRule="auto" w:line="360"/>
    </w:pPr>
    <w:rPr>
      <w:rFonts w:ascii="Times New Roman" w:hAnsi="Times New Roman" w:eastAsia="Courier New"/>
      <w:b/>
      <w:sz w:val="26"/>
      <w:szCs w:val="26"/>
      <w:lang w:val="x-none" w:eastAsia="x-none"/>
    </w:rPr>
  </w:style>
  <w:style w:type="paragraph" w:styleId="Lever7-2" w:customStyle="1">
    <w:name w:val="Lever 7-2"/>
    <w:basedOn w:val="Normal"/>
    <w:link w:val="Lever7-2Char"/>
    <w:qFormat/>
    <w:rsid w:val="00096978"/>
    <w:pPr>
      <w:keepNext w:val="true"/>
      <w:keepLines/>
      <w:widowControl w:val="false"/>
      <w:numPr>
        <w:ilvl w:val="0"/>
        <w:numId w:val="13"/>
      </w:numPr>
      <w:tabs>
        <w:tab w:val="clear" w:pos="720"/>
        <w:tab w:val="left" w:pos="426" w:leader="none"/>
      </w:tabs>
      <w:spacing w:lineRule="auto" w:line="360"/>
      <w:ind w:hanging="0" w:left="0"/>
      <w:jc w:val="both"/>
    </w:pPr>
    <w:rPr>
      <w:rFonts w:ascii="Times New Roman" w:hAnsi="Times New Roman" w:eastAsia="Courier New"/>
      <w:sz w:val="26"/>
      <w:szCs w:val="26"/>
      <w:lang w:val="x-none" w:eastAsia="x-none"/>
    </w:rPr>
  </w:style>
  <w:style w:type="paragraph" w:styleId="annotationsubject">
    <w:name w:val="annotation subject"/>
    <w:basedOn w:val="AnnotationText"/>
    <w:next w:val="AnnotationText"/>
    <w:link w:val="CommentSubjectChar"/>
    <w:uiPriority w:val="99"/>
    <w:semiHidden/>
    <w:unhideWhenUsed/>
    <w:qFormat/>
    <w:rsid w:val="00096978"/>
    <w:pPr>
      <w:widowControl w:val="false"/>
    </w:pPr>
    <w:rPr>
      <w:rFonts w:ascii="Courier New" w:hAnsi="Courier New" w:eastAsia="Courier New" w:cs="Courier New"/>
      <w:b/>
      <w:bCs/>
      <w:lang w:val="en-US" w:eastAsia="en-US"/>
    </w:rPr>
  </w:style>
  <w:style w:type="paragraph" w:styleId="Title">
    <w:name w:val="Title"/>
    <w:basedOn w:val="Normal"/>
    <w:link w:val="TitleChar"/>
    <w:qFormat/>
    <w:rsid w:val="00096978"/>
    <w:pPr/>
    <w:rPr>
      <w:rFonts w:ascii="Times New Roman" w:hAnsi="Times New Roman"/>
      <w:sz w:val="24"/>
      <w:szCs w:val="26"/>
    </w:rPr>
  </w:style>
  <w:style w:type="paragraph" w:styleId="Subtitle">
    <w:name w:val="Subtitle"/>
    <w:basedOn w:val="Normal"/>
    <w:link w:val="SubtitleChar"/>
    <w:qFormat/>
    <w:rsid w:val="00096978"/>
    <w:pPr>
      <w:spacing w:lineRule="atLeast" w:line="360"/>
      <w:outlineLvl w:val="0"/>
    </w:pPr>
    <w:rPr>
      <w:bCs/>
      <w:color w:val="000000"/>
      <w:szCs w:val="20"/>
    </w:rPr>
  </w:style>
  <w:style w:type="paragraph" w:styleId="ListBullet4">
    <w:name w:val="List Bullet 4"/>
    <w:basedOn w:val="Normal"/>
    <w:semiHidden/>
    <w:rsid w:val="00096978"/>
    <w:pPr>
      <w:numPr>
        <w:ilvl w:val="0"/>
        <w:numId w:val="19"/>
      </w:numPr>
    </w:pPr>
    <w:rPr>
      <w:rFonts w:ascii="Times New Roman" w:hAnsi="Times New Roman"/>
      <w:color w:val="000000"/>
      <w:sz w:val="24"/>
      <w:szCs w:val="26"/>
    </w:rPr>
  </w:style>
  <w:style w:type="paragraph" w:styleId="Revision">
    <w:name w:val="Revision"/>
    <w:uiPriority w:val="99"/>
    <w:semiHidden/>
    <w:qFormat/>
    <w:rsid w:val="00096978"/>
    <w:pPr>
      <w:widowControl/>
      <w:suppressAutoHyphens w:val="true"/>
      <w:bidi w:val="0"/>
      <w:spacing w:lineRule="auto" w:line="240" w:before="0" w:after="0"/>
      <w:jc w:val="left"/>
    </w:pPr>
    <w:rPr>
      <w:rFonts w:ascii="Times New Roman" w:hAnsi="Times New Roman" w:eastAsia="Times New Roman" w:cs="Times New Roman"/>
      <w:color w:val="auto"/>
      <w:kern w:val="0"/>
      <w:sz w:val="24"/>
      <w:szCs w:val="24"/>
      <w:lang w:val="en-US" w:eastAsia="en-US" w:bidi="ar-SA"/>
    </w:rPr>
  </w:style>
  <w:style w:type="paragraph" w:styleId="ThaiHD" w:customStyle="1">
    <w:name w:val="Thai HD"/>
    <w:basedOn w:val="ListParagraph"/>
    <w:link w:val="ThaiHDChar"/>
    <w:qFormat/>
    <w:rsid w:val="00096978"/>
    <w:pPr>
      <w:spacing w:lineRule="auto" w:line="312"/>
      <w:ind w:left="567"/>
      <w:jc w:val="both"/>
    </w:pPr>
    <w:rPr>
      <w:rFonts w:ascii="Times New Roman" w:hAnsi="Times New Roman" w:eastAsia="Calibri"/>
      <w:sz w:val="26"/>
      <w:szCs w:val="26"/>
    </w:rPr>
  </w:style>
  <w:style w:type="paragraph" w:styleId="NoSpacing">
    <w:name w:val="No Spacing"/>
    <w:uiPriority w:val="1"/>
    <w:qFormat/>
    <w:rsid w:val="00096978"/>
    <w:pPr>
      <w:widowControl/>
      <w:suppressAutoHyphens w:val="true"/>
      <w:bidi w:val="0"/>
      <w:spacing w:lineRule="auto" w:line="240" w:before="0" w:after="0"/>
      <w:jc w:val="left"/>
    </w:pPr>
    <w:rPr>
      <w:rFonts w:ascii="Times New Roman" w:hAnsi="Times New Roman" w:eastAsia="Times New Roman" w:cs="Times New Roman"/>
      <w:color w:val="auto"/>
      <w:kern w:val="0"/>
      <w:sz w:val="24"/>
      <w:szCs w:val="24"/>
      <w:lang w:val="en-US" w:eastAsia="en-US" w:bidi="ar-SA"/>
    </w:rPr>
  </w:style>
  <w:style w:type="paragraph" w:styleId="DucH2" w:customStyle="1">
    <w:name w:val="DucH2"/>
    <w:basedOn w:val="Lever2-"/>
    <w:qFormat/>
    <w:rsid w:val="00096978"/>
    <w:pPr>
      <w:numPr>
        <w:ilvl w:val="0"/>
        <w:numId w:val="0"/>
      </w:numPr>
      <w:ind w:firstLine="567"/>
    </w:pPr>
    <w:rPr/>
  </w:style>
  <w:style w:type="paragraph" w:styleId="DucH3" w:customStyle="1">
    <w:name w:val="DucH3"/>
    <w:basedOn w:val="DucH1"/>
    <w:qFormat/>
    <w:rsid w:val="00096978"/>
    <w:pPr>
      <w:numPr>
        <w:ilvl w:val="2"/>
        <w:numId w:val="20"/>
      </w:numPr>
      <w:tabs>
        <w:tab w:val="clear" w:pos="720"/>
        <w:tab w:val="left" w:pos="1440" w:leader="none"/>
      </w:tabs>
      <w:ind w:hanging="360" w:left="1440"/>
    </w:pPr>
    <w:rPr>
      <w:b w:val="false"/>
    </w:rPr>
  </w:style>
  <w:style w:type="paragraph" w:styleId="msonormal" w:customStyle="1">
    <w:name w:val="msonormal"/>
    <w:basedOn w:val="Normal"/>
    <w:qFormat/>
    <w:rsid w:val="00096978"/>
    <w:pPr>
      <w:spacing w:beforeAutospacing="1" w:afterAutospacing="1"/>
    </w:pPr>
    <w:rPr>
      <w:rFonts w:ascii="Times New Roman" w:hAnsi="Times New Roman"/>
      <w:sz w:val="24"/>
    </w:rPr>
  </w:style>
  <w:style w:type="paragraph" w:styleId="font5" w:customStyle="1">
    <w:name w:val="font5"/>
    <w:basedOn w:val="Normal"/>
    <w:qFormat/>
    <w:rsid w:val="00096978"/>
    <w:pPr>
      <w:spacing w:beforeAutospacing="1" w:afterAutospacing="1"/>
    </w:pPr>
    <w:rPr>
      <w:rFonts w:ascii="Times New Roman" w:hAnsi="Times New Roman"/>
      <w:b/>
      <w:bCs/>
      <w:sz w:val="20"/>
      <w:szCs w:val="20"/>
    </w:rPr>
  </w:style>
  <w:style w:type="paragraph" w:styleId="font6" w:customStyle="1">
    <w:name w:val="font6"/>
    <w:basedOn w:val="Normal"/>
    <w:qFormat/>
    <w:rsid w:val="00096978"/>
    <w:pPr>
      <w:spacing w:beforeAutospacing="1" w:afterAutospacing="1"/>
    </w:pPr>
    <w:rPr>
      <w:rFonts w:ascii="Tahoma" w:hAnsi="Tahoma" w:cs="Tahoma"/>
      <w:color w:val="000000"/>
      <w:sz w:val="18"/>
      <w:szCs w:val="18"/>
    </w:rPr>
  </w:style>
  <w:style w:type="paragraph" w:styleId="font7" w:customStyle="1">
    <w:name w:val="font7"/>
    <w:basedOn w:val="Normal"/>
    <w:qFormat/>
    <w:rsid w:val="00096978"/>
    <w:pPr>
      <w:spacing w:beforeAutospacing="1" w:afterAutospacing="1"/>
    </w:pPr>
    <w:rPr>
      <w:rFonts w:ascii="Tahoma" w:hAnsi="Tahoma" w:cs="Tahoma"/>
      <w:b/>
      <w:bCs/>
      <w:color w:val="000000"/>
      <w:sz w:val="18"/>
      <w:szCs w:val="18"/>
    </w:rPr>
  </w:style>
  <w:style w:type="paragraph" w:styleId="xl154" w:customStyle="1">
    <w:name w:val="xl154"/>
    <w:basedOn w:val="Normal"/>
    <w:qFormat/>
    <w:rsid w:val="00096978"/>
    <w:pPr>
      <w:spacing w:beforeAutospacing="1" w:afterAutospacing="1"/>
      <w:textAlignment w:val="center"/>
    </w:pPr>
    <w:rPr>
      <w:rFonts w:ascii="Times New Roman" w:hAnsi="Times New Roman"/>
      <w:sz w:val="24"/>
    </w:rPr>
  </w:style>
  <w:style w:type="paragraph" w:styleId="xl155" w:customStyle="1">
    <w:name w:val="xl155"/>
    <w:basedOn w:val="Normal"/>
    <w:qFormat/>
    <w:rsid w:val="00096978"/>
    <w:pPr>
      <w:spacing w:beforeAutospacing="1" w:afterAutospacing="1"/>
      <w:jc w:val="center"/>
      <w:textAlignment w:val="center"/>
    </w:pPr>
    <w:rPr>
      <w:rFonts w:ascii="Times New Roman" w:hAnsi="Times New Roman"/>
      <w:sz w:val="24"/>
    </w:rPr>
  </w:style>
  <w:style w:type="paragraph" w:styleId="xl156" w:customStyle="1">
    <w:name w:val="xl156"/>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Times New Roman" w:hAnsi="Times New Roman"/>
      <w:sz w:val="24"/>
    </w:rPr>
  </w:style>
  <w:style w:type="paragraph" w:styleId="xl157" w:customStyle="1">
    <w:name w:val="xl157"/>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158" w:customStyle="1">
    <w:name w:val="xl158"/>
    <w:basedOn w:val="Normal"/>
    <w:qFormat/>
    <w:rsid w:val="00096978"/>
    <w:pPr>
      <w:spacing w:beforeAutospacing="1" w:afterAutospacing="1"/>
      <w:textAlignment w:val="center"/>
    </w:pPr>
    <w:rPr>
      <w:rFonts w:ascii="Times New Roman" w:hAnsi="Times New Roman"/>
      <w:b/>
      <w:bCs/>
      <w:sz w:val="24"/>
    </w:rPr>
  </w:style>
  <w:style w:type="paragraph" w:styleId="xl159" w:customStyle="1">
    <w:name w:val="xl159"/>
    <w:basedOn w:val="Normal"/>
    <w:qFormat/>
    <w:rsid w:val="00096978"/>
    <w:pPr>
      <w:pBdr>
        <w:top w:val="single" w:sz="4" w:space="0" w:color="000000"/>
        <w:left w:val="double" w:sz="6"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160" w:customStyle="1">
    <w:name w:val="xl160"/>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Times New Roman" w:hAnsi="Times New Roman"/>
      <w:b/>
      <w:bCs/>
      <w:sz w:val="24"/>
    </w:rPr>
  </w:style>
  <w:style w:type="paragraph" w:styleId="xl161" w:customStyle="1">
    <w:name w:val="xl161"/>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162" w:customStyle="1">
    <w:name w:val="xl162"/>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163" w:customStyle="1">
    <w:name w:val="xl163"/>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Times New Roman" w:hAnsi="Times New Roman"/>
      <w:sz w:val="24"/>
    </w:rPr>
  </w:style>
  <w:style w:type="paragraph" w:styleId="xl164" w:customStyle="1">
    <w:name w:val="xl164"/>
    <w:basedOn w:val="Normal"/>
    <w:qFormat/>
    <w:rsid w:val="00096978"/>
    <w:pPr>
      <w:pBdr>
        <w:top w:val="single" w:sz="4" w:space="0" w:color="000000"/>
        <w:left w:val="double" w:sz="6"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165" w:customStyle="1">
    <w:name w:val="xl165"/>
    <w:basedOn w:val="Normal"/>
    <w:qFormat/>
    <w:rsid w:val="00096978"/>
    <w:pPr>
      <w:pBdr>
        <w:top w:val="single" w:sz="4" w:space="0" w:color="000000"/>
        <w:left w:val="double" w:sz="6"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166" w:customStyle="1">
    <w:name w:val="xl166"/>
    <w:basedOn w:val="Normal"/>
    <w:qFormat/>
    <w:rsid w:val="00096978"/>
    <w:pPr>
      <w:spacing w:beforeAutospacing="1" w:afterAutospacing="1"/>
      <w:jc w:val="center"/>
      <w:textAlignment w:val="center"/>
    </w:pPr>
    <w:rPr>
      <w:rFonts w:ascii="Times New Roman" w:hAnsi="Times New Roman"/>
      <w:sz w:val="24"/>
    </w:rPr>
  </w:style>
  <w:style w:type="paragraph" w:styleId="xl167" w:customStyle="1">
    <w:name w:val="xl167"/>
    <w:basedOn w:val="Normal"/>
    <w:qFormat/>
    <w:rsid w:val="00096978"/>
    <w:pPr>
      <w:spacing w:beforeAutospacing="1" w:afterAutospacing="1"/>
      <w:jc w:val="center"/>
      <w:textAlignment w:val="center"/>
    </w:pPr>
    <w:rPr>
      <w:rFonts w:ascii="Times New Roman" w:hAnsi="Times New Roman"/>
      <w:b/>
      <w:bCs/>
      <w:sz w:val="24"/>
    </w:rPr>
  </w:style>
  <w:style w:type="paragraph" w:styleId="xl168" w:customStyle="1">
    <w:name w:val="xl168"/>
    <w:basedOn w:val="Normal"/>
    <w:qFormat/>
    <w:rsid w:val="00096978"/>
    <w:pPr>
      <w:spacing w:beforeAutospacing="1" w:afterAutospacing="1"/>
      <w:textAlignment w:val="center"/>
    </w:pPr>
    <w:rPr>
      <w:rFonts w:ascii="Times New Roman" w:hAnsi="Times New Roman"/>
      <w:sz w:val="24"/>
    </w:rPr>
  </w:style>
  <w:style w:type="paragraph" w:styleId="xl169" w:customStyle="1">
    <w:name w:val="xl169"/>
    <w:basedOn w:val="Normal"/>
    <w:qFormat/>
    <w:rsid w:val="00096978"/>
    <w:pPr>
      <w:pBdr>
        <w:top w:val="single" w:sz="4" w:space="0" w:color="000000"/>
        <w:left w:val="double" w:sz="6" w:space="0" w:color="000000"/>
        <w:bottom w:val="double" w:sz="6" w:space="0" w:color="000000"/>
        <w:right w:val="single" w:sz="4" w:space="0" w:color="000000"/>
      </w:pBdr>
      <w:spacing w:beforeAutospacing="1" w:afterAutospacing="1"/>
      <w:jc w:val="center"/>
      <w:textAlignment w:val="center"/>
    </w:pPr>
    <w:rPr>
      <w:rFonts w:ascii="Times New Roman" w:hAnsi="Times New Roman"/>
      <w:sz w:val="24"/>
    </w:rPr>
  </w:style>
  <w:style w:type="paragraph" w:styleId="xl170" w:customStyle="1">
    <w:name w:val="xl170"/>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right"/>
      <w:textAlignment w:val="center"/>
    </w:pPr>
    <w:rPr>
      <w:rFonts w:ascii="Times New Roman" w:hAnsi="Times New Roman"/>
      <w:b/>
      <w:bCs/>
      <w:sz w:val="24"/>
    </w:rPr>
  </w:style>
  <w:style w:type="paragraph" w:styleId="xl171" w:customStyle="1">
    <w:name w:val="xl171"/>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right"/>
      <w:textAlignment w:val="center"/>
    </w:pPr>
    <w:rPr>
      <w:rFonts w:ascii="Times New Roman" w:hAnsi="Times New Roman"/>
      <w:sz w:val="24"/>
    </w:rPr>
  </w:style>
  <w:style w:type="paragraph" w:styleId="xl172" w:customStyle="1">
    <w:name w:val="xl172"/>
    <w:basedOn w:val="Normal"/>
    <w:qFormat/>
    <w:rsid w:val="00096978"/>
    <w:pPr>
      <w:spacing w:beforeAutospacing="1" w:afterAutospacing="1"/>
      <w:jc w:val="right"/>
      <w:textAlignment w:val="center"/>
    </w:pPr>
    <w:rPr>
      <w:rFonts w:ascii="Times New Roman" w:hAnsi="Times New Roman"/>
      <w:sz w:val="24"/>
    </w:rPr>
  </w:style>
  <w:style w:type="paragraph" w:styleId="xl173" w:customStyle="1">
    <w:name w:val="xl173"/>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right"/>
      <w:textAlignment w:val="center"/>
    </w:pPr>
    <w:rPr>
      <w:rFonts w:ascii="Times New Roman" w:hAnsi="Times New Roman"/>
      <w:b/>
      <w:bCs/>
      <w:sz w:val="24"/>
    </w:rPr>
  </w:style>
  <w:style w:type="paragraph" w:styleId="xl174" w:customStyle="1">
    <w:name w:val="xl174"/>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right"/>
      <w:textAlignment w:val="center"/>
    </w:pPr>
    <w:rPr>
      <w:rFonts w:ascii="Times New Roman" w:hAnsi="Times New Roman"/>
      <w:sz w:val="24"/>
    </w:rPr>
  </w:style>
  <w:style w:type="paragraph" w:styleId="xl175" w:customStyle="1">
    <w:name w:val="xl175"/>
    <w:basedOn w:val="Normal"/>
    <w:qFormat/>
    <w:rsid w:val="00096978"/>
    <w:pPr>
      <w:spacing w:beforeAutospacing="1" w:afterAutospacing="1"/>
      <w:jc w:val="center"/>
      <w:textAlignment w:val="center"/>
    </w:pPr>
    <w:rPr>
      <w:rFonts w:ascii="Times New Roman" w:hAnsi="Times New Roman"/>
      <w:sz w:val="24"/>
    </w:rPr>
  </w:style>
  <w:style w:type="paragraph" w:styleId="xl176" w:customStyle="1">
    <w:name w:val="xl176"/>
    <w:basedOn w:val="Normal"/>
    <w:qFormat/>
    <w:rsid w:val="00096978"/>
    <w:pPr>
      <w:spacing w:beforeAutospacing="1" w:afterAutospacing="1"/>
      <w:jc w:val="center"/>
      <w:textAlignment w:val="center"/>
    </w:pPr>
    <w:rPr>
      <w:rFonts w:ascii="Times New Roman" w:hAnsi="Times New Roman"/>
      <w:b/>
      <w:bCs/>
      <w:sz w:val="24"/>
    </w:rPr>
  </w:style>
  <w:style w:type="paragraph" w:styleId="xl177" w:customStyle="1">
    <w:name w:val="xl177"/>
    <w:basedOn w:val="Normal"/>
    <w:qFormat/>
    <w:rsid w:val="00096978"/>
    <w:pPr>
      <w:pBdr>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178" w:customStyle="1">
    <w:name w:val="xl178"/>
    <w:basedOn w:val="Normal"/>
    <w:qFormat/>
    <w:rsid w:val="00096978"/>
    <w:pPr>
      <w:spacing w:beforeAutospacing="1" w:afterAutospacing="1"/>
      <w:jc w:val="center"/>
      <w:textAlignment w:val="center"/>
    </w:pPr>
    <w:rPr>
      <w:rFonts w:ascii="Times New Roman" w:hAnsi="Times New Roman"/>
      <w:sz w:val="18"/>
      <w:szCs w:val="18"/>
    </w:rPr>
  </w:style>
  <w:style w:type="paragraph" w:styleId="xl179" w:customStyle="1">
    <w:name w:val="xl179"/>
    <w:basedOn w:val="Normal"/>
    <w:qFormat/>
    <w:rsid w:val="00096978"/>
    <w:pPr>
      <w:shd w:val="clear" w:color="000000" w:fill="FFFFFF"/>
      <w:spacing w:beforeAutospacing="1" w:afterAutospacing="1"/>
      <w:textAlignment w:val="center"/>
    </w:pPr>
    <w:rPr>
      <w:rFonts w:ascii="Times New Roman" w:hAnsi="Times New Roman"/>
      <w:b/>
      <w:bCs/>
      <w:sz w:val="24"/>
    </w:rPr>
  </w:style>
  <w:style w:type="paragraph" w:styleId="xl180" w:customStyle="1">
    <w:name w:val="xl180"/>
    <w:basedOn w:val="Normal"/>
    <w:qFormat/>
    <w:rsid w:val="00096978"/>
    <w:pPr>
      <w:pBdr>
        <w:left w:val="double" w:sz="6"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181" w:customStyle="1">
    <w:name w:val="xl181"/>
    <w:basedOn w:val="Normal"/>
    <w:qFormat/>
    <w:rsid w:val="00096978"/>
    <w:pPr>
      <w:pBdr>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182" w:customStyle="1">
    <w:name w:val="xl182"/>
    <w:basedOn w:val="Normal"/>
    <w:qFormat/>
    <w:rsid w:val="00096978"/>
    <w:pPr>
      <w:pBdr>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183" w:customStyle="1">
    <w:name w:val="xl183"/>
    <w:basedOn w:val="Normal"/>
    <w:qFormat/>
    <w:rsid w:val="00096978"/>
    <w:pPr>
      <w:spacing w:beforeAutospacing="1" w:afterAutospacing="1"/>
      <w:jc w:val="center"/>
      <w:textAlignment w:val="center"/>
    </w:pPr>
    <w:rPr>
      <w:rFonts w:ascii="Times New Roman" w:hAnsi="Times New Roman"/>
      <w:sz w:val="24"/>
    </w:rPr>
  </w:style>
  <w:style w:type="paragraph" w:styleId="xl184" w:customStyle="1">
    <w:name w:val="xl184"/>
    <w:basedOn w:val="Normal"/>
    <w:qFormat/>
    <w:rsid w:val="00096978"/>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jc w:val="center"/>
      <w:textAlignment w:val="center"/>
    </w:pPr>
    <w:rPr>
      <w:rFonts w:ascii="Times New Roman" w:hAnsi="Times New Roman"/>
      <w:sz w:val="24"/>
    </w:rPr>
  </w:style>
  <w:style w:type="paragraph" w:styleId="xl185" w:customStyle="1">
    <w:name w:val="xl185"/>
    <w:basedOn w:val="Normal"/>
    <w:qFormat/>
    <w:rsid w:val="00096978"/>
    <w:pPr>
      <w:pBdr>
        <w:top w:val="single" w:sz="4" w:space="0" w:color="000000"/>
        <w:left w:val="single" w:sz="4" w:space="0" w:color="000000"/>
        <w:bottom w:val="single" w:sz="4" w:space="0" w:color="000000"/>
        <w:right w:val="double" w:sz="6" w:space="0" w:color="000000"/>
      </w:pBdr>
      <w:spacing w:beforeAutospacing="1" w:afterAutospacing="1"/>
      <w:jc w:val="right"/>
      <w:textAlignment w:val="center"/>
    </w:pPr>
    <w:rPr>
      <w:rFonts w:ascii="Times New Roman" w:hAnsi="Times New Roman"/>
      <w:b/>
      <w:bCs/>
      <w:sz w:val="24"/>
    </w:rPr>
  </w:style>
  <w:style w:type="paragraph" w:styleId="xl186" w:customStyle="1">
    <w:name w:val="xl186"/>
    <w:basedOn w:val="Normal"/>
    <w:qFormat/>
    <w:rsid w:val="00096978"/>
    <w:pPr>
      <w:pBdr>
        <w:top w:val="single" w:sz="4" w:space="0" w:color="000000"/>
        <w:left w:val="single" w:sz="4" w:space="0" w:color="000000"/>
        <w:bottom w:val="single" w:sz="4" w:space="0" w:color="000000"/>
        <w:right w:val="double" w:sz="6" w:space="0" w:color="000000"/>
      </w:pBdr>
      <w:spacing w:beforeAutospacing="1" w:afterAutospacing="1"/>
      <w:jc w:val="right"/>
      <w:textAlignment w:val="center"/>
    </w:pPr>
    <w:rPr>
      <w:rFonts w:ascii="Times New Roman" w:hAnsi="Times New Roman"/>
      <w:b/>
      <w:bCs/>
      <w:sz w:val="24"/>
    </w:rPr>
  </w:style>
  <w:style w:type="paragraph" w:styleId="xl187" w:customStyle="1">
    <w:name w:val="xl187"/>
    <w:basedOn w:val="Normal"/>
    <w:qFormat/>
    <w:rsid w:val="00096978"/>
    <w:pPr>
      <w:pBdr>
        <w:top w:val="single" w:sz="4" w:space="0" w:color="000000"/>
        <w:left w:val="single" w:sz="4" w:space="0" w:color="000000"/>
        <w:bottom w:val="single" w:sz="4" w:space="0" w:color="000000"/>
        <w:right w:val="double" w:sz="6" w:space="0" w:color="000000"/>
      </w:pBdr>
      <w:spacing w:beforeAutospacing="1" w:afterAutospacing="1"/>
      <w:jc w:val="right"/>
      <w:textAlignment w:val="center"/>
    </w:pPr>
    <w:rPr>
      <w:rFonts w:ascii="Times New Roman" w:hAnsi="Times New Roman"/>
      <w:sz w:val="24"/>
    </w:rPr>
  </w:style>
  <w:style w:type="paragraph" w:styleId="xl188" w:customStyle="1">
    <w:name w:val="xl188"/>
    <w:basedOn w:val="Normal"/>
    <w:qFormat/>
    <w:rsid w:val="00096978"/>
    <w:pPr>
      <w:pBdr>
        <w:top w:val="single" w:sz="4" w:space="0" w:color="000000"/>
        <w:left w:val="single" w:sz="4" w:space="0" w:color="000000"/>
        <w:bottom w:val="double" w:sz="6" w:space="0" w:color="000000"/>
        <w:right w:val="double" w:sz="6" w:space="0" w:color="000000"/>
      </w:pBdr>
      <w:spacing w:beforeAutospacing="1" w:afterAutospacing="1"/>
      <w:jc w:val="right"/>
      <w:textAlignment w:val="center"/>
    </w:pPr>
    <w:rPr>
      <w:rFonts w:ascii="Times New Roman" w:hAnsi="Times New Roman"/>
      <w:b/>
      <w:bCs/>
      <w:sz w:val="24"/>
    </w:rPr>
  </w:style>
  <w:style w:type="paragraph" w:styleId="xl189" w:customStyle="1">
    <w:name w:val="xl189"/>
    <w:basedOn w:val="Normal"/>
    <w:qFormat/>
    <w:rsid w:val="00096978"/>
    <w:pPr>
      <w:pBdr>
        <w:left w:val="single" w:sz="4" w:space="0" w:color="000000"/>
        <w:bottom w:val="single" w:sz="4" w:space="0" w:color="000000"/>
      </w:pBdr>
      <w:spacing w:beforeAutospacing="1" w:afterAutospacing="1"/>
      <w:jc w:val="center"/>
      <w:textAlignment w:val="center"/>
    </w:pPr>
    <w:rPr>
      <w:rFonts w:ascii="Times New Roman" w:hAnsi="Times New Roman"/>
      <w:sz w:val="24"/>
    </w:rPr>
  </w:style>
  <w:style w:type="paragraph" w:styleId="xl190" w:customStyle="1">
    <w:name w:val="xl190"/>
    <w:basedOn w:val="Normal"/>
    <w:qFormat/>
    <w:rsid w:val="00096978"/>
    <w:pPr>
      <w:pBdr>
        <w:top w:val="single" w:sz="4" w:space="0" w:color="000000"/>
        <w:left w:val="single" w:sz="4" w:space="0" w:color="000000"/>
        <w:bottom w:val="single" w:sz="4" w:space="0" w:color="000000"/>
      </w:pBdr>
      <w:spacing w:beforeAutospacing="1" w:afterAutospacing="1"/>
      <w:jc w:val="right"/>
      <w:textAlignment w:val="center"/>
    </w:pPr>
    <w:rPr>
      <w:rFonts w:ascii="Times New Roman" w:hAnsi="Times New Roman"/>
      <w:b/>
      <w:bCs/>
      <w:sz w:val="24"/>
    </w:rPr>
  </w:style>
  <w:style w:type="paragraph" w:styleId="xl191" w:customStyle="1">
    <w:name w:val="xl191"/>
    <w:basedOn w:val="Normal"/>
    <w:qFormat/>
    <w:rsid w:val="00096978"/>
    <w:pPr>
      <w:pBdr>
        <w:top w:val="single" w:sz="4" w:space="0" w:color="000000"/>
        <w:left w:val="single" w:sz="4" w:space="0" w:color="000000"/>
        <w:bottom w:val="single" w:sz="4" w:space="0" w:color="000000"/>
      </w:pBdr>
      <w:spacing w:beforeAutospacing="1" w:afterAutospacing="1"/>
      <w:jc w:val="right"/>
      <w:textAlignment w:val="center"/>
    </w:pPr>
    <w:rPr>
      <w:rFonts w:ascii="Times New Roman" w:hAnsi="Times New Roman"/>
      <w:b/>
      <w:bCs/>
      <w:sz w:val="24"/>
    </w:rPr>
  </w:style>
  <w:style w:type="paragraph" w:styleId="xl192" w:customStyle="1">
    <w:name w:val="xl192"/>
    <w:basedOn w:val="Normal"/>
    <w:qFormat/>
    <w:rsid w:val="00096978"/>
    <w:pPr>
      <w:pBdr>
        <w:top w:val="single" w:sz="4" w:space="0" w:color="000000"/>
        <w:left w:val="single" w:sz="4" w:space="0" w:color="000000"/>
        <w:bottom w:val="single" w:sz="4" w:space="0" w:color="000000"/>
      </w:pBdr>
      <w:spacing w:beforeAutospacing="1" w:afterAutospacing="1"/>
      <w:jc w:val="right"/>
      <w:textAlignment w:val="center"/>
    </w:pPr>
    <w:rPr>
      <w:rFonts w:ascii="Times New Roman" w:hAnsi="Times New Roman"/>
      <w:sz w:val="24"/>
    </w:rPr>
  </w:style>
  <w:style w:type="paragraph" w:styleId="xl193" w:customStyle="1">
    <w:name w:val="xl193"/>
    <w:basedOn w:val="Normal"/>
    <w:qFormat/>
    <w:rsid w:val="00096978"/>
    <w:pPr>
      <w:pBdr>
        <w:top w:val="single" w:sz="4" w:space="0" w:color="000000"/>
        <w:left w:val="single" w:sz="4" w:space="0" w:color="000000"/>
        <w:bottom w:val="double" w:sz="6" w:space="0" w:color="000000"/>
      </w:pBdr>
      <w:spacing w:beforeAutospacing="1" w:afterAutospacing="1"/>
      <w:jc w:val="right"/>
      <w:textAlignment w:val="center"/>
    </w:pPr>
    <w:rPr>
      <w:rFonts w:ascii="Times New Roman" w:hAnsi="Times New Roman"/>
      <w:b/>
      <w:bCs/>
      <w:sz w:val="24"/>
    </w:rPr>
  </w:style>
  <w:style w:type="paragraph" w:styleId="xl194" w:customStyle="1">
    <w:name w:val="xl194"/>
    <w:basedOn w:val="Normal"/>
    <w:qFormat/>
    <w:rsid w:val="00096978"/>
    <w:pPr>
      <w:pBdr>
        <w:top w:val="single" w:sz="4" w:space="0" w:color="000000"/>
        <w:left w:val="single" w:sz="4" w:space="0" w:color="000000"/>
        <w:bottom w:val="single" w:sz="4" w:space="0" w:color="000000"/>
        <w:right w:val="double" w:sz="6" w:space="0" w:color="000000"/>
      </w:pBdr>
      <w:spacing w:beforeAutospacing="1" w:afterAutospacing="1"/>
      <w:jc w:val="center"/>
      <w:textAlignment w:val="center"/>
    </w:pPr>
    <w:rPr>
      <w:rFonts w:ascii="Times New Roman" w:hAnsi="Times New Roman"/>
      <w:sz w:val="24"/>
    </w:rPr>
  </w:style>
  <w:style w:type="paragraph" w:styleId="xl195" w:customStyle="1">
    <w:name w:val="xl195"/>
    <w:basedOn w:val="Normal"/>
    <w:qFormat/>
    <w:rsid w:val="00096978"/>
    <w:pPr>
      <w:pBdr>
        <w:top w:val="single" w:sz="4" w:space="0" w:color="000000"/>
        <w:left w:val="single" w:sz="4" w:space="0" w:color="000000"/>
        <w:bottom w:val="single" w:sz="4" w:space="0" w:color="000000"/>
        <w:right w:val="double" w:sz="6" w:space="0" w:color="000000"/>
      </w:pBdr>
      <w:spacing w:beforeAutospacing="1" w:afterAutospacing="1"/>
      <w:textAlignment w:val="center"/>
    </w:pPr>
    <w:rPr>
      <w:rFonts w:ascii="Times New Roman" w:hAnsi="Times New Roman"/>
      <w:i/>
      <w:iCs/>
      <w:sz w:val="24"/>
    </w:rPr>
  </w:style>
  <w:style w:type="paragraph" w:styleId="xl196" w:customStyle="1">
    <w:name w:val="xl196"/>
    <w:basedOn w:val="Normal"/>
    <w:qFormat/>
    <w:rsid w:val="00096978"/>
    <w:pPr>
      <w:spacing w:beforeAutospacing="1" w:afterAutospacing="1"/>
      <w:jc w:val="center"/>
      <w:textAlignment w:val="center"/>
    </w:pPr>
    <w:rPr>
      <w:rFonts w:ascii="Times New Roman" w:hAnsi="Times New Roman"/>
      <w:b/>
      <w:bCs/>
      <w:sz w:val="24"/>
    </w:rPr>
  </w:style>
  <w:style w:type="paragraph" w:styleId="xl197" w:customStyle="1">
    <w:name w:val="xl197"/>
    <w:basedOn w:val="Normal"/>
    <w:qFormat/>
    <w:rsid w:val="00096978"/>
    <w:pPr>
      <w:pBdr>
        <w:top w:val="double" w:sz="6" w:space="0" w:color="000000"/>
        <w:left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198" w:customStyle="1">
    <w:name w:val="xl198"/>
    <w:basedOn w:val="Normal"/>
    <w:qFormat/>
    <w:rsid w:val="00096978"/>
    <w:pPr>
      <w:pBdr>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199" w:customStyle="1">
    <w:name w:val="xl199"/>
    <w:basedOn w:val="Normal"/>
    <w:qFormat/>
    <w:rsid w:val="00096978"/>
    <w:pPr>
      <w:pBdr>
        <w:top w:val="double" w:sz="6" w:space="0" w:color="000000"/>
        <w:left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200" w:customStyle="1">
    <w:name w:val="xl200"/>
    <w:basedOn w:val="Normal"/>
    <w:qFormat/>
    <w:rsid w:val="00096978"/>
    <w:pPr>
      <w:pBdr>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201" w:customStyle="1">
    <w:name w:val="xl201"/>
    <w:basedOn w:val="Normal"/>
    <w:qFormat/>
    <w:rsid w:val="00096978"/>
    <w:pPr>
      <w:pBdr>
        <w:top w:val="single" w:sz="4" w:space="0" w:color="000000"/>
        <w:left w:val="single" w:sz="4" w:space="0" w:color="000000"/>
        <w:bottom w:val="double" w:sz="6" w:space="0" w:color="000000"/>
      </w:pBdr>
      <w:spacing w:beforeAutospacing="1" w:afterAutospacing="1"/>
      <w:jc w:val="center"/>
      <w:textAlignment w:val="center"/>
    </w:pPr>
    <w:rPr>
      <w:rFonts w:ascii="Times New Roman" w:hAnsi="Times New Roman"/>
      <w:b/>
      <w:bCs/>
      <w:sz w:val="24"/>
    </w:rPr>
  </w:style>
  <w:style w:type="paragraph" w:styleId="xl202" w:customStyle="1">
    <w:name w:val="xl202"/>
    <w:basedOn w:val="Normal"/>
    <w:qFormat/>
    <w:rsid w:val="00096978"/>
    <w:pPr>
      <w:pBdr>
        <w:top w:val="single" w:sz="4" w:space="0" w:color="000000"/>
        <w:bottom w:val="double" w:sz="6" w:space="0" w:color="000000"/>
      </w:pBdr>
      <w:spacing w:beforeAutospacing="1" w:afterAutospacing="1"/>
      <w:jc w:val="center"/>
      <w:textAlignment w:val="center"/>
    </w:pPr>
    <w:rPr>
      <w:rFonts w:ascii="Times New Roman" w:hAnsi="Times New Roman"/>
      <w:b/>
      <w:bCs/>
      <w:sz w:val="24"/>
    </w:rPr>
  </w:style>
  <w:style w:type="paragraph" w:styleId="xl203" w:customStyle="1">
    <w:name w:val="xl203"/>
    <w:basedOn w:val="Normal"/>
    <w:qFormat/>
    <w:rsid w:val="00096978"/>
    <w:pPr>
      <w:pBdr>
        <w:top w:val="single" w:sz="4" w:space="0" w:color="000000"/>
        <w:bottom w:val="double" w:sz="6"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204" w:customStyle="1">
    <w:name w:val="xl204"/>
    <w:basedOn w:val="Normal"/>
    <w:qFormat/>
    <w:rsid w:val="00096978"/>
    <w:pPr>
      <w:pBdr>
        <w:top w:val="double" w:sz="6" w:space="0" w:color="000000"/>
        <w:left w:val="single" w:sz="4" w:space="0" w:color="000000"/>
      </w:pBdr>
      <w:spacing w:beforeAutospacing="1" w:afterAutospacing="1"/>
      <w:jc w:val="center"/>
      <w:textAlignment w:val="center"/>
    </w:pPr>
    <w:rPr>
      <w:rFonts w:ascii="Times New Roman" w:hAnsi="Times New Roman"/>
      <w:b/>
      <w:bCs/>
      <w:sz w:val="24"/>
    </w:rPr>
  </w:style>
  <w:style w:type="paragraph" w:styleId="xl205" w:customStyle="1">
    <w:name w:val="xl205"/>
    <w:basedOn w:val="Normal"/>
    <w:qFormat/>
    <w:rsid w:val="00096978"/>
    <w:pPr>
      <w:pBdr>
        <w:left w:val="single" w:sz="4" w:space="0" w:color="000000"/>
        <w:bottom w:val="single" w:sz="4" w:space="0" w:color="000000"/>
      </w:pBdr>
      <w:spacing w:beforeAutospacing="1" w:afterAutospacing="1"/>
      <w:jc w:val="center"/>
      <w:textAlignment w:val="center"/>
    </w:pPr>
    <w:rPr>
      <w:rFonts w:ascii="Times New Roman" w:hAnsi="Times New Roman"/>
      <w:b/>
      <w:bCs/>
      <w:sz w:val="24"/>
    </w:rPr>
  </w:style>
  <w:style w:type="paragraph" w:styleId="xl206" w:customStyle="1">
    <w:name w:val="xl206"/>
    <w:basedOn w:val="Normal"/>
    <w:qFormat/>
    <w:rsid w:val="00096978"/>
    <w:pPr>
      <w:pBdr>
        <w:top w:val="double" w:sz="6" w:space="0" w:color="000000"/>
        <w:left w:val="double" w:sz="6" w:space="0" w:color="000000"/>
        <w:right w:val="single" w:sz="4" w:space="0" w:color="000000"/>
      </w:pBdr>
      <w:shd w:val="clear" w:color="000000" w:fill="FFFFFF"/>
      <w:spacing w:beforeAutospacing="1" w:afterAutospacing="1"/>
      <w:jc w:val="center"/>
      <w:textAlignment w:val="center"/>
    </w:pPr>
    <w:rPr>
      <w:rFonts w:ascii="Times New Roman" w:hAnsi="Times New Roman"/>
      <w:b/>
      <w:bCs/>
      <w:sz w:val="24"/>
    </w:rPr>
  </w:style>
  <w:style w:type="paragraph" w:styleId="xl207" w:customStyle="1">
    <w:name w:val="xl207"/>
    <w:basedOn w:val="Normal"/>
    <w:qFormat/>
    <w:rsid w:val="00096978"/>
    <w:pPr>
      <w:pBdr>
        <w:left w:val="double" w:sz="6" w:space="0" w:color="000000"/>
        <w:bottom w:val="single" w:sz="4" w:space="0" w:color="000000"/>
        <w:right w:val="single" w:sz="4" w:space="0" w:color="000000"/>
      </w:pBdr>
      <w:shd w:val="clear" w:color="000000" w:fill="FFFFFF"/>
      <w:spacing w:beforeAutospacing="1" w:afterAutospacing="1"/>
      <w:jc w:val="center"/>
      <w:textAlignment w:val="center"/>
    </w:pPr>
    <w:rPr>
      <w:rFonts w:ascii="Times New Roman" w:hAnsi="Times New Roman"/>
      <w:b/>
      <w:bCs/>
      <w:sz w:val="24"/>
    </w:rPr>
  </w:style>
  <w:style w:type="paragraph" w:styleId="xl208" w:customStyle="1">
    <w:name w:val="xl208"/>
    <w:basedOn w:val="Normal"/>
    <w:qFormat/>
    <w:rsid w:val="00096978"/>
    <w:pPr>
      <w:pBdr>
        <w:top w:val="double" w:sz="6" w:space="0" w:color="000000"/>
        <w:left w:val="single" w:sz="4" w:space="0" w:color="000000"/>
        <w:right w:val="single" w:sz="4" w:space="0" w:color="000000"/>
      </w:pBdr>
      <w:shd w:val="clear" w:color="000000" w:fill="FFFFFF"/>
      <w:spacing w:beforeAutospacing="1" w:afterAutospacing="1"/>
      <w:jc w:val="center"/>
      <w:textAlignment w:val="center"/>
    </w:pPr>
    <w:rPr>
      <w:rFonts w:ascii="Times New Roman" w:hAnsi="Times New Roman"/>
      <w:b/>
      <w:bCs/>
      <w:sz w:val="24"/>
    </w:rPr>
  </w:style>
  <w:style w:type="paragraph" w:styleId="xl209" w:customStyle="1">
    <w:name w:val="xl209"/>
    <w:basedOn w:val="Normal"/>
    <w:qFormat/>
    <w:rsid w:val="00096978"/>
    <w:pPr>
      <w:pBdr>
        <w:left w:val="single" w:sz="4" w:space="0" w:color="000000"/>
        <w:bottom w:val="single" w:sz="4" w:space="0" w:color="000000"/>
        <w:right w:val="single" w:sz="4" w:space="0" w:color="000000"/>
      </w:pBdr>
      <w:shd w:val="clear" w:color="000000" w:fill="FFFFFF"/>
      <w:spacing w:beforeAutospacing="1" w:afterAutospacing="1"/>
      <w:jc w:val="center"/>
      <w:textAlignment w:val="center"/>
    </w:pPr>
    <w:rPr>
      <w:rFonts w:ascii="Times New Roman" w:hAnsi="Times New Roman"/>
      <w:b/>
      <w:bCs/>
      <w:sz w:val="24"/>
    </w:rPr>
  </w:style>
  <w:style w:type="paragraph" w:styleId="xl210" w:customStyle="1">
    <w:name w:val="xl210"/>
    <w:basedOn w:val="Normal"/>
    <w:qFormat/>
    <w:rsid w:val="00096978"/>
    <w:pPr>
      <w:pBdr>
        <w:top w:val="double" w:sz="6" w:space="0" w:color="000000"/>
        <w:left w:val="single" w:sz="4" w:space="0" w:color="000000"/>
        <w:right w:val="single" w:sz="4" w:space="0" w:color="000000"/>
      </w:pBdr>
      <w:shd w:val="clear" w:color="000000" w:fill="FFFFFF"/>
      <w:spacing w:beforeAutospacing="1" w:afterAutospacing="1"/>
      <w:jc w:val="center"/>
      <w:textAlignment w:val="center"/>
    </w:pPr>
    <w:rPr>
      <w:rFonts w:ascii="Times New Roman" w:hAnsi="Times New Roman"/>
      <w:b/>
      <w:bCs/>
      <w:sz w:val="24"/>
    </w:rPr>
  </w:style>
  <w:style w:type="paragraph" w:styleId="xl211" w:customStyle="1">
    <w:name w:val="xl211"/>
    <w:basedOn w:val="Normal"/>
    <w:qFormat/>
    <w:rsid w:val="00096978"/>
    <w:pPr>
      <w:pBdr>
        <w:left w:val="single" w:sz="4" w:space="0" w:color="000000"/>
        <w:bottom w:val="single" w:sz="4" w:space="0" w:color="000000"/>
        <w:right w:val="single" w:sz="4" w:space="0" w:color="000000"/>
      </w:pBdr>
      <w:shd w:val="clear" w:color="000000" w:fill="FFFFFF"/>
      <w:spacing w:beforeAutospacing="1" w:afterAutospacing="1"/>
      <w:jc w:val="center"/>
      <w:textAlignment w:val="center"/>
    </w:pPr>
    <w:rPr>
      <w:rFonts w:ascii="Times New Roman" w:hAnsi="Times New Roman"/>
      <w:b/>
      <w:bCs/>
      <w:sz w:val="24"/>
    </w:rPr>
  </w:style>
  <w:style w:type="paragraph" w:styleId="xl212" w:customStyle="1">
    <w:name w:val="xl212"/>
    <w:basedOn w:val="Normal"/>
    <w:qFormat/>
    <w:rsid w:val="00096978"/>
    <w:pPr>
      <w:spacing w:beforeAutospacing="1" w:afterAutospacing="1"/>
      <w:jc w:val="center"/>
      <w:textAlignment w:val="center"/>
    </w:pPr>
    <w:rPr>
      <w:rFonts w:ascii="Times New Roman" w:hAnsi="Times New Roman"/>
      <w:b/>
      <w:bCs/>
      <w:sz w:val="24"/>
    </w:rPr>
  </w:style>
  <w:style w:type="paragraph" w:styleId="xl213" w:customStyle="1">
    <w:name w:val="xl213"/>
    <w:basedOn w:val="Normal"/>
    <w:qFormat/>
    <w:rsid w:val="00096978"/>
    <w:pPr>
      <w:pBdr>
        <w:top w:val="double" w:sz="6" w:space="0" w:color="000000"/>
        <w:left w:val="single" w:sz="4" w:space="0" w:color="000000"/>
        <w:bottom w:val="single" w:sz="4" w:space="0" w:color="000000"/>
        <w:right w:val="double" w:sz="6" w:space="0" w:color="000000"/>
      </w:pBdr>
      <w:spacing w:beforeAutospacing="1" w:afterAutospacing="1"/>
      <w:jc w:val="center"/>
      <w:textAlignment w:val="center"/>
    </w:pPr>
    <w:rPr>
      <w:rFonts w:ascii="Times New Roman" w:hAnsi="Times New Roman"/>
      <w:b/>
      <w:bCs/>
      <w:sz w:val="24"/>
    </w:rPr>
  </w:style>
  <w:style w:type="paragraph" w:styleId="xl214" w:customStyle="1">
    <w:name w:val="xl214"/>
    <w:basedOn w:val="Normal"/>
    <w:qFormat/>
    <w:rsid w:val="00096978"/>
    <w:pPr>
      <w:pBdr>
        <w:top w:val="single" w:sz="4" w:space="0" w:color="000000"/>
        <w:left w:val="single" w:sz="4" w:space="0" w:color="000000"/>
        <w:bottom w:val="single" w:sz="4" w:space="0" w:color="000000"/>
        <w:right w:val="double" w:sz="6" w:space="0" w:color="000000"/>
      </w:pBdr>
      <w:spacing w:beforeAutospacing="1" w:afterAutospacing="1"/>
      <w:jc w:val="center"/>
      <w:textAlignment w:val="center"/>
    </w:pPr>
    <w:rPr>
      <w:rFonts w:ascii="Times New Roman" w:hAnsi="Times New Roman"/>
      <w:b/>
      <w:bCs/>
      <w:sz w:val="24"/>
    </w:rPr>
  </w:style>
  <w:style w:type="paragraph" w:styleId="xl215" w:customStyle="1">
    <w:name w:val="xl215"/>
    <w:basedOn w:val="Normal"/>
    <w:qFormat/>
    <w:rsid w:val="00096978"/>
    <w:pPr>
      <w:pBdr>
        <w:bottom w:val="double" w:sz="6" w:space="0" w:color="000000"/>
      </w:pBdr>
      <w:spacing w:beforeAutospacing="1" w:afterAutospacing="1"/>
      <w:jc w:val="center"/>
      <w:textAlignment w:val="center"/>
    </w:pPr>
    <w:rPr>
      <w:rFonts w:ascii="Times New Roman" w:hAnsi="Times New Roman"/>
      <w:i/>
      <w:iCs/>
      <w:sz w:val="24"/>
    </w:rPr>
  </w:style>
  <w:style w:type="paragraph" w:styleId="xl151" w:customStyle="1">
    <w:name w:val="xl151"/>
    <w:basedOn w:val="Normal"/>
    <w:qFormat/>
    <w:rsid w:val="00096978"/>
    <w:pPr>
      <w:spacing w:beforeAutospacing="1" w:afterAutospacing="1"/>
      <w:textAlignment w:val="center"/>
    </w:pPr>
    <w:rPr>
      <w:rFonts w:ascii="Times New Roman" w:hAnsi="Times New Roman"/>
      <w:sz w:val="20"/>
      <w:szCs w:val="20"/>
    </w:rPr>
  </w:style>
  <w:style w:type="paragraph" w:styleId="xl152" w:customStyle="1">
    <w:name w:val="xl152"/>
    <w:basedOn w:val="Normal"/>
    <w:qFormat/>
    <w:rsid w:val="00096978"/>
    <w:pPr>
      <w:spacing w:beforeAutospacing="1" w:afterAutospacing="1"/>
      <w:jc w:val="center"/>
      <w:textAlignment w:val="center"/>
    </w:pPr>
    <w:rPr>
      <w:rFonts w:ascii="Times New Roman" w:hAnsi="Times New Roman"/>
      <w:sz w:val="20"/>
      <w:szCs w:val="20"/>
    </w:rPr>
  </w:style>
  <w:style w:type="paragraph" w:styleId="xl153" w:customStyle="1">
    <w:name w:val="xl153"/>
    <w:basedOn w:val="Normal"/>
    <w:qFormat/>
    <w:rsid w:val="00096978"/>
    <w:pPr>
      <w:spacing w:beforeAutospacing="1" w:afterAutospacing="1"/>
      <w:textAlignment w:val="center"/>
    </w:pPr>
    <w:rPr>
      <w:rFonts w:ascii="Times New Roman" w:hAnsi="Times New Roman"/>
      <w:b/>
      <w:bCs/>
      <w:sz w:val="20"/>
      <w:szCs w:val="20"/>
    </w:rPr>
  </w:style>
  <w:style w:type="paragraph" w:styleId="xl65" w:customStyle="1">
    <w:name w:val="xl65"/>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b/>
      <w:bCs/>
      <w:sz w:val="24"/>
    </w:rPr>
  </w:style>
  <w:style w:type="paragraph" w:styleId="xl66" w:customStyle="1">
    <w:name w:val="xl66"/>
    <w:basedOn w:val="Normal"/>
    <w:qFormat/>
    <w:rsid w:val="00096978"/>
    <w:pPr>
      <w:pBdr>
        <w:left w:val="single" w:sz="4" w:space="0" w:color="000000"/>
        <w:bottom w:val="single" w:sz="4" w:space="0" w:color="000000"/>
        <w:right w:val="single" w:sz="4" w:space="0" w:color="000000"/>
      </w:pBdr>
      <w:spacing w:beforeAutospacing="1" w:afterAutospacing="1"/>
      <w:jc w:val="center"/>
    </w:pPr>
    <w:rPr>
      <w:rFonts w:ascii="Times New Roman" w:hAnsi="Times New Roman"/>
      <w:b/>
      <w:bCs/>
      <w:sz w:val="24"/>
    </w:rPr>
  </w:style>
  <w:style w:type="paragraph" w:styleId="xl67" w:customStyle="1">
    <w:name w:val="xl67"/>
    <w:basedOn w:val="Normal"/>
    <w:qFormat/>
    <w:rsid w:val="00096978"/>
    <w:pPr>
      <w:pBdr>
        <w:left w:val="single" w:sz="4" w:space="0" w:color="000000"/>
        <w:bottom w:val="single" w:sz="4" w:space="0" w:color="000000"/>
      </w:pBdr>
      <w:spacing w:beforeAutospacing="1" w:afterAutospacing="1"/>
    </w:pPr>
    <w:rPr>
      <w:rFonts w:ascii="Times New Roman" w:hAnsi="Times New Roman"/>
      <w:b/>
      <w:bCs/>
      <w:sz w:val="24"/>
    </w:rPr>
  </w:style>
  <w:style w:type="paragraph" w:styleId="xl68" w:customStyle="1">
    <w:name w:val="xl68"/>
    <w:basedOn w:val="Normal"/>
    <w:qFormat/>
    <w:rsid w:val="00096978"/>
    <w:pPr>
      <w:pBdr>
        <w:bottom w:val="single" w:sz="4" w:space="0" w:color="000000"/>
        <w:right w:val="single" w:sz="4" w:space="0" w:color="000000"/>
      </w:pBdr>
      <w:spacing w:beforeAutospacing="1" w:afterAutospacing="1"/>
    </w:pPr>
    <w:rPr>
      <w:rFonts w:ascii="Times New Roman" w:hAnsi="Times New Roman"/>
      <w:b/>
      <w:bCs/>
      <w:sz w:val="24"/>
    </w:rPr>
  </w:style>
  <w:style w:type="paragraph" w:styleId="xl69" w:customStyle="1">
    <w:name w:val="xl69"/>
    <w:basedOn w:val="Normal"/>
    <w:qFormat/>
    <w:rsid w:val="00096978"/>
    <w:pPr>
      <w:pBdr>
        <w:left w:val="single" w:sz="4" w:space="0" w:color="000000"/>
        <w:bottom w:val="single" w:sz="4" w:space="0" w:color="000000"/>
      </w:pBdr>
      <w:spacing w:beforeAutospacing="1" w:afterAutospacing="1"/>
    </w:pPr>
    <w:rPr>
      <w:rFonts w:ascii="Times New Roman" w:hAnsi="Times New Roman"/>
      <w:sz w:val="24"/>
    </w:rPr>
  </w:style>
  <w:style w:type="paragraph" w:styleId="xl70" w:customStyle="1">
    <w:name w:val="xl70"/>
    <w:basedOn w:val="Normal"/>
    <w:qFormat/>
    <w:rsid w:val="00096978"/>
    <w:pPr>
      <w:pBdr>
        <w:left w:val="single" w:sz="4" w:space="0" w:color="000000"/>
        <w:bottom w:val="single" w:sz="4" w:space="0" w:color="000000"/>
        <w:right w:val="single" w:sz="4" w:space="0" w:color="000000"/>
      </w:pBdr>
      <w:spacing w:beforeAutospacing="1" w:afterAutospacing="1"/>
      <w:jc w:val="center"/>
    </w:pPr>
    <w:rPr>
      <w:rFonts w:ascii="Times New Roman" w:hAnsi="Times New Roman"/>
      <w:sz w:val="24"/>
    </w:rPr>
  </w:style>
  <w:style w:type="paragraph" w:styleId="xl71" w:customStyle="1">
    <w:name w:val="xl71"/>
    <w:basedOn w:val="Normal"/>
    <w:qFormat/>
    <w:rsid w:val="00096978"/>
    <w:pPr>
      <w:pBdr>
        <w:bottom w:val="single" w:sz="4" w:space="0" w:color="000000"/>
        <w:right w:val="single" w:sz="4" w:space="0" w:color="000000"/>
      </w:pBdr>
      <w:spacing w:beforeAutospacing="1" w:afterAutospacing="1"/>
    </w:pPr>
    <w:rPr>
      <w:rFonts w:ascii="Times New Roman" w:hAnsi="Times New Roman"/>
      <w:sz w:val="24"/>
    </w:rPr>
  </w:style>
  <w:style w:type="paragraph" w:styleId="xl72" w:customStyle="1">
    <w:name w:val="xl72"/>
    <w:basedOn w:val="Normal"/>
    <w:qFormat/>
    <w:rsid w:val="00096978"/>
    <w:pPr>
      <w:pBdr>
        <w:left w:val="single" w:sz="4" w:space="0" w:color="000000"/>
        <w:bottom w:val="single" w:sz="4" w:space="0" w:color="000000"/>
      </w:pBdr>
      <w:spacing w:beforeAutospacing="1" w:afterAutospacing="1"/>
      <w:jc w:val="both"/>
      <w:textAlignment w:val="center"/>
    </w:pPr>
    <w:rPr>
      <w:rFonts w:ascii="Times New Roman" w:hAnsi="Times New Roman"/>
      <w:sz w:val="24"/>
    </w:rPr>
  </w:style>
  <w:style w:type="paragraph" w:styleId="xl73" w:customStyle="1">
    <w:name w:val="xl73"/>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both"/>
      <w:textAlignment w:val="center"/>
    </w:pPr>
    <w:rPr>
      <w:rFonts w:ascii="Times New Roman" w:hAnsi="Times New Roman"/>
      <w:sz w:val="24"/>
    </w:rPr>
  </w:style>
  <w:style w:type="paragraph" w:styleId="xl74" w:customStyle="1">
    <w:name w:val="xl74"/>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75" w:customStyle="1">
    <w:name w:val="xl75"/>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Times New Roman" w:hAnsi="Times New Roman"/>
      <w:sz w:val="24"/>
    </w:rPr>
  </w:style>
  <w:style w:type="paragraph" w:styleId="xl76" w:customStyle="1">
    <w:name w:val="xl76"/>
    <w:basedOn w:val="Normal"/>
    <w:qFormat/>
    <w:rsid w:val="00096978"/>
    <w:pPr>
      <w:pBdr>
        <w:left w:val="single" w:sz="4" w:space="0" w:color="000000"/>
        <w:bottom w:val="single" w:sz="4" w:space="0" w:color="000000"/>
      </w:pBdr>
      <w:spacing w:beforeAutospacing="1" w:afterAutospacing="1"/>
      <w:jc w:val="both"/>
      <w:textAlignment w:val="center"/>
    </w:pPr>
    <w:rPr>
      <w:rFonts w:ascii="Times New Roman" w:hAnsi="Times New Roman"/>
      <w:b/>
      <w:bCs/>
      <w:sz w:val="24"/>
    </w:rPr>
  </w:style>
  <w:style w:type="paragraph" w:styleId="xl77" w:customStyle="1">
    <w:name w:val="xl77"/>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78" w:customStyle="1">
    <w:name w:val="xl78"/>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Times New Roman" w:hAnsi="Times New Roman"/>
      <w:b/>
      <w:bCs/>
      <w:sz w:val="24"/>
    </w:rPr>
  </w:style>
  <w:style w:type="paragraph" w:styleId="xl79" w:customStyle="1">
    <w:name w:val="xl79"/>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80" w:customStyle="1">
    <w:name w:val="xl80"/>
    <w:basedOn w:val="Normal"/>
    <w:qFormat/>
    <w:rsid w:val="00096978"/>
    <w:pPr>
      <w:pBdr>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81" w:customStyle="1">
    <w:name w:val="xl81"/>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82" w:customStyle="1">
    <w:name w:val="xl82"/>
    <w:basedOn w:val="Normal"/>
    <w:qFormat/>
    <w:rsid w:val="00096978"/>
    <w:pPr>
      <w:spacing w:beforeAutospacing="1" w:afterAutospacing="1"/>
      <w:jc w:val="both"/>
      <w:textAlignment w:val="center"/>
    </w:pPr>
    <w:rPr>
      <w:rFonts w:ascii="Times New Roman" w:hAnsi="Times New Roman"/>
      <w:sz w:val="24"/>
    </w:rPr>
  </w:style>
  <w:style w:type="paragraph" w:styleId="xl83" w:customStyle="1">
    <w:name w:val="xl83"/>
    <w:basedOn w:val="Normal"/>
    <w:qFormat/>
    <w:rsid w:val="00096978"/>
    <w:pPr>
      <w:pBdr>
        <w:bottom w:val="single" w:sz="4" w:space="0" w:color="000000"/>
      </w:pBdr>
      <w:spacing w:beforeAutospacing="1" w:afterAutospacing="1"/>
      <w:jc w:val="center"/>
      <w:textAlignment w:val="center"/>
    </w:pPr>
    <w:rPr>
      <w:rFonts w:ascii="Times New Roman" w:hAnsi="Times New Roman"/>
      <w:sz w:val="24"/>
    </w:rPr>
  </w:style>
  <w:style w:type="paragraph" w:styleId="xl84" w:customStyle="1">
    <w:name w:val="xl84"/>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Times New Roman" w:hAnsi="Times New Roman"/>
      <w:color w:val="FF0000"/>
      <w:sz w:val="24"/>
    </w:rPr>
  </w:style>
  <w:style w:type="paragraph" w:styleId="xl85" w:customStyle="1">
    <w:name w:val="xl85"/>
    <w:basedOn w:val="Normal"/>
    <w:qFormat/>
    <w:rsid w:val="00096978"/>
    <w:pPr>
      <w:spacing w:beforeAutospacing="1" w:afterAutospacing="1"/>
      <w:ind w:firstLine="100"/>
      <w:textAlignment w:val="center"/>
    </w:pPr>
    <w:rPr>
      <w:rFonts w:ascii="Times New Roman" w:hAnsi="Times New Roman"/>
      <w:i/>
      <w:iCs/>
      <w:sz w:val="24"/>
    </w:rPr>
  </w:style>
  <w:style w:type="paragraph" w:styleId="xl86" w:customStyle="1">
    <w:name w:val="xl86"/>
    <w:basedOn w:val="Normal"/>
    <w:qFormat/>
    <w:rsid w:val="00096978"/>
    <w:pPr>
      <w:spacing w:beforeAutospacing="1" w:afterAutospacing="1"/>
      <w:textAlignment w:val="center"/>
    </w:pPr>
    <w:rPr>
      <w:rFonts w:ascii="Times New Roman" w:hAnsi="Times New Roman"/>
      <w:color w:val="FF0000"/>
      <w:sz w:val="24"/>
    </w:rPr>
  </w:style>
  <w:style w:type="paragraph" w:styleId="xl87" w:customStyle="1">
    <w:name w:val="xl87"/>
    <w:basedOn w:val="Normal"/>
    <w:qFormat/>
    <w:rsid w:val="00096978"/>
    <w:pPr>
      <w:spacing w:beforeAutospacing="1" w:afterAutospacing="1"/>
    </w:pPr>
    <w:rPr>
      <w:rFonts w:ascii="Times New Roman" w:hAnsi="Times New Roman"/>
      <w:i/>
      <w:iCs/>
      <w:sz w:val="24"/>
    </w:rPr>
  </w:style>
  <w:style w:type="paragraph" w:styleId="xl88" w:customStyle="1">
    <w:name w:val="xl88"/>
    <w:basedOn w:val="Normal"/>
    <w:qFormat/>
    <w:rsid w:val="00096978"/>
    <w:pPr>
      <w:spacing w:beforeAutospacing="1" w:afterAutospacing="1"/>
    </w:pPr>
    <w:rPr>
      <w:rFonts w:ascii="Times New Roman" w:hAnsi="Times New Roman"/>
      <w:b/>
      <w:bCs/>
      <w:sz w:val="24"/>
    </w:rPr>
  </w:style>
  <w:style w:type="paragraph" w:styleId="xl89" w:customStyle="1">
    <w:name w:val="xl89"/>
    <w:basedOn w:val="Normal"/>
    <w:qFormat/>
    <w:rsid w:val="00096978"/>
    <w:pPr>
      <w:pBdr>
        <w:left w:val="single" w:sz="4" w:space="0" w:color="000000"/>
        <w:bottom w:val="single" w:sz="4" w:space="0" w:color="000000"/>
      </w:pBdr>
      <w:spacing w:beforeAutospacing="1" w:afterAutospacing="1"/>
      <w:jc w:val="both"/>
      <w:textAlignment w:val="center"/>
    </w:pPr>
    <w:rPr>
      <w:rFonts w:ascii="Times New Roman" w:hAnsi="Times New Roman"/>
      <w:b/>
      <w:bCs/>
      <w:i/>
      <w:iCs/>
      <w:sz w:val="24"/>
    </w:rPr>
  </w:style>
  <w:style w:type="paragraph" w:styleId="xl90" w:customStyle="1">
    <w:name w:val="xl90"/>
    <w:basedOn w:val="Normal"/>
    <w:qFormat/>
    <w:rsid w:val="00096978"/>
    <w:pPr>
      <w:pBdr>
        <w:left w:val="single" w:sz="4" w:space="0" w:color="000000"/>
        <w:bottom w:val="single" w:sz="4" w:space="0" w:color="000000"/>
      </w:pBdr>
      <w:spacing w:beforeAutospacing="1" w:afterAutospacing="1"/>
      <w:jc w:val="both"/>
      <w:textAlignment w:val="center"/>
    </w:pPr>
    <w:rPr>
      <w:rFonts w:ascii="Times New Roman" w:hAnsi="Times New Roman"/>
      <w:i/>
      <w:iCs/>
      <w:sz w:val="24"/>
    </w:rPr>
  </w:style>
  <w:style w:type="paragraph" w:styleId="xl91" w:customStyle="1">
    <w:name w:val="xl91"/>
    <w:basedOn w:val="Normal"/>
    <w:qFormat/>
    <w:rsid w:val="00096978"/>
    <w:pPr>
      <w:pBdr>
        <w:left w:val="single" w:sz="4" w:space="7" w:color="000000"/>
        <w:bottom w:val="single" w:sz="4" w:space="0" w:color="000000"/>
      </w:pBdr>
      <w:spacing w:beforeAutospacing="1" w:afterAutospacing="1"/>
      <w:ind w:firstLine="100"/>
      <w:textAlignment w:val="center"/>
    </w:pPr>
    <w:rPr>
      <w:rFonts w:ascii="Times New Roman" w:hAnsi="Times New Roman"/>
      <w:sz w:val="24"/>
    </w:rPr>
  </w:style>
  <w:style w:type="paragraph" w:styleId="xl92" w:customStyle="1">
    <w:name w:val="xl92"/>
    <w:basedOn w:val="Normal"/>
    <w:qFormat/>
    <w:rsid w:val="00096978"/>
    <w:pPr>
      <w:pBdr>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93" w:customStyle="1">
    <w:name w:val="xl93"/>
    <w:basedOn w:val="Normal"/>
    <w:qFormat/>
    <w:rsid w:val="00096978"/>
    <w:pPr>
      <w:pBdr>
        <w:left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94" w:customStyle="1">
    <w:name w:val="xl94"/>
    <w:basedOn w:val="Normal"/>
    <w:qFormat/>
    <w:rsid w:val="00096978"/>
    <w:pPr>
      <w:pBdr>
        <w:top w:val="single" w:sz="4" w:space="0" w:color="000000"/>
        <w:left w:val="single" w:sz="4" w:space="7" w:color="000000"/>
        <w:right w:val="single" w:sz="4" w:space="0" w:color="000000"/>
      </w:pBdr>
      <w:spacing w:beforeAutospacing="1" w:afterAutospacing="1"/>
      <w:ind w:firstLine="100"/>
      <w:textAlignment w:val="center"/>
    </w:pPr>
    <w:rPr>
      <w:rFonts w:ascii="Times New Roman" w:hAnsi="Times New Roman"/>
      <w:sz w:val="24"/>
    </w:rPr>
  </w:style>
  <w:style w:type="paragraph" w:styleId="xl95" w:customStyle="1">
    <w:name w:val="xl95"/>
    <w:basedOn w:val="Normal"/>
    <w:qFormat/>
    <w:rsid w:val="00096978"/>
    <w:pPr>
      <w:pBdr>
        <w:top w:val="single" w:sz="4" w:space="0" w:color="000000"/>
        <w:left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96" w:customStyle="1">
    <w:name w:val="xl96"/>
    <w:basedOn w:val="Normal"/>
    <w:qFormat/>
    <w:rsid w:val="00096978"/>
    <w:pPr>
      <w:pBdr>
        <w:top w:val="single" w:sz="4" w:space="0" w:color="000000"/>
        <w:left w:val="single" w:sz="4" w:space="0" w:color="000000"/>
        <w:right w:val="single" w:sz="4" w:space="0" w:color="000000"/>
      </w:pBdr>
      <w:spacing w:beforeAutospacing="1" w:afterAutospacing="1"/>
      <w:textAlignment w:val="center"/>
    </w:pPr>
    <w:rPr>
      <w:rFonts w:ascii="Times New Roman" w:hAnsi="Times New Roman"/>
      <w:sz w:val="24"/>
    </w:rPr>
  </w:style>
  <w:style w:type="paragraph" w:styleId="xl97" w:customStyle="1">
    <w:name w:val="xl97"/>
    <w:basedOn w:val="Normal"/>
    <w:qFormat/>
    <w:rsid w:val="00096978"/>
    <w:pPr>
      <w:pBdr>
        <w:top w:val="single" w:sz="4" w:space="0" w:color="000000"/>
        <w:left w:val="single" w:sz="4" w:space="0" w:color="000000"/>
        <w:bottom w:val="single" w:sz="4" w:space="0" w:color="000000"/>
      </w:pBdr>
      <w:spacing w:beforeAutospacing="1" w:afterAutospacing="1"/>
    </w:pPr>
    <w:rPr>
      <w:rFonts w:ascii="Times New Roman" w:hAnsi="Times New Roman"/>
      <w:b/>
      <w:bCs/>
      <w:sz w:val="24"/>
    </w:rPr>
  </w:style>
  <w:style w:type="paragraph" w:styleId="xl98" w:customStyle="1">
    <w:name w:val="xl98"/>
    <w:basedOn w:val="Normal"/>
    <w:qFormat/>
    <w:rsid w:val="00096978"/>
    <w:pPr>
      <w:pBdr>
        <w:top w:val="single" w:sz="4" w:space="0" w:color="000000"/>
        <w:bottom w:val="single" w:sz="4" w:space="0" w:color="000000"/>
        <w:right w:val="single" w:sz="4" w:space="0" w:color="000000"/>
      </w:pBdr>
      <w:spacing w:beforeAutospacing="1" w:afterAutospacing="1"/>
    </w:pPr>
    <w:rPr>
      <w:rFonts w:ascii="Times New Roman" w:hAnsi="Times New Roman"/>
      <w:b/>
      <w:bCs/>
      <w:sz w:val="24"/>
    </w:rPr>
  </w:style>
  <w:style w:type="paragraph" w:styleId="xl99" w:customStyle="1">
    <w:name w:val="xl99"/>
    <w:basedOn w:val="Normal"/>
    <w:qFormat/>
    <w:rsid w:val="00096978"/>
    <w:pPr>
      <w:spacing w:beforeAutospacing="1" w:afterAutospacing="1"/>
      <w:jc w:val="center"/>
    </w:pPr>
    <w:rPr>
      <w:rFonts w:ascii="Times New Roman" w:hAnsi="Times New Roman"/>
      <w:sz w:val="24"/>
    </w:rPr>
  </w:style>
  <w:style w:type="paragraph" w:styleId="xl100" w:customStyle="1">
    <w:name w:val="xl100"/>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sz w:val="24"/>
    </w:rPr>
  </w:style>
  <w:style w:type="paragraph" w:styleId="xl101" w:customStyle="1">
    <w:name w:val="xl101"/>
    <w:basedOn w:val="Normal"/>
    <w:qFormat/>
    <w:rsid w:val="00096978"/>
    <w:pPr>
      <w:pBdr>
        <w:top w:val="single" w:sz="4" w:space="0" w:color="000000"/>
        <w:left w:val="single" w:sz="4" w:space="7" w:color="000000"/>
        <w:bottom w:val="single" w:sz="4" w:space="0" w:color="000000"/>
        <w:right w:val="single" w:sz="4" w:space="0" w:color="000000"/>
      </w:pBdr>
      <w:spacing w:beforeAutospacing="1" w:afterAutospacing="1"/>
      <w:ind w:firstLine="100"/>
      <w:textAlignment w:val="center"/>
    </w:pPr>
    <w:rPr>
      <w:rFonts w:ascii="Times New Roman" w:hAnsi="Times New Roman"/>
      <w:sz w:val="24"/>
    </w:rPr>
  </w:style>
  <w:style w:type="paragraph" w:styleId="xl102" w:customStyle="1">
    <w:name w:val="xl102"/>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sz w:val="24"/>
    </w:rPr>
  </w:style>
  <w:style w:type="paragraph" w:styleId="xl103" w:customStyle="1">
    <w:name w:val="xl103"/>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hAnsi="Times New Roman"/>
      <w:sz w:val="24"/>
    </w:rPr>
  </w:style>
  <w:style w:type="paragraph" w:styleId="xl104" w:customStyle="1">
    <w:name w:val="xl104"/>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b/>
      <w:bCs/>
      <w:sz w:val="24"/>
    </w:rPr>
  </w:style>
  <w:style w:type="paragraph" w:styleId="xl105" w:customStyle="1">
    <w:name w:val="xl105"/>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hAnsi="Times New Roman"/>
      <w:b/>
      <w:bCs/>
      <w:sz w:val="24"/>
    </w:rPr>
  </w:style>
  <w:style w:type="paragraph" w:styleId="xl106" w:customStyle="1">
    <w:name w:val="xl106"/>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b/>
      <w:bCs/>
      <w:sz w:val="24"/>
    </w:rPr>
  </w:style>
  <w:style w:type="paragraph" w:styleId="xl107" w:customStyle="1">
    <w:name w:val="xl107"/>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hAnsi="Times New Roman"/>
      <w:b/>
      <w:bCs/>
      <w:sz w:val="24"/>
    </w:rPr>
  </w:style>
  <w:style w:type="paragraph" w:styleId="xl108" w:customStyle="1">
    <w:name w:val="xl108"/>
    <w:basedOn w:val="Normal"/>
    <w:qFormat/>
    <w:rsid w:val="00096978"/>
    <w:pPr>
      <w:pBdr>
        <w:top w:val="single" w:sz="4" w:space="0" w:color="000000"/>
        <w:left w:val="single" w:sz="4" w:space="14" w:color="000000"/>
        <w:bottom w:val="single" w:sz="4" w:space="0" w:color="000000"/>
        <w:right w:val="single" w:sz="4" w:space="0" w:color="000000"/>
      </w:pBdr>
      <w:spacing w:beforeAutospacing="1" w:afterAutospacing="1"/>
      <w:ind w:firstLine="200"/>
    </w:pPr>
    <w:rPr>
      <w:rFonts w:ascii="Times New Roman" w:hAnsi="Times New Roman"/>
      <w:sz w:val="24"/>
    </w:rPr>
  </w:style>
  <w:style w:type="paragraph" w:styleId="xl109" w:customStyle="1">
    <w:name w:val="xl109"/>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sz w:val="24"/>
    </w:rPr>
  </w:style>
  <w:style w:type="paragraph" w:styleId="xl110" w:customStyle="1">
    <w:name w:val="xl110"/>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sz w:val="24"/>
    </w:rPr>
  </w:style>
  <w:style w:type="paragraph" w:styleId="xl111" w:customStyle="1">
    <w:name w:val="xl111"/>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hAnsi="Times New Roman"/>
      <w:sz w:val="24"/>
    </w:rPr>
  </w:style>
  <w:style w:type="paragraph" w:styleId="xl112" w:customStyle="1">
    <w:name w:val="xl112"/>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113" w:customStyle="1">
    <w:name w:val="xl113"/>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114" w:customStyle="1">
    <w:name w:val="xl114"/>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115" w:customStyle="1">
    <w:name w:val="xl115"/>
    <w:basedOn w:val="Normal"/>
    <w:qFormat/>
    <w:rsid w:val="00096978"/>
    <w:pPr>
      <w:spacing w:beforeAutospacing="1" w:afterAutospacing="1"/>
      <w:textAlignment w:val="center"/>
    </w:pPr>
    <w:rPr>
      <w:rFonts w:ascii="Times New Roman" w:hAnsi="Times New Roman"/>
      <w:sz w:val="24"/>
    </w:rPr>
  </w:style>
  <w:style w:type="paragraph" w:styleId="FootnoteText">
    <w:name w:val="Footnote Text"/>
    <w:basedOn w:val="Normal"/>
    <w:link w:val="FootnoteTextChar"/>
    <w:rsid w:val="00c97675"/>
    <w:pPr>
      <w:spacing w:lineRule="auto" w:line="276" w:before="0" w:after="120"/>
    </w:pPr>
    <w:rPr>
      <w:rFonts w:ascii="Times New Roman" w:hAnsi="Times New Roman"/>
      <w:sz w:val="20"/>
      <w:szCs w:val="20"/>
    </w:rPr>
  </w:style>
  <w:style w:type="paragraph" w:styleId="Artelia-Heading2" w:customStyle="1">
    <w:name w:val="Artelia - Heading 2"/>
    <w:basedOn w:val="Normal"/>
    <w:next w:val="Normal"/>
    <w:link w:val="Artelia-Heading2Char"/>
    <w:qFormat/>
    <w:rsid w:val="00c97675"/>
    <w:pPr>
      <w:widowControl w:val="false"/>
      <w:numPr>
        <w:ilvl w:val="0"/>
        <w:numId w:val="24"/>
      </w:numPr>
      <w:spacing w:lineRule="auto" w:line="276" w:before="240" w:after="120"/>
      <w:outlineLvl w:val="1"/>
    </w:pPr>
    <w:rPr>
      <w:rFonts w:ascii="Arial Bold" w:hAnsi="Arial Bold"/>
      <w:b/>
      <w:caps/>
      <w:sz w:val="24"/>
      <w:szCs w:val="20"/>
    </w:rPr>
  </w:style>
  <w:style w:type="paragraph" w:styleId="Artelia-Heading3" w:customStyle="1">
    <w:name w:val="Artelia - Heading 3"/>
    <w:basedOn w:val="Normal"/>
    <w:next w:val="Normal"/>
    <w:qFormat/>
    <w:rsid w:val="00c97675"/>
    <w:pPr>
      <w:numPr>
        <w:ilvl w:val="1"/>
        <w:numId w:val="24"/>
      </w:numPr>
      <w:spacing w:lineRule="auto" w:line="276" w:before="60" w:after="120"/>
    </w:pPr>
    <w:rPr>
      <w:rFonts w:ascii="Arial" w:hAnsi="Arial" w:cs="Arial"/>
      <w:b/>
      <w:sz w:val="20"/>
      <w:szCs w:val="20"/>
    </w:rPr>
  </w:style>
  <w:style w:type="paragraph" w:styleId="font8" w:customStyle="1">
    <w:name w:val="font8"/>
    <w:basedOn w:val="Normal"/>
    <w:qFormat/>
    <w:rsid w:val="00361214"/>
    <w:pPr>
      <w:spacing w:beforeAutospacing="1" w:afterAutospacing="1"/>
    </w:pPr>
    <w:rPr>
      <w:rFonts w:ascii="Times New Roman" w:hAnsi="Times New Roman"/>
      <w:b/>
      <w:bCs/>
      <w:sz w:val="24"/>
    </w:rPr>
  </w:style>
  <w:style w:type="paragraph" w:styleId="font9" w:customStyle="1">
    <w:name w:val="font9"/>
    <w:basedOn w:val="Normal"/>
    <w:qFormat/>
    <w:rsid w:val="00361214"/>
    <w:pPr>
      <w:spacing w:beforeAutospacing="1" w:afterAutospacing="1"/>
    </w:pPr>
    <w:rPr>
      <w:rFonts w:ascii="Times New Roman" w:hAnsi="Times New Roman"/>
      <w:sz w:val="14"/>
      <w:szCs w:val="14"/>
    </w:rPr>
  </w:style>
  <w:style w:type="paragraph" w:styleId="font10" w:customStyle="1">
    <w:name w:val="font10"/>
    <w:basedOn w:val="Normal"/>
    <w:qFormat/>
    <w:rsid w:val="00361214"/>
    <w:pPr>
      <w:spacing w:beforeAutospacing="1" w:afterAutospacing="1"/>
    </w:pPr>
    <w:rPr>
      <w:rFonts w:ascii="Times New Roman" w:hAnsi="Times New Roman"/>
      <w:b/>
      <w:bCs/>
      <w:sz w:val="14"/>
      <w:szCs w:val="14"/>
    </w:rPr>
  </w:style>
  <w:style w:type="paragraph" w:styleId="xl116" w:customStyle="1">
    <w:name w:val="xl116"/>
    <w:basedOn w:val="Normal"/>
    <w:qFormat/>
    <w:rsid w:val="00361214"/>
    <w:pPr>
      <w:pBdr>
        <w:left w:val="single" w:sz="4" w:space="0" w:color="000000"/>
        <w:bottom w:val="single" w:sz="4" w:space="0" w:color="000000"/>
        <w:right w:val="single" w:sz="4" w:space="0" w:color="000000"/>
      </w:pBdr>
      <w:spacing w:beforeAutospacing="1" w:afterAutospacing="1"/>
      <w:textAlignment w:val="center"/>
    </w:pPr>
    <w:rPr>
      <w:rFonts w:ascii="Times New Roman" w:hAnsi="Times New Roman"/>
      <w:sz w:val="26"/>
      <w:szCs w:val="26"/>
    </w:rPr>
  </w:style>
  <w:style w:type="paragraph" w:styleId="xl117" w:customStyle="1">
    <w:name w:val="xl117"/>
    <w:basedOn w:val="Normal"/>
    <w:qFormat/>
    <w:rsid w:val="00361214"/>
    <w:pPr>
      <w:pBdr>
        <w:left w:val="single" w:sz="4" w:space="0" w:color="000000"/>
        <w:right w:val="single" w:sz="4" w:space="0" w:color="000000"/>
      </w:pBdr>
      <w:spacing w:beforeAutospacing="1" w:afterAutospacing="1"/>
      <w:jc w:val="both"/>
      <w:textAlignment w:val="center"/>
    </w:pPr>
    <w:rPr>
      <w:rFonts w:ascii="Times New Roman" w:hAnsi="Times New Roman"/>
      <w:sz w:val="24"/>
    </w:rPr>
  </w:style>
  <w:style w:type="paragraph" w:styleId="xl118" w:customStyle="1">
    <w:name w:val="xl118"/>
    <w:basedOn w:val="Normal"/>
    <w:qFormat/>
    <w:rsid w:val="00361214"/>
    <w:pPr>
      <w:pBdr>
        <w:left w:val="single" w:sz="4" w:space="0" w:color="000000"/>
        <w:right w:val="single" w:sz="4" w:space="0" w:color="000000"/>
      </w:pBdr>
      <w:spacing w:beforeAutospacing="1" w:afterAutospacing="1"/>
      <w:textAlignment w:val="center"/>
    </w:pPr>
    <w:rPr>
      <w:rFonts w:ascii="Arial" w:hAnsi="Arial" w:cs="Arial"/>
      <w:sz w:val="26"/>
      <w:szCs w:val="26"/>
    </w:rPr>
  </w:style>
  <w:style w:type="numbering" w:styleId="NoList" w:default="1">
    <w:name w:val="No List"/>
    <w:uiPriority w:val="99"/>
    <w:semiHidden/>
    <w:unhideWhenUsed/>
    <w:qFormat/>
  </w:style>
  <w:style w:type="numbering" w:styleId="Style41" w:customStyle="1">
    <w:name w:val="Style4"/>
    <w:uiPriority w:val="99"/>
    <w:qFormat/>
    <w:rsid w:val="00096978"/>
  </w:style>
  <w:style w:type="numbering" w:styleId="Style51" w:customStyle="1">
    <w:name w:val="Style5"/>
    <w:uiPriority w:val="99"/>
    <w:qFormat/>
    <w:rsid w:val="00096978"/>
  </w:style>
  <w:style w:type="numbering" w:styleId="Style6" w:customStyle="1">
    <w:name w:val="Style6"/>
    <w:uiPriority w:val="99"/>
    <w:qFormat/>
    <w:rsid w:val="00096978"/>
  </w:style>
  <w:style w:type="numbering" w:styleId="Style7" w:customStyle="1">
    <w:name w:val="Style7"/>
    <w:uiPriority w:val="99"/>
    <w:qFormat/>
    <w:rsid w:val="00096978"/>
  </w:style>
  <w:style w:type="numbering" w:styleId="Style21" w:customStyle="1">
    <w:name w:val="Style2"/>
    <w:uiPriority w:val="99"/>
    <w:qFormat/>
    <w:rsid w:val="00096978"/>
  </w:style>
  <w:style w:type="numbering" w:styleId="Style31" w:customStyle="1">
    <w:name w:val="Style3"/>
    <w:uiPriority w:val="99"/>
    <w:qFormat/>
    <w:rsid w:val="00096978"/>
  </w:style>
  <w:style w:type="numbering" w:styleId="Style11" w:customStyle="1">
    <w:name w:val="Style1"/>
    <w:qFormat/>
    <w:rsid w:val="00096978"/>
  </w:style>
  <w:style w:type="numbering" w:styleId="NoList1" w:customStyle="1">
    <w:name w:val="No List1"/>
    <w:semiHidden/>
    <w:qFormat/>
    <w:rsid w:val="00096978"/>
  </w:style>
  <w:style w:type="numbering" w:styleId="ducnguyen" w:customStyle="1">
    <w:name w:val="ducnguyen"/>
    <w:uiPriority w:val="99"/>
    <w:qFormat/>
    <w:rsid w:val="00096978"/>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096978"/>
    <w:pPr>
      <w:spacing w:after="0" w:line="240" w:lineRule="auto"/>
    </w:pPr>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1">
    <w:name w:val="Table Grid1"/>
    <w:basedOn w:val="TableNormal"/>
    <w:rsid w:val="00096978"/>
    <w:pPr>
      <w:spacing w:after="0" w:line="240" w:lineRule="auto"/>
    </w:pPr>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2">
    <w:name w:val="Table Grid2"/>
    <w:basedOn w:val="TableNormal"/>
    <w:uiPriority w:val="59"/>
    <w:rsid w:val="00096978"/>
    <w:pPr>
      <w:spacing w:after="0" w:line="240" w:lineRule="auto"/>
    </w:pPr>
    <w:rPr>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footer" Target="footer6.xml"/><Relationship Id="rId8" Type="http://schemas.openxmlformats.org/officeDocument/2006/relationships/comments" Target="comments.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 Id="rId14" Type="http://schemas.microsoft.com/office/2011/relationships/commentsExtended" Target="commentsExtended.xml"/><Relationship Id="rId15" Type="http://schemas.microsoft.com/office/2016/09/relationships/commentsIds" Target="commentsIds.xml"/><Relationship Id="rId16" Type="http://schemas.microsoft.com/office/2018/08/relationships/commentsExtensible" Target="commentsExtensible.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E5660F-13FA-4E80-9A0F-A5EA4BF59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695</TotalTime>
  <Application>LibreOffice/24.2.7.2$Linux_X86_64 LibreOffice_project/420$Build-2</Application>
  <AppVersion>15.0000</AppVersion>
  <Pages>87</Pages>
  <Words>1092</Words>
  <Characters>4051</Characters>
  <CharactersWithSpaces>5111</CharactersWithSpaces>
  <Paragraphs>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2026-10-14T06:13:00Z</dcterms:created>
  <dc:creator>admin</dc:creator>
  <dc:description/>
  <dc:language>en-US</dc:language>
  <cp:lastModifiedBy/>
  <cp:lastPrinted>2026-06-30T03:14:00Z</cp:lastPrinted>
  <dcterms:modified xsi:type="dcterms:W3CDTF">2026-10-19T03:50:51Z</dcterms:modified>
  <cp:revision>253</cp:revision>
  <dc:subject/>
  <dc:title/>
</cp:coreProperties>
</file>

<file path=docProps/custom.xml><?xml version="1.0" encoding="utf-8"?>
<Properties xmlns="http://schemas.openxmlformats.org/officeDocument/2006/custom-properties" xmlns:vt="http://schemas.openxmlformats.org/officeDocument/2006/docPropsVTypes"/>
</file>