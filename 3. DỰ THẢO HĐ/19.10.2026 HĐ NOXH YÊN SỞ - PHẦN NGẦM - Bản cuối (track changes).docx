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F1814" w14:textId="77777777" w:rsidR="00A10877" w:rsidRDefault="00000000">
      <w:pPr>
        <w:spacing w:after="120" w:line="276" w:lineRule="auto"/>
        <w:jc w:val="center"/>
        <w:rPr>
          <w:rFonts w:ascii="Times New Roman" w:hAnsi="Times New Roman"/>
          <w:b/>
          <w:sz w:val="26"/>
          <w:szCs w:val="26"/>
          <w:lang w:val="pt-BR"/>
        </w:rPr>
      </w:pPr>
      <w:r>
        <w:rPr>
          <w:rFonts w:ascii="Times New Roman" w:hAnsi="Times New Roman"/>
          <w:b/>
          <w:sz w:val="26"/>
          <w:szCs w:val="26"/>
          <w:lang w:val="pt-BR"/>
        </w:rPr>
        <w:t xml:space="preserve"> CỘNG HÒA XÃ HỘI CHỦ NGHĨA VIỆT NAM</w:t>
      </w:r>
    </w:p>
    <w:p w14:paraId="3A2BB9F1" w14:textId="77777777" w:rsidR="00A10877" w:rsidRDefault="00000000">
      <w:pPr>
        <w:spacing w:after="120" w:line="276" w:lineRule="auto"/>
        <w:jc w:val="center"/>
        <w:rPr>
          <w:rFonts w:ascii="Times New Roman" w:hAnsi="Times New Roman"/>
          <w:b/>
          <w:sz w:val="26"/>
          <w:szCs w:val="26"/>
          <w:lang w:val="pt-BR"/>
        </w:rPr>
      </w:pPr>
      <w:r>
        <w:rPr>
          <w:noProof/>
        </w:rPr>
        <mc:AlternateContent>
          <mc:Choice Requires="wps">
            <w:drawing>
              <wp:anchor distT="5080" distB="5080" distL="5080" distR="5080" simplePos="0" relativeHeight="3" behindDoc="0" locked="0" layoutInCell="0" allowOverlap="1" wp14:anchorId="322ECFD4" wp14:editId="78C57B67">
                <wp:simplePos x="0" y="0"/>
                <wp:positionH relativeFrom="margin">
                  <wp:align>center</wp:align>
                </wp:positionH>
                <wp:positionV relativeFrom="paragraph">
                  <wp:posOffset>194310</wp:posOffset>
                </wp:positionV>
                <wp:extent cx="1955800" cy="635"/>
                <wp:effectExtent l="5080" t="5080" r="5080" b="5080"/>
                <wp:wrapNone/>
                <wp:docPr id="1" name="Line 4"/>
                <wp:cNvGraphicFramePr/>
                <a:graphic xmlns:a="http://schemas.openxmlformats.org/drawingml/2006/main">
                  <a:graphicData uri="http://schemas.microsoft.com/office/word/2010/wordprocessingShape">
                    <wps:wsp>
                      <wps:cNvCnPr/>
                      <wps:spPr>
                        <a:xfrm>
                          <a:off x="0" y="0"/>
                          <a:ext cx="19558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C059CA1" id="Line 4" o:spid="_x0000_s1026" style="position:absolute;z-index:3;visibility:visible;mso-wrap-style:square;mso-wrap-distance-left:.4pt;mso-wrap-distance-top:.4pt;mso-wrap-distance-right:.4pt;mso-wrap-distance-bottom:.4pt;mso-position-horizontal:center;mso-position-horizontal-relative:margin;mso-position-vertical:absolute;mso-position-vertical-relative:text" from="0,15.3pt" to="154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" o:allowincell="f">
                <w10:wrap anchorx="margin"/>
              </v:line>
            </w:pict>
          </mc:Fallback>
        </mc:AlternateContent>
      </w:r>
      <w:r>
        <w:rPr>
          <w:rFonts w:ascii="Times New Roman" w:hAnsi="Times New Roman"/>
          <w:b/>
          <w:sz w:val="26"/>
          <w:szCs w:val="26"/>
          <w:lang w:val="pt-BR"/>
        </w:rPr>
        <w:t>Độc lập – Tự do – Hạnh phúc</w:t>
      </w:r>
    </w:p>
    <w:p w14:paraId="3A892400" w14:textId="77777777" w:rsidR="00A10877" w:rsidRDefault="00000000">
      <w:pPr>
        <w:spacing w:after="120" w:line="276" w:lineRule="auto"/>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14:paraId="3A36D87C" w14:textId="77777777" w:rsidR="00A10877" w:rsidRDefault="00A10877">
      <w:pPr>
        <w:spacing w:after="120" w:line="276" w:lineRule="auto"/>
        <w:rPr>
          <w:rFonts w:ascii="Times New Roman" w:hAnsi="Times New Roman"/>
          <w:sz w:val="26"/>
          <w:szCs w:val="26"/>
          <w:u w:val="single"/>
          <w:lang w:val="pt-BR"/>
        </w:rPr>
      </w:pPr>
    </w:p>
    <w:p w14:paraId="651BE7A2" w14:textId="77777777" w:rsidR="00A10877" w:rsidRDefault="00A10877">
      <w:pPr>
        <w:spacing w:after="120" w:line="276" w:lineRule="auto"/>
        <w:rPr>
          <w:rFonts w:ascii="Times New Roman" w:hAnsi="Times New Roman"/>
          <w:sz w:val="26"/>
          <w:szCs w:val="26"/>
          <w:u w:val="single"/>
          <w:lang w:val="pt-BR"/>
        </w:rPr>
      </w:pPr>
    </w:p>
    <w:p w14:paraId="7A9222D7" w14:textId="77777777" w:rsidR="00A10877" w:rsidRDefault="00000000">
      <w:pPr>
        <w:spacing w:after="120" w:line="276" w:lineRule="auto"/>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14:paraId="534F8F03" w14:textId="77777777" w:rsidR="00A10877" w:rsidRDefault="00000000">
      <w:pPr>
        <w:spacing w:after="120" w:line="276" w:lineRule="auto"/>
        <w:jc w:val="center"/>
        <w:rPr>
          <w:rFonts w:ascii="Times New Roman" w:hAnsi="Times New Roman"/>
          <w:i/>
          <w:sz w:val="26"/>
          <w:szCs w:val="26"/>
          <w:lang w:val="pt-BR"/>
        </w:rPr>
      </w:pPr>
      <w:r>
        <w:rPr>
          <w:rFonts w:ascii="Times New Roman" w:hAnsi="Times New Roman"/>
          <w:i/>
          <w:sz w:val="26"/>
          <w:szCs w:val="26"/>
          <w:highlight w:val="yellow"/>
          <w:lang w:val="pt-BR"/>
        </w:rPr>
        <w:t>Số:................  /2026</w:t>
      </w:r>
      <w:r>
        <w:rPr>
          <w:rFonts w:ascii="Times New Roman" w:hAnsi="Times New Roman"/>
          <w:i/>
          <w:sz w:val="26"/>
          <w:szCs w:val="26"/>
          <w:lang w:val="pt-BR"/>
        </w:rPr>
        <w:t>/</w:t>
      </w:r>
      <w:r>
        <w:rPr>
          <w:rFonts w:ascii="Times New Roman" w:hAnsi="Times New Roman"/>
          <w:i/>
          <w:sz w:val="26"/>
          <w:szCs w:val="26"/>
          <w:highlight w:val="yellow"/>
          <w:lang w:val="pt-BR"/>
        </w:rPr>
        <w:t>HĐXD/VNCNEC-PHC</w:t>
      </w:r>
    </w:p>
    <w:p w14:paraId="2E2E3823" w14:textId="77777777" w:rsidR="00A10877" w:rsidRDefault="00A10877">
      <w:pPr>
        <w:spacing w:after="120" w:line="276" w:lineRule="auto"/>
        <w:jc w:val="center"/>
        <w:rPr>
          <w:rFonts w:ascii="Times New Roman" w:hAnsi="Times New Roman"/>
          <w:i/>
          <w:sz w:val="26"/>
          <w:szCs w:val="26"/>
          <w:lang w:val="pt-BR"/>
        </w:rPr>
      </w:pPr>
    </w:p>
    <w:p w14:paraId="3E2C6C95" w14:textId="77777777" w:rsidR="00A10877" w:rsidRDefault="00A10877">
      <w:pPr>
        <w:spacing w:after="120" w:line="276" w:lineRule="auto"/>
        <w:rPr>
          <w:rFonts w:ascii="Times New Roman" w:hAnsi="Times New Roman"/>
          <w:sz w:val="26"/>
          <w:szCs w:val="26"/>
          <w:lang w:val="pt-BR"/>
        </w:rPr>
      </w:pPr>
    </w:p>
    <w:p w14:paraId="494E701D" w14:textId="77777777" w:rsidR="00A10877" w:rsidRDefault="00A10877">
      <w:pPr>
        <w:pStyle w:val="Style"/>
        <w:spacing w:after="120" w:line="276" w:lineRule="auto"/>
        <w:jc w:val="both"/>
        <w:rPr>
          <w:sz w:val="26"/>
          <w:szCs w:val="26"/>
          <w:lang w:val="pt-BR"/>
        </w:rPr>
      </w:pPr>
    </w:p>
    <w:p w14:paraId="612FD629" w14:textId="77777777" w:rsidR="00A10877" w:rsidRDefault="00000000">
      <w:pPr>
        <w:tabs>
          <w:tab w:val="left" w:pos="1843"/>
        </w:tabs>
        <w:spacing w:after="120" w:line="276" w:lineRule="auto"/>
        <w:rPr>
          <w:rFonts w:ascii="Times New Roman" w:hAnsi="Times New Roman"/>
          <w:b/>
          <w:bCs/>
          <w:sz w:val="26"/>
          <w:szCs w:val="26"/>
          <w:lang w:val="pt-BR"/>
        </w:rPr>
      </w:pPr>
      <w:r>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14:paraId="0337C3A2" w14:textId="77777777" w:rsidR="00A10877" w:rsidRDefault="00000000">
      <w:pPr>
        <w:tabs>
          <w:tab w:val="left" w:pos="1843"/>
        </w:tabs>
        <w:spacing w:after="120" w:line="276" w:lineRule="auto"/>
        <w:rPr>
          <w:rFonts w:ascii="Times New Roman" w:hAnsi="Times New Roman"/>
          <w:b/>
          <w:bCs/>
          <w:sz w:val="26"/>
          <w:szCs w:val="26"/>
          <w:lang w:val="vi-VN"/>
        </w:rPr>
      </w:pPr>
      <w:r>
        <w:rPr>
          <w:rFonts w:ascii="Times New Roman" w:hAnsi="Times New Roman"/>
          <w:b/>
          <w:bCs/>
          <w:sz w:val="26"/>
          <w:szCs w:val="26"/>
        </w:rPr>
        <w:t xml:space="preserve">Dự án: </w:t>
      </w:r>
      <w:r>
        <w:rPr>
          <w:rFonts w:ascii="Times New Roman" w:hAnsi="Times New Roman"/>
          <w:b/>
          <w:bCs/>
          <w:sz w:val="26"/>
          <w:szCs w:val="26"/>
        </w:rPr>
        <w:tab/>
      </w:r>
      <w:r>
        <w:rPr>
          <w:rFonts w:ascii="Times New Roman" w:hAnsi="Times New Roman"/>
          <w:b/>
          <w:bCs/>
          <w:sz w:val="26"/>
          <w:szCs w:val="26"/>
        </w:rPr>
        <w:tab/>
        <w:t>Xây</w:t>
      </w:r>
      <w:r>
        <w:rPr>
          <w:rFonts w:ascii="Times New Roman" w:hAnsi="Times New Roman"/>
          <w:b/>
          <w:bCs/>
          <w:sz w:val="26"/>
          <w:szCs w:val="26"/>
          <w:lang w:val="vi-VN"/>
        </w:rPr>
        <w:t xml:space="preserve"> dựng nhà ở cho lực lượng vũ trang Công an nhân dân</w:t>
      </w:r>
    </w:p>
    <w:p w14:paraId="0D58BE13" w14:textId="77777777" w:rsidR="00A10877" w:rsidRDefault="00000000">
      <w:pPr>
        <w:spacing w:after="120" w:line="276" w:lineRule="auto"/>
        <w:rPr>
          <w:rFonts w:ascii="Times New Roman" w:hAnsi="Times New Roman"/>
          <w:b/>
          <w:bCs/>
          <w:sz w:val="26"/>
          <w:szCs w:val="26"/>
          <w:lang w:val="pt-BR"/>
        </w:rPr>
      </w:pPr>
      <w:r>
        <w:rPr>
          <w:rFonts w:ascii="Times New Roman" w:hAnsi="Times New Roman"/>
          <w:b/>
          <w:bCs/>
          <w:sz w:val="26"/>
          <w:szCs w:val="26"/>
          <w:lang w:val="es-ES"/>
        </w:rPr>
        <w:t>Địa điểm:</w:t>
      </w:r>
      <w:r>
        <w:rPr>
          <w:rFonts w:ascii="Times New Roman" w:hAnsi="Times New Roman"/>
          <w:b/>
          <w:bCs/>
          <w:sz w:val="26"/>
          <w:szCs w:val="26"/>
          <w:lang w:val="es-ES"/>
        </w:rPr>
        <w:tab/>
      </w:r>
      <w:r>
        <w:rPr>
          <w:rFonts w:ascii="Times New Roman" w:hAnsi="Times New Roman"/>
          <w:b/>
          <w:bCs/>
          <w:sz w:val="26"/>
          <w:szCs w:val="26"/>
          <w:lang w:val="es-ES"/>
        </w:rPr>
        <w:tab/>
        <w:t>Tại ô đất C3-ODK3 và C3-ODK4 thuộc phân khu đô thị H2-4, Phường Yên Sở, Thành phố Hà Nội</w:t>
      </w:r>
    </w:p>
    <w:p w14:paraId="2080966E" w14:textId="77777777" w:rsidR="00A10877" w:rsidRDefault="00A10877">
      <w:pPr>
        <w:spacing w:after="120" w:line="276" w:lineRule="auto"/>
        <w:rPr>
          <w:rFonts w:ascii="Times New Roman" w:hAnsi="Times New Roman"/>
          <w:b/>
          <w:bCs/>
          <w:sz w:val="26"/>
          <w:szCs w:val="26"/>
          <w:lang w:val="es-ES"/>
        </w:rPr>
      </w:pPr>
    </w:p>
    <w:p w14:paraId="0017B4EF" w14:textId="77777777" w:rsidR="00A10877" w:rsidRDefault="00A10877">
      <w:pPr>
        <w:spacing w:after="120" w:line="276" w:lineRule="auto"/>
        <w:jc w:val="center"/>
        <w:rPr>
          <w:rFonts w:ascii="Times New Roman" w:hAnsi="Times New Roman"/>
          <w:sz w:val="26"/>
          <w:szCs w:val="26"/>
          <w:lang w:val="pt-BR"/>
        </w:rPr>
      </w:pPr>
    </w:p>
    <w:p w14:paraId="2884E66E" w14:textId="77777777" w:rsidR="00A10877" w:rsidRDefault="00A10877">
      <w:pPr>
        <w:spacing w:after="120" w:line="276" w:lineRule="auto"/>
        <w:jc w:val="center"/>
        <w:rPr>
          <w:rFonts w:ascii="Times New Roman" w:hAnsi="Times New Roman"/>
          <w:sz w:val="26"/>
          <w:szCs w:val="26"/>
          <w:lang w:val="pt-BR"/>
        </w:rPr>
      </w:pPr>
    </w:p>
    <w:p w14:paraId="0D88C6E2" w14:textId="77777777" w:rsidR="00A10877" w:rsidRDefault="00000000">
      <w:pPr>
        <w:spacing w:after="120" w:line="276" w:lineRule="auto"/>
        <w:jc w:val="center"/>
        <w:rPr>
          <w:rFonts w:ascii="Times New Roman" w:hAnsi="Times New Roman"/>
          <w:sz w:val="26"/>
          <w:szCs w:val="26"/>
          <w:lang w:val="pt-BR"/>
        </w:rPr>
      </w:pPr>
      <w:r>
        <w:rPr>
          <w:rFonts w:ascii="Times New Roman" w:hAnsi="Times New Roman"/>
          <w:sz w:val="26"/>
          <w:szCs w:val="26"/>
          <w:lang w:val="pt-BR"/>
        </w:rPr>
        <w:t>GIỮA</w:t>
      </w:r>
    </w:p>
    <w:p w14:paraId="534280B3" w14:textId="77777777" w:rsidR="00A10877" w:rsidRDefault="00A10877">
      <w:pPr>
        <w:spacing w:after="120" w:line="276" w:lineRule="auto"/>
        <w:rPr>
          <w:rFonts w:ascii="Times New Roman" w:hAnsi="Times New Roman"/>
          <w:sz w:val="26"/>
          <w:szCs w:val="26"/>
          <w:lang w:val="pt-BR"/>
        </w:rPr>
      </w:pPr>
    </w:p>
    <w:p w14:paraId="39504080" w14:textId="77777777" w:rsidR="00A10877" w:rsidRDefault="00000000">
      <w:pPr>
        <w:spacing w:after="120" w:line="276" w:lineRule="auto"/>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14:paraId="56C73070" w14:textId="77777777" w:rsidR="00A10877" w:rsidRDefault="00A10877">
      <w:pPr>
        <w:spacing w:after="120" w:line="276" w:lineRule="auto"/>
        <w:jc w:val="center"/>
        <w:rPr>
          <w:rFonts w:ascii="Times New Roman" w:hAnsi="Times New Roman"/>
          <w:sz w:val="26"/>
          <w:szCs w:val="26"/>
          <w:lang w:val="pt-BR"/>
        </w:rPr>
      </w:pPr>
    </w:p>
    <w:p w14:paraId="329A0C89" w14:textId="77777777" w:rsidR="00A10877" w:rsidRDefault="00000000">
      <w:pPr>
        <w:spacing w:after="120" w:line="276" w:lineRule="auto"/>
        <w:jc w:val="center"/>
        <w:rPr>
          <w:rFonts w:ascii="Times New Roman" w:hAnsi="Times New Roman"/>
          <w:sz w:val="26"/>
          <w:szCs w:val="26"/>
          <w:lang w:val="pt-BR"/>
        </w:rPr>
      </w:pPr>
      <w:r>
        <w:rPr>
          <w:rFonts w:ascii="Times New Roman" w:hAnsi="Times New Roman"/>
          <w:sz w:val="26"/>
          <w:szCs w:val="26"/>
          <w:lang w:val="pt-BR"/>
        </w:rPr>
        <w:t>VÀ</w:t>
      </w:r>
    </w:p>
    <w:p w14:paraId="5ADFA10F" w14:textId="77777777" w:rsidR="00A10877" w:rsidRDefault="00000000">
      <w:pPr>
        <w:spacing w:after="120" w:line="276" w:lineRule="auto"/>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14:paraId="5032AC9E" w14:textId="77777777" w:rsidR="00A10877" w:rsidRDefault="00A10877">
      <w:pPr>
        <w:spacing w:after="120" w:line="276" w:lineRule="auto"/>
        <w:jc w:val="center"/>
        <w:rPr>
          <w:rFonts w:ascii="Times New Roman" w:hAnsi="Times New Roman"/>
          <w:sz w:val="26"/>
          <w:szCs w:val="26"/>
          <w:lang w:val="es-ES"/>
        </w:rPr>
      </w:pPr>
    </w:p>
    <w:p w14:paraId="43150004" w14:textId="77777777" w:rsidR="00A10877" w:rsidRDefault="00A10877">
      <w:pPr>
        <w:spacing w:after="120" w:line="276" w:lineRule="auto"/>
        <w:jc w:val="center"/>
        <w:rPr>
          <w:rFonts w:ascii="Times New Roman" w:hAnsi="Times New Roman"/>
          <w:sz w:val="26"/>
          <w:szCs w:val="26"/>
          <w:lang w:val="es-ES"/>
        </w:rPr>
      </w:pPr>
    </w:p>
    <w:p w14:paraId="17AE7265" w14:textId="77777777" w:rsidR="00A10877" w:rsidRDefault="00A10877">
      <w:pPr>
        <w:spacing w:after="120" w:line="276" w:lineRule="auto"/>
        <w:jc w:val="center"/>
        <w:rPr>
          <w:rFonts w:ascii="Times New Roman" w:hAnsi="Times New Roman"/>
          <w:sz w:val="26"/>
          <w:szCs w:val="26"/>
          <w:lang w:val="es-ES"/>
        </w:rPr>
      </w:pPr>
    </w:p>
    <w:p w14:paraId="1A675779" w14:textId="77777777" w:rsidR="00A10877" w:rsidRDefault="00A10877">
      <w:pPr>
        <w:spacing w:after="120" w:line="276" w:lineRule="auto"/>
        <w:jc w:val="center"/>
        <w:rPr>
          <w:rFonts w:ascii="Times New Roman" w:hAnsi="Times New Roman"/>
          <w:sz w:val="26"/>
          <w:szCs w:val="26"/>
          <w:lang w:val="es-ES"/>
        </w:rPr>
      </w:pPr>
    </w:p>
    <w:p w14:paraId="09937B14" w14:textId="77777777" w:rsidR="00A10877" w:rsidRDefault="00A10877">
      <w:pPr>
        <w:spacing w:after="120" w:line="276" w:lineRule="auto"/>
        <w:jc w:val="center"/>
        <w:rPr>
          <w:rFonts w:ascii="Times New Roman" w:hAnsi="Times New Roman"/>
          <w:sz w:val="26"/>
          <w:szCs w:val="26"/>
          <w:lang w:val="es-ES"/>
        </w:rPr>
      </w:pPr>
    </w:p>
    <w:p w14:paraId="79E551A1" w14:textId="77777777" w:rsidR="00A10877" w:rsidRDefault="00A10877">
      <w:pPr>
        <w:spacing w:after="120" w:line="276" w:lineRule="auto"/>
        <w:jc w:val="center"/>
        <w:rPr>
          <w:rFonts w:ascii="Times New Roman" w:hAnsi="Times New Roman"/>
          <w:sz w:val="26"/>
          <w:szCs w:val="26"/>
          <w:lang w:val="es-ES"/>
        </w:rPr>
      </w:pPr>
    </w:p>
    <w:p w14:paraId="6D79837F" w14:textId="77777777" w:rsidR="00A10877" w:rsidRDefault="00A10877">
      <w:pPr>
        <w:spacing w:after="120" w:line="276" w:lineRule="auto"/>
        <w:jc w:val="center"/>
        <w:rPr>
          <w:rFonts w:ascii="Times New Roman" w:hAnsi="Times New Roman"/>
          <w:sz w:val="26"/>
          <w:szCs w:val="26"/>
          <w:lang w:val="es-ES"/>
        </w:rPr>
      </w:pPr>
    </w:p>
    <w:p w14:paraId="69B6A2A2" w14:textId="77777777" w:rsidR="00A10877" w:rsidRDefault="00A10877">
      <w:pPr>
        <w:spacing w:after="120" w:line="276" w:lineRule="auto"/>
        <w:jc w:val="center"/>
        <w:rPr>
          <w:rFonts w:ascii="Times New Roman" w:hAnsi="Times New Roman"/>
          <w:b/>
          <w:bCs/>
          <w:sz w:val="26"/>
          <w:szCs w:val="26"/>
        </w:rPr>
      </w:pPr>
    </w:p>
    <w:p w14:paraId="1E8A18AA" w14:textId="77777777" w:rsidR="00A10877" w:rsidRDefault="00000000">
      <w:pPr>
        <w:spacing w:after="120" w:line="276" w:lineRule="auto"/>
        <w:jc w:val="center"/>
        <w:rPr>
          <w:rFonts w:ascii="Times New Roman" w:hAnsi="Times New Roman"/>
          <w:b/>
          <w:sz w:val="26"/>
          <w:szCs w:val="26"/>
          <w:lang w:val="pt-BR"/>
        </w:rPr>
      </w:pPr>
      <w:r>
        <w:rPr>
          <w:rFonts w:ascii="Times New Roman" w:hAnsi="Times New Roman"/>
          <w:b/>
          <w:bCs/>
          <w:sz w:val="26"/>
          <w:szCs w:val="26"/>
        </w:rPr>
        <w:lastRenderedPageBreak/>
        <w:t>CỘNG HOÀ XÃ HỘI CHỦ NGHĨA VIỆT NAM</w:t>
      </w:r>
    </w:p>
    <w:p w14:paraId="32E0F63E" w14:textId="77777777" w:rsidR="00A10877" w:rsidRDefault="00000000">
      <w:pPr>
        <w:widowControl w:val="0"/>
        <w:spacing w:after="120" w:line="276" w:lineRule="auto"/>
        <w:jc w:val="center"/>
        <w:rPr>
          <w:rFonts w:ascii="Times New Roman" w:hAnsi="Times New Roman"/>
          <w:b/>
          <w:sz w:val="26"/>
          <w:szCs w:val="26"/>
        </w:rPr>
      </w:pPr>
      <w:r>
        <w:rPr>
          <w:noProof/>
        </w:rPr>
        <mc:AlternateContent>
          <mc:Choice Requires="wps">
            <w:drawing>
              <wp:anchor distT="5715" distB="5080" distL="5080" distR="5715" simplePos="0" relativeHeight="2" behindDoc="0" locked="0" layoutInCell="0" allowOverlap="1" wp14:anchorId="472E5CBD" wp14:editId="4B1C0AFD">
                <wp:simplePos x="0" y="0"/>
                <wp:positionH relativeFrom="margin">
                  <wp:align>center</wp:align>
                </wp:positionH>
                <wp:positionV relativeFrom="paragraph">
                  <wp:posOffset>199390</wp:posOffset>
                </wp:positionV>
                <wp:extent cx="2160270" cy="635"/>
                <wp:effectExtent l="5080" t="5715" r="5715" b="5080"/>
                <wp:wrapNone/>
                <wp:docPr id="2" name="Straight Arrow Connector 1"/>
                <wp:cNvGraphicFramePr/>
                <a:graphic xmlns:a="http://schemas.openxmlformats.org/drawingml/2006/main">
                  <a:graphicData uri="http://schemas.microsoft.com/office/word/2010/wordprocessingShape">
                    <wps:wsp>
                      <wps:cNvCnPr/>
                      <wps:spPr>
                        <a:xfrm>
                          <a:off x="0" y="0"/>
                          <a:ext cx="216036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658F23A0"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5pt;z-index:2;visibility:visible;mso-wrap-style:square;mso-wrap-distance-left:.4pt;mso-wrap-distance-top:.45pt;mso-wrap-distance-right:.45pt;mso-wrap-distance-bottom:.4pt;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" o:allowincell="f">
                <w10:wrap anchorx="margin"/>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14:paraId="7B53831C" w14:textId="77777777" w:rsidR="00A10877" w:rsidRDefault="00A10877">
      <w:pPr>
        <w:pStyle w:val="Heading1"/>
        <w:spacing w:after="120" w:line="276" w:lineRule="auto"/>
        <w:rPr>
          <w:rFonts w:ascii="Times New Roman" w:hAnsi="Times New Roman"/>
          <w:sz w:val="30"/>
          <w:szCs w:val="30"/>
        </w:rPr>
      </w:pPr>
    </w:p>
    <w:p w14:paraId="4DD9BA2A" w14:textId="77777777" w:rsidR="00A10877" w:rsidRDefault="00000000">
      <w:pPr>
        <w:pStyle w:val="Heading1"/>
        <w:spacing w:after="120" w:line="276" w:lineRule="auto"/>
        <w:rPr>
          <w:rFonts w:ascii="Times New Roman" w:hAnsi="Times New Roman"/>
          <w:sz w:val="30"/>
          <w:szCs w:val="30"/>
        </w:rPr>
      </w:pPr>
      <w:r>
        <w:rPr>
          <w:rFonts w:ascii="Times New Roman" w:hAnsi="Times New Roman"/>
          <w:sz w:val="30"/>
          <w:szCs w:val="30"/>
        </w:rPr>
        <w:t>HỢP ĐỒNG THI CÔNG XÂY DỰNG</w:t>
      </w:r>
    </w:p>
    <w:p w14:paraId="34C7B3CD" w14:textId="77777777" w:rsidR="00A10877" w:rsidRDefault="00000000">
      <w:pPr>
        <w:widowControl w:val="0"/>
        <w:spacing w:after="120" w:line="276" w:lineRule="auto"/>
        <w:jc w:val="center"/>
        <w:rPr>
          <w:rFonts w:ascii="Times New Roman" w:hAnsi="Times New Roman"/>
          <w:b/>
          <w:sz w:val="26"/>
          <w:szCs w:val="26"/>
        </w:rPr>
      </w:pPr>
      <w:r>
        <w:rPr>
          <w:rFonts w:ascii="Times New Roman" w:hAnsi="Times New Roman"/>
          <w:b/>
          <w:sz w:val="26"/>
          <w:szCs w:val="26"/>
          <w:highlight w:val="yellow"/>
        </w:rPr>
        <w:t>Số:            /2026/</w:t>
      </w:r>
      <w:r>
        <w:rPr>
          <w:rFonts w:ascii="Times New Roman" w:hAnsi="Times New Roman"/>
          <w:b/>
          <w:sz w:val="26"/>
          <w:szCs w:val="26"/>
        </w:rPr>
        <w:t>HĐXD</w:t>
      </w:r>
      <w:r>
        <w:rPr>
          <w:rFonts w:ascii="Times New Roman" w:hAnsi="Times New Roman"/>
          <w:b/>
          <w:sz w:val="26"/>
          <w:szCs w:val="26"/>
          <w:highlight w:val="yellow"/>
        </w:rPr>
        <w:t>/VNCNEC</w:t>
      </w:r>
      <w:r>
        <w:rPr>
          <w:rFonts w:ascii="Times New Roman" w:hAnsi="Times New Roman"/>
          <w:b/>
          <w:sz w:val="26"/>
          <w:szCs w:val="26"/>
          <w:highlight w:val="yellow"/>
          <w:lang w:val="vi-VN"/>
        </w:rPr>
        <w:t>-</w:t>
      </w:r>
      <w:r>
        <w:rPr>
          <w:rFonts w:ascii="Times New Roman" w:hAnsi="Times New Roman"/>
          <w:b/>
          <w:sz w:val="26"/>
          <w:szCs w:val="26"/>
        </w:rPr>
        <w:t>PHC</w:t>
      </w:r>
    </w:p>
    <w:p w14:paraId="6C499171" w14:textId="77777777" w:rsidR="00A10877" w:rsidRDefault="00A10877">
      <w:pPr>
        <w:widowControl w:val="0"/>
        <w:spacing w:after="120" w:line="276" w:lineRule="auto"/>
        <w:rPr>
          <w:rFonts w:ascii="Times New Roman" w:hAnsi="Times New Roman"/>
          <w:b/>
          <w:sz w:val="26"/>
          <w:szCs w:val="26"/>
          <w:u w:val="single"/>
        </w:rPr>
      </w:pPr>
    </w:p>
    <w:p w14:paraId="5D5D9150" w14:textId="77777777" w:rsidR="00A10877" w:rsidRDefault="00000000">
      <w:pPr>
        <w:widowControl w:val="0"/>
        <w:spacing w:after="120" w:line="276" w:lineRule="auto"/>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14:paraId="699C8E3D" w14:textId="77777777" w:rsidR="00A10877" w:rsidRDefault="00000000">
      <w:pPr>
        <w:spacing w:after="120" w:line="276" w:lineRule="auto"/>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3609B4BE" w14:textId="77777777" w:rsidR="00A10877"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14:paraId="2D67BD28" w14:textId="77777777" w:rsidR="00A10877"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14:paraId="7FD08317" w14:textId="77777777" w:rsidR="00A10877"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14:paraId="7D420835" w14:textId="77777777" w:rsidR="00A10877"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14:paraId="6941C706" w14:textId="77777777" w:rsidR="00A10877"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14:paraId="1B7D0F11" w14:textId="77777777" w:rsidR="00A10877"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14:paraId="27B7C982" w14:textId="77777777" w:rsidR="00A10877" w:rsidRDefault="00000000">
      <w:pPr>
        <w:spacing w:after="120" w:line="276" w:lineRule="auto"/>
        <w:contextualSpacing/>
        <w:jc w:val="both"/>
        <w:rPr>
          <w:rFonts w:ascii="Times New Roman" w:hAnsi="Times New Roman"/>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14:paraId="50BA3AE5" w14:textId="77777777" w:rsidR="00A10877" w:rsidRDefault="00000000">
      <w:pPr>
        <w:spacing w:after="120" w:line="276" w:lineRule="auto"/>
        <w:contextualSpacing/>
        <w:jc w:val="both"/>
        <w:rPr>
          <w:rFonts w:ascii="Times New Roman" w:hAnsi="Times New Roman"/>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14:paraId="137245A6" w14:textId="77777777" w:rsidR="00A10877"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14:paraId="21E6BEB5" w14:textId="77777777" w:rsidR="00A10877"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nhu cầu của Bên A và năng lực của Bên B.</w:t>
      </w:r>
    </w:p>
    <w:p w14:paraId="2C2EF195" w14:textId="77777777" w:rsidR="00A10877" w:rsidRDefault="00A10877">
      <w:pPr>
        <w:spacing w:after="120" w:line="276" w:lineRule="auto"/>
        <w:contextualSpacing/>
        <w:jc w:val="both"/>
        <w:rPr>
          <w:rFonts w:ascii="Times New Roman" w:hAnsi="Times New Roman"/>
          <w:i/>
          <w:sz w:val="26"/>
          <w:szCs w:val="26"/>
          <w:lang w:val="nl-NL"/>
        </w:rPr>
      </w:pPr>
    </w:p>
    <w:p w14:paraId="1FF6B414" w14:textId="77777777" w:rsidR="00A10877" w:rsidRDefault="00A10877">
      <w:pPr>
        <w:spacing w:after="120" w:line="276" w:lineRule="auto"/>
        <w:contextualSpacing/>
        <w:jc w:val="both"/>
        <w:rPr>
          <w:rFonts w:ascii="Times New Roman" w:hAnsi="Times New Roman"/>
          <w:i/>
          <w:sz w:val="26"/>
          <w:szCs w:val="26"/>
          <w:lang w:val="nl-NL"/>
        </w:rPr>
      </w:pPr>
    </w:p>
    <w:p w14:paraId="566719AA" w14:textId="77777777" w:rsidR="00A10877" w:rsidRDefault="00A10877">
      <w:pPr>
        <w:spacing w:after="120" w:line="276" w:lineRule="auto"/>
        <w:contextualSpacing/>
        <w:jc w:val="both"/>
        <w:rPr>
          <w:rFonts w:ascii="Times New Roman" w:hAnsi="Times New Roman"/>
          <w:i/>
          <w:sz w:val="26"/>
          <w:szCs w:val="26"/>
          <w:lang w:val="nl-NL"/>
        </w:rPr>
      </w:pPr>
    </w:p>
    <w:p w14:paraId="4C5063A7" w14:textId="77777777" w:rsidR="00A10877" w:rsidRDefault="00A10877">
      <w:pPr>
        <w:spacing w:after="120" w:line="276" w:lineRule="auto"/>
        <w:contextualSpacing/>
        <w:jc w:val="both"/>
        <w:rPr>
          <w:rFonts w:ascii="Times New Roman" w:hAnsi="Times New Roman"/>
          <w:i/>
          <w:sz w:val="26"/>
          <w:szCs w:val="26"/>
          <w:lang w:val="nl-NL"/>
        </w:rPr>
      </w:pPr>
    </w:p>
    <w:p w14:paraId="430BCFCA" w14:textId="77777777" w:rsidR="00A10877" w:rsidRDefault="00A10877">
      <w:pPr>
        <w:spacing w:after="120" w:line="276" w:lineRule="auto"/>
        <w:contextualSpacing/>
        <w:jc w:val="both"/>
        <w:rPr>
          <w:rFonts w:ascii="Times New Roman" w:hAnsi="Times New Roman"/>
          <w:i/>
          <w:sz w:val="26"/>
          <w:szCs w:val="26"/>
          <w:lang w:val="nl-NL"/>
        </w:rPr>
      </w:pPr>
    </w:p>
    <w:p w14:paraId="372F5538" w14:textId="77777777" w:rsidR="00A10877" w:rsidRDefault="00A10877">
      <w:pPr>
        <w:spacing w:after="120" w:line="276" w:lineRule="auto"/>
        <w:contextualSpacing/>
        <w:jc w:val="both"/>
        <w:rPr>
          <w:rFonts w:ascii="Times New Roman" w:hAnsi="Times New Roman"/>
          <w:i/>
          <w:sz w:val="26"/>
          <w:szCs w:val="26"/>
          <w:lang w:val="nl-NL"/>
        </w:rPr>
      </w:pPr>
    </w:p>
    <w:p w14:paraId="2DE52135" w14:textId="77777777" w:rsidR="00A10877" w:rsidRDefault="00000000">
      <w:pPr>
        <w:spacing w:after="120" w:line="276" w:lineRule="auto"/>
        <w:jc w:val="both"/>
        <w:rPr>
          <w:rFonts w:ascii="Times New Roman" w:hAnsi="Times New Roman"/>
          <w:sz w:val="26"/>
          <w:szCs w:val="26"/>
          <w:lang w:val="nl-NL"/>
        </w:rPr>
      </w:pPr>
      <w:r>
        <w:rPr>
          <w:rFonts w:ascii="Times New Roman" w:hAnsi="Times New Roman"/>
          <w:sz w:val="26"/>
          <w:szCs w:val="26"/>
          <w:lang w:val="nl-NL"/>
        </w:rPr>
        <w:lastRenderedPageBreak/>
        <w:t>Hôm nay, ngày        tháng       năm 2026 tại Công ty cổ phần Đầu tư xây dựng và kỹ thuật VNCN E&amp;C, chúng tôi gồm các bên dưới đây:</w:t>
      </w:r>
    </w:p>
    <w:tbl>
      <w:tblPr>
        <w:tblStyle w:val="TableGrid"/>
        <w:tblW w:w="9493" w:type="dxa"/>
        <w:tblLayout w:type="fixed"/>
        <w:tblLook w:val="04A0" w:firstRow="1" w:lastRow="0" w:firstColumn="1" w:lastColumn="0" w:noHBand="0" w:noVBand="1"/>
      </w:tblPr>
      <w:tblGrid>
        <w:gridCol w:w="1650"/>
        <w:gridCol w:w="313"/>
        <w:gridCol w:w="2981"/>
        <w:gridCol w:w="632"/>
        <w:gridCol w:w="1108"/>
        <w:gridCol w:w="2809"/>
      </w:tblGrid>
      <w:tr w:rsidR="00A10877" w14:paraId="60456408" w14:textId="77777777">
        <w:tc>
          <w:tcPr>
            <w:tcW w:w="1649" w:type="dxa"/>
            <w:tcBorders>
              <w:top w:val="nil"/>
              <w:left w:val="nil"/>
              <w:bottom w:val="nil"/>
              <w:right w:val="nil"/>
            </w:tcBorders>
          </w:tcPr>
          <w:p w14:paraId="4A37BC41" w14:textId="77777777" w:rsidR="00A10877" w:rsidRDefault="00000000">
            <w:pPr>
              <w:spacing w:after="120" w:line="276" w:lineRule="auto"/>
              <w:jc w:val="both"/>
              <w:rPr>
                <w:rFonts w:ascii="Times New Roman" w:hAnsi="Times New Roman"/>
                <w:b/>
                <w:bCs/>
                <w:sz w:val="26"/>
                <w:szCs w:val="26"/>
                <w:highlight w:val="yellow"/>
              </w:rPr>
            </w:pPr>
            <w:r>
              <w:rPr>
                <w:rFonts w:ascii="Times New Roman" w:hAnsi="Times New Roman"/>
                <w:b/>
                <w:bCs/>
                <w:sz w:val="26"/>
                <w:szCs w:val="26"/>
              </w:rPr>
              <w:t>BÊN A</w:t>
            </w:r>
          </w:p>
        </w:tc>
        <w:tc>
          <w:tcPr>
            <w:tcW w:w="313" w:type="dxa"/>
            <w:tcBorders>
              <w:top w:val="nil"/>
              <w:left w:val="nil"/>
              <w:bottom w:val="nil"/>
              <w:right w:val="nil"/>
            </w:tcBorders>
          </w:tcPr>
          <w:p w14:paraId="573DE6D3" w14:textId="77777777" w:rsidR="00A10877" w:rsidRDefault="00000000">
            <w:pPr>
              <w:pStyle w:val="BodyText2"/>
              <w:widowControl w:val="0"/>
              <w:spacing w:line="276" w:lineRule="auto"/>
              <w:jc w:val="both"/>
              <w:rPr>
                <w:rFonts w:ascii="Times New Roman" w:hAnsi="Times New Roman"/>
                <w:bCs/>
                <w:sz w:val="26"/>
                <w:szCs w:val="26"/>
                <w:lang w:val="en-US"/>
              </w:rPr>
            </w:pPr>
            <w:r>
              <w:rPr>
                <w:rFonts w:ascii="Times New Roman" w:hAnsi="Times New Roman"/>
                <w:bCs/>
                <w:sz w:val="26"/>
                <w:szCs w:val="26"/>
                <w:lang w:val="en-US"/>
              </w:rPr>
              <w:t>:</w:t>
            </w:r>
          </w:p>
        </w:tc>
        <w:tc>
          <w:tcPr>
            <w:tcW w:w="7530" w:type="dxa"/>
            <w:gridSpan w:val="4"/>
            <w:tcBorders>
              <w:top w:val="nil"/>
              <w:left w:val="nil"/>
              <w:bottom w:val="nil"/>
              <w:right w:val="nil"/>
            </w:tcBorders>
          </w:tcPr>
          <w:p w14:paraId="7CCD04FD" w14:textId="77777777" w:rsidR="00A10877" w:rsidRDefault="00000000">
            <w:pPr>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CÔNG TY CP ĐẦU TƯ XÂY DỰNG VÀ KỸ THUẬT VNCN E&amp;C</w:t>
            </w:r>
          </w:p>
        </w:tc>
      </w:tr>
      <w:tr w:rsidR="00A10877" w14:paraId="3E2EE601" w14:textId="77777777">
        <w:tc>
          <w:tcPr>
            <w:tcW w:w="1649" w:type="dxa"/>
            <w:tcBorders>
              <w:top w:val="nil"/>
              <w:left w:val="nil"/>
              <w:bottom w:val="nil"/>
              <w:right w:val="nil"/>
            </w:tcBorders>
          </w:tcPr>
          <w:p w14:paraId="611B6623" w14:textId="77777777" w:rsidR="00A10877"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Địa chỉ</w:t>
            </w:r>
          </w:p>
        </w:tc>
        <w:tc>
          <w:tcPr>
            <w:tcW w:w="313" w:type="dxa"/>
            <w:tcBorders>
              <w:top w:val="nil"/>
              <w:left w:val="nil"/>
              <w:bottom w:val="nil"/>
              <w:right w:val="nil"/>
            </w:tcBorders>
          </w:tcPr>
          <w:p w14:paraId="732A47BF"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530" w:type="dxa"/>
            <w:gridSpan w:val="4"/>
            <w:tcBorders>
              <w:top w:val="nil"/>
              <w:left w:val="nil"/>
              <w:bottom w:val="nil"/>
              <w:right w:val="nil"/>
            </w:tcBorders>
          </w:tcPr>
          <w:p w14:paraId="380F4DF8" w14:textId="77777777" w:rsidR="00A10877" w:rsidRDefault="00000000">
            <w:pPr>
              <w:spacing w:after="120" w:line="276" w:lineRule="auto"/>
              <w:jc w:val="both"/>
              <w:rPr>
                <w:rFonts w:ascii="Times New Roman" w:hAnsi="Times New Roman"/>
                <w:b/>
                <w:sz w:val="26"/>
                <w:szCs w:val="26"/>
              </w:rPr>
            </w:pPr>
            <w:r>
              <w:rPr>
                <w:rFonts w:ascii="Times New Roman" w:hAnsi="Times New Roman"/>
                <w:sz w:val="26"/>
                <w:szCs w:val="26"/>
                <w:lang w:val="vi-VN"/>
              </w:rPr>
              <w:t>Tầng 18, tòa nhà Vinaconex, số 34 Láng Hạ, phường Láng, Hà Nội.</w:t>
            </w:r>
          </w:p>
        </w:tc>
      </w:tr>
      <w:tr w:rsidR="00A10877" w14:paraId="294C1C32" w14:textId="77777777">
        <w:tc>
          <w:tcPr>
            <w:tcW w:w="1649" w:type="dxa"/>
            <w:tcBorders>
              <w:top w:val="nil"/>
              <w:left w:val="nil"/>
              <w:bottom w:val="nil"/>
              <w:right w:val="nil"/>
            </w:tcBorders>
          </w:tcPr>
          <w:p w14:paraId="283A9612" w14:textId="77777777" w:rsidR="00A10877"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Điện thoại</w:t>
            </w:r>
          </w:p>
        </w:tc>
        <w:tc>
          <w:tcPr>
            <w:tcW w:w="313" w:type="dxa"/>
            <w:tcBorders>
              <w:top w:val="nil"/>
              <w:left w:val="nil"/>
              <w:bottom w:val="nil"/>
              <w:right w:val="nil"/>
            </w:tcBorders>
          </w:tcPr>
          <w:p w14:paraId="6A9C04FB"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2981" w:type="dxa"/>
            <w:tcBorders>
              <w:top w:val="nil"/>
              <w:left w:val="nil"/>
              <w:bottom w:val="nil"/>
              <w:right w:val="nil"/>
            </w:tcBorders>
          </w:tcPr>
          <w:p w14:paraId="7E780638" w14:textId="77777777" w:rsidR="00A10877" w:rsidRDefault="00000000">
            <w:pPr>
              <w:spacing w:after="120" w:line="276" w:lineRule="auto"/>
              <w:jc w:val="both"/>
              <w:rPr>
                <w:rFonts w:ascii="Times New Roman" w:hAnsi="Times New Roman"/>
                <w:b/>
                <w:sz w:val="26"/>
                <w:szCs w:val="26"/>
              </w:rPr>
            </w:pPr>
            <w:r>
              <w:rPr>
                <w:rFonts w:ascii="Times New Roman" w:hAnsi="Times New Roman"/>
                <w:sz w:val="26"/>
                <w:szCs w:val="26"/>
                <w:lang w:val="vi-VN"/>
              </w:rPr>
              <w:t>024 37765888</w:t>
            </w:r>
          </w:p>
        </w:tc>
        <w:tc>
          <w:tcPr>
            <w:tcW w:w="632" w:type="dxa"/>
            <w:tcBorders>
              <w:top w:val="nil"/>
              <w:left w:val="nil"/>
              <w:bottom w:val="nil"/>
              <w:right w:val="nil"/>
            </w:tcBorders>
          </w:tcPr>
          <w:p w14:paraId="5D9387E8" w14:textId="77777777" w:rsidR="00A10877" w:rsidRDefault="00A10877">
            <w:pPr>
              <w:pStyle w:val="BodyText2"/>
              <w:widowControl w:val="0"/>
              <w:spacing w:line="276" w:lineRule="auto"/>
              <w:jc w:val="both"/>
              <w:rPr>
                <w:rFonts w:ascii="Times New Roman" w:hAnsi="Times New Roman"/>
                <w:b/>
                <w:sz w:val="26"/>
                <w:szCs w:val="26"/>
              </w:rPr>
            </w:pPr>
          </w:p>
        </w:tc>
        <w:tc>
          <w:tcPr>
            <w:tcW w:w="3917" w:type="dxa"/>
            <w:gridSpan w:val="2"/>
            <w:tcBorders>
              <w:top w:val="nil"/>
              <w:left w:val="nil"/>
              <w:bottom w:val="nil"/>
              <w:right w:val="nil"/>
            </w:tcBorders>
          </w:tcPr>
          <w:p w14:paraId="7FD1A8F8"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Fax: 024 37765999</w:t>
            </w:r>
          </w:p>
        </w:tc>
      </w:tr>
      <w:tr w:rsidR="00A10877" w14:paraId="16F1CD88" w14:textId="77777777">
        <w:tc>
          <w:tcPr>
            <w:tcW w:w="1649" w:type="dxa"/>
            <w:tcBorders>
              <w:top w:val="nil"/>
              <w:left w:val="nil"/>
              <w:bottom w:val="nil"/>
              <w:right w:val="nil"/>
            </w:tcBorders>
          </w:tcPr>
          <w:p w14:paraId="67E2656E"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Mã số thuế</w:t>
            </w:r>
          </w:p>
        </w:tc>
        <w:tc>
          <w:tcPr>
            <w:tcW w:w="313" w:type="dxa"/>
            <w:tcBorders>
              <w:top w:val="nil"/>
              <w:left w:val="nil"/>
              <w:bottom w:val="nil"/>
              <w:right w:val="nil"/>
            </w:tcBorders>
          </w:tcPr>
          <w:p w14:paraId="735A20CC" w14:textId="77777777" w:rsidR="00A10877" w:rsidRDefault="00000000">
            <w:pPr>
              <w:pStyle w:val="BodyText2"/>
              <w:widowControl w:val="0"/>
              <w:spacing w:line="276" w:lineRule="auto"/>
              <w:jc w:val="both"/>
              <w:rPr>
                <w:rFonts w:ascii="Times New Roman" w:hAnsi="Times New Roman"/>
                <w:bCs/>
                <w:sz w:val="26"/>
                <w:szCs w:val="26"/>
                <w:lang w:val="en-US"/>
              </w:rPr>
            </w:pPr>
            <w:r>
              <w:rPr>
                <w:rFonts w:ascii="Times New Roman" w:hAnsi="Times New Roman"/>
                <w:bCs/>
                <w:sz w:val="26"/>
                <w:szCs w:val="26"/>
                <w:lang w:val="en-US"/>
              </w:rPr>
              <w:t>:</w:t>
            </w:r>
          </w:p>
        </w:tc>
        <w:tc>
          <w:tcPr>
            <w:tcW w:w="2981" w:type="dxa"/>
            <w:tcBorders>
              <w:top w:val="nil"/>
              <w:left w:val="nil"/>
              <w:bottom w:val="nil"/>
              <w:right w:val="nil"/>
            </w:tcBorders>
          </w:tcPr>
          <w:p w14:paraId="63A92B44" w14:textId="77777777" w:rsidR="00A10877" w:rsidRDefault="00000000">
            <w:pPr>
              <w:spacing w:after="120" w:line="276" w:lineRule="auto"/>
              <w:jc w:val="both"/>
              <w:rPr>
                <w:rFonts w:ascii="Times New Roman" w:hAnsi="Times New Roman"/>
                <w:sz w:val="26"/>
                <w:szCs w:val="26"/>
                <w:lang w:val="vi-VN"/>
              </w:rPr>
            </w:pPr>
            <w:r>
              <w:rPr>
                <w:rFonts w:ascii="Times New Roman" w:hAnsi="Times New Roman"/>
                <w:sz w:val="26"/>
                <w:szCs w:val="26"/>
                <w:lang w:val="vi-VN"/>
              </w:rPr>
              <w:t>0102261441</w:t>
            </w:r>
          </w:p>
        </w:tc>
        <w:tc>
          <w:tcPr>
            <w:tcW w:w="632" w:type="dxa"/>
            <w:tcBorders>
              <w:top w:val="nil"/>
              <w:left w:val="nil"/>
              <w:bottom w:val="nil"/>
              <w:right w:val="nil"/>
            </w:tcBorders>
          </w:tcPr>
          <w:p w14:paraId="6BEDC4F7" w14:textId="77777777" w:rsidR="00A10877" w:rsidRDefault="00A10877">
            <w:pPr>
              <w:pStyle w:val="BodyText2"/>
              <w:widowControl w:val="0"/>
              <w:spacing w:line="276" w:lineRule="auto"/>
              <w:jc w:val="both"/>
              <w:rPr>
                <w:rFonts w:ascii="Times New Roman" w:hAnsi="Times New Roman"/>
                <w:b/>
                <w:sz w:val="26"/>
                <w:szCs w:val="26"/>
              </w:rPr>
            </w:pPr>
          </w:p>
        </w:tc>
        <w:tc>
          <w:tcPr>
            <w:tcW w:w="1108" w:type="dxa"/>
            <w:tcBorders>
              <w:top w:val="nil"/>
              <w:left w:val="nil"/>
              <w:bottom w:val="nil"/>
              <w:right w:val="nil"/>
            </w:tcBorders>
          </w:tcPr>
          <w:p w14:paraId="1BAA1BD6" w14:textId="77777777" w:rsidR="00A10877" w:rsidRDefault="00A10877">
            <w:pPr>
              <w:pStyle w:val="BodyText2"/>
              <w:widowControl w:val="0"/>
              <w:spacing w:line="276" w:lineRule="auto"/>
              <w:jc w:val="both"/>
              <w:rPr>
                <w:rFonts w:ascii="Times New Roman" w:hAnsi="Times New Roman"/>
                <w:b/>
                <w:sz w:val="26"/>
                <w:szCs w:val="26"/>
              </w:rPr>
            </w:pPr>
          </w:p>
        </w:tc>
        <w:tc>
          <w:tcPr>
            <w:tcW w:w="2809" w:type="dxa"/>
            <w:tcBorders>
              <w:top w:val="nil"/>
              <w:left w:val="nil"/>
              <w:bottom w:val="nil"/>
              <w:right w:val="nil"/>
            </w:tcBorders>
          </w:tcPr>
          <w:p w14:paraId="67FAADFE" w14:textId="77777777" w:rsidR="00A10877" w:rsidRDefault="00A10877">
            <w:pPr>
              <w:pStyle w:val="BodyText2"/>
              <w:widowControl w:val="0"/>
              <w:spacing w:line="276" w:lineRule="auto"/>
              <w:jc w:val="both"/>
              <w:rPr>
                <w:rFonts w:ascii="Times New Roman" w:hAnsi="Times New Roman"/>
                <w:b/>
                <w:sz w:val="26"/>
                <w:szCs w:val="26"/>
              </w:rPr>
            </w:pPr>
          </w:p>
        </w:tc>
      </w:tr>
      <w:tr w:rsidR="00A10877" w14:paraId="64AA34A9" w14:textId="77777777">
        <w:tc>
          <w:tcPr>
            <w:tcW w:w="1649" w:type="dxa"/>
            <w:tcBorders>
              <w:top w:val="nil"/>
              <w:left w:val="nil"/>
              <w:bottom w:val="nil"/>
              <w:right w:val="nil"/>
            </w:tcBorders>
          </w:tcPr>
          <w:p w14:paraId="55668F3B" w14:textId="77777777" w:rsidR="00A10877"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Số tài khoản</w:t>
            </w:r>
          </w:p>
        </w:tc>
        <w:tc>
          <w:tcPr>
            <w:tcW w:w="313" w:type="dxa"/>
            <w:tcBorders>
              <w:top w:val="nil"/>
              <w:left w:val="nil"/>
              <w:bottom w:val="nil"/>
              <w:right w:val="nil"/>
            </w:tcBorders>
          </w:tcPr>
          <w:p w14:paraId="5A91A672"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530" w:type="dxa"/>
            <w:gridSpan w:val="4"/>
            <w:tcBorders>
              <w:top w:val="nil"/>
              <w:left w:val="nil"/>
              <w:bottom w:val="nil"/>
              <w:right w:val="nil"/>
            </w:tcBorders>
          </w:tcPr>
          <w:p w14:paraId="20AB3F5A" w14:textId="77777777" w:rsidR="00A10877" w:rsidRDefault="00000000">
            <w:pPr>
              <w:spacing w:after="120" w:line="276" w:lineRule="auto"/>
              <w:jc w:val="both"/>
              <w:rPr>
                <w:rFonts w:ascii="Times New Roman" w:hAnsi="Times New Roman"/>
                <w:b/>
                <w:sz w:val="26"/>
                <w:szCs w:val="26"/>
              </w:rPr>
            </w:pPr>
            <w:r>
              <w:rPr>
                <w:rFonts w:ascii="Times New Roman" w:hAnsi="Times New Roman"/>
                <w:sz w:val="26"/>
                <w:szCs w:val="26"/>
                <w:lang w:val="vi-VN"/>
              </w:rPr>
              <w:t>0491001572401 tại ngân hàng Vietcombank - C</w:t>
            </w:r>
            <w:r>
              <w:rPr>
                <w:rFonts w:ascii="Times New Roman" w:hAnsi="Times New Roman"/>
                <w:sz w:val="26"/>
                <w:szCs w:val="26"/>
              </w:rPr>
              <w:t>N</w:t>
            </w:r>
            <w:r>
              <w:rPr>
                <w:rFonts w:ascii="Times New Roman" w:hAnsi="Times New Roman"/>
                <w:sz w:val="26"/>
                <w:szCs w:val="26"/>
                <w:lang w:val="vi-VN"/>
              </w:rPr>
              <w:t xml:space="preserve"> Thăng Long</w:t>
            </w:r>
          </w:p>
        </w:tc>
      </w:tr>
      <w:tr w:rsidR="00A10877" w14:paraId="6B3CB78F" w14:textId="77777777">
        <w:tc>
          <w:tcPr>
            <w:tcW w:w="1649" w:type="dxa"/>
            <w:tcBorders>
              <w:top w:val="nil"/>
              <w:left w:val="nil"/>
              <w:bottom w:val="nil"/>
              <w:right w:val="nil"/>
            </w:tcBorders>
          </w:tcPr>
          <w:p w14:paraId="70B336D8"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Đại diện</w:t>
            </w:r>
          </w:p>
        </w:tc>
        <w:tc>
          <w:tcPr>
            <w:tcW w:w="313" w:type="dxa"/>
            <w:tcBorders>
              <w:top w:val="nil"/>
              <w:left w:val="nil"/>
              <w:bottom w:val="nil"/>
              <w:right w:val="nil"/>
            </w:tcBorders>
          </w:tcPr>
          <w:p w14:paraId="264BFB8D"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530" w:type="dxa"/>
            <w:gridSpan w:val="4"/>
            <w:tcBorders>
              <w:top w:val="nil"/>
              <w:left w:val="nil"/>
              <w:bottom w:val="nil"/>
              <w:right w:val="nil"/>
            </w:tcBorders>
          </w:tcPr>
          <w:p w14:paraId="4BFE0618"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Ông</w:t>
            </w:r>
            <w:r>
              <w:rPr>
                <w:rFonts w:ascii="Times New Roman" w:hAnsi="Times New Roman"/>
                <w:sz w:val="26"/>
                <w:szCs w:val="26"/>
                <w:lang w:val="en-US"/>
              </w:rPr>
              <w:t xml:space="preserve"> </w:t>
            </w:r>
            <w:r>
              <w:rPr>
                <w:rFonts w:ascii="Times New Roman" w:hAnsi="Times New Roman"/>
                <w:b/>
                <w:bCs/>
                <w:sz w:val="26"/>
                <w:szCs w:val="26"/>
                <w:lang w:val="vi-VN"/>
              </w:rPr>
              <w:t>Nguyễn Duy Quang</w:t>
            </w:r>
            <w:r>
              <w:rPr>
                <w:rFonts w:ascii="Times New Roman" w:hAnsi="Times New Roman"/>
                <w:sz w:val="26"/>
                <w:szCs w:val="26"/>
                <w:lang w:val="vi-VN"/>
              </w:rPr>
              <w:t xml:space="preserve">          Chức vụ: </w:t>
            </w:r>
            <w:r>
              <w:rPr>
                <w:rFonts w:ascii="Times New Roman" w:hAnsi="Times New Roman"/>
                <w:b/>
                <w:bCs/>
                <w:sz w:val="26"/>
                <w:szCs w:val="26"/>
              </w:rPr>
              <w:t>Tổng Giám đốc</w:t>
            </w:r>
          </w:p>
        </w:tc>
      </w:tr>
    </w:tbl>
    <w:p w14:paraId="135AD7EC" w14:textId="77777777" w:rsidR="00A10877" w:rsidRDefault="00A10877">
      <w:pPr>
        <w:pStyle w:val="BodyText2"/>
        <w:widowControl w:val="0"/>
        <w:spacing w:line="276" w:lineRule="auto"/>
        <w:jc w:val="both"/>
        <w:rPr>
          <w:rFonts w:ascii="Times New Roman" w:hAnsi="Times New Roman"/>
          <w:b/>
          <w:sz w:val="26"/>
          <w:szCs w:val="26"/>
        </w:rPr>
      </w:pPr>
    </w:p>
    <w:tbl>
      <w:tblPr>
        <w:tblStyle w:val="TableGrid"/>
        <w:tblW w:w="9270" w:type="dxa"/>
        <w:tblLayout w:type="fixed"/>
        <w:tblLook w:val="04A0" w:firstRow="1" w:lastRow="0" w:firstColumn="1" w:lastColumn="0" w:noHBand="0" w:noVBand="1"/>
      </w:tblPr>
      <w:tblGrid>
        <w:gridCol w:w="1614"/>
        <w:gridCol w:w="291"/>
        <w:gridCol w:w="3147"/>
        <w:gridCol w:w="438"/>
        <w:gridCol w:w="1511"/>
        <w:gridCol w:w="2269"/>
      </w:tblGrid>
      <w:tr w:rsidR="00A10877" w14:paraId="708629DE" w14:textId="77777777">
        <w:tc>
          <w:tcPr>
            <w:tcW w:w="1613" w:type="dxa"/>
            <w:tcBorders>
              <w:top w:val="nil"/>
              <w:left w:val="nil"/>
              <w:bottom w:val="nil"/>
              <w:right w:val="nil"/>
            </w:tcBorders>
          </w:tcPr>
          <w:p w14:paraId="1F1A2CA9" w14:textId="77777777" w:rsidR="00A10877" w:rsidRDefault="00000000">
            <w:pPr>
              <w:spacing w:after="120" w:line="276" w:lineRule="auto"/>
              <w:jc w:val="both"/>
              <w:rPr>
                <w:rFonts w:ascii="Times New Roman" w:hAnsi="Times New Roman"/>
                <w:b/>
                <w:bCs/>
                <w:sz w:val="26"/>
                <w:szCs w:val="26"/>
                <w:highlight w:val="yellow"/>
              </w:rPr>
            </w:pPr>
            <w:r>
              <w:rPr>
                <w:rFonts w:ascii="Times New Roman" w:hAnsi="Times New Roman"/>
                <w:b/>
                <w:bCs/>
                <w:sz w:val="26"/>
                <w:szCs w:val="26"/>
              </w:rPr>
              <w:t>BÊN B</w:t>
            </w:r>
          </w:p>
        </w:tc>
        <w:tc>
          <w:tcPr>
            <w:tcW w:w="291" w:type="dxa"/>
            <w:tcBorders>
              <w:top w:val="nil"/>
              <w:left w:val="nil"/>
              <w:bottom w:val="nil"/>
              <w:right w:val="nil"/>
            </w:tcBorders>
          </w:tcPr>
          <w:p w14:paraId="4A302483" w14:textId="77777777" w:rsidR="00A10877" w:rsidRDefault="00000000">
            <w:pPr>
              <w:pStyle w:val="BodyText2"/>
              <w:widowControl w:val="0"/>
              <w:spacing w:line="276" w:lineRule="auto"/>
              <w:jc w:val="both"/>
              <w:rPr>
                <w:rFonts w:ascii="Times New Roman" w:hAnsi="Times New Roman"/>
                <w:bCs/>
                <w:sz w:val="26"/>
                <w:szCs w:val="26"/>
                <w:lang w:val="en-US"/>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33F59C9E" w14:textId="77777777" w:rsidR="00A10877" w:rsidRDefault="00000000">
            <w:pPr>
              <w:spacing w:after="120" w:line="276" w:lineRule="auto"/>
              <w:jc w:val="both"/>
              <w:rPr>
                <w:rFonts w:ascii="Times New Roman" w:hAnsi="Times New Roman"/>
                <w:b/>
                <w:bCs/>
                <w:sz w:val="26"/>
                <w:szCs w:val="26"/>
                <w:lang w:val="vi-VN"/>
              </w:rPr>
            </w:pPr>
            <w:r>
              <w:rPr>
                <w:rFonts w:ascii="Times New Roman" w:hAnsi="Times New Roman"/>
                <w:b/>
                <w:bCs/>
                <w:sz w:val="26"/>
                <w:szCs w:val="26"/>
                <w:highlight w:val="yellow"/>
                <w:lang w:val="vi-VN"/>
              </w:rPr>
              <w:t xml:space="preserve">CÔNG TY </w:t>
            </w:r>
            <w:r>
              <w:rPr>
                <w:rFonts w:ascii="Times New Roman" w:hAnsi="Times New Roman"/>
                <w:b/>
                <w:bCs/>
                <w:sz w:val="26"/>
                <w:szCs w:val="26"/>
                <w:lang w:val="vi-VN"/>
              </w:rPr>
              <w:t>CỔ PHẦN XÂY DỰNG PHỤC HƯNG HOLDINGS</w:t>
            </w:r>
          </w:p>
        </w:tc>
      </w:tr>
      <w:tr w:rsidR="00A10877" w14:paraId="6C5EEF43" w14:textId="77777777">
        <w:tc>
          <w:tcPr>
            <w:tcW w:w="1613" w:type="dxa"/>
            <w:tcBorders>
              <w:top w:val="nil"/>
              <w:left w:val="nil"/>
              <w:bottom w:val="nil"/>
              <w:right w:val="nil"/>
            </w:tcBorders>
          </w:tcPr>
          <w:p w14:paraId="66012CFF" w14:textId="77777777" w:rsidR="00A10877"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Địa chỉ</w:t>
            </w:r>
          </w:p>
        </w:tc>
        <w:tc>
          <w:tcPr>
            <w:tcW w:w="291" w:type="dxa"/>
            <w:tcBorders>
              <w:top w:val="nil"/>
              <w:left w:val="nil"/>
              <w:bottom w:val="nil"/>
              <w:right w:val="nil"/>
            </w:tcBorders>
          </w:tcPr>
          <w:p w14:paraId="56281C82"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5BDA9A51"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Tầng 1, Tháp A, Tòa nhà CT2 (The Light), Đường Tố Hữu, Phường Đại Mỗ, Thành phố Hà Nội</w:t>
            </w:r>
          </w:p>
        </w:tc>
      </w:tr>
      <w:tr w:rsidR="00A10877" w14:paraId="1326D4FF" w14:textId="77777777">
        <w:tc>
          <w:tcPr>
            <w:tcW w:w="1613" w:type="dxa"/>
            <w:tcBorders>
              <w:top w:val="nil"/>
              <w:left w:val="nil"/>
              <w:bottom w:val="nil"/>
              <w:right w:val="nil"/>
            </w:tcBorders>
          </w:tcPr>
          <w:p w14:paraId="110DD561" w14:textId="77777777" w:rsidR="00A10877"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Điện thoại</w:t>
            </w:r>
          </w:p>
        </w:tc>
        <w:tc>
          <w:tcPr>
            <w:tcW w:w="291" w:type="dxa"/>
            <w:tcBorders>
              <w:top w:val="nil"/>
              <w:left w:val="nil"/>
              <w:bottom w:val="nil"/>
              <w:right w:val="nil"/>
            </w:tcBorders>
          </w:tcPr>
          <w:p w14:paraId="5ABF9D6A"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0406C7AC" w14:textId="77777777" w:rsidR="00A10877" w:rsidRDefault="00A10877">
            <w:pPr>
              <w:pStyle w:val="BodyText2"/>
              <w:widowControl w:val="0"/>
              <w:spacing w:line="276" w:lineRule="auto"/>
              <w:jc w:val="both"/>
              <w:rPr>
                <w:rFonts w:ascii="Times New Roman" w:hAnsi="Times New Roman"/>
                <w:b/>
                <w:sz w:val="26"/>
                <w:szCs w:val="26"/>
              </w:rPr>
            </w:pPr>
          </w:p>
        </w:tc>
      </w:tr>
      <w:tr w:rsidR="00A10877" w14:paraId="09996D9D" w14:textId="77777777">
        <w:tc>
          <w:tcPr>
            <w:tcW w:w="1613" w:type="dxa"/>
            <w:tcBorders>
              <w:top w:val="nil"/>
              <w:left w:val="nil"/>
              <w:bottom w:val="nil"/>
              <w:right w:val="nil"/>
            </w:tcBorders>
          </w:tcPr>
          <w:p w14:paraId="53C6075D" w14:textId="77777777" w:rsidR="00A10877"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Mã số thuế</w:t>
            </w:r>
          </w:p>
        </w:tc>
        <w:tc>
          <w:tcPr>
            <w:tcW w:w="291" w:type="dxa"/>
            <w:tcBorders>
              <w:top w:val="nil"/>
              <w:left w:val="nil"/>
              <w:bottom w:val="nil"/>
              <w:right w:val="nil"/>
            </w:tcBorders>
          </w:tcPr>
          <w:p w14:paraId="6F15549F"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3147" w:type="dxa"/>
            <w:tcBorders>
              <w:top w:val="nil"/>
              <w:left w:val="nil"/>
              <w:bottom w:val="nil"/>
              <w:right w:val="nil"/>
            </w:tcBorders>
          </w:tcPr>
          <w:p w14:paraId="205C4FCD"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0101311315</w:t>
            </w:r>
          </w:p>
        </w:tc>
        <w:tc>
          <w:tcPr>
            <w:tcW w:w="438" w:type="dxa"/>
            <w:tcBorders>
              <w:top w:val="nil"/>
              <w:left w:val="nil"/>
              <w:bottom w:val="nil"/>
              <w:right w:val="nil"/>
            </w:tcBorders>
          </w:tcPr>
          <w:p w14:paraId="106E1EA7" w14:textId="77777777" w:rsidR="00A10877" w:rsidRDefault="00A10877">
            <w:pPr>
              <w:pStyle w:val="BodyText2"/>
              <w:widowControl w:val="0"/>
              <w:spacing w:line="276" w:lineRule="auto"/>
              <w:jc w:val="both"/>
              <w:rPr>
                <w:rFonts w:ascii="Times New Roman" w:hAnsi="Times New Roman"/>
                <w:b/>
                <w:sz w:val="26"/>
                <w:szCs w:val="26"/>
              </w:rPr>
            </w:pPr>
          </w:p>
        </w:tc>
        <w:tc>
          <w:tcPr>
            <w:tcW w:w="1511" w:type="dxa"/>
            <w:tcBorders>
              <w:top w:val="nil"/>
              <w:left w:val="nil"/>
              <w:bottom w:val="nil"/>
              <w:right w:val="nil"/>
            </w:tcBorders>
          </w:tcPr>
          <w:p w14:paraId="6B9AA277" w14:textId="77777777" w:rsidR="00A10877" w:rsidRDefault="00A10877">
            <w:pPr>
              <w:pStyle w:val="BodyText2"/>
              <w:widowControl w:val="0"/>
              <w:spacing w:line="276" w:lineRule="auto"/>
              <w:jc w:val="both"/>
              <w:rPr>
                <w:rFonts w:ascii="Times New Roman" w:hAnsi="Times New Roman"/>
                <w:b/>
                <w:sz w:val="26"/>
                <w:szCs w:val="26"/>
              </w:rPr>
            </w:pPr>
          </w:p>
        </w:tc>
        <w:tc>
          <w:tcPr>
            <w:tcW w:w="2269" w:type="dxa"/>
            <w:tcBorders>
              <w:top w:val="nil"/>
              <w:left w:val="nil"/>
              <w:bottom w:val="nil"/>
              <w:right w:val="nil"/>
            </w:tcBorders>
          </w:tcPr>
          <w:p w14:paraId="2657991B" w14:textId="77777777" w:rsidR="00A10877" w:rsidRDefault="00A10877">
            <w:pPr>
              <w:pStyle w:val="BodyText2"/>
              <w:widowControl w:val="0"/>
              <w:spacing w:line="276" w:lineRule="auto"/>
              <w:jc w:val="both"/>
              <w:rPr>
                <w:rFonts w:ascii="Times New Roman" w:hAnsi="Times New Roman"/>
                <w:b/>
                <w:sz w:val="26"/>
                <w:szCs w:val="26"/>
              </w:rPr>
            </w:pPr>
          </w:p>
        </w:tc>
      </w:tr>
      <w:tr w:rsidR="00A10877" w14:paraId="6D67D82A" w14:textId="77777777">
        <w:tc>
          <w:tcPr>
            <w:tcW w:w="1613" w:type="dxa"/>
            <w:tcBorders>
              <w:top w:val="nil"/>
              <w:left w:val="nil"/>
              <w:bottom w:val="nil"/>
              <w:right w:val="nil"/>
            </w:tcBorders>
          </w:tcPr>
          <w:p w14:paraId="5E0EDA7A" w14:textId="77777777" w:rsidR="00A10877"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Số tài khoản</w:t>
            </w:r>
          </w:p>
        </w:tc>
        <w:tc>
          <w:tcPr>
            <w:tcW w:w="291" w:type="dxa"/>
            <w:tcBorders>
              <w:top w:val="nil"/>
              <w:left w:val="nil"/>
              <w:bottom w:val="nil"/>
              <w:right w:val="nil"/>
            </w:tcBorders>
          </w:tcPr>
          <w:p w14:paraId="7AE06E3B"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0EF1CD90"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125.00000.18 tại Ngân hàng TMCP Đ</w:t>
            </w:r>
            <w:r>
              <w:rPr>
                <w:rFonts w:ascii="Times New Roman" w:hAnsi="Times New Roman"/>
                <w:sz w:val="26"/>
                <w:szCs w:val="26"/>
              </w:rPr>
              <w:t>T</w:t>
            </w:r>
            <w:r>
              <w:rPr>
                <w:rFonts w:ascii="Times New Roman" w:hAnsi="Times New Roman"/>
                <w:sz w:val="26"/>
                <w:szCs w:val="26"/>
                <w:lang w:val="vi-VN"/>
              </w:rPr>
              <w:t xml:space="preserve"> và </w:t>
            </w:r>
            <w:r>
              <w:rPr>
                <w:rFonts w:ascii="Times New Roman" w:hAnsi="Times New Roman"/>
                <w:sz w:val="26"/>
                <w:szCs w:val="26"/>
              </w:rPr>
              <w:t>PT</w:t>
            </w:r>
            <w:r>
              <w:rPr>
                <w:rFonts w:ascii="Times New Roman" w:hAnsi="Times New Roman"/>
                <w:sz w:val="26"/>
                <w:szCs w:val="26"/>
                <w:lang w:val="vi-VN"/>
              </w:rPr>
              <w:t xml:space="preserve"> VN - CN Đông Đô</w:t>
            </w:r>
          </w:p>
        </w:tc>
      </w:tr>
      <w:tr w:rsidR="00A10877" w14:paraId="0F6D4886" w14:textId="77777777">
        <w:tc>
          <w:tcPr>
            <w:tcW w:w="1613" w:type="dxa"/>
            <w:tcBorders>
              <w:top w:val="nil"/>
              <w:left w:val="nil"/>
              <w:bottom w:val="nil"/>
              <w:right w:val="nil"/>
            </w:tcBorders>
          </w:tcPr>
          <w:p w14:paraId="43DCAEB5"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Đại diện</w:t>
            </w:r>
          </w:p>
        </w:tc>
        <w:tc>
          <w:tcPr>
            <w:tcW w:w="291" w:type="dxa"/>
            <w:tcBorders>
              <w:top w:val="nil"/>
              <w:left w:val="nil"/>
              <w:bottom w:val="nil"/>
              <w:right w:val="nil"/>
            </w:tcBorders>
          </w:tcPr>
          <w:p w14:paraId="04271B84"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6B574E8C"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highlight w:val="yellow"/>
                <w:lang w:val="vi-VN"/>
              </w:rPr>
              <w:t xml:space="preserve">Ông </w:t>
            </w:r>
            <w:r>
              <w:rPr>
                <w:rFonts w:ascii="Times New Roman" w:hAnsi="Times New Roman"/>
                <w:b/>
                <w:bCs/>
                <w:sz w:val="26"/>
                <w:szCs w:val="26"/>
                <w:highlight w:val="yellow"/>
              </w:rPr>
              <w:t>Đặng Trọng Đức</w:t>
            </w:r>
            <w:r>
              <w:rPr>
                <w:rFonts w:ascii="Times New Roman" w:hAnsi="Times New Roman"/>
                <w:b/>
                <w:bCs/>
                <w:sz w:val="26"/>
                <w:szCs w:val="26"/>
                <w:lang w:val="en-US"/>
              </w:rPr>
              <w:t xml:space="preserve">                </w:t>
            </w:r>
            <w:r>
              <w:rPr>
                <w:rFonts w:ascii="Times New Roman" w:hAnsi="Times New Roman"/>
                <w:sz w:val="26"/>
                <w:szCs w:val="26"/>
                <w:lang w:val="vi-VN"/>
              </w:rPr>
              <w:t xml:space="preserve">Chức vụ: </w:t>
            </w:r>
            <w:r>
              <w:rPr>
                <w:rFonts w:ascii="Times New Roman" w:hAnsi="Times New Roman"/>
                <w:b/>
                <w:bCs/>
                <w:sz w:val="26"/>
                <w:szCs w:val="26"/>
              </w:rPr>
              <w:t>Tổng Giám đốc</w:t>
            </w:r>
          </w:p>
        </w:tc>
      </w:tr>
    </w:tbl>
    <w:p w14:paraId="6E83F34D" w14:textId="77777777" w:rsidR="00A10877" w:rsidRDefault="00A10877">
      <w:pPr>
        <w:pStyle w:val="BodyText2"/>
        <w:widowControl w:val="0"/>
        <w:spacing w:line="276" w:lineRule="auto"/>
        <w:jc w:val="both"/>
        <w:rPr>
          <w:rFonts w:ascii="Times New Roman" w:hAnsi="Times New Roman"/>
          <w:b/>
          <w:sz w:val="26"/>
          <w:szCs w:val="26"/>
        </w:rPr>
      </w:pPr>
    </w:p>
    <w:p w14:paraId="5719BAC5" w14:textId="77777777" w:rsidR="00A10877" w:rsidRDefault="00000000">
      <w:pPr>
        <w:pStyle w:val="BodyText2"/>
        <w:widowControl w:val="0"/>
        <w:spacing w:line="276" w:lineRule="auto"/>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14:paraId="111F03B1" w14:textId="77777777" w:rsidR="00A10877" w:rsidRDefault="00000000">
      <w:pPr>
        <w:pStyle w:val="Heading2"/>
        <w:spacing w:after="120" w:line="276" w:lineRule="auto"/>
        <w:jc w:val="left"/>
        <w:rPr>
          <w:rFonts w:ascii="Times New Roman" w:hAnsi="Times New Roman"/>
          <w:w w:val="90"/>
          <w:sz w:val="26"/>
          <w:szCs w:val="26"/>
        </w:rPr>
      </w:pPr>
      <w:r>
        <w:rPr>
          <w:rFonts w:ascii="Times New Roman" w:hAnsi="Times New Roman"/>
          <w:sz w:val="26"/>
          <w:szCs w:val="26"/>
        </w:rPr>
        <w:t xml:space="preserve">Điều 1. </w:t>
      </w:r>
      <w:r>
        <w:rPr>
          <w:rFonts w:ascii="Times New Roman" w:hAnsi="Times New Roman"/>
          <w:w w:val="90"/>
          <w:sz w:val="26"/>
          <w:szCs w:val="26"/>
        </w:rPr>
        <w:t>GIẢI THÍCH TỪ NGỮ</w:t>
      </w:r>
    </w:p>
    <w:p w14:paraId="6DDD54E5" w14:textId="77777777" w:rsidR="00A10877" w:rsidRDefault="00000000">
      <w:pPr>
        <w:spacing w:after="120" w:line="276" w:lineRule="auto"/>
        <w:jc w:val="both"/>
        <w:rPr>
          <w:rFonts w:ascii="Times New Roman" w:hAnsi="Times New Roman"/>
          <w:sz w:val="26"/>
          <w:szCs w:val="26"/>
          <w:lang w:val="nl-NL"/>
        </w:rPr>
      </w:pPr>
      <w:r>
        <w:rPr>
          <w:rFonts w:ascii="Times New Roman" w:eastAsia=".VnTime" w:hAnsi="Times New Roman"/>
          <w:sz w:val="26"/>
          <w:szCs w:val="26"/>
          <w:lang w:val="nl-NL"/>
        </w:rPr>
        <w:t>Trong hợp đồng này các từ và cụm từ được hiểu như sau:</w:t>
      </w:r>
    </w:p>
    <w:p w14:paraId="5F0ECCDA" w14:textId="77777777" w:rsidR="00A10877" w:rsidRDefault="00000000">
      <w:pPr>
        <w:spacing w:after="120" w:line="276" w:lineRule="auto"/>
        <w:jc w:val="both"/>
        <w:rPr>
          <w:rFonts w:ascii="Times New Roman" w:hAnsi="Times New Roman"/>
          <w:b/>
          <w:sz w:val="26"/>
          <w:szCs w:val="26"/>
          <w:lang w:val="nl-NL"/>
        </w:rPr>
      </w:pPr>
      <w:bookmarkStart w:id="0" w:name="_Toc180807067"/>
      <w:bookmarkStart w:id="1" w:name="_Toc179249741"/>
      <w:bookmarkStart w:id="2" w:name="_Toc181075446"/>
      <w:bookmarkStart w:id="3" w:name="_Toc273427102"/>
      <w:r>
        <w:rPr>
          <w:rStyle w:val="StyleHeading3BoldCharCharCharCharCharCharCharCharCharCharCharCharCharCharChar"/>
          <w:rFonts w:ascii="Times New Roman" w:hAnsi="Times New Roman"/>
          <w:sz w:val="26"/>
          <w:szCs w:val="26"/>
          <w:lang w:val="nl-NL"/>
        </w:rPr>
        <w:t>1.1. Chủ đầu tư</w:t>
      </w:r>
      <w:bookmarkEnd w:id="0"/>
      <w:bookmarkEnd w:id="1"/>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14:paraId="55D5A42E" w14:textId="77777777" w:rsidR="00A10877" w:rsidRDefault="00000000">
      <w:pPr>
        <w:spacing w:after="120" w:line="276" w:lineRule="auto"/>
        <w:jc w:val="both"/>
        <w:rPr>
          <w:rFonts w:ascii="Times New Roman" w:hAnsi="Times New Roman"/>
          <w:b/>
          <w:bCs/>
          <w:sz w:val="26"/>
          <w:szCs w:val="26"/>
          <w:lang w:val="nl-NL"/>
        </w:rPr>
      </w:pPr>
      <w:bookmarkStart w:id="4" w:name="_Toc180807068"/>
      <w:bookmarkStart w:id="5" w:name="_Toc179249742"/>
      <w:r>
        <w:rPr>
          <w:rStyle w:val="StyleHeading3BoldCharCharCharCharCharCharCharCharCharCharCharCharCharCharChar"/>
          <w:rFonts w:ascii="Times New Roman" w:hAnsi="Times New Roman"/>
          <w:sz w:val="26"/>
          <w:szCs w:val="26"/>
          <w:lang w:val="nl-NL"/>
        </w:rPr>
        <w:t>1.2. Bên A</w:t>
      </w:r>
      <w:bookmarkEnd w:id="4"/>
      <w:bookmarkEnd w:id="5"/>
      <w:r>
        <w:rPr>
          <w:rStyle w:val="StyleHeading3BoldCharCharCharCharCharCharCharCharCharCharCharCharCharCharChar"/>
          <w:rFonts w:ascii="Times New Roman" w:hAnsi="Times New Roman"/>
          <w:sz w:val="26"/>
          <w:szCs w:val="26"/>
          <w:lang w:val="nl-NL"/>
        </w:rPr>
        <w:t xml:space="preserve"> </w:t>
      </w:r>
      <w:bookmarkStart w:id="6" w:name="_Toc179249743"/>
      <w:bookmarkStart w:id="7" w:name="_Toc273427103"/>
      <w:bookmarkStart w:id="8" w:name="_Toc181075447"/>
      <w:bookmarkStart w:id="9" w:name="_Toc180807069"/>
      <w:bookmarkEnd w:id="2"/>
      <w:bookmarkEnd w:id="3"/>
      <w:r>
        <w:rPr>
          <w:rFonts w:ascii="Times New Roman" w:hAnsi="Times New Roman"/>
          <w:sz w:val="26"/>
          <w:szCs w:val="26"/>
          <w:lang w:val="nl-NL"/>
        </w:rPr>
        <w:t>là Công ty Cổ phần Đầu tư Xây dựng và Kỹ thuật VNCN E&amp;C.</w:t>
      </w:r>
    </w:p>
    <w:p w14:paraId="00086284" w14:textId="77777777" w:rsidR="00A10877" w:rsidRDefault="00000000">
      <w:pPr>
        <w:spacing w:after="120" w:line="276" w:lineRule="auto"/>
        <w:jc w:val="both"/>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lang w:val="nl-NL"/>
        </w:rPr>
        <w:t xml:space="preserve">1.3. Bên B: là </w:t>
      </w:r>
      <w:r>
        <w:rPr>
          <w:rStyle w:val="StyleHeading3BoldCharCharCharCharCharCharCharCharCharCharCharCharCharCharChar"/>
          <w:rFonts w:ascii="Times New Roman" w:hAnsi="Times New Roman"/>
          <w:sz w:val="26"/>
          <w:szCs w:val="26"/>
          <w:highlight w:val="yellow"/>
          <w:lang w:val="nl-NL"/>
        </w:rPr>
        <w:t>Công ty Cổ phần Xây dựng Phục Hưng Holdings</w:t>
      </w:r>
      <w:r>
        <w:rPr>
          <w:rStyle w:val="StyleHeading3BoldCharCharCharCharCharCharCharCharCharCharCharCharCharCharChar"/>
          <w:rFonts w:ascii="Times New Roman" w:hAnsi="Times New Roman"/>
          <w:sz w:val="26"/>
          <w:szCs w:val="26"/>
          <w:lang w:val="nl-NL"/>
        </w:rPr>
        <w:t>.</w:t>
      </w:r>
    </w:p>
    <w:p w14:paraId="5CB80159" w14:textId="77777777" w:rsidR="00A10877" w:rsidRDefault="00000000">
      <w:pPr>
        <w:spacing w:after="120" w:line="276" w:lineRule="auto"/>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6"/>
      <w:bookmarkEnd w:id="7"/>
      <w:bookmarkEnd w:id="8"/>
      <w:bookmarkEnd w:id="9"/>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0"/>
          <w:bCs w:val="0"/>
          <w:sz w:val="26"/>
          <w:szCs w:val="26"/>
          <w:lang w:val="nl-NL"/>
        </w:rPr>
        <w:t>Chủ đầu tư</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0"/>
          <w:bCs w:val="0"/>
          <w:sz w:val="26"/>
          <w:szCs w:val="26"/>
          <w:lang w:val="nl-NL"/>
        </w:rPr>
        <w:t>Chủ đầu tư.</w:t>
      </w:r>
    </w:p>
    <w:p w14:paraId="1A18914C" w14:textId="77777777" w:rsidR="00A10877" w:rsidRDefault="00000000">
      <w:pPr>
        <w:spacing w:after="120" w:line="276" w:lineRule="auto"/>
        <w:jc w:val="both"/>
        <w:rPr>
          <w:rFonts w:ascii="Times New Roman" w:hAnsi="Times New Roman"/>
          <w:b/>
          <w:sz w:val="26"/>
          <w:szCs w:val="26"/>
          <w:lang w:val="nl-NL"/>
        </w:rPr>
      </w:pPr>
      <w:bookmarkStart w:id="10" w:name="_Toc273427104"/>
      <w:bookmarkStart w:id="11" w:name="_Toc181075450"/>
      <w:bookmarkStart w:id="12" w:name="_Toc180807072"/>
      <w:r>
        <w:rPr>
          <w:rStyle w:val="StyleHeading3BoldCharCharCharCharCharCharCharCharCharCharCharCharCharCharChar"/>
          <w:rFonts w:ascii="Times New Roman" w:hAnsi="Times New Roman"/>
          <w:sz w:val="26"/>
          <w:szCs w:val="26"/>
          <w:lang w:val="nl-NL" w:eastAsia="en-US"/>
        </w:rPr>
        <w:t>1.5. Đại diện Bên A</w:t>
      </w:r>
      <w:bookmarkEnd w:id="10"/>
      <w:bookmarkEnd w:id="11"/>
      <w:bookmarkEnd w:id="12"/>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14:paraId="3B8AC92E" w14:textId="77777777" w:rsidR="00A10877" w:rsidRDefault="00000000">
      <w:pPr>
        <w:spacing w:after="120" w:line="276" w:lineRule="auto"/>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14:paraId="5654C8DE" w14:textId="77777777" w:rsidR="00A10877" w:rsidRDefault="00000000">
      <w:pPr>
        <w:spacing w:after="120" w:line="276" w:lineRule="auto"/>
        <w:jc w:val="both"/>
        <w:rPr>
          <w:rStyle w:val="StyleHeading3BoldCharCharCharCharCharCharCharCharCharCharCharCharCharCharChar"/>
          <w:rFonts w:ascii="Times New Roman" w:hAnsi="Times New Roman"/>
          <w:bCs w:val="0"/>
          <w:sz w:val="26"/>
          <w:szCs w:val="26"/>
          <w:lang w:val="nl-NL"/>
        </w:rPr>
      </w:pPr>
      <w:bookmarkStart w:id="13" w:name="_Toc273427107"/>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0"/>
          <w:bCs w:val="0"/>
          <w:sz w:val="26"/>
          <w:szCs w:val="26"/>
          <w:lang w:val="nl-NL" w:eastAsia="en-US"/>
        </w:rPr>
        <w:t xml:space="preserve"> là</w:t>
      </w:r>
      <w:r>
        <w:rPr>
          <w:rStyle w:val="StyleHeading3BoldCharCharCharCharCharCharCharCharCharCharCharCharCharCharChar"/>
          <w:rFonts w:ascii="Times New Roman" w:hAnsi="Times New Roman"/>
          <w:b w:val="0"/>
          <w:bCs w:val="0"/>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0"/>
          <w:bCs w:val="0"/>
          <w:sz w:val="26"/>
          <w:szCs w:val="26"/>
          <w:lang w:val="nl-NL"/>
        </w:rPr>
        <w:t xml:space="preserve"> thực hiện thiết kế xây dựng công trình.</w:t>
      </w:r>
      <w:bookmarkEnd w:id="13"/>
    </w:p>
    <w:p w14:paraId="0DAAE0B7" w14:textId="77777777" w:rsidR="00A10877" w:rsidRDefault="00000000">
      <w:pPr>
        <w:spacing w:after="120" w:line="276" w:lineRule="auto"/>
        <w:jc w:val="both"/>
        <w:rPr>
          <w:rStyle w:val="StyleHeading3BoldCharCharCharCharCharCharCharCharCharCharCharCharCharCharChar"/>
          <w:rFonts w:ascii="Times New Roman" w:hAnsi="Times New Roman"/>
          <w:b w:val="0"/>
          <w:bCs w:val="0"/>
          <w:sz w:val="26"/>
          <w:szCs w:val="26"/>
          <w:lang w:val="nl-NL"/>
        </w:rPr>
      </w:pPr>
      <w:r>
        <w:rPr>
          <w:rStyle w:val="StyleHeading3BoldCharCharCharCharCharCharCharCharCharCharCharCharCharCharChar"/>
          <w:rFonts w:ascii="Times New Roman" w:hAnsi="Times New Roman"/>
          <w:sz w:val="26"/>
          <w:szCs w:val="26"/>
          <w:lang w:val="nl-NL" w:eastAsia="en-US"/>
        </w:rPr>
        <w:lastRenderedPageBreak/>
        <w:t xml:space="preserve">1.8. Tư vấn giám sát: </w:t>
      </w:r>
      <w:r>
        <w:rPr>
          <w:rStyle w:val="StyleHeading3BoldCharCharCharCharCharCharCharCharCharCharCharCharCharCharChar"/>
          <w:rFonts w:ascii="Times New Roman" w:hAnsi="Times New Roman"/>
          <w:b w:val="0"/>
          <w:bCs w:val="0"/>
          <w:sz w:val="26"/>
          <w:szCs w:val="26"/>
          <w:lang w:val="nl-NL" w:eastAsia="en-US"/>
        </w:rPr>
        <w:t>là tổ chức tư vấn do Chủ đầu tư lựa chọn để giám sát thi công xây dựng công trình.</w:t>
      </w:r>
    </w:p>
    <w:p w14:paraId="6F7B8DD1" w14:textId="77777777" w:rsidR="00A10877" w:rsidRDefault="00000000">
      <w:pPr>
        <w:spacing w:after="120" w:line="276" w:lineRule="auto"/>
        <w:jc w:val="both"/>
        <w:rPr>
          <w:rFonts w:ascii="Times New Roman" w:hAnsi="Times New Roman"/>
          <w:b/>
          <w:sz w:val="26"/>
          <w:szCs w:val="26"/>
          <w:lang w:val="nl-NL"/>
        </w:rPr>
      </w:pPr>
      <w:bookmarkStart w:id="14" w:name="_Toc179249744"/>
      <w:bookmarkStart w:id="15" w:name="_Toc273427109"/>
      <w:bookmarkEnd w:id="14"/>
      <w:r>
        <w:rPr>
          <w:rStyle w:val="StyleHeading3BoldCharCharCharCharCharCharCharCharCharCharCharCharCharCharChar"/>
          <w:rFonts w:ascii="Times New Roman" w:hAnsi="Times New Roman"/>
          <w:sz w:val="26"/>
          <w:szCs w:val="26"/>
          <w:lang w:val="nl-NL" w:eastAsia="en-US"/>
        </w:rPr>
        <w:t xml:space="preserve">1.9. Dự án: </w:t>
      </w:r>
      <w:bookmarkEnd w:id="15"/>
      <w:r>
        <w:rPr>
          <w:rStyle w:val="StyleHeading3BoldCharCharCharCharCharCharCharCharCharCharCharCharCharCharChar"/>
          <w:rFonts w:ascii="Times New Roman" w:hAnsi="Times New Roman"/>
          <w:b w:val="0"/>
          <w:bCs w:val="0"/>
          <w:sz w:val="26"/>
          <w:szCs w:val="26"/>
          <w:lang w:val="nl-NL" w:eastAsia="en-US"/>
        </w:rPr>
        <w:t>là</w:t>
      </w:r>
      <w:r>
        <w:rPr>
          <w:rStyle w:val="StyleHeading3BoldCharCharCharCharCharCharCharCharCharCharCharCharCharCharChar"/>
          <w:rFonts w:ascii="Times New Roman" w:hAnsi="Times New Roman"/>
          <w:b w:val="0"/>
          <w:bCs w:val="0"/>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14:paraId="71FC73BF" w14:textId="77777777" w:rsidR="00A10877" w:rsidRDefault="00000000">
      <w:pPr>
        <w:spacing w:after="120" w:line="276" w:lineRule="auto"/>
        <w:jc w:val="both"/>
        <w:rPr>
          <w:rFonts w:ascii="Times New Roman" w:hAnsi="Times New Roman"/>
          <w:b/>
          <w:sz w:val="26"/>
          <w:szCs w:val="26"/>
          <w:lang w:val="nl-NL"/>
        </w:rPr>
      </w:pPr>
      <w:bookmarkStart w:id="16" w:name="_Toc179249737"/>
      <w:r>
        <w:rPr>
          <w:rStyle w:val="StyleHeading3BoldCharCharCharCharCharCharCharCharCharCharCharCharCharCharChar"/>
          <w:rFonts w:ascii="Times New Roman" w:hAnsi="Times New Roman"/>
          <w:sz w:val="26"/>
          <w:szCs w:val="26"/>
          <w:lang w:val="nl-NL" w:eastAsia="en-US"/>
        </w:rPr>
        <w:t>1.10. Hợp đồng</w:t>
      </w:r>
      <w:bookmarkEnd w:id="16"/>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14:paraId="7CF16B15" w14:textId="77777777" w:rsidR="00A10877" w:rsidRDefault="00000000">
      <w:pPr>
        <w:spacing w:after="120" w:line="276" w:lineRule="auto"/>
        <w:jc w:val="both"/>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1.11.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54A5F8D7" w14:textId="77777777" w:rsidR="00A10877" w:rsidRDefault="00000000">
      <w:pPr>
        <w:spacing w:after="120" w:line="276" w:lineRule="auto"/>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14:paraId="7E4845D0" w14:textId="77777777" w:rsidR="00A10877" w:rsidRDefault="00000000">
      <w:pPr>
        <w:spacing w:after="120" w:line="276" w:lineRule="auto"/>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1.13. Hợp đồng thầu chính: là Hợp đồng tổng thầu thi công xây dựng số 01/2026/HĐTTXL/LDIFT-TP &amp; LD VNCNEC-VH ngày </w:t>
      </w:r>
      <w:r>
        <w:rPr>
          <w:rStyle w:val="StyleHeading3BoldCharCharCharCharCharCharCharCharCharCharCharCharCharCharChar"/>
          <w:rFonts w:ascii="Times New Roman" w:hAnsi="Times New Roman"/>
          <w:sz w:val="26"/>
          <w:szCs w:val="26"/>
          <w:highlight w:val="yellow"/>
          <w:lang w:val="nl-NL" w:eastAsia="en-US"/>
        </w:rPr>
        <w:t>16/7/2026</w:t>
      </w:r>
      <w:r>
        <w:rPr>
          <w:rStyle w:val="StyleHeading3BoldCharCharCharCharCharCharCharCharCharCharCharCharCharCharChar"/>
          <w:rFonts w:ascii="Times New Roman" w:hAnsi="Times New Roman"/>
          <w:sz w:val="26"/>
          <w:szCs w:val="26"/>
          <w:lang w:val="nl-NL" w:eastAsia="en-US"/>
        </w:rPr>
        <w:t xml:space="preserve"> giữa Chủ đầu tư</w:t>
      </w:r>
      <w:r>
        <w:rPr>
          <w:rFonts w:ascii="Times New Roman" w:hAnsi="Times New Roman"/>
          <w:sz w:val="26"/>
          <w:szCs w:val="26"/>
          <w:lang w:val="nl-NL"/>
        </w:rPr>
        <w:t xml:space="preserve"> và Liên danh Công ty CP Đầu tư Xây dựng và Kỹ thuật VNCN E&amp;C – Công ty CP Xây dựng Hạ tầng và Thương mại Việt Hưng, trong đó Bên A là thành viên đứng đầu Liên danh (sau đây gọi là “Hợp đồng thầu chính”).</w:t>
      </w:r>
    </w:p>
    <w:p w14:paraId="35AB4A7A" w14:textId="77777777" w:rsidR="00A10877" w:rsidRDefault="00000000">
      <w:pPr>
        <w:spacing w:after="120" w:line="276" w:lineRule="auto"/>
        <w:jc w:val="both"/>
        <w:rPr>
          <w:rFonts w:ascii="Times New Roman" w:hAnsi="Times New Roman"/>
          <w:b/>
          <w:sz w:val="26"/>
          <w:szCs w:val="26"/>
          <w:lang w:val="nl-NL"/>
        </w:rPr>
      </w:pPr>
      <w:r>
        <w:rPr>
          <w:rFonts w:ascii="Times New Roman" w:hAnsi="Times New Roman"/>
          <w:b/>
          <w:bCs/>
          <w:sz w:val="26"/>
          <w:szCs w:val="26"/>
          <w:lang w:val="nl-NL"/>
        </w:rPr>
        <w:t>1.14. Biểu chi tiết giá hợp đồng:</w:t>
      </w:r>
      <w:r>
        <w:rPr>
          <w:rFonts w:ascii="Times New Roman" w:hAnsi="Times New Roman"/>
          <w:sz w:val="26"/>
          <w:szCs w:val="26"/>
          <w:lang w:val="nl-NL"/>
        </w:rPr>
        <w:t xml:space="preserve"> là bảng kê chi tiết khối lượng và giá các công việc trong hợp đồng.</w:t>
      </w:r>
    </w:p>
    <w:p w14:paraId="0755055D" w14:textId="77777777" w:rsidR="00A10877" w:rsidRDefault="00000000">
      <w:pPr>
        <w:spacing w:after="120" w:line="276" w:lineRule="auto"/>
        <w:jc w:val="both"/>
        <w:rPr>
          <w:rFonts w:ascii="Times New Roman" w:hAnsi="Times New Roman"/>
          <w:b/>
          <w:sz w:val="26"/>
          <w:szCs w:val="26"/>
          <w:lang w:val="nl-NL"/>
        </w:rPr>
      </w:pPr>
      <w:bookmarkStart w:id="17" w:name="_Toc179249752"/>
      <w:bookmarkStart w:id="18" w:name="_Toc273427113"/>
      <w:bookmarkStart w:id="19" w:name="_Toc180807077"/>
      <w:bookmarkStart w:id="20" w:name="_Toc181075455"/>
      <w:r>
        <w:rPr>
          <w:rStyle w:val="StyleHeading3BoldCharCharCharCharCharCharCharCharCharCharCharCharCharCharChar"/>
          <w:rFonts w:ascii="Times New Roman" w:hAnsi="Times New Roman"/>
          <w:sz w:val="26"/>
          <w:szCs w:val="26"/>
          <w:lang w:val="nl-NL"/>
        </w:rPr>
        <w:t>1.15. Biên bản nghiệm thu</w:t>
      </w:r>
      <w:bookmarkEnd w:id="17"/>
      <w:bookmarkEnd w:id="18"/>
      <w:bookmarkEnd w:id="19"/>
      <w:bookmarkEnd w:id="20"/>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14:paraId="63BB687F" w14:textId="77777777" w:rsidR="00A10877" w:rsidRDefault="00000000">
      <w:pPr>
        <w:spacing w:after="120" w:line="276" w:lineRule="auto"/>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1.16. Ngày: </w:t>
      </w:r>
      <w:r>
        <w:rPr>
          <w:rStyle w:val="StyleHeading3BoldCharCharCharCharCharCharCharCharCharCharCharCharCharCharChar"/>
          <w:rFonts w:ascii="Times New Roman" w:hAnsi="Times New Roman"/>
          <w:b w:val="0"/>
          <w:bCs w:val="0"/>
          <w:sz w:val="26"/>
          <w:szCs w:val="26"/>
          <w:lang w:val="nl-NL"/>
        </w:rPr>
        <w:t>được hiểu là ngày dương lịch và tháng được hiểu là tháng dương lịch.</w:t>
      </w:r>
    </w:p>
    <w:p w14:paraId="27A4B451" w14:textId="77777777" w:rsidR="00A10877" w:rsidRDefault="00000000">
      <w:pPr>
        <w:spacing w:after="120" w:line="276" w:lineRule="auto"/>
        <w:jc w:val="both"/>
        <w:rPr>
          <w:rFonts w:ascii="Times New Roman" w:hAnsi="Times New Roman"/>
          <w:b/>
          <w:sz w:val="26"/>
          <w:szCs w:val="26"/>
          <w:lang w:val="nl-NL"/>
        </w:rPr>
      </w:pPr>
      <w:bookmarkStart w:id="21" w:name="_Toc179249765"/>
      <w:bookmarkStart w:id="22" w:name="_Toc181075457"/>
      <w:bookmarkStart w:id="23" w:name="_Toc180807079"/>
      <w:bookmarkStart w:id="24" w:name="_Toc273427115"/>
      <w:r>
        <w:rPr>
          <w:rStyle w:val="StyleHeading3BoldCharCharCharCharCharCharCharCharCharCharCharCharCharCharChar"/>
          <w:rFonts w:ascii="Times New Roman" w:hAnsi="Times New Roman"/>
          <w:sz w:val="26"/>
          <w:szCs w:val="26"/>
          <w:lang w:val="nl-NL"/>
        </w:rPr>
        <w:t xml:space="preserve">1.17. Thiết bị của </w:t>
      </w:r>
      <w:bookmarkEnd w:id="21"/>
      <w:bookmarkEnd w:id="22"/>
      <w:bookmarkEnd w:id="23"/>
      <w:bookmarkEnd w:id="24"/>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74A65BA4" w14:textId="77777777" w:rsidR="00A10877" w:rsidRDefault="00000000">
      <w:pPr>
        <w:spacing w:after="120" w:line="276" w:lineRule="auto"/>
        <w:jc w:val="both"/>
        <w:rPr>
          <w:rFonts w:ascii="Times New Roman" w:hAnsi="Times New Roman"/>
          <w:b/>
          <w:bCs/>
          <w:sz w:val="26"/>
          <w:szCs w:val="26"/>
          <w:lang w:val="nl-NL"/>
        </w:rPr>
      </w:pPr>
      <w:bookmarkStart w:id="25" w:name="_Toc180807083"/>
      <w:bookmarkStart w:id="26" w:name="_Toc273427119"/>
      <w:bookmarkStart w:id="27" w:name="_Toc181075461"/>
      <w:r>
        <w:rPr>
          <w:rStyle w:val="StyleHeading3BoldCharCharCharCharCharCharCharCharCharCharCharCharCharCharChar"/>
          <w:rFonts w:ascii="Times New Roman" w:hAnsi="Times New Roman"/>
          <w:sz w:val="26"/>
          <w:szCs w:val="26"/>
          <w:lang w:val="nl-NL"/>
        </w:rPr>
        <w:t xml:space="preserve">1.18. Công trình: </w:t>
      </w:r>
      <w:bookmarkEnd w:id="25"/>
      <w:bookmarkEnd w:id="26"/>
      <w:bookmarkEnd w:id="27"/>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14:paraId="2D16A913" w14:textId="77777777" w:rsidR="00A10877" w:rsidRDefault="00000000">
      <w:pPr>
        <w:spacing w:after="120" w:line="276" w:lineRule="auto"/>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1.19.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là toàn bộ công việc thuộc Gói thầu</w:t>
      </w:r>
      <w:r>
        <w:rPr>
          <w:rFonts w:ascii="Times New Roman" w:hAnsi="Times New Roman"/>
          <w:sz w:val="26"/>
          <w:szCs w:val="26"/>
          <w:lang w:val="vi-VN"/>
        </w:rPr>
        <w:t>:</w:t>
      </w:r>
      <w:r>
        <w:rPr>
          <w:rFonts w:ascii="Times New Roman" w:hAnsi="Times New Roman"/>
          <w:sz w:val="26"/>
          <w:szCs w:val="26"/>
          <w:lang w:val="nl-NL"/>
        </w:rPr>
        <w:t xml:space="preserve"> Thi công hệ cừ, văng chống, kết cấu phần ngầm và chống thấm phần ngầm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14:paraId="5961198A" w14:textId="77777777" w:rsidR="00A10877" w:rsidRDefault="00A10877">
      <w:pPr>
        <w:spacing w:after="120" w:line="276" w:lineRule="auto"/>
        <w:jc w:val="both"/>
        <w:rPr>
          <w:rFonts w:ascii="Times New Roman" w:hAnsi="Times New Roman"/>
          <w:b/>
          <w:sz w:val="26"/>
          <w:szCs w:val="26"/>
          <w:lang w:val="nl-NL"/>
        </w:rPr>
      </w:pPr>
    </w:p>
    <w:p w14:paraId="7D1DA297" w14:textId="77777777" w:rsidR="00A10877" w:rsidRDefault="00000000">
      <w:pPr>
        <w:spacing w:after="120" w:line="276" w:lineRule="auto"/>
        <w:jc w:val="both"/>
        <w:rPr>
          <w:rFonts w:ascii="Times New Roman" w:hAnsi="Times New Roman"/>
          <w:bCs/>
          <w:sz w:val="26"/>
          <w:szCs w:val="26"/>
          <w:lang w:val="nl-NL"/>
        </w:rPr>
      </w:pPr>
      <w:r>
        <w:rPr>
          <w:rFonts w:ascii="Times New Roman" w:hAnsi="Times New Roman"/>
          <w:b/>
          <w:sz w:val="26"/>
          <w:szCs w:val="26"/>
          <w:lang w:val="nl-NL"/>
        </w:rPr>
        <w:t xml:space="preserve">1.20. Nhà thầu khác: </w:t>
      </w:r>
      <w:r>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14:paraId="74F3646D" w14:textId="77777777" w:rsidR="00A10877" w:rsidRDefault="00000000">
      <w:pPr>
        <w:spacing w:after="120" w:line="276" w:lineRule="auto"/>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1.21.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3860A741" w14:textId="77777777" w:rsidR="00A10877" w:rsidRDefault="00000000">
      <w:pPr>
        <w:spacing w:after="120" w:line="276" w:lineRule="auto"/>
        <w:jc w:val="both"/>
        <w:rPr>
          <w:rFonts w:ascii="Times New Roman" w:hAnsi="Times New Roman"/>
          <w:b/>
          <w:sz w:val="26"/>
          <w:szCs w:val="26"/>
          <w:lang w:val="nl-NL"/>
        </w:rPr>
      </w:pPr>
      <w:bookmarkStart w:id="28" w:name="_Toc179249775"/>
      <w:bookmarkStart w:id="29" w:name="_Toc273427121"/>
      <w:bookmarkStart w:id="30" w:name="_Toc180807085"/>
      <w:bookmarkStart w:id="31" w:name="_Toc181075463"/>
      <w:bookmarkStart w:id="32" w:name="_Toc179249776"/>
      <w:bookmarkEnd w:id="28"/>
      <w:r>
        <w:rPr>
          <w:rStyle w:val="StyleHeading3BoldCharCharCharCharCharCharCharCharCharCharCharCharCharCharChar"/>
          <w:rFonts w:ascii="Times New Roman" w:hAnsi="Times New Roman"/>
          <w:sz w:val="26"/>
          <w:szCs w:val="26"/>
          <w:lang w:val="nl-NL"/>
        </w:rPr>
        <w:lastRenderedPageBreak/>
        <w:t>1.22. Bất khả kháng</w:t>
      </w:r>
      <w:bookmarkEnd w:id="29"/>
      <w:bookmarkEnd w:id="30"/>
      <w:bookmarkEnd w:id="31"/>
      <w:bookmarkEnd w:id="32"/>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[Bất khả kháng].</w:t>
      </w:r>
    </w:p>
    <w:p w14:paraId="6EFD339D" w14:textId="77777777" w:rsidR="00A10877" w:rsidRDefault="00000000">
      <w:pPr>
        <w:spacing w:after="120" w:line="276" w:lineRule="auto"/>
        <w:jc w:val="both"/>
        <w:rPr>
          <w:rFonts w:ascii="Times New Roman" w:hAnsi="Times New Roman"/>
          <w:b/>
          <w:sz w:val="26"/>
          <w:szCs w:val="26"/>
          <w:lang w:val="nl-NL"/>
        </w:rPr>
      </w:pPr>
      <w:bookmarkStart w:id="33" w:name="_Toc179249777"/>
      <w:bookmarkStart w:id="34" w:name="_Toc273427122"/>
      <w:bookmarkStart w:id="35" w:name="_Toc180807086"/>
      <w:bookmarkStart w:id="36" w:name="_Toc181075464"/>
      <w:r>
        <w:rPr>
          <w:rStyle w:val="StyleHeading3BoldCharCharCharCharCharCharCharCharCharCharCharCharCharCharChar"/>
          <w:rFonts w:ascii="Times New Roman" w:hAnsi="Times New Roman"/>
          <w:sz w:val="26"/>
          <w:szCs w:val="26"/>
          <w:lang w:val="nl-NL"/>
        </w:rPr>
        <w:t>1.23. Luật</w:t>
      </w:r>
      <w:bookmarkEnd w:id="33"/>
      <w:bookmarkEnd w:id="34"/>
      <w:bookmarkEnd w:id="35"/>
      <w:bookmarkEnd w:id="3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14:paraId="02B2076C" w14:textId="77777777" w:rsidR="00A10877" w:rsidRDefault="00000000">
      <w:pPr>
        <w:spacing w:after="120" w:line="276" w:lineRule="auto"/>
        <w:jc w:val="both"/>
        <w:rPr>
          <w:rFonts w:ascii="Times New Roman" w:hAnsi="Times New Roman"/>
          <w:b/>
          <w:sz w:val="26"/>
          <w:szCs w:val="26"/>
          <w:lang w:val="nl-NL"/>
        </w:rPr>
      </w:pPr>
      <w:bookmarkStart w:id="37" w:name="_Toc180807087"/>
      <w:bookmarkStart w:id="38" w:name="_Toc179249779"/>
      <w:bookmarkStart w:id="39" w:name="_Toc273427123"/>
      <w:bookmarkStart w:id="40" w:name="_Toc181075465"/>
      <w:r>
        <w:rPr>
          <w:rStyle w:val="StyleHeading3BoldCharCharCharCharCharCharCharCharCharCharCharCharCharCharChar"/>
          <w:rFonts w:ascii="Times New Roman" w:hAnsi="Times New Roman"/>
          <w:sz w:val="26"/>
          <w:szCs w:val="26"/>
          <w:lang w:val="nl-NL"/>
        </w:rPr>
        <w:t>1.24. Công trường</w:t>
      </w:r>
      <w:bookmarkEnd w:id="37"/>
      <w:bookmarkEnd w:id="38"/>
      <w:bookmarkEnd w:id="39"/>
      <w:bookmarkEnd w:id="40"/>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khối nhà ở xã hội CT1.2 và CT2 (CT2.1, CT2.2 và CT2.3) Dự án NOXH Yên Sở được Bên A giao cho Bên B để thi công công trình.</w:t>
      </w:r>
    </w:p>
    <w:p w14:paraId="02D3779B" w14:textId="77777777" w:rsidR="00A10877" w:rsidRDefault="00000000">
      <w:pPr>
        <w:spacing w:after="120" w:line="276" w:lineRule="auto"/>
        <w:jc w:val="both"/>
        <w:rPr>
          <w:rFonts w:ascii="Times New Roman" w:hAnsi="Times New Roman"/>
          <w:b/>
          <w:sz w:val="26"/>
          <w:szCs w:val="26"/>
          <w:lang w:val="nl-NL"/>
        </w:rPr>
      </w:pPr>
      <w:r>
        <w:rPr>
          <w:rFonts w:ascii="Times New Roman" w:hAnsi="Times New Roman"/>
          <w:b/>
          <w:bCs/>
          <w:sz w:val="26"/>
          <w:szCs w:val="26"/>
          <w:lang w:val="nl-NL"/>
        </w:rPr>
        <w:t>1.25.</w:t>
      </w:r>
      <w:r>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14:paraId="05A01FB9" w14:textId="77777777" w:rsidR="00A10877" w:rsidRDefault="00000000">
      <w:pPr>
        <w:pStyle w:val="Heading2"/>
        <w:spacing w:after="120" w:line="276" w:lineRule="auto"/>
        <w:jc w:val="left"/>
        <w:rPr>
          <w:rFonts w:ascii="Times New Roman" w:hAnsi="Times New Roman"/>
          <w:sz w:val="26"/>
          <w:szCs w:val="26"/>
        </w:rPr>
      </w:pPr>
      <w:bookmarkStart w:id="41" w:name="_Toc181075467"/>
      <w:bookmarkStart w:id="42" w:name="_Toc179249784"/>
      <w:bookmarkStart w:id="43" w:name="_Toc181075441"/>
      <w:bookmarkStart w:id="44" w:name="_Toc283736673"/>
      <w:bookmarkStart w:id="45" w:name="_Toc283736554"/>
      <w:bookmarkStart w:id="46" w:name="_Toc283735875"/>
      <w:bookmarkStart w:id="47" w:name="_Toc272318672"/>
      <w:bookmarkStart w:id="48" w:name="_Toc183486577"/>
      <w:bookmarkStart w:id="49" w:name="_Toc180807089"/>
      <w:bookmarkStart w:id="50" w:name="_Toc269221776"/>
      <w:bookmarkStart w:id="51" w:name="_Toc179249782"/>
      <w:bookmarkStart w:id="52" w:name="_Toc283298425"/>
      <w:bookmarkStart w:id="53" w:name="_Toc183486575"/>
      <w:bookmarkStart w:id="54" w:name="_Toc272842163"/>
      <w:bookmarkStart w:id="55" w:name="_Toc273427126"/>
      <w:bookmarkStart w:id="56" w:name="_Toc269221361"/>
      <w:bookmarkStart w:id="57" w:name="_Toc273003007"/>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Pr>
          <w:rFonts w:ascii="Times New Roman" w:hAnsi="Times New Roman"/>
          <w:sz w:val="26"/>
          <w:szCs w:val="26"/>
        </w:rPr>
        <w:t>Điều 2. HỒ SƠ HỢP ĐỒNG VÀ THỨ TỰ ƯU TIÊN</w:t>
      </w:r>
    </w:p>
    <w:p w14:paraId="6AEDBF56" w14:textId="77777777" w:rsidR="00A10877" w:rsidRDefault="00000000">
      <w:pPr>
        <w:spacing w:after="120" w:line="276" w:lineRule="auto"/>
        <w:rPr>
          <w:rFonts w:ascii="Times New Roman" w:hAnsi="Times New Roman"/>
          <w:b/>
          <w:bCs/>
          <w:sz w:val="26"/>
          <w:szCs w:val="26"/>
        </w:rPr>
      </w:pPr>
      <w:r>
        <w:rPr>
          <w:rFonts w:ascii="Times New Roman" w:hAnsi="Times New Roman"/>
          <w:sz w:val="26"/>
          <w:szCs w:val="26"/>
        </w:rPr>
        <w:t>Thành phần Hợp đồng và thứ tự ưu tiên pháp lý như sau:</w:t>
      </w:r>
    </w:p>
    <w:p w14:paraId="3DD2353A" w14:textId="77777777" w:rsidR="00A10877" w:rsidRDefault="00000000">
      <w:pPr>
        <w:spacing w:after="120" w:line="276" w:lineRule="auto"/>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14:paraId="4450BCEC" w14:textId="77777777" w:rsidR="00A10877" w:rsidRDefault="00000000">
      <w:pPr>
        <w:spacing w:after="120" w:line="276" w:lineRule="auto"/>
        <w:rPr>
          <w:rFonts w:ascii="Times New Roman" w:hAnsi="Times New Roman"/>
          <w:b/>
          <w:bCs/>
          <w:sz w:val="26"/>
          <w:szCs w:val="26"/>
        </w:rPr>
      </w:pPr>
      <w:r>
        <w:rPr>
          <w:rFonts w:ascii="Times New Roman" w:hAnsi="Times New Roman"/>
          <w:sz w:val="26"/>
          <w:szCs w:val="26"/>
        </w:rPr>
        <w:t xml:space="preserve">b) Thông báo trúng thầu; </w:t>
      </w:r>
    </w:p>
    <w:p w14:paraId="686C952E" w14:textId="77777777" w:rsidR="00A10877" w:rsidRDefault="00000000">
      <w:pPr>
        <w:spacing w:after="120" w:line="276" w:lineRule="auto"/>
        <w:rPr>
          <w:rFonts w:ascii="Times New Roman" w:hAnsi="Times New Roman"/>
          <w:b/>
          <w:bCs/>
          <w:sz w:val="26"/>
          <w:szCs w:val="26"/>
        </w:rPr>
      </w:pPr>
      <w:r>
        <w:rPr>
          <w:rFonts w:ascii="Times New Roman" w:hAnsi="Times New Roman"/>
          <w:sz w:val="26"/>
          <w:szCs w:val="26"/>
        </w:rPr>
        <w:t>c) Hồ sơ mời thầu của Bên A và các câu hỏi làm rõ gói thầu;</w:t>
      </w:r>
    </w:p>
    <w:p w14:paraId="28A3F1AF" w14:textId="77777777" w:rsidR="00A10877" w:rsidRDefault="00000000">
      <w:pPr>
        <w:spacing w:after="120" w:line="276" w:lineRule="auto"/>
        <w:rPr>
          <w:rFonts w:ascii="Times New Roman" w:hAnsi="Times New Roman"/>
          <w:b/>
          <w:bCs/>
          <w:sz w:val="26"/>
          <w:szCs w:val="26"/>
        </w:rPr>
      </w:pPr>
      <w:r>
        <w:rPr>
          <w:rFonts w:ascii="Times New Roman" w:hAnsi="Times New Roman"/>
          <w:sz w:val="26"/>
          <w:szCs w:val="26"/>
        </w:rPr>
        <w:t>d) Hồ sơ dự thầu của Bên B;</w:t>
      </w:r>
    </w:p>
    <w:p w14:paraId="347B9699" w14:textId="77777777" w:rsidR="00A10877" w:rsidRDefault="00000000">
      <w:pPr>
        <w:spacing w:after="120" w:line="276" w:lineRule="auto"/>
        <w:rPr>
          <w:rFonts w:ascii="Times New Roman" w:hAnsi="Times New Roman"/>
          <w:b/>
          <w:bCs/>
          <w:sz w:val="26"/>
          <w:szCs w:val="26"/>
        </w:rPr>
      </w:pPr>
      <w:r>
        <w:rPr>
          <w:rFonts w:ascii="Times New Roman" w:hAnsi="Times New Roman"/>
          <w:sz w:val="26"/>
          <w:szCs w:val="26"/>
        </w:rPr>
        <w:t>e) Các chỉ dẫn kỹ thuật, các bản vẽ thiết kế kỹ thuật, bản vẽ thi công và các tài liệu Bên A cung cấp cho Bên B trong giai đoạn đấu thầu được đính kèm trong Hợp đồng này.</w:t>
      </w:r>
    </w:p>
    <w:p w14:paraId="044D4520"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khoản a đến khoản e như trên.</w:t>
      </w:r>
    </w:p>
    <w:p w14:paraId="2361926D" w14:textId="77777777" w:rsidR="00A10877" w:rsidRDefault="00000000">
      <w:pPr>
        <w:spacing w:after="120" w:line="276" w:lineRule="auto"/>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14:paraId="713B231B"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3. QUY ĐỊNH CHUNG</w:t>
      </w:r>
    </w:p>
    <w:p w14:paraId="04BEB5E7" w14:textId="77777777" w:rsidR="00A10877" w:rsidRDefault="00000000">
      <w:pPr>
        <w:spacing w:after="120" w:line="276" w:lineRule="auto"/>
        <w:rPr>
          <w:rFonts w:ascii="Times New Roman" w:hAnsi="Times New Roman"/>
          <w:b/>
          <w:bCs/>
          <w:sz w:val="26"/>
          <w:szCs w:val="26"/>
        </w:rPr>
      </w:pPr>
      <w:r>
        <w:rPr>
          <w:rFonts w:ascii="Times New Roman" w:hAnsi="Times New Roman"/>
          <w:b/>
          <w:bCs/>
          <w:sz w:val="26"/>
          <w:szCs w:val="26"/>
        </w:rPr>
        <w:t>3.1. Luật và ngôn ngữ áp dụng</w:t>
      </w:r>
    </w:p>
    <w:p w14:paraId="23551265"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14:paraId="11AF7E5E"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14:paraId="148F8F2D"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3.2. Chuyển nhượng hợp đồng</w:t>
      </w:r>
    </w:p>
    <w:p w14:paraId="62747F92"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14:paraId="2A4EF628"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lastRenderedPageBreak/>
        <w:t>3.3. Bảo mật</w:t>
      </w:r>
    </w:p>
    <w:p w14:paraId="32462882"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14:paraId="488CE41C"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14:paraId="6017DAB0"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3.4. Tuân thủ pháp luật</w:t>
      </w:r>
    </w:p>
    <w:p w14:paraId="0E2D8DF2"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14:paraId="04AB47FF"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14:paraId="39F5B543"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c) </w:t>
      </w:r>
      <w:ins w:id="97001" w:author="VNCN E&amp;C" w:date="2026-10-19T15:00:00Z">
        <w:r>
          <w:rPr>
            <w:rFonts w:ascii="Times New Roman" w:hAnsi="Times New Roman"/>
            <w:sz w:val="26"/>
            <w:szCs w:val="26"/>
          </w:rPr>
          <w:t xml:space="preserve">Thiệt</w:t>
        </w:r>
      </w:ins>
      <w:del w:id="97002" w:author="VNCN E&amp;C" w:date="2026-10-19T15:00:00Z">
        <w:r>
          <w:rPr>
            <w:rFonts w:ascii="Times New Roman" w:hAnsi="Times New Roman"/>
            <w:sz w:val="26"/>
            <w:szCs w:val="26"/>
          </w:rPr>
          <w:delText xml:space="preserve">Bên B phải bồi thường toàn bộ thiệt</w:delText>
        </w:r>
      </w:del>
      <w:r>
        <w:rPr>
          <w:rFonts w:ascii="Times New Roman" w:hAnsi="Times New Roman"/>
          <w:sz w:val="26"/>
          <w:szCs w:val="26"/>
        </w:rPr>
        <w:t xml:space="preserve"> hại, chi phí, tiền phạt</w:t>
      </w:r>
      <w:del w:id="97003" w:author="VNCN E&amp;C" w:date="2026-10-19T15:00:00Z">
        <w:r>
          <w:rPr>
            <w:rFonts w:ascii="Times New Roman" w:hAnsi="Times New Roman"/>
            <w:sz w:val="26"/>
            <w:szCs w:val="26"/>
          </w:rPr>
          <w:delText xml:space="preserve"> mà</w:delText>
        </w:r>
      </w:del>
      <w:r>
        <w:rPr>
          <w:rFonts w:ascii="Times New Roman" w:hAnsi="Times New Roman"/>
          <w:sz w:val="26"/>
          <w:szCs w:val="26"/>
        </w:rPr>
        <w:t xml:space="preserve"> Bên A phải gánh chịu do Bên B vi phạm pháp luật</w:t>
      </w:r>
      <w:ins w:id="97004" w:author="VNCN E&amp;C" w:date="2026-10-19T15:00:00Z">
        <w:r>
          <w:rPr>
            <w:rFonts w:ascii="Times New Roman" w:hAnsi="Times New Roman"/>
            <w:sz w:val="26"/>
            <w:szCs w:val="26"/>
          </w:rPr>
          <w:t xml:space="preserve"> được Bên B bồi thường theo nguyên tắc tại Điều 18</w:t>
        </w:r>
      </w:ins>
      <w:r>
        <w:rPr>
          <w:rFonts w:ascii="Times New Roman" w:hAnsi="Times New Roman"/>
          <w:sz w:val="26"/>
          <w:szCs w:val="26"/>
        </w:rPr>
        <w:t xml:space="preserve">.</w:t>
      </w:r>
    </w:p>
    <w:p w14:paraId="2237AAF3"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3.5. Khấu trừ giá trị Hợp đồng</w:t>
      </w:r>
    </w:p>
    <w:p w14:paraId="4CA5FD6D"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Chi phí để Bên B thực hiện toàn bộ nghĩa vụ theo đúng biện pháp thi công, hồ sơ thiết kế và Bảng khối lượng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 Bên A có quyền bù trừ mọi khoản Bên B phải trả cho Bên A theo Hợp đồng (tiền phạt, bồi thường, tạm ứng chưa thu hồi và các khoản khác) vào các khoản thanh toán đến hạn cho Bên B.</w:t>
      </w:r>
    </w:p>
    <w:p w14:paraId="16F80D93" w14:textId="77777777" w:rsidR="00A10877" w:rsidRDefault="00A10877">
      <w:pPr>
        <w:spacing w:after="120" w:line="276" w:lineRule="auto"/>
        <w:jc w:val="both"/>
        <w:rPr>
          <w:rFonts w:ascii="Times New Roman" w:hAnsi="Times New Roman"/>
          <w:sz w:val="26"/>
          <w:szCs w:val="26"/>
        </w:rPr>
      </w:pPr>
    </w:p>
    <w:p w14:paraId="452D851D"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3.6. Thông báo</w:t>
      </w:r>
    </w:p>
    <w:p w14:paraId="7E5872A9"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w:t>
      </w:r>
    </w:p>
    <w:p w14:paraId="2233C863"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3.7. Tài liệu tham chiếu</w:t>
      </w:r>
    </w:p>
    <w:p w14:paraId="379B55B5"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lastRenderedPageBreak/>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5D33CF21"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4. NỘI DUNG CÔNG VIỆC </w:t>
      </w:r>
    </w:p>
    <w:p w14:paraId="279DFEAE"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4.1. Nội dung công việc</w:t>
      </w:r>
    </w:p>
    <w:p w14:paraId="73401CF1"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14:paraId="7DA3518B" w14:textId="77777777" w:rsidR="00A10877" w:rsidRDefault="00000000">
      <w:pPr>
        <w:spacing w:after="120" w:line="276" w:lineRule="auto"/>
        <w:jc w:val="both"/>
        <w:rPr>
          <w:rFonts w:ascii="Times New Roman" w:hAnsi="Times New Roman"/>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14:paraId="7D7C3568" w14:textId="77777777" w:rsidR="00A10877" w:rsidRDefault="00000000">
      <w:pPr>
        <w:spacing w:after="120" w:line="276" w:lineRule="auto"/>
        <w:jc w:val="both"/>
        <w:rPr>
          <w:rFonts w:ascii="Times New Roman" w:hAnsi="Times New Roman"/>
          <w:sz w:val="26"/>
          <w:szCs w:val="26"/>
        </w:rPr>
      </w:pPr>
      <w:r>
        <w:rPr>
          <w:rFonts w:ascii="Times New Roman" w:hAnsi="Times New Roman"/>
          <w:b/>
          <w:bCs/>
          <w:sz w:val="26"/>
          <w:szCs w:val="26"/>
        </w:rPr>
        <w:t>4.2. Phối hợp với Nhà thầu thi công công tác đất. Bên B có nghĩa vụ:</w:t>
      </w:r>
    </w:p>
    <w:p w14:paraId="2119D6FC"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14:paraId="7759534A"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14:paraId="38DD449B"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14:paraId="1B9DB891"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14:paraId="0CBE4661"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14:paraId="7A9EB773" w14:textId="77777777" w:rsidR="00A10877" w:rsidRPr="009246D4" w:rsidRDefault="00000000">
      <w:pPr>
        <w:spacing w:after="120" w:line="276" w:lineRule="auto"/>
        <w:jc w:val="both"/>
        <w:rPr>
          <w:rFonts w:ascii="Times New Roman" w:hAnsi="Times New Roman"/>
          <w:sz w:val="26"/>
          <w:szCs w:val="26"/>
          <w:rPrChange w:id="58" w:author="Ngọc Ánh Trương" w:date="2026-10-19T14:25:00Z" w16du:dateUtc="2026-10-19T07:25:00Z">
            <w:rPr>
              <w:rFonts w:ascii="Times New Roman" w:hAnsi="Times New Roman"/>
              <w:sz w:val="26"/>
              <w:szCs w:val="26"/>
              <w:highlight w:val="yellow"/>
            </w:rPr>
          </w:rPrChange>
        </w:rPr>
      </w:pPr>
      <w:r w:rsidRPr="009246D4">
        <w:rPr>
          <w:rFonts w:ascii="Times New Roman" w:hAnsi="Times New Roman"/>
          <w:sz w:val="26"/>
          <w:szCs w:val="26"/>
          <w:rPrChange w:id="59" w:author="Ngọc Ánh Trương" w:date="2026-10-19T14:25:00Z" w16du:dateUtc="2026-10-19T07:25:00Z">
            <w:rPr>
              <w:rFonts w:ascii="Times New Roman" w:hAnsi="Times New Roman"/>
              <w:b/>
              <w:bCs/>
              <w:sz w:val="26"/>
              <w:szCs w:val="26"/>
              <w:highlight w:val="yellow"/>
            </w:rPr>
          </w:rPrChange>
        </w:rPr>
        <w:t>Chậm trễ của Nhà thầu khác</w:t>
      </w:r>
      <w:r w:rsidRPr="009246D4">
        <w:rPr>
          <w:rFonts w:ascii="Times New Roman" w:hAnsi="Times New Roman"/>
          <w:sz w:val="26"/>
          <w:szCs w:val="26"/>
          <w:rPrChange w:id="60" w:author="Ngọc Ánh Trương" w:date="2026-10-19T14:25:00Z" w16du:dateUtc="2026-10-19T07:25:00Z">
            <w:rPr>
              <w:rFonts w:ascii="Times New Roman" w:hAnsi="Times New Roman"/>
              <w:b/>
              <w:bCs/>
              <w:sz w:val="26"/>
              <w:szCs w:val="26"/>
            </w:rPr>
          </w:rPrChange>
        </w:rPr>
        <w:t xml:space="preserve"> được xử lý theo Điều 15.1 điểm c (</w:t>
      </w:r>
      <w:r w:rsidRPr="009246D4">
        <w:rPr>
          <w:rFonts w:ascii="Times New Roman" w:hAnsi="Times New Roman"/>
          <w:sz w:val="26"/>
          <w:szCs w:val="26"/>
          <w:rPrChange w:id="61" w:author="Ngọc Ánh Trương" w:date="2026-10-19T14:25:00Z" w16du:dateUtc="2026-10-19T07:25:00Z">
            <w:rPr>
              <w:rFonts w:ascii="Times New Roman" w:hAnsi="Times New Roman"/>
              <w:b/>
              <w:bCs/>
              <w:sz w:val="26"/>
              <w:szCs w:val="26"/>
              <w:highlight w:val="yellow"/>
            </w:rPr>
          </w:rPrChange>
        </w:rPr>
        <w:t>gia hạn</w:t>
      </w:r>
      <w:r w:rsidRPr="009246D4">
        <w:rPr>
          <w:rFonts w:ascii="Times New Roman" w:hAnsi="Times New Roman"/>
          <w:sz w:val="26"/>
          <w:szCs w:val="26"/>
          <w:rPrChange w:id="62" w:author="Ngọc Ánh Trương" w:date="2026-10-19T14:25:00Z" w16du:dateUtc="2026-10-19T07:25:00Z">
            <w:rPr>
              <w:rFonts w:ascii="Times New Roman" w:hAnsi="Times New Roman"/>
              <w:b/>
              <w:bCs/>
              <w:sz w:val="26"/>
              <w:szCs w:val="26"/>
            </w:rPr>
          </w:rPrChange>
        </w:rPr>
        <w:t>) và Điều 17.1 điểm c (</w:t>
      </w:r>
      <w:r w:rsidRPr="009246D4">
        <w:rPr>
          <w:rFonts w:ascii="Times New Roman" w:hAnsi="Times New Roman"/>
          <w:sz w:val="26"/>
          <w:szCs w:val="26"/>
          <w:rPrChange w:id="63" w:author="Ngọc Ánh Trương" w:date="2026-10-19T14:25:00Z" w16du:dateUtc="2026-10-19T07:25:00Z">
            <w:rPr>
              <w:rFonts w:ascii="Times New Roman" w:hAnsi="Times New Roman"/>
              <w:b/>
              <w:bCs/>
              <w:sz w:val="26"/>
              <w:szCs w:val="26"/>
              <w:highlight w:val="yellow"/>
            </w:rPr>
          </w:rPrChange>
        </w:rPr>
        <w:t>chi phí dừng chờ</w:t>
      </w:r>
      <w:r w:rsidRPr="009246D4">
        <w:rPr>
          <w:rFonts w:ascii="Times New Roman" w:hAnsi="Times New Roman"/>
          <w:sz w:val="26"/>
          <w:szCs w:val="26"/>
          <w:rPrChange w:id="64" w:author="Ngọc Ánh Trương" w:date="2026-10-19T14:25:00Z" w16du:dateUtc="2026-10-19T07:25:00Z">
            <w:rPr>
              <w:rFonts w:ascii="Times New Roman" w:hAnsi="Times New Roman"/>
              <w:b/>
              <w:bCs/>
              <w:sz w:val="26"/>
              <w:szCs w:val="26"/>
            </w:rPr>
          </w:rPrChange>
        </w:rPr>
        <w:t>)</w:t>
      </w:r>
      <w:r w:rsidRPr="009246D4">
        <w:rPr>
          <w:rFonts w:ascii="Times New Roman" w:hAnsi="Times New Roman"/>
          <w:sz w:val="26"/>
          <w:szCs w:val="26"/>
          <w:rPrChange w:id="65" w:author="Ngọc Ánh Trương" w:date="2026-10-19T14:25:00Z" w16du:dateUtc="2026-10-19T07:25:00Z">
            <w:rPr>
              <w:rFonts w:ascii="Times New Roman" w:hAnsi="Times New Roman"/>
              <w:b/>
              <w:bCs/>
              <w:sz w:val="26"/>
              <w:szCs w:val="26"/>
              <w:highlight w:val="yellow"/>
            </w:rPr>
          </w:rPrChange>
        </w:rPr>
        <w:t>.</w:t>
      </w:r>
    </w:p>
    <w:p w14:paraId="35F0AA2B" w14:textId="77777777" w:rsidR="00A10877" w:rsidRPr="009246D4" w:rsidRDefault="00000000">
      <w:pPr>
        <w:widowControl w:val="0"/>
        <w:spacing w:after="120" w:line="276" w:lineRule="auto"/>
        <w:jc w:val="both"/>
        <w:rPr>
          <w:rFonts w:ascii="Times New Roman" w:hAnsi="Times New Roman"/>
          <w:sz w:val="26"/>
          <w:szCs w:val="26"/>
          <w:rPrChange w:id="66" w:author="Ngọc Ánh Trương" w:date="2026-10-19T14:25:00Z" w16du:dateUtc="2026-10-19T07:25:00Z">
            <w:rPr>
              <w:rFonts w:ascii="Times New Roman" w:hAnsi="Times New Roman"/>
              <w:sz w:val="26"/>
              <w:szCs w:val="26"/>
              <w:highlight w:val="yellow"/>
            </w:rPr>
          </w:rPrChange>
        </w:rPr>
      </w:pPr>
      <w:r w:rsidRPr="009246D4">
        <w:rPr>
          <w:rFonts w:ascii="Times New Roman" w:hAnsi="Times New Roman"/>
          <w:b/>
          <w:bCs/>
          <w:sz w:val="26"/>
          <w:szCs w:val="26"/>
          <w:rPrChange w:id="67" w:author="Ngọc Ánh Trương" w:date="2026-10-19T14:25:00Z" w16du:dateUtc="2026-10-19T07:25:00Z">
            <w:rPr>
              <w:rFonts w:ascii="Times New Roman" w:hAnsi="Times New Roman"/>
              <w:b/>
              <w:bCs/>
              <w:sz w:val="26"/>
              <w:szCs w:val="26"/>
              <w:highlight w:val="yellow"/>
            </w:rPr>
          </w:rPrChange>
        </w:rPr>
        <w:t>4.3.</w:t>
      </w:r>
      <w:r w:rsidRPr="009246D4">
        <w:rPr>
          <w:rFonts w:ascii="Times New Roman" w:hAnsi="Times New Roman"/>
          <w:sz w:val="26"/>
          <w:szCs w:val="26"/>
          <w:rPrChange w:id="68" w:author="Ngọc Ánh Trương" w:date="2026-10-19T14:25:00Z" w16du:dateUtc="2026-10-19T07:25:00Z">
            <w:rPr>
              <w:rFonts w:ascii="Times New Roman" w:hAnsi="Times New Roman"/>
              <w:sz w:val="26"/>
              <w:szCs w:val="26"/>
              <w:highlight w:val="yellow"/>
            </w:rPr>
          </w:rPrChange>
        </w:rPr>
        <w:t xml:space="preserve"> Bên B phải thi công đúng Hồ sơ thiết kế, Chỉ dẫn kỹ thuật, yêu cầu của Chủ đầu tư, Tư vấn giám sát và chỉ dẫn của Bên A.</w:t>
      </w:r>
    </w:p>
    <w:p w14:paraId="6CBD02F8" w14:textId="77777777" w:rsidR="00A10877" w:rsidRDefault="00000000">
      <w:pPr>
        <w:spacing w:after="120" w:line="276" w:lineRule="auto"/>
        <w:jc w:val="both"/>
        <w:rPr>
          <w:rFonts w:ascii="Times New Roman" w:hAnsi="Times New Roman"/>
          <w:sz w:val="26"/>
          <w:szCs w:val="26"/>
        </w:rPr>
      </w:pPr>
      <w:r>
        <w:rPr>
          <w:rFonts w:ascii="Times New Roman" w:hAnsi="Times New Roman"/>
          <w:b/>
          <w:bCs/>
          <w:sz w:val="26"/>
          <w:szCs w:val="26"/>
        </w:rPr>
        <w:t xml:space="preserve">4.4</w:t>
      </w:r>
      <w:del w:id="97005" w:author="VNCN E&amp;C" w:date="2026-10-19T15:00:00Z">
        <w:r>
          <w:rPr>
            <w:rFonts w:ascii="Times New Roman" w:hAnsi="Times New Roman"/>
            <w:b/>
            <w:bCs/>
            <w:sz w:val="26"/>
            <w:szCs w:val="26"/>
          </w:rPr>
          <w:delText xml:space="preserve">.</w:delText>
        </w:r>
      </w:del>
      <w:del w:id="97006" w:author="VNCN E&amp;C" w:date="2026-10-19T15:00:00Z">
        <w:r>
          <w:rPr>
            <w:rFonts w:ascii="Times New Roman" w:hAnsi="Times New Roman"/>
            <w:sz w:val="26"/>
            <w:szCs w:val="26"/>
          </w:rPr>
          <w:delText xml:space="preserve"> Trong phạm vi công việc của Hợp đồng, Bên B có nghĩa vụ tuân thủ các yêu cầu của Hồ sơ thiết kế, Chỉ dẫn kỹ thuật và chỉ dẫn hợp pháp của Chủ đầu tư, Tư vấn giám sát, Bên A</w:delText>
        </w:r>
      </w:del>
      <w:r>
        <w:rPr>
          <w:rFonts w:ascii="Times New Roman" w:hAnsi="Times New Roman"/>
          <w:sz w:val="26"/>
          <w:szCs w:val="26"/>
        </w:rPr>
        <w:t xml:space="preserve">. Trường hợp do lỗi của Bên B mà Chủ đầu tư từ chối nghiệm thu, giảm trừ thanh toán, yêu cầu sửa chữa, bồi thường đối với Bên A</w:t>
      </w:r>
      <w:r>
        <w:rPr>
          <w:rFonts w:ascii="Times New Roman" w:hAnsi="Times New Roman"/>
          <w:sz w:val="26"/>
          <w:szCs w:val="26"/>
        </w:rPr>
        <w:t xml:space="preserve"> thì</w:t>
      </w:r>
      <w:r>
        <w:rPr>
          <w:rFonts w:ascii="Times New Roman" w:hAnsi="Times New Roman"/>
          <w:sz w:val="26"/>
          <w:szCs w:val="26"/>
        </w:rPr>
        <w:t xml:space="preserve"> Bên B phải khắc phục </w:t>
      </w:r>
      <w:r>
        <w:rPr>
          <w:rFonts w:ascii="Times New Roman" w:hAnsi="Times New Roman"/>
          <w:sz w:val="26"/>
          <w:szCs w:val="26"/>
        </w:rPr>
        <w:t xml:space="preserve">bằng</w:t>
      </w:r>
      <w:r>
        <w:rPr>
          <w:rFonts w:ascii="Times New Roman" w:hAnsi="Times New Roman"/>
          <w:sz w:val="26"/>
          <w:szCs w:val="26"/>
        </w:rPr>
        <w:t xml:space="preserve"> chi phí</w:t>
      </w:r>
      <w:r>
        <w:rPr>
          <w:rFonts w:ascii="Times New Roman" w:hAnsi="Times New Roman"/>
          <w:sz w:val="26"/>
          <w:szCs w:val="26"/>
        </w:rPr>
        <w:t xml:space="preserve"> của mình và </w:t>
      </w:r>
      <w:del w:id="97007" w:author="VNCN E&amp;C" w:date="2026-10-19T15:00:00Z">
        <w:r>
          <w:rPr>
            <w:rFonts w:ascii="Times New Roman" w:hAnsi="Times New Roman"/>
            <w:sz w:val="26"/>
            <w:szCs w:val="26"/>
          </w:rPr>
          <w:delText xml:space="preserve">chịu trách nhiệm </w:delText>
        </w:r>
      </w:del>
      <w:r>
        <w:rPr>
          <w:rFonts w:ascii="Times New Roman" w:hAnsi="Times New Roman"/>
          <w:sz w:val="26"/>
          <w:szCs w:val="26"/>
        </w:rPr>
        <w:t xml:space="preserve">bồi thường; </w:t>
      </w:r>
      <w:ins w:id="97008" w:author="VNCN E&amp;C" w:date="2026-10-19T15:00:00Z">
        <w:r>
          <w:rPr>
            <w:rFonts w:ascii="Times New Roman" w:hAnsi="Times New Roman"/>
            <w:sz w:val="26"/>
            <w:szCs w:val="26"/>
          </w:rPr>
          <w:t xml:space="preserve">Bên A phối hợp, hỗ trợ Bên B xử lý</w:t>
        </w:r>
      </w:ins>
      <w:del w:id="97009" w:author="VNCN E&amp;C" w:date="2026-10-19T15:00:00Z">
        <w:r>
          <w:rPr>
            <w:rFonts w:ascii="Times New Roman" w:hAnsi="Times New Roman"/>
            <w:sz w:val="26"/>
            <w:szCs w:val="26"/>
          </w:rPr>
          <w:delText xml:space="preserve">đối với</w:delText>
        </w:r>
      </w:del>
      <w:r>
        <w:rPr>
          <w:rFonts w:ascii="Times New Roman" w:hAnsi="Times New Roman"/>
          <w:sz w:val="26"/>
          <w:szCs w:val="26"/>
        </w:rPr>
        <w:t xml:space="preserve"> thiệt</w:t>
      </w:r>
      <w:r>
        <w:rPr>
          <w:rFonts w:ascii="Times New Roman" w:hAnsi="Times New Roman"/>
          <w:sz w:val="26"/>
          <w:szCs w:val="26"/>
        </w:rPr>
        <w:t xml:space="preserve"> hại</w:t>
      </w:r>
      <w:del w:id="97010" w:author="VNCN E&amp;C" w:date="2026-10-19T15:00:00Z">
        <w:r>
          <w:rPr>
            <w:rFonts w:ascii="Times New Roman" w:hAnsi="Times New Roman"/>
            <w:sz w:val="26"/>
            <w:szCs w:val="26"/>
          </w:rPr>
          <w:delText xml:space="preserve"> phát sinh, hai bên cùng phối hợp xử lý</w:delText>
        </w:r>
      </w:del>
      <w:r>
        <w:rPr>
          <w:rFonts w:ascii="Times New Roman" w:hAnsi="Times New Roman"/>
          <w:sz w:val="26"/>
          <w:szCs w:val="26"/>
        </w:rPr>
        <w:t xml:space="preserve"> theo nguyên tắc tại Điều 18.</w:t>
      </w:r>
    </w:p>
    <w:p w14:paraId="2A27CBA5" w14:textId="77777777" w:rsidR="00A10877" w:rsidRDefault="00000000">
      <w:pPr>
        <w:tabs>
          <w:tab w:val="left" w:pos="720"/>
        </w:tabs>
        <w:spacing w:after="120" w:line="276" w:lineRule="auto"/>
        <w:jc w:val="both"/>
        <w:rPr>
          <w:rFonts w:ascii="Times New Roman" w:hAnsi="Times New Roman"/>
          <w:sz w:val="26"/>
          <w:szCs w:val="26"/>
        </w:rPr>
      </w:pPr>
      <w:r>
        <w:rPr>
          <w:rFonts w:ascii="Times New Roman" w:hAnsi="Times New Roman"/>
          <w:b/>
          <w:bCs/>
          <w:sz w:val="26"/>
          <w:szCs w:val="26"/>
        </w:rPr>
        <w:lastRenderedPageBreak/>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14:paraId="53BC53FA"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5. YÊU CẦU VỀ CHẤT LƯỢNG, KỸ THUẬT</w:t>
      </w:r>
    </w:p>
    <w:p w14:paraId="7AEE9241" w14:textId="77777777" w:rsidR="00A10877"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14:paraId="2D6DD228" w14:textId="77777777" w:rsidR="00A10877"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14:paraId="69241CD3" w14:textId="77777777" w:rsidR="00A10877"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14:paraId="2972B1C1" w14:textId="77777777" w:rsidR="00A10877"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14:paraId="301A108E" w14:textId="77777777" w:rsidR="00A10877"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14:paraId="72F9F073" w14:textId="77777777" w:rsidR="00A10877"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14:paraId="798A55F3" w14:textId="77777777" w:rsidR="00A10877" w:rsidRDefault="00A10877">
      <w:pPr>
        <w:widowControl w:val="0"/>
        <w:spacing w:after="120" w:line="276" w:lineRule="auto"/>
        <w:jc w:val="both"/>
        <w:textAlignment w:val="baseline"/>
        <w:rPr>
          <w:rFonts w:ascii="Times New Roman" w:hAnsi="Times New Roman"/>
          <w:sz w:val="26"/>
          <w:szCs w:val="26"/>
        </w:rPr>
      </w:pPr>
    </w:p>
    <w:p w14:paraId="4B1033F4" w14:textId="77777777" w:rsidR="00A10877"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5.7. </w:t>
      </w:r>
      <w:r>
        <w:rPr>
          <w:rFonts w:ascii="Times New Roman" w:hAnsi="Times New Roman"/>
          <w:sz w:val="26"/>
          <w:szCs w:val="26"/>
        </w:rPr>
        <w:t>Bên B chịu trách nhiệm về chất lượng công tác chống thấm phần ngầm. Trước khi nghiệm thu, Bên B phải thực hiện thí nghiệm (ngâm nước) theo Chỉ dẫn kỹ thuật và yêu cầu của Bên A; mọi vị trí thấm, rò rỉ phát hiện trong thời gian thi công và bảo hành phải được Bên B xử lý bằng chi phí của mình.</w:t>
      </w:r>
    </w:p>
    <w:p w14:paraId="47A5E80A"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6. NGHIỆM THU VÀ BÀN GIAO HẠNG MỤC CÔNG TRÌNH</w:t>
      </w:r>
    </w:p>
    <w:p w14:paraId="42C39DA7" w14:textId="77777777" w:rsidR="00A10877"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6.1. Nghiệm thu:</w:t>
      </w:r>
    </w:p>
    <w:p w14:paraId="6583D739"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14:paraId="0DE49175"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14:paraId="14ACF0A0"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 xml:space="preserve">Thành phần nghiệm thu gồm đại diện Bên A, đại diện Bên B và đại diện Chủ đầu tư, Tư </w:t>
      </w:r>
      <w:r>
        <w:rPr>
          <w:rFonts w:ascii="Times New Roman" w:hAnsi="Times New Roman"/>
          <w:sz w:val="26"/>
          <w:szCs w:val="26"/>
        </w:rPr>
        <w:lastRenderedPageBreak/>
        <w:t>vấn giám sát (khi Chủ đầu tư, Tư vấn giám sát yêu cầu).</w:t>
      </w:r>
    </w:p>
    <w:p w14:paraId="4997E9AA"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14:paraId="63EBF9CB"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 Số lượng hồ sơ nghiệm thu hoàn thành: 08 bộ.</w:t>
      </w:r>
    </w:p>
    <w:p w14:paraId="6EDAD52F" w14:textId="77777777" w:rsidR="00A10877"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14:paraId="5C315041"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a) Điều kiện bàn giao: </w:t>
      </w:r>
    </w:p>
    <w:p w14:paraId="6AE0A1E8"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46B02862"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14:paraId="6F0A0F0A" w14:textId="77777777" w:rsidR="00A10877"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 hồ sơ chất lượng.</w:t>
      </w:r>
    </w:p>
    <w:p w14:paraId="6FEFF1DC" w14:textId="77777777" w:rsidR="00A10877"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14:paraId="631E6F3E" w14:textId="77777777" w:rsidR="00A10877" w:rsidRDefault="00000000">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14:paraId="219E9423" w14:textId="77777777" w:rsidR="00A10877" w:rsidRDefault="00000000">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 xử lý theo Điều 18.4.</w:t>
      </w:r>
    </w:p>
    <w:p w14:paraId="5BA5CACB" w14:textId="77777777" w:rsidR="00A10877"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14:paraId="0261C3E9"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p w14:paraId="7BA58647"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7. TIẾN ĐỘ THỰC HIỆN HỢP ĐỒNG</w:t>
      </w:r>
    </w:p>
    <w:p w14:paraId="181D3A53"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 xml:space="preserve">7.1. Tiến độ thực hiện </w:t>
      </w:r>
    </w:p>
    <w:p w14:paraId="3453352E"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a) Tổng thời gian thực hiện Hợp đồng: </w:t>
      </w:r>
      <w:r>
        <w:rPr>
          <w:rFonts w:ascii="Times New Roman" w:hAnsi="Times New Roman"/>
          <w:sz w:val="26"/>
          <w:szCs w:val="26"/>
          <w:highlight w:val="yellow"/>
        </w:rPr>
        <w:t>……</w:t>
      </w:r>
      <w:r>
        <w:rPr>
          <w:rFonts w:ascii="Times New Roman" w:hAnsi="Times New Roman"/>
          <w:sz w:val="26"/>
          <w:szCs w:val="26"/>
        </w:rPr>
        <w:t xml:space="preserve"> ngày kể từ ngày bắt đầu</w:t>
      </w:r>
    </w:p>
    <w:p w14:paraId="772BF3EF" w14:textId="77777777" w:rsidR="00A10877" w:rsidRDefault="00A10877">
      <w:pPr>
        <w:tabs>
          <w:tab w:val="left" w:pos="709"/>
        </w:tabs>
        <w:spacing w:after="120" w:line="276" w:lineRule="auto"/>
        <w:jc w:val="both"/>
        <w:rPr>
          <w:rFonts w:ascii="Times New Roman" w:hAnsi="Times New Roman"/>
          <w:sz w:val="26"/>
          <w:szCs w:val="26"/>
        </w:rPr>
      </w:pPr>
    </w:p>
    <w:p w14:paraId="6C3A09F0"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7.2. Ngày bắt đầu và hoàn thành</w:t>
      </w:r>
    </w:p>
    <w:p w14:paraId="099C2E9B"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lastRenderedPageBreak/>
        <w:t>Ngày bắt đầu được quy định như sau và được tính theo thời gian tùy theo điều kiện nào đến sau, cụ thể:</w:t>
      </w:r>
    </w:p>
    <w:p w14:paraId="47B4B1DF" w14:textId="77777777" w:rsidR="00A10877" w:rsidRDefault="00000000">
      <w:pPr>
        <w:spacing w:after="120"/>
        <w:jc w:val="both"/>
        <w:rPr>
          <w:rFonts w:ascii="Times New Roman" w:hAnsi="Times New Roman"/>
          <w:sz w:val="26"/>
          <w:szCs w:val="26"/>
        </w:rPr>
      </w:pPr>
      <w:r>
        <w:rPr>
          <w:rFonts w:ascii="Times New Roman" w:hAnsi="Times New Roman"/>
          <w:sz w:val="26"/>
          <w:szCs w:val="26"/>
        </w:rPr>
        <w:t>(i) H</w:t>
      </w:r>
      <w:r>
        <w:rPr>
          <w:rFonts w:ascii="Times New Roman" w:hAnsi="Times New Roman" w:cs="Calibri"/>
          <w:sz w:val="26"/>
          <w:szCs w:val="26"/>
        </w:rPr>
        <w:t>ợ</w:t>
      </w:r>
      <w:r>
        <w:rPr>
          <w:rFonts w:ascii="Times New Roman" w:hAnsi="Times New Roman"/>
          <w:sz w:val="26"/>
          <w:szCs w:val="26"/>
        </w:rPr>
        <w:t xml:space="preserve">p </w:t>
      </w:r>
      <w:r>
        <w:rPr>
          <w:rFonts w:ascii="Times New Roman" w:hAnsi="Times New Roman" w:cs="Calibri"/>
          <w:sz w:val="26"/>
          <w:szCs w:val="26"/>
        </w:rPr>
        <w:t>đồ</w:t>
      </w:r>
      <w:r>
        <w:rPr>
          <w:rFonts w:ascii="Times New Roman" w:hAnsi="Times New Roman"/>
          <w:sz w:val="26"/>
          <w:szCs w:val="26"/>
        </w:rPr>
        <w:t>ng được ký kết;</w:t>
      </w:r>
    </w:p>
    <w:p w14:paraId="7A188F60" w14:textId="77777777" w:rsidR="00A10877" w:rsidRDefault="00000000">
      <w:pPr>
        <w:spacing w:after="120"/>
        <w:jc w:val="both"/>
        <w:rPr>
          <w:rFonts w:ascii="Times New Roman" w:hAnsi="Times New Roman"/>
          <w:sz w:val="26"/>
          <w:szCs w:val="26"/>
        </w:rPr>
      </w:pPr>
      <w:r>
        <w:rPr>
          <w:rFonts w:ascii="Times New Roman" w:hAnsi="Times New Roman"/>
          <w:sz w:val="26"/>
          <w:szCs w:val="26"/>
        </w:rPr>
        <w:t>(ii) Bên A bàn giao Hồ sơ thiết kế bản vẽ thi công đã được phê duyệt;</w:t>
      </w:r>
    </w:p>
    <w:p w14:paraId="1B414E23" w14:textId="77777777" w:rsidR="00A10877" w:rsidRDefault="00000000">
      <w:pPr>
        <w:spacing w:after="120"/>
        <w:jc w:val="both"/>
        <w:rPr>
          <w:rFonts w:ascii="Times New Roman" w:hAnsi="Times New Roman"/>
          <w:sz w:val="26"/>
          <w:szCs w:val="26"/>
        </w:rPr>
      </w:pPr>
      <w:r>
        <w:rPr>
          <w:rFonts w:ascii="Times New Roman" w:hAnsi="Times New Roman"/>
          <w:sz w:val="26"/>
          <w:szCs w:val="26"/>
        </w:rPr>
        <w:t>(iii) Các bên ký biên bản bàn giao toàn bộ mặt bằng đủ điều kiện thi công;</w:t>
      </w:r>
    </w:p>
    <w:p w14:paraId="335F5CB9" w14:textId="77777777" w:rsidR="00A10877" w:rsidRDefault="00000000">
      <w:pPr>
        <w:spacing w:after="120"/>
        <w:jc w:val="both"/>
        <w:rPr>
          <w:rFonts w:ascii="Times New Roman" w:hAnsi="Times New Roman"/>
          <w:sz w:val="26"/>
          <w:szCs w:val="26"/>
        </w:rPr>
      </w:pPr>
      <w:r>
        <w:rPr>
          <w:rFonts w:ascii="Times New Roman" w:hAnsi="Times New Roman"/>
          <w:sz w:val="26"/>
          <w:szCs w:val="26"/>
        </w:rPr>
        <w:t>(iv) Bên A cung cấp nguồn điện phục vụ thi công đủ công suất theo công suất dự kiến thiết bị tiêu thụ trong Biện pháp thi công được duyệt;</w:t>
      </w:r>
    </w:p>
    <w:p w14:paraId="6C74EE09" w14:textId="77777777" w:rsidR="00A10877" w:rsidRDefault="00000000">
      <w:pPr>
        <w:spacing w:after="120"/>
        <w:jc w:val="both"/>
        <w:rPr>
          <w:rFonts w:ascii="Times New Roman" w:hAnsi="Times New Roman"/>
          <w:sz w:val="26"/>
          <w:szCs w:val="26"/>
        </w:rPr>
      </w:pPr>
      <w:r>
        <w:rPr>
          <w:rFonts w:ascii="Times New Roman" w:hAnsi="Times New Roman"/>
          <w:sz w:val="26"/>
          <w:szCs w:val="26"/>
        </w:rPr>
        <w:t>(v) Bên B nhận được toàn bộ tiền tạm ứng của Bên A; điều kiện này chỉ áp dụng khi Bên A chậm tạm ứng từ 10 ngày làm việc trở lên so với thời hạn quy định tại Điều 10.3.1.</w:t>
      </w:r>
    </w:p>
    <w:p w14:paraId="5CDCBE63" w14:textId="77777777" w:rsidR="00A10877" w:rsidRDefault="00000000">
      <w:pPr>
        <w:numPr>
          <w:ilvl w:val="0"/>
          <w:numId w:val="20"/>
        </w:numPr>
        <w:spacing w:after="120" w:line="276" w:lineRule="auto"/>
        <w:ind w:left="0" w:firstLine="0"/>
        <w:jc w:val="both"/>
        <w:rPr>
          <w:rFonts w:ascii="Times New Roman" w:hAnsi="Times New Roman"/>
          <w:sz w:val="26"/>
          <w:szCs w:val="26"/>
        </w:rPr>
      </w:pPr>
      <w:r>
        <w:rPr>
          <w:rFonts w:ascii="Times New Roman" w:hAnsi="Times New Roman"/>
          <w:sz w:val="26"/>
          <w:szCs w:val="26"/>
        </w:rPr>
        <w:t>Trong vòng 07 ngày làm việc kể từ ngày ký Hợp đồng, Bên B phải trình Bên A tiến độ thi công chi tiết; tiến độ phải phù hợp với tiến độ thi công công tác đất của Nhà thầu khác và phải được Bên A chấp thuận. 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14:paraId="1B80C431" w14:textId="77777777" w:rsidR="00A10877" w:rsidRDefault="00000000">
      <w:pPr>
        <w:numPr>
          <w:ilvl w:val="0"/>
          <w:numId w:val="20"/>
        </w:numPr>
        <w:spacing w:after="120" w:line="276" w:lineRule="auto"/>
        <w:ind w:left="0" w:firstLine="0"/>
        <w:jc w:val="both"/>
        <w:rPr>
          <w:rFonts w:ascii="Times New Roman" w:hAnsi="Times New Roman"/>
          <w:sz w:val="26"/>
          <w:szCs w:val="26"/>
        </w:rPr>
      </w:pPr>
      <w:r>
        <w:rPr>
          <w:rFonts w:ascii="Times New Roman" w:hAnsi="Times New Roman"/>
          <w:sz w:val="26"/>
          <w:szCs w:val="26"/>
        </w:rPr>
        <w:t xml:space="preserve">Bên B có nghĩa vụ huy động máy móc, thiết bị, nhân lực, vật tư đến Công trường, thi công đúng tiến độ đã được chấp thuận</w:t>
      </w:r>
      <w:ins w:id="97011" w:author="VNCN E&amp;C" w:date="2026-10-19T15:00:00Z">
        <w:r>
          <w:rPr>
            <w:rFonts w:ascii="Times New Roman" w:hAnsi="Times New Roman"/>
            <w:sz w:val="26"/>
            <w:szCs w:val="26"/>
          </w:rPr>
          <w:t xml:space="preserve">, theo yêu cầu của Bên A</w:t>
        </w:r>
      </w:ins>
      <w:r>
        <w:rPr>
          <w:rFonts w:ascii="Times New Roman" w:hAnsi="Times New Roman"/>
          <w:sz w:val="26"/>
          <w:szCs w:val="26"/>
        </w:rPr>
        <w:t xml:space="preserve"> và liên tục cho đến khi hoàn thành</w:t>
      </w:r>
      <w:ins w:id="97012" w:author="VNCN E&amp;C" w:date="2026-10-19T15:00:00Z">
        <w:r>
          <w:rPr>
            <w:rFonts w:ascii="Times New Roman" w:hAnsi="Times New Roman"/>
            <w:sz w:val="26"/>
            <w:szCs w:val="26"/>
          </w:rPr>
          <w:t xml:space="preserve">;</w:t>
        </w:r>
      </w:ins>
      <w:del w:id="97013" w:author="VNCN E&amp;C" w:date="2026-10-19T15:00:00Z">
        <w:r>
          <w:rPr>
            <w:rFonts w:ascii="Times New Roman" w:hAnsi="Times New Roman"/>
            <w:sz w:val="26"/>
            <w:szCs w:val="26"/>
          </w:rPr>
          <w:delText xml:space="preserve">.</w:delText>
        </w:r>
      </w:del>
    </w:p>
    <w:p w14:paraId="35F358AE" w14:textId="77777777" w:rsidR="00A10877" w:rsidRDefault="00000000">
      <w:pPr>
        <w:numPr>
          <w:ilvl w:val="0"/>
          <w:numId w:val="20"/>
        </w:numPr>
        <w:spacing w:after="120" w:line="276" w:lineRule="auto"/>
        <w:ind w:left="0" w:firstLine="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w:t>
      </w:r>
    </w:p>
    <w:p w14:paraId="539DCC9F" w14:textId="77777777" w:rsidR="00A10877" w:rsidRDefault="00000000">
      <w:pPr>
        <w:numPr>
          <w:ilvl w:val="0"/>
          <w:numId w:val="20"/>
        </w:numPr>
        <w:spacing w:after="120" w:line="276" w:lineRule="auto"/>
        <w:ind w:left="0" w:firstLine="0"/>
        <w:jc w:val="both"/>
        <w:rPr>
          <w:del w:id="97015" w:author="VNCN E&amp;C" w:date="2026-10-19T15:00:00Z"/>
          <w:rFonts w:ascii="Times New Roman" w:hAnsi="Times New Roman"/>
          <w:sz w:val="26"/>
          <w:szCs w:val="26"/>
        </w:rPr>
      </w:pPr>
      <w:del w:id="97014" w:author="VNCN E&amp;C" w:date="2026-10-19T15:00:00Z">
        <w:r>
          <w:rPr>
            <w:rFonts w:ascii="Times New Roman" w:hAnsi="Times New Roman"/>
            <w:sz w:val="26"/>
            <w:szCs w:val="26"/>
          </w:rPr>
          <w:delText xml:space="preserve">Bên B phải huy động đủ máy móc, thiết bị, vật tư, nhân lực để thực hiện công việc theo yêu cầu của Bên A trong thời hạn quy định;</w:delText>
        </w:r>
      </w:del>
    </w:p>
    <w:p w14:paraId="67BFDF8D" w14:textId="77777777" w:rsidR="00A10877" w:rsidRDefault="00000000">
      <w:pPr>
        <w:tabs>
          <w:tab w:val="left" w:pos="6750"/>
        </w:tabs>
        <w:spacing w:after="120" w:line="276" w:lineRule="auto"/>
        <w:jc w:val="both"/>
        <w:rPr>
          <w:rFonts w:ascii="Times New Roman" w:hAnsi="Times New Roman"/>
          <w:sz w:val="26"/>
          <w:szCs w:val="26"/>
        </w:rPr>
      </w:pPr>
      <w:ins w:id="97016" w:author="VNCN E&amp;C" w:date="2026-10-19T15:00:00Z">
        <w:r>
          <w:rPr>
            <w:rFonts w:ascii="Times New Roman" w:hAnsi="Times New Roman"/>
            <w:sz w:val="26"/>
            <w:szCs w:val="26"/>
          </w:rPr>
          <w:t xml:space="preserve">d</w:t>
        </w:r>
      </w:ins>
      <w:del w:id="97017" w:author="VNCN E&amp;C" w:date="2026-10-19T15:00:00Z">
        <w:r>
          <w:rPr>
            <w:rFonts w:ascii="Times New Roman" w:hAnsi="Times New Roman"/>
            <w:sz w:val="26"/>
            <w:szCs w:val="26"/>
          </w:rPr>
          <w:delText xml:space="preserve">e</w:delText>
        </w:r>
      </w:del>
      <w:r>
        <w:rPr>
          <w:rFonts w:ascii="Times New Roman" w:hAnsi="Times New Roman"/>
          <w:sz w:val="26"/>
          <w:szCs w:val="26"/>
        </w:rPr>
        <w:t xml:space="preserve">) Bên B phải lập và trình duyệt biện pháp thi công, bản vẽ thi công, bản vẽ chi tiết, mẫu vật liệu và tài liệu cần thiết khác trong thời hạn bảo đảm thực hiện đúng tiến độ;</w:t>
      </w:r>
    </w:p>
    <w:p w14:paraId="46F024B9" w14:textId="77777777" w:rsidR="00A10877" w:rsidDel="009246D4" w:rsidRDefault="00000000">
      <w:pPr>
        <w:spacing w:after="120" w:line="276" w:lineRule="auto"/>
        <w:jc w:val="both"/>
        <w:rPr>
          <w:del w:id="74" w:author="Ngọc Ánh Trương" w:date="2026-10-19T14:26:00Z" w16du:dateUtc="2026-10-19T07:26:00Z"/>
          <w:rFonts w:ascii="Times New Roman" w:hAnsi="Times New Roman"/>
          <w:sz w:val="26"/>
          <w:szCs w:val="26"/>
        </w:rPr>
      </w:pPr>
      <w:ins w:id="97018" w:author="VNCN E&amp;C" w:date="2026-10-19T15:00:00Z">
        <w:r>
          <w:rPr>
            <w:rFonts w:ascii="Times New Roman" w:hAnsi="Times New Roman"/>
            <w:sz w:val="26"/>
            <w:szCs w:val="26"/>
          </w:rPr>
          <w:t xml:space="preserve">e</w:t>
        </w:r>
      </w:ins>
      <w:del w:id="97019" w:author="VNCN E&amp;C" w:date="2026-10-19T15:00:00Z">
        <w:r>
          <w:rPr>
            <w:rFonts w:ascii="Times New Roman" w:hAnsi="Times New Roman"/>
            <w:sz w:val="26"/>
            <w:szCs w:val="26"/>
          </w:rPr>
          <w:delText xml:space="preserve">f</w:delText>
        </w:r>
      </w:del>
      <w:r>
        <w:rPr>
          <w:rFonts w:ascii="Times New Roman" w:hAnsi="Times New Roman"/>
          <w:sz w:val="26"/>
          <w:szCs w:val="26"/>
        </w:rPr>
        <w:t xml:space="preserve">) Thời hạn hoàn thành, bàn giao: theo Điều 7.1 và Tiến độ được Bên A chấp thuận. Việc gia hạn thời gian hoàn thành thực hiện theo Điều 15.1 điểm c.</w:t>
      </w:r>
    </w:p>
    <w:p w14:paraId="05BDBAC2" w14:textId="77777777" w:rsidR="00A10877" w:rsidRPr="009246D4" w:rsidRDefault="00A10877" w:rsidP="009246D4">
      <w:pPr>
        <w:spacing w:after="120" w:line="276" w:lineRule="auto"/>
        <w:jc w:val="both"/>
        <w:rPr>
          <w:rFonts w:ascii="Times New Roman" w:hAnsi="Times New Roman"/>
          <w:b/>
          <w:sz w:val="26"/>
          <w:szCs w:val="26"/>
          <w:rPrChange w:id="75" w:author="Ngọc Ánh Trương" w:date="2026-10-19T14:26:00Z" w16du:dateUtc="2026-10-19T07:26:00Z">
            <w:rPr/>
          </w:rPrChange>
        </w:rPr>
        <w:pPrChange w:id="76" w:author="Ngọc Ánh Trương" w:date="2026-10-19T14:26:00Z" w16du:dateUtc="2026-10-19T07:26:00Z">
          <w:pPr>
            <w:pStyle w:val="ListParagraph"/>
            <w:widowControl w:val="0"/>
            <w:numPr>
              <w:ilvl w:val="1"/>
              <w:numId w:val="22"/>
            </w:numPr>
            <w:tabs>
              <w:tab w:val="num" w:pos="0"/>
            </w:tabs>
            <w:spacing w:before="120" w:after="120" w:line="288" w:lineRule="auto"/>
            <w:ind w:left="360" w:hanging="360"/>
            <w:jc w:val="both"/>
          </w:pPr>
        </w:pPrChange>
      </w:pPr>
      <w:bookmarkStart w:id="77" w:name="_Ref500837428"/>
      <w:bookmarkEnd w:id="77"/>
    </w:p>
    <w:p w14:paraId="5AB24704" w14:textId="77777777" w:rsidR="00A10877" w:rsidRPr="009246D4" w:rsidRDefault="00000000">
      <w:pPr>
        <w:spacing w:after="120" w:line="276" w:lineRule="auto"/>
        <w:jc w:val="both"/>
        <w:rPr>
          <w:rFonts w:ascii="Times New Roman" w:hAnsi="Times New Roman"/>
          <w:b/>
          <w:bCs/>
          <w:sz w:val="26"/>
          <w:szCs w:val="26"/>
        </w:rPr>
      </w:pPr>
      <w:r w:rsidRPr="009246D4">
        <w:rPr>
          <w:rFonts w:ascii="Times New Roman" w:hAnsi="Times New Roman"/>
          <w:b/>
          <w:bCs/>
          <w:sz w:val="26"/>
          <w:szCs w:val="26"/>
        </w:rPr>
        <w:t>7.3. Hậu quả của việc chậm tiến độ thực hiện:</w:t>
      </w:r>
      <w:r w:rsidRPr="009246D4">
        <w:rPr>
          <w:rFonts w:ascii="Times New Roman" w:hAnsi="Times New Roman"/>
          <w:sz w:val="26"/>
          <w:szCs w:val="26"/>
          <w:rPrChange w:id="78" w:author="Ngọc Ánh Trương" w:date="2026-10-19T14:26:00Z" w16du:dateUtc="2026-10-19T07:26:00Z">
            <w:rPr>
              <w:rFonts w:ascii="Times New Roman" w:hAnsi="Times New Roman"/>
              <w:b/>
              <w:bCs/>
              <w:sz w:val="26"/>
              <w:szCs w:val="26"/>
            </w:rPr>
          </w:rPrChange>
        </w:rPr>
        <w:t xml:space="preserve"> </w:t>
      </w:r>
      <w:r w:rsidRPr="009246D4">
        <w:rPr>
          <w:rFonts w:ascii="Times New Roman" w:hAnsi="Times New Roman"/>
          <w:sz w:val="26"/>
          <w:szCs w:val="26"/>
        </w:rPr>
        <w:t>theo Điều 18.3.</w:t>
      </w:r>
    </w:p>
    <w:p w14:paraId="045B5A8B"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8. BẢO HIỂM VÀ BẢO HÀNH</w:t>
      </w:r>
    </w:p>
    <w:p w14:paraId="3FAD442A" w14:textId="77777777" w:rsidR="00A10877"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8.1. Bảo hiểm:</w:t>
      </w:r>
    </w:p>
    <w:p w14:paraId="751CC58A"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14:paraId="6BD32781"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và bảo hiểm trách nhiệm dân sự đối với bên thứ ba cho phần công việc của Bên B. Bên B phải nộp cho Bên A bản sao chứng thực hợp đồng/giấy chứng nhận bảo hiểm còn hiệu lực trước khi huy động thiết bị, nhân lực vào Công trường và không muộn hơn </w:t>
      </w:r>
      <w:r w:rsidRPr="009246D4">
        <w:rPr>
          <w:rFonts w:ascii="Times New Roman" w:hAnsi="Times New Roman"/>
          <w:sz w:val="26"/>
          <w:szCs w:val="26"/>
          <w:highlight w:val="yellow"/>
        </w:rPr>
        <w:t>30</w:t>
      </w:r>
      <w:r w:rsidRPr="009246D4">
        <w:rPr>
          <w:rFonts w:ascii="Times New Roman" w:hAnsi="Times New Roman"/>
          <w:sz w:val="26"/>
          <w:szCs w:val="26"/>
          <w:highlight w:val="yellow"/>
          <w:rPrChange w:id="79" w:author="Ngọc Ánh Trương" w:date="2026-10-19T14:27:00Z" w16du:dateUtc="2026-10-19T07:27:00Z">
            <w:rPr>
              <w:rFonts w:ascii="Times New Roman" w:hAnsi="Times New Roman"/>
              <w:sz w:val="26"/>
              <w:szCs w:val="26"/>
            </w:rPr>
          </w:rPrChange>
        </w:rPr>
        <w:t xml:space="preserve"> ngày</w:t>
      </w:r>
      <w:r>
        <w:rPr>
          <w:rFonts w:ascii="Times New Roman" w:hAnsi="Times New Roman"/>
          <w:sz w:val="26"/>
          <w:szCs w:val="26"/>
        </w:rPr>
        <w:t xml:space="preserve"> kể từ ngày ký Hợp đồng.</w:t>
      </w:r>
    </w:p>
    <w:p w14:paraId="1E9F811E"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lastRenderedPageBreak/>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14:paraId="68291C1C" w14:textId="77777777" w:rsidR="00A10877" w:rsidRDefault="00000000">
      <w:pPr>
        <w:tabs>
          <w:tab w:val="left" w:pos="709"/>
        </w:tabs>
        <w:spacing w:after="120" w:line="276" w:lineRule="auto"/>
        <w:jc w:val="both"/>
        <w:rPr>
          <w:rFonts w:ascii="Times New Roman" w:hAnsi="Times New Roman"/>
          <w:b/>
          <w:bCs/>
          <w:sz w:val="26"/>
          <w:szCs w:val="26"/>
          <w:highlight w:val="yellow"/>
        </w:rPr>
      </w:pPr>
      <w:r>
        <w:rPr>
          <w:rFonts w:ascii="Times New Roman" w:hAnsi="Times New Roman"/>
          <w:b/>
          <w:bCs/>
          <w:sz w:val="26"/>
          <w:szCs w:val="26"/>
        </w:rPr>
        <w:t>8.2. Bảo hành:</w:t>
      </w:r>
    </w:p>
    <w:p w14:paraId="0C285191"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Thời hạn bảo hành: 36 tháng kể từ ngày Chủ đầu tư ký biên bản nghiệm thu hoàn thành hạng mục Công trình theo phạm vi hợp đồng, nhưng không ngắn hơn thời hạn bảo hành mà Bên A phải chịu theo Hợp đồng thầu chính.</w:t>
      </w:r>
    </w:p>
    <w:p w14:paraId="01CDD0AA"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14:paraId="4FCACAF2"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Trách nhiệm bảo hành:</w:t>
      </w:r>
    </w:p>
    <w:p w14:paraId="31D880CE"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07 ngày (đối với sự cố khẩn cấp, thấm, rò rỉ nước: </w:t>
      </w:r>
      <w:r>
        <w:rPr>
          <w:rFonts w:ascii="Times New Roman" w:hAnsi="Times New Roman"/>
          <w:sz w:val="26"/>
          <w:szCs w:val="26"/>
          <w:highlight w:val="yellow"/>
        </w:rPr>
        <w:t>24</w:t>
      </w:r>
      <w:r>
        <w:rPr>
          <w:rFonts w:ascii="Times New Roman" w:hAnsi="Times New Roman"/>
          <w:sz w:val="26"/>
          <w:szCs w:val="26"/>
        </w:rPr>
        <w:t xml:space="preserve"> giờ) kể từ khi nhận được thông báo, Bên A có quyền xử lý theo Điều 18.4.</w:t>
      </w:r>
    </w:p>
    <w:p w14:paraId="59D235FA"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14:paraId="706D9B2C"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14.3, Bên A hoàn trả tiền bảo hành theo Điều 10.3.2 sau khi nhận được bản gốc thư bảo lãnh hợp lệ.</w:t>
      </w:r>
    </w:p>
    <w:p w14:paraId="37E6E1A5"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9. GIÁ HỢP ĐỒNG</w:t>
      </w:r>
    </w:p>
    <w:p w14:paraId="2F6B37C1" w14:textId="77777777" w:rsidR="00A10877"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9.1. Hình thức giá Hợp đồng: </w:t>
      </w:r>
    </w:p>
    <w:p w14:paraId="3F46C586"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Hợp đồng theo đơn giá cố định. Đơn giá không được điều chỉnh trong suốt thời gian thực hiện Hợp đồng.</w:t>
      </w:r>
    </w:p>
    <w:p w14:paraId="19147A6D" w14:textId="77777777" w:rsidR="00A10877"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9.2. Tính đầy đủ của giá Hợp đồng:</w:t>
      </w:r>
    </w:p>
    <w:p w14:paraId="41A96BC8"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14:paraId="1B98BCBD" w14:textId="77777777" w:rsidR="00A10877"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9.3. Giá hợp đồng:</w:t>
      </w:r>
    </w:p>
    <w:p w14:paraId="4D8D5369" w14:textId="77777777" w:rsidR="00A10877" w:rsidRPr="009246D4" w:rsidRDefault="00000000">
      <w:pPr>
        <w:tabs>
          <w:tab w:val="left" w:pos="709"/>
        </w:tabs>
        <w:spacing w:after="120" w:line="276" w:lineRule="auto"/>
        <w:jc w:val="both"/>
        <w:rPr>
          <w:rFonts w:ascii="Times New Roman" w:hAnsi="Times New Roman"/>
          <w:sz w:val="26"/>
          <w:szCs w:val="26"/>
        </w:rPr>
      </w:pPr>
      <w:r w:rsidRPr="009246D4">
        <w:rPr>
          <w:rFonts w:ascii="Times New Roman" w:hAnsi="Times New Roman"/>
          <w:sz w:val="26"/>
          <w:szCs w:val="26"/>
        </w:rPr>
        <w:t xml:space="preserve">a) Giá Hợp đồng (tạm tính): </w:t>
      </w:r>
      <w:r w:rsidRPr="009246D4">
        <w:rPr>
          <w:rFonts w:ascii="Times New Roman" w:hAnsi="Times New Roman"/>
          <w:b/>
          <w:bCs/>
          <w:sz w:val="26"/>
          <w:szCs w:val="26"/>
          <w:rPrChange w:id="80" w:author="Ngọc Ánh Trương" w:date="2026-10-19T14:27:00Z" w16du:dateUtc="2026-10-19T07:27:00Z">
            <w:rPr>
              <w:rFonts w:ascii="Times New Roman" w:hAnsi="Times New Roman"/>
              <w:b/>
              <w:bCs/>
              <w:sz w:val="26"/>
              <w:szCs w:val="26"/>
              <w:highlight w:val="yellow"/>
            </w:rPr>
          </w:rPrChange>
        </w:rPr>
        <w:t>216.334.704.781</w:t>
      </w:r>
      <w:r w:rsidRPr="009246D4">
        <w:rPr>
          <w:rFonts w:ascii="Times New Roman" w:hAnsi="Times New Roman"/>
          <w:b/>
          <w:bCs/>
          <w:sz w:val="26"/>
          <w:szCs w:val="26"/>
        </w:rPr>
        <w:t xml:space="preserve"> đồng</w:t>
      </w:r>
      <w:r w:rsidRPr="009246D4">
        <w:rPr>
          <w:rFonts w:ascii="Times New Roman" w:hAnsi="Times New Roman"/>
          <w:sz w:val="26"/>
          <w:szCs w:val="26"/>
        </w:rPr>
        <w:t>, đã bao gồm thuế GTGT 8% (</w:t>
      </w:r>
      <w:r w:rsidRPr="009246D4">
        <w:rPr>
          <w:rFonts w:ascii="Times New Roman" w:hAnsi="Times New Roman"/>
          <w:i/>
          <w:iCs/>
          <w:sz w:val="26"/>
          <w:szCs w:val="26"/>
        </w:rPr>
        <w:t xml:space="preserve">Bằng chữ: </w:t>
      </w:r>
      <w:r w:rsidRPr="009246D4">
        <w:rPr>
          <w:rFonts w:ascii="Times New Roman" w:hAnsi="Times New Roman"/>
          <w:i/>
          <w:iCs/>
          <w:sz w:val="26"/>
          <w:szCs w:val="26"/>
          <w:rPrChange w:id="81" w:author="Ngọc Ánh Trương" w:date="2026-10-19T14:27:00Z" w16du:dateUtc="2026-10-19T07:27:00Z">
            <w:rPr>
              <w:rFonts w:ascii="Times New Roman" w:hAnsi="Times New Roman"/>
              <w:i/>
              <w:iCs/>
              <w:sz w:val="26"/>
              <w:szCs w:val="26"/>
              <w:highlight w:val="yellow"/>
            </w:rPr>
          </w:rPrChange>
        </w:rPr>
        <w:t>Hai trăm mười sáu tỷ, ba trăm ba mươi tư triệu, bảy trăm linh bốn nghìn, bảy trăm tám mươi mốt đồng</w:t>
      </w:r>
      <w:r w:rsidRPr="009246D4">
        <w:rPr>
          <w:rFonts w:ascii="Times New Roman" w:hAnsi="Times New Roman"/>
          <w:sz w:val="26"/>
          <w:szCs w:val="26"/>
        </w:rPr>
        <w:t xml:space="preserve">). Trong đó: giá trị trước thuế </w:t>
      </w:r>
      <w:r w:rsidRPr="009246D4">
        <w:rPr>
          <w:rFonts w:ascii="Times New Roman" w:hAnsi="Times New Roman"/>
          <w:sz w:val="26"/>
          <w:szCs w:val="26"/>
          <w:rPrChange w:id="82" w:author="Ngọc Ánh Trương" w:date="2026-10-19T14:27:00Z" w16du:dateUtc="2026-10-19T07:27:00Z">
            <w:rPr>
              <w:rFonts w:ascii="Times New Roman" w:hAnsi="Times New Roman"/>
              <w:sz w:val="26"/>
              <w:szCs w:val="26"/>
              <w:highlight w:val="yellow"/>
            </w:rPr>
          </w:rPrChange>
        </w:rPr>
        <w:t>200.309.911.834</w:t>
      </w:r>
      <w:r w:rsidRPr="009246D4">
        <w:rPr>
          <w:rFonts w:ascii="Times New Roman" w:hAnsi="Times New Roman"/>
          <w:sz w:val="26"/>
          <w:szCs w:val="26"/>
        </w:rPr>
        <w:t xml:space="preserve"> đồng; thuế GTGT 8% </w:t>
      </w:r>
      <w:r w:rsidRPr="009246D4">
        <w:rPr>
          <w:rFonts w:ascii="Times New Roman" w:hAnsi="Times New Roman"/>
          <w:sz w:val="26"/>
          <w:szCs w:val="26"/>
          <w:rPrChange w:id="83" w:author="Ngọc Ánh Trương" w:date="2026-10-19T14:27:00Z" w16du:dateUtc="2026-10-19T07:27:00Z">
            <w:rPr>
              <w:rFonts w:ascii="Times New Roman" w:hAnsi="Times New Roman"/>
              <w:sz w:val="26"/>
              <w:szCs w:val="26"/>
              <w:highlight w:val="yellow"/>
            </w:rPr>
          </w:rPrChange>
        </w:rPr>
        <w:t>16.024.792.947</w:t>
      </w:r>
      <w:r w:rsidRPr="009246D4">
        <w:rPr>
          <w:rFonts w:ascii="Times New Roman" w:hAnsi="Times New Roman"/>
          <w:sz w:val="26"/>
          <w:szCs w:val="26"/>
        </w:rPr>
        <w:t xml:space="preserve"> đồng. Thuế suất GTGT áp dụng theo quy định của pháp luật.</w:t>
      </w:r>
    </w:p>
    <w:p w14:paraId="41C5B830" w14:textId="77777777" w:rsidR="00A10877" w:rsidRPr="009246D4" w:rsidRDefault="00000000">
      <w:pPr>
        <w:tabs>
          <w:tab w:val="left" w:pos="709"/>
        </w:tabs>
        <w:spacing w:after="120" w:line="276" w:lineRule="auto"/>
        <w:jc w:val="center"/>
        <w:rPr>
          <w:rFonts w:ascii="Times New Roman" w:hAnsi="Times New Roman"/>
          <w:i/>
          <w:iCs/>
          <w:sz w:val="26"/>
          <w:szCs w:val="26"/>
        </w:rPr>
      </w:pPr>
      <w:r w:rsidRPr="009246D4">
        <w:rPr>
          <w:rFonts w:ascii="Times New Roman" w:hAnsi="Times New Roman"/>
          <w:i/>
          <w:iCs/>
          <w:sz w:val="26"/>
          <w:szCs w:val="26"/>
        </w:rPr>
        <w:lastRenderedPageBreak/>
        <w:t>Chi tiết xem Biểu 01[Chi tiết giá hợp đồng] đính kèm Hợp đồng.</w:t>
      </w:r>
    </w:p>
    <w:p w14:paraId="5937E97F" w14:textId="77777777" w:rsidR="00A10877" w:rsidRDefault="00000000">
      <w:pPr>
        <w:tabs>
          <w:tab w:val="left" w:pos="709"/>
        </w:tabs>
        <w:spacing w:after="120" w:line="276" w:lineRule="auto"/>
        <w:jc w:val="both"/>
        <w:rPr>
          <w:rFonts w:ascii="Times New Roman" w:hAnsi="Times New Roman"/>
          <w:sz w:val="26"/>
          <w:szCs w:val="26"/>
        </w:rPr>
      </w:pPr>
      <w:r w:rsidRPr="009246D4">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Khối lượng bể nước sinh hoạt, bể</w:t>
      </w:r>
      <w:r>
        <w:rPr>
          <w:rFonts w:ascii="Times New Roman" w:hAnsi="Times New Roman"/>
          <w:sz w:val="26"/>
          <w:szCs w:val="26"/>
        </w:rPr>
        <w:t xml:space="preserve">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14:paraId="510581BB"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 Giá Hợp đồng đã bao gồm: </w:t>
      </w:r>
    </w:p>
    <w:p w14:paraId="5B4EBF8B"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14:paraId="771724D0"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bảo vệ mái đào;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14:paraId="4DEC404A"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c) </w:t>
      </w:r>
      <w:ins w:id="97020" w:author="VNCN E&amp;C" w:date="2026-10-19T15:00:00Z">
        <w:r>
          <w:rPr>
            <w:rFonts w:ascii="Times New Roman" w:hAnsi="Times New Roman"/>
            <w:sz w:val="26"/>
            <w:szCs w:val="26"/>
          </w:rPr>
          <w:t xml:space="preserve">Giá Hợp đồng đã bao gồm</w:t>
        </w:r>
      </w:ins>
      <w:del w:id="97021" w:author="VNCN E&amp;C" w:date="2026-10-19T15:00:00Z">
        <w:r>
          <w:rPr>
            <w:rFonts w:ascii="Times New Roman" w:hAnsi="Times New Roman"/>
            <w:sz w:val="26"/>
            <w:szCs w:val="26"/>
          </w:rPr>
          <w:delText xml:space="preserve">Bên B cung cấp toàn bộ vật liệu chính, vật liệu phụ và chịu toàn bộ</w:delText>
        </w:r>
      </w:del>
      <w:r>
        <w:rPr>
          <w:rFonts w:ascii="Times New Roman" w:hAnsi="Times New Roman"/>
          <w:sz w:val="26"/>
          <w:szCs w:val="26"/>
        </w:rPr>
        <w:t xml:space="preserve"> chi phí hao hụt vật liệu trong quá trình thi công</w:t>
      </w:r>
      <w:ins w:id="97022" w:author="VNCN E&amp;C" w:date="2026-10-19T15:00:00Z">
        <w:r>
          <w:rPr>
            <w:rFonts w:ascii="Times New Roman" w:hAnsi="Times New Roman"/>
            <w:sz w:val="26"/>
            <w:szCs w:val="26"/>
          </w:rPr>
          <w:t xml:space="preserve">; việc cung cấp vật tư, vật liệu thực hiện theo Điều 13</w:t>
        </w:r>
      </w:ins>
      <w:r>
        <w:rPr>
          <w:rFonts w:ascii="Times New Roman" w:hAnsi="Times New Roman"/>
          <w:sz w:val="26"/>
          <w:szCs w:val="26"/>
        </w:rPr>
        <w:t xml:space="preserve">.</w:t>
      </w:r>
    </w:p>
    <w:p w14:paraId="7B6B331E" w14:textId="77777777" w:rsidR="00A10877" w:rsidRDefault="00A10877">
      <w:pPr>
        <w:tabs>
          <w:tab w:val="left" w:pos="709"/>
        </w:tabs>
        <w:spacing w:after="120" w:line="276" w:lineRule="auto"/>
        <w:jc w:val="both"/>
        <w:rPr>
          <w:rFonts w:ascii="Times New Roman" w:hAnsi="Times New Roman"/>
          <w:b/>
          <w:bCs/>
          <w:sz w:val="26"/>
          <w:szCs w:val="26"/>
        </w:rPr>
      </w:pPr>
    </w:p>
    <w:p w14:paraId="5A94F6BD"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10. THANH TOÁN HỢP ĐỒNG</w:t>
      </w:r>
    </w:p>
    <w:p w14:paraId="1FCA9FC8"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14:paraId="3B607D72"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14:paraId="7FB94452" w14:textId="77777777" w:rsidR="00A10877"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10.3. Tạm ứng, thanh toán:</w:t>
      </w:r>
    </w:p>
    <w:p w14:paraId="017EE9B1" w14:textId="77777777" w:rsidR="00A10877"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10.3.1. Tạm ứng hợp đồng: </w:t>
      </w:r>
    </w:p>
    <w:p w14:paraId="7CD7CDFD"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a) Giá trị tạm ứng: 25% giá trị Hợp đồng trước thuế GTGT, tương ứng </w:t>
      </w:r>
      <w:r>
        <w:rPr>
          <w:rFonts w:ascii="Times New Roman" w:hAnsi="Times New Roman"/>
          <w:sz w:val="26"/>
          <w:szCs w:val="26"/>
          <w:highlight w:val="yellow"/>
        </w:rPr>
        <w:t>50.077.477.959</w:t>
      </w:r>
      <w:r>
        <w:rPr>
          <w:rFonts w:ascii="Times New Roman" w:hAnsi="Times New Roman"/>
          <w:sz w:val="26"/>
          <w:szCs w:val="26"/>
        </w:rPr>
        <w:t xml:space="preserve"> đồng. Bên A tạm ứng trong vòng 07 ngày làm việc kể từ ngày nhận đủ các hồ sơ hợp lệ sau của Bên B:</w:t>
      </w:r>
    </w:p>
    <w:p w14:paraId="7E0666EE"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Hợp đồng đã được ký kết;</w:t>
      </w:r>
    </w:p>
    <w:p w14:paraId="56A7C626"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Công văn đề nghị tạm ứng;</w:t>
      </w:r>
    </w:p>
    <w:p w14:paraId="7D698C39"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05</w:t>
      </w:r>
      <w:r>
        <w:rPr>
          <w:rFonts w:ascii="Times New Roman" w:hAnsi="Times New Roman"/>
          <w:sz w:val="26"/>
          <w:szCs w:val="26"/>
        </w:rPr>
        <w:t>% giá trị Hợp đồng theo Điều 14.2;</w:t>
      </w:r>
    </w:p>
    <w:p w14:paraId="5535608A"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100</w:t>
      </w:r>
      <w:r>
        <w:rPr>
          <w:rFonts w:ascii="Times New Roman" w:hAnsi="Times New Roman"/>
          <w:sz w:val="26"/>
          <w:szCs w:val="26"/>
        </w:rPr>
        <w:t>% số tiền tạm ứng theo Điều 14.1;</w:t>
      </w:r>
    </w:p>
    <w:p w14:paraId="7BC57575"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lastRenderedPageBreak/>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14:paraId="6137F5D9"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Giá trị thu hồi tạm ứng  = GTTƯ x [GTHT/(GTHĐ x </w:t>
      </w:r>
      <w:r>
        <w:rPr>
          <w:rFonts w:ascii="Times New Roman" w:hAnsi="Times New Roman"/>
          <w:sz w:val="26"/>
          <w:szCs w:val="26"/>
          <w:highlight w:val="yellow"/>
        </w:rPr>
        <w:t>80</w:t>
      </w:r>
      <w:r>
        <w:rPr>
          <w:rFonts w:ascii="Times New Roman" w:hAnsi="Times New Roman"/>
          <w:sz w:val="26"/>
          <w:szCs w:val="26"/>
        </w:rPr>
        <w:t>%)]</w:t>
      </w:r>
    </w:p>
    <w:p w14:paraId="3ADF78D9"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GTTƯ: Giá trị tạm ứng theo hợp đồng</w:t>
      </w:r>
    </w:p>
    <w:p w14:paraId="2A2BEFB4"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GTHT: Giá trị hoàn thành</w:t>
      </w:r>
    </w:p>
    <w:p w14:paraId="7297A22E"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GTHĐ: Giá trị hợp đồng</w:t>
      </w:r>
    </w:p>
    <w:p w14:paraId="3E35BE17"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14:paraId="2ECA4A1B" w14:textId="77777777" w:rsidR="00A10877"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14:paraId="2189A7CE" w14:textId="77777777" w:rsidR="00A10877" w:rsidRDefault="00000000">
      <w:pPr>
        <w:widowControl w:val="0"/>
        <w:tabs>
          <w:tab w:val="left" w:pos="0"/>
        </w:tabs>
        <w:spacing w:after="120" w:line="276" w:lineRule="auto"/>
        <w:jc w:val="both"/>
        <w:rPr>
          <w:rFonts w:ascii="Times New Roman" w:hAnsi="Times New Roman"/>
          <w:sz w:val="26"/>
          <w:szCs w:val="26"/>
          <w:lang w:val="nl-NL"/>
        </w:rPr>
      </w:pPr>
      <w:r>
        <w:rPr>
          <w:rFonts w:ascii="Times New Roman" w:hAnsi="Times New Roman"/>
          <w:b/>
          <w:sz w:val="26"/>
          <w:szCs w:val="26"/>
          <w:lang w:val="nl-NL"/>
        </w:rPr>
        <w:t>10.3.2. Thanh toán:</w:t>
      </w:r>
    </w:p>
    <w:p w14:paraId="38F753F1" w14:textId="77777777" w:rsidR="00A10877" w:rsidRDefault="00000000">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Hàng tháng 2 bên sẽ tổng hợp xác nhận khối lượng hoàn thành trong tháng, Bên B sẽ hoàn thiện hồ sơ thanh toán trình bên A xác nhận. Bên A thanh toán cho Bên B đến </w:t>
      </w:r>
      <w:r>
        <w:rPr>
          <w:rFonts w:ascii="Times New Roman" w:hAnsi="Times New Roman"/>
          <w:sz w:val="26"/>
          <w:szCs w:val="26"/>
          <w:highlight w:val="yellow"/>
        </w:rPr>
        <w:t>90</w:t>
      </w:r>
      <w:r>
        <w:rPr>
          <w:rFonts w:ascii="Times New Roman" w:hAnsi="Times New Roman"/>
          <w:sz w:val="26"/>
          <w:szCs w:val="26"/>
        </w:rPr>
        <w:t>% giá trị khối lượng hoàn thành được nghiệm thu của từng đợt, sau khi trừ tiền thu hồi tạm ứng và các khoản khấu trừ (nếu có). Hồ sơ thanh toán gồm:</w:t>
      </w:r>
    </w:p>
    <w:p w14:paraId="035C10AF"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riêng công thí nghiệm chống thấm phải có đề cương thí nghiệm;</w:t>
      </w:r>
    </w:p>
    <w:p w14:paraId="7DF8ABAA"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Đối với bê tông và vữa:</w:t>
      </w:r>
    </w:p>
    <w:p w14:paraId="47DE8B66"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14:paraId="3F969E99"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 Tư vấn giám sát xác nhận (khối lượng xác định theo bản vẽ hoàn công được phê duyệt);</w:t>
      </w:r>
    </w:p>
    <w:p w14:paraId="104F258F"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w:t>
      </w:r>
    </w:p>
    <w:p w14:paraId="4760877C"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 Bảng xác định giá trị khối lượng phát sinh ngoài hợp đồng (nếu có). </w:t>
      </w:r>
      <w:ins w:id="97023" w:author="VNCN E&amp;C" w:date="2026-10-19T15:00:00Z">
        <w:r>
          <w:rPr>
            <w:rFonts w:ascii="Times New Roman" w:hAnsi="Times New Roman"/>
            <w:sz w:val="26"/>
            <w:szCs w:val="26"/>
          </w:rPr>
          <w:t xml:space="preserve">kèm phụ</w:t>
        </w:r>
      </w:ins>
      <w:del w:id="97024" w:author="VNCN E&amp;C" w:date="2026-10-19T15:00:00Z">
        <w:r>
          <w:rPr>
            <w:rFonts w:ascii="Times New Roman" w:hAnsi="Times New Roman"/>
            <w:sz w:val="26"/>
            <w:szCs w:val="26"/>
          </w:rPr>
          <w:delText xml:space="preserve">Phần phát sinh sẽ được hai bên lập thành Phụ</w:delText>
        </w:r>
      </w:del>
      <w:r>
        <w:rPr>
          <w:rFonts w:ascii="Times New Roman" w:hAnsi="Times New Roman"/>
          <w:sz w:val="26"/>
          <w:szCs w:val="26"/>
        </w:rPr>
        <w:t xml:space="preserve"> lục Hợp đồng</w:t>
      </w:r>
      <w:ins w:id="97025" w:author="VNCN E&amp;C" w:date="2026-10-19T15:00:00Z">
        <w:r>
          <w:rPr>
            <w:rFonts w:ascii="Times New Roman" w:hAnsi="Times New Roman"/>
            <w:sz w:val="26"/>
            <w:szCs w:val="26"/>
          </w:rPr>
          <w:t xml:space="preserve"> hoặc văn bản xác nhận khối lượng, đơn giá theo Điều 15.5</w:t>
        </w:r>
      </w:ins>
      <w:r>
        <w:rPr>
          <w:rFonts w:ascii="Times New Roman" w:hAnsi="Times New Roman"/>
          <w:sz w:val="26"/>
          <w:szCs w:val="26"/>
        </w:rPr>
        <w:t xml:space="preserve">;</w:t>
      </w:r>
    </w:p>
    <w:p w14:paraId="5D3A8426"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14:paraId="28EC996C" w14:textId="77777777" w:rsidR="00A10877" w:rsidRPr="009246D4" w:rsidRDefault="00000000">
      <w:pPr>
        <w:spacing w:after="120" w:line="276" w:lineRule="auto"/>
        <w:jc w:val="both"/>
        <w:rPr>
          <w:rFonts w:ascii="Times New Roman" w:hAnsi="Times New Roman"/>
          <w:sz w:val="26"/>
          <w:szCs w:val="26"/>
        </w:rPr>
      </w:pPr>
      <w:r w:rsidRPr="009246D4">
        <w:rPr>
          <w:rFonts w:ascii="Times New Roman" w:hAnsi="Times New Roman"/>
          <w:sz w:val="26"/>
          <w:szCs w:val="26"/>
        </w:rPr>
        <w:t>- Công văn đề nghị thanh toán (theo mẫu của Bên A);</w:t>
      </w:r>
    </w:p>
    <w:p w14:paraId="17C68221" w14:textId="77777777" w:rsidR="00A10877" w:rsidRPr="009246D4" w:rsidRDefault="00000000">
      <w:pPr>
        <w:spacing w:after="120" w:line="276" w:lineRule="auto"/>
        <w:jc w:val="both"/>
        <w:rPr>
          <w:rFonts w:ascii="Times New Roman" w:hAnsi="Times New Roman"/>
          <w:sz w:val="26"/>
          <w:szCs w:val="26"/>
        </w:rPr>
      </w:pPr>
      <w:r w:rsidRPr="009246D4">
        <w:rPr>
          <w:rFonts w:ascii="Times New Roman" w:hAnsi="Times New Roman"/>
          <w:sz w:val="26"/>
          <w:szCs w:val="26"/>
        </w:rPr>
        <w:t>- Hóa đơn GTGT hợp lệ. Số lượng hồ sơ thanh toán: 08 bộ.</w:t>
      </w:r>
    </w:p>
    <w:p w14:paraId="357AE0D0" w14:textId="77777777" w:rsidR="00A10877" w:rsidRPr="009246D4" w:rsidRDefault="00000000">
      <w:pPr>
        <w:spacing w:after="120" w:line="276" w:lineRule="auto"/>
        <w:jc w:val="both"/>
        <w:rPr>
          <w:rFonts w:ascii="Times New Roman" w:hAnsi="Times New Roman"/>
          <w:sz w:val="26"/>
          <w:szCs w:val="26"/>
          <w:rPrChange w:id="84" w:author="Ngọc Ánh Trương" w:date="2026-10-19T14:28:00Z" w16du:dateUtc="2026-10-19T07:28:00Z">
            <w:rPr>
              <w:rFonts w:ascii="Times New Roman" w:hAnsi="Times New Roman"/>
              <w:sz w:val="26"/>
              <w:szCs w:val="26"/>
              <w:highlight w:val="yellow"/>
            </w:rPr>
          </w:rPrChange>
        </w:rPr>
      </w:pPr>
      <w:r w:rsidRPr="009246D4">
        <w:rPr>
          <w:rFonts w:ascii="Times New Roman" w:hAnsi="Times New Roman"/>
          <w:sz w:val="26"/>
          <w:szCs w:val="26"/>
        </w:rPr>
        <w:lastRenderedPageBreak/>
        <w:t xml:space="preserve">- Giá trị phần Công tác trọn gói tại Biểu 01 [Chi tiết giá hợp đồng] được thanh toán theo tỷ lệ giá trị khối lượng công tác thi công chính hoàn thành trên tổng giá trị công tác thi  </w:t>
      </w:r>
      <w:r w:rsidRPr="009246D4">
        <w:rPr>
          <w:rFonts w:ascii="Times New Roman" w:hAnsi="Times New Roman"/>
          <w:sz w:val="26"/>
          <w:szCs w:val="26"/>
          <w:rPrChange w:id="85" w:author="Ngọc Ánh Trương" w:date="2026-10-19T14:28:00Z" w16du:dateUtc="2026-10-19T07:28:00Z">
            <w:rPr>
              <w:rFonts w:ascii="Times New Roman" w:hAnsi="Times New Roman"/>
              <w:sz w:val="26"/>
              <w:szCs w:val="26"/>
              <w:highlight w:val="yellow"/>
            </w:rPr>
          </w:rPrChange>
        </w:rPr>
        <w:t>công chính của Hợp đồng, hoặc theo giá trị công việc Công tác chuẩn bị, Biện pháp thi công được nghiệm thu, áp dụng giá trị nào thấp hơn.</w:t>
      </w:r>
    </w:p>
    <w:p w14:paraId="3B265F7A" w14:textId="77777777" w:rsidR="009246D4" w:rsidRPr="009246D4" w:rsidRDefault="009246D4" w:rsidP="009246D4">
      <w:pPr>
        <w:spacing w:after="120" w:line="276" w:lineRule="auto"/>
        <w:jc w:val="both"/>
        <w:rPr>
          <w:ins w:id="86" w:author="Ngọc Ánh Trương" w:date="2026-10-19T14:28:00Z"/>
          <w:rFonts w:ascii="Times New Roman" w:hAnsi="Times New Roman"/>
          <w:sz w:val="26"/>
          <w:szCs w:val="26"/>
          <w:rPrChange w:id="87" w:author="Ngọc Ánh Trương" w:date="2026-10-19T14:28:00Z" w16du:dateUtc="2026-10-19T07:28:00Z">
            <w:rPr>
              <w:ins w:id="88" w:author="Ngọc Ánh Trương" w:date="2026-10-19T14:28:00Z"/>
              <w:rFonts w:ascii="Times New Roman" w:hAnsi="Times New Roman"/>
              <w:sz w:val="26"/>
              <w:szCs w:val="26"/>
              <w:highlight w:val="yellow"/>
            </w:rPr>
          </w:rPrChange>
        </w:rPr>
      </w:pPr>
      <w:ins w:id="97026" w:author="Ngọc Ánh Trương" w:date="2026-10-19T14:28:00Z">
        <w:r>
          <w:rPr>
            <w:rFonts w:ascii="Times New Roman" w:hAnsi="Times New Roman"/>
            <w:sz w:val="26"/>
            <w:szCs w:val="26"/>
          </w:rPr>
          <w:t xml:space="preserve">Thời hạn xác nhận hồ sơ thanh toán:</w:t>
        </w:r>
      </w:ins>
      <w:ins w:id="97027" w:author="Ngọc Ánh Trương" w:date="2026-10-19T14:28:00Z">
        <w:r>
          <w:rPr>
            <w:rFonts w:ascii="Times New Roman" w:hAnsi="Times New Roman"/>
            <w:sz w:val="26"/>
            <w:szCs w:val="26"/>
          </w:rPr>
          <w:t xml:space="preserve"> Trong vòng 15 ngày kể từ ngày nhận đủ hồ sơ đề nghị thanh toán hợp lệ theo Điều 10.3.2 điểm a, Bên A xác nhận hồ sơ, hoặc thông báo bằng văn bản </w:t>
        </w:r>
      </w:ins>
      <w:ins w:id="97028" w:author="VNCN E&amp;C" w:date="2026-10-19T15:00:00Z">
        <w:r>
          <w:rPr>
            <w:rFonts w:ascii="Times New Roman" w:hAnsi="Times New Roman"/>
            <w:sz w:val="26"/>
            <w:szCs w:val="26"/>
          </w:rPr>
          <w:t xml:space="preserve">các</w:t>
        </w:r>
      </w:ins>
      <w:ins w:id="97030" w:author="Ngọc Ánh Trương" w:date="2026-10-19T14:28:00Z">
        <w:del w:id="97029" w:author="VNCN E&amp;C" w:date="2026-10-19T15:00:00Z">
          <w:r>
            <w:rPr>
              <w:rFonts w:ascii="Times New Roman" w:hAnsi="Times New Roman"/>
              <w:sz w:val="26"/>
              <w:szCs w:val="26"/>
            </w:rPr>
            <w:delText xml:space="preserve">một lần toàn bộ</w:delText>
          </w:r>
        </w:del>
      </w:ins>
      <w:ins w:id="97031" w:author="Ngọc Ánh Trương" w:date="2026-10-19T14:28:00Z">
        <w:r>
          <w:rPr>
            <w:rFonts w:ascii="Times New Roman" w:hAnsi="Times New Roman"/>
            <w:sz w:val="26"/>
            <w:szCs w:val="26"/>
          </w:rPr>
          <w:t xml:space="preserve"> nội dung cần chỉnh sửa, bổ sung, giải trình. Thời gian Bên B chỉnh sửa, bổ sung không tính vào thời hạn này; thời hạn được tính lại từ ngày Bên A nhận đủ hồ sơ đã chỉnh sửa. Thời hạn thanh toán theo điểm e khoản này.</w:t>
        </w:r>
      </w:ins>
    </w:p>
    <w:p w14:paraId="4A29920E" w14:textId="77777777" w:rsidR="009246D4" w:rsidRPr="009246D4" w:rsidRDefault="009246D4" w:rsidP="009246D4">
      <w:pPr>
        <w:spacing w:after="120" w:line="276" w:lineRule="auto"/>
        <w:jc w:val="both"/>
        <w:rPr>
          <w:ins w:id="92" w:author="Ngọc Ánh Trương" w:date="2026-10-19T14:28:00Z"/>
          <w:rFonts w:ascii="Times New Roman" w:hAnsi="Times New Roman"/>
          <w:sz w:val="26"/>
          <w:szCs w:val="26"/>
          <w:rPrChange w:id="93" w:author="Ngọc Ánh Trương" w:date="2026-10-19T14:28:00Z" w16du:dateUtc="2026-10-19T07:28:00Z">
            <w:rPr>
              <w:ins w:id="94" w:author="Ngọc Ánh Trương" w:date="2026-10-19T14:28:00Z"/>
              <w:rFonts w:ascii="Times New Roman" w:hAnsi="Times New Roman"/>
              <w:sz w:val="26"/>
              <w:szCs w:val="26"/>
              <w:highlight w:val="yellow"/>
            </w:rPr>
          </w:rPrChange>
        </w:rPr>
      </w:pPr>
      <w:ins w:id="95" w:author="Ngọc Ánh Trương" w:date="2026-10-19T14:28:00Z">
        <w:r w:rsidRPr="009246D4">
          <w:rPr>
            <w:rFonts w:ascii="Times New Roman" w:hAnsi="Times New Roman"/>
            <w:sz w:val="26"/>
            <w:szCs w:val="26"/>
            <w:rPrChange w:id="96" w:author="Ngọc Ánh Trương" w:date="2026-10-19T14:28:00Z" w16du:dateUtc="2026-10-19T07:28:00Z">
              <w:rPr>
                <w:rFonts w:ascii="Times New Roman" w:hAnsi="Times New Roman"/>
                <w:sz w:val="26"/>
                <w:szCs w:val="26"/>
                <w:highlight w:val="yellow"/>
              </w:rPr>
            </w:rPrChange>
          </w:rPr>
          <w:t>Bên B có trách nhiệm cung cấp hồ sơ, tài liệu theo yêu cầu của Bên A trong thời hạn Bên A ấn định để Bên A lập hồ sơ thanh toán với Chủ đầu tư. Trường hợp Bên B chậm cung cấp làm Bên A chậm được Chủ đầu tư thanh toán, thời hạn thanh toán cho Bên B được lùi tương ứng với thời gian chậm.</w:t>
        </w:r>
      </w:ins>
    </w:p>
    <w:p w14:paraId="460F6793" w14:textId="2E20220B" w:rsidR="00A10877" w:rsidDel="009246D4" w:rsidRDefault="00000000">
      <w:pPr>
        <w:spacing w:after="120"/>
        <w:jc w:val="both"/>
        <w:rPr>
          <w:del w:id="97" w:author="Ngọc Ánh Trương" w:date="2026-10-19T14:28:00Z" w16du:dateUtc="2026-10-19T07:28:00Z"/>
          <w:rFonts w:ascii="Times New Roman" w:hAnsi="Times New Roman"/>
          <w:sz w:val="26"/>
          <w:szCs w:val="26"/>
          <w:highlight w:val="yellow"/>
        </w:rPr>
      </w:pPr>
      <w:del w:id="98" w:author="Ngọc Ánh Trương" w:date="2026-10-19T14:28:00Z" w16du:dateUtc="2026-10-19T07:28:00Z">
        <w:r w:rsidDel="009246D4">
          <w:rPr>
            <w:rFonts w:ascii="Times New Roman" w:hAnsi="Times New Roman"/>
            <w:sz w:val="26"/>
            <w:szCs w:val="26"/>
            <w:highlight w:val="yellow"/>
          </w:rPr>
          <w:delText>Thời hạn xác nhận hồ sơ và thanh toán:</w:delText>
        </w:r>
      </w:del>
    </w:p>
    <w:p w14:paraId="58054E57" w14:textId="6324497C" w:rsidR="00A10877" w:rsidDel="009246D4" w:rsidRDefault="00000000">
      <w:pPr>
        <w:spacing w:after="120" w:line="276" w:lineRule="auto"/>
        <w:jc w:val="both"/>
        <w:rPr>
          <w:del w:id="99" w:author="Ngọc Ánh Trương" w:date="2026-10-19T14:28:00Z" w16du:dateUtc="2026-10-19T07:28:00Z"/>
          <w:rFonts w:ascii="Times New Roman" w:hAnsi="Times New Roman"/>
          <w:sz w:val="26"/>
          <w:szCs w:val="26"/>
          <w:highlight w:val="yellow"/>
        </w:rPr>
      </w:pPr>
      <w:del w:id="100" w:author="Ngọc Ánh Trương" w:date="2026-10-19T14:28:00Z" w16du:dateUtc="2026-10-19T07:28:00Z">
        <w:r w:rsidDel="009246D4">
          <w:rPr>
            <w:rFonts w:ascii="Times New Roman" w:hAnsi="Times New Roman"/>
            <w:sz w:val="26"/>
            <w:szCs w:val="26"/>
            <w:highlight w:val="yellow"/>
          </w:rPr>
          <w:delText>Bên A kiểm tra, cho ý kiến về hồ sơ trong vòng 15 (mười lăm) ngày kể từ ngày Bên A nhận được đầy đủ hồ sơ đề nghị thanh toán hợp lệ, đúng quy định của Hợp đồng từ Bên B. Nếu có yêu cầu chỉnh sửa, giải trình (nếu có), Bên A tổng hợp và phản hồi một lần bằng văn bản cho Bên B trong thời hạn nêu trên. Thời gian Bên B chỉnh sửa, bổ sung hồ sơ không tính vào thời hạn xem xét, thanh toán của Bên A. Thời hạn thanh toán theo điểm e khoản này.</w:delText>
        </w:r>
      </w:del>
    </w:p>
    <w:p w14:paraId="5E9B3493" w14:textId="0223FA55" w:rsidR="00A10877" w:rsidDel="009246D4" w:rsidRDefault="00A10877">
      <w:pPr>
        <w:spacing w:after="120" w:line="276" w:lineRule="auto"/>
        <w:jc w:val="both"/>
        <w:rPr>
          <w:del w:id="101" w:author="Ngọc Ánh Trương" w:date="2026-10-19T14:28:00Z" w16du:dateUtc="2026-10-19T07:28:00Z"/>
          <w:rFonts w:ascii="Times New Roman" w:hAnsi="Times New Roman"/>
          <w:sz w:val="26"/>
          <w:szCs w:val="26"/>
          <w:highlight w:val="yellow"/>
        </w:rPr>
      </w:pPr>
    </w:p>
    <w:p w14:paraId="033CC47F" w14:textId="002233B5" w:rsidR="00A10877" w:rsidDel="009246D4" w:rsidRDefault="00000000">
      <w:pPr>
        <w:spacing w:after="120" w:line="276" w:lineRule="auto"/>
        <w:jc w:val="both"/>
        <w:rPr>
          <w:del w:id="102" w:author="Ngọc Ánh Trương" w:date="2026-10-19T14:28:00Z" w16du:dateUtc="2026-10-19T07:28:00Z"/>
          <w:rFonts w:ascii="Times New Roman" w:hAnsi="Times New Roman"/>
          <w:sz w:val="26"/>
          <w:szCs w:val="26"/>
        </w:rPr>
      </w:pPr>
      <w:del w:id="103" w:author="Ngọc Ánh Trương" w:date="2026-10-19T14:28:00Z" w16du:dateUtc="2026-10-19T07:28:00Z">
        <w:r w:rsidDel="009246D4">
          <w:rPr>
            <w:rFonts w:ascii="Times New Roman" w:hAnsi="Times New Roman"/>
            <w:sz w:val="26"/>
            <w:szCs w:val="26"/>
            <w:highlight w:val="yellow"/>
          </w:rPr>
          <w:delText>- Bên B có trách nhiệm phối hợp cung cấp hồ sơ liên quan để Bên A hoàn thiện hồ sơ thanh toán đáp ứng yêu cầu của Tư vấn giám sát, Chủ đầu tư để Bên A kịp thời nộp hồ sơ thanh toán giữa Bên A với Chủ đầu tư.</w:delText>
        </w:r>
      </w:del>
    </w:p>
    <w:p w14:paraId="4D4AEE7D" w14:textId="77777777" w:rsidR="00A10877" w:rsidRDefault="00000000">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b) Thanh toán quyết toán: </w:t>
      </w:r>
      <w:r>
        <w:rPr>
          <w:rFonts w:ascii="Times New Roman" w:hAnsi="Times New Roman"/>
          <w:sz w:val="26"/>
          <w:szCs w:val="26"/>
        </w:rPr>
        <w:t>sau khi Bên B hoàn thành toàn bộ công việc, các bên ký Biên bản nghiệm thu hoàn thành, bàn giao Hạng mục công trình và Chủ đầu tư phê duyệt giá trị quyết toán phần công việc tương ứng theo Hợp đồng thầu chính.</w:t>
      </w:r>
    </w:p>
    <w:p w14:paraId="4EAC0DA6" w14:textId="77777777" w:rsidR="00A10877" w:rsidDel="009246D4" w:rsidRDefault="00000000">
      <w:pPr>
        <w:spacing w:after="120" w:line="276" w:lineRule="auto"/>
        <w:jc w:val="both"/>
        <w:rPr>
          <w:del w:id="104" w:author="Ngọc Ánh Trương" w:date="2026-10-19T14:28:00Z" w16du:dateUtc="2026-10-19T07:28:00Z"/>
          <w:rFonts w:ascii="Times New Roman" w:hAnsi="Times New Roman"/>
          <w:sz w:val="26"/>
          <w:szCs w:val="26"/>
        </w:rPr>
      </w:pPr>
      <w:r>
        <w:rPr>
          <w:rFonts w:ascii="Times New Roman" w:hAnsi="Times New Roman"/>
          <w:sz w:val="26"/>
          <w:szCs w:val="26"/>
        </w:rPr>
        <w:t xml:space="preserve">Bên A thanh toán cho Bên B đến </w:t>
      </w:r>
      <w:r>
        <w:rPr>
          <w:rFonts w:ascii="Times New Roman" w:hAnsi="Times New Roman"/>
          <w:sz w:val="26"/>
          <w:szCs w:val="26"/>
          <w:highlight w:val="yellow"/>
        </w:rPr>
        <w:t>95%</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14.3, Bên A thanh toán đến </w:t>
      </w:r>
      <w:r>
        <w:rPr>
          <w:rFonts w:ascii="Times New Roman" w:hAnsi="Times New Roman"/>
          <w:sz w:val="26"/>
          <w:szCs w:val="26"/>
          <w:highlight w:val="yellow"/>
        </w:rPr>
        <w:t>100</w:t>
      </w:r>
      <w:r>
        <w:rPr>
          <w:rFonts w:ascii="Times New Roman" w:hAnsi="Times New Roman"/>
          <w:sz w:val="26"/>
          <w:szCs w:val="26"/>
        </w:rPr>
        <w:t>% giá trị quyết toán. Hồ sơ, thời hạn lập và xác nhận quyết toán thực hiện theo Điều 19.1.</w:t>
      </w:r>
    </w:p>
    <w:p w14:paraId="39947ACA" w14:textId="77777777" w:rsidR="00A10877" w:rsidRDefault="00A10877">
      <w:pPr>
        <w:spacing w:after="120" w:line="276" w:lineRule="auto"/>
        <w:jc w:val="both"/>
        <w:rPr>
          <w:rFonts w:ascii="Times New Roman" w:hAnsi="Times New Roman"/>
          <w:b/>
          <w:bCs/>
          <w:sz w:val="26"/>
          <w:szCs w:val="26"/>
        </w:rPr>
      </w:pPr>
    </w:p>
    <w:p w14:paraId="103756ED" w14:textId="77777777" w:rsidR="00A10877" w:rsidRDefault="00000000">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14:paraId="360E76C6"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Công văn đề nghị thanh toán</w:t>
      </w:r>
    </w:p>
    <w:p w14:paraId="63EF5801"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 Bảo lãnh</w:t>
      </w:r>
      <w:del w:id="97032" w:author="VNCN E&amp;C" w:date="2026-10-19T15:00:00Z">
        <w:r>
          <w:rPr>
            <w:rFonts w:ascii="Times New Roman" w:hAnsi="Times New Roman"/>
            <w:sz w:val="26"/>
            <w:szCs w:val="26"/>
          </w:rPr>
          <w:delText xml:space="preserve"> Bảo hành do ngân hàng cấp theo mẫu được Bên A chấp thuận và có hiệu lực đến khi Bên A thông báo Bên B đã thực hiện xong nghĩa vụ</w:delText>
        </w:r>
      </w:del>
      <w:r>
        <w:rPr>
          <w:rFonts w:ascii="Times New Roman" w:hAnsi="Times New Roman"/>
          <w:sz w:val="26"/>
          <w:szCs w:val="26"/>
        </w:rPr>
        <w:t xml:space="preserve"> bảo hành theo </w:t>
      </w:r>
      <w:ins w:id="97033" w:author="VNCN E&amp;C" w:date="2026-10-19T15:00:00Z">
        <w:r>
          <w:rPr>
            <w:rFonts w:ascii="Times New Roman" w:hAnsi="Times New Roman"/>
            <w:sz w:val="26"/>
            <w:szCs w:val="26"/>
          </w:rPr>
          <w:t xml:space="preserve">Điều 14.3;</w:t>
        </w:r>
      </w:ins>
      <w:del w:id="97034" w:author="VNCN E&amp;C" w:date="2026-10-19T15:00:00Z">
        <w:r>
          <w:rPr>
            <w:rFonts w:ascii="Times New Roman" w:hAnsi="Times New Roman"/>
            <w:sz w:val="26"/>
            <w:szCs w:val="26"/>
          </w:rPr>
          <w:delText xml:space="preserve">quy định.</w:delText>
        </w:r>
      </w:del>
    </w:p>
    <w:p w14:paraId="7010028A" w14:textId="77777777" w:rsidR="00A10877" w:rsidRDefault="00000000">
      <w:pPr>
        <w:spacing w:after="120" w:line="276" w:lineRule="auto"/>
        <w:jc w:val="both"/>
        <w:rPr>
          <w:del w:id="97036" w:author="VNCN E&amp;C" w:date="2026-10-19T15:00:00Z"/>
          <w:rFonts w:ascii="Times New Roman" w:hAnsi="Times New Roman"/>
          <w:sz w:val="26"/>
          <w:szCs w:val="26"/>
        </w:rPr>
      </w:pPr>
      <w:del w:id="97035" w:author="VNCN E&amp;C" w:date="2026-10-19T15:00:00Z">
        <w:r>
          <w:rPr>
            <w:rFonts w:ascii="Times New Roman" w:hAnsi="Times New Roman"/>
            <w:sz w:val="26"/>
            <w:szCs w:val="26"/>
          </w:rPr>
          <w:delText xml:space="preserve">- Thanh lý hợp đồng</w:delText>
        </w:r>
      </w:del>
    </w:p>
    <w:p w14:paraId="313E62B7"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Hóa đơn VAT (nếu có)</w:t>
      </w:r>
    </w:p>
    <w:p w14:paraId="415DE69D"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Trường hợp Bên B không nộp bảo lãnh bảo hành, Bên A giữ lại 05% giá trị quyết toán và thanh toán cho Bên B khi kết thúc thời hạn bảo hành. Hồ sơ thanh toán gồm:</w:t>
      </w:r>
    </w:p>
    <w:p w14:paraId="4A64F099"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Công văn đề nghị thanh toán Bên B</w:t>
      </w:r>
    </w:p>
    <w:p w14:paraId="1D6EF613"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Biên bản nghiệm thu hoàn thành nghĩa vụ bảo hành.</w:t>
      </w:r>
    </w:p>
    <w:p w14:paraId="44E2FE3C"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Thanh lý hợp đồng</w:t>
      </w:r>
    </w:p>
    <w:p w14:paraId="53401AA3"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Hóa đơn VAT (nếu có)</w:t>
      </w:r>
    </w:p>
    <w:p w14:paraId="5D4ACD0F"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14:paraId="19A99D3B"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lastRenderedPageBreak/>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14:paraId="1B019FAD"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14:paraId="28576F04" w14:textId="77777777" w:rsidR="00A10877" w:rsidRDefault="00000000">
      <w:pPr>
        <w:widowControl w:val="0"/>
        <w:tabs>
          <w:tab w:val="left" w:pos="0"/>
        </w:tabs>
        <w:spacing w:after="120" w:line="276" w:lineRule="auto"/>
        <w:jc w:val="both"/>
        <w:rPr>
          <w:rFonts w:ascii="Times New Roman" w:hAnsi="Times New Roman"/>
          <w:b/>
          <w:bCs/>
          <w:sz w:val="26"/>
          <w:szCs w:val="26"/>
        </w:rPr>
      </w:pPr>
      <w:r>
        <w:rPr>
          <w:rFonts w:ascii="Times New Roman" w:hAnsi="Times New Roman"/>
          <w:b/>
          <w:bCs/>
          <w:sz w:val="26"/>
          <w:szCs w:val="26"/>
        </w:rPr>
        <w:t xml:space="preserve">e) Thời hạn thanh toán: </w:t>
      </w:r>
    </w:p>
    <w:p w14:paraId="3D4AA4A6"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Bên A thanh toán các khoản thanh toán theo đợt trong vòng </w:t>
      </w:r>
      <w:ins w:id="97037" w:author="VNCN E&amp;C" w:date="2026-10-19T15:00:00Z">
        <w:r>
          <w:rPr>
            <w:rFonts w:ascii="Times New Roman" w:hAnsi="Times New Roman"/>
            <w:sz w:val="26"/>
            <w:szCs w:val="26"/>
          </w:rPr>
          <w:t xml:space="preserve">20</w:t>
        </w:r>
      </w:ins>
      <w:del w:id="97038" w:author="VNCN E&amp;C" w:date="2026-10-19T15:00:00Z">
        <w:r>
          <w:rPr>
            <w:rFonts w:ascii="Times New Roman" w:hAnsi="Times New Roman"/>
            <w:sz w:val="26"/>
            <w:szCs w:val="26"/>
            <w:highlight w:val="yellow"/>
          </w:rPr>
          <w:delText xml:space="preserve">14</w:delText>
        </w:r>
      </w:del>
      <w:r>
        <w:rPr>
          <w:rFonts w:ascii="Times New Roman" w:hAnsi="Times New Roman"/>
          <w:sz w:val="26"/>
          <w:szCs w:val="26"/>
          <w:highlight w:val="yellow"/>
        </w:rPr>
        <w:t xml:space="preserve"> ngày</w:t>
      </w:r>
      <w:r>
        <w:rPr>
          <w:rFonts w:ascii="Times New Roman" w:hAnsi="Times New Roman"/>
          <w:sz w:val="26"/>
          <w:szCs w:val="26"/>
        </w:rPr>
        <w:t xml:space="preserve"> kể từ ngày Bên A </w:t>
      </w:r>
      <w:ins w:id="97039" w:author="VNCN E&amp;C" w:date="2026-10-19T15:00:00Z">
        <w:r>
          <w:rPr>
            <w:rFonts w:ascii="Times New Roman" w:hAnsi="Times New Roman"/>
            <w:sz w:val="26"/>
            <w:szCs w:val="26"/>
          </w:rPr>
          <w:t xml:space="preserve">xác nhận</w:t>
        </w:r>
      </w:ins>
      <w:del w:id="97040" w:author="VNCN E&amp;C" w:date="2026-10-19T15:00:00Z">
        <w:r>
          <w:rPr>
            <w:rFonts w:ascii="Times New Roman" w:hAnsi="Times New Roman"/>
            <w:sz w:val="26"/>
            <w:szCs w:val="26"/>
          </w:rPr>
          <w:delText xml:space="preserve">phê duyệt</w:delText>
        </w:r>
      </w:del>
      <w:r>
        <w:rPr>
          <w:rFonts w:ascii="Times New Roman" w:hAnsi="Times New Roman"/>
          <w:sz w:val="26"/>
          <w:szCs w:val="26"/>
        </w:rPr>
        <w:t xml:space="preserve"> hồ sơ thanh toán hợp lệ của Bên B. Giá trị quyết toán còn lại được thanh toán trong vòng </w:t>
      </w:r>
      <w:ins w:id="97041" w:author="VNCN E&amp;C" w:date="2026-10-19T15:00:00Z">
        <w:r>
          <w:rPr>
            <w:rFonts w:ascii="Times New Roman" w:hAnsi="Times New Roman"/>
            <w:sz w:val="26"/>
            <w:szCs w:val="26"/>
          </w:rPr>
          <w:t xml:space="preserve">20</w:t>
        </w:r>
      </w:ins>
      <w:del w:id="97042" w:author="VNCN E&amp;C" w:date="2026-10-19T15:00:00Z">
        <w:r>
          <w:rPr>
            <w:rFonts w:ascii="Times New Roman" w:hAnsi="Times New Roman"/>
            <w:sz w:val="26"/>
            <w:szCs w:val="26"/>
            <w:highlight w:val="yellow"/>
          </w:rPr>
          <w:delText xml:space="preserve">14</w:delText>
        </w:r>
      </w:del>
      <w:r>
        <w:rPr>
          <w:rFonts w:ascii="Times New Roman" w:hAnsi="Times New Roman"/>
          <w:sz w:val="26"/>
          <w:szCs w:val="26"/>
          <w:highlight w:val="yellow"/>
        </w:rPr>
        <w:t xml:space="preserve"> ngày</w:t>
      </w:r>
      <w:r>
        <w:rPr>
          <w:rFonts w:ascii="Times New Roman" w:hAnsi="Times New Roman"/>
          <w:sz w:val="26"/>
          <w:szCs w:val="26"/>
        </w:rPr>
        <w:t xml:space="preserve"> kể từ ngày Bên A </w:t>
      </w:r>
      <w:ins w:id="97043" w:author="VNCN E&amp;C" w:date="2026-10-19T15:00:00Z">
        <w:r>
          <w:rPr>
            <w:rFonts w:ascii="Times New Roman" w:hAnsi="Times New Roman"/>
            <w:sz w:val="26"/>
            <w:szCs w:val="26"/>
          </w:rPr>
          <w:t xml:space="preserve">xác nhận</w:t>
        </w:r>
      </w:ins>
      <w:del w:id="97044" w:author="VNCN E&amp;C" w:date="2026-10-19T15:00:00Z">
        <w:r>
          <w:rPr>
            <w:rFonts w:ascii="Times New Roman" w:hAnsi="Times New Roman"/>
            <w:sz w:val="26"/>
            <w:szCs w:val="26"/>
          </w:rPr>
          <w:delText xml:space="preserve">phê duyệt hồ sơ</w:delText>
        </w:r>
      </w:del>
      <w:r>
        <w:rPr>
          <w:rFonts w:ascii="Times New Roman" w:hAnsi="Times New Roman"/>
          <w:sz w:val="26"/>
          <w:szCs w:val="26"/>
        </w:rPr>
        <w:t xml:space="preserve"> quyết toán</w:t>
      </w:r>
      <w:ins w:id="97045" w:author="VNCN E&amp;C" w:date="2026-10-19T15:00:00Z">
        <w:r>
          <w:rPr>
            <w:rFonts w:ascii="Times New Roman" w:hAnsi="Times New Roman"/>
            <w:sz w:val="26"/>
            <w:szCs w:val="26"/>
          </w:rPr>
          <w:t xml:space="preserve"> theo Điều 19.1</w:t>
        </w:r>
      </w:ins>
      <w:r>
        <w:rPr>
          <w:rFonts w:ascii="Times New Roman" w:hAnsi="Times New Roman"/>
          <w:sz w:val="26"/>
          <w:szCs w:val="26"/>
        </w:rPr>
        <w:t xml:space="preserve"> của Bên B.</w:t>
      </w:r>
    </w:p>
    <w:p w14:paraId="739B56FC"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Thời hạn thanh toán tiền bảo hành: trong vòng </w:t>
      </w:r>
      <w:r>
        <w:rPr>
          <w:rFonts w:ascii="Times New Roman" w:hAnsi="Times New Roman"/>
          <w:sz w:val="26"/>
          <w:szCs w:val="26"/>
          <w:highlight w:val="yellow"/>
        </w:rPr>
        <w:t>20 ngày</w:t>
      </w:r>
      <w:r>
        <w:rPr>
          <w:rFonts w:ascii="Times New Roman" w:hAnsi="Times New Roman"/>
          <w:sz w:val="26"/>
          <w:szCs w:val="26"/>
        </w:rPr>
        <w:t xml:space="preserve"> làm việc kể từ ngày Bên A nhận đủ hồ sơ thanh toán tiền bảo hành hợp lệ của Bên B.</w:t>
      </w:r>
    </w:p>
    <w:p w14:paraId="2964E3DB"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 xml:space="preserve">10.4. Hoá đơn: </w:t>
      </w:r>
    </w:p>
    <w:p w14:paraId="1E860806"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14:paraId="16EEA241" w14:textId="77777777" w:rsidR="00A10877"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10.5. Hồ sơ thanh toán:</w:t>
      </w:r>
    </w:p>
    <w:p w14:paraId="5BD34372"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Công văn đề nghị thanh toán giai đoạn, quyết toán, thanh lý Hợp đồng phải ghi rõ giá trị hóa đơn đã xuất, số tiền Bên A đã thanh toán cho Bên B, số tiền Bên B còn được hưởng và tài khoản chuyển tiền, kèm phiếu giá thanh toán có xác nhận của đại diện Bên A. Các thành phần hồ sơ khác theo Điều 10.3.2 và Điều 19.1.</w:t>
      </w:r>
    </w:p>
    <w:p w14:paraId="52CF5038" w14:textId="77777777" w:rsidR="00A10877" w:rsidRDefault="00000000">
      <w:pPr>
        <w:spacing w:after="120" w:line="276" w:lineRule="auto"/>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14:paraId="76454C15" w14:textId="77777777" w:rsidR="00A10877" w:rsidRDefault="00A10877">
      <w:pPr>
        <w:spacing w:after="120" w:line="276" w:lineRule="auto"/>
        <w:jc w:val="both"/>
        <w:rPr>
          <w:rFonts w:ascii="Times New Roman" w:hAnsi="Times New Roman"/>
          <w:sz w:val="26"/>
          <w:szCs w:val="26"/>
        </w:rPr>
      </w:pPr>
    </w:p>
    <w:p w14:paraId="5B84B65E" w14:textId="77777777" w:rsidR="00A10877" w:rsidRDefault="00000000">
      <w:pPr>
        <w:spacing w:after="120" w:line="276" w:lineRule="auto"/>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14:paraId="0D550DFE" w14:textId="77777777" w:rsidR="00A10877" w:rsidRDefault="00000000">
      <w:pPr>
        <w:spacing w:after="120" w:line="276" w:lineRule="auto"/>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14:paraId="13067496"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14:paraId="79B35184" w14:textId="77777777" w:rsidR="00A10877" w:rsidRDefault="00000000">
      <w:pPr>
        <w:widowControl w:val="0"/>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14:paraId="6F4B298A" w14:textId="77777777" w:rsidR="00A10877"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w:t>
      </w:r>
      <w:r>
        <w:rPr>
          <w:rFonts w:ascii="Times New Roman" w:hAnsi="Times New Roman"/>
          <w:sz w:val="26"/>
          <w:szCs w:val="26"/>
          <w:lang w:val="vi-VN"/>
        </w:rPr>
        <w:lastRenderedPageBreak/>
        <w:t>Bên B để kiểm tra. Việc kiểm tra của Bên A không làm giảm trách nhiệm của Bên B.</w:t>
      </w:r>
    </w:p>
    <w:p w14:paraId="31858540" w14:textId="77777777" w:rsidR="00A10877"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14:paraId="6A55B44D" w14:textId="77777777" w:rsidR="00A10877"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14:paraId="74F2D5D2" w14:textId="77777777" w:rsidR="00A10877" w:rsidRDefault="00000000">
      <w:pPr>
        <w:widowControl w:val="0"/>
        <w:numPr>
          <w:ilvl w:val="0"/>
          <w:numId w:val="3"/>
        </w:numPr>
        <w:tabs>
          <w:tab w:val="left" w:pos="284"/>
        </w:tabs>
        <w:spacing w:after="120" w:line="276" w:lineRule="auto"/>
        <w:ind w:left="0" w:firstLine="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14:paraId="2301D00D" w14:textId="77777777" w:rsidR="00A10877"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14:paraId="179758D1" w14:textId="77777777" w:rsidR="00A10877" w:rsidRDefault="00000000">
      <w:pPr>
        <w:widowControl w:val="0"/>
        <w:numPr>
          <w:ilvl w:val="0"/>
          <w:numId w:val="3"/>
        </w:numPr>
        <w:tabs>
          <w:tab w:val="left" w:pos="284"/>
        </w:tabs>
        <w:spacing w:after="120" w:line="276" w:lineRule="auto"/>
        <w:ind w:left="0" w:firstLine="0"/>
        <w:jc w:val="both"/>
        <w:rPr>
          <w:del w:id="97047" w:author="VNCN E&amp;C" w:date="2026-10-19T15:00:00Z"/>
          <w:rFonts w:ascii="Times New Roman" w:hAnsi="Times New Roman"/>
          <w:sz w:val="26"/>
          <w:szCs w:val="26"/>
          <w:lang w:val="vi-VN"/>
        </w:rPr>
      </w:pPr>
      <w:del w:id="97046" w:author="VNCN E&amp;C" w:date="2026-10-19T15:00:00Z">
        <w:r>
          <w:rPr>
            <w:rFonts w:ascii="Times New Roman" w:hAnsi="Times New Roman"/>
            <w:sz w:val="26"/>
            <w:szCs w:val="26"/>
            <w:lang w:val="vi-VN"/>
          </w:rPr>
          <w:delText xml:space="preserve">Yêu cầu toàn bộ thiết bị, trang bị bảo hộ lao động của Bên B trên Công trường phải gắn biểu trưng (logo) của Bên A.</w:delText>
        </w:r>
      </w:del>
    </w:p>
    <w:p w14:paraId="24371874" w14:textId="77777777" w:rsidR="00A10877"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14:paraId="70B1DB67" w14:textId="77777777" w:rsidR="00A10877"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14:paraId="723AE046" w14:textId="77777777" w:rsidR="00A10877"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11.2. Nghĩa vụ chung của Bên A:</w:t>
      </w:r>
    </w:p>
    <w:p w14:paraId="57BABFF6" w14:textId="77777777" w:rsidR="00A10877"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14:paraId="326314D0" w14:textId="77777777" w:rsidR="00A10877"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Bàn giao</w:t>
      </w:r>
      <w:ins w:id="97048" w:author="VNCN E&amp;C" w:date="2026-10-19T15:00:00Z">
        <w:r>
          <w:rPr>
            <w:rFonts w:ascii="Times New Roman" w:hAnsi="Times New Roman"/>
            <w:sz w:val="26"/>
            <w:szCs w:val="26"/>
          </w:rPr>
          <w:t xml:space="preserve">, cung cấp hàng rào,</w:t>
        </w:r>
      </w:ins>
      <w:del w:id="97049" w:author="VNCN E&amp;C" w:date="2026-10-19T15:00:00Z">
        <w:r>
          <w:rPr>
            <w:rFonts w:ascii="Times New Roman" w:hAnsi="Times New Roman"/>
            <w:sz w:val="26"/>
            <w:szCs w:val="26"/>
          </w:rPr>
          <w:delText xml:space="preserve"> cho Bên B</w:delText>
        </w:r>
      </w:del>
      <w:r>
        <w:rPr>
          <w:rFonts w:ascii="Times New Roman" w:hAnsi="Times New Roman"/>
          <w:sz w:val="26"/>
          <w:szCs w:val="26"/>
        </w:rPr>
        <w:t xml:space="preserve"> hệ thống điện tạm, chiếu sáng thi công</w:t>
      </w:r>
      <w:ins w:id="97050" w:author="VNCN E&amp;C" w:date="2026-10-19T15:00:00Z">
        <w:r>
          <w:rPr>
            <w:rFonts w:ascii="Times New Roman" w:hAnsi="Times New Roman"/>
            <w:sz w:val="26"/>
            <w:szCs w:val="26"/>
          </w:rPr>
          <w:t xml:space="preserve">,</w:t>
        </w:r>
      </w:ins>
      <w:del w:id="97051" w:author="VNCN E&amp;C" w:date="2026-10-19T15:00:00Z">
        <w:r>
          <w:rPr>
            <w:rFonts w:ascii="Times New Roman" w:hAnsi="Times New Roman"/>
            <w:sz w:val="26"/>
            <w:szCs w:val="26"/>
          </w:rPr>
          <w:delText xml:space="preserve"> và hàng rào bao quanh Công trường theo Biểu 03; cung cấp</w:delText>
        </w:r>
      </w:del>
      <w:r>
        <w:rPr>
          <w:rFonts w:ascii="Times New Roman" w:hAnsi="Times New Roman"/>
          <w:sz w:val="26"/>
          <w:szCs w:val="26"/>
        </w:rPr>
        <w:t xml:space="preserve"> nguồn điện </w:t>
      </w:r>
      <w:ins w:id="97052" w:author="VNCN E&amp;C" w:date="2026-10-19T15:00:00Z">
        <w:r>
          <w:rPr>
            <w:rFonts w:ascii="Times New Roman" w:hAnsi="Times New Roman"/>
            <w:sz w:val="26"/>
            <w:szCs w:val="26"/>
          </w:rPr>
          <w:t xml:space="preserve">và</w:t>
        </w:r>
      </w:ins>
      <w:del w:id="97053" w:author="VNCN E&amp;C" w:date="2026-10-19T15:00:00Z">
        <w:r>
          <w:rPr>
            <w:rFonts w:ascii="Times New Roman" w:hAnsi="Times New Roman"/>
            <w:sz w:val="26"/>
            <w:szCs w:val="26"/>
          </w:rPr>
          <w:delText xml:space="preserve">thi công,</w:delText>
        </w:r>
      </w:del>
      <w:r>
        <w:rPr>
          <w:rFonts w:ascii="Times New Roman" w:hAnsi="Times New Roman"/>
          <w:sz w:val="26"/>
          <w:szCs w:val="26"/>
        </w:rPr>
        <w:t xml:space="preserve"> điểm đấu nối nước </w:t>
      </w:r>
      <w:ins w:id="97054" w:author="VNCN E&amp;C" w:date="2026-10-19T15:00:00Z">
        <w:r>
          <w:rPr>
            <w:rFonts w:ascii="Times New Roman" w:hAnsi="Times New Roman"/>
            <w:sz w:val="26"/>
            <w:szCs w:val="26"/>
          </w:rPr>
          <w:t xml:space="preserve">thi công theo Điều 12.2.4, Điều 12.2.10 và Biểu 03.</w:t>
        </w:r>
      </w:ins>
      <w:del w:id="97055" w:author="VNCN E&amp;C" w:date="2026-10-19T15:00:00Z">
        <w:r>
          <w:rPr>
            <w:rFonts w:ascii="Times New Roman" w:hAnsi="Times New Roman"/>
            <w:sz w:val="26"/>
            <w:szCs w:val="26"/>
          </w:rPr>
          <w:delText xml:space="preserve">tạm đến phạm vi Dự án.</w:delText>
        </w:r>
      </w:del>
    </w:p>
    <w:p w14:paraId="1E223E3D" w14:textId="77777777" w:rsidR="00A10877"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Bàn giao toàn bộ mặt bằng thi công mà Bên A nhận được từ Chủ đầu tư phù hợp với tiến độ; bàn giao hố đào theo từng giai đoạn sau khi Nhà thầu khác hoàn thành công tác đất tương ứng.</w:t>
      </w:r>
    </w:p>
    <w:p w14:paraId="22BA795D" w14:textId="77777777" w:rsidR="00A10877"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66CE9809" w14:textId="77777777" w:rsidR="00A10877"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1EAB7467" w14:textId="77777777" w:rsidR="00A10877"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14:paraId="329D52CF" w14:textId="77777777" w:rsidR="00A10877"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Thanh toán cho Bên B theo đúng thỏa thuận trong Hợp đồng.</w:t>
      </w:r>
    </w:p>
    <w:p w14:paraId="587E9C4D" w14:textId="77777777" w:rsidR="00A10877" w:rsidRDefault="00A10877">
      <w:pPr>
        <w:widowControl w:val="0"/>
        <w:numPr>
          <w:ilvl w:val="0"/>
          <w:numId w:val="2"/>
        </w:numPr>
        <w:tabs>
          <w:tab w:val="left" w:pos="284"/>
        </w:tabs>
        <w:spacing w:after="120" w:line="276" w:lineRule="auto"/>
        <w:ind w:left="0" w:firstLine="0"/>
        <w:jc w:val="both"/>
        <w:rPr>
          <w:rFonts w:ascii="Times New Roman" w:hAnsi="Times New Roman"/>
          <w:sz w:val="26"/>
          <w:szCs w:val="26"/>
        </w:rPr>
      </w:pPr>
    </w:p>
    <w:p w14:paraId="0C3F0C4B" w14:textId="77777777" w:rsidR="00A10877"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nghĩa vụ khác theo quy định của pháp luật.</w:t>
      </w:r>
    </w:p>
    <w:p w14:paraId="69C7564F"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14:paraId="1F471654" w14:textId="77777777" w:rsidR="00A10877"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12.1. Quyền chung của Bên B:</w:t>
      </w:r>
    </w:p>
    <w:p w14:paraId="05305123" w14:textId="77777777" w:rsidR="00A10877"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14:paraId="29A55D2B" w14:textId="77777777" w:rsidR="00A10877"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14:paraId="47F40FF7" w14:textId="77777777" w:rsidR="00A10877"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14:paraId="79154C4C" w14:textId="77777777" w:rsidR="00A10877"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14:paraId="411CEA15" w14:textId="77777777" w:rsidR="00A10877"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14:paraId="0D4D05D1" w14:textId="77777777" w:rsidR="00A10877"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14:paraId="5EE4E2C3" w14:textId="77777777" w:rsidR="00A10877" w:rsidRDefault="00000000">
      <w:pPr>
        <w:widowControl w:val="0"/>
        <w:numPr>
          <w:ilvl w:val="0"/>
          <w:numId w:val="4"/>
        </w:numPr>
        <w:tabs>
          <w:tab w:val="left" w:pos="284"/>
        </w:tabs>
        <w:spacing w:after="120" w:line="276" w:lineRule="auto"/>
        <w:ind w:left="0" w:firstLine="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14:paraId="0DDC49C1" w14:textId="77777777" w:rsidR="00A10877" w:rsidRDefault="00A10877">
      <w:pPr>
        <w:widowControl w:val="0"/>
        <w:numPr>
          <w:ilvl w:val="0"/>
          <w:numId w:val="4"/>
        </w:numPr>
        <w:tabs>
          <w:tab w:val="left" w:pos="284"/>
        </w:tabs>
        <w:spacing w:after="120" w:line="276" w:lineRule="auto"/>
        <w:ind w:left="0" w:firstLine="0"/>
        <w:jc w:val="both"/>
        <w:rPr>
          <w:rFonts w:ascii="Times New Roman" w:hAnsi="Times New Roman"/>
          <w:strike/>
          <w:sz w:val="26"/>
          <w:szCs w:val="26"/>
        </w:rPr>
      </w:pPr>
    </w:p>
    <w:p w14:paraId="57062EB4" w14:textId="77777777" w:rsidR="00A10877"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quyền khác theo quy định của pháp luật.</w:t>
      </w:r>
    </w:p>
    <w:p w14:paraId="233A9512" w14:textId="77777777" w:rsidR="00A10877"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12.2. Nghĩa vụ của Bên B:</w:t>
      </w:r>
    </w:p>
    <w:p w14:paraId="197599AD"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 Nghĩa vụ chung</w:t>
      </w:r>
    </w:p>
    <w:p w14:paraId="4F9535EC"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14:paraId="2A4281CB"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14:paraId="547A012B"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14:paraId="678B9FD7"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14:paraId="727FF769"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14:paraId="32435E19"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Sự cố do lỗi của Bên B được khắc phục và bồi thường theo nguyên tắc tại Điều 18.</w:t>
      </w:r>
    </w:p>
    <w:p w14:paraId="5D7DAEBC"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đến bãi đổ hợp pháp. Mọi khoản xử phạt, bồi thường do vi phạm của Bên B do Bên B chịu.</w:t>
      </w:r>
    </w:p>
    <w:p w14:paraId="39A55157"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tiêu thoát nước hố móng trong suốt thời gian thi công Phần ngầm, bảo đảm hố móng không bị ngập nước, kết cấu không bị đẩy nổi; chịu toàn bộ thiệt hại phát sinh do sự cố của hệ thống này.</w:t>
      </w:r>
    </w:p>
    <w:p w14:paraId="162E57CA"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14:paraId="0AEAAA6A"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w:t>
      </w:r>
      <w:del w:id="97056" w:author="VNCN E&amp;C" w:date="2026-10-19T15:00:00Z">
        <w:r>
          <w:rPr>
            <w:rFonts w:ascii="Times New Roman" w:hAnsi="Times New Roman"/>
            <w:sz w:val="26"/>
            <w:szCs w:val="26"/>
            <w:lang w:val="fr-FR"/>
          </w:rPr>
          <w:delText xml:space="preserve">đồng thời phải bồi thường </w:delText>
        </w:r>
      </w:del>
      <w:r>
        <w:rPr>
          <w:rFonts w:ascii="Times New Roman" w:hAnsi="Times New Roman"/>
          <w:sz w:val="26"/>
          <w:szCs w:val="26"/>
          <w:lang w:val="fr-FR"/>
        </w:rPr>
        <w:t xml:space="preserve">thiệt hại</w:t>
      </w:r>
      <w:del w:id="97057" w:author="VNCN E&amp;C" w:date="2026-10-19T15:00:00Z">
        <w:r>
          <w:rPr>
            <w:rFonts w:ascii="Times New Roman" w:hAnsi="Times New Roman"/>
            <w:sz w:val="26"/>
            <w:szCs w:val="26"/>
            <w:lang w:val="fr-FR"/>
          </w:rPr>
          <w:delText xml:space="preserve"> cho Bên A, bên thứ ba (nếu có)</w:delText>
        </w:r>
      </w:del>
      <w:r>
        <w:rPr>
          <w:rFonts w:ascii="Times New Roman" w:hAnsi="Times New Roman"/>
          <w:sz w:val="26"/>
          <w:szCs w:val="26"/>
          <w:lang w:val="fr-FR"/>
        </w:rPr>
        <w:t xml:space="preserve"> do người của </w:t>
      </w:r>
      <w:ins w:id="97058" w:author="VNCN E&amp;C" w:date="2026-10-19T15:00:00Z">
        <w:r>
          <w:rPr>
            <w:rFonts w:ascii="Times New Roman" w:hAnsi="Times New Roman"/>
            <w:sz w:val="26"/>
            <w:szCs w:val="26"/>
            <w:lang w:val="fr-FR"/>
          </w:rPr>
          <w:t xml:space="preserve">Bên B</w:t>
        </w:r>
      </w:ins>
      <w:del w:id="97059" w:author="VNCN E&amp;C" w:date="2026-10-19T15:00:00Z">
        <w:r>
          <w:rPr>
            <w:rFonts w:ascii="Times New Roman" w:hAnsi="Times New Roman"/>
            <w:sz w:val="26"/>
            <w:szCs w:val="26"/>
            <w:lang w:val="fr-FR"/>
          </w:rPr>
          <w:delText xml:space="preserve">mình</w:delText>
        </w:r>
      </w:del>
      <w:r>
        <w:rPr>
          <w:rFonts w:ascii="Times New Roman" w:hAnsi="Times New Roman"/>
          <w:sz w:val="26"/>
          <w:szCs w:val="26"/>
          <w:lang w:val="fr-FR"/>
        </w:rPr>
        <w:t xml:space="preserve"> gây ra </w:t>
      </w:r>
      <w:del w:id="97060" w:author="VNCN E&amp;C" w:date="2026-10-19T15:00:00Z">
        <w:r>
          <w:rPr>
            <w:rFonts w:ascii="Times New Roman" w:hAnsi="Times New Roman"/>
            <w:sz w:val="26"/>
            <w:szCs w:val="26"/>
            <w:lang w:val="fr-FR"/>
          </w:rPr>
          <w:delText xml:space="preserve">trong khi thực hiện nhiệm vụ </w:delText>
        </w:r>
      </w:del>
      <w:r>
        <w:rPr>
          <w:rFonts w:ascii="Times New Roman" w:hAnsi="Times New Roman"/>
          <w:sz w:val="26"/>
          <w:szCs w:val="26"/>
          <w:lang w:val="fr-FR"/>
        </w:rPr>
        <w:t xml:space="preserve">được </w:t>
      </w:r>
      <w:ins w:id="97061" w:author="VNCN E&amp;C" w:date="2026-10-19T15:00:00Z">
        <w:r>
          <w:rPr>
            <w:rFonts w:ascii="Times New Roman" w:hAnsi="Times New Roman"/>
            <w:sz w:val="26"/>
            <w:szCs w:val="26"/>
            <w:lang w:val="fr-FR"/>
          </w:rPr>
          <w:t xml:space="preserve">bồi thường theo nguyên tắc tại Điều 18</w:t>
        </w:r>
      </w:ins>
      <w:del w:id="97062" w:author="VNCN E&amp;C" w:date="2026-10-19T15:00:00Z">
        <w:r>
          <w:rPr>
            <w:rFonts w:ascii="Times New Roman" w:hAnsi="Times New Roman"/>
            <w:sz w:val="26"/>
            <w:szCs w:val="26"/>
            <w:lang w:val="fr-FR"/>
          </w:rPr>
          <w:delText xml:space="preserve">Bên B giao</w:delText>
        </w:r>
      </w:del>
      <w:r>
        <w:rPr>
          <w:rFonts w:ascii="Times New Roman" w:hAnsi="Times New Roman"/>
          <w:sz w:val="26"/>
          <w:szCs w:val="26"/>
          <w:lang w:val="fr-FR"/>
        </w:rPr>
        <w:t xml:space="preserve">. </w:t>
      </w:r>
    </w:p>
    <w:p w14:paraId="679869AA"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5D1A91B2" w14:textId="77777777" w:rsidR="00A10877" w:rsidRDefault="00000000">
      <w:pPr>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5F544BEE" w14:textId="77777777" w:rsidR="00A10877" w:rsidRDefault="00000000">
      <w:pPr>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14:paraId="3FF1C360" w14:textId="77777777" w:rsidR="00A10877" w:rsidRDefault="00000000">
      <w:pPr>
        <w:spacing w:after="120" w:line="276" w:lineRule="auto"/>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14:paraId="38E11284" w14:textId="77777777" w:rsidR="00A10877" w:rsidRDefault="00000000">
      <w:pPr>
        <w:spacing w:after="120" w:line="276" w:lineRule="auto"/>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2D902739"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12.2.3 Hợp tác</w:t>
      </w:r>
    </w:p>
    <w:p w14:paraId="0E3D844F"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14:paraId="690992EE"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12.2.4 Mặt bằng, mốc</w:t>
      </w:r>
    </w:p>
    <w:p w14:paraId="2F569233"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14:paraId="27336AEC"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12.2.5 An toàn</w:t>
      </w:r>
    </w:p>
    <w:p w14:paraId="7A99A2A4"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30175A5"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14:paraId="1A0B35C0" w14:textId="77777777" w:rsidR="00A10877" w:rsidRDefault="00000000">
      <w:pPr>
        <w:tabs>
          <w:tab w:val="left" w:pos="1134"/>
        </w:tabs>
        <w:spacing w:after="120" w:line="276" w:lineRule="auto"/>
        <w:jc w:val="both"/>
        <w:rPr>
          <w:rFonts w:ascii="Times New Roman" w:hAnsi="Times New Roman"/>
          <w:sz w:val="26"/>
          <w:szCs w:val="26"/>
          <w:lang w:val="fr-FR"/>
        </w:rPr>
      </w:pPr>
      <w:bookmarkStart w:id="105" w:name="_Toc323776361"/>
      <w:bookmarkStart w:id="106" w:name="_Toc323775524"/>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105"/>
      <w:bookmarkEnd w:id="106"/>
      <w:r>
        <w:rPr>
          <w:rFonts w:ascii="Times New Roman" w:hAnsi="Times New Roman"/>
          <w:sz w:val="26"/>
          <w:szCs w:val="26"/>
          <w:lang w:val="fr-FR"/>
        </w:rPr>
        <w:t>;</w:t>
      </w:r>
    </w:p>
    <w:p w14:paraId="3B19D580"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692065AA"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1AE9269E"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7D7B3889"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14:paraId="7B34E85C"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37C316B8" w14:textId="77777777" w:rsidR="00A10877"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theo Điều 17.1 cho đến khi Bên B thực hiện đầy đủ biện pháp an toàn và xử lý theo Điều 18.2, Điều 18.4; Bên B không được bồi thường, không được gia hạn thời gian trong trường hợp này.</w:t>
      </w:r>
    </w:p>
    <w:p w14:paraId="524B7014"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12.2.6 An ninh, trật tự</w:t>
      </w:r>
    </w:p>
    <w:p w14:paraId="331783F0" w14:textId="77777777" w:rsidR="00A10877" w:rsidRDefault="00000000">
      <w:pPr>
        <w:tabs>
          <w:tab w:val="left" w:pos="1134"/>
        </w:tabs>
        <w:spacing w:after="120" w:line="276" w:lineRule="auto"/>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14:paraId="282D4B68"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14:paraId="6CB2979D"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14:paraId="1A6F6324"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khắc phục bằng chi phí của mình, bồi thường theo nguyên tắc tại Điều 18 và vẫn phải bảo đảm tiến độ Hợp đồng.</w:t>
      </w:r>
    </w:p>
    <w:p w14:paraId="3E3B0E5B"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14:paraId="7AA28E53" w14:textId="77777777" w:rsidR="00A10877" w:rsidRDefault="00000000">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493AFB1D" w14:textId="77777777" w:rsidR="00A10877" w:rsidRDefault="00000000">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76C07634" w14:textId="77777777" w:rsidR="00A10877" w:rsidRDefault="00000000">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14:paraId="50838D98"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61DBDEDA"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4B013AD8"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093B4EA8" w14:textId="77777777" w:rsidR="00A10877"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14:paraId="434542DF" w14:textId="77777777" w:rsidR="00A10877" w:rsidRDefault="00000000">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các biện pháp bảo vệ môi trường, Bên A có quyền xử lý theo Điều 18.2 và Điều 18.4.</w:t>
      </w:r>
    </w:p>
    <w:p w14:paraId="5323358F"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14:paraId="08CA92E8" w14:textId="77777777" w:rsidR="00A10877" w:rsidRDefault="00000000">
      <w:pPr>
        <w:tabs>
          <w:tab w:val="left" w:pos="709"/>
        </w:tabs>
        <w:spacing w:after="120" w:line="276" w:lineRule="auto"/>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theo Điều 9.2. Bên B không được gia hạn thời gian vì lý do điều kiện Công trường.</w:t>
      </w:r>
    </w:p>
    <w:p w14:paraId="5E728D98"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12.2.10 Điện, nước</w:t>
      </w:r>
    </w:p>
    <w:p w14:paraId="6BAEECB6" w14:textId="77777777" w:rsidR="00A10877" w:rsidRDefault="00000000">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a) 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 </w:t>
      </w:r>
    </w:p>
    <w:p w14:paraId="30BC02EC" w14:textId="77777777" w:rsidR="00A10877" w:rsidDel="009246D4" w:rsidRDefault="00000000">
      <w:pPr>
        <w:widowControl w:val="0"/>
        <w:tabs>
          <w:tab w:val="left" w:pos="284"/>
        </w:tabs>
        <w:spacing w:after="120" w:line="276" w:lineRule="auto"/>
        <w:jc w:val="both"/>
        <w:rPr>
          <w:del w:id="107" w:author="Ngọc Ánh Trương" w:date="2026-10-19T14:28:00Z" w16du:dateUtc="2026-10-19T07:28:00Z"/>
          <w:rFonts w:ascii="Times New Roman" w:hAnsi="Times New Roman"/>
          <w:sz w:val="26"/>
          <w:szCs w:val="26"/>
          <w:lang w:val="fr-FR"/>
        </w:rPr>
      </w:pPr>
      <w:r>
        <w:rPr>
          <w:rFonts w:ascii="Times New Roman" w:hAnsi="Times New Roman"/>
          <w:sz w:val="26"/>
          <w:szCs w:val="26"/>
        </w:rPr>
        <w:t xml:space="preserve">b) Bên B có trách nhiệm bố trí nguồn điện dự phòng đủ công suất đảm bảo Công trường vận hành liên tục tối đa 03 ngày cho mỗi lần gián đoạn. Chi phí trong thời hạn này do Bên B chịu, đã bao gồm trong giá Hợp đồng.</w:t>
      </w:r>
      <w:ins w:id="97063" w:author="VNCN E&amp;C" w:date="2026-10-19T15:00:00Z">
        <w:r>
          <w:rPr>
            <w:rFonts w:ascii="Times New Roman" w:hAnsi="Times New Roman"/>
            <w:sz w:val="26"/>
            <w:szCs w:val="26"/>
          </w:rPr>
          <w:t xml:space="preserve"> Giới hạn 03 ngày không áp dụng đối với hệ thống tiêu thoát nước hố móng theo Điều 12.2.1 điểm h.</w:t>
        </w:r>
      </w:ins>
    </w:p>
    <w:p w14:paraId="37C8D481" w14:textId="77777777" w:rsidR="00A10877" w:rsidRDefault="00A10877">
      <w:pPr>
        <w:widowControl w:val="0"/>
        <w:tabs>
          <w:tab w:val="left" w:pos="284"/>
        </w:tabs>
        <w:spacing w:after="120" w:line="276" w:lineRule="auto"/>
        <w:jc w:val="both"/>
        <w:rPr>
          <w:rFonts w:ascii="Times New Roman" w:hAnsi="Times New Roman"/>
          <w:sz w:val="26"/>
          <w:szCs w:val="26"/>
          <w:lang w:val="fr-FR"/>
        </w:rPr>
      </w:pPr>
    </w:p>
    <w:p w14:paraId="2E8D1841"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14:paraId="75E842B6" w14:textId="77777777" w:rsidR="00A10877"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6A543CCC" w14:textId="77777777" w:rsidR="00A10877"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3CAD418A" w14:textId="77777777" w:rsidR="00A10877"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lastRenderedPageBreak/>
        <w:t>Trường hợp Bên B không cung cấp đầy đủ, kịp thời các máy và thiết bị thi công (bao gồm cả các máy và thiết bị thi công phụ, nhỏ lẻ) theo yêu cầu của Bên A, Tư vấn giám sát, Chủ đầu tư, Bên A có quyền xử lý theo Điều 18.4.</w:t>
      </w:r>
    </w:p>
    <w:p w14:paraId="5DB82665" w14:textId="77777777" w:rsidR="00A10877"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quá thời hạn này Bên A có quyền xử lý theo Điều 18.4.</w:t>
      </w:r>
    </w:p>
    <w:p w14:paraId="7CA5D3AB" w14:textId="77777777" w:rsidR="00A10877"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00B6454E" w14:textId="77777777" w:rsidR="00A10877"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6B8D7050" w14:textId="77777777" w:rsidR="00A10877"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được chủ động giải thể, rút quân sau khi hoàn thành các công việc theo tiến độ được phê duyệt.</w:t>
      </w:r>
    </w:p>
    <w:p w14:paraId="2C1AA8FF"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14:paraId="15D20E4A" w14:textId="77777777" w:rsidR="00A10877" w:rsidRDefault="00000000">
      <w:pPr>
        <w:numPr>
          <w:ilvl w:val="2"/>
          <w:numId w:val="7"/>
        </w:numPr>
        <w:tabs>
          <w:tab w:val="left" w:pos="284"/>
        </w:tabs>
        <w:spacing w:after="120" w:line="276" w:lineRule="auto"/>
        <w:ind w:left="0" w:firstLine="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367AE395" w14:textId="77777777" w:rsidR="00A10877" w:rsidRDefault="00000000">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14:paraId="23799589" w14:textId="77777777" w:rsidR="00A10877" w:rsidRDefault="00000000">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14:paraId="0A6A6A69" w14:textId="77777777" w:rsidR="00A10877" w:rsidRDefault="00000000">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2F80F61E" w14:textId="77777777" w:rsidR="00A10877" w:rsidRDefault="00000000">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việc hoàn trả mặt bằng và thu dọn Công trường, Bên A có quyền xử lý theo Điều 18.4.</w:t>
      </w:r>
    </w:p>
    <w:p w14:paraId="016EAAAE"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12.2.13 Báo cáo</w:t>
      </w:r>
    </w:p>
    <w:p w14:paraId="0D967728" w14:textId="77777777" w:rsidR="00A10877" w:rsidRDefault="00000000">
      <w:pPr>
        <w:widowControl w:val="0"/>
        <w:spacing w:after="120" w:line="276" w:lineRule="auto"/>
        <w:jc w:val="both"/>
        <w:textAlignment w:val="baseline"/>
        <w:rPr>
          <w:rFonts w:ascii="Times New Roman" w:hAnsi="Times New Roman"/>
          <w:sz w:val="26"/>
          <w:szCs w:val="26"/>
          <w:lang w:val="fr-FR"/>
        </w:rPr>
      </w:pPr>
      <w:r>
        <w:rPr>
          <w:rFonts w:ascii="Times New Roman" w:hAnsi="Times New Roman"/>
          <w:sz w:val="26"/>
          <w:szCs w:val="26"/>
          <w:lang w:val="fr-FR"/>
        </w:rPr>
        <w:t xml:space="preserve">Bên B phải báo cáo Bên A định kỳ (hằng ngày, hằng tuần, hằng tháng) và đột xuất về tiến độ, chất lượng, khối lượng, an toàn lao động, vệ sinh môi trường, phòng chống cháy nổ, </w:t>
      </w:r>
      <w:r>
        <w:rPr>
          <w:rFonts w:ascii="Times New Roman" w:hAnsi="Times New Roman"/>
          <w:sz w:val="26"/>
          <w:szCs w:val="26"/>
          <w:lang w:val="fr-FR"/>
        </w:rPr>
        <w:lastRenderedPageBreak/>
        <w:t>nhân lực, thiết bị chính thi công Hạng mục công trình.</w:t>
      </w:r>
    </w:p>
    <w:p w14:paraId="6065F7DF" w14:textId="77777777" w:rsidR="00A10877"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14:paraId="42E31026" w14:textId="77777777" w:rsidR="00A10877" w:rsidRDefault="00000000">
      <w:pPr>
        <w:tabs>
          <w:tab w:val="left" w:pos="709"/>
        </w:tabs>
        <w:spacing w:after="120" w:line="276" w:lineRule="auto"/>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14:paraId="1BEF53C7" w14:textId="77777777" w:rsidR="00A10877" w:rsidRDefault="00000000">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14:paraId="476DC831" w14:textId="77777777" w:rsidR="00A10877" w:rsidRDefault="00000000">
      <w:pPr>
        <w:tabs>
          <w:tab w:val="left" w:pos="709"/>
        </w:tabs>
        <w:spacing w:after="120" w:line="276" w:lineRule="auto"/>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14:paraId="59A5E3E7" w14:textId="77777777" w:rsidR="00A10877" w:rsidDel="009246D4" w:rsidRDefault="00000000">
      <w:pPr>
        <w:tabs>
          <w:tab w:val="left" w:pos="709"/>
        </w:tabs>
        <w:spacing w:after="120" w:line="276" w:lineRule="auto"/>
        <w:jc w:val="both"/>
        <w:rPr>
          <w:del w:id="108" w:author="Ngọc Ánh Trương" w:date="2026-10-19T14:28:00Z" w16du:dateUtc="2026-10-19T07:28:00Z"/>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14:paraId="4C250888" w14:textId="77777777" w:rsidR="00A10877" w:rsidRDefault="00A10877" w:rsidP="009246D4">
      <w:pPr>
        <w:tabs>
          <w:tab w:val="left" w:pos="709"/>
        </w:tabs>
        <w:spacing w:after="120" w:line="276" w:lineRule="auto"/>
        <w:jc w:val="both"/>
        <w:pPrChange w:id="109" w:author="Ngọc Ánh Trương" w:date="2026-10-19T14:28:00Z" w16du:dateUtc="2026-10-19T07:28:00Z">
          <w:pPr>
            <w:pStyle w:val="Heading2"/>
            <w:spacing w:after="120" w:line="276" w:lineRule="auto"/>
            <w:jc w:val="left"/>
          </w:pPr>
        </w:pPrChange>
      </w:pPr>
    </w:p>
    <w:p w14:paraId="43C52DA9"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13. VẬT TƯ, VẬT LIỆU DO BÊN B CUNG CẤP</w:t>
      </w:r>
    </w:p>
    <w:p w14:paraId="7E758794" w14:textId="77777777" w:rsidR="00A10877" w:rsidRDefault="00000000">
      <w:pPr>
        <w:spacing w:after="120" w:line="276" w:lineRule="auto"/>
        <w:jc w:val="both"/>
        <w:rPr>
          <w:rFonts w:ascii="Times New Roman" w:hAnsi="Times New Roman"/>
          <w:bCs/>
          <w:sz w:val="26"/>
          <w:szCs w:val="26"/>
          <w:highlight w:val="yellow"/>
        </w:rPr>
      </w:pPr>
      <w:r>
        <w:rPr>
          <w:rFonts w:ascii="Times New Roman" w:hAnsi="Times New Roman"/>
          <w:b/>
          <w:sz w:val="26"/>
          <w:szCs w:val="26"/>
        </w:rPr>
        <w:t>13.1.</w:t>
      </w:r>
      <w:r>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14:paraId="7DDF3B23" w14:textId="77777777" w:rsidR="00A10877" w:rsidRDefault="00000000">
      <w:pPr>
        <w:spacing w:after="120" w:line="276" w:lineRule="auto"/>
        <w:jc w:val="both"/>
        <w:rPr>
          <w:rFonts w:ascii="Times New Roman" w:hAnsi="Times New Roman"/>
          <w:bCs/>
          <w:sz w:val="26"/>
          <w:szCs w:val="26"/>
          <w:highlight w:val="yellow"/>
          <w:lang w:val="vi-VN"/>
        </w:rPr>
      </w:pPr>
      <w:r>
        <w:rPr>
          <w:rFonts w:ascii="Times New Roman" w:hAnsi="Times New Roman"/>
          <w:b/>
          <w:sz w:val="26"/>
          <w:szCs w:val="26"/>
          <w:lang w:val="vi-VN"/>
        </w:rPr>
        <w:t>13.2.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14:paraId="77ECB003" w14:textId="77777777" w:rsidR="00A10877" w:rsidRDefault="00000000">
      <w:pPr>
        <w:spacing w:after="120" w:line="276" w:lineRule="auto"/>
        <w:jc w:val="both"/>
        <w:rPr>
          <w:rFonts w:ascii="Times New Roman" w:hAnsi="Times New Roman"/>
          <w:bCs/>
          <w:strike/>
          <w:sz w:val="26"/>
          <w:szCs w:val="26"/>
          <w:highlight w:val="yellow"/>
          <w:lang w:val="vi-VN"/>
        </w:rPr>
      </w:pPr>
      <w:r>
        <w:rPr>
          <w:rFonts w:ascii="Times New Roman" w:hAnsi="Times New Roman"/>
          <w:b/>
          <w:sz w:val="26"/>
          <w:szCs w:val="26"/>
          <w:lang w:val="vi-VN"/>
        </w:rPr>
        <w:t>13.3.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14:paraId="4E295E7F" w14:textId="77777777" w:rsidR="00A10877" w:rsidRDefault="00000000">
      <w:pPr>
        <w:spacing w:after="120" w:line="276" w:lineRule="auto"/>
        <w:jc w:val="both"/>
        <w:rPr>
          <w:rFonts w:ascii="Times New Roman" w:hAnsi="Times New Roman"/>
          <w:bCs/>
          <w:sz w:val="26"/>
          <w:szCs w:val="26"/>
          <w:highlight w:val="yellow"/>
          <w:lang w:val="vi-VN"/>
        </w:rPr>
      </w:pPr>
      <w:r>
        <w:rPr>
          <w:rFonts w:ascii="Times New Roman" w:hAnsi="Times New Roman"/>
          <w:b/>
          <w:sz w:val="26"/>
          <w:szCs w:val="26"/>
          <w:lang w:val="vi-VN"/>
        </w:rPr>
        <w:t>13.4.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14:paraId="241B0E46"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14. BẢO LÃNH</w:t>
      </w:r>
    </w:p>
    <w:p w14:paraId="3CFF48A1" w14:textId="77777777" w:rsidR="00A10877" w:rsidRDefault="00000000">
      <w:pPr>
        <w:spacing w:after="120" w:line="276" w:lineRule="auto"/>
        <w:jc w:val="both"/>
        <w:rPr>
          <w:rFonts w:ascii="Times New Roman" w:hAnsi="Times New Roman"/>
          <w:b/>
          <w:sz w:val="26"/>
          <w:szCs w:val="26"/>
        </w:rPr>
      </w:pPr>
      <w:r>
        <w:rPr>
          <w:rFonts w:ascii="Times New Roman" w:hAnsi="Times New Roman"/>
          <w:b/>
          <w:sz w:val="26"/>
          <w:szCs w:val="26"/>
        </w:rPr>
        <w:t>14.1. Bảo lãnh tạm ứng Hợp đồng:</w:t>
      </w:r>
    </w:p>
    <w:p w14:paraId="289220FB"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09080485"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13A212CC" w14:textId="77777777" w:rsidR="00A10877"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14:paraId="4BB7E397"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w:t>
      </w:r>
      <w:r>
        <w:rPr>
          <w:rFonts w:ascii="Times New Roman" w:hAnsi="Times New Roman"/>
          <w:sz w:val="26"/>
          <w:szCs w:val="26"/>
        </w:rPr>
        <w:lastRenderedPageBreak/>
        <w:t>tiền tạm ứng. Trường hợp Bên B không gia hạn theo các quy định này thì Bên B vi phạm hợp đồng và Bên A có quyền thu toàn bộ giá trị bảo lãnh.</w:t>
      </w:r>
    </w:p>
    <w:p w14:paraId="68A2FCA2" w14:textId="77777777" w:rsidR="00A10877"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14:paraId="4FC2B874" w14:textId="77777777" w:rsidR="00A10877" w:rsidRDefault="00000000">
      <w:pPr>
        <w:tabs>
          <w:tab w:val="left" w:pos="720"/>
        </w:tabs>
        <w:spacing w:after="120" w:line="276" w:lineRule="auto"/>
        <w:jc w:val="both"/>
        <w:rPr>
          <w:rFonts w:ascii="Times New Roman" w:hAnsi="Times New Roman"/>
          <w:b/>
          <w:sz w:val="26"/>
          <w:szCs w:val="26"/>
        </w:rPr>
      </w:pPr>
      <w:r>
        <w:rPr>
          <w:rFonts w:ascii="Times New Roman" w:hAnsi="Times New Roman"/>
          <w:b/>
          <w:sz w:val="26"/>
          <w:szCs w:val="26"/>
        </w:rPr>
        <w:t xml:space="preserve">14.2. Bảo lãnh thực hiện Hợp đồng: </w:t>
      </w:r>
    </w:p>
    <w:p w14:paraId="7C2B1FAA" w14:textId="77777777" w:rsidR="00A10877"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1D6AC1AF" w14:textId="77777777" w:rsidR="00A10877"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2395130B" w14:textId="77777777" w:rsidR="00A10877"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14:paraId="290856E1"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3FF9ACF6"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14:paraId="686D2E2F" w14:textId="77777777" w:rsidR="00A10877"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14:paraId="3F91B297" w14:textId="77777777" w:rsidR="00A10877"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Mẫu bảo lãnh: Theo Biểu 06 đính kèm Hợp đồng.</w:t>
      </w:r>
    </w:p>
    <w:p w14:paraId="537D2BD0" w14:textId="77777777" w:rsidR="00A10877" w:rsidRDefault="00000000">
      <w:pPr>
        <w:spacing w:after="120" w:line="276" w:lineRule="auto"/>
        <w:jc w:val="both"/>
        <w:rPr>
          <w:rFonts w:ascii="Times New Roman" w:hAnsi="Times New Roman"/>
          <w:sz w:val="26"/>
          <w:szCs w:val="26"/>
        </w:rPr>
      </w:pPr>
      <w:r>
        <w:rPr>
          <w:rFonts w:ascii="Times New Roman" w:hAnsi="Times New Roman"/>
          <w:b/>
          <w:sz w:val="26"/>
          <w:szCs w:val="26"/>
        </w:rPr>
        <w:t>14.3. Bảo lãnh Bảo hành</w:t>
      </w:r>
      <w:r>
        <w:rPr>
          <w:rFonts w:ascii="Times New Roman" w:hAnsi="Times New Roman"/>
          <w:sz w:val="26"/>
          <w:szCs w:val="26"/>
        </w:rPr>
        <w:t xml:space="preserve">: </w:t>
      </w:r>
    </w:p>
    <w:p w14:paraId="0406A60E"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0E1D123F"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bằng 05% giá trị quyết toán Hợp đồng và có hiệu lực đến hết thời hạn bảo hành theo Hợp đồng cộng thêm 14 ngày.</w:t>
      </w:r>
    </w:p>
    <w:p w14:paraId="0C51C658" w14:textId="77777777" w:rsidR="00A10877" w:rsidRDefault="00000000">
      <w:pPr>
        <w:spacing w:after="120" w:line="276" w:lineRule="auto"/>
        <w:jc w:val="both"/>
        <w:rPr>
          <w:rFonts w:ascii="Times New Roman" w:hAnsi="Times New Roman"/>
          <w:b/>
          <w:sz w:val="26"/>
          <w:szCs w:val="26"/>
        </w:rPr>
      </w:pPr>
      <w:r>
        <w:rPr>
          <w:rFonts w:ascii="Times New Roman" w:hAnsi="Times New Roman"/>
          <w:b/>
          <w:sz w:val="26"/>
          <w:szCs w:val="26"/>
        </w:rPr>
        <w:t>14.4. Bảo lãnh thanh toán:</w:t>
      </w:r>
    </w:p>
    <w:p w14:paraId="3832CE13"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Trong vòng 20 ngày sau khi ký kết hợp đồng, Bên A sẽ cung cấp cho Bên B chứng thư bảo lãnh thanh toán của hợp đồng với giá trị được bảo lãnh tương ứng với số tiền bằng 15% giá trị hợp đồng.</w:t>
      </w:r>
    </w:p>
    <w:p w14:paraId="101879E9"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lastRenderedPageBreak/>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 Hiệu lực của Bảo lãnh thanh toán: Từ thời điểm phát hành đến thời điểm phê duyệt quyết toán hợp đồng này.</w:t>
      </w:r>
    </w:p>
    <w:p w14:paraId="16098C4E"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15. SỬA ĐỔI, ĐIỀU CHỈNH HỢP ĐỒNG VÀ CÔNG VIỆC PHÁT SINH</w:t>
      </w:r>
    </w:p>
    <w:p w14:paraId="075849B5" w14:textId="77777777" w:rsidR="00A10877" w:rsidRDefault="00000000">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14:paraId="61104F29" w14:textId="77777777" w:rsidR="00A10877" w:rsidRDefault="00000000">
      <w:pPr>
        <w:tabs>
          <w:tab w:val="left" w:pos="709"/>
        </w:tabs>
        <w:spacing w:after="120" w:line="276" w:lineRule="auto"/>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hoặc theo yêu cầu của Bên A, Bên B phải trình cho Bên A tiến độ thi công điều chỉnh, nêu rõ biện pháp bảo đảm hoàn thành đúng các mốc tiến độ bắt buộc. Thời hạn đệ trình tiến độ thi công không quá 07 ngày, kể từ ngày được Bên A yêu cầu. </w:t>
      </w:r>
    </w:p>
    <w:p w14:paraId="49B9D0C1" w14:textId="77777777" w:rsidR="00A10877" w:rsidRDefault="00000000">
      <w:pPr>
        <w:tabs>
          <w:tab w:val="left" w:pos="709"/>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p>
    <w:p w14:paraId="788A556D"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c) Gia hạn thời gian hoàn thành: Bên B được gia hạn tương ứng với mức ảnh hưởng thực tế đến đường găng của Tiến độ thi công chi tiết do:</w:t>
      </w:r>
    </w:p>
    <w:p w14:paraId="6DFC2437"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(i) Thay đổi thiết kế, phạm vi công việc theo yêu cầu bằng văn bản của Bên A;</w:t>
      </w:r>
    </w:p>
    <w:p w14:paraId="7D06484A"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(ii) Bất khả kháng theo Điều 16;</w:t>
      </w:r>
    </w:p>
    <w:p w14:paraId="751037E4"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(iii) Điều kiện thời tiết bất thường, có xác nhận của cơ quan khí tượng thủy văn;</w:t>
      </w:r>
    </w:p>
    <w:p w14:paraId="0A3D0D28"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(iv) Bên A hoặc nhà thầu khác của Bên A gây chậm trễ, kể cả chậm bàn giao mặt bằng;</w:t>
      </w:r>
    </w:p>
    <w:p w14:paraId="632E7D96"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(v) Bên A chậm phê duyệt hồ sơ hợp lệ quá thời hạn quy định trong Hợp đồng;</w:t>
      </w:r>
    </w:p>
    <w:p w14:paraId="0994DD54"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(vi) Tạm dừng theo Điều 17.1 không do lỗi của Bên B.</w:t>
      </w:r>
    </w:p>
    <w:p w14:paraId="2EFBA054"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Bên B phải thông báo bằng văn bản kèm tài liệu chứng minh trong vòng </w:t>
      </w:r>
      <w:r>
        <w:rPr>
          <w:rFonts w:ascii="Times New Roman" w:hAnsi="Times New Roman"/>
          <w:sz w:val="26"/>
          <w:szCs w:val="26"/>
          <w:highlight w:val="yellow"/>
        </w:rPr>
        <w:t>07 ngày</w:t>
      </w:r>
      <w:r>
        <w:rPr>
          <w:rFonts w:ascii="Times New Roman" w:hAnsi="Times New Roman"/>
          <w:sz w:val="26"/>
          <w:szCs w:val="26"/>
        </w:rPr>
        <w:t xml:space="preserve"> kể từ ngày phát sinh sự kiện; quá thời hạn này, Bên B mất quyền yêu cầu gia hạn. Việc gia hạn chỉ có hiệu lực khi được Bên A chấp thuận bằng văn bản và không làm phát sinh chi phí, trừ trường hợp quy định tại Điều 17.1 điểm c.</w:t>
      </w:r>
    </w:p>
    <w:p w14:paraId="064294EE" w14:textId="77777777" w:rsidR="00A10877" w:rsidRDefault="00A10877">
      <w:pPr>
        <w:tabs>
          <w:tab w:val="left" w:pos="709"/>
        </w:tabs>
        <w:spacing w:after="120" w:line="276" w:lineRule="auto"/>
        <w:jc w:val="both"/>
        <w:rPr>
          <w:rFonts w:ascii="Times New Roman" w:hAnsi="Times New Roman"/>
          <w:strike/>
          <w:sz w:val="26"/>
          <w:szCs w:val="26"/>
          <w:lang w:val="vi-VN"/>
        </w:rPr>
      </w:pPr>
    </w:p>
    <w:p w14:paraId="43581CD7" w14:textId="77777777" w:rsidR="00A10877" w:rsidRDefault="00000000">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14:paraId="26574EA8" w14:textId="77777777" w:rsidR="00A10877" w:rsidRDefault="00000000">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14:paraId="7E7141BE" w14:textId="77777777" w:rsidR="00A10877" w:rsidRDefault="00000000">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15.3. Điều chỉnh giá trị Hợp đồng:</w:t>
      </w:r>
    </w:p>
    <w:p w14:paraId="59F41780" w14:textId="77777777" w:rsidR="00A10877" w:rsidRDefault="00000000">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 xml:space="preserve">Giá trị Hợp đồng được điều chỉnh trong các trường hợp: (i) Bên A thay đổi thiết kế, điều chỉnh nội dung, phạm vi công việc hoặc tăng, giảm khối lượng – chỉ tính khối lượng thay </w:t>
      </w:r>
      <w:r>
        <w:rPr>
          <w:rFonts w:ascii="Times New Roman" w:hAnsi="Times New Roman"/>
          <w:sz w:val="26"/>
          <w:szCs w:val="26"/>
          <w:lang w:val="vi-VN"/>
        </w:rPr>
        <w:t xml:space="preserve">đổi tại khu vực, hạng mục có thay đổi; trường hợp Bên A cắt giảm khối lượng ảnh hưởng lớn đến giá trị Hợp đồng không do lỗi của Bên B thì hai bên thống nhất bằng văn bản</w:t>
      </w:r>
      <w:ins w:id="97064" w:author="VNCN E&amp;C" w:date="2026-10-19T15:00:00Z">
        <w:r>
          <w:rPr>
            <w:rFonts w:ascii="Times New Roman" w:hAnsi="Times New Roman"/>
            <w:sz w:val="26"/>
            <w:szCs w:val="26"/>
            <w:lang w:val="vi-VN"/>
          </w:rPr>
          <w:t xml:space="preserve">, không bao gồm bồi thường lợi nhuận của phần việc bị cắt giảm</w:t>
        </w:r>
      </w:ins>
      <w:r>
        <w:rPr>
          <w:rFonts w:ascii="Times New Roman" w:hAnsi="Times New Roman"/>
          <w:sz w:val="26"/>
          <w:szCs w:val="26"/>
          <w:lang w:val="vi-VN"/>
        </w:rPr>
        <w:t xml:space="preserve">; (ii) Giảm trừ giá trị phần công việc Bên B không thực hiện hoặc thực hiện không đầy đủ, phần công việc Bên A thực hiện thay theo Điều 18.</w:t>
      </w:r>
      <w:r>
        <w:rPr>
          <w:rFonts w:ascii="Times New Roman" w:hAnsi="Times New Roman"/>
          <w:sz w:val="26"/>
          <w:szCs w:val="26"/>
        </w:rPr>
        <w:t xml:space="preserve">4.</w:t>
      </w:r>
    </w:p>
    <w:p w14:paraId="04365E8C" w14:textId="77777777" w:rsidR="00A10877" w:rsidRDefault="00000000">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15.4. Công việc phát sinh, thay đổi:</w:t>
      </w:r>
    </w:p>
    <w:p w14:paraId="34D5DA8E" w14:textId="77777777" w:rsidR="00A10877" w:rsidRDefault="00000000">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14:paraId="0B2E4E2F" w14:textId="77777777" w:rsidR="00A10877" w:rsidRDefault="00000000">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Đối với công việc phát sinh, thay đổi khẩn cấp liên quan đến công việc của Bên B, Bên B phải thực hiện ngay bằng nguồn lực hiện có.</w:t>
      </w:r>
    </w:p>
    <w:p w14:paraId="0A7A1753" w14:textId="77777777" w:rsidR="00A10877" w:rsidRDefault="00000000">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Bên B có trách nhiệm lập và nộp Bên A hồ sơ khối lượng phát sinh, gồm biện pháp thi công và đơn giá, theo nguyên tắc:</w:t>
      </w:r>
    </w:p>
    <w:p w14:paraId="08DD921D" w14:textId="77777777" w:rsidR="00A10877" w:rsidRDefault="00000000">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(i) Trường hợp khối lượng công việc phát sinh, thay đổi đã có đơn giá trong Hợp đồng thì sử dụng đơn giá trong Hợp đồng để thanh toán.</w:t>
      </w:r>
    </w:p>
    <w:p w14:paraId="6F43E58C" w14:textId="33498357" w:rsidR="00CA59F9" w:rsidRPr="00CA59F9" w:rsidRDefault="00000000">
      <w:pPr>
        <w:widowControl w:val="0"/>
        <w:tabs>
          <w:tab w:val="left" w:pos="884"/>
        </w:tabs>
        <w:spacing w:after="120" w:line="276" w:lineRule="auto"/>
        <w:jc w:val="both"/>
        <w:rPr>
          <w:rFonts w:ascii="Times New Roman" w:hAnsi="Times New Roman"/>
          <w:sz w:val="26"/>
          <w:szCs w:val="26"/>
          <w:rPrChange w:id="110" w:author="Ngọc Ánh Trương" w:date="2026-10-19T14:37:00Z" w16du:dateUtc="2026-10-19T07:37:00Z">
            <w:rPr>
              <w:rFonts w:ascii="Times New Roman" w:hAnsi="Times New Roman"/>
              <w:strike/>
              <w:sz w:val="26"/>
              <w:szCs w:val="26"/>
              <w:lang w:val="vi-VN"/>
            </w:rPr>
          </w:rPrChange>
        </w:rPr>
      </w:pPr>
      <w:del w:id="111" w:author="Ngọc Ánh Trương" w:date="2026-10-19T14:37:00Z" w16du:dateUtc="2026-10-19T07:37:00Z">
        <w:r w:rsidDel="00CA59F9">
          <w:rPr>
            <w:rFonts w:ascii="Times New Roman" w:hAnsi="Times New Roman"/>
            <w:sz w:val="26"/>
            <w:szCs w:val="26"/>
            <w:lang w:val="vi-VN"/>
          </w:rPr>
          <w:delText xml:space="preserve">(ii)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Bên B nộp hồ sơ phát sinh trong vòng 07 ngày kể từ ngày nhận được yêu cầu; Bên A xem xét trong vòng 07 ngày làm việc kể từ ngày nhận đủ hồ sơ hợp lệ. Việc Bên A không có ý kiến trong thời hạn nêu trên được coi là chấp thuận. Bên B chỉ triển khai thi công các hạng mục phát sinh </w:delText>
        </w:r>
        <w:r w:rsidRPr="00CA59F9" w:rsidDel="00CA59F9">
          <w:rPr>
            <w:rFonts w:ascii="Times New Roman" w:hAnsi="Times New Roman"/>
            <w:sz w:val="26"/>
            <w:szCs w:val="26"/>
            <w:lang w:val="vi-VN"/>
          </w:rPr>
          <w:delText>sau khi được Bên A phê duyệt và ký phụ lục hợp đồng, trừ công việc khẩn cấp nêu trên.</w:delText>
        </w:r>
      </w:del>
      <w:ins w:id="112" w:author="Ngọc Ánh Trương" w:date="2026-10-19T14:37:00Z">
        <w:r w:rsidR="00CA59F9" w:rsidRPr="00CA59F9">
          <w:rPr>
            <w:rFonts w:ascii="Times New Roman" w:hAnsi="Times New Roman"/>
            <w:sz w:val="26"/>
            <w:szCs w:val="26"/>
            <w:rPrChange w:id="113" w:author="Ngọc Ánh Trương" w:date="2026-10-19T14:37:00Z" w16du:dateUtc="2026-10-19T07:37:00Z">
              <w:rPr>
                <w:rFonts w:ascii="Times New Roman" w:hAnsi="Times New Roman"/>
                <w:strike/>
                <w:sz w:val="26"/>
                <w:szCs w:val="26"/>
              </w:rPr>
            </w:rPrChange>
          </w:rPr>
          <w:t xml:space="preserve">(ii) Trường hợp công việc phát sinh, thay đổi chưa có đơn giá trong Hợp đồng, Bên B nộp hồ sơ đơn giá chi tiết kèm bảng chiết tính và căn cứ (định mức, báo giá, hóa đơn, đơn giá công việc tương tự) trong vòng </w:t>
        </w:r>
        <w:r w:rsidR="00CA59F9" w:rsidRPr="00CA59F9">
          <w:rPr>
            <w:rFonts w:ascii="Times New Roman" w:hAnsi="Times New Roman"/>
            <w:sz w:val="26"/>
            <w:szCs w:val="26"/>
            <w:highlight w:val="yellow"/>
            <w:rPrChange w:id="114" w:author="Ngọc Ánh Trương" w:date="2026-10-19T14:37:00Z" w16du:dateUtc="2026-10-19T07:37:00Z">
              <w:rPr>
                <w:rFonts w:ascii="Times New Roman" w:hAnsi="Times New Roman"/>
                <w:strike/>
                <w:sz w:val="26"/>
                <w:szCs w:val="26"/>
              </w:rPr>
            </w:rPrChange>
          </w:rPr>
          <w:t>07 ngày</w:t>
        </w:r>
        <w:r w:rsidR="00CA59F9" w:rsidRPr="00CA59F9">
          <w:rPr>
            <w:rFonts w:ascii="Times New Roman" w:hAnsi="Times New Roman"/>
            <w:sz w:val="26"/>
            <w:szCs w:val="26"/>
            <w:rPrChange w:id="115" w:author="Ngọc Ánh Trương" w:date="2026-10-19T14:37:00Z" w16du:dateUtc="2026-10-19T07:37:00Z">
              <w:rPr>
                <w:rFonts w:ascii="Times New Roman" w:hAnsi="Times New Roman"/>
                <w:strike/>
                <w:sz w:val="26"/>
                <w:szCs w:val="26"/>
              </w:rPr>
            </w:rPrChange>
          </w:rPr>
          <w:t xml:space="preserve"> kể từ ngày nhận được yêu cầu. Bên A xem xét trong vòng </w:t>
        </w:r>
      </w:ins>
      <w:ins w:id="116" w:author="Ngọc Ánh Trương" w:date="2026-10-19T14:37:00Z" w16du:dateUtc="2026-10-19T07:37:00Z">
        <w:r w:rsidR="00CA59F9" w:rsidRPr="00CA59F9">
          <w:rPr>
            <w:rFonts w:ascii="Times New Roman" w:hAnsi="Times New Roman"/>
            <w:sz w:val="26"/>
            <w:szCs w:val="26"/>
            <w:highlight w:val="yellow"/>
            <w:rPrChange w:id="117" w:author="Ngọc Ánh Trương" w:date="2026-10-19T14:37:00Z" w16du:dateUtc="2026-10-19T07:37:00Z">
              <w:rPr>
                <w:rFonts w:ascii="Times New Roman" w:hAnsi="Times New Roman"/>
                <w:sz w:val="26"/>
                <w:szCs w:val="26"/>
              </w:rPr>
            </w:rPrChange>
          </w:rPr>
          <w:t>07</w:t>
        </w:r>
      </w:ins>
      <w:ins w:id="118" w:author="Ngọc Ánh Trương" w:date="2026-10-19T14:37:00Z">
        <w:r w:rsidR="00CA59F9" w:rsidRPr="00CA59F9">
          <w:rPr>
            <w:rFonts w:ascii="Times New Roman" w:hAnsi="Times New Roman"/>
            <w:sz w:val="26"/>
            <w:szCs w:val="26"/>
            <w:highlight w:val="yellow"/>
            <w:rPrChange w:id="119" w:author="Ngọc Ánh Trương" w:date="2026-10-19T14:37:00Z" w16du:dateUtc="2026-10-19T07:37:00Z">
              <w:rPr>
                <w:rFonts w:ascii="Times New Roman" w:hAnsi="Times New Roman"/>
                <w:strike/>
                <w:sz w:val="26"/>
                <w:szCs w:val="26"/>
              </w:rPr>
            </w:rPrChange>
          </w:rPr>
          <w:t xml:space="preserve"> ngày</w:t>
        </w:r>
        <w:r w:rsidR="00CA59F9" w:rsidRPr="00CA59F9">
          <w:rPr>
            <w:rFonts w:ascii="Times New Roman" w:hAnsi="Times New Roman"/>
            <w:sz w:val="26"/>
            <w:szCs w:val="26"/>
            <w:rPrChange w:id="120" w:author="Ngọc Ánh Trương" w:date="2026-10-19T14:37:00Z" w16du:dateUtc="2026-10-19T07:37:00Z">
              <w:rPr>
                <w:rFonts w:ascii="Times New Roman" w:hAnsi="Times New Roman"/>
                <w:strike/>
                <w:sz w:val="26"/>
                <w:szCs w:val="26"/>
              </w:rPr>
            </w:rPrChange>
          </w:rPr>
          <w:t xml:space="preserve"> làm việc kể từ ngày nhận đủ hồ sơ hợp lệ. Đơn giá chỉ có hiệu lực khi được Bên A chấp thuận bằng văn bản và không vượt quá đơn giá Chủ đầu tư chấp thuận cho Bên A đối với công việc tương ứng; quá thời hạn trên mà Bên A chưa có ý kiến thì không được coi là chấp thuận. Bên B phải triển khai thi công ngay theo yêu cầu bằng văn bản của Bên A, không chờ phê duyệt đơn giá và ký phụ lục Hợp đồng</w:t>
        </w:r>
      </w:ins>
      <w:ins w:id="121" w:author="Ngọc Ánh Trương" w:date="2026-10-19T14:37:00Z" w16du:dateUtc="2026-10-19T07:37:00Z">
        <w:r w:rsidR="00CA59F9">
          <w:rPr>
            <w:rFonts w:ascii="Times New Roman" w:hAnsi="Times New Roman"/>
            <w:sz w:val="26"/>
            <w:szCs w:val="26"/>
          </w:rPr>
          <w:t>.</w:t>
        </w:r>
      </w:ins>
    </w:p>
    <w:p w14:paraId="70DC61DB" w14:textId="77777777" w:rsidR="00A10877" w:rsidRDefault="00000000">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15.5. Thanh toán công việc phát sinh, thay đổi:</w:t>
      </w:r>
    </w:p>
    <w:p w14:paraId="51A2F177" w14:textId="77777777" w:rsidR="00A10877" w:rsidRDefault="00000000">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 xml:space="preserve">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w:t>
      </w:r>
      <w:ins w:id="97065" w:author="VNCN E&amp;C" w:date="2026-10-19T15:00:00Z">
        <w:r>
          <w:rPr>
            <w:rFonts w:ascii="Times New Roman" w:hAnsi="Times New Roman"/>
            <w:sz w:val="26"/>
            <w:szCs w:val="26"/>
            <w:lang w:val="vi-VN"/>
          </w:rPr>
          <w:t xml:space="preserve">và công việc Bên B thực hiện theo yêu cầu bằng văn bản của Bên A</w:t>
        </w:r>
      </w:ins>
      <w:del w:id="97066" w:author="VNCN E&amp;C" w:date="2026-10-19T15:00:00Z">
        <w:r>
          <w:rPr>
            <w:rFonts w:ascii="Times New Roman" w:hAnsi="Times New Roman"/>
            <w:sz w:val="26"/>
            <w:szCs w:val="26"/>
            <w:lang w:val="vi-VN"/>
          </w:rPr>
          <w:delText xml:space="preserve">quy định</w:delText>
        </w:r>
      </w:del>
      <w:r>
        <w:rPr>
          <w:rFonts w:ascii="Times New Roman" w:hAnsi="Times New Roman"/>
          <w:sz w:val="26"/>
          <w:szCs w:val="26"/>
          <w:lang w:val="vi-VN"/>
        </w:rPr>
        <w:t xml:space="preserve"> tại Điều 15.4, Bên A không có nghĩa vụ thanh toán công việc phát sinh, thay đổi không được Bên A chấp thuận</w:t>
      </w:r>
      <w:del w:id="97067" w:author="VNCN E&amp;C" w:date="2026-10-19T15:00:00Z">
        <w:r>
          <w:rPr>
            <w:rFonts w:ascii="Times New Roman" w:hAnsi="Times New Roman"/>
            <w:sz w:val="26"/>
            <w:szCs w:val="26"/>
            <w:lang w:val="vi-VN"/>
          </w:rPr>
          <w:delText xml:space="preserve"> theo Điều 15.4</w:delText>
        </w:r>
      </w:del>
      <w:r>
        <w:rPr>
          <w:rFonts w:ascii="Times New Roman" w:hAnsi="Times New Roman"/>
          <w:sz w:val="26"/>
          <w:szCs w:val="26"/>
          <w:lang w:val="vi-VN"/>
        </w:rPr>
        <w:t xml:space="preserve">. Giá trị công việc phát sinh, thay đổi được thanh toán cùng kỳ thanh toán theo đợt tại Điều 10.3.2.</w:t>
      </w:r>
    </w:p>
    <w:p w14:paraId="73163313" w14:textId="77777777" w:rsidR="00A10877" w:rsidRDefault="00000000">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15.6. Điều chỉnh, sửa đổi các điều khoản, nội dung khác của Hợp đồng:</w:t>
      </w:r>
    </w:p>
    <w:p w14:paraId="35B25FBB" w14:textId="77777777" w:rsidR="00A10877" w:rsidRDefault="00000000">
      <w:pPr>
        <w:widowControl w:val="0"/>
        <w:tabs>
          <w:tab w:val="left" w:pos="360"/>
        </w:tabs>
        <w:spacing w:after="120" w:line="276" w:lineRule="auto"/>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14:paraId="170F5E48"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16. BẤT KHẢ KHÁNG</w:t>
      </w:r>
    </w:p>
    <w:p w14:paraId="43A09F5C" w14:textId="77777777" w:rsidR="00A10877"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w:t>
      </w:r>
      <w:r>
        <w:rPr>
          <w:rFonts w:ascii="Times New Roman" w:hAnsi="Times New Roman"/>
          <w:sz w:val="26"/>
          <w:szCs w:val="26"/>
          <w:lang w:val="vi-VN"/>
        </w:rPr>
        <w:lastRenderedPageBreak/>
        <w:t>đất, hỏa hoạn, chiến tranh, dịch bệnh được cơ quan có thẩm quyền công bố. Mưa, ngập úng, nước ngầm dâng trong điều kiện thời tiết thông thường không phải là sự kiện bất khả kháng.</w:t>
      </w:r>
    </w:p>
    <w:p w14:paraId="040E76E6" w14:textId="77777777" w:rsidR="00A10877"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14:paraId="39F40D4D" w14:textId="77777777" w:rsidR="00A10877"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14:paraId="62AF2234" w14:textId="77777777" w:rsidR="00A10877"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14:paraId="73C01FEC" w14:textId="77777777" w:rsidR="00A10877"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2C958451" w14:textId="77777777" w:rsidR="00A10877"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14:paraId="7F01DA55" w14:textId="77777777" w:rsidR="00A10877"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việc gia hạn thực hiện theo Điều 15.1 điểm c, thời gian gia hạn không vượt quá thời gian Bên A được Chủ đầu tư gia hạn; Bên B tự chịu các chi phí, thiệt hại của mình do sự kiện bất khả kháng gây ra.</w:t>
      </w:r>
    </w:p>
    <w:p w14:paraId="0521F6F4"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17. TẠM DỪNG VÀ CHẤM DỨT HỢP ĐỒNG</w:t>
      </w:r>
    </w:p>
    <w:p w14:paraId="030B9CBA" w14:textId="77777777" w:rsidR="00A10877" w:rsidRDefault="00000000">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17.1. Tạm dừng hợp đồng:</w:t>
      </w:r>
    </w:p>
    <w:p w14:paraId="6F8833E1" w14:textId="77777777" w:rsidR="00A10877" w:rsidRDefault="00000000">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14:paraId="573B344D" w14:textId="77777777" w:rsidR="00A10877" w:rsidRDefault="00000000">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14:paraId="15525E98" w14:textId="77777777" w:rsidR="00A10877" w:rsidRDefault="00000000">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gia hạn theo Điều 15.1 điểm c; chi phí phát sinh (nếu có) được Bên A chấp thuận bù đắp theo điểm c khoản này.</w:t>
      </w:r>
    </w:p>
    <w:p w14:paraId="1403A0EC" w14:textId="77777777" w:rsidR="00A10877" w:rsidRDefault="00000000">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(iii) Bên A chậm thanh toán, tạm ứng quá </w:t>
      </w:r>
      <w:r>
        <w:rPr>
          <w:rFonts w:ascii="Times New Roman" w:hAnsi="Times New Roman"/>
          <w:sz w:val="26"/>
          <w:szCs w:val="26"/>
          <w:highlight w:val="yellow"/>
        </w:rPr>
        <w:t>45 ngày</w:t>
      </w:r>
      <w:r>
        <w:rPr>
          <w:rFonts w:ascii="Times New Roman" w:hAnsi="Times New Roman"/>
          <w:sz w:val="26"/>
          <w:szCs w:val="26"/>
        </w:rPr>
        <w:t xml:space="preserve"> sau thời hạn thanh toán quy định trong hợp đồng.</w:t>
      </w:r>
    </w:p>
    <w:p w14:paraId="6A413DF2" w14:textId="77777777" w:rsidR="00A10877" w:rsidRDefault="00000000">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14:paraId="63F2604D" w14:textId="330E37C1" w:rsidR="00A10877" w:rsidDel="00CA59F9" w:rsidRDefault="00000000">
      <w:pPr>
        <w:widowControl w:val="0"/>
        <w:tabs>
          <w:tab w:val="left" w:pos="1134"/>
        </w:tabs>
        <w:spacing w:after="120" w:line="276" w:lineRule="auto"/>
        <w:jc w:val="both"/>
        <w:rPr>
          <w:del w:id="122" w:author="Ngọc Ánh Trương" w:date="2026-10-19T14:31:00Z" w16du:dateUtc="2026-10-19T07:31:00Z"/>
          <w:rFonts w:ascii="Times New Roman" w:hAnsi="Times New Roman"/>
          <w:bCs/>
          <w:sz w:val="26"/>
          <w:szCs w:val="26"/>
        </w:rPr>
      </w:pPr>
      <w:r>
        <w:rPr>
          <w:rFonts w:ascii="Times New Roman" w:hAnsi="Times New Roman"/>
          <w:sz w:val="26"/>
          <w:szCs w:val="26"/>
          <w:lang w:val="vi-VN"/>
        </w:rPr>
        <w:t xml:space="preserve">(v) Bên A không </w:t>
      </w:r>
      <w:ins w:id="97068" w:author="VNCN E&amp;C" w:date="2026-10-19T15:00:00Z">
        <w:r>
          <w:rPr>
            <w:rFonts w:ascii="Times New Roman" w:hAnsi="Times New Roman"/>
            <w:sz w:val="26"/>
            <w:szCs w:val="26"/>
            <w:lang w:val="vi-VN"/>
          </w:rPr>
          <w:t xml:space="preserve">xác nhận hoặc không có</w:t>
        </w:r>
      </w:ins>
      <w:del w:id="97069" w:author="VNCN E&amp;C" w:date="2026-10-19T15:00:00Z">
        <w:r>
          <w:rPr>
            <w:rFonts w:ascii="Times New Roman" w:hAnsi="Times New Roman"/>
            <w:sz w:val="26"/>
            <w:szCs w:val="26"/>
            <w:lang w:val="vi-VN"/>
          </w:rPr>
          <w:delText xml:space="preserve">kiểm tra, cho</w:delText>
        </w:r>
      </w:del>
      <w:r>
        <w:rPr>
          <w:rFonts w:ascii="Times New Roman" w:hAnsi="Times New Roman"/>
          <w:sz w:val="26"/>
          <w:szCs w:val="26"/>
          <w:lang w:val="vi-VN"/>
        </w:rPr>
        <w:t xml:space="preserve"> ý kiến đối với hồ sơ thanh toán </w:t>
      </w:r>
      <w:ins w:id="97070" w:author="VNCN E&amp;C" w:date="2026-10-19T15:00:00Z">
        <w:r>
          <w:rPr>
            <w:rFonts w:ascii="Times New Roman" w:hAnsi="Times New Roman"/>
            <w:sz w:val="26"/>
            <w:szCs w:val="26"/>
            <w:lang w:val="vi-VN"/>
          </w:rPr>
          <w:t xml:space="preserve">hợp lệ </w:t>
        </w:r>
      </w:ins>
      <w:r>
        <w:rPr>
          <w:rFonts w:ascii="Times New Roman" w:hAnsi="Times New Roman"/>
          <w:sz w:val="26"/>
          <w:szCs w:val="26"/>
          <w:lang w:val="vi-VN"/>
        </w:rPr>
        <w:t xml:space="preserve">quá </w:t>
      </w:r>
      <w:ins w:id="97071" w:author="VNCN E&amp;C" w:date="2026-10-19T15:00:00Z">
        <w:r>
          <w:rPr>
            <w:rFonts w:ascii="Times New Roman" w:hAnsi="Times New Roman"/>
            <w:sz w:val="26"/>
            <w:szCs w:val="26"/>
            <w:lang w:val="vi-VN"/>
          </w:rPr>
          <w:t xml:space="preserve">28</w:t>
        </w:r>
      </w:ins>
      <w:del w:id="97072" w:author="VNCN E&amp;C" w:date="2026-10-19T15:00:00Z">
        <w:r>
          <w:rPr>
            <w:rFonts w:ascii="Times New Roman" w:hAnsi="Times New Roman"/>
            <w:sz w:val="26"/>
            <w:szCs w:val="26"/>
            <w:highlight w:val="yellow"/>
            <w:lang w:val="vi-VN"/>
          </w:rPr>
          <w:delText xml:space="preserve">2</w:delText>
        </w:r>
      </w:del>
      <w:ins w:id="97074" w:author="Ngọc Ánh Trương" w:date="2026-10-19T14:32:00Z" w16du:dateUtc="2026-10-19T07:32:00Z">
        <w:del w:id="97073" w:author="VNCN E&amp;C" w:date="2026-10-19T15:00:00Z">
          <w:r>
            <w:rPr>
              <w:rFonts w:ascii="Times New Roman" w:hAnsi="Times New Roman"/>
              <w:sz w:val="26"/>
              <w:szCs w:val="26"/>
              <w:highlight w:val="yellow"/>
            </w:rPr>
            <w:delText xml:space="preserve">0</w:delText>
          </w:r>
        </w:del>
      </w:ins>
      <w:del w:id="124" w:author="Ngọc Ánh Trương" w:date="2026-10-19T14:32:00Z" w16du:dateUtc="2026-10-19T07:32:00Z">
        <w:r w:rsidDel="00CA59F9">
          <w:rPr>
            <w:rFonts w:ascii="Times New Roman" w:hAnsi="Times New Roman"/>
            <w:sz w:val="26"/>
            <w:szCs w:val="26"/>
            <w:highlight w:val="yellow"/>
            <w:lang w:val="vi-VN"/>
          </w:rPr>
          <w:delText>0</w:delText>
        </w:r>
      </w:del>
      <w:r>
        <w:rPr>
          <w:rFonts w:ascii="Times New Roman" w:hAnsi="Times New Roman"/>
          <w:sz w:val="26"/>
          <w:szCs w:val="26"/>
          <w:highlight w:val="yellow"/>
          <w:lang w:val="vi-VN"/>
        </w:rPr>
        <w:t xml:space="preserve"> ngày</w:t>
      </w:r>
      <w:r>
        <w:rPr>
          <w:rFonts w:ascii="Times New Roman" w:hAnsi="Times New Roman"/>
          <w:sz w:val="26"/>
          <w:szCs w:val="26"/>
          <w:lang w:val="vi-VN"/>
        </w:rPr>
        <w:t xml:space="preserve"> kể từ ngày </w:t>
      </w:r>
      <w:ins w:id="97075" w:author="VNCN E&amp;C" w:date="2026-10-19T15:00:00Z">
        <w:r>
          <w:rPr>
            <w:rFonts w:ascii="Times New Roman" w:hAnsi="Times New Roman"/>
            <w:sz w:val="26"/>
            <w:szCs w:val="26"/>
            <w:lang w:val="vi-VN"/>
          </w:rPr>
          <w:t xml:space="preserve">nhận đủ</w:t>
        </w:r>
      </w:ins>
      <w:del w:id="97076" w:author="VNCN E&amp;C" w:date="2026-10-19T15:00:00Z">
        <w:r>
          <w:rPr>
            <w:rFonts w:ascii="Times New Roman" w:hAnsi="Times New Roman"/>
            <w:sz w:val="26"/>
            <w:szCs w:val="26"/>
            <w:lang w:val="vi-VN"/>
          </w:rPr>
          <w:delText xml:space="preserve">Bên B trình</w:delText>
        </w:r>
      </w:del>
      <w:r>
        <w:rPr>
          <w:rFonts w:ascii="Times New Roman" w:hAnsi="Times New Roman"/>
          <w:sz w:val="26"/>
          <w:szCs w:val="26"/>
          <w:lang w:val="vi-VN"/>
        </w:rPr>
        <w:t xml:space="preserve"> hồ sơ </w:t>
      </w:r>
      <w:ins w:id="97077" w:author="VNCN E&amp;C" w:date="2026-10-19T15:00:00Z">
        <w:r>
          <w:rPr>
            <w:rFonts w:ascii="Times New Roman" w:hAnsi="Times New Roman"/>
            <w:sz w:val="26"/>
            <w:szCs w:val="26"/>
            <w:lang w:val="vi-VN"/>
          </w:rPr>
          <w:t xml:space="preserve">theo Điều 10.3.2</w:t>
        </w:r>
      </w:ins>
      <w:del w:id="97078" w:author="VNCN E&amp;C" w:date="2026-10-19T15:00:00Z">
        <w:r>
          <w:rPr>
            <w:rFonts w:ascii="Times New Roman" w:hAnsi="Times New Roman"/>
            <w:sz w:val="26"/>
            <w:szCs w:val="26"/>
            <w:lang w:val="vi-VN"/>
          </w:rPr>
          <w:delText xml:space="preserve">thanh toán đầy đủ, đúng quy định của Hợp đồng</w:delText>
        </w:r>
      </w:del>
      <w:r>
        <w:rPr>
          <w:rFonts w:ascii="Times New Roman" w:hAnsi="Times New Roman"/>
          <w:sz w:val="26"/>
          <w:szCs w:val="26"/>
          <w:lang w:val="vi-VN"/>
        </w:rPr>
        <w:t xml:space="preserve">.</w:t>
      </w:r>
      <w:r>
        <w:rPr>
          <w:rFonts w:ascii="Times New Roman" w:hAnsi="Times New Roman"/>
          <w:bCs/>
          <w:sz w:val="26"/>
          <w:szCs w:val="26"/>
        </w:rPr>
        <w:t xml:space="preserve"> </w:t>
      </w:r>
    </w:p>
    <w:p w14:paraId="64655FAF" w14:textId="77777777" w:rsidR="00A10877" w:rsidRPr="00CA59F9" w:rsidRDefault="00A10877">
      <w:pPr>
        <w:widowControl w:val="0"/>
        <w:tabs>
          <w:tab w:val="left" w:pos="1134"/>
        </w:tabs>
        <w:spacing w:after="120" w:line="276" w:lineRule="auto"/>
        <w:jc w:val="both"/>
        <w:rPr>
          <w:rFonts w:ascii="Times New Roman" w:hAnsi="Times New Roman"/>
          <w:sz w:val="26"/>
          <w:szCs w:val="26"/>
          <w:rPrChange w:id="125" w:author="Ngọc Ánh Trương" w:date="2026-10-19T14:31:00Z" w16du:dateUtc="2026-10-19T07:31:00Z">
            <w:rPr>
              <w:rFonts w:ascii="Times New Roman" w:hAnsi="Times New Roman"/>
              <w:sz w:val="26"/>
              <w:szCs w:val="26"/>
              <w:lang w:val="vi-VN"/>
            </w:rPr>
          </w:rPrChange>
        </w:rPr>
      </w:pPr>
    </w:p>
    <w:p w14:paraId="2014A421" w14:textId="77777777" w:rsidR="00A10877" w:rsidRDefault="00000000">
      <w:pPr>
        <w:widowControl w:val="0"/>
        <w:tabs>
          <w:tab w:val="left" w:pos="1134"/>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 xml:space="preserve">b) Bên tạm dừng phải thông báo bằng văn bản cho bên kia ít nhất </w:t>
      </w:r>
      <w:r>
        <w:rPr>
          <w:rFonts w:ascii="Times New Roman" w:hAnsi="Times New Roman"/>
          <w:bCs/>
          <w:sz w:val="26"/>
          <w:szCs w:val="26"/>
          <w:highlight w:val="yellow"/>
        </w:rPr>
        <w:t>28</w:t>
      </w:r>
      <w:r>
        <w:rPr>
          <w:rFonts w:ascii="Times New Roman" w:hAnsi="Times New Roman"/>
          <w:bCs/>
          <w:sz w:val="26"/>
          <w:szCs w:val="26"/>
          <w:highlight w:val="yellow"/>
          <w:lang w:val="vi-VN"/>
        </w:rPr>
        <w:t xml:space="preserve"> ngày</w:t>
      </w:r>
      <w:r>
        <w:rPr>
          <w:rFonts w:ascii="Times New Roman" w:hAnsi="Times New Roman"/>
          <w:bCs/>
          <w:sz w:val="26"/>
          <w:szCs w:val="26"/>
          <w:lang w:val="vi-VN"/>
        </w:rPr>
        <w:t xml:space="preserve"> trước</w:t>
      </w:r>
      <w:r>
        <w:rPr>
          <w:rFonts w:ascii="Times New Roman" w:hAnsi="Times New Roman"/>
          <w:bCs/>
          <w:sz w:val="26"/>
          <w:szCs w:val="26"/>
        </w:rPr>
        <w:t xml:space="preserve"> (trừ trường hợp bên A chậm thanh toán)</w:t>
      </w:r>
      <w:r>
        <w:rPr>
          <w:rFonts w:ascii="Times New Roman" w:hAnsi="Times New Roman"/>
          <w:bCs/>
          <w:sz w:val="26"/>
          <w:szCs w:val="26"/>
          <w:lang w:val="vi-VN"/>
        </w:rPr>
        <w:t xml:space="preserve">, nêu rõ lý do; trừ trường hợp bất khả kháng và trường </w:t>
      </w:r>
      <w:r>
        <w:rPr>
          <w:rFonts w:ascii="Times New Roman" w:hAnsi="Times New Roman"/>
          <w:bCs/>
          <w:sz w:val="26"/>
          <w:szCs w:val="26"/>
          <w:lang w:val="vi-VN"/>
        </w:rPr>
        <w:lastRenderedPageBreak/>
        <w:t>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14:paraId="52E93A83" w14:textId="77777777" w:rsidR="00A10877" w:rsidDel="009246D4" w:rsidRDefault="00000000">
      <w:pPr>
        <w:widowControl w:val="0"/>
        <w:tabs>
          <w:tab w:val="left" w:pos="1134"/>
        </w:tabs>
        <w:spacing w:after="120" w:line="276" w:lineRule="auto"/>
        <w:jc w:val="both"/>
        <w:rPr>
          <w:del w:id="126" w:author="Ngọc Ánh Trương" w:date="2026-10-19T14:28:00Z" w16du:dateUtc="2026-10-19T07:28:00Z"/>
          <w:rFonts w:ascii="Times New Roman" w:hAnsi="Times New Roman"/>
          <w:bCs/>
          <w:sz w:val="26"/>
          <w:szCs w:val="26"/>
          <w:lang w:val="vi-VN"/>
        </w:rPr>
      </w:pPr>
      <w:r>
        <w:rPr>
          <w:rFonts w:ascii="Times New Roman" w:hAnsi="Times New Roman"/>
          <w:bCs/>
          <w:sz w:val="26"/>
          <w:szCs w:val="26"/>
          <w:lang w:val="vi-VN"/>
        </w:rPr>
        <w:t>c) Chi phí dừng chờ, tạm dừng: Bên A thanh toán chi phí dừng chờ cho Bên B khi đồng thời đáp ứng các điều kiện: (i) việc dừng chờ không phải do lỗi của Bên B;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được hai bên thống nhất bằng văn bản, không bao gồm lợi nhuận và chi phí gián tiếp. Chậm trễ của Nhà thầu khác do Bên A thuê được thanh toán theo điểm này. Bên A không chịu chi phí dừng chờ do nguyên nhân từ Chủ đầu tư, cơ quan nhà nước, bên thứ ba hoặc sự kiện bất khả kháng, trừ phần Bên A được Chủ đầu tư bù đắp tương ứng.</w:t>
      </w:r>
    </w:p>
    <w:p w14:paraId="58769A17" w14:textId="77777777" w:rsidR="00A10877" w:rsidRPr="009246D4" w:rsidRDefault="00A10877" w:rsidP="009246D4">
      <w:pPr>
        <w:widowControl w:val="0"/>
        <w:tabs>
          <w:tab w:val="left" w:pos="1134"/>
        </w:tabs>
        <w:spacing w:after="120" w:line="276" w:lineRule="auto"/>
        <w:jc w:val="both"/>
        <w:rPr>
          <w:rFonts w:ascii="Times New Roman" w:hAnsi="Times New Roman"/>
          <w:bCs/>
          <w:sz w:val="26"/>
          <w:szCs w:val="26"/>
          <w:rPrChange w:id="127" w:author="Ngọc Ánh Trương" w:date="2026-10-19T14:28:00Z" w16du:dateUtc="2026-10-19T07:28:00Z">
            <w:rPr>
              <w:rFonts w:ascii="Times New Roman" w:hAnsi="Times New Roman"/>
              <w:bCs/>
              <w:sz w:val="26"/>
              <w:szCs w:val="26"/>
              <w:lang w:val="vi-VN"/>
            </w:rPr>
          </w:rPrChange>
        </w:rPr>
        <w:pPrChange w:id="128" w:author="Ngọc Ánh Trương" w:date="2026-10-19T14:28:00Z" w16du:dateUtc="2026-10-19T07:28:00Z">
          <w:pPr>
            <w:tabs>
              <w:tab w:val="left" w:pos="709"/>
            </w:tabs>
            <w:spacing w:after="120"/>
            <w:jc w:val="both"/>
          </w:pPr>
        </w:pPrChange>
      </w:pPr>
    </w:p>
    <w:p w14:paraId="590250C7" w14:textId="77777777" w:rsidR="00A10877" w:rsidRDefault="00000000">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17.2. Chấm dứt hợp đồng:</w:t>
      </w:r>
    </w:p>
    <w:p w14:paraId="48E1B5C3" w14:textId="77777777" w:rsidR="00A10877" w:rsidRDefault="00000000">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14:paraId="1606E105" w14:textId="77777777" w:rsidR="00A10877" w:rsidRDefault="00000000">
      <w:pPr>
        <w:spacing w:after="120" w:line="276" w:lineRule="auto"/>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14:paraId="20F334DD" w14:textId="77777777" w:rsidR="00A10877" w:rsidRDefault="00000000">
      <w:pPr>
        <w:spacing w:after="120" w:line="276" w:lineRule="auto"/>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14:paraId="2D3FD708" w14:textId="77777777" w:rsidR="00A10877" w:rsidRDefault="00000000">
      <w:pPr>
        <w:spacing w:after="120" w:line="276" w:lineRule="auto"/>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05291218" w14:textId="1071AB3C" w:rsidR="00A10877" w:rsidDel="009246D4" w:rsidRDefault="00000000">
      <w:pPr>
        <w:tabs>
          <w:tab w:val="left" w:pos="709"/>
        </w:tabs>
        <w:spacing w:after="120" w:line="276" w:lineRule="auto"/>
        <w:jc w:val="both"/>
        <w:rPr>
          <w:del w:id="129" w:author="Ngọc Ánh Trương" w:date="2026-10-19T14:29:00Z" w16du:dateUtc="2026-10-19T07:29:00Z"/>
          <w:rFonts w:ascii="Times New Roman" w:hAnsi="Times New Roman"/>
          <w:sz w:val="26"/>
          <w:szCs w:val="26"/>
        </w:rPr>
      </w:pPr>
      <w:r>
        <w:rPr>
          <w:rFonts w:ascii="Times New Roman" w:hAnsi="Times New Roman"/>
          <w:sz w:val="26"/>
          <w:szCs w:val="26"/>
        </w:rPr>
        <w:t xml:space="preserve">(iv) Hợp đồng thầu chính bị chấm dứt trước thời hạn: Bên A có quyền đơn phương chấm dứt Hợp đồng và phải thông báo bằng văn bản cho Bên B. Trong vòng </w:t>
      </w:r>
      <w:r>
        <w:rPr>
          <w:rFonts w:ascii="Times New Roman" w:hAnsi="Times New Roman"/>
          <w:sz w:val="26"/>
          <w:szCs w:val="26"/>
          <w:highlight w:val="yellow"/>
        </w:rPr>
        <w:t>07 ngày</w:t>
      </w:r>
      <w:r>
        <w:rPr>
          <w:rFonts w:ascii="Times New Roman" w:hAnsi="Times New Roman"/>
          <w:sz w:val="26"/>
          <w:szCs w:val="26"/>
        </w:rPr>
        <w:t xml:space="preserve"> kể từ ngày Bên B nhận được thông báo, hai bên lập biên bản xác nhận hiện trạng và khối lượng công việc Bên B đã thực hiện, được nghiệm thu đến thời điểm chấm dứt; Bên B bàn giao mặt bằng, hồ sơ, tài liệu liên quan cho Bên A. Bên A thanh toán cho Bên B giá trị khối lượng đã được nghiệm thu theo đơn giá Hợp đồng, sau khi khấu trừ tạm ứng chưa thu hồi và các khoản Bên B phải trả cho Bên A (nếu có).</w:t>
      </w:r>
      <w:ins w:id="130" w:author="Ngọc Ánh Trương" w:date="2026-10-19T14:33:00Z" w16du:dateUtc="2026-10-19T07:33:00Z">
        <w:r w:rsidR="00CA59F9">
          <w:rPr>
            <w:rFonts w:ascii="Times New Roman" w:hAnsi="Times New Roman"/>
            <w:sz w:val="26"/>
            <w:szCs w:val="26"/>
          </w:rPr>
          <w:t xml:space="preserve"> Bên A không chịu phạt, không bồi thường th</w:t>
        </w:r>
      </w:ins>
      <w:ins w:id="131" w:author="Ngọc Ánh Trương" w:date="2026-10-19T14:34:00Z" w16du:dateUtc="2026-10-19T07:34:00Z">
        <w:r w:rsidR="00CA59F9">
          <w:rPr>
            <w:rFonts w:ascii="Times New Roman" w:hAnsi="Times New Roman"/>
            <w:sz w:val="26"/>
            <w:szCs w:val="26"/>
          </w:rPr>
          <w:t>iệt hại.</w:t>
        </w:r>
      </w:ins>
    </w:p>
    <w:p w14:paraId="13A7E170" w14:textId="77777777" w:rsidR="00A10877" w:rsidRPr="009246D4" w:rsidRDefault="00A10877" w:rsidP="009246D4">
      <w:pPr>
        <w:tabs>
          <w:tab w:val="left" w:pos="709"/>
        </w:tabs>
        <w:spacing w:after="120" w:line="276" w:lineRule="auto"/>
        <w:jc w:val="both"/>
        <w:rPr>
          <w:rFonts w:ascii="Times New Roman" w:hAnsi="Times New Roman"/>
          <w:bCs/>
          <w:sz w:val="26"/>
          <w:szCs w:val="26"/>
          <w:rPrChange w:id="132" w:author="Ngọc Ánh Trương" w:date="2026-10-19T14:29:00Z" w16du:dateUtc="2026-10-19T07:29:00Z">
            <w:rPr>
              <w:rFonts w:ascii="Times New Roman" w:hAnsi="Times New Roman"/>
              <w:bCs/>
              <w:sz w:val="26"/>
              <w:szCs w:val="26"/>
              <w:lang w:val="vi-VN"/>
            </w:rPr>
          </w:rPrChange>
        </w:rPr>
        <w:pPrChange w:id="133" w:author="Ngọc Ánh Trương" w:date="2026-10-19T14:29:00Z" w16du:dateUtc="2026-10-19T07:29:00Z">
          <w:pPr>
            <w:spacing w:after="120" w:line="276" w:lineRule="auto"/>
            <w:jc w:val="both"/>
          </w:pPr>
        </w:pPrChange>
      </w:pPr>
    </w:p>
    <w:p w14:paraId="2A803A70" w14:textId="77777777" w:rsidR="00A10877" w:rsidRDefault="00000000">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14:paraId="144EAFBC" w14:textId="77777777" w:rsidR="00A10877" w:rsidRDefault="00000000">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14:paraId="29B878FE" w14:textId="77777777" w:rsidR="00A10877" w:rsidRDefault="00000000">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(i) </w:t>
      </w:r>
      <w:r>
        <w:rPr>
          <w:rFonts w:ascii="Times New Roman" w:hAnsi="Times New Roman"/>
          <w:sz w:val="26"/>
          <w:szCs w:val="26"/>
          <w:lang w:val="vi-VN"/>
        </w:rPr>
        <w:t xml:space="preserve">Bên B ngừng thi công </w:t>
      </w:r>
      <w:r>
        <w:rPr>
          <w:rFonts w:ascii="Times New Roman" w:hAnsi="Times New Roman"/>
          <w:sz w:val="26"/>
          <w:szCs w:val="26"/>
          <w:highlight w:val="yellow"/>
          <w:lang w:val="vi-VN"/>
        </w:rPr>
        <w:t>14</w:t>
      </w:r>
      <w:r>
        <w:rPr>
          <w:rFonts w:ascii="Times New Roman" w:hAnsi="Times New Roman"/>
          <w:sz w:val="26"/>
          <w:szCs w:val="26"/>
          <w:lang w:val="vi-VN"/>
        </w:rPr>
        <w:t xml:space="preserve"> ngày liên tục không có lý do chính đáng;</w:t>
      </w:r>
    </w:p>
    <w:p w14:paraId="25067CDF" w14:textId="77777777" w:rsidR="00A10877" w:rsidRDefault="00000000">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(ii) </w:t>
      </w:r>
      <w:r>
        <w:rPr>
          <w:rFonts w:ascii="Times New Roman" w:hAnsi="Times New Roman"/>
          <w:sz w:val="26"/>
          <w:szCs w:val="26"/>
          <w:lang w:val="vi-VN"/>
        </w:rPr>
        <w:t xml:space="preserve">Công việc bị chậm quá </w:t>
      </w:r>
      <w:r>
        <w:rPr>
          <w:rFonts w:ascii="Times New Roman" w:hAnsi="Times New Roman"/>
          <w:sz w:val="26"/>
          <w:szCs w:val="26"/>
          <w:highlight w:val="yellow"/>
          <w:lang w:val="vi-VN"/>
        </w:rPr>
        <w:t>45</w:t>
      </w:r>
      <w:r>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14:paraId="04F12D44" w14:textId="77777777" w:rsidR="00A10877" w:rsidRDefault="00000000">
      <w:pPr>
        <w:widowControl w:val="0"/>
        <w:tabs>
          <w:tab w:val="left" w:pos="284"/>
        </w:tabs>
        <w:spacing w:after="120" w:line="276" w:lineRule="auto"/>
        <w:jc w:val="both"/>
        <w:rPr>
          <w:rFonts w:ascii="Times New Roman" w:hAnsi="Times New Roman"/>
          <w:sz w:val="26"/>
          <w:szCs w:val="26"/>
          <w:lang w:val="vi-VN"/>
        </w:rPr>
      </w:pPr>
      <w:r>
        <w:rPr>
          <w:rFonts w:ascii="Times New Roman" w:hAnsi="Times New Roman"/>
          <w:sz w:val="26"/>
          <w:szCs w:val="26"/>
        </w:rPr>
        <w:t xml:space="preserve">(iii) </w:t>
      </w:r>
      <w:r>
        <w:rPr>
          <w:rFonts w:ascii="Times New Roman" w:hAnsi="Times New Roman"/>
          <w:sz w:val="26"/>
          <w:szCs w:val="26"/>
          <w:lang w:val="vi-VN"/>
        </w:rPr>
        <w:t>Tổng số tiền phạt chậm tiến độ của Bên B đạt mức phạt tối đa theo Điều 18.3;</w:t>
      </w:r>
    </w:p>
    <w:p w14:paraId="33622A4C" w14:textId="77777777" w:rsidR="00A10877" w:rsidRDefault="00000000">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(iv) </w:t>
      </w:r>
      <w:r>
        <w:rPr>
          <w:rFonts w:ascii="Times New Roman" w:hAnsi="Times New Roman"/>
          <w:sz w:val="26"/>
          <w:szCs w:val="26"/>
          <w:lang w:val="vi-VN"/>
        </w:rPr>
        <w:t>Bên B không tuân theo các hướng dẫn của Bên A, Tư vấn giám sát, Chủ đầu tư hoặc liên tiếp hành động một cách bất hợp tác đối với Bên A, Tư vấn giám sát, Chủ đầu tư và các nhà thầu phụ khác của Bên A;</w:t>
      </w:r>
    </w:p>
    <w:p w14:paraId="57FD7FF9" w14:textId="77777777" w:rsidR="00A10877" w:rsidRDefault="00000000">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lastRenderedPageBreak/>
        <w:t xml:space="preserve">(v) </w:t>
      </w: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w:t>
      </w:r>
    </w:p>
    <w:p w14:paraId="33234F8C" w14:textId="77777777" w:rsidR="00A10877" w:rsidRDefault="00000000">
      <w:pPr>
        <w:widowControl w:val="0"/>
        <w:tabs>
          <w:tab w:val="left" w:pos="567"/>
        </w:tabs>
        <w:spacing w:after="120" w:line="276" w:lineRule="auto"/>
        <w:jc w:val="both"/>
        <w:rPr>
          <w:rFonts w:ascii="Times New Roman" w:hAnsi="Times New Roman"/>
          <w:sz w:val="26"/>
          <w:szCs w:val="26"/>
          <w:lang w:val="vi-VN"/>
        </w:rPr>
      </w:pPr>
      <w:r>
        <w:rPr>
          <w:rFonts w:ascii="Times New Roman" w:hAnsi="Times New Roman"/>
          <w:sz w:val="26"/>
          <w:szCs w:val="26"/>
        </w:rPr>
        <w:t xml:space="preserve">(vi) </w:t>
      </w: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6CAF6A66" w14:textId="77777777" w:rsidR="00A10877" w:rsidRDefault="00000000">
      <w:pPr>
        <w:widowControl w:val="0"/>
        <w:tabs>
          <w:tab w:val="left" w:pos="567"/>
        </w:tabs>
        <w:spacing w:after="120" w:line="276" w:lineRule="auto"/>
        <w:jc w:val="both"/>
        <w:rPr>
          <w:rFonts w:ascii="Times New Roman" w:hAnsi="Times New Roman"/>
          <w:sz w:val="26"/>
          <w:szCs w:val="26"/>
          <w:lang w:val="vi-VN"/>
        </w:rPr>
      </w:pPr>
      <w:r>
        <w:rPr>
          <w:rFonts w:ascii="Times New Roman" w:hAnsi="Times New Roman"/>
          <w:sz w:val="26"/>
          <w:szCs w:val="26"/>
        </w:rPr>
        <w:t xml:space="preserve">(vii) </w:t>
      </w:r>
      <w:r>
        <w:rPr>
          <w:rFonts w:ascii="Times New Roman" w:hAnsi="Times New Roman"/>
          <w:sz w:val="26"/>
          <w:szCs w:val="26"/>
          <w:lang w:val="vi-VN"/>
        </w:rPr>
        <w:t>Bên B chuyển nhượng Hợp đồng hoặc giao thầu lại toàn bộ công việc khi chưa được Bên A chấp thuận bằng văn bản;</w:t>
      </w:r>
    </w:p>
    <w:p w14:paraId="2091C245" w14:textId="77777777" w:rsidR="00A10877" w:rsidRDefault="00000000">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(viii) </w:t>
      </w:r>
      <w:r>
        <w:rPr>
          <w:rFonts w:ascii="Times New Roman" w:hAnsi="Times New Roman"/>
          <w:sz w:val="26"/>
          <w:szCs w:val="26"/>
          <w:lang w:val="vi-VN"/>
        </w:rPr>
        <w:t>Bên B lâm vào tình trạng phá sản, giải thể, bị đình chỉ hoạt động;</w:t>
      </w:r>
    </w:p>
    <w:p w14:paraId="12D6843F" w14:textId="77777777" w:rsidR="00A10877" w:rsidRDefault="00000000">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(ix) </w:t>
      </w:r>
      <w:r>
        <w:rPr>
          <w:rFonts w:ascii="Times New Roman" w:hAnsi="Times New Roman"/>
          <w:sz w:val="26"/>
          <w:szCs w:val="26"/>
          <w:lang w:val="vi-VN"/>
        </w:rPr>
        <w:t>Bên B không nộp bảo đảm thực hiện hợp đồng hoặc không gia hạn bảo lãnh theo quy định của Hợp đồng;</w:t>
      </w:r>
    </w:p>
    <w:p w14:paraId="4A9C1AAF" w14:textId="77777777" w:rsidR="00A10877" w:rsidRDefault="00000000">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(x) </w:t>
      </w:r>
      <w:r>
        <w:rPr>
          <w:rFonts w:ascii="Times New Roman" w:hAnsi="Times New Roman"/>
          <w:sz w:val="26"/>
          <w:szCs w:val="26"/>
          <w:lang w:val="vi-VN"/>
        </w:rPr>
        <w:t>Để xảy ra sự cố công trình xây dựng (mất ổn định hệ cừ, văng chống, sạt lở hố đào hoặc hư hỏng công trình lân cận) do lỗi của Bên B, được xác định theo quy định của pháp luật về giải quyết sự cố công trình xây dựng;</w:t>
      </w:r>
    </w:p>
    <w:p w14:paraId="61B89572" w14:textId="77777777" w:rsidR="00A10877" w:rsidRDefault="00000000">
      <w:pPr>
        <w:widowControl w:val="0"/>
        <w:tabs>
          <w:tab w:val="left" w:pos="426"/>
        </w:tabs>
        <w:spacing w:after="120" w:line="276" w:lineRule="auto"/>
        <w:jc w:val="both"/>
        <w:rPr>
          <w:rFonts w:ascii="Times New Roman" w:hAnsi="Times New Roman"/>
          <w:sz w:val="26"/>
          <w:szCs w:val="26"/>
          <w:lang w:val="vi-VN"/>
        </w:rPr>
      </w:pPr>
      <w:r>
        <w:rPr>
          <w:rFonts w:ascii="Times New Roman" w:hAnsi="Times New Roman"/>
          <w:sz w:val="26"/>
          <w:szCs w:val="26"/>
        </w:rPr>
        <w:t xml:space="preserve">Việc chấm dứt Hợp đồng không làm mất quyền lợi của Bên A theo Hợp đồng và pháp luật. Bên A được tự thực hiện hoặc giao đơn vị khác hoàn thành phần việc còn lại, và được sử dụng thiết bị, vật tư, công trình tạm của Bên B còn trên Công trường trong phạm vi cần thiết để bảo đảm an toàn và tiếp tục thi công. Hai bên lập biên bản kiểm kê khi bàn giao; chi phí sử dụng (nếu có) được đối trừ khi thanh toán. Bên B di dời tài sản còn lại trong vòng </w:t>
      </w:r>
      <w:r>
        <w:rPr>
          <w:rFonts w:ascii="Times New Roman" w:hAnsi="Times New Roman"/>
          <w:sz w:val="26"/>
          <w:szCs w:val="26"/>
          <w:highlight w:val="yellow"/>
        </w:rPr>
        <w:t>07 ngày</w:t>
      </w:r>
      <w:r>
        <w:rPr>
          <w:rFonts w:ascii="Times New Roman" w:hAnsi="Times New Roman"/>
          <w:sz w:val="26"/>
          <w:szCs w:val="26"/>
        </w:rPr>
        <w:t xml:space="preserve"> kể từ ngày được Bên A yêu cầu.</w:t>
      </w:r>
    </w:p>
    <w:p w14:paraId="014A2982" w14:textId="77777777" w:rsidR="00A10877"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lang w:val="vi-VN"/>
        </w:rPr>
        <w:t>c) Đơn phương chấm dứt hợp đồng bởi Bên B:</w:t>
      </w:r>
      <w:r>
        <w:rPr>
          <w:rFonts w:ascii="Times New Roman" w:hAnsi="Times New Roman"/>
          <w:b/>
          <w:bCs/>
          <w:sz w:val="26"/>
          <w:szCs w:val="26"/>
        </w:rPr>
        <w:t xml:space="preserve"> </w:t>
      </w:r>
    </w:p>
    <w:p w14:paraId="152713B5"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Bên B có quyền đơn phương chấm dứt Hợp đồng khi:</w:t>
      </w:r>
    </w:p>
    <w:p w14:paraId="172BB211"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(i) Bên A bị phá sản hoặc giải thể;</w:t>
      </w:r>
    </w:p>
    <w:p w14:paraId="025AF4B5"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(ii) Bên A không thanh toán quá </w:t>
      </w:r>
      <w:r>
        <w:rPr>
          <w:rFonts w:ascii="Times New Roman" w:hAnsi="Times New Roman"/>
          <w:sz w:val="26"/>
          <w:szCs w:val="26"/>
          <w:highlight w:val="yellow"/>
        </w:rPr>
        <w:t xml:space="preserve">60 ngày</w:t>
      </w:r>
      <w:r>
        <w:rPr>
          <w:rFonts w:ascii="Times New Roman" w:hAnsi="Times New Roman"/>
          <w:sz w:val="26"/>
          <w:szCs w:val="26"/>
        </w:rPr>
        <w:t xml:space="preserve"> kể từ ngày </w:t>
      </w:r>
      <w:ins w:id="97079" w:author="VNCN E&amp;C" w:date="2026-10-19T15:00:00Z">
        <w:r>
          <w:rPr>
            <w:rFonts w:ascii="Times New Roman" w:hAnsi="Times New Roman"/>
            <w:sz w:val="26"/>
            <w:szCs w:val="26"/>
          </w:rPr>
          <w:t xml:space="preserve">hết thời hạn thanh toán theo Hợp đồng đối với</w:t>
        </w:r>
      </w:ins>
      <w:del w:id="97080" w:author="VNCN E&amp;C" w:date="2026-10-19T15:00:00Z">
        <w:r>
          <w:rPr>
            <w:rFonts w:ascii="Times New Roman" w:hAnsi="Times New Roman"/>
            <w:sz w:val="26"/>
            <w:szCs w:val="26"/>
          </w:rPr>
          <w:delText xml:space="preserve">nhận đủ</w:delText>
        </w:r>
      </w:del>
      <w:r>
        <w:rPr>
          <w:rFonts w:ascii="Times New Roman" w:hAnsi="Times New Roman"/>
          <w:sz w:val="26"/>
          <w:szCs w:val="26"/>
        </w:rPr>
        <w:t xml:space="preserve"> hồ sơ thanh toán hợp lệ, không do lỗi của Bên B;</w:t>
      </w:r>
    </w:p>
    <w:p w14:paraId="766A7A43" w14:textId="77777777" w:rsidR="00A10877"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(iii) Công việc bị dừng liên tục quá </w:t>
      </w:r>
      <w:r>
        <w:rPr>
          <w:rFonts w:ascii="Times New Roman" w:hAnsi="Times New Roman"/>
          <w:sz w:val="26"/>
          <w:szCs w:val="26"/>
          <w:highlight w:val="yellow"/>
        </w:rPr>
        <w:t>45 ngày</w:t>
      </w:r>
      <w:r>
        <w:rPr>
          <w:rFonts w:ascii="Times New Roman" w:hAnsi="Times New Roman"/>
          <w:sz w:val="26"/>
          <w:szCs w:val="26"/>
        </w:rPr>
        <w:t xml:space="preserve"> theo Điều 17.1 do lỗi của Bên A.</w:t>
      </w:r>
    </w:p>
    <w:p w14:paraId="6DE14EDE" w14:textId="77777777" w:rsidR="00A10877" w:rsidDel="009246D4" w:rsidRDefault="00000000">
      <w:pPr>
        <w:tabs>
          <w:tab w:val="left" w:pos="709"/>
        </w:tabs>
        <w:spacing w:after="120" w:line="276" w:lineRule="auto"/>
        <w:jc w:val="both"/>
        <w:rPr>
          <w:del w:id="134" w:author="Ngọc Ánh Trương" w:date="2026-10-19T14:29:00Z" w16du:dateUtc="2026-10-19T07:29:00Z"/>
          <w:rFonts w:ascii="Times New Roman" w:hAnsi="Times New Roman"/>
          <w:sz w:val="26"/>
          <w:szCs w:val="26"/>
        </w:rPr>
      </w:pPr>
      <w:r>
        <w:rPr>
          <w:rFonts w:ascii="Times New Roman" w:hAnsi="Times New Roman"/>
          <w:sz w:val="26"/>
          <w:szCs w:val="26"/>
        </w:rPr>
        <w:t xml:space="preserve">Trước khi chấm dứt, Bên B phải thông báo bằng văn bản cho Bên A tối thiểu </w:t>
      </w:r>
      <w:r>
        <w:rPr>
          <w:rFonts w:ascii="Times New Roman" w:hAnsi="Times New Roman"/>
          <w:sz w:val="26"/>
          <w:szCs w:val="26"/>
          <w:highlight w:val="yellow"/>
        </w:rPr>
        <w:t>28 ngày</w:t>
      </w:r>
      <w:r>
        <w:rPr>
          <w:rFonts w:ascii="Times New Roman" w:hAnsi="Times New Roman"/>
          <w:sz w:val="26"/>
          <w:szCs w:val="26"/>
        </w:rPr>
        <w:t>; nếu trong thời hạn này Bên A khắc phục vi phạm thì Bên B không được chấm dứt Hợp đồng.</w:t>
      </w:r>
    </w:p>
    <w:p w14:paraId="779B90CF" w14:textId="77777777" w:rsidR="00A10877" w:rsidRPr="009246D4" w:rsidRDefault="00A10877" w:rsidP="009246D4">
      <w:pPr>
        <w:tabs>
          <w:tab w:val="left" w:pos="709"/>
        </w:tabs>
        <w:spacing w:after="120" w:line="276" w:lineRule="auto"/>
        <w:jc w:val="both"/>
        <w:rPr>
          <w:rFonts w:ascii="Times New Roman" w:hAnsi="Times New Roman"/>
          <w:sz w:val="26"/>
          <w:szCs w:val="26"/>
          <w:rPrChange w:id="135" w:author="Ngọc Ánh Trương" w:date="2026-10-19T14:29:00Z" w16du:dateUtc="2026-10-19T07:29:00Z">
            <w:rPr>
              <w:rFonts w:ascii="Times New Roman" w:hAnsi="Times New Roman"/>
              <w:sz w:val="26"/>
              <w:szCs w:val="26"/>
              <w:lang w:val="vi-VN"/>
            </w:rPr>
          </w:rPrChange>
        </w:rPr>
        <w:pPrChange w:id="136" w:author="Ngọc Ánh Trương" w:date="2026-10-19T14:29:00Z" w16du:dateUtc="2026-10-19T07:29:00Z">
          <w:pPr>
            <w:widowControl w:val="0"/>
            <w:spacing w:after="120" w:line="276" w:lineRule="auto"/>
            <w:jc w:val="both"/>
          </w:pPr>
        </w:pPrChange>
      </w:pPr>
    </w:p>
    <w:p w14:paraId="260F4046" w14:textId="77777777" w:rsidR="00A10877" w:rsidRDefault="00000000">
      <w:pPr>
        <w:pStyle w:val="ListParagraph"/>
        <w:spacing w:after="120"/>
        <w:ind w:left="0"/>
        <w:contextualSpacing w:val="0"/>
        <w:jc w:val="both"/>
        <w:rPr>
          <w:rFonts w:ascii="Times New Roman" w:hAnsi="Times New Roman"/>
          <w:sz w:val="26"/>
          <w:szCs w:val="26"/>
        </w:rPr>
      </w:pPr>
      <w:r>
        <w:rPr>
          <w:rFonts w:ascii="Times New Roman" w:hAnsi="Times New Roman"/>
          <w:b/>
          <w:bCs/>
          <w:sz w:val="26"/>
          <w:szCs w:val="26"/>
        </w:rPr>
        <w:t>d) Thủ tục chấm dứt hợp đồng:</w:t>
      </w:r>
    </w:p>
    <w:p w14:paraId="322186A3" w14:textId="12DFC127" w:rsidR="00A10877" w:rsidRDefault="009246D4">
      <w:pPr>
        <w:numPr>
          <w:ilvl w:val="2"/>
          <w:numId w:val="8"/>
        </w:numPr>
        <w:tabs>
          <w:tab w:val="left" w:pos="284"/>
        </w:tabs>
        <w:spacing w:after="120" w:line="276" w:lineRule="auto"/>
        <w:ind w:left="0" w:firstLine="0"/>
        <w:jc w:val="both"/>
        <w:rPr>
          <w:rFonts w:ascii="Times New Roman" w:hAnsi="Times New Roman"/>
          <w:bCs/>
          <w:sz w:val="26"/>
          <w:szCs w:val="26"/>
        </w:rPr>
      </w:pPr>
      <w:ins w:id="137" w:author="Ngọc Ánh Trương" w:date="2026-10-19T14:29:00Z" w16du:dateUtc="2026-10-19T07:29:00Z">
        <w:r>
          <w:rPr>
            <w:rFonts w:ascii="Times New Roman" w:hAnsi="Times New Roman"/>
            <w:bCs/>
            <w:sz w:val="26"/>
            <w:szCs w:val="26"/>
          </w:rPr>
          <w:t xml:space="preserve"> </w:t>
        </w:r>
      </w:ins>
      <w:r w:rsidR="00000000">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4B36E073" w14:textId="77777777" w:rsidR="00A10877" w:rsidRDefault="00000000">
      <w:pPr>
        <w:numPr>
          <w:ilvl w:val="2"/>
          <w:numId w:val="8"/>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Bên chấm dứt Hợp đồng phải thông báo cho bên kia biết về việc chấm dứt Hợp đồng theo thời hạn quy định tại điểm b, điểm c khoản này và trong đó phải nêu rõ lý do chấm </w:t>
      </w:r>
      <w:r>
        <w:rPr>
          <w:rFonts w:ascii="Times New Roman" w:hAnsi="Times New Roman"/>
          <w:bCs/>
          <w:sz w:val="26"/>
          <w:szCs w:val="26"/>
        </w:rPr>
        <w:lastRenderedPageBreak/>
        <w:t>dứt Hợp đồng. Nếu bên chấm dứt Hợp đồng không thông báo mà gây thiệt hại cho bên kia thì phải bồi thường thiệt hại cho bên kia.</w:t>
      </w:r>
    </w:p>
    <w:p w14:paraId="134D6F53" w14:textId="75428F0B" w:rsidR="00A10877" w:rsidRDefault="009246D4">
      <w:pPr>
        <w:numPr>
          <w:ilvl w:val="2"/>
          <w:numId w:val="8"/>
        </w:numPr>
        <w:tabs>
          <w:tab w:val="left" w:pos="426"/>
        </w:tabs>
        <w:spacing w:after="120" w:line="276" w:lineRule="auto"/>
        <w:ind w:left="0" w:firstLine="0"/>
        <w:jc w:val="both"/>
        <w:rPr>
          <w:rFonts w:ascii="Times New Roman" w:hAnsi="Times New Roman"/>
          <w:bCs/>
          <w:sz w:val="26"/>
          <w:szCs w:val="26"/>
        </w:rPr>
      </w:pPr>
      <w:ins w:id="138" w:author="Ngọc Ánh Trương" w:date="2026-10-19T14:29:00Z" w16du:dateUtc="2026-10-19T07:29:00Z">
        <w:r>
          <w:rPr>
            <w:rFonts w:ascii="Times New Roman" w:hAnsi="Times New Roman"/>
            <w:bCs/>
            <w:sz w:val="26"/>
            <w:szCs w:val="26"/>
          </w:rPr>
          <w:t xml:space="preserve"> </w:t>
        </w:r>
      </w:ins>
      <w:r w:rsidR="00000000">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1CB48AF0" w14:textId="77777777" w:rsidR="00A10877" w:rsidRDefault="00000000">
      <w:pPr>
        <w:numPr>
          <w:ilvl w:val="2"/>
          <w:numId w:val="8"/>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5542CD1D" w14:textId="77777777" w:rsidR="00A10877" w:rsidRDefault="00000000">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7EC3A6A6" w14:textId="77777777" w:rsidR="00A10877" w:rsidRDefault="00000000">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32DD3BB2" w14:textId="77777777" w:rsidR="00A10877" w:rsidRDefault="00000000">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6C47EC36"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18. PHẠT, BỒI THƯỜNG VÀ XỬ LÝ VI PHẠM HỢP ĐỒNG</w:t>
      </w:r>
    </w:p>
    <w:p w14:paraId="1E3DB793"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Các bên thỏa thuận mức phạt và bồi thường theo Điều 86 Luật Xây dựng số 135/2025/QH15. Tổng mức phạt vi phạm đối với Bên B không vượt quá 10% giá trị Hợp đồng. Nguyên tắc khắc phục và bồi thường áp dụng thống nhất cho toàn bộ Hợp đồng: (i) mọi sai sót, hư hỏng, sự cố, vi phạm do lỗi của Bên B phải được Bên B khắc phục toàn bộ (100%) bằng chi phí của mình; (ii) thiệt hại phát sinh do lỗi của Bên B (đối với Bên A, Chủ đầu tư hoặc bên thứ ba, kể cả các khoản Bên A bị Chủ đầu tư phạt, khấu trừ do lỗi của Bên B) do Bên B chịu trách nhiệm bồi thường; Bên A có trách nhiệm phối hợp, hỗ trợ Bên B trong quá trình làm việc với Chủ đầu tư, bên thứ ba để xác định và giải quyết thiệt hại. Việc phạt vi phạm không loại trừ nghĩa vụ khắc phục, bồi thường nêu trên. Bên A có quyền thu tiền phạt, tiền bồi thường bằng cách khấu trừ vào giá trị thanh toán theo Điều 3.5 hoặc thu từ bảo lãnh thực hiện Hợp đồng.</w:t>
      </w:r>
    </w:p>
    <w:p w14:paraId="40B841DE" w14:textId="77777777" w:rsidR="00A10877"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18.1. Phạt, bồi thường do vi phạm chất lượng:</w:t>
      </w:r>
    </w:p>
    <w:p w14:paraId="77C3B5B7"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có trách </w:t>
      </w:r>
      <w:r>
        <w:rPr>
          <w:rFonts w:ascii="Times New Roman" w:hAnsi="Times New Roman"/>
          <w:sz w:val="26"/>
          <w:szCs w:val="26"/>
        </w:rPr>
        <w:lastRenderedPageBreak/>
        <w:t xml:space="preserve">nhiệm phá dỡ, làm lại hoặc hoàn thiện công việc bằng chi phí của mình và bồi thường thiệt hại thực tế cho Bên A. </w:t>
      </w:r>
    </w:p>
    <w:p w14:paraId="2A1F260B" w14:textId="77777777" w:rsidR="00A10877"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14:paraId="08033184"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14:paraId="7D8F4D4C" w14:textId="77777777" w:rsidR="00A10877"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18.3. Phạt, bồi thường và xử lý do chậm tiến độ:</w:t>
      </w:r>
    </w:p>
    <w:p w14:paraId="7D954D39"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a) 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0,1%</w:t>
      </w:r>
      <w:r>
        <w:rPr>
          <w:rFonts w:ascii="Times New Roman" w:hAnsi="Times New Roman"/>
          <w:sz w:val="26"/>
          <w:szCs w:val="26"/>
        </w:rPr>
        <w:t xml:space="preserve"> giá trị Hợp đồng cho mỗi 01 ngày chậm so với từng mốc tiến độ quy định tại Điều 7.1 và Tiến độ chi tiết được Bên A chấp thuận; tổng mức phạt chậm tiến độ không vượt quá </w:t>
      </w:r>
      <w:r>
        <w:rPr>
          <w:rFonts w:ascii="Times New Roman" w:hAnsi="Times New Roman"/>
          <w:sz w:val="26"/>
          <w:szCs w:val="26"/>
          <w:highlight w:val="yellow"/>
        </w:rPr>
        <w:t>08</w:t>
      </w:r>
      <w:r>
        <w:rPr>
          <w:rFonts w:ascii="Times New Roman" w:hAnsi="Times New Roman"/>
          <w:sz w:val="26"/>
          <w:szCs w:val="26"/>
        </w:rPr>
        <w:t>% giá trị Hợp đồng. Việc phạt vi phạm không loại trừ quyền yêu cầu bồi thường thiệt hại của Bên A.</w:t>
      </w:r>
    </w:p>
    <w:p w14:paraId="63C08435"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làm thêm giờ, làm vào ngày nghỉ…) bằng chi phí của mình.</w:t>
      </w:r>
    </w:p>
    <w:p w14:paraId="6B9CD2DF"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c) Trong vòng </w:t>
      </w:r>
      <w:r>
        <w:rPr>
          <w:rFonts w:ascii="Times New Roman" w:hAnsi="Times New Roman"/>
          <w:sz w:val="26"/>
          <w:szCs w:val="26"/>
          <w:highlight w:val="yellow"/>
        </w:rPr>
        <w:t>07 ngày</w:t>
      </w:r>
      <w:r>
        <w:rPr>
          <w:rFonts w:ascii="Times New Roman" w:hAnsi="Times New Roman"/>
          <w:sz w:val="26"/>
          <w:szCs w:val="26"/>
        </w:rPr>
        <w:t xml:space="preserve">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p>
    <w:p w14:paraId="7A52AB3F" w14:textId="77777777" w:rsidR="00A10877"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18.4. Bên A tự thực hiện hoặc thuê đơn vị khác thực hiện thay Bên B:</w:t>
      </w:r>
    </w:p>
    <w:p w14:paraId="50808200"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Trường hợp Bên B không thực hiện, thực hiện không đầy đủ hoặc không khắc phục sai sót, tồn tại, vi phạm (về chất lượng, tiến độ, an toàn, môi trường, máy và thiết bị thi công, thu dọn mặt bằng, bảo hành hoặc bất kỳ nghĩa vụ nào khác) trong thời hạn quy định tại Hợp đồng hoặc thời hạn Bên A ấn định bằng văn bản, Bên A có quyền tự thực hiện hoặc thuê đơn vị khác thực hiện. Bên B chịu toàn bộ chi phí thực tế hợp lý và chi phí quản lý theo Điều 3.5 và bồi thường thiệt hại theo nguyên tắc tại Điều này; Bên A khấu trừ vào giá trị thanh toán, tiền bảo hành hoặc thu từ bảo lãnh.</w:t>
      </w:r>
    </w:p>
    <w:p w14:paraId="6D082C6A" w14:textId="77777777" w:rsidR="00A10877"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18.5. Phạt do chấm dứt Hợp đồng:</w:t>
      </w:r>
    </w:p>
    <w:p w14:paraId="6D9CC65B" w14:textId="77777777" w:rsidR="00A10877" w:rsidRDefault="00000000">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p>
    <w:p w14:paraId="327287F9" w14:textId="77777777" w:rsidR="00A10877" w:rsidRDefault="00000000">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b) Trường hợp chấm dứt Hợp đồng do lỗi của Bên A (bao gồm trường hợp Bên B chấm dứt theo Điều 17.2 điểm c), Bên A thanh toán cho Bên B: (1) giá trị khối lượng đã được nghiệm thu hợp lệ; (2) chi phí huy động, giải thể hợp lý chưa được thanh toán; (3) giá trị vật tư đã đặt hàng không thể hủy, với điều kiện vật tư được bàn giao cho Bên A; sau khi trừ các khoản đã tạm ứng, thanh toán. Các khoản trên phải có chứng từ hợp lệ và biên bản </w:t>
      </w:r>
      <w:r>
        <w:rPr>
          <w:rFonts w:ascii="Times New Roman" w:hAnsi="Times New Roman"/>
          <w:sz w:val="26"/>
          <w:szCs w:val="26"/>
        </w:rPr>
        <w:lastRenderedPageBreak/>
        <w:t>xác nhận của hai bên. Bên A không chịu phạt và không bồi thường lợi nhuận dự kiến của phần việc chưa thực hiện.</w:t>
      </w:r>
    </w:p>
    <w:p w14:paraId="6ED7191F"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19. QUYẾT TOÁN VÀ THANH LÝ HỢP ĐỒNG</w:t>
      </w:r>
    </w:p>
    <w:p w14:paraId="4CEBA6E8" w14:textId="77777777" w:rsidR="00A10877"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19.1. Quyết toán hợp đồng: </w:t>
      </w:r>
    </w:p>
    <w:p w14:paraId="076EFACF" w14:textId="77777777" w:rsidR="00A10877" w:rsidRDefault="00000000">
      <w:pPr>
        <w:numPr>
          <w:ilvl w:val="0"/>
          <w:numId w:val="9"/>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14:paraId="47989996" w14:textId="77777777" w:rsidR="00A10877" w:rsidRDefault="00000000">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14:paraId="76AFDAC7" w14:textId="77777777" w:rsidR="009246D4" w:rsidRDefault="00000000">
      <w:pPr>
        <w:tabs>
          <w:tab w:val="left" w:pos="709"/>
        </w:tabs>
        <w:spacing w:after="120" w:line="276" w:lineRule="auto"/>
        <w:jc w:val="both"/>
        <w:rPr>
          <w:ins w:id="139" w:author="Ngọc Ánh Trương" w:date="2026-10-19T14:29:00Z" w16du:dateUtc="2026-10-19T07:29:00Z"/>
          <w:rFonts w:ascii="Times New Roman" w:hAnsi="Times New Roman"/>
          <w:bCs/>
          <w:sz w:val="26"/>
          <w:szCs w:val="26"/>
        </w:rPr>
      </w:pPr>
      <w:r>
        <w:rPr>
          <w:rFonts w:ascii="Times New Roman" w:hAnsi="Times New Roman"/>
          <w:bCs/>
          <w:sz w:val="26"/>
          <w:szCs w:val="26"/>
        </w:rPr>
        <w:t xml:space="preserve">(ii) Thành phần hồ sơ quyết toán Hợp đồng, bao gồm nhưng không giới hạn: </w:t>
      </w:r>
    </w:p>
    <w:p w14:paraId="508DAF3D" w14:textId="77777777" w:rsidR="009246D4" w:rsidRDefault="00000000">
      <w:pPr>
        <w:tabs>
          <w:tab w:val="left" w:pos="709"/>
        </w:tabs>
        <w:spacing w:after="120" w:line="276" w:lineRule="auto"/>
        <w:jc w:val="both"/>
        <w:rPr>
          <w:ins w:id="140" w:author="Ngọc Ánh Trương" w:date="2026-10-19T14:29:00Z" w16du:dateUtc="2026-10-19T07:29:00Z"/>
          <w:rFonts w:ascii="Times New Roman" w:hAnsi="Times New Roman"/>
          <w:bCs/>
          <w:sz w:val="26"/>
          <w:szCs w:val="26"/>
        </w:rPr>
      </w:pPr>
      <w:r>
        <w:rPr>
          <w:rFonts w:ascii="Times New Roman" w:hAnsi="Times New Roman"/>
          <w:bCs/>
          <w:sz w:val="26"/>
          <w:szCs w:val="26"/>
        </w:rPr>
        <w:t xml:space="preserve">(1) Giấy đề nghị quyết toán; </w:t>
      </w:r>
    </w:p>
    <w:p w14:paraId="43AA4FC9" w14:textId="77777777" w:rsidR="009246D4" w:rsidRDefault="00000000">
      <w:pPr>
        <w:tabs>
          <w:tab w:val="left" w:pos="709"/>
        </w:tabs>
        <w:spacing w:after="120" w:line="276" w:lineRule="auto"/>
        <w:jc w:val="both"/>
        <w:rPr>
          <w:ins w:id="141" w:author="Ngọc Ánh Trương" w:date="2026-10-19T14:29:00Z" w16du:dateUtc="2026-10-19T07:29:00Z"/>
          <w:rFonts w:ascii="Times New Roman" w:hAnsi="Times New Roman"/>
          <w:bCs/>
          <w:sz w:val="26"/>
          <w:szCs w:val="26"/>
        </w:rPr>
      </w:pPr>
      <w:r>
        <w:rPr>
          <w:rFonts w:ascii="Times New Roman" w:hAnsi="Times New Roman"/>
          <w:bCs/>
          <w:sz w:val="26"/>
          <w:szCs w:val="26"/>
        </w:rPr>
        <w:t xml:space="preserve">(2) Bảng xác định giá trị quyết toán Hợp đồng (bao gồm giá trị khối lượng phát sinh đã được lập thành phụ lục Hợp đồng, nếu có); </w:t>
      </w:r>
    </w:p>
    <w:p w14:paraId="2764E48F" w14:textId="77777777" w:rsidR="009246D4" w:rsidRDefault="00000000">
      <w:pPr>
        <w:tabs>
          <w:tab w:val="left" w:pos="709"/>
        </w:tabs>
        <w:spacing w:after="120" w:line="276" w:lineRule="auto"/>
        <w:jc w:val="both"/>
        <w:rPr>
          <w:ins w:id="142" w:author="Ngọc Ánh Trương" w:date="2026-10-19T14:29:00Z" w16du:dateUtc="2026-10-19T07:29:00Z"/>
          <w:rFonts w:ascii="Times New Roman" w:hAnsi="Times New Roman"/>
          <w:bCs/>
          <w:sz w:val="26"/>
          <w:szCs w:val="26"/>
        </w:rPr>
      </w:pPr>
      <w:r>
        <w:rPr>
          <w:rFonts w:ascii="Times New Roman" w:hAnsi="Times New Roman"/>
          <w:bCs/>
          <w:sz w:val="26"/>
          <w:szCs w:val="26"/>
        </w:rPr>
        <w:t xml:space="preserve">(3) Biên bản nghiệm thu hoàn thành, bàn giao Hạng mục công trình và các biên bản nghiệm thu công việc, Công tác chuẩn bị, Biện pháp thi công; </w:t>
      </w:r>
    </w:p>
    <w:p w14:paraId="37826705" w14:textId="77777777" w:rsidR="009246D4" w:rsidRDefault="00000000">
      <w:pPr>
        <w:tabs>
          <w:tab w:val="left" w:pos="709"/>
        </w:tabs>
        <w:spacing w:after="120" w:line="276" w:lineRule="auto"/>
        <w:jc w:val="both"/>
        <w:rPr>
          <w:ins w:id="143" w:author="Ngọc Ánh Trương" w:date="2026-10-19T14:29:00Z" w16du:dateUtc="2026-10-19T07:29:00Z"/>
          <w:rFonts w:ascii="Times New Roman" w:hAnsi="Times New Roman"/>
          <w:bCs/>
          <w:sz w:val="26"/>
          <w:szCs w:val="26"/>
        </w:rPr>
      </w:pPr>
      <w:r>
        <w:rPr>
          <w:rFonts w:ascii="Times New Roman" w:hAnsi="Times New Roman"/>
          <w:bCs/>
          <w:sz w:val="26"/>
          <w:szCs w:val="26"/>
        </w:rPr>
        <w:t xml:space="preserve">(4) Biên bản xác nhận khối lượng hoàn thành; </w:t>
      </w:r>
    </w:p>
    <w:p w14:paraId="20580A75" w14:textId="77777777" w:rsidR="009246D4" w:rsidRDefault="00000000">
      <w:pPr>
        <w:tabs>
          <w:tab w:val="left" w:pos="709"/>
        </w:tabs>
        <w:spacing w:after="120" w:line="276" w:lineRule="auto"/>
        <w:jc w:val="both"/>
        <w:rPr>
          <w:ins w:id="144" w:author="Ngọc Ánh Trương" w:date="2026-10-19T14:29:00Z" w16du:dateUtc="2026-10-19T07:29:00Z"/>
          <w:rFonts w:ascii="Times New Roman" w:hAnsi="Times New Roman"/>
          <w:bCs/>
          <w:sz w:val="26"/>
          <w:szCs w:val="26"/>
        </w:rPr>
      </w:pPr>
      <w:r>
        <w:rPr>
          <w:rFonts w:ascii="Times New Roman" w:hAnsi="Times New Roman"/>
          <w:bCs/>
          <w:sz w:val="26"/>
          <w:szCs w:val="26"/>
        </w:rPr>
        <w:t xml:space="preserve">(5) Hồ sơ chất lượng, hồ sơ nghiệm thu vật liệu đầu vào, kết quả thí nghiệm, hồ sơ và bản vẽ hoàn công, nhật ký thi công, các biên bản hiện trường; </w:t>
      </w:r>
    </w:p>
    <w:p w14:paraId="56F0ABF9" w14:textId="77777777" w:rsidR="009246D4" w:rsidRDefault="00000000">
      <w:pPr>
        <w:tabs>
          <w:tab w:val="left" w:pos="709"/>
        </w:tabs>
        <w:spacing w:after="120" w:line="276" w:lineRule="auto"/>
        <w:jc w:val="both"/>
        <w:rPr>
          <w:ins w:id="145" w:author="Ngọc Ánh Trương" w:date="2026-10-19T14:29:00Z" w16du:dateUtc="2026-10-19T07:29:00Z"/>
          <w:rFonts w:ascii="Times New Roman" w:hAnsi="Times New Roman"/>
          <w:bCs/>
          <w:sz w:val="26"/>
          <w:szCs w:val="26"/>
        </w:rPr>
      </w:pPr>
      <w:r>
        <w:rPr>
          <w:rFonts w:ascii="Times New Roman" w:hAnsi="Times New Roman"/>
          <w:bCs/>
          <w:sz w:val="26"/>
          <w:szCs w:val="26"/>
        </w:rPr>
        <w:t xml:space="preserve">(6) Bảng tổng hợp các khoản thưởng, phạt, khấu trừ; </w:t>
      </w:r>
    </w:p>
    <w:p w14:paraId="432F9D53" w14:textId="77777777" w:rsidR="009246D4" w:rsidRDefault="00000000">
      <w:pPr>
        <w:tabs>
          <w:tab w:val="left" w:pos="709"/>
        </w:tabs>
        <w:spacing w:after="120" w:line="276" w:lineRule="auto"/>
        <w:jc w:val="both"/>
        <w:rPr>
          <w:ins w:id="146" w:author="Ngọc Ánh Trương" w:date="2026-10-19T14:29:00Z" w16du:dateUtc="2026-10-19T07:29:00Z"/>
          <w:rFonts w:ascii="Times New Roman" w:hAnsi="Times New Roman"/>
          <w:bCs/>
          <w:sz w:val="26"/>
          <w:szCs w:val="26"/>
        </w:rPr>
      </w:pPr>
      <w:r>
        <w:rPr>
          <w:rFonts w:ascii="Times New Roman" w:hAnsi="Times New Roman"/>
          <w:bCs/>
          <w:sz w:val="26"/>
          <w:szCs w:val="26"/>
        </w:rPr>
        <w:t xml:space="preserve">(7) Hóa đơn GTGT tương ứng toàn bộ giá trị quyết toán; </w:t>
      </w:r>
    </w:p>
    <w:p w14:paraId="4448E6C9" w14:textId="525C8A39" w:rsidR="00A10877" w:rsidRDefault="00000000">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(8) Các tài liệu khác theo quy định của pháp luật và yêu cầu của Bên A, Chủ đầu tư. Số lượng: 08 bộ gốc.</w:t>
      </w:r>
    </w:p>
    <w:p w14:paraId="3BCA77F3" w14:textId="77777777" w:rsidR="00A10877" w:rsidRDefault="00000000">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(iii) Thời hạn Bên A xem xét, xác nhận quyết toán Hợp đồng: trong vòng 30 ngày kể từ ngày Bên A nhận đủ hồ sơ quyết toán hợp lệ; thời gian Bên B sửa đổi, bổ sung hồ sơ không tính vào thời hạn này.</w:t>
      </w:r>
    </w:p>
    <w:p w14:paraId="61687154" w14:textId="77777777" w:rsidR="00A10877" w:rsidRDefault="00000000">
      <w:pPr>
        <w:numPr>
          <w:ilvl w:val="0"/>
          <w:numId w:val="9"/>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14:paraId="7ED08B5D" w14:textId="77777777" w:rsidR="00A10877" w:rsidRDefault="00000000">
      <w:pPr>
        <w:numPr>
          <w:ilvl w:val="0"/>
          <w:numId w:val="9"/>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14:paraId="217F658C" w14:textId="77777777" w:rsidR="00A10877" w:rsidRDefault="00000000">
      <w:pPr>
        <w:numPr>
          <w:ilvl w:val="0"/>
          <w:numId w:val="9"/>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14:paraId="2F6781F4" w14:textId="77777777" w:rsidR="00A10877"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19.2. Thanh lý hợp đồng: </w:t>
      </w:r>
    </w:p>
    <w:p w14:paraId="30F13C2B" w14:textId="77777777" w:rsidR="00A10877" w:rsidRDefault="00000000">
      <w:pPr>
        <w:widowControl w:val="0"/>
        <w:tabs>
          <w:tab w:val="left" w:pos="709"/>
        </w:tabs>
        <w:spacing w:after="120" w:line="276" w:lineRule="auto"/>
        <w:jc w:val="both"/>
        <w:rPr>
          <w:rFonts w:ascii="Times New Roman" w:hAnsi="Times New Roman"/>
          <w:sz w:val="26"/>
          <w:szCs w:val="26"/>
        </w:rPr>
      </w:pPr>
      <w:r>
        <w:rPr>
          <w:rFonts w:ascii="Times New Roman" w:hAnsi="Times New Roman"/>
          <w:sz w:val="26"/>
          <w:szCs w:val="26"/>
        </w:rPr>
        <w:lastRenderedPageBreak/>
        <w:t>Hợp đồng được thanh lý khi các bên đã hoàn thành toàn bộ nghĩa vụ theo Hợp đồng, bao gồm nghĩa vụ bảo hành. Các bên ký biên bản thanh lý Hợp đồng trong vòng 30 ngày kể từ ngày hoàn thành nghĩa vụ.</w:t>
      </w:r>
    </w:p>
    <w:p w14:paraId="319DFEE3"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20. TRANH CHẤP, GIẢI QUYẾT TRANH CHẤP</w:t>
      </w:r>
    </w:p>
    <w:p w14:paraId="154805F6"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b/>
          <w:sz w:val="26"/>
          <w:szCs w:val="26"/>
        </w:rPr>
        <w:t>20.1.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14:paraId="07196A63"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b/>
          <w:sz w:val="26"/>
          <w:szCs w:val="26"/>
        </w:rPr>
        <w:t xml:space="preserve">20.2. </w:t>
      </w:r>
      <w:r>
        <w:rPr>
          <w:rFonts w:ascii="Times New Roman" w:hAnsi="Times New Roman"/>
          <w:bCs/>
          <w:sz w:val="26"/>
          <w:szCs w:val="26"/>
        </w:rPr>
        <w:t xml:space="preserve">Việc </w:t>
      </w:r>
      <w:r>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14:paraId="75131E65" w14:textId="77777777" w:rsidR="00A10877" w:rsidRDefault="00000000">
      <w:pPr>
        <w:widowControl w:val="0"/>
        <w:tabs>
          <w:tab w:val="left" w:pos="284"/>
        </w:tabs>
        <w:spacing w:after="120" w:line="276" w:lineRule="auto"/>
        <w:jc w:val="both"/>
        <w:rPr>
          <w:rFonts w:ascii="Times New Roman" w:hAnsi="Times New Roman"/>
          <w:sz w:val="26"/>
          <w:szCs w:val="26"/>
        </w:rPr>
      </w:pPr>
      <w:r>
        <w:rPr>
          <w:rFonts w:ascii="Times New Roman" w:hAnsi="Times New Roman"/>
          <w:b/>
          <w:sz w:val="26"/>
          <w:szCs w:val="26"/>
        </w:rPr>
        <w:t>20.3.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7981FF00" w14:textId="77777777" w:rsidR="00A10877"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21. ĐIỀU KHOẢN CHUNG</w:t>
      </w:r>
    </w:p>
    <w:p w14:paraId="0B209C03" w14:textId="77777777" w:rsidR="00A10877" w:rsidRDefault="00000000">
      <w:pPr>
        <w:widowControl w:val="0"/>
        <w:spacing w:after="120" w:line="276" w:lineRule="auto"/>
        <w:jc w:val="both"/>
        <w:rPr>
          <w:del w:id="97083" w:author="VNCN E&amp;C" w:date="2026-10-19T15:00:00Z"/>
          <w:rFonts w:ascii="Times New Roman" w:hAnsi="Times New Roman"/>
          <w:sz w:val="26"/>
          <w:szCs w:val="26"/>
        </w:rPr>
      </w:pPr>
      <w:del w:id="97081" w:author="VNCN E&amp;C" w:date="2026-10-19T15:00:00Z">
        <w:r>
          <w:rPr>
            <w:rFonts w:ascii="Times New Roman" w:hAnsi="Times New Roman"/>
            <w:b/>
            <w:sz w:val="26"/>
            <w:szCs w:val="26"/>
          </w:rPr>
          <w:delText xml:space="preserve">21.1.</w:delText>
        </w:r>
      </w:del>
      <w:del w:id="97082" w:author="VNCN E&amp;C" w:date="2026-10-19T15:00:00Z">
        <w:r>
          <w:rPr>
            <w:rFonts w:ascii="Times New Roman" w:hAnsi="Times New Roman"/>
            <w:sz w:val="26"/>
            <w:szCs w:val="26"/>
          </w:rPr>
          <w:delText xml:space="preserve"> Hợp đồng này cũng như tất cả các tài liệu, thông tin liên quan đến Hợp đồng sẽ được các bên quản lý theo quy định hiện hành của Nhà nước về bảo mật.</w:delText>
        </w:r>
      </w:del>
    </w:p>
    <w:p w14:paraId="7D0DE00D"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b/>
          <w:sz w:val="26"/>
          <w:szCs w:val="26"/>
        </w:rPr>
        <w:t xml:space="preserve">21.</w:t>
      </w:r>
      <w:ins w:id="97084" w:author="VNCN E&amp;C" w:date="2026-10-19T15:00:00Z">
        <w:r>
          <w:rPr>
            <w:rFonts w:ascii="Times New Roman" w:hAnsi="Times New Roman"/>
            <w:b/>
            <w:sz w:val="26"/>
            <w:szCs w:val="26"/>
          </w:rPr>
          <w:t xml:space="preserve">1</w:t>
        </w:r>
      </w:ins>
      <w:del w:id="97085" w:author="VNCN E&amp;C" w:date="2026-10-19T15:00:00Z">
        <w:r>
          <w:rPr>
            <w:rFonts w:ascii="Times New Roman" w:hAnsi="Times New Roman"/>
            <w:b/>
            <w:sz w:val="26"/>
            <w:szCs w:val="26"/>
          </w:rPr>
          <w:delText xml:space="preserve">2</w:delText>
        </w:r>
      </w:del>
      <w:r>
        <w:rPr>
          <w:rFonts w:ascii="Times New Roman" w:hAnsi="Times New Roman"/>
          <w:b/>
          <w:sz w:val="26"/>
          <w:szCs w:val="26"/>
        </w:rPr>
        <w:t xml:space="preserve">.</w:t>
      </w:r>
      <w:r>
        <w:rPr>
          <w:rFonts w:ascii="Times New Roman" w:hAnsi="Times New Roman"/>
          <w:sz w:val="26"/>
          <w:szCs w:val="26"/>
        </w:rPr>
        <w:t xml:space="preserve"> Các bên cam kết thực hiện đầy đủ các điều khoản của Hợp đồng.</w:t>
      </w:r>
    </w:p>
    <w:p w14:paraId="18593F12"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b/>
          <w:sz w:val="26"/>
          <w:szCs w:val="26"/>
        </w:rPr>
        <w:t xml:space="preserve">21.</w:t>
      </w:r>
      <w:ins w:id="97086" w:author="VNCN E&amp;C" w:date="2026-10-19T15:00:00Z">
        <w:r>
          <w:rPr>
            <w:rFonts w:ascii="Times New Roman" w:hAnsi="Times New Roman"/>
            <w:b/>
            <w:sz w:val="26"/>
            <w:szCs w:val="26"/>
          </w:rPr>
          <w:t xml:space="preserve">2</w:t>
        </w:r>
      </w:ins>
      <w:del w:id="97087" w:author="VNCN E&amp;C" w:date="2026-10-19T15:00:00Z">
        <w:r>
          <w:rPr>
            <w:rFonts w:ascii="Times New Roman" w:hAnsi="Times New Roman"/>
            <w:b/>
            <w:sz w:val="26"/>
            <w:szCs w:val="26"/>
          </w:rPr>
          <w:delText xml:space="preserve">3</w:delText>
        </w:r>
      </w:del>
      <w:r>
        <w:rPr>
          <w:rFonts w:ascii="Times New Roman" w:hAnsi="Times New Roman"/>
          <w:b/>
          <w:sz w:val="26"/>
          <w:szCs w:val="26"/>
        </w:rPr>
        <w:t xml:space="preserve">.</w:t>
      </w:r>
      <w:r>
        <w:rPr>
          <w:rFonts w:ascii="Times New Roman" w:hAnsi="Times New Roman"/>
          <w:sz w:val="26"/>
          <w:szCs w:val="26"/>
        </w:rPr>
        <w:t xml:space="preserve"> Hợp đồng này có hiệu lực kể từ ngày ký.</w:t>
      </w:r>
    </w:p>
    <w:p w14:paraId="32D56231"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b/>
          <w:sz w:val="26"/>
          <w:szCs w:val="26"/>
        </w:rPr>
        <w:t xml:space="preserve">21.</w:t>
      </w:r>
      <w:ins w:id="97088" w:author="VNCN E&amp;C" w:date="2026-10-19T15:00:00Z">
        <w:r>
          <w:rPr>
            <w:rFonts w:ascii="Times New Roman" w:hAnsi="Times New Roman"/>
            <w:b/>
            <w:sz w:val="26"/>
            <w:szCs w:val="26"/>
          </w:rPr>
          <w:t xml:space="preserve">3</w:t>
        </w:r>
      </w:ins>
      <w:del w:id="97089" w:author="VNCN E&amp;C" w:date="2026-10-19T15:00:00Z">
        <w:r>
          <w:rPr>
            <w:rFonts w:ascii="Times New Roman" w:hAnsi="Times New Roman"/>
            <w:b/>
            <w:sz w:val="26"/>
            <w:szCs w:val="26"/>
          </w:rPr>
          <w:delText xml:space="preserve">4</w:delText>
        </w:r>
      </w:del>
      <w:r>
        <w:rPr>
          <w:rFonts w:ascii="Times New Roman" w:hAnsi="Times New Roman"/>
          <w:sz w:val="26"/>
          <w:szCs w:val="26"/>
        </w:rPr>
        <w:t xml:space="preserve">. Hợp đồng này được lập thành 07 bản gốc có giá trị pháp lý như nhau, Bên A giữ 04 bản, Bên B giữ 03 bản.</w:t>
      </w:r>
    </w:p>
    <w:tbl>
      <w:tblPr>
        <w:tblW w:w="9214" w:type="dxa"/>
        <w:jc w:val="center"/>
        <w:tblLayout w:type="fixed"/>
        <w:tblLook w:val="01E0" w:firstRow="1" w:lastRow="1" w:firstColumn="1" w:lastColumn="1" w:noHBand="0" w:noVBand="0"/>
      </w:tblPr>
      <w:tblGrid>
        <w:gridCol w:w="4608"/>
        <w:gridCol w:w="4606"/>
      </w:tblGrid>
      <w:tr w:rsidR="00A10877" w14:paraId="27D80CCF" w14:textId="77777777">
        <w:trPr>
          <w:jc w:val="center"/>
        </w:trPr>
        <w:tc>
          <w:tcPr>
            <w:tcW w:w="4607" w:type="dxa"/>
          </w:tcPr>
          <w:p w14:paraId="3F24C4AC" w14:textId="77777777" w:rsidR="00A10877" w:rsidRDefault="00000000">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A</w:t>
            </w:r>
          </w:p>
        </w:tc>
        <w:tc>
          <w:tcPr>
            <w:tcW w:w="4606" w:type="dxa"/>
          </w:tcPr>
          <w:p w14:paraId="0099D048" w14:textId="77777777" w:rsidR="00A10877" w:rsidRDefault="00000000">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B</w:t>
            </w:r>
            <w:bookmarkStart w:id="147" w:name="_Toc273003011"/>
            <w:bookmarkStart w:id="148" w:name="_Toc283736676"/>
            <w:bookmarkStart w:id="149" w:name="_Toc283298428"/>
            <w:bookmarkStart w:id="150" w:name="_Toc273427131"/>
            <w:bookmarkStart w:id="151" w:name="_Toc283736557"/>
            <w:bookmarkStart w:id="152" w:name="_Toc283735878"/>
            <w:bookmarkEnd w:id="147"/>
            <w:bookmarkEnd w:id="148"/>
            <w:bookmarkEnd w:id="149"/>
            <w:bookmarkEnd w:id="150"/>
            <w:bookmarkEnd w:id="151"/>
            <w:bookmarkEnd w:id="152"/>
          </w:p>
        </w:tc>
      </w:tr>
    </w:tbl>
    <w:p w14:paraId="267032F3" w14:textId="77777777" w:rsidR="00A10877" w:rsidRDefault="00A10877">
      <w:pPr>
        <w:spacing w:after="120" w:line="276" w:lineRule="auto"/>
        <w:jc w:val="both"/>
        <w:rPr>
          <w:rFonts w:ascii="Times New Roman" w:hAnsi="Times New Roman"/>
          <w:sz w:val="26"/>
          <w:szCs w:val="26"/>
          <w:lang w:val="nl-NL"/>
        </w:rPr>
      </w:pPr>
    </w:p>
    <w:p w14:paraId="395F59C6" w14:textId="77777777" w:rsidR="00A10877" w:rsidRDefault="00A10877">
      <w:pPr>
        <w:spacing w:after="120" w:line="276" w:lineRule="auto"/>
        <w:jc w:val="center"/>
        <w:rPr>
          <w:rFonts w:ascii="Times New Roman" w:hAnsi="Times New Roman"/>
          <w:b/>
          <w:bCs/>
          <w:sz w:val="26"/>
          <w:szCs w:val="26"/>
        </w:rPr>
      </w:pPr>
    </w:p>
    <w:p w14:paraId="1A03D9AF" w14:textId="77777777" w:rsidR="00A10877" w:rsidRDefault="00A10877">
      <w:pPr>
        <w:spacing w:after="120" w:line="276" w:lineRule="auto"/>
        <w:jc w:val="center"/>
        <w:rPr>
          <w:rFonts w:ascii="Times New Roman" w:hAnsi="Times New Roman"/>
          <w:b/>
          <w:bCs/>
          <w:sz w:val="26"/>
          <w:szCs w:val="26"/>
        </w:rPr>
      </w:pPr>
    </w:p>
    <w:p w14:paraId="20C2DB27" w14:textId="77777777" w:rsidR="00A10877" w:rsidRDefault="00A10877">
      <w:pPr>
        <w:spacing w:after="120" w:line="276" w:lineRule="auto"/>
        <w:jc w:val="center"/>
        <w:rPr>
          <w:rFonts w:ascii="Times New Roman" w:hAnsi="Times New Roman"/>
          <w:b/>
          <w:bCs/>
          <w:sz w:val="26"/>
          <w:szCs w:val="26"/>
        </w:rPr>
      </w:pPr>
    </w:p>
    <w:p w14:paraId="6E5E3311" w14:textId="77777777" w:rsidR="00A10877" w:rsidRDefault="00A10877">
      <w:pPr>
        <w:spacing w:after="120" w:line="276" w:lineRule="auto"/>
        <w:jc w:val="center"/>
        <w:rPr>
          <w:rFonts w:ascii="Times New Roman" w:hAnsi="Times New Roman"/>
          <w:b/>
          <w:bCs/>
          <w:sz w:val="26"/>
          <w:szCs w:val="26"/>
        </w:rPr>
      </w:pPr>
    </w:p>
    <w:p w14:paraId="2EDA1374" w14:textId="77777777" w:rsidR="00A10877" w:rsidRDefault="00A10877">
      <w:pPr>
        <w:spacing w:after="120" w:line="276" w:lineRule="auto"/>
        <w:jc w:val="center"/>
        <w:rPr>
          <w:rFonts w:ascii="Times New Roman" w:hAnsi="Times New Roman"/>
          <w:b/>
          <w:bCs/>
          <w:sz w:val="26"/>
          <w:szCs w:val="26"/>
        </w:rPr>
      </w:pPr>
    </w:p>
    <w:p w14:paraId="7F2921C7" w14:textId="77777777" w:rsidR="00A10877" w:rsidRDefault="00A10877">
      <w:pPr>
        <w:spacing w:after="120" w:line="276" w:lineRule="auto"/>
        <w:jc w:val="center"/>
        <w:rPr>
          <w:rFonts w:ascii="Times New Roman" w:hAnsi="Times New Roman"/>
          <w:b/>
          <w:bCs/>
          <w:sz w:val="26"/>
          <w:szCs w:val="26"/>
        </w:rPr>
      </w:pPr>
    </w:p>
    <w:p w14:paraId="6801CAEC" w14:textId="77777777" w:rsidR="00A10877" w:rsidRDefault="00A10877">
      <w:pPr>
        <w:spacing w:after="120" w:line="276" w:lineRule="auto"/>
        <w:jc w:val="center"/>
        <w:rPr>
          <w:rFonts w:ascii="Times New Roman" w:hAnsi="Times New Roman"/>
          <w:b/>
          <w:bCs/>
          <w:sz w:val="26"/>
          <w:szCs w:val="26"/>
        </w:rPr>
      </w:pPr>
    </w:p>
    <w:p w14:paraId="27D2B4D9" w14:textId="77777777" w:rsidR="00A10877" w:rsidRDefault="00A10877">
      <w:pPr>
        <w:spacing w:after="120" w:line="276" w:lineRule="auto"/>
        <w:jc w:val="center"/>
        <w:rPr>
          <w:rFonts w:ascii="Times New Roman" w:hAnsi="Times New Roman"/>
          <w:b/>
          <w:bCs/>
          <w:sz w:val="26"/>
          <w:szCs w:val="26"/>
        </w:rPr>
      </w:pPr>
    </w:p>
    <w:p w14:paraId="5970BF00" w14:textId="77777777" w:rsidR="00A10877" w:rsidRDefault="00A10877">
      <w:pPr>
        <w:spacing w:after="120" w:line="276" w:lineRule="auto"/>
        <w:jc w:val="center"/>
        <w:rPr>
          <w:rFonts w:ascii="Times New Roman" w:hAnsi="Times New Roman"/>
          <w:b/>
          <w:bCs/>
          <w:sz w:val="26"/>
          <w:szCs w:val="26"/>
        </w:rPr>
      </w:pPr>
    </w:p>
    <w:p w14:paraId="555C387E" w14:textId="77777777" w:rsidR="00A10877" w:rsidRDefault="00A10877">
      <w:pPr>
        <w:spacing w:after="120" w:line="276" w:lineRule="auto"/>
        <w:jc w:val="center"/>
        <w:rPr>
          <w:rFonts w:ascii="Times New Roman" w:hAnsi="Times New Roman"/>
          <w:b/>
          <w:bCs/>
          <w:sz w:val="26"/>
          <w:szCs w:val="26"/>
        </w:rPr>
      </w:pPr>
    </w:p>
    <w:p w14:paraId="4DF01D47" w14:textId="77777777" w:rsidR="00A10877" w:rsidRDefault="00A10877">
      <w:pPr>
        <w:spacing w:after="120" w:line="276" w:lineRule="auto"/>
        <w:jc w:val="center"/>
        <w:rPr>
          <w:rFonts w:ascii="Times New Roman" w:hAnsi="Times New Roman"/>
          <w:b/>
          <w:bCs/>
          <w:sz w:val="26"/>
          <w:szCs w:val="26"/>
        </w:rPr>
      </w:pPr>
    </w:p>
    <w:p w14:paraId="0FA00F07" w14:textId="77777777" w:rsidR="00A10877" w:rsidRDefault="00A10877">
      <w:pPr>
        <w:spacing w:after="120" w:line="276" w:lineRule="auto"/>
        <w:jc w:val="center"/>
        <w:rPr>
          <w:rFonts w:ascii="Times New Roman" w:hAnsi="Times New Roman"/>
          <w:b/>
          <w:bCs/>
          <w:sz w:val="26"/>
          <w:szCs w:val="26"/>
        </w:rPr>
      </w:pPr>
    </w:p>
    <w:p w14:paraId="0A6D380B" w14:textId="77777777" w:rsidR="00A10877" w:rsidRDefault="00A10877">
      <w:pPr>
        <w:spacing w:after="120" w:line="276" w:lineRule="auto"/>
        <w:jc w:val="center"/>
        <w:rPr>
          <w:rFonts w:ascii="Times New Roman" w:hAnsi="Times New Roman"/>
          <w:b/>
          <w:bCs/>
          <w:sz w:val="26"/>
          <w:szCs w:val="26"/>
        </w:rPr>
      </w:pPr>
    </w:p>
    <w:p w14:paraId="1B0BAFD3" w14:textId="77777777" w:rsidR="00A10877" w:rsidRDefault="00A10877">
      <w:pPr>
        <w:spacing w:after="120" w:line="276" w:lineRule="auto"/>
        <w:jc w:val="center"/>
        <w:rPr>
          <w:rFonts w:ascii="Times New Roman" w:hAnsi="Times New Roman"/>
          <w:b/>
          <w:bCs/>
          <w:sz w:val="26"/>
          <w:szCs w:val="26"/>
        </w:rPr>
      </w:pPr>
    </w:p>
    <w:p w14:paraId="2A65037A" w14:textId="77777777" w:rsidR="00A10877" w:rsidRDefault="00000000">
      <w:pPr>
        <w:spacing w:after="120" w:line="276" w:lineRule="auto"/>
        <w:jc w:val="center"/>
        <w:rPr>
          <w:rFonts w:ascii="Times New Roman" w:hAnsi="Times New Roman"/>
          <w:b/>
          <w:bCs/>
          <w:sz w:val="26"/>
          <w:szCs w:val="26"/>
        </w:rPr>
      </w:pPr>
      <w:r>
        <w:br w:type="column"/>
      </w:r>
      <w:r>
        <w:rPr>
          <w:rFonts w:ascii="Times New Roman" w:hAnsi="Times New Roman"/>
          <w:b/>
          <w:bCs/>
          <w:sz w:val="26"/>
          <w:szCs w:val="26"/>
          <w:highlight w:val="yellow"/>
        </w:rPr>
        <w:lastRenderedPageBreak/>
        <w:t>DANH MỤC BIỂU CHI TIẾT KÈM THEO HỢP ĐỒNG</w:t>
      </w:r>
    </w:p>
    <w:tbl>
      <w:tblPr>
        <w:tblW w:w="9658" w:type="dxa"/>
        <w:tblLayout w:type="fixed"/>
        <w:tblCellMar>
          <w:left w:w="5" w:type="dxa"/>
          <w:right w:w="5" w:type="dxa"/>
        </w:tblCellMar>
        <w:tblLook w:val="04A0" w:firstRow="1" w:lastRow="0" w:firstColumn="1" w:lastColumn="0" w:noHBand="0" w:noVBand="1"/>
      </w:tblPr>
      <w:tblGrid>
        <w:gridCol w:w="568"/>
        <w:gridCol w:w="1702"/>
        <w:gridCol w:w="7388"/>
      </w:tblGrid>
      <w:tr w:rsidR="00A10877" w14:paraId="1DF86C79"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0043204A" w14:textId="77777777" w:rsidR="00A10877" w:rsidRDefault="00000000">
            <w:pPr>
              <w:spacing w:after="120" w:line="276" w:lineRule="auto"/>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14:paraId="2A3A5681" w14:textId="77777777" w:rsidR="00A10877" w:rsidRDefault="00000000">
            <w:pPr>
              <w:spacing w:after="120" w:line="276" w:lineRule="auto"/>
              <w:jc w:val="center"/>
              <w:rPr>
                <w:rFonts w:ascii="Times New Roman" w:hAnsi="Times New Roman"/>
                <w:sz w:val="26"/>
                <w:szCs w:val="26"/>
              </w:rPr>
            </w:pPr>
            <w:r>
              <w:rPr>
                <w:rFonts w:ascii="Times New Roman" w:hAnsi="Times New Roman"/>
                <w:b/>
                <w:bCs/>
                <w:sz w:val="26"/>
                <w:szCs w:val="26"/>
              </w:rPr>
              <w:t>Ký hiệu</w:t>
            </w:r>
          </w:p>
        </w:tc>
        <w:tc>
          <w:tcPr>
            <w:tcW w:w="7388" w:type="dxa"/>
            <w:tcBorders>
              <w:top w:val="single" w:sz="4" w:space="0" w:color="000000"/>
              <w:left w:val="single" w:sz="4" w:space="0" w:color="000000"/>
              <w:bottom w:val="single" w:sz="4" w:space="0" w:color="000000"/>
              <w:right w:val="single" w:sz="4" w:space="0" w:color="000000"/>
            </w:tcBorders>
            <w:vAlign w:val="center"/>
          </w:tcPr>
          <w:p w14:paraId="1B155F5E" w14:textId="77777777" w:rsidR="00A10877" w:rsidRDefault="00000000">
            <w:pPr>
              <w:spacing w:after="120" w:line="276" w:lineRule="auto"/>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rsidR="00A10877" w14:paraId="63E4C925"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5E6610D5"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14:paraId="0CA0A209"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rPr>
              <w:t>Biểu 01</w:t>
            </w:r>
          </w:p>
        </w:tc>
        <w:tc>
          <w:tcPr>
            <w:tcW w:w="7388" w:type="dxa"/>
            <w:tcBorders>
              <w:top w:val="single" w:sz="4" w:space="0" w:color="000000"/>
              <w:left w:val="single" w:sz="4" w:space="0" w:color="000000"/>
              <w:bottom w:val="single" w:sz="4" w:space="0" w:color="000000"/>
              <w:right w:val="single" w:sz="4" w:space="0" w:color="000000"/>
            </w:tcBorders>
            <w:vAlign w:val="center"/>
          </w:tcPr>
          <w:p w14:paraId="0974E0E8" w14:textId="77777777" w:rsidR="00A10877" w:rsidRDefault="00000000">
            <w:pPr>
              <w:spacing w:after="120" w:line="276" w:lineRule="auto"/>
              <w:rPr>
                <w:rFonts w:ascii="Times New Roman" w:hAnsi="Times New Roman"/>
                <w:sz w:val="26"/>
                <w:szCs w:val="26"/>
              </w:rPr>
            </w:pPr>
            <w:r>
              <w:rPr>
                <w:rFonts w:ascii="Times New Roman" w:hAnsi="Times New Roman"/>
                <w:sz w:val="26"/>
                <w:szCs w:val="26"/>
              </w:rPr>
              <w:t xml:space="preserve"> Chi tiết giá hợp đồng</w:t>
            </w:r>
          </w:p>
        </w:tc>
      </w:tr>
      <w:tr w:rsidR="00A10877" w14:paraId="3DB37534"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5B05785E"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14:paraId="7BE78583"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rPr>
              <w:t>Biểu 02</w:t>
            </w:r>
          </w:p>
        </w:tc>
        <w:tc>
          <w:tcPr>
            <w:tcW w:w="7388" w:type="dxa"/>
            <w:tcBorders>
              <w:top w:val="single" w:sz="4" w:space="0" w:color="000000"/>
              <w:left w:val="single" w:sz="4" w:space="0" w:color="000000"/>
              <w:bottom w:val="single" w:sz="4" w:space="0" w:color="000000"/>
              <w:right w:val="single" w:sz="4" w:space="0" w:color="000000"/>
            </w:tcBorders>
            <w:vAlign w:val="center"/>
          </w:tcPr>
          <w:p w14:paraId="7BF9EAD9" w14:textId="77777777" w:rsidR="00A10877" w:rsidRDefault="00000000">
            <w:pPr>
              <w:spacing w:after="120" w:line="276" w:lineRule="auto"/>
              <w:rPr>
                <w:rFonts w:ascii="Times New Roman" w:hAnsi="Times New Roman"/>
                <w:sz w:val="26"/>
                <w:szCs w:val="26"/>
                <w:lang w:val="vi-VN"/>
              </w:rPr>
            </w:pPr>
            <w:r>
              <w:rPr>
                <w:rFonts w:ascii="Times New Roman" w:hAnsi="Times New Roman"/>
                <w:sz w:val="26"/>
                <w:szCs w:val="26"/>
              </w:rPr>
              <w:t xml:space="preserve"> Phạm vi công việc, cách</w:t>
            </w:r>
            <w:r>
              <w:rPr>
                <w:rFonts w:ascii="Times New Roman" w:hAnsi="Times New Roman"/>
                <w:sz w:val="26"/>
                <w:szCs w:val="26"/>
                <w:lang w:val="vi-VN"/>
              </w:rPr>
              <w:t xml:space="preserve"> tính khối lượng và bao hàm đơn giá</w:t>
            </w:r>
          </w:p>
        </w:tc>
      </w:tr>
      <w:tr w:rsidR="00A10877" w14:paraId="529E426D"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28A414CC" w14:textId="77777777" w:rsidR="00A10877" w:rsidRDefault="00000000">
            <w:pPr>
              <w:spacing w:after="120" w:line="276" w:lineRule="auto"/>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14:paraId="39BEA5D5"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rPr>
              <w:t>Biểu 03</w:t>
            </w:r>
          </w:p>
        </w:tc>
        <w:tc>
          <w:tcPr>
            <w:tcW w:w="7388" w:type="dxa"/>
            <w:tcBorders>
              <w:top w:val="single" w:sz="4" w:space="0" w:color="000000"/>
              <w:left w:val="single" w:sz="4" w:space="0" w:color="000000"/>
              <w:bottom w:val="single" w:sz="4" w:space="0" w:color="000000"/>
              <w:right w:val="single" w:sz="4" w:space="0" w:color="000000"/>
            </w:tcBorders>
            <w:vAlign w:val="center"/>
          </w:tcPr>
          <w:p w14:paraId="61ECC068" w14:textId="77777777" w:rsidR="00A10877" w:rsidRDefault="00000000">
            <w:pPr>
              <w:spacing w:after="120" w:line="276" w:lineRule="auto"/>
              <w:rPr>
                <w:rFonts w:ascii="Times New Roman" w:hAnsi="Times New Roman"/>
                <w:sz w:val="26"/>
                <w:szCs w:val="26"/>
                <w:lang w:val="fr-FR"/>
              </w:rPr>
            </w:pPr>
            <w:r>
              <w:rPr>
                <w:rFonts w:ascii="Times New Roman" w:hAnsi="Times New Roman"/>
                <w:sz w:val="26"/>
                <w:szCs w:val="26"/>
                <w:lang w:val="fr-FR"/>
              </w:rPr>
              <w:t xml:space="preserve"> Ma trận phân chia phạm vi công việc và trách nhiệm</w:t>
            </w:r>
          </w:p>
        </w:tc>
      </w:tr>
      <w:tr w:rsidR="00A10877" w14:paraId="63B5521F"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1C6737FA" w14:textId="77777777" w:rsidR="00A10877" w:rsidRDefault="00000000">
            <w:pPr>
              <w:spacing w:after="120" w:line="276" w:lineRule="auto"/>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14:paraId="3EDB2645"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rPr>
              <w:t>Biểu 04</w:t>
            </w:r>
          </w:p>
        </w:tc>
        <w:tc>
          <w:tcPr>
            <w:tcW w:w="7388" w:type="dxa"/>
            <w:tcBorders>
              <w:top w:val="single" w:sz="4" w:space="0" w:color="000000"/>
              <w:left w:val="single" w:sz="4" w:space="0" w:color="000000"/>
              <w:bottom w:val="single" w:sz="4" w:space="0" w:color="000000"/>
              <w:right w:val="single" w:sz="4" w:space="0" w:color="000000"/>
            </w:tcBorders>
            <w:vAlign w:val="center"/>
          </w:tcPr>
          <w:p w14:paraId="78580499" w14:textId="77777777" w:rsidR="00A10877" w:rsidRDefault="00000000">
            <w:pPr>
              <w:spacing w:after="120" w:line="276" w:lineRule="auto"/>
              <w:rPr>
                <w:rFonts w:ascii="Times New Roman" w:hAnsi="Times New Roman"/>
                <w:sz w:val="26"/>
                <w:szCs w:val="26"/>
              </w:rPr>
            </w:pPr>
            <w:r>
              <w:rPr>
                <w:rFonts w:ascii="Times New Roman" w:hAnsi="Times New Roman"/>
                <w:sz w:val="26"/>
                <w:szCs w:val="26"/>
              </w:rPr>
              <w:t xml:space="preserve"> Yêu cầu thiết bị</w:t>
            </w:r>
          </w:p>
        </w:tc>
      </w:tr>
      <w:tr w:rsidR="00A10877" w14:paraId="14A9CF15"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3E1C68DF"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14:paraId="62F00548"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rPr>
              <w:t>Biểu 05</w:t>
            </w:r>
          </w:p>
        </w:tc>
        <w:tc>
          <w:tcPr>
            <w:tcW w:w="7388" w:type="dxa"/>
            <w:tcBorders>
              <w:top w:val="single" w:sz="4" w:space="0" w:color="000000"/>
              <w:left w:val="single" w:sz="4" w:space="0" w:color="000000"/>
              <w:bottom w:val="single" w:sz="4" w:space="0" w:color="000000"/>
              <w:right w:val="single" w:sz="4" w:space="0" w:color="000000"/>
            </w:tcBorders>
            <w:vAlign w:val="center"/>
          </w:tcPr>
          <w:p w14:paraId="2D0785EE" w14:textId="77777777" w:rsidR="00A10877" w:rsidRDefault="00000000">
            <w:pPr>
              <w:spacing w:after="120" w:line="276" w:lineRule="auto"/>
              <w:rPr>
                <w:rFonts w:ascii="Times New Roman" w:hAnsi="Times New Roman"/>
                <w:sz w:val="26"/>
                <w:szCs w:val="26"/>
              </w:rPr>
            </w:pPr>
            <w:r>
              <w:rPr>
                <w:rFonts w:ascii="Times New Roman" w:hAnsi="Times New Roman"/>
                <w:sz w:val="26"/>
                <w:szCs w:val="26"/>
              </w:rPr>
              <w:t xml:space="preserve"> Mức phạt do vi phạm an toàn, bảo vệ môi trường</w:t>
            </w:r>
          </w:p>
        </w:tc>
      </w:tr>
      <w:tr w:rsidR="00A10877" w14:paraId="35C799EF"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517A2761"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14:paraId="56458A68"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rPr>
              <w:t>Biểu 06</w:t>
            </w:r>
          </w:p>
        </w:tc>
        <w:tc>
          <w:tcPr>
            <w:tcW w:w="7388" w:type="dxa"/>
            <w:tcBorders>
              <w:top w:val="single" w:sz="4" w:space="0" w:color="000000"/>
              <w:left w:val="single" w:sz="4" w:space="0" w:color="000000"/>
              <w:bottom w:val="single" w:sz="4" w:space="0" w:color="000000"/>
              <w:right w:val="single" w:sz="4" w:space="0" w:color="000000"/>
            </w:tcBorders>
            <w:vAlign w:val="center"/>
          </w:tcPr>
          <w:p w14:paraId="44DB8D46" w14:textId="77777777" w:rsidR="00A10877" w:rsidRDefault="00000000">
            <w:pPr>
              <w:spacing w:after="120" w:line="276" w:lineRule="auto"/>
              <w:rPr>
                <w:rFonts w:ascii="Times New Roman" w:hAnsi="Times New Roman"/>
                <w:sz w:val="26"/>
                <w:szCs w:val="26"/>
              </w:rPr>
            </w:pPr>
            <w:r>
              <w:rPr>
                <w:rFonts w:ascii="Times New Roman" w:hAnsi="Times New Roman"/>
                <w:sz w:val="26"/>
                <w:szCs w:val="26"/>
              </w:rPr>
              <w:t xml:space="preserve"> Mẫu bảo lãnh</w:t>
            </w:r>
          </w:p>
        </w:tc>
      </w:tr>
      <w:tr w:rsidR="00A10877" w14:paraId="4D7960B4"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4569480E"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14:paraId="72FE1FF1" w14:textId="77777777" w:rsidR="00A10877" w:rsidRDefault="00000000">
            <w:pPr>
              <w:spacing w:after="120" w:line="276" w:lineRule="auto"/>
              <w:jc w:val="center"/>
              <w:rPr>
                <w:rFonts w:ascii="Times New Roman" w:hAnsi="Times New Roman"/>
                <w:sz w:val="26"/>
                <w:szCs w:val="26"/>
              </w:rPr>
            </w:pPr>
            <w:r>
              <w:rPr>
                <w:rFonts w:ascii="Times New Roman" w:hAnsi="Times New Roman"/>
                <w:sz w:val="26"/>
                <w:szCs w:val="26"/>
              </w:rPr>
              <w:t>Biểu 07</w:t>
            </w:r>
          </w:p>
        </w:tc>
        <w:tc>
          <w:tcPr>
            <w:tcW w:w="7388" w:type="dxa"/>
            <w:tcBorders>
              <w:top w:val="single" w:sz="4" w:space="0" w:color="000000"/>
              <w:left w:val="single" w:sz="4" w:space="0" w:color="000000"/>
              <w:bottom w:val="single" w:sz="4" w:space="0" w:color="000000"/>
              <w:right w:val="single" w:sz="4" w:space="0" w:color="000000"/>
            </w:tcBorders>
            <w:vAlign w:val="center"/>
          </w:tcPr>
          <w:p w14:paraId="1A1C5F1B" w14:textId="77777777" w:rsidR="00A10877" w:rsidRDefault="00000000">
            <w:pPr>
              <w:spacing w:after="120" w:line="276" w:lineRule="auto"/>
              <w:rPr>
                <w:rFonts w:ascii="Times New Roman" w:hAnsi="Times New Roman"/>
                <w:sz w:val="26"/>
                <w:szCs w:val="26"/>
              </w:rPr>
            </w:pPr>
            <w:r>
              <w:rPr>
                <w:rFonts w:ascii="Times New Roman" w:hAnsi="Times New Roman"/>
                <w:sz w:val="26"/>
                <w:szCs w:val="26"/>
              </w:rPr>
              <w:t xml:space="preserve"> Danh mục, thương hiệu vật tư chính do Bên B cung cấp</w:t>
            </w:r>
          </w:p>
        </w:tc>
      </w:tr>
      <w:tr w:rsidR="00A10877" w14:paraId="72B45B41"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447FC7AF" w14:textId="77777777" w:rsidR="00A10877"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14:paraId="751C6CCC" w14:textId="77777777" w:rsidR="00A10877"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8" w:type="dxa"/>
            <w:tcBorders>
              <w:top w:val="single" w:sz="4" w:space="0" w:color="000000"/>
              <w:left w:val="single" w:sz="4" w:space="0" w:color="000000"/>
              <w:bottom w:val="single" w:sz="4" w:space="0" w:color="000000"/>
              <w:right w:val="single" w:sz="4" w:space="0" w:color="000000"/>
            </w:tcBorders>
            <w:vAlign w:val="center"/>
          </w:tcPr>
          <w:p w14:paraId="5E86C159" w14:textId="77777777" w:rsidR="00A10877" w:rsidRDefault="00000000">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Tiến độ thỏa thuận</w:t>
            </w:r>
          </w:p>
        </w:tc>
      </w:tr>
      <w:tr w:rsidR="00A10877" w14:paraId="66BF00EC"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0C1DCA59" w14:textId="77777777" w:rsidR="00A10877"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14:paraId="6DE86403" w14:textId="77777777" w:rsidR="00A10877"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8" w:type="dxa"/>
            <w:tcBorders>
              <w:top w:val="single" w:sz="4" w:space="0" w:color="000000"/>
              <w:left w:val="single" w:sz="4" w:space="0" w:color="000000"/>
              <w:bottom w:val="single" w:sz="4" w:space="0" w:color="000000"/>
              <w:right w:val="single" w:sz="4" w:space="0" w:color="000000"/>
            </w:tcBorders>
            <w:vAlign w:val="center"/>
          </w:tcPr>
          <w:p w14:paraId="0751C353" w14:textId="77777777" w:rsidR="00A10877" w:rsidRDefault="00000000">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Chỉ dẫn kỹ thuật</w:t>
            </w:r>
          </w:p>
        </w:tc>
      </w:tr>
      <w:tr w:rsidR="00A10877" w14:paraId="427C5E23"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4893394C" w14:textId="77777777" w:rsidR="00A10877"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14:paraId="5309F119" w14:textId="77777777" w:rsidR="00A10877"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8" w:type="dxa"/>
            <w:tcBorders>
              <w:top w:val="single" w:sz="4" w:space="0" w:color="000000"/>
              <w:left w:val="single" w:sz="4" w:space="0" w:color="000000"/>
              <w:bottom w:val="single" w:sz="4" w:space="0" w:color="000000"/>
              <w:right w:val="single" w:sz="4" w:space="0" w:color="000000"/>
            </w:tcBorders>
            <w:vAlign w:val="center"/>
          </w:tcPr>
          <w:p w14:paraId="3F7339C7" w14:textId="77777777" w:rsidR="00A10877" w:rsidRDefault="00000000">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Bản vẽ thiết kế</w:t>
            </w:r>
          </w:p>
        </w:tc>
      </w:tr>
      <w:tr w:rsidR="00A10877" w14:paraId="4F12A2B2" w14:textId="77777777">
        <w:tc>
          <w:tcPr>
            <w:tcW w:w="568" w:type="dxa"/>
            <w:tcBorders>
              <w:top w:val="single" w:sz="4" w:space="0" w:color="000000"/>
              <w:left w:val="single" w:sz="4" w:space="0" w:color="000000"/>
              <w:bottom w:val="single" w:sz="4" w:space="0" w:color="000000"/>
              <w:right w:val="single" w:sz="4" w:space="0" w:color="000000"/>
            </w:tcBorders>
            <w:vAlign w:val="center"/>
          </w:tcPr>
          <w:p w14:paraId="38342C32" w14:textId="77777777" w:rsidR="00A10877"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14:paraId="44905EF1" w14:textId="77777777" w:rsidR="00A10877"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8" w:type="dxa"/>
            <w:tcBorders>
              <w:top w:val="single" w:sz="4" w:space="0" w:color="000000"/>
              <w:left w:val="single" w:sz="4" w:space="0" w:color="000000"/>
              <w:bottom w:val="single" w:sz="4" w:space="0" w:color="000000"/>
              <w:right w:val="single" w:sz="4" w:space="0" w:color="000000"/>
            </w:tcBorders>
            <w:vAlign w:val="center"/>
          </w:tcPr>
          <w:p w14:paraId="71972927" w14:textId="77777777" w:rsidR="00A10877" w:rsidRDefault="00000000">
            <w:pPr>
              <w:spacing w:after="120" w:line="276" w:lineRule="auto"/>
              <w:rPr>
                <w:rFonts w:ascii="Times New Roman" w:hAnsi="Times New Roman"/>
                <w:sz w:val="26"/>
                <w:szCs w:val="26"/>
              </w:rPr>
            </w:pPr>
            <w:r>
              <w:rPr>
                <w:rFonts w:ascii="Times New Roman" w:hAnsi="Times New Roman"/>
                <w:sz w:val="26"/>
                <w:szCs w:val="26"/>
                <w:highlight w:val="yellow"/>
              </w:rPr>
              <w:t xml:space="preserve"> Các tài liệu khác</w:t>
            </w:r>
          </w:p>
        </w:tc>
      </w:tr>
    </w:tbl>
    <w:p w14:paraId="18F8654D" w14:textId="77777777" w:rsidR="00A10877" w:rsidRDefault="00A10877">
      <w:pPr>
        <w:spacing w:after="120" w:line="276" w:lineRule="auto"/>
        <w:jc w:val="both"/>
        <w:rPr>
          <w:rFonts w:ascii="Times New Roman" w:hAnsi="Times New Roman"/>
          <w:sz w:val="26"/>
          <w:szCs w:val="26"/>
          <w:lang w:val="nl-NL"/>
        </w:rPr>
      </w:pPr>
    </w:p>
    <w:p w14:paraId="0C52FE43" w14:textId="77777777" w:rsidR="00A10877" w:rsidRDefault="00A10877">
      <w:pPr>
        <w:spacing w:after="120" w:line="276" w:lineRule="auto"/>
        <w:jc w:val="both"/>
        <w:rPr>
          <w:rFonts w:ascii="Times New Roman" w:hAnsi="Times New Roman"/>
          <w:sz w:val="26"/>
          <w:szCs w:val="26"/>
          <w:lang w:val="nl-NL"/>
        </w:rPr>
      </w:pPr>
    </w:p>
    <w:p w14:paraId="66F10829" w14:textId="77777777" w:rsidR="00A10877" w:rsidRDefault="00A10877">
      <w:pPr>
        <w:spacing w:after="120" w:line="276" w:lineRule="auto"/>
        <w:jc w:val="both"/>
        <w:rPr>
          <w:rFonts w:ascii="Times New Roman" w:hAnsi="Times New Roman"/>
          <w:sz w:val="26"/>
          <w:szCs w:val="26"/>
          <w:lang w:val="nl-NL"/>
        </w:rPr>
      </w:pPr>
    </w:p>
    <w:p w14:paraId="47D2F319" w14:textId="77777777" w:rsidR="00A10877" w:rsidRDefault="00A10877">
      <w:pPr>
        <w:spacing w:after="120" w:line="276" w:lineRule="auto"/>
        <w:jc w:val="both"/>
        <w:rPr>
          <w:rFonts w:ascii="Times New Roman" w:hAnsi="Times New Roman"/>
          <w:sz w:val="26"/>
          <w:szCs w:val="26"/>
          <w:lang w:val="nl-NL"/>
        </w:rPr>
      </w:pPr>
    </w:p>
    <w:p w14:paraId="02C4D6A2" w14:textId="77777777" w:rsidR="00A10877" w:rsidRDefault="00A10877">
      <w:pPr>
        <w:spacing w:after="120" w:line="276" w:lineRule="auto"/>
        <w:jc w:val="both"/>
        <w:rPr>
          <w:rFonts w:ascii="Times New Roman" w:hAnsi="Times New Roman"/>
          <w:sz w:val="26"/>
          <w:szCs w:val="26"/>
          <w:lang w:val="nl-NL"/>
        </w:rPr>
      </w:pPr>
    </w:p>
    <w:p w14:paraId="546AC271" w14:textId="77777777" w:rsidR="00A10877" w:rsidRDefault="00A10877">
      <w:pPr>
        <w:spacing w:after="120" w:line="276" w:lineRule="auto"/>
        <w:jc w:val="both"/>
        <w:rPr>
          <w:rFonts w:ascii="Times New Roman" w:hAnsi="Times New Roman"/>
          <w:sz w:val="26"/>
          <w:szCs w:val="26"/>
          <w:lang w:val="nl-NL"/>
        </w:rPr>
      </w:pPr>
    </w:p>
    <w:p w14:paraId="1EB24EBC" w14:textId="77777777" w:rsidR="00A10877" w:rsidRDefault="00A10877">
      <w:pPr>
        <w:spacing w:after="120" w:line="276" w:lineRule="auto"/>
        <w:jc w:val="both"/>
        <w:rPr>
          <w:rFonts w:ascii="Times New Roman" w:hAnsi="Times New Roman"/>
          <w:sz w:val="26"/>
          <w:szCs w:val="26"/>
          <w:lang w:val="nl-NL"/>
        </w:rPr>
      </w:pPr>
    </w:p>
    <w:p w14:paraId="39833912" w14:textId="77777777" w:rsidR="00A10877" w:rsidRDefault="00A10877">
      <w:pPr>
        <w:spacing w:after="120" w:line="276" w:lineRule="auto"/>
        <w:jc w:val="both"/>
        <w:rPr>
          <w:rFonts w:ascii="Times New Roman" w:hAnsi="Times New Roman"/>
          <w:sz w:val="26"/>
          <w:szCs w:val="26"/>
          <w:lang w:val="nl-NL"/>
        </w:rPr>
      </w:pPr>
    </w:p>
    <w:p w14:paraId="7A3138E8" w14:textId="77777777" w:rsidR="00A10877" w:rsidRDefault="00A10877">
      <w:pPr>
        <w:spacing w:after="120" w:line="276" w:lineRule="auto"/>
        <w:jc w:val="both"/>
        <w:rPr>
          <w:rFonts w:ascii="Times New Roman" w:hAnsi="Times New Roman"/>
          <w:sz w:val="26"/>
          <w:szCs w:val="26"/>
          <w:lang w:val="nl-NL"/>
        </w:rPr>
      </w:pPr>
    </w:p>
    <w:p w14:paraId="4D612686" w14:textId="77777777" w:rsidR="00A10877" w:rsidRDefault="00A10877">
      <w:pPr>
        <w:spacing w:after="120" w:line="276" w:lineRule="auto"/>
        <w:jc w:val="both"/>
        <w:rPr>
          <w:rFonts w:ascii="Times New Roman" w:hAnsi="Times New Roman"/>
          <w:sz w:val="26"/>
          <w:szCs w:val="26"/>
          <w:lang w:val="nl-NL"/>
        </w:rPr>
      </w:pPr>
    </w:p>
    <w:p w14:paraId="230FC177" w14:textId="77777777" w:rsidR="00A10877" w:rsidRDefault="00A10877">
      <w:pPr>
        <w:spacing w:after="120" w:line="276" w:lineRule="auto"/>
        <w:jc w:val="both"/>
        <w:rPr>
          <w:rFonts w:ascii="Times New Roman" w:hAnsi="Times New Roman"/>
          <w:sz w:val="26"/>
          <w:szCs w:val="26"/>
          <w:lang w:val="nl-NL"/>
        </w:rPr>
      </w:pPr>
    </w:p>
    <w:p w14:paraId="2E7DC374" w14:textId="77777777" w:rsidR="00A10877" w:rsidRDefault="00A10877">
      <w:pPr>
        <w:spacing w:after="120" w:line="276" w:lineRule="auto"/>
        <w:rPr>
          <w:rFonts w:ascii="Times New Roman" w:hAnsi="Times New Roman"/>
          <w:sz w:val="26"/>
          <w:szCs w:val="26"/>
          <w:lang w:val="nl-NL"/>
        </w:rPr>
      </w:pPr>
    </w:p>
    <w:p w14:paraId="29C00F16" w14:textId="77777777" w:rsidR="00A10877" w:rsidRDefault="00A10877">
      <w:pPr>
        <w:spacing w:after="120" w:line="276" w:lineRule="auto"/>
        <w:jc w:val="center"/>
        <w:rPr>
          <w:rFonts w:ascii="Times New Roman" w:hAnsi="Times New Roman"/>
          <w:b/>
          <w:bCs/>
          <w:sz w:val="26"/>
          <w:szCs w:val="26"/>
          <w:highlight w:val="yellow"/>
          <w:lang w:val="nl-NL"/>
        </w:rPr>
      </w:pPr>
    </w:p>
    <w:p w14:paraId="480F7F95" w14:textId="77777777" w:rsidR="00A10877" w:rsidRDefault="00A10877">
      <w:pPr>
        <w:spacing w:after="120" w:line="276" w:lineRule="auto"/>
        <w:jc w:val="center"/>
        <w:rPr>
          <w:rFonts w:ascii="Times New Roman" w:hAnsi="Times New Roman"/>
          <w:b/>
          <w:bCs/>
          <w:sz w:val="26"/>
          <w:szCs w:val="26"/>
          <w:highlight w:val="yellow"/>
          <w:lang w:val="nl-NL"/>
        </w:rPr>
      </w:pPr>
    </w:p>
    <w:p w14:paraId="159E40A3" w14:textId="77777777" w:rsidR="00A10877" w:rsidRDefault="00A10877">
      <w:pPr>
        <w:spacing w:after="120" w:line="276" w:lineRule="auto"/>
        <w:jc w:val="center"/>
        <w:rPr>
          <w:rFonts w:ascii="Times New Roman" w:hAnsi="Times New Roman"/>
          <w:b/>
          <w:bCs/>
          <w:sz w:val="26"/>
          <w:szCs w:val="26"/>
          <w:highlight w:val="yellow"/>
          <w:lang w:val="nl-NL"/>
        </w:rPr>
      </w:pPr>
    </w:p>
    <w:p w14:paraId="732267F5" w14:textId="77777777" w:rsidR="00A10877" w:rsidRDefault="00A10877">
      <w:pPr>
        <w:spacing w:after="120" w:line="276" w:lineRule="auto"/>
        <w:jc w:val="center"/>
        <w:rPr>
          <w:rFonts w:ascii="Times New Roman" w:hAnsi="Times New Roman"/>
          <w:b/>
          <w:bCs/>
          <w:sz w:val="26"/>
          <w:szCs w:val="26"/>
          <w:highlight w:val="yellow"/>
          <w:lang w:val="nl-NL"/>
        </w:rPr>
      </w:pPr>
    </w:p>
    <w:p w14:paraId="09FB0B6F" w14:textId="77777777" w:rsidR="00A10877" w:rsidRDefault="00A10877">
      <w:pPr>
        <w:spacing w:after="120" w:line="276" w:lineRule="auto"/>
        <w:jc w:val="center"/>
        <w:rPr>
          <w:rFonts w:ascii="Times New Roman" w:hAnsi="Times New Roman"/>
          <w:b/>
          <w:bCs/>
          <w:sz w:val="26"/>
          <w:szCs w:val="26"/>
          <w:highlight w:val="yellow"/>
          <w:lang w:val="nl-NL"/>
        </w:rPr>
      </w:pPr>
    </w:p>
    <w:p w14:paraId="7EF24450" w14:textId="77777777" w:rsidR="00A10877" w:rsidRDefault="00A10877">
      <w:pPr>
        <w:spacing w:after="120" w:line="276" w:lineRule="auto"/>
        <w:jc w:val="center"/>
        <w:rPr>
          <w:rFonts w:ascii="Times New Roman" w:hAnsi="Times New Roman"/>
          <w:b/>
          <w:bCs/>
          <w:sz w:val="26"/>
          <w:szCs w:val="26"/>
          <w:highlight w:val="yellow"/>
          <w:lang w:val="nl-NL"/>
        </w:rPr>
      </w:pPr>
    </w:p>
    <w:p w14:paraId="2F33AA99" w14:textId="77777777" w:rsidR="00A10877" w:rsidRDefault="00000000">
      <w:pPr>
        <w:spacing w:after="120" w:line="276" w:lineRule="auto"/>
        <w:jc w:val="center"/>
        <w:rPr>
          <w:rFonts w:ascii="Times New Roman" w:hAnsi="Times New Roman"/>
          <w:b/>
          <w:bCs/>
          <w:sz w:val="26"/>
          <w:szCs w:val="26"/>
          <w:lang w:val="nl-NL"/>
        </w:rPr>
      </w:pPr>
      <w:r>
        <w:rPr>
          <w:rFonts w:ascii="Times New Roman" w:hAnsi="Times New Roman"/>
          <w:b/>
          <w:bCs/>
          <w:sz w:val="26"/>
          <w:szCs w:val="26"/>
          <w:highlight w:val="yellow"/>
          <w:lang w:val="nl-NL"/>
        </w:rPr>
        <w:lastRenderedPageBreak/>
        <w:t>BIỂU 01</w:t>
      </w:r>
    </w:p>
    <w:p w14:paraId="6C247B08" w14:textId="77777777" w:rsidR="00A10877" w:rsidRDefault="00000000">
      <w:pPr>
        <w:spacing w:after="120" w:line="276" w:lineRule="auto"/>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t>BIỂU CHI TIẾT GIÁ HỢP ĐỒNG</w:t>
      </w:r>
    </w:p>
    <w:p w14:paraId="4E90DEBC" w14:textId="77777777" w:rsidR="00A10877" w:rsidRDefault="00000000">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số……..…/2026/HĐ/YS/BXD ngày……tháng……năm 2026)</w:t>
      </w:r>
    </w:p>
    <w:p w14:paraId="26BDC3D1"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590DE385" w14:textId="77777777" w:rsidR="00A10877" w:rsidRDefault="00000000">
      <w:pPr>
        <w:spacing w:after="120" w:line="276" w:lineRule="auto"/>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14:paraId="04DE40CF" w14:textId="77777777" w:rsidR="00A10877" w:rsidRDefault="00000000">
      <w:pPr>
        <w:spacing w:after="120" w:line="276" w:lineRule="auto"/>
        <w:jc w:val="both"/>
        <w:rPr>
          <w:rFonts w:ascii="Times New Roman" w:hAnsi="Times New Roman"/>
        </w:rPr>
      </w:pPr>
      <w:r>
        <w:rPr>
          <w:rFonts w:ascii="Times New Roman" w:hAnsi="Times New Roman"/>
          <w:b/>
          <w:bCs/>
          <w:sz w:val="24"/>
        </w:rPr>
        <w:t>I. BẢNG TỔNG HỢP GIÁ TRỊ HỢP ĐỒNG</w:t>
      </w:r>
    </w:p>
    <w:p w14:paraId="5D68F05B" w14:textId="77777777" w:rsidR="00A10877" w:rsidRDefault="00000000">
      <w:pPr>
        <w:spacing w:after="120" w:line="276" w:lineRule="auto"/>
        <w:jc w:val="both"/>
        <w:rPr>
          <w:rFonts w:ascii="Times New Roman" w:hAnsi="Times New Roman"/>
        </w:rPr>
      </w:pPr>
      <w:r>
        <w:rPr>
          <w:rFonts w:ascii="Times New Roman" w:hAnsi="Times New Roman"/>
          <w:i/>
          <w:iCs/>
          <w:sz w:val="20"/>
          <w:szCs w:val="20"/>
        </w:rPr>
        <w:t>Đơn vị tính: đồng</w:t>
      </w:r>
    </w:p>
    <w:tbl>
      <w:tblPr>
        <w:tblW w:w="9072" w:type="dxa"/>
        <w:jc w:val="center"/>
        <w:tblLayout w:type="fixed"/>
        <w:tblCellMar>
          <w:left w:w="50" w:type="dxa"/>
          <w:right w:w="50" w:type="dxa"/>
        </w:tblCellMar>
        <w:tblLook w:val="04A0" w:firstRow="1" w:lastRow="0" w:firstColumn="1" w:lastColumn="0" w:noHBand="0" w:noVBand="1"/>
      </w:tblPr>
      <w:tblGrid>
        <w:gridCol w:w="702"/>
        <w:gridCol w:w="3971"/>
        <w:gridCol w:w="1999"/>
        <w:gridCol w:w="2400"/>
      </w:tblGrid>
      <w:tr w:rsidR="00A10877" w14:paraId="7C68368C" w14:textId="77777777">
        <w:trPr>
          <w:cantSplit/>
          <w:tblHeader/>
          <w:jc w:val="center"/>
        </w:trPr>
        <w:tc>
          <w:tcPr>
            <w:tcW w:w="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D9C4E1"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TT</w:t>
            </w:r>
          </w:p>
        </w:tc>
        <w:tc>
          <w:tcPr>
            <w:tcW w:w="39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629BD8"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Nội dung</w:t>
            </w:r>
          </w:p>
        </w:tc>
        <w:tc>
          <w:tcPr>
            <w:tcW w:w="19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017879"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Số tiền (VNĐ)</w:t>
            </w:r>
          </w:p>
        </w:tc>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778CFA"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Ghi chú</w:t>
            </w:r>
          </w:p>
        </w:tc>
      </w:tr>
      <w:tr w:rsidR="00A10877" w14:paraId="29CA8985"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45018FFF"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1</w:t>
            </w:r>
          </w:p>
        </w:tc>
        <w:tc>
          <w:tcPr>
            <w:tcW w:w="3971" w:type="dxa"/>
            <w:tcBorders>
              <w:top w:val="single" w:sz="4" w:space="0" w:color="000000"/>
              <w:left w:val="single" w:sz="4" w:space="0" w:color="000000"/>
              <w:bottom w:val="single" w:sz="4" w:space="0" w:color="000000"/>
              <w:right w:val="single" w:sz="4" w:space="0" w:color="000000"/>
            </w:tcBorders>
            <w:vAlign w:val="center"/>
          </w:tcPr>
          <w:p w14:paraId="67FDFC48"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Chi phí tiện ích công trường</w:t>
            </w:r>
          </w:p>
        </w:tc>
        <w:tc>
          <w:tcPr>
            <w:tcW w:w="1999" w:type="dxa"/>
            <w:tcBorders>
              <w:top w:val="single" w:sz="4" w:space="0" w:color="000000"/>
              <w:left w:val="single" w:sz="4" w:space="0" w:color="000000"/>
              <w:bottom w:val="single" w:sz="4" w:space="0" w:color="000000"/>
              <w:right w:val="single" w:sz="4" w:space="0" w:color="000000"/>
            </w:tcBorders>
            <w:vAlign w:val="center"/>
          </w:tcPr>
          <w:p w14:paraId="15C43D69"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rPr>
              <w:t>28.180.986.000</w:t>
            </w:r>
          </w:p>
        </w:tc>
        <w:tc>
          <w:tcPr>
            <w:tcW w:w="2400" w:type="dxa"/>
            <w:tcBorders>
              <w:top w:val="single" w:sz="4" w:space="0" w:color="000000"/>
              <w:left w:val="single" w:sz="4" w:space="0" w:color="000000"/>
              <w:bottom w:val="single" w:sz="4" w:space="0" w:color="000000"/>
              <w:right w:val="single" w:sz="4" w:space="0" w:color="000000"/>
            </w:tcBorders>
            <w:vAlign w:val="center"/>
          </w:tcPr>
          <w:p w14:paraId="2474A429" w14:textId="77777777" w:rsidR="00A10877" w:rsidRDefault="00A10877">
            <w:pPr>
              <w:spacing w:after="120" w:line="276" w:lineRule="auto"/>
              <w:rPr>
                <w:rFonts w:ascii="Times New Roman" w:hAnsi="Times New Roman"/>
                <w:sz w:val="22"/>
                <w:szCs w:val="22"/>
              </w:rPr>
            </w:pPr>
          </w:p>
        </w:tc>
      </w:tr>
      <w:tr w:rsidR="00A10877" w14:paraId="004DB790"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5A0A77E0" w14:textId="77777777" w:rsidR="00A10877" w:rsidRDefault="00A10877">
            <w:pPr>
              <w:spacing w:after="120" w:line="276" w:lineRule="auto"/>
              <w:jc w:val="center"/>
              <w:rPr>
                <w:rFonts w:ascii="Times New Roman" w:hAnsi="Times New Roman"/>
                <w:sz w:val="22"/>
                <w:szCs w:val="22"/>
              </w:rPr>
            </w:pPr>
          </w:p>
        </w:tc>
        <w:tc>
          <w:tcPr>
            <w:tcW w:w="3971" w:type="dxa"/>
            <w:tcBorders>
              <w:top w:val="single" w:sz="4" w:space="0" w:color="000000"/>
              <w:left w:val="single" w:sz="4" w:space="0" w:color="000000"/>
              <w:bottom w:val="single" w:sz="4" w:space="0" w:color="000000"/>
              <w:right w:val="single" w:sz="4" w:space="0" w:color="000000"/>
            </w:tcBorders>
            <w:vAlign w:val="center"/>
          </w:tcPr>
          <w:p w14:paraId="5EA5ADEE" w14:textId="77777777" w:rsidR="00A10877" w:rsidRDefault="00000000">
            <w:pPr>
              <w:spacing w:after="120" w:line="276" w:lineRule="auto"/>
              <w:rPr>
                <w:rFonts w:ascii="Times New Roman" w:hAnsi="Times New Roman"/>
                <w:sz w:val="22"/>
                <w:szCs w:val="22"/>
              </w:rPr>
            </w:pPr>
            <w:r>
              <w:rPr>
                <w:rFonts w:ascii="Times New Roman" w:hAnsi="Times New Roman"/>
                <w:sz w:val="22"/>
                <w:szCs w:val="22"/>
              </w:rPr>
              <w:t>- Chi phí chung</w:t>
            </w:r>
          </w:p>
        </w:tc>
        <w:tc>
          <w:tcPr>
            <w:tcW w:w="1999" w:type="dxa"/>
            <w:tcBorders>
              <w:top w:val="single" w:sz="4" w:space="0" w:color="000000"/>
              <w:left w:val="single" w:sz="4" w:space="0" w:color="000000"/>
              <w:bottom w:val="single" w:sz="4" w:space="0" w:color="000000"/>
              <w:right w:val="single" w:sz="4" w:space="0" w:color="000000"/>
            </w:tcBorders>
            <w:vAlign w:val="center"/>
          </w:tcPr>
          <w:p w14:paraId="150E7056" w14:textId="77777777" w:rsidR="00A10877" w:rsidRDefault="00000000">
            <w:pPr>
              <w:spacing w:after="120" w:line="276" w:lineRule="auto"/>
              <w:jc w:val="right"/>
              <w:rPr>
                <w:rFonts w:ascii="Times New Roman" w:hAnsi="Times New Roman"/>
                <w:sz w:val="22"/>
                <w:szCs w:val="22"/>
              </w:rPr>
            </w:pPr>
            <w:r>
              <w:rPr>
                <w:rFonts w:ascii="Times New Roman" w:hAnsi="Times New Roman"/>
                <w:sz w:val="22"/>
                <w:szCs w:val="22"/>
              </w:rPr>
              <w:t>20.778.337.000</w:t>
            </w:r>
          </w:p>
        </w:tc>
        <w:tc>
          <w:tcPr>
            <w:tcW w:w="2400" w:type="dxa"/>
            <w:tcBorders>
              <w:top w:val="single" w:sz="4" w:space="0" w:color="000000"/>
              <w:left w:val="single" w:sz="4" w:space="0" w:color="000000"/>
              <w:bottom w:val="single" w:sz="4" w:space="0" w:color="000000"/>
              <w:right w:val="single" w:sz="4" w:space="0" w:color="000000"/>
            </w:tcBorders>
            <w:vAlign w:val="center"/>
          </w:tcPr>
          <w:p w14:paraId="65F843CB" w14:textId="77777777" w:rsidR="00A10877" w:rsidRDefault="00000000">
            <w:pPr>
              <w:spacing w:after="120" w:line="276" w:lineRule="auto"/>
              <w:rPr>
                <w:rFonts w:ascii="Times New Roman" w:hAnsi="Times New Roman"/>
                <w:sz w:val="22"/>
                <w:szCs w:val="22"/>
              </w:rPr>
            </w:pPr>
            <w:r>
              <w:rPr>
                <w:rFonts w:ascii="Times New Roman" w:hAnsi="Times New Roman"/>
                <w:i/>
                <w:iCs/>
                <w:sz w:val="22"/>
                <w:szCs w:val="22"/>
              </w:rPr>
              <w:t>Trọn gói</w:t>
            </w:r>
          </w:p>
        </w:tc>
      </w:tr>
      <w:tr w:rsidR="00A10877" w14:paraId="2CC59533"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4087C99B" w14:textId="77777777" w:rsidR="00A10877" w:rsidRDefault="00A10877">
            <w:pPr>
              <w:spacing w:after="120" w:line="276" w:lineRule="auto"/>
              <w:jc w:val="center"/>
              <w:rPr>
                <w:rFonts w:ascii="Times New Roman" w:hAnsi="Times New Roman"/>
                <w:sz w:val="22"/>
                <w:szCs w:val="22"/>
              </w:rPr>
            </w:pPr>
          </w:p>
        </w:tc>
        <w:tc>
          <w:tcPr>
            <w:tcW w:w="3971" w:type="dxa"/>
            <w:tcBorders>
              <w:top w:val="single" w:sz="4" w:space="0" w:color="000000"/>
              <w:left w:val="single" w:sz="4" w:space="0" w:color="000000"/>
              <w:bottom w:val="single" w:sz="4" w:space="0" w:color="000000"/>
              <w:right w:val="single" w:sz="4" w:space="0" w:color="000000"/>
            </w:tcBorders>
            <w:vAlign w:val="center"/>
          </w:tcPr>
          <w:p w14:paraId="344E254A" w14:textId="77777777" w:rsidR="00A10877" w:rsidRDefault="00000000">
            <w:pPr>
              <w:spacing w:after="120" w:line="276" w:lineRule="auto"/>
              <w:rPr>
                <w:rFonts w:ascii="Times New Roman" w:hAnsi="Times New Roman"/>
                <w:sz w:val="22"/>
                <w:szCs w:val="22"/>
              </w:rPr>
            </w:pPr>
            <w:r>
              <w:rPr>
                <w:rFonts w:ascii="Times New Roman" w:hAnsi="Times New Roman"/>
                <w:sz w:val="22"/>
                <w:szCs w:val="22"/>
              </w:rPr>
              <w:t>-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14:paraId="34F951EA" w14:textId="77777777" w:rsidR="00A10877" w:rsidRDefault="00000000">
            <w:pPr>
              <w:spacing w:after="120" w:line="276" w:lineRule="auto"/>
              <w:jc w:val="right"/>
              <w:rPr>
                <w:rFonts w:ascii="Times New Roman" w:hAnsi="Times New Roman"/>
                <w:sz w:val="22"/>
                <w:szCs w:val="22"/>
              </w:rPr>
            </w:pPr>
            <w:r>
              <w:rPr>
                <w:rFonts w:ascii="Times New Roman" w:hAnsi="Times New Roman"/>
                <w:sz w:val="22"/>
                <w:szCs w:val="22"/>
              </w:rPr>
              <w:t>7.402.649.000</w:t>
            </w:r>
          </w:p>
        </w:tc>
        <w:tc>
          <w:tcPr>
            <w:tcW w:w="2400" w:type="dxa"/>
            <w:tcBorders>
              <w:top w:val="single" w:sz="4" w:space="0" w:color="000000"/>
              <w:left w:val="single" w:sz="4" w:space="0" w:color="000000"/>
              <w:bottom w:val="single" w:sz="4" w:space="0" w:color="000000"/>
              <w:right w:val="single" w:sz="4" w:space="0" w:color="000000"/>
            </w:tcBorders>
            <w:vAlign w:val="center"/>
          </w:tcPr>
          <w:p w14:paraId="5BC8432A" w14:textId="77777777" w:rsidR="00A10877" w:rsidRDefault="00000000">
            <w:pPr>
              <w:spacing w:after="120" w:line="276" w:lineRule="auto"/>
              <w:rPr>
                <w:rFonts w:ascii="Times New Roman" w:hAnsi="Times New Roman"/>
                <w:sz w:val="22"/>
                <w:szCs w:val="22"/>
              </w:rPr>
            </w:pPr>
            <w:r>
              <w:rPr>
                <w:rFonts w:ascii="Times New Roman" w:hAnsi="Times New Roman"/>
                <w:i/>
                <w:iCs/>
                <w:sz w:val="22"/>
                <w:szCs w:val="22"/>
              </w:rPr>
              <w:t>Trọn gói</w:t>
            </w:r>
          </w:p>
        </w:tc>
      </w:tr>
      <w:tr w:rsidR="00A10877" w14:paraId="4721C1CF"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32F9916E"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2</w:t>
            </w:r>
          </w:p>
        </w:tc>
        <w:tc>
          <w:tcPr>
            <w:tcW w:w="3971" w:type="dxa"/>
            <w:tcBorders>
              <w:top w:val="single" w:sz="4" w:space="0" w:color="000000"/>
              <w:left w:val="single" w:sz="4" w:space="0" w:color="000000"/>
              <w:bottom w:val="single" w:sz="4" w:space="0" w:color="000000"/>
              <w:right w:val="single" w:sz="4" w:space="0" w:color="000000"/>
            </w:tcBorders>
            <w:vAlign w:val="center"/>
          </w:tcPr>
          <w:p w14:paraId="2B4D02E0"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Phần biện pháp thi công</w:t>
            </w:r>
          </w:p>
        </w:tc>
        <w:tc>
          <w:tcPr>
            <w:tcW w:w="1999" w:type="dxa"/>
            <w:tcBorders>
              <w:top w:val="single" w:sz="4" w:space="0" w:color="000000"/>
              <w:left w:val="single" w:sz="4" w:space="0" w:color="000000"/>
              <w:bottom w:val="single" w:sz="4" w:space="0" w:color="000000"/>
              <w:right w:val="single" w:sz="4" w:space="0" w:color="000000"/>
            </w:tcBorders>
            <w:vAlign w:val="center"/>
          </w:tcPr>
          <w:p w14:paraId="44742404"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rPr>
              <w:t>27.849.834.089</w:t>
            </w:r>
          </w:p>
        </w:tc>
        <w:tc>
          <w:tcPr>
            <w:tcW w:w="2400" w:type="dxa"/>
            <w:tcBorders>
              <w:top w:val="single" w:sz="4" w:space="0" w:color="000000"/>
              <w:left w:val="single" w:sz="4" w:space="0" w:color="000000"/>
              <w:bottom w:val="single" w:sz="4" w:space="0" w:color="000000"/>
              <w:right w:val="single" w:sz="4" w:space="0" w:color="000000"/>
            </w:tcBorders>
            <w:vAlign w:val="center"/>
          </w:tcPr>
          <w:p w14:paraId="369682B9" w14:textId="77777777" w:rsidR="00A10877" w:rsidRDefault="00A10877">
            <w:pPr>
              <w:spacing w:after="120" w:line="276" w:lineRule="auto"/>
              <w:rPr>
                <w:rFonts w:ascii="Times New Roman" w:hAnsi="Times New Roman"/>
                <w:sz w:val="22"/>
                <w:szCs w:val="22"/>
              </w:rPr>
            </w:pPr>
          </w:p>
        </w:tc>
      </w:tr>
      <w:tr w:rsidR="00A10877" w14:paraId="76BECF09"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7514EA6D"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3</w:t>
            </w:r>
          </w:p>
        </w:tc>
        <w:tc>
          <w:tcPr>
            <w:tcW w:w="3971" w:type="dxa"/>
            <w:tcBorders>
              <w:top w:val="single" w:sz="4" w:space="0" w:color="000000"/>
              <w:left w:val="single" w:sz="4" w:space="0" w:color="000000"/>
              <w:bottom w:val="single" w:sz="4" w:space="0" w:color="000000"/>
              <w:right w:val="single" w:sz="4" w:space="0" w:color="000000"/>
            </w:tcBorders>
            <w:vAlign w:val="center"/>
          </w:tcPr>
          <w:p w14:paraId="3E725BB2"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Phần kết cấu ngầm</w:t>
            </w:r>
          </w:p>
        </w:tc>
        <w:tc>
          <w:tcPr>
            <w:tcW w:w="1999" w:type="dxa"/>
            <w:tcBorders>
              <w:top w:val="single" w:sz="4" w:space="0" w:color="000000"/>
              <w:left w:val="single" w:sz="4" w:space="0" w:color="000000"/>
              <w:bottom w:val="single" w:sz="4" w:space="0" w:color="000000"/>
              <w:right w:val="single" w:sz="4" w:space="0" w:color="000000"/>
            </w:tcBorders>
            <w:vAlign w:val="center"/>
          </w:tcPr>
          <w:p w14:paraId="44349E7F"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rPr>
              <w:t>130.405.045.690</w:t>
            </w:r>
          </w:p>
        </w:tc>
        <w:tc>
          <w:tcPr>
            <w:tcW w:w="2400" w:type="dxa"/>
            <w:tcBorders>
              <w:top w:val="single" w:sz="4" w:space="0" w:color="000000"/>
              <w:left w:val="single" w:sz="4" w:space="0" w:color="000000"/>
              <w:bottom w:val="single" w:sz="4" w:space="0" w:color="000000"/>
              <w:right w:val="single" w:sz="4" w:space="0" w:color="000000"/>
            </w:tcBorders>
            <w:vAlign w:val="center"/>
          </w:tcPr>
          <w:p w14:paraId="31B13804" w14:textId="77777777" w:rsidR="00A10877" w:rsidRDefault="00000000">
            <w:pPr>
              <w:spacing w:after="120" w:line="276" w:lineRule="auto"/>
              <w:rPr>
                <w:rFonts w:ascii="Times New Roman" w:hAnsi="Times New Roman"/>
                <w:sz w:val="22"/>
                <w:szCs w:val="22"/>
              </w:rPr>
            </w:pPr>
            <w:r>
              <w:rPr>
                <w:rFonts w:ascii="Times New Roman" w:hAnsi="Times New Roman"/>
                <w:i/>
                <w:iCs/>
                <w:sz w:val="22"/>
                <w:szCs w:val="22"/>
              </w:rPr>
              <w:t>Không bao gồm công tác đất, chống mối</w:t>
            </w:r>
          </w:p>
        </w:tc>
      </w:tr>
      <w:tr w:rsidR="00A10877" w14:paraId="453C4ED6"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11198774"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4</w:t>
            </w:r>
          </w:p>
        </w:tc>
        <w:tc>
          <w:tcPr>
            <w:tcW w:w="3971" w:type="dxa"/>
            <w:tcBorders>
              <w:top w:val="single" w:sz="4" w:space="0" w:color="000000"/>
              <w:left w:val="single" w:sz="4" w:space="0" w:color="000000"/>
              <w:bottom w:val="single" w:sz="4" w:space="0" w:color="000000"/>
              <w:right w:val="single" w:sz="4" w:space="0" w:color="000000"/>
            </w:tcBorders>
            <w:vAlign w:val="center"/>
          </w:tcPr>
          <w:p w14:paraId="1B6E384C"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Bể nước sinh hoạt</w:t>
            </w:r>
          </w:p>
        </w:tc>
        <w:tc>
          <w:tcPr>
            <w:tcW w:w="1999" w:type="dxa"/>
            <w:tcBorders>
              <w:top w:val="single" w:sz="4" w:space="0" w:color="000000"/>
              <w:left w:val="single" w:sz="4" w:space="0" w:color="000000"/>
              <w:bottom w:val="single" w:sz="4" w:space="0" w:color="000000"/>
              <w:right w:val="single" w:sz="4" w:space="0" w:color="000000"/>
            </w:tcBorders>
            <w:vAlign w:val="center"/>
          </w:tcPr>
          <w:p w14:paraId="6E727633"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14:paraId="382D8461" w14:textId="77777777" w:rsidR="00A10877" w:rsidRDefault="00000000">
            <w:pPr>
              <w:spacing w:after="120" w:line="276" w:lineRule="auto"/>
              <w:rPr>
                <w:rFonts w:ascii="Times New Roman" w:hAnsi="Times New Roman"/>
                <w:sz w:val="22"/>
                <w:szCs w:val="22"/>
              </w:rPr>
            </w:pPr>
            <w:r>
              <w:rPr>
                <w:rFonts w:ascii="Times New Roman" w:hAnsi="Times New Roman"/>
                <w:i/>
                <w:iCs/>
                <w:sz w:val="22"/>
                <w:szCs w:val="22"/>
              </w:rPr>
              <w:t>Khối lượng tạm tính</w:t>
            </w:r>
          </w:p>
        </w:tc>
      </w:tr>
      <w:tr w:rsidR="00A10877" w14:paraId="6DD282CF"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35A93A2A"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5</w:t>
            </w:r>
          </w:p>
        </w:tc>
        <w:tc>
          <w:tcPr>
            <w:tcW w:w="3971" w:type="dxa"/>
            <w:tcBorders>
              <w:top w:val="single" w:sz="4" w:space="0" w:color="000000"/>
              <w:left w:val="single" w:sz="4" w:space="0" w:color="000000"/>
              <w:bottom w:val="single" w:sz="4" w:space="0" w:color="000000"/>
              <w:right w:val="single" w:sz="4" w:space="0" w:color="000000"/>
            </w:tcBorders>
            <w:vAlign w:val="center"/>
          </w:tcPr>
          <w:p w14:paraId="38292F9B"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Bể nước PCCC</w:t>
            </w:r>
          </w:p>
        </w:tc>
        <w:tc>
          <w:tcPr>
            <w:tcW w:w="1999" w:type="dxa"/>
            <w:tcBorders>
              <w:top w:val="single" w:sz="4" w:space="0" w:color="000000"/>
              <w:left w:val="single" w:sz="4" w:space="0" w:color="000000"/>
              <w:bottom w:val="single" w:sz="4" w:space="0" w:color="000000"/>
              <w:right w:val="single" w:sz="4" w:space="0" w:color="000000"/>
            </w:tcBorders>
            <w:vAlign w:val="center"/>
          </w:tcPr>
          <w:p w14:paraId="1F1418B0"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14:paraId="6103E76F" w14:textId="77777777" w:rsidR="00A10877" w:rsidRDefault="00000000">
            <w:pPr>
              <w:spacing w:after="120" w:line="276" w:lineRule="auto"/>
              <w:rPr>
                <w:rFonts w:ascii="Times New Roman" w:hAnsi="Times New Roman"/>
                <w:sz w:val="22"/>
                <w:szCs w:val="22"/>
              </w:rPr>
            </w:pPr>
            <w:r>
              <w:rPr>
                <w:rFonts w:ascii="Times New Roman" w:hAnsi="Times New Roman"/>
                <w:i/>
                <w:iCs/>
                <w:sz w:val="22"/>
                <w:szCs w:val="22"/>
              </w:rPr>
              <w:t>Khối lượng tạm tính</w:t>
            </w:r>
          </w:p>
        </w:tc>
      </w:tr>
      <w:tr w:rsidR="00A10877" w14:paraId="34270F91"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3FF13835"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6</w:t>
            </w:r>
          </w:p>
        </w:tc>
        <w:tc>
          <w:tcPr>
            <w:tcW w:w="3971" w:type="dxa"/>
            <w:tcBorders>
              <w:top w:val="single" w:sz="4" w:space="0" w:color="000000"/>
              <w:left w:val="single" w:sz="4" w:space="0" w:color="000000"/>
              <w:bottom w:val="single" w:sz="4" w:space="0" w:color="000000"/>
              <w:right w:val="single" w:sz="4" w:space="0" w:color="000000"/>
            </w:tcBorders>
            <w:vAlign w:val="center"/>
          </w:tcPr>
          <w:p w14:paraId="24063095"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Bể nước xử lý nước thải</w:t>
            </w:r>
          </w:p>
        </w:tc>
        <w:tc>
          <w:tcPr>
            <w:tcW w:w="1999" w:type="dxa"/>
            <w:tcBorders>
              <w:top w:val="single" w:sz="4" w:space="0" w:color="000000"/>
              <w:left w:val="single" w:sz="4" w:space="0" w:color="000000"/>
              <w:bottom w:val="single" w:sz="4" w:space="0" w:color="000000"/>
              <w:right w:val="single" w:sz="4" w:space="0" w:color="000000"/>
            </w:tcBorders>
            <w:vAlign w:val="center"/>
          </w:tcPr>
          <w:p w14:paraId="1C828A1D"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14:paraId="56F94709" w14:textId="77777777" w:rsidR="00A10877" w:rsidRDefault="00000000">
            <w:pPr>
              <w:spacing w:after="120" w:line="276" w:lineRule="auto"/>
              <w:rPr>
                <w:rFonts w:ascii="Times New Roman" w:hAnsi="Times New Roman"/>
                <w:sz w:val="22"/>
                <w:szCs w:val="22"/>
              </w:rPr>
            </w:pPr>
            <w:r>
              <w:rPr>
                <w:rFonts w:ascii="Times New Roman" w:hAnsi="Times New Roman"/>
                <w:i/>
                <w:iCs/>
                <w:sz w:val="22"/>
                <w:szCs w:val="22"/>
              </w:rPr>
              <w:t>Khối lượng tạm tính</w:t>
            </w:r>
          </w:p>
        </w:tc>
      </w:tr>
      <w:tr w:rsidR="00A10877" w14:paraId="002CAA22"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598D0BB6"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7</w:t>
            </w:r>
          </w:p>
        </w:tc>
        <w:tc>
          <w:tcPr>
            <w:tcW w:w="3971" w:type="dxa"/>
            <w:tcBorders>
              <w:top w:val="single" w:sz="4" w:space="0" w:color="000000"/>
              <w:left w:val="single" w:sz="4" w:space="0" w:color="000000"/>
              <w:bottom w:val="single" w:sz="4" w:space="0" w:color="000000"/>
              <w:right w:val="single" w:sz="4" w:space="0" w:color="000000"/>
            </w:tcBorders>
            <w:vAlign w:val="center"/>
          </w:tcPr>
          <w:p w14:paraId="13071D63"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Phần chống thấm</w:t>
            </w:r>
          </w:p>
        </w:tc>
        <w:tc>
          <w:tcPr>
            <w:tcW w:w="1999" w:type="dxa"/>
            <w:tcBorders>
              <w:top w:val="single" w:sz="4" w:space="0" w:color="000000"/>
              <w:left w:val="single" w:sz="4" w:space="0" w:color="000000"/>
              <w:bottom w:val="single" w:sz="4" w:space="0" w:color="000000"/>
              <w:right w:val="single" w:sz="4" w:space="0" w:color="000000"/>
            </w:tcBorders>
            <w:vAlign w:val="center"/>
          </w:tcPr>
          <w:p w14:paraId="12FF1165"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rPr>
              <w:t>5.713.276.503</w:t>
            </w:r>
          </w:p>
        </w:tc>
        <w:tc>
          <w:tcPr>
            <w:tcW w:w="2400" w:type="dxa"/>
            <w:tcBorders>
              <w:top w:val="single" w:sz="4" w:space="0" w:color="000000"/>
              <w:left w:val="single" w:sz="4" w:space="0" w:color="000000"/>
              <w:bottom w:val="single" w:sz="4" w:space="0" w:color="000000"/>
              <w:right w:val="single" w:sz="4" w:space="0" w:color="000000"/>
            </w:tcBorders>
            <w:vAlign w:val="center"/>
          </w:tcPr>
          <w:p w14:paraId="5E4B0C88" w14:textId="77777777" w:rsidR="00A10877" w:rsidRDefault="00000000">
            <w:pPr>
              <w:spacing w:after="120" w:line="276" w:lineRule="auto"/>
              <w:rPr>
                <w:rFonts w:ascii="Times New Roman" w:hAnsi="Times New Roman"/>
                <w:sz w:val="22"/>
                <w:szCs w:val="22"/>
              </w:rPr>
            </w:pPr>
            <w:r>
              <w:rPr>
                <w:rFonts w:ascii="Times New Roman" w:hAnsi="Times New Roman"/>
                <w:i/>
                <w:iCs/>
                <w:sz w:val="22"/>
                <w:szCs w:val="22"/>
              </w:rPr>
              <w:t>Nền hầm và tường hầm</w:t>
            </w:r>
          </w:p>
        </w:tc>
      </w:tr>
      <w:tr w:rsidR="00A10877" w14:paraId="0B0185C3"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vAlign w:val="center"/>
          </w:tcPr>
          <w:p w14:paraId="4C877CF8"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8</w:t>
            </w:r>
          </w:p>
        </w:tc>
        <w:tc>
          <w:tcPr>
            <w:tcW w:w="3971" w:type="dxa"/>
            <w:tcBorders>
              <w:top w:val="single" w:sz="4" w:space="0" w:color="000000"/>
              <w:left w:val="single" w:sz="4" w:space="0" w:color="000000"/>
              <w:bottom w:val="single" w:sz="4" w:space="0" w:color="000000"/>
              <w:right w:val="single" w:sz="4" w:space="0" w:color="000000"/>
            </w:tcBorders>
            <w:vAlign w:val="center"/>
          </w:tcPr>
          <w:p w14:paraId="04D20CCB"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Móng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14:paraId="09416951"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rPr>
              <w:t>640.092.150</w:t>
            </w:r>
          </w:p>
        </w:tc>
        <w:tc>
          <w:tcPr>
            <w:tcW w:w="2400" w:type="dxa"/>
            <w:tcBorders>
              <w:top w:val="single" w:sz="4" w:space="0" w:color="000000"/>
              <w:left w:val="single" w:sz="4" w:space="0" w:color="000000"/>
              <w:bottom w:val="single" w:sz="4" w:space="0" w:color="000000"/>
              <w:right w:val="single" w:sz="4" w:space="0" w:color="000000"/>
            </w:tcBorders>
            <w:vAlign w:val="center"/>
          </w:tcPr>
          <w:p w14:paraId="2D720A4A" w14:textId="77777777" w:rsidR="00A10877" w:rsidRDefault="00000000">
            <w:pPr>
              <w:spacing w:after="120" w:line="276" w:lineRule="auto"/>
              <w:rPr>
                <w:rFonts w:ascii="Times New Roman" w:hAnsi="Times New Roman"/>
                <w:sz w:val="22"/>
                <w:szCs w:val="22"/>
              </w:rPr>
            </w:pPr>
            <w:r>
              <w:rPr>
                <w:rFonts w:ascii="Times New Roman" w:hAnsi="Times New Roman"/>
                <w:i/>
                <w:iCs/>
                <w:sz w:val="22"/>
                <w:szCs w:val="22"/>
              </w:rPr>
              <w:t>Đảm bảo 04 móng cẩu tháp; Không bao gồm cọc khoan nhồi, phá dỡ móng và cọc</w:t>
            </w:r>
          </w:p>
        </w:tc>
      </w:tr>
      <w:tr w:rsidR="00A10877" w14:paraId="7B336F75"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754B40" w14:textId="77777777" w:rsidR="00A10877" w:rsidRDefault="00A10877">
            <w:pPr>
              <w:spacing w:after="120" w:line="276" w:lineRule="auto"/>
              <w:rPr>
                <w:rFonts w:ascii="Times New Roman" w:hAnsi="Times New Roman"/>
                <w:sz w:val="22"/>
                <w:szCs w:val="22"/>
              </w:rPr>
            </w:pPr>
          </w:p>
        </w:tc>
        <w:tc>
          <w:tcPr>
            <w:tcW w:w="3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D4C60B"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GIÁ TRỊ HỢP ĐỒNG TRƯỚC THUẾ</w:t>
            </w:r>
          </w:p>
        </w:tc>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BE6E23"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highlight w:val="yellow"/>
              </w:rPr>
              <w:t>199.933.578.893</w:t>
            </w:r>
          </w:p>
        </w:tc>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93FBE5" w14:textId="77777777" w:rsidR="00A10877" w:rsidRDefault="00A10877">
            <w:pPr>
              <w:spacing w:after="120" w:line="276" w:lineRule="auto"/>
              <w:rPr>
                <w:rFonts w:ascii="Times New Roman" w:hAnsi="Times New Roman"/>
                <w:sz w:val="22"/>
                <w:szCs w:val="22"/>
              </w:rPr>
            </w:pPr>
          </w:p>
        </w:tc>
      </w:tr>
      <w:tr w:rsidR="00A10877" w14:paraId="2BF9630C"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47D196" w14:textId="77777777" w:rsidR="00A10877" w:rsidRDefault="00A10877">
            <w:pPr>
              <w:spacing w:after="120" w:line="276" w:lineRule="auto"/>
              <w:rPr>
                <w:rFonts w:ascii="Times New Roman" w:hAnsi="Times New Roman"/>
                <w:sz w:val="22"/>
                <w:szCs w:val="22"/>
              </w:rPr>
            </w:pPr>
          </w:p>
        </w:tc>
        <w:tc>
          <w:tcPr>
            <w:tcW w:w="3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4071E4"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THUẾ GTGT 8%</w:t>
            </w:r>
          </w:p>
        </w:tc>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5DD7D3"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highlight w:val="yellow"/>
              </w:rPr>
              <w:t>15.994.686.311</w:t>
            </w:r>
          </w:p>
        </w:tc>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2D82A2" w14:textId="77777777" w:rsidR="00A10877" w:rsidRDefault="00A10877">
            <w:pPr>
              <w:spacing w:after="120" w:line="276" w:lineRule="auto"/>
              <w:rPr>
                <w:rFonts w:ascii="Times New Roman" w:hAnsi="Times New Roman"/>
                <w:sz w:val="22"/>
                <w:szCs w:val="22"/>
              </w:rPr>
            </w:pPr>
          </w:p>
        </w:tc>
      </w:tr>
      <w:tr w:rsidR="00A10877" w14:paraId="52F776B2" w14:textId="77777777">
        <w:trPr>
          <w:cantSplit/>
          <w:jc w:val="center"/>
        </w:trPr>
        <w:tc>
          <w:tcPr>
            <w:tcW w:w="7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598B98" w14:textId="77777777" w:rsidR="00A10877" w:rsidRDefault="00A10877">
            <w:pPr>
              <w:spacing w:after="120" w:line="276" w:lineRule="auto"/>
              <w:rPr>
                <w:rFonts w:ascii="Times New Roman" w:hAnsi="Times New Roman"/>
                <w:sz w:val="22"/>
                <w:szCs w:val="22"/>
              </w:rPr>
            </w:pPr>
          </w:p>
        </w:tc>
        <w:tc>
          <w:tcPr>
            <w:tcW w:w="397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B4CFD98"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GIÁ TRỊ HỢP ĐỒNG SAU THUẾ</w:t>
            </w:r>
          </w:p>
        </w:tc>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A96C9C" w14:textId="77777777" w:rsidR="00A10877" w:rsidRDefault="00000000">
            <w:pPr>
              <w:spacing w:after="120" w:line="276" w:lineRule="auto"/>
              <w:jc w:val="right"/>
              <w:rPr>
                <w:rFonts w:ascii="Times New Roman" w:hAnsi="Times New Roman"/>
                <w:sz w:val="22"/>
                <w:szCs w:val="22"/>
              </w:rPr>
            </w:pPr>
            <w:r>
              <w:rPr>
                <w:rFonts w:ascii="Times New Roman" w:hAnsi="Times New Roman"/>
                <w:b/>
                <w:bCs/>
                <w:sz w:val="22"/>
                <w:szCs w:val="22"/>
                <w:highlight w:val="yellow"/>
              </w:rPr>
              <w:t>215.928.265.204</w:t>
            </w:r>
          </w:p>
        </w:tc>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B885F2" w14:textId="77777777" w:rsidR="00A10877" w:rsidRDefault="00A10877">
            <w:pPr>
              <w:spacing w:after="120" w:line="276" w:lineRule="auto"/>
              <w:rPr>
                <w:rFonts w:ascii="Times New Roman" w:hAnsi="Times New Roman"/>
                <w:sz w:val="22"/>
                <w:szCs w:val="22"/>
              </w:rPr>
            </w:pPr>
          </w:p>
        </w:tc>
      </w:tr>
    </w:tbl>
    <w:p w14:paraId="7A916613" w14:textId="77777777" w:rsidR="00A10877" w:rsidRDefault="00000000">
      <w:pPr>
        <w:spacing w:after="120" w:line="276" w:lineRule="auto"/>
        <w:jc w:val="both"/>
        <w:rPr>
          <w:rFonts w:ascii="Times New Roman" w:hAnsi="Times New Roman"/>
        </w:rPr>
      </w:pPr>
      <w:r>
        <w:rPr>
          <w:rFonts w:ascii="Times New Roman" w:hAnsi="Times New Roman"/>
          <w:b/>
          <w:bCs/>
          <w:sz w:val="22"/>
          <w:szCs w:val="22"/>
        </w:rPr>
        <w:t>Ghi chú:</w:t>
      </w:r>
    </w:p>
    <w:p w14:paraId="3705D7D2" w14:textId="77777777" w:rsidR="00A10877" w:rsidRDefault="00000000">
      <w:pPr>
        <w:spacing w:after="120" w:line="276" w:lineRule="auto"/>
        <w:jc w:val="both"/>
        <w:rPr>
          <w:rFonts w:ascii="Times New Roman" w:hAnsi="Times New Roman"/>
        </w:rPr>
      </w:pPr>
      <w:r>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14:paraId="763562EF" w14:textId="77777777" w:rsidR="00A10877" w:rsidRDefault="00000000">
      <w:pPr>
        <w:spacing w:after="120" w:line="276" w:lineRule="auto"/>
        <w:jc w:val="both"/>
        <w:rPr>
          <w:rFonts w:ascii="Times New Roman" w:hAnsi="Times New Roman"/>
        </w:rPr>
      </w:pPr>
      <w:r>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 Đơn giá chưa bao gồm chi phí Biện pháp thi công đào đất, cừ, văng,…các chi phí này sẽ được hai bên thống nhất khi có bản vẽ thiết kế chi tiết.</w:t>
      </w:r>
    </w:p>
    <w:p w14:paraId="79216E3F" w14:textId="77777777" w:rsidR="00A10877" w:rsidRDefault="00000000">
      <w:pPr>
        <w:spacing w:after="120" w:line="276" w:lineRule="auto"/>
        <w:jc w:val="both"/>
        <w:rPr>
          <w:rFonts w:ascii="Times New Roman" w:hAnsi="Times New Roman"/>
        </w:rPr>
      </w:pPr>
      <w:r>
        <w:rPr>
          <w:rFonts w:ascii="Times New Roman" w:hAnsi="Times New Roman"/>
          <w:sz w:val="22"/>
          <w:szCs w:val="22"/>
        </w:rPr>
        <w:t>3. Đơn giá là đơn giá cố định, không điều chỉnh theo biến động giá vật tư (Điều 9.1). Chi phí chung và chi phí cẩu tháp là trọn gói.</w:t>
      </w:r>
    </w:p>
    <w:p w14:paraId="128F57CF" w14:textId="77777777" w:rsidR="00A10877" w:rsidRDefault="00000000">
      <w:pPr>
        <w:spacing w:after="120" w:line="276" w:lineRule="auto"/>
        <w:jc w:val="both"/>
        <w:rPr>
          <w:rFonts w:ascii="Times New Roman" w:hAnsi="Times New Roman"/>
        </w:rPr>
      </w:pPr>
      <w:r>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14:paraId="2028497D" w14:textId="77777777" w:rsidR="00A10877" w:rsidRDefault="00A10877">
      <w:pPr>
        <w:spacing w:after="120" w:line="276" w:lineRule="auto"/>
        <w:jc w:val="both"/>
        <w:rPr>
          <w:rFonts w:ascii="Times New Roman" w:hAnsi="Times New Roman"/>
          <w:b/>
          <w:bCs/>
          <w:sz w:val="24"/>
        </w:rPr>
      </w:pPr>
    </w:p>
    <w:p w14:paraId="4497F71C" w14:textId="77777777" w:rsidR="00A10877" w:rsidRDefault="00000000">
      <w:pPr>
        <w:spacing w:after="120" w:line="276" w:lineRule="auto"/>
        <w:jc w:val="both"/>
        <w:rPr>
          <w:rFonts w:ascii="Times New Roman" w:hAnsi="Times New Roman"/>
        </w:rPr>
      </w:pPr>
      <w:r>
        <w:rPr>
          <w:rFonts w:ascii="Times New Roman" w:hAnsi="Times New Roman"/>
          <w:b/>
          <w:bCs/>
          <w:sz w:val="24"/>
        </w:rPr>
        <w:t>II. BẢNG CHI TIẾT GIÁ TRỊ HỢP ĐỒNG</w:t>
      </w:r>
    </w:p>
    <w:p w14:paraId="14EFB794" w14:textId="77777777" w:rsidR="00A10877" w:rsidRDefault="00000000">
      <w:pPr>
        <w:spacing w:after="120" w:line="276" w:lineRule="auto"/>
        <w:jc w:val="both"/>
        <w:rPr>
          <w:rFonts w:ascii="Times New Roman" w:hAnsi="Times New Roman"/>
        </w:rPr>
      </w:pPr>
      <w:r>
        <w:rPr>
          <w:rFonts w:ascii="Times New Roman" w:hAnsi="Times New Roman"/>
          <w:i/>
          <w:iCs/>
          <w:sz w:val="20"/>
          <w:szCs w:val="20"/>
        </w:rPr>
        <w:t>Đơn vị tính: đồng</w:t>
      </w:r>
    </w:p>
    <w:tbl>
      <w:tblPr>
        <w:tblW w:w="9072" w:type="dxa"/>
        <w:jc w:val="center"/>
        <w:tblLayout w:type="fixed"/>
        <w:tblCellMar>
          <w:left w:w="50" w:type="dxa"/>
          <w:right w:w="50" w:type="dxa"/>
        </w:tblCellMar>
        <w:tblLook w:val="04A0" w:firstRow="1" w:lastRow="0" w:firstColumn="1" w:lastColumn="0" w:noHBand="0" w:noVBand="1"/>
      </w:tblPr>
      <w:tblGrid>
        <w:gridCol w:w="450"/>
        <w:gridCol w:w="1813"/>
        <w:gridCol w:w="1134"/>
        <w:gridCol w:w="567"/>
        <w:gridCol w:w="853"/>
        <w:gridCol w:w="848"/>
        <w:gridCol w:w="853"/>
        <w:gridCol w:w="1135"/>
        <w:gridCol w:w="1419"/>
      </w:tblGrid>
      <w:tr w:rsidR="00A10877" w14:paraId="505A24CD" w14:textId="77777777">
        <w:trPr>
          <w:cantSplit/>
          <w:tblHeader/>
          <w:jc w:val="center"/>
        </w:trPr>
        <w:tc>
          <w:tcPr>
            <w:tcW w:w="4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626A67"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STT</w:t>
            </w:r>
          </w:p>
        </w:tc>
        <w:tc>
          <w:tcPr>
            <w:tcW w:w="18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98CFC1"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Công việc</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66ECE4"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Diễn giải</w:t>
            </w:r>
          </w:p>
        </w:tc>
        <w:tc>
          <w:tcPr>
            <w:tcW w:w="56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9AAF23"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Đơn vị</w:t>
            </w:r>
          </w:p>
        </w:tc>
        <w:tc>
          <w:tcPr>
            <w:tcW w:w="8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3D900F"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KL Tòa CT1.2</w:t>
            </w:r>
          </w:p>
        </w:tc>
        <w:tc>
          <w:tcPr>
            <w:tcW w:w="84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CC47B8"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KL Tòa CT2</w:t>
            </w:r>
          </w:p>
        </w:tc>
        <w:tc>
          <w:tcPr>
            <w:tcW w:w="8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E8477F"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KL Tổng</w:t>
            </w:r>
          </w:p>
        </w:tc>
        <w:tc>
          <w:tcPr>
            <w:tcW w:w="11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0B8AF5"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Đơn giá</w:t>
            </w:r>
          </w:p>
        </w:tc>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DEBF34"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Thành tiền</w:t>
            </w:r>
          </w:p>
        </w:tc>
      </w:tr>
      <w:tr w:rsidR="00A10877" w14:paraId="74C1DDE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42B06E"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II</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2772B46"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PHẦN NGẦM</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C408ED"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974689"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79D8D3"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7FF570"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F79AE9"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EFEB297"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160B71"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130.405.045.690</w:t>
            </w:r>
          </w:p>
        </w:tc>
      </w:tr>
      <w:tr w:rsidR="00A10877" w14:paraId="1D6C9D6F"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6B618D"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8A4EB1"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Bê tông</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F9A86E"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BF4C6B"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E37126"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3.887,93</w:t>
            </w: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789533"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13.781,41</w:t>
            </w: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008990"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17.669,34</w:t>
            </w: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AA3074"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11B580"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40.778.655.968</w:t>
            </w:r>
          </w:p>
        </w:tc>
      </w:tr>
      <w:tr w:rsidR="00A10877" w14:paraId="7D8D63D7"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AE06C0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w:t>
            </w:r>
          </w:p>
        </w:tc>
        <w:tc>
          <w:tcPr>
            <w:tcW w:w="1813" w:type="dxa"/>
            <w:tcBorders>
              <w:top w:val="single" w:sz="4" w:space="0" w:color="000000"/>
              <w:left w:val="single" w:sz="4" w:space="0" w:color="000000"/>
              <w:bottom w:val="single" w:sz="4" w:space="0" w:color="000000"/>
              <w:right w:val="single" w:sz="4" w:space="0" w:color="000000"/>
            </w:tcBorders>
            <w:vAlign w:val="center"/>
          </w:tcPr>
          <w:p w14:paraId="3E9E7941"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Rải nilong trước khi đổ lót</w:t>
            </w:r>
          </w:p>
        </w:tc>
        <w:tc>
          <w:tcPr>
            <w:tcW w:w="1134" w:type="dxa"/>
            <w:tcBorders>
              <w:top w:val="single" w:sz="4" w:space="0" w:color="000000"/>
              <w:left w:val="single" w:sz="4" w:space="0" w:color="000000"/>
              <w:bottom w:val="single" w:sz="4" w:space="0" w:color="000000"/>
              <w:right w:val="single" w:sz="4" w:space="0" w:color="000000"/>
            </w:tcBorders>
            <w:vAlign w:val="center"/>
          </w:tcPr>
          <w:p w14:paraId="609E8B8D"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D5C915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23418144"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2.182,8</w:t>
            </w:r>
          </w:p>
        </w:tc>
        <w:tc>
          <w:tcPr>
            <w:tcW w:w="848" w:type="dxa"/>
            <w:tcBorders>
              <w:top w:val="single" w:sz="4" w:space="0" w:color="000000"/>
              <w:left w:val="single" w:sz="4" w:space="0" w:color="000000"/>
              <w:bottom w:val="single" w:sz="4" w:space="0" w:color="000000"/>
              <w:right w:val="single" w:sz="4" w:space="0" w:color="000000"/>
            </w:tcBorders>
            <w:vAlign w:val="center"/>
          </w:tcPr>
          <w:p w14:paraId="2308D76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8.163,9</w:t>
            </w:r>
          </w:p>
        </w:tc>
        <w:tc>
          <w:tcPr>
            <w:tcW w:w="853" w:type="dxa"/>
            <w:tcBorders>
              <w:top w:val="single" w:sz="4" w:space="0" w:color="000000"/>
              <w:left w:val="single" w:sz="4" w:space="0" w:color="000000"/>
              <w:bottom w:val="single" w:sz="4" w:space="0" w:color="000000"/>
              <w:right w:val="single" w:sz="4" w:space="0" w:color="000000"/>
            </w:tcBorders>
            <w:vAlign w:val="center"/>
          </w:tcPr>
          <w:p w14:paraId="253D8CF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10.346,7</w:t>
            </w:r>
          </w:p>
        </w:tc>
        <w:tc>
          <w:tcPr>
            <w:tcW w:w="1135" w:type="dxa"/>
            <w:tcBorders>
              <w:top w:val="single" w:sz="4" w:space="0" w:color="000000"/>
              <w:left w:val="single" w:sz="4" w:space="0" w:color="000000"/>
              <w:bottom w:val="single" w:sz="4" w:space="0" w:color="000000"/>
              <w:right w:val="single" w:sz="4" w:space="0" w:color="000000"/>
            </w:tcBorders>
            <w:vAlign w:val="center"/>
          </w:tcPr>
          <w:p w14:paraId="4556098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16.028</w:t>
            </w:r>
          </w:p>
        </w:tc>
        <w:tc>
          <w:tcPr>
            <w:tcW w:w="1419" w:type="dxa"/>
            <w:tcBorders>
              <w:top w:val="single" w:sz="4" w:space="0" w:color="000000"/>
              <w:left w:val="single" w:sz="4" w:space="0" w:color="000000"/>
              <w:bottom w:val="single" w:sz="4" w:space="0" w:color="000000"/>
              <w:right w:val="single" w:sz="4" w:space="0" w:color="000000"/>
            </w:tcBorders>
            <w:vAlign w:val="center"/>
          </w:tcPr>
          <w:p w14:paraId="10B7FDB9"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165.836.908</w:t>
            </w:r>
          </w:p>
        </w:tc>
      </w:tr>
      <w:tr w:rsidR="00A10877" w14:paraId="4E846B7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343C33CE"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6</w:t>
            </w:r>
          </w:p>
        </w:tc>
        <w:tc>
          <w:tcPr>
            <w:tcW w:w="1813" w:type="dxa"/>
            <w:tcBorders>
              <w:top w:val="single" w:sz="4" w:space="0" w:color="000000"/>
              <w:left w:val="single" w:sz="4" w:space="0" w:color="000000"/>
              <w:bottom w:val="single" w:sz="4" w:space="0" w:color="000000"/>
              <w:right w:val="single" w:sz="4" w:space="0" w:color="000000"/>
            </w:tcBorders>
            <w:vAlign w:val="center"/>
          </w:tcPr>
          <w:p w14:paraId="049C33B1"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lót</w:t>
            </w:r>
          </w:p>
        </w:tc>
        <w:tc>
          <w:tcPr>
            <w:tcW w:w="1134" w:type="dxa"/>
            <w:tcBorders>
              <w:top w:val="single" w:sz="4" w:space="0" w:color="000000"/>
              <w:left w:val="single" w:sz="4" w:space="0" w:color="000000"/>
              <w:bottom w:val="single" w:sz="4" w:space="0" w:color="000000"/>
              <w:right w:val="single" w:sz="4" w:space="0" w:color="000000"/>
            </w:tcBorders>
            <w:vAlign w:val="center"/>
          </w:tcPr>
          <w:p w14:paraId="7777B635"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Mác  M100,150 (B7,5 /B10)</w:t>
            </w:r>
          </w:p>
        </w:tc>
        <w:tc>
          <w:tcPr>
            <w:tcW w:w="567" w:type="dxa"/>
            <w:tcBorders>
              <w:top w:val="single" w:sz="4" w:space="0" w:color="000000"/>
              <w:left w:val="single" w:sz="4" w:space="0" w:color="000000"/>
              <w:bottom w:val="single" w:sz="4" w:space="0" w:color="000000"/>
              <w:right w:val="single" w:sz="4" w:space="0" w:color="000000"/>
            </w:tcBorders>
            <w:vAlign w:val="center"/>
          </w:tcPr>
          <w:p w14:paraId="4696163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06DE819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234,26</w:t>
            </w:r>
          </w:p>
        </w:tc>
        <w:tc>
          <w:tcPr>
            <w:tcW w:w="848" w:type="dxa"/>
            <w:tcBorders>
              <w:top w:val="single" w:sz="4" w:space="0" w:color="000000"/>
              <w:left w:val="single" w:sz="4" w:space="0" w:color="000000"/>
              <w:bottom w:val="single" w:sz="4" w:space="0" w:color="000000"/>
              <w:right w:val="single" w:sz="4" w:space="0" w:color="000000"/>
            </w:tcBorders>
            <w:vAlign w:val="center"/>
          </w:tcPr>
          <w:p w14:paraId="211F2AC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984,92</w:t>
            </w:r>
          </w:p>
        </w:tc>
        <w:tc>
          <w:tcPr>
            <w:tcW w:w="853" w:type="dxa"/>
            <w:tcBorders>
              <w:top w:val="single" w:sz="4" w:space="0" w:color="000000"/>
              <w:left w:val="single" w:sz="4" w:space="0" w:color="000000"/>
              <w:bottom w:val="single" w:sz="4" w:space="0" w:color="000000"/>
              <w:right w:val="single" w:sz="4" w:space="0" w:color="000000"/>
            </w:tcBorders>
            <w:vAlign w:val="center"/>
          </w:tcPr>
          <w:p w14:paraId="43B88D0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1.219,18</w:t>
            </w:r>
          </w:p>
        </w:tc>
        <w:tc>
          <w:tcPr>
            <w:tcW w:w="1135" w:type="dxa"/>
            <w:tcBorders>
              <w:top w:val="single" w:sz="4" w:space="0" w:color="000000"/>
              <w:left w:val="single" w:sz="4" w:space="0" w:color="000000"/>
              <w:bottom w:val="single" w:sz="4" w:space="0" w:color="000000"/>
              <w:right w:val="single" w:sz="4" w:space="0" w:color="000000"/>
            </w:tcBorders>
            <w:vAlign w:val="center"/>
          </w:tcPr>
          <w:p w14:paraId="1A0707A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2.292.680</w:t>
            </w:r>
          </w:p>
        </w:tc>
        <w:tc>
          <w:tcPr>
            <w:tcW w:w="1419" w:type="dxa"/>
            <w:tcBorders>
              <w:top w:val="single" w:sz="4" w:space="0" w:color="000000"/>
              <w:left w:val="single" w:sz="4" w:space="0" w:color="000000"/>
              <w:bottom w:val="single" w:sz="4" w:space="0" w:color="000000"/>
              <w:right w:val="single" w:sz="4" w:space="0" w:color="000000"/>
            </w:tcBorders>
            <w:vAlign w:val="center"/>
          </w:tcPr>
          <w:p w14:paraId="1ABC8D46"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2.795.180.661</w:t>
            </w:r>
          </w:p>
        </w:tc>
      </w:tr>
      <w:tr w:rsidR="00A10877" w14:paraId="15A0CB2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91C183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7</w:t>
            </w:r>
          </w:p>
        </w:tc>
        <w:tc>
          <w:tcPr>
            <w:tcW w:w="1813" w:type="dxa"/>
            <w:tcBorders>
              <w:top w:val="single" w:sz="4" w:space="0" w:color="000000"/>
              <w:left w:val="single" w:sz="4" w:space="0" w:color="000000"/>
              <w:bottom w:val="single" w:sz="4" w:space="0" w:color="000000"/>
              <w:right w:val="single" w:sz="4" w:space="0" w:color="000000"/>
            </w:tcBorders>
            <w:vAlign w:val="center"/>
          </w:tcPr>
          <w:p w14:paraId="55DAABBC"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móng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40FB2164"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14:paraId="7D3CC7D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1FCBDDD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1.804,45</w:t>
            </w:r>
          </w:p>
        </w:tc>
        <w:tc>
          <w:tcPr>
            <w:tcW w:w="848" w:type="dxa"/>
            <w:tcBorders>
              <w:top w:val="single" w:sz="4" w:space="0" w:color="000000"/>
              <w:left w:val="single" w:sz="4" w:space="0" w:color="000000"/>
              <w:bottom w:val="single" w:sz="4" w:space="0" w:color="000000"/>
              <w:right w:val="single" w:sz="4" w:space="0" w:color="000000"/>
            </w:tcBorders>
            <w:vAlign w:val="center"/>
          </w:tcPr>
          <w:p w14:paraId="6B09A33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6.095,8</w:t>
            </w:r>
          </w:p>
        </w:tc>
        <w:tc>
          <w:tcPr>
            <w:tcW w:w="853" w:type="dxa"/>
            <w:tcBorders>
              <w:top w:val="single" w:sz="4" w:space="0" w:color="000000"/>
              <w:left w:val="single" w:sz="4" w:space="0" w:color="000000"/>
              <w:bottom w:val="single" w:sz="4" w:space="0" w:color="000000"/>
              <w:right w:val="single" w:sz="4" w:space="0" w:color="000000"/>
            </w:tcBorders>
            <w:vAlign w:val="center"/>
          </w:tcPr>
          <w:p w14:paraId="6BC784B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7.900,25</w:t>
            </w:r>
          </w:p>
        </w:tc>
        <w:tc>
          <w:tcPr>
            <w:tcW w:w="1135" w:type="dxa"/>
            <w:tcBorders>
              <w:top w:val="single" w:sz="4" w:space="0" w:color="000000"/>
              <w:left w:val="single" w:sz="4" w:space="0" w:color="000000"/>
              <w:bottom w:val="single" w:sz="4" w:space="0" w:color="000000"/>
              <w:right w:val="single" w:sz="4" w:space="0" w:color="000000"/>
            </w:tcBorders>
            <w:vAlign w:val="center"/>
          </w:tcPr>
          <w:p w14:paraId="603A632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2.249.713</w:t>
            </w:r>
          </w:p>
        </w:tc>
        <w:tc>
          <w:tcPr>
            <w:tcW w:w="1419" w:type="dxa"/>
            <w:tcBorders>
              <w:top w:val="single" w:sz="4" w:space="0" w:color="000000"/>
              <w:left w:val="single" w:sz="4" w:space="0" w:color="000000"/>
              <w:bottom w:val="single" w:sz="4" w:space="0" w:color="000000"/>
              <w:right w:val="single" w:sz="4" w:space="0" w:color="000000"/>
            </w:tcBorders>
            <w:vAlign w:val="center"/>
          </w:tcPr>
          <w:p w14:paraId="3AF9A0F6"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17.773.300.528</w:t>
            </w:r>
          </w:p>
        </w:tc>
      </w:tr>
      <w:tr w:rsidR="00A10877" w14:paraId="6B0FE49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49E12B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8</w:t>
            </w:r>
          </w:p>
        </w:tc>
        <w:tc>
          <w:tcPr>
            <w:tcW w:w="1813" w:type="dxa"/>
            <w:tcBorders>
              <w:top w:val="single" w:sz="4" w:space="0" w:color="000000"/>
              <w:left w:val="single" w:sz="4" w:space="0" w:color="000000"/>
              <w:bottom w:val="single" w:sz="4" w:space="0" w:color="000000"/>
              <w:right w:val="single" w:sz="4" w:space="0" w:color="000000"/>
            </w:tcBorders>
            <w:vAlign w:val="center"/>
          </w:tcPr>
          <w:p w14:paraId="4F420E17"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42366FE"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Cột vách: Mác 500;</w:t>
            </w:r>
            <w:r>
              <w:rPr>
                <w:rFonts w:ascii="Times New Roman" w:hAnsi="Times New Roman"/>
                <w:sz w:val="18"/>
                <w:szCs w:val="18"/>
              </w:rPr>
              <w:br/>
              <w:t>Tường chắn đất: Mác 400W8 (áp dụng đơn giá phát sinh ở mục VI)</w:t>
            </w:r>
          </w:p>
        </w:tc>
        <w:tc>
          <w:tcPr>
            <w:tcW w:w="567" w:type="dxa"/>
            <w:tcBorders>
              <w:top w:val="single" w:sz="4" w:space="0" w:color="000000"/>
              <w:left w:val="single" w:sz="4" w:space="0" w:color="000000"/>
              <w:bottom w:val="single" w:sz="4" w:space="0" w:color="000000"/>
              <w:right w:val="single" w:sz="4" w:space="0" w:color="000000"/>
            </w:tcBorders>
            <w:vAlign w:val="center"/>
          </w:tcPr>
          <w:p w14:paraId="4D32E18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3404092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730,27</w:t>
            </w:r>
          </w:p>
        </w:tc>
        <w:tc>
          <w:tcPr>
            <w:tcW w:w="848" w:type="dxa"/>
            <w:tcBorders>
              <w:top w:val="single" w:sz="4" w:space="0" w:color="000000"/>
              <w:left w:val="single" w:sz="4" w:space="0" w:color="000000"/>
              <w:bottom w:val="single" w:sz="4" w:space="0" w:color="000000"/>
              <w:right w:val="single" w:sz="4" w:space="0" w:color="000000"/>
            </w:tcBorders>
            <w:vAlign w:val="center"/>
          </w:tcPr>
          <w:p w14:paraId="19DF438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1.757,48</w:t>
            </w:r>
          </w:p>
        </w:tc>
        <w:tc>
          <w:tcPr>
            <w:tcW w:w="853" w:type="dxa"/>
            <w:tcBorders>
              <w:top w:val="single" w:sz="4" w:space="0" w:color="000000"/>
              <w:left w:val="single" w:sz="4" w:space="0" w:color="000000"/>
              <w:bottom w:val="single" w:sz="4" w:space="0" w:color="000000"/>
              <w:right w:val="single" w:sz="4" w:space="0" w:color="000000"/>
            </w:tcBorders>
            <w:vAlign w:val="center"/>
          </w:tcPr>
          <w:p w14:paraId="252F6F2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2.487,75</w:t>
            </w:r>
          </w:p>
        </w:tc>
        <w:tc>
          <w:tcPr>
            <w:tcW w:w="1135" w:type="dxa"/>
            <w:tcBorders>
              <w:top w:val="single" w:sz="4" w:space="0" w:color="000000"/>
              <w:left w:val="single" w:sz="4" w:space="0" w:color="000000"/>
              <w:bottom w:val="single" w:sz="4" w:space="0" w:color="000000"/>
              <w:right w:val="single" w:sz="4" w:space="0" w:color="000000"/>
            </w:tcBorders>
            <w:vAlign w:val="center"/>
          </w:tcPr>
          <w:p w14:paraId="27C74F4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2.413.720</w:t>
            </w:r>
          </w:p>
        </w:tc>
        <w:tc>
          <w:tcPr>
            <w:tcW w:w="1419" w:type="dxa"/>
            <w:tcBorders>
              <w:top w:val="single" w:sz="4" w:space="0" w:color="000000"/>
              <w:left w:val="single" w:sz="4" w:space="0" w:color="000000"/>
              <w:bottom w:val="single" w:sz="4" w:space="0" w:color="000000"/>
              <w:right w:val="single" w:sz="4" w:space="0" w:color="000000"/>
            </w:tcBorders>
            <w:vAlign w:val="center"/>
          </w:tcPr>
          <w:p w14:paraId="243A4904"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6.004.725.172</w:t>
            </w:r>
          </w:p>
        </w:tc>
      </w:tr>
      <w:tr w:rsidR="00A10877" w14:paraId="27909B90"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BC128EE"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9</w:t>
            </w:r>
          </w:p>
        </w:tc>
        <w:tc>
          <w:tcPr>
            <w:tcW w:w="1813" w:type="dxa"/>
            <w:tcBorders>
              <w:top w:val="single" w:sz="4" w:space="0" w:color="000000"/>
              <w:left w:val="single" w:sz="4" w:space="0" w:color="000000"/>
              <w:bottom w:val="single" w:sz="4" w:space="0" w:color="000000"/>
              <w:right w:val="single" w:sz="4" w:space="0" w:color="000000"/>
            </w:tcBorders>
            <w:vAlign w:val="center"/>
          </w:tcPr>
          <w:p w14:paraId="1C4C159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sàn, giằng móng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DE5279C"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Nền: Mác 400W8 (áp dụng đơn giá PS mục VI);</w:t>
            </w:r>
            <w:r>
              <w:rPr>
                <w:rFonts w:ascii="Times New Roman" w:hAnsi="Times New Roman"/>
                <w:sz w:val="18"/>
                <w:szCs w:val="18"/>
              </w:rPr>
              <w:br/>
              <w:t>Sàn: mác 400</w:t>
            </w:r>
          </w:p>
        </w:tc>
        <w:tc>
          <w:tcPr>
            <w:tcW w:w="567" w:type="dxa"/>
            <w:tcBorders>
              <w:top w:val="single" w:sz="4" w:space="0" w:color="000000"/>
              <w:left w:val="single" w:sz="4" w:space="0" w:color="000000"/>
              <w:bottom w:val="single" w:sz="4" w:space="0" w:color="000000"/>
              <w:right w:val="single" w:sz="4" w:space="0" w:color="000000"/>
            </w:tcBorders>
            <w:vAlign w:val="center"/>
          </w:tcPr>
          <w:p w14:paraId="4B2D58C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25B37A4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896,75</w:t>
            </w:r>
          </w:p>
        </w:tc>
        <w:tc>
          <w:tcPr>
            <w:tcW w:w="848" w:type="dxa"/>
            <w:tcBorders>
              <w:top w:val="single" w:sz="4" w:space="0" w:color="000000"/>
              <w:left w:val="single" w:sz="4" w:space="0" w:color="000000"/>
              <w:bottom w:val="single" w:sz="4" w:space="0" w:color="000000"/>
              <w:right w:val="single" w:sz="4" w:space="0" w:color="000000"/>
            </w:tcBorders>
            <w:vAlign w:val="center"/>
          </w:tcPr>
          <w:p w14:paraId="7165A65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4.310,92</w:t>
            </w:r>
          </w:p>
        </w:tc>
        <w:tc>
          <w:tcPr>
            <w:tcW w:w="853" w:type="dxa"/>
            <w:tcBorders>
              <w:top w:val="single" w:sz="4" w:space="0" w:color="000000"/>
              <w:left w:val="single" w:sz="4" w:space="0" w:color="000000"/>
              <w:bottom w:val="single" w:sz="4" w:space="0" w:color="000000"/>
              <w:right w:val="single" w:sz="4" w:space="0" w:color="000000"/>
            </w:tcBorders>
            <w:vAlign w:val="center"/>
          </w:tcPr>
          <w:p w14:paraId="63AA4CB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5.207,67</w:t>
            </w:r>
          </w:p>
        </w:tc>
        <w:tc>
          <w:tcPr>
            <w:tcW w:w="1135" w:type="dxa"/>
            <w:tcBorders>
              <w:top w:val="single" w:sz="4" w:space="0" w:color="000000"/>
              <w:left w:val="single" w:sz="4" w:space="0" w:color="000000"/>
              <w:bottom w:val="single" w:sz="4" w:space="0" w:color="000000"/>
              <w:right w:val="single" w:sz="4" w:space="0" w:color="000000"/>
            </w:tcBorders>
            <w:vAlign w:val="center"/>
          </w:tcPr>
          <w:p w14:paraId="174CDF1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2.292.073</w:t>
            </w:r>
          </w:p>
        </w:tc>
        <w:tc>
          <w:tcPr>
            <w:tcW w:w="1419" w:type="dxa"/>
            <w:tcBorders>
              <w:top w:val="single" w:sz="4" w:space="0" w:color="000000"/>
              <w:left w:val="single" w:sz="4" w:space="0" w:color="000000"/>
              <w:bottom w:val="single" w:sz="4" w:space="0" w:color="000000"/>
              <w:right w:val="single" w:sz="4" w:space="0" w:color="000000"/>
            </w:tcBorders>
            <w:vAlign w:val="center"/>
          </w:tcPr>
          <w:p w14:paraId="7B1674ED"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11.936.363.926</w:t>
            </w:r>
          </w:p>
        </w:tc>
      </w:tr>
      <w:tr w:rsidR="00A10877" w14:paraId="7B341AD9"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1ACB9B4"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10</w:t>
            </w:r>
          </w:p>
        </w:tc>
        <w:tc>
          <w:tcPr>
            <w:tcW w:w="1813" w:type="dxa"/>
            <w:tcBorders>
              <w:top w:val="single" w:sz="4" w:space="0" w:color="000000"/>
              <w:left w:val="single" w:sz="4" w:space="0" w:color="000000"/>
              <w:bottom w:val="single" w:sz="4" w:space="0" w:color="000000"/>
              <w:right w:val="single" w:sz="4" w:space="0" w:color="000000"/>
            </w:tcBorders>
            <w:vAlign w:val="center"/>
          </w:tcPr>
          <w:p w14:paraId="0A5D18CB"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dầm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308CD487"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14:paraId="25C1FC0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1DEEB99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86,76</w:t>
            </w:r>
          </w:p>
        </w:tc>
        <w:tc>
          <w:tcPr>
            <w:tcW w:w="848" w:type="dxa"/>
            <w:tcBorders>
              <w:top w:val="single" w:sz="4" w:space="0" w:color="000000"/>
              <w:left w:val="single" w:sz="4" w:space="0" w:color="000000"/>
              <w:bottom w:val="single" w:sz="4" w:space="0" w:color="000000"/>
              <w:right w:val="single" w:sz="4" w:space="0" w:color="000000"/>
            </w:tcBorders>
            <w:vAlign w:val="center"/>
          </w:tcPr>
          <w:p w14:paraId="6A51B06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309,75</w:t>
            </w:r>
          </w:p>
        </w:tc>
        <w:tc>
          <w:tcPr>
            <w:tcW w:w="853" w:type="dxa"/>
            <w:tcBorders>
              <w:top w:val="single" w:sz="4" w:space="0" w:color="000000"/>
              <w:left w:val="single" w:sz="4" w:space="0" w:color="000000"/>
              <w:bottom w:val="single" w:sz="4" w:space="0" w:color="000000"/>
              <w:right w:val="single" w:sz="4" w:space="0" w:color="000000"/>
            </w:tcBorders>
            <w:vAlign w:val="center"/>
          </w:tcPr>
          <w:p w14:paraId="5AE9A9F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396,51</w:t>
            </w:r>
          </w:p>
        </w:tc>
        <w:tc>
          <w:tcPr>
            <w:tcW w:w="1135" w:type="dxa"/>
            <w:tcBorders>
              <w:top w:val="single" w:sz="4" w:space="0" w:color="000000"/>
              <w:left w:val="single" w:sz="4" w:space="0" w:color="000000"/>
              <w:bottom w:val="single" w:sz="4" w:space="0" w:color="000000"/>
              <w:right w:val="single" w:sz="4" w:space="0" w:color="000000"/>
            </w:tcBorders>
            <w:vAlign w:val="center"/>
          </w:tcPr>
          <w:p w14:paraId="5129A824"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2.292.073</w:t>
            </w:r>
          </w:p>
        </w:tc>
        <w:tc>
          <w:tcPr>
            <w:tcW w:w="1419" w:type="dxa"/>
            <w:tcBorders>
              <w:top w:val="single" w:sz="4" w:space="0" w:color="000000"/>
              <w:left w:val="single" w:sz="4" w:space="0" w:color="000000"/>
              <w:bottom w:val="single" w:sz="4" w:space="0" w:color="000000"/>
              <w:right w:val="single" w:sz="4" w:space="0" w:color="000000"/>
            </w:tcBorders>
            <w:vAlign w:val="center"/>
          </w:tcPr>
          <w:p w14:paraId="46245740"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908.835.366</w:t>
            </w:r>
          </w:p>
        </w:tc>
      </w:tr>
      <w:tr w:rsidR="00A10877" w14:paraId="7664BC2E"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8F6E68E"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11</w:t>
            </w:r>
          </w:p>
        </w:tc>
        <w:tc>
          <w:tcPr>
            <w:tcW w:w="1813" w:type="dxa"/>
            <w:tcBorders>
              <w:top w:val="single" w:sz="4" w:space="0" w:color="000000"/>
              <w:left w:val="single" w:sz="4" w:space="0" w:color="000000"/>
              <w:bottom w:val="single" w:sz="4" w:space="0" w:color="000000"/>
              <w:right w:val="single" w:sz="4" w:space="0" w:color="000000"/>
            </w:tcBorders>
            <w:vAlign w:val="center"/>
          </w:tcPr>
          <w:p w14:paraId="52F7827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14:paraId="7C5507DD"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14:paraId="651B940E"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6E0BD724"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135,44</w:t>
            </w:r>
          </w:p>
        </w:tc>
        <w:tc>
          <w:tcPr>
            <w:tcW w:w="848" w:type="dxa"/>
            <w:tcBorders>
              <w:top w:val="single" w:sz="4" w:space="0" w:color="000000"/>
              <w:left w:val="single" w:sz="4" w:space="0" w:color="000000"/>
              <w:bottom w:val="single" w:sz="4" w:space="0" w:color="000000"/>
              <w:right w:val="single" w:sz="4" w:space="0" w:color="000000"/>
            </w:tcBorders>
            <w:vAlign w:val="center"/>
          </w:tcPr>
          <w:p w14:paraId="57497C2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322,53</w:t>
            </w:r>
          </w:p>
        </w:tc>
        <w:tc>
          <w:tcPr>
            <w:tcW w:w="853" w:type="dxa"/>
            <w:tcBorders>
              <w:top w:val="single" w:sz="4" w:space="0" w:color="000000"/>
              <w:left w:val="single" w:sz="4" w:space="0" w:color="000000"/>
              <w:bottom w:val="single" w:sz="4" w:space="0" w:color="000000"/>
              <w:right w:val="single" w:sz="4" w:space="0" w:color="000000"/>
            </w:tcBorders>
            <w:vAlign w:val="center"/>
          </w:tcPr>
          <w:p w14:paraId="392D02F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457,98</w:t>
            </w:r>
          </w:p>
        </w:tc>
        <w:tc>
          <w:tcPr>
            <w:tcW w:w="1135" w:type="dxa"/>
            <w:tcBorders>
              <w:top w:val="single" w:sz="4" w:space="0" w:color="000000"/>
              <w:left w:val="single" w:sz="4" w:space="0" w:color="000000"/>
              <w:bottom w:val="single" w:sz="4" w:space="0" w:color="000000"/>
              <w:right w:val="single" w:sz="4" w:space="0" w:color="000000"/>
            </w:tcBorders>
            <w:vAlign w:val="center"/>
          </w:tcPr>
          <w:p w14:paraId="0ED6AD6C"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2.276.045</w:t>
            </w:r>
          </w:p>
        </w:tc>
        <w:tc>
          <w:tcPr>
            <w:tcW w:w="1419" w:type="dxa"/>
            <w:tcBorders>
              <w:top w:val="single" w:sz="4" w:space="0" w:color="000000"/>
              <w:left w:val="single" w:sz="4" w:space="0" w:color="000000"/>
              <w:bottom w:val="single" w:sz="4" w:space="0" w:color="000000"/>
              <w:right w:val="single" w:sz="4" w:space="0" w:color="000000"/>
            </w:tcBorders>
            <w:vAlign w:val="center"/>
          </w:tcPr>
          <w:p w14:paraId="5CC7C1DA"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1.042.372.847</w:t>
            </w:r>
          </w:p>
        </w:tc>
      </w:tr>
      <w:tr w:rsidR="00A10877" w14:paraId="34D0F71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19437C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12</w:t>
            </w:r>
          </w:p>
        </w:tc>
        <w:tc>
          <w:tcPr>
            <w:tcW w:w="1813" w:type="dxa"/>
            <w:tcBorders>
              <w:top w:val="single" w:sz="4" w:space="0" w:color="000000"/>
              <w:left w:val="single" w:sz="4" w:space="0" w:color="000000"/>
              <w:bottom w:val="single" w:sz="4" w:space="0" w:color="000000"/>
              <w:right w:val="single" w:sz="4" w:space="0" w:color="000000"/>
            </w:tcBorders>
            <w:vAlign w:val="center"/>
          </w:tcPr>
          <w:p w14:paraId="7E2DC6DA"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tăng cường sàn khu vực xe chạy, Ụ biện pháp, bịt sàn ram dốc biện pháp mác 400#</w:t>
            </w:r>
          </w:p>
        </w:tc>
        <w:tc>
          <w:tcPr>
            <w:tcW w:w="1134" w:type="dxa"/>
            <w:tcBorders>
              <w:top w:val="single" w:sz="4" w:space="0" w:color="000000"/>
              <w:left w:val="single" w:sz="4" w:space="0" w:color="000000"/>
              <w:bottom w:val="single" w:sz="4" w:space="0" w:color="000000"/>
              <w:right w:val="single" w:sz="4" w:space="0" w:color="000000"/>
            </w:tcBorders>
            <w:vAlign w:val="center"/>
          </w:tcPr>
          <w:p w14:paraId="3D32A46A"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ADA3CD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015DD9A2"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0872CC2F"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370FE09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62,94</w:t>
            </w:r>
          </w:p>
        </w:tc>
        <w:tc>
          <w:tcPr>
            <w:tcW w:w="1135" w:type="dxa"/>
            <w:tcBorders>
              <w:top w:val="single" w:sz="4" w:space="0" w:color="000000"/>
              <w:left w:val="single" w:sz="4" w:space="0" w:color="000000"/>
              <w:bottom w:val="single" w:sz="4" w:space="0" w:color="000000"/>
              <w:right w:val="single" w:sz="4" w:space="0" w:color="000000"/>
            </w:tcBorders>
            <w:vAlign w:val="center"/>
          </w:tcPr>
          <w:p w14:paraId="772905E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2.415.758</w:t>
            </w:r>
          </w:p>
        </w:tc>
        <w:tc>
          <w:tcPr>
            <w:tcW w:w="1419" w:type="dxa"/>
            <w:tcBorders>
              <w:top w:val="single" w:sz="4" w:space="0" w:color="000000"/>
              <w:left w:val="single" w:sz="4" w:space="0" w:color="000000"/>
              <w:bottom w:val="single" w:sz="4" w:space="0" w:color="000000"/>
              <w:right w:val="single" w:sz="4" w:space="0" w:color="000000"/>
            </w:tcBorders>
            <w:vAlign w:val="center"/>
          </w:tcPr>
          <w:p w14:paraId="7BD4FBE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152.040.561</w:t>
            </w:r>
          </w:p>
        </w:tc>
      </w:tr>
      <w:tr w:rsidR="00A10877" w14:paraId="1092598B"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A3A796"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60FFDB"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Cốt thép</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4450A6"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D6ACD8"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9B1D1AE"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C5D9AD"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3C970A"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2.878,59</w:t>
            </w: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7B48A0"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99E14D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71.387.468.163</w:t>
            </w:r>
          </w:p>
        </w:tc>
      </w:tr>
      <w:tr w:rsidR="00A10877" w14:paraId="6F8DF163"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981F061"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14</w:t>
            </w:r>
          </w:p>
        </w:tc>
        <w:tc>
          <w:tcPr>
            <w:tcW w:w="1813" w:type="dxa"/>
            <w:tcBorders>
              <w:top w:val="single" w:sz="4" w:space="0" w:color="000000"/>
              <w:left w:val="single" w:sz="4" w:space="0" w:color="000000"/>
              <w:bottom w:val="single" w:sz="4" w:space="0" w:color="000000"/>
              <w:right w:val="single" w:sz="4" w:space="0" w:color="000000"/>
            </w:tcBorders>
            <w:vAlign w:val="center"/>
          </w:tcPr>
          <w:p w14:paraId="68EF8CA2"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Cốt thép móng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48F3030F"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DC938FB"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14:paraId="1B9BC98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324,8</w:t>
            </w:r>
          </w:p>
        </w:tc>
        <w:tc>
          <w:tcPr>
            <w:tcW w:w="848" w:type="dxa"/>
            <w:tcBorders>
              <w:top w:val="single" w:sz="4" w:space="0" w:color="000000"/>
              <w:left w:val="single" w:sz="4" w:space="0" w:color="000000"/>
              <w:bottom w:val="single" w:sz="4" w:space="0" w:color="000000"/>
              <w:right w:val="single" w:sz="4" w:space="0" w:color="000000"/>
            </w:tcBorders>
            <w:vAlign w:val="center"/>
          </w:tcPr>
          <w:p w14:paraId="4290144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1.097,24</w:t>
            </w:r>
          </w:p>
        </w:tc>
        <w:tc>
          <w:tcPr>
            <w:tcW w:w="853" w:type="dxa"/>
            <w:tcBorders>
              <w:top w:val="single" w:sz="4" w:space="0" w:color="000000"/>
              <w:left w:val="single" w:sz="4" w:space="0" w:color="000000"/>
              <w:bottom w:val="single" w:sz="4" w:space="0" w:color="000000"/>
              <w:right w:val="single" w:sz="4" w:space="0" w:color="000000"/>
            </w:tcBorders>
            <w:vAlign w:val="center"/>
          </w:tcPr>
          <w:p w14:paraId="2C67549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1.422,05</w:t>
            </w:r>
          </w:p>
        </w:tc>
        <w:tc>
          <w:tcPr>
            <w:tcW w:w="1135" w:type="dxa"/>
            <w:tcBorders>
              <w:top w:val="single" w:sz="4" w:space="0" w:color="000000"/>
              <w:left w:val="single" w:sz="4" w:space="0" w:color="000000"/>
              <w:bottom w:val="single" w:sz="4" w:space="0" w:color="000000"/>
              <w:right w:val="single" w:sz="4" w:space="0" w:color="000000"/>
            </w:tcBorders>
            <w:vAlign w:val="center"/>
          </w:tcPr>
          <w:p w14:paraId="132417E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14:paraId="6AB652A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34.861.694.045</w:t>
            </w:r>
          </w:p>
        </w:tc>
      </w:tr>
      <w:tr w:rsidR="00A10877" w14:paraId="1709A59F"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3372548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15</w:t>
            </w:r>
          </w:p>
        </w:tc>
        <w:tc>
          <w:tcPr>
            <w:tcW w:w="1813" w:type="dxa"/>
            <w:tcBorders>
              <w:top w:val="single" w:sz="4" w:space="0" w:color="000000"/>
              <w:left w:val="single" w:sz="4" w:space="0" w:color="000000"/>
              <w:bottom w:val="single" w:sz="4" w:space="0" w:color="000000"/>
              <w:right w:val="single" w:sz="4" w:space="0" w:color="000000"/>
            </w:tcBorders>
            <w:vAlign w:val="center"/>
          </w:tcPr>
          <w:p w14:paraId="4422B383"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Cốt thép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024D7FF6"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232ABE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14:paraId="1CF984D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131,45</w:t>
            </w:r>
          </w:p>
        </w:tc>
        <w:tc>
          <w:tcPr>
            <w:tcW w:w="848" w:type="dxa"/>
            <w:tcBorders>
              <w:top w:val="single" w:sz="4" w:space="0" w:color="000000"/>
              <w:left w:val="single" w:sz="4" w:space="0" w:color="000000"/>
              <w:bottom w:val="single" w:sz="4" w:space="0" w:color="000000"/>
              <w:right w:val="single" w:sz="4" w:space="0" w:color="000000"/>
            </w:tcBorders>
            <w:vAlign w:val="center"/>
          </w:tcPr>
          <w:p w14:paraId="2B6A782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316,35</w:t>
            </w:r>
          </w:p>
        </w:tc>
        <w:tc>
          <w:tcPr>
            <w:tcW w:w="853" w:type="dxa"/>
            <w:tcBorders>
              <w:top w:val="single" w:sz="4" w:space="0" w:color="000000"/>
              <w:left w:val="single" w:sz="4" w:space="0" w:color="000000"/>
              <w:bottom w:val="single" w:sz="4" w:space="0" w:color="000000"/>
              <w:right w:val="single" w:sz="4" w:space="0" w:color="000000"/>
            </w:tcBorders>
            <w:vAlign w:val="center"/>
          </w:tcPr>
          <w:p w14:paraId="2E8FA17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447,79</w:t>
            </w:r>
          </w:p>
        </w:tc>
        <w:tc>
          <w:tcPr>
            <w:tcW w:w="1135" w:type="dxa"/>
            <w:tcBorders>
              <w:top w:val="single" w:sz="4" w:space="0" w:color="000000"/>
              <w:left w:val="single" w:sz="4" w:space="0" w:color="000000"/>
              <w:bottom w:val="single" w:sz="4" w:space="0" w:color="000000"/>
              <w:right w:val="single" w:sz="4" w:space="0" w:color="000000"/>
            </w:tcBorders>
            <w:vAlign w:val="center"/>
          </w:tcPr>
          <w:p w14:paraId="5733434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14:paraId="64A7DE57"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10.977.760.881</w:t>
            </w:r>
          </w:p>
        </w:tc>
      </w:tr>
      <w:tr w:rsidR="00A10877" w14:paraId="0A1E9AE8"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8237B75"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16</w:t>
            </w:r>
          </w:p>
        </w:tc>
        <w:tc>
          <w:tcPr>
            <w:tcW w:w="1813" w:type="dxa"/>
            <w:tcBorders>
              <w:top w:val="single" w:sz="4" w:space="0" w:color="000000"/>
              <w:left w:val="single" w:sz="4" w:space="0" w:color="000000"/>
              <w:bottom w:val="single" w:sz="4" w:space="0" w:color="000000"/>
              <w:right w:val="single" w:sz="4" w:space="0" w:color="000000"/>
            </w:tcBorders>
            <w:vAlign w:val="center"/>
          </w:tcPr>
          <w:p w14:paraId="34442846"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Cốt thép sàn</w:t>
            </w:r>
          </w:p>
        </w:tc>
        <w:tc>
          <w:tcPr>
            <w:tcW w:w="1134" w:type="dxa"/>
            <w:tcBorders>
              <w:top w:val="single" w:sz="4" w:space="0" w:color="000000"/>
              <w:left w:val="single" w:sz="4" w:space="0" w:color="000000"/>
              <w:bottom w:val="single" w:sz="4" w:space="0" w:color="000000"/>
              <w:right w:val="single" w:sz="4" w:space="0" w:color="000000"/>
            </w:tcBorders>
            <w:vAlign w:val="center"/>
          </w:tcPr>
          <w:p w14:paraId="35C9C711"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8E6B58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14:paraId="65CE305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161,41</w:t>
            </w:r>
          </w:p>
        </w:tc>
        <w:tc>
          <w:tcPr>
            <w:tcW w:w="848" w:type="dxa"/>
            <w:tcBorders>
              <w:top w:val="single" w:sz="4" w:space="0" w:color="000000"/>
              <w:left w:val="single" w:sz="4" w:space="0" w:color="000000"/>
              <w:bottom w:val="single" w:sz="4" w:space="0" w:color="000000"/>
              <w:right w:val="single" w:sz="4" w:space="0" w:color="000000"/>
            </w:tcBorders>
            <w:vAlign w:val="center"/>
          </w:tcPr>
          <w:p w14:paraId="32224E7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775,97</w:t>
            </w:r>
          </w:p>
        </w:tc>
        <w:tc>
          <w:tcPr>
            <w:tcW w:w="853" w:type="dxa"/>
            <w:tcBorders>
              <w:top w:val="single" w:sz="4" w:space="0" w:color="000000"/>
              <w:left w:val="single" w:sz="4" w:space="0" w:color="000000"/>
              <w:bottom w:val="single" w:sz="4" w:space="0" w:color="000000"/>
              <w:right w:val="single" w:sz="4" w:space="0" w:color="000000"/>
            </w:tcBorders>
            <w:vAlign w:val="center"/>
          </w:tcPr>
          <w:p w14:paraId="69289CD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937,38</w:t>
            </w:r>
          </w:p>
        </w:tc>
        <w:tc>
          <w:tcPr>
            <w:tcW w:w="1135" w:type="dxa"/>
            <w:tcBorders>
              <w:top w:val="single" w:sz="4" w:space="0" w:color="000000"/>
              <w:left w:val="single" w:sz="4" w:space="0" w:color="000000"/>
              <w:bottom w:val="single" w:sz="4" w:space="0" w:color="000000"/>
              <w:right w:val="single" w:sz="4" w:space="0" w:color="000000"/>
            </w:tcBorders>
            <w:vAlign w:val="center"/>
          </w:tcPr>
          <w:p w14:paraId="5615E91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14:paraId="219C7419"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22.980.058.331</w:t>
            </w:r>
          </w:p>
        </w:tc>
      </w:tr>
      <w:tr w:rsidR="00A10877" w14:paraId="38791FF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329761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17</w:t>
            </w:r>
          </w:p>
        </w:tc>
        <w:tc>
          <w:tcPr>
            <w:tcW w:w="1813" w:type="dxa"/>
            <w:tcBorders>
              <w:top w:val="single" w:sz="4" w:space="0" w:color="000000"/>
              <w:left w:val="single" w:sz="4" w:space="0" w:color="000000"/>
              <w:bottom w:val="single" w:sz="4" w:space="0" w:color="000000"/>
              <w:right w:val="single" w:sz="4" w:space="0" w:color="000000"/>
            </w:tcBorders>
            <w:vAlign w:val="center"/>
          </w:tcPr>
          <w:p w14:paraId="78A553CE"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Cốt thép dầm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798D1026"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3B18DF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14:paraId="3DA143C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15,62</w:t>
            </w:r>
          </w:p>
        </w:tc>
        <w:tc>
          <w:tcPr>
            <w:tcW w:w="848" w:type="dxa"/>
            <w:tcBorders>
              <w:top w:val="single" w:sz="4" w:space="0" w:color="000000"/>
              <w:left w:val="single" w:sz="4" w:space="0" w:color="000000"/>
              <w:bottom w:val="single" w:sz="4" w:space="0" w:color="000000"/>
              <w:right w:val="single" w:sz="4" w:space="0" w:color="000000"/>
            </w:tcBorders>
            <w:vAlign w:val="center"/>
          </w:tcPr>
          <w:p w14:paraId="6EB228D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55,76</w:t>
            </w:r>
          </w:p>
        </w:tc>
        <w:tc>
          <w:tcPr>
            <w:tcW w:w="853" w:type="dxa"/>
            <w:tcBorders>
              <w:top w:val="single" w:sz="4" w:space="0" w:color="000000"/>
              <w:left w:val="single" w:sz="4" w:space="0" w:color="000000"/>
              <w:bottom w:val="single" w:sz="4" w:space="0" w:color="000000"/>
              <w:right w:val="single" w:sz="4" w:space="0" w:color="000000"/>
            </w:tcBorders>
            <w:vAlign w:val="center"/>
          </w:tcPr>
          <w:p w14:paraId="43D4DFF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71,37</w:t>
            </w:r>
          </w:p>
        </w:tc>
        <w:tc>
          <w:tcPr>
            <w:tcW w:w="1135" w:type="dxa"/>
            <w:tcBorders>
              <w:top w:val="single" w:sz="4" w:space="0" w:color="000000"/>
              <w:left w:val="single" w:sz="4" w:space="0" w:color="000000"/>
              <w:bottom w:val="single" w:sz="4" w:space="0" w:color="000000"/>
              <w:right w:val="single" w:sz="4" w:space="0" w:color="000000"/>
            </w:tcBorders>
            <w:vAlign w:val="center"/>
          </w:tcPr>
          <w:p w14:paraId="58A12BA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14:paraId="3A145121"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1.749.702.829</w:t>
            </w:r>
          </w:p>
        </w:tc>
      </w:tr>
      <w:tr w:rsidR="00A10877" w14:paraId="0A9567C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9CB99A0"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18</w:t>
            </w:r>
          </w:p>
        </w:tc>
        <w:tc>
          <w:tcPr>
            <w:tcW w:w="1813" w:type="dxa"/>
            <w:tcBorders>
              <w:top w:val="single" w:sz="4" w:space="0" w:color="000000"/>
              <w:left w:val="single" w:sz="4" w:space="0" w:color="000000"/>
              <w:bottom w:val="single" w:sz="4" w:space="0" w:color="000000"/>
              <w:right w:val="single" w:sz="4" w:space="0" w:color="000000"/>
            </w:tcBorders>
            <w:vAlign w:val="center"/>
          </w:tcPr>
          <w:p w14:paraId="32D15BA1"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Cốt thép tăng cường sàn khu vực xe chạy, Ụ biện pháp, bịt sàn ram dốc biện pháp</w:t>
            </w:r>
          </w:p>
        </w:tc>
        <w:tc>
          <w:tcPr>
            <w:tcW w:w="1134" w:type="dxa"/>
            <w:tcBorders>
              <w:top w:val="single" w:sz="4" w:space="0" w:color="000000"/>
              <w:left w:val="single" w:sz="4" w:space="0" w:color="000000"/>
              <w:bottom w:val="single" w:sz="4" w:space="0" w:color="000000"/>
              <w:right w:val="single" w:sz="4" w:space="0" w:color="000000"/>
            </w:tcBorders>
            <w:vAlign w:val="center"/>
          </w:tcPr>
          <w:p w14:paraId="24B4F46D"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D11B145"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14:paraId="3ACA7C55"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0510A1AC"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6A17005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35,64</w:t>
            </w:r>
          </w:p>
        </w:tc>
        <w:tc>
          <w:tcPr>
            <w:tcW w:w="1135" w:type="dxa"/>
            <w:tcBorders>
              <w:top w:val="single" w:sz="4" w:space="0" w:color="000000"/>
              <w:left w:val="single" w:sz="4" w:space="0" w:color="000000"/>
              <w:bottom w:val="single" w:sz="4" w:space="0" w:color="000000"/>
              <w:right w:val="single" w:sz="4" w:space="0" w:color="000000"/>
            </w:tcBorders>
            <w:vAlign w:val="center"/>
          </w:tcPr>
          <w:p w14:paraId="0F745CE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22.956.075</w:t>
            </w:r>
          </w:p>
        </w:tc>
        <w:tc>
          <w:tcPr>
            <w:tcW w:w="1419" w:type="dxa"/>
            <w:tcBorders>
              <w:top w:val="single" w:sz="4" w:space="0" w:color="000000"/>
              <w:left w:val="single" w:sz="4" w:space="0" w:color="000000"/>
              <w:bottom w:val="single" w:sz="4" w:space="0" w:color="000000"/>
              <w:right w:val="single" w:sz="4" w:space="0" w:color="000000"/>
            </w:tcBorders>
            <w:vAlign w:val="center"/>
          </w:tcPr>
          <w:p w14:paraId="7E1BC65A"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818.252.076</w:t>
            </w:r>
          </w:p>
        </w:tc>
      </w:tr>
      <w:tr w:rsidR="00A10877" w14:paraId="2063A778"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BA10BC"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20C9ED"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Ván khuôn</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EF4378"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EFC192D"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5EB13C"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3C21521"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7B14DA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44.379,01</w:t>
            </w: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FD087C"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3B70D0"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18.238.921.560</w:t>
            </w:r>
          </w:p>
        </w:tc>
      </w:tr>
      <w:tr w:rsidR="00A10877" w14:paraId="28E4DBE3"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A1C5A25"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20</w:t>
            </w:r>
          </w:p>
        </w:tc>
        <w:tc>
          <w:tcPr>
            <w:tcW w:w="1813" w:type="dxa"/>
            <w:tcBorders>
              <w:top w:val="single" w:sz="4" w:space="0" w:color="000000"/>
              <w:left w:val="single" w:sz="4" w:space="0" w:color="000000"/>
              <w:bottom w:val="single" w:sz="4" w:space="0" w:color="000000"/>
              <w:right w:val="single" w:sz="4" w:space="0" w:color="000000"/>
            </w:tcBorders>
            <w:vAlign w:val="center"/>
          </w:tcPr>
          <w:p w14:paraId="1CBB1616"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Ván khuôn móng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504AF8E6"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73B5E27"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6B97ECC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1.392,34</w:t>
            </w:r>
          </w:p>
        </w:tc>
        <w:tc>
          <w:tcPr>
            <w:tcW w:w="848" w:type="dxa"/>
            <w:tcBorders>
              <w:top w:val="single" w:sz="4" w:space="0" w:color="000000"/>
              <w:left w:val="single" w:sz="4" w:space="0" w:color="000000"/>
              <w:bottom w:val="single" w:sz="4" w:space="0" w:color="000000"/>
              <w:right w:val="single" w:sz="4" w:space="0" w:color="000000"/>
            </w:tcBorders>
            <w:vAlign w:val="center"/>
          </w:tcPr>
          <w:p w14:paraId="3E62D29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2.628,26</w:t>
            </w:r>
          </w:p>
        </w:tc>
        <w:tc>
          <w:tcPr>
            <w:tcW w:w="853" w:type="dxa"/>
            <w:tcBorders>
              <w:top w:val="single" w:sz="4" w:space="0" w:color="000000"/>
              <w:left w:val="single" w:sz="4" w:space="0" w:color="000000"/>
              <w:bottom w:val="single" w:sz="4" w:space="0" w:color="000000"/>
              <w:right w:val="single" w:sz="4" w:space="0" w:color="000000"/>
            </w:tcBorders>
            <w:vAlign w:val="center"/>
          </w:tcPr>
          <w:p w14:paraId="7035343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4.020,6</w:t>
            </w:r>
          </w:p>
        </w:tc>
        <w:tc>
          <w:tcPr>
            <w:tcW w:w="1135" w:type="dxa"/>
            <w:tcBorders>
              <w:top w:val="single" w:sz="4" w:space="0" w:color="000000"/>
              <w:left w:val="single" w:sz="4" w:space="0" w:color="000000"/>
              <w:bottom w:val="single" w:sz="4" w:space="0" w:color="000000"/>
              <w:right w:val="single" w:sz="4" w:space="0" w:color="000000"/>
            </w:tcBorders>
            <w:vAlign w:val="center"/>
          </w:tcPr>
          <w:p w14:paraId="4421ABA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14:paraId="5AC3E995"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1.636.786.260</w:t>
            </w:r>
          </w:p>
        </w:tc>
      </w:tr>
      <w:tr w:rsidR="00A10877" w14:paraId="2BAA202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ED45660"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lastRenderedPageBreak/>
              <w:t>21</w:t>
            </w:r>
          </w:p>
        </w:tc>
        <w:tc>
          <w:tcPr>
            <w:tcW w:w="1813" w:type="dxa"/>
            <w:tcBorders>
              <w:top w:val="single" w:sz="4" w:space="0" w:color="000000"/>
              <w:left w:val="single" w:sz="4" w:space="0" w:color="000000"/>
              <w:bottom w:val="single" w:sz="4" w:space="0" w:color="000000"/>
              <w:right w:val="single" w:sz="4" w:space="0" w:color="000000"/>
            </w:tcBorders>
            <w:vAlign w:val="center"/>
          </w:tcPr>
          <w:p w14:paraId="63028294"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Ván khuôn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72586292"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3CA7014"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483A7E9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4.590</w:t>
            </w:r>
          </w:p>
        </w:tc>
        <w:tc>
          <w:tcPr>
            <w:tcW w:w="848" w:type="dxa"/>
            <w:tcBorders>
              <w:top w:val="single" w:sz="4" w:space="0" w:color="000000"/>
              <w:left w:val="single" w:sz="4" w:space="0" w:color="000000"/>
              <w:bottom w:val="single" w:sz="4" w:space="0" w:color="000000"/>
              <w:right w:val="single" w:sz="4" w:space="0" w:color="000000"/>
            </w:tcBorders>
            <w:vAlign w:val="center"/>
          </w:tcPr>
          <w:p w14:paraId="07183497"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10.591,12</w:t>
            </w:r>
          </w:p>
        </w:tc>
        <w:tc>
          <w:tcPr>
            <w:tcW w:w="853" w:type="dxa"/>
            <w:tcBorders>
              <w:top w:val="single" w:sz="4" w:space="0" w:color="000000"/>
              <w:left w:val="single" w:sz="4" w:space="0" w:color="000000"/>
              <w:bottom w:val="single" w:sz="4" w:space="0" w:color="000000"/>
              <w:right w:val="single" w:sz="4" w:space="0" w:color="000000"/>
            </w:tcBorders>
            <w:vAlign w:val="center"/>
          </w:tcPr>
          <w:p w14:paraId="46A6396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15.181,12</w:t>
            </w:r>
          </w:p>
        </w:tc>
        <w:tc>
          <w:tcPr>
            <w:tcW w:w="1135" w:type="dxa"/>
            <w:tcBorders>
              <w:top w:val="single" w:sz="4" w:space="0" w:color="000000"/>
              <w:left w:val="single" w:sz="4" w:space="0" w:color="000000"/>
              <w:bottom w:val="single" w:sz="4" w:space="0" w:color="000000"/>
              <w:right w:val="single" w:sz="4" w:space="0" w:color="000000"/>
            </w:tcBorders>
            <w:vAlign w:val="center"/>
          </w:tcPr>
          <w:p w14:paraId="71F424B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14:paraId="3E325315"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6.180.233.138</w:t>
            </w:r>
          </w:p>
        </w:tc>
      </w:tr>
      <w:tr w:rsidR="00A10877" w14:paraId="0A57C58B"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38A12621"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22</w:t>
            </w:r>
          </w:p>
        </w:tc>
        <w:tc>
          <w:tcPr>
            <w:tcW w:w="1813" w:type="dxa"/>
            <w:tcBorders>
              <w:top w:val="single" w:sz="4" w:space="0" w:color="000000"/>
              <w:left w:val="single" w:sz="4" w:space="0" w:color="000000"/>
              <w:bottom w:val="single" w:sz="4" w:space="0" w:color="000000"/>
              <w:right w:val="single" w:sz="4" w:space="0" w:color="000000"/>
            </w:tcBorders>
            <w:vAlign w:val="center"/>
          </w:tcPr>
          <w:p w14:paraId="19409A4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Ván khuôn sàn</w:t>
            </w:r>
          </w:p>
        </w:tc>
        <w:tc>
          <w:tcPr>
            <w:tcW w:w="1134" w:type="dxa"/>
            <w:tcBorders>
              <w:top w:val="single" w:sz="4" w:space="0" w:color="000000"/>
              <w:left w:val="single" w:sz="4" w:space="0" w:color="000000"/>
              <w:bottom w:val="single" w:sz="4" w:space="0" w:color="000000"/>
              <w:right w:val="single" w:sz="4" w:space="0" w:color="000000"/>
            </w:tcBorders>
            <w:vAlign w:val="center"/>
          </w:tcPr>
          <w:p w14:paraId="5E6B6AE9"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9F153AB"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1A23BDF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2.397,1</w:t>
            </w:r>
          </w:p>
        </w:tc>
        <w:tc>
          <w:tcPr>
            <w:tcW w:w="848" w:type="dxa"/>
            <w:tcBorders>
              <w:top w:val="single" w:sz="4" w:space="0" w:color="000000"/>
              <w:left w:val="single" w:sz="4" w:space="0" w:color="000000"/>
              <w:bottom w:val="single" w:sz="4" w:space="0" w:color="000000"/>
              <w:right w:val="single" w:sz="4" w:space="0" w:color="000000"/>
            </w:tcBorders>
            <w:vAlign w:val="center"/>
          </w:tcPr>
          <w:p w14:paraId="683B3CF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16.127,19</w:t>
            </w:r>
          </w:p>
        </w:tc>
        <w:tc>
          <w:tcPr>
            <w:tcW w:w="853" w:type="dxa"/>
            <w:tcBorders>
              <w:top w:val="single" w:sz="4" w:space="0" w:color="000000"/>
              <w:left w:val="single" w:sz="4" w:space="0" w:color="000000"/>
              <w:bottom w:val="single" w:sz="4" w:space="0" w:color="000000"/>
              <w:right w:val="single" w:sz="4" w:space="0" w:color="000000"/>
            </w:tcBorders>
            <w:vAlign w:val="center"/>
          </w:tcPr>
          <w:p w14:paraId="439F9FB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18.524,29</w:t>
            </w:r>
          </w:p>
        </w:tc>
        <w:tc>
          <w:tcPr>
            <w:tcW w:w="1135" w:type="dxa"/>
            <w:tcBorders>
              <w:top w:val="single" w:sz="4" w:space="0" w:color="000000"/>
              <w:left w:val="single" w:sz="4" w:space="0" w:color="000000"/>
              <w:bottom w:val="single" w:sz="4" w:space="0" w:color="000000"/>
              <w:right w:val="single" w:sz="4" w:space="0" w:color="000000"/>
            </w:tcBorders>
            <w:vAlign w:val="center"/>
          </w:tcPr>
          <w:p w14:paraId="5DBECEE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14:paraId="7C134555"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7.541.238.459</w:t>
            </w:r>
          </w:p>
        </w:tc>
      </w:tr>
      <w:tr w:rsidR="00A10877" w14:paraId="1287700B"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4421C1E"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23</w:t>
            </w:r>
          </w:p>
        </w:tc>
        <w:tc>
          <w:tcPr>
            <w:tcW w:w="1813" w:type="dxa"/>
            <w:tcBorders>
              <w:top w:val="single" w:sz="4" w:space="0" w:color="000000"/>
              <w:left w:val="single" w:sz="4" w:space="0" w:color="000000"/>
              <w:bottom w:val="single" w:sz="4" w:space="0" w:color="000000"/>
              <w:right w:val="single" w:sz="4" w:space="0" w:color="000000"/>
            </w:tcBorders>
            <w:vAlign w:val="center"/>
          </w:tcPr>
          <w:p w14:paraId="573D94B2"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Ván khuôn dầm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707E5CC8"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ABA68FB"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1C5A36A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719,7</w:t>
            </w:r>
          </w:p>
        </w:tc>
        <w:tc>
          <w:tcPr>
            <w:tcW w:w="848" w:type="dxa"/>
            <w:tcBorders>
              <w:top w:val="single" w:sz="4" w:space="0" w:color="000000"/>
              <w:left w:val="single" w:sz="4" w:space="0" w:color="000000"/>
              <w:bottom w:val="single" w:sz="4" w:space="0" w:color="000000"/>
              <w:right w:val="single" w:sz="4" w:space="0" w:color="000000"/>
            </w:tcBorders>
            <w:vAlign w:val="center"/>
          </w:tcPr>
          <w:p w14:paraId="4BEEA95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2.500,15</w:t>
            </w:r>
          </w:p>
        </w:tc>
        <w:tc>
          <w:tcPr>
            <w:tcW w:w="853" w:type="dxa"/>
            <w:tcBorders>
              <w:top w:val="single" w:sz="4" w:space="0" w:color="000000"/>
              <w:left w:val="single" w:sz="4" w:space="0" w:color="000000"/>
              <w:bottom w:val="single" w:sz="4" w:space="0" w:color="000000"/>
              <w:right w:val="single" w:sz="4" w:space="0" w:color="000000"/>
            </w:tcBorders>
            <w:vAlign w:val="center"/>
          </w:tcPr>
          <w:p w14:paraId="1DE322D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3.219,85</w:t>
            </w:r>
          </w:p>
        </w:tc>
        <w:tc>
          <w:tcPr>
            <w:tcW w:w="1135" w:type="dxa"/>
            <w:tcBorders>
              <w:top w:val="single" w:sz="4" w:space="0" w:color="000000"/>
              <w:left w:val="single" w:sz="4" w:space="0" w:color="000000"/>
              <w:bottom w:val="single" w:sz="4" w:space="0" w:color="000000"/>
              <w:right w:val="single" w:sz="4" w:space="0" w:color="000000"/>
            </w:tcBorders>
            <w:vAlign w:val="center"/>
          </w:tcPr>
          <w:p w14:paraId="2DBC100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14:paraId="22BEF345"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1.310.800.935</w:t>
            </w:r>
          </w:p>
        </w:tc>
      </w:tr>
      <w:tr w:rsidR="00A10877" w14:paraId="02BAEF18"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0E1FE88"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24</w:t>
            </w:r>
          </w:p>
        </w:tc>
        <w:tc>
          <w:tcPr>
            <w:tcW w:w="1813" w:type="dxa"/>
            <w:tcBorders>
              <w:top w:val="single" w:sz="4" w:space="0" w:color="000000"/>
              <w:left w:val="single" w:sz="4" w:space="0" w:color="000000"/>
              <w:bottom w:val="single" w:sz="4" w:space="0" w:color="000000"/>
              <w:right w:val="single" w:sz="4" w:space="0" w:color="000000"/>
            </w:tcBorders>
            <w:vAlign w:val="center"/>
          </w:tcPr>
          <w:p w14:paraId="28EE8B83"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Ván khuôn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14:paraId="626AEDD7"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B33355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3692E59C"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1.588,3</w:t>
            </w:r>
          </w:p>
        </w:tc>
        <w:tc>
          <w:tcPr>
            <w:tcW w:w="848" w:type="dxa"/>
            <w:tcBorders>
              <w:top w:val="single" w:sz="4" w:space="0" w:color="000000"/>
              <w:left w:val="single" w:sz="4" w:space="0" w:color="000000"/>
              <w:bottom w:val="single" w:sz="4" w:space="0" w:color="000000"/>
              <w:right w:val="single" w:sz="4" w:space="0" w:color="000000"/>
            </w:tcBorders>
            <w:vAlign w:val="center"/>
          </w:tcPr>
          <w:p w14:paraId="3C7F6DA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1.844,85</w:t>
            </w:r>
          </w:p>
        </w:tc>
        <w:tc>
          <w:tcPr>
            <w:tcW w:w="853" w:type="dxa"/>
            <w:tcBorders>
              <w:top w:val="single" w:sz="4" w:space="0" w:color="000000"/>
              <w:left w:val="single" w:sz="4" w:space="0" w:color="000000"/>
              <w:bottom w:val="single" w:sz="4" w:space="0" w:color="000000"/>
              <w:right w:val="single" w:sz="4" w:space="0" w:color="000000"/>
            </w:tcBorders>
            <w:vAlign w:val="center"/>
          </w:tcPr>
          <w:p w14:paraId="7F9FAE8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3.433,15</w:t>
            </w:r>
          </w:p>
        </w:tc>
        <w:tc>
          <w:tcPr>
            <w:tcW w:w="1135" w:type="dxa"/>
            <w:tcBorders>
              <w:top w:val="single" w:sz="4" w:space="0" w:color="000000"/>
              <w:left w:val="single" w:sz="4" w:space="0" w:color="000000"/>
              <w:bottom w:val="single" w:sz="4" w:space="0" w:color="000000"/>
              <w:right w:val="single" w:sz="4" w:space="0" w:color="000000"/>
            </w:tcBorders>
            <w:vAlign w:val="center"/>
          </w:tcPr>
          <w:p w14:paraId="2BF6AC8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457.266</w:t>
            </w:r>
          </w:p>
        </w:tc>
        <w:tc>
          <w:tcPr>
            <w:tcW w:w="1419" w:type="dxa"/>
            <w:tcBorders>
              <w:top w:val="single" w:sz="4" w:space="0" w:color="000000"/>
              <w:left w:val="single" w:sz="4" w:space="0" w:color="000000"/>
              <w:bottom w:val="single" w:sz="4" w:space="0" w:color="000000"/>
              <w:right w:val="single" w:sz="4" w:space="0" w:color="000000"/>
            </w:tcBorders>
            <w:vAlign w:val="center"/>
          </w:tcPr>
          <w:p w14:paraId="3146C331"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1.569.862.768</w:t>
            </w:r>
          </w:p>
        </w:tc>
      </w:tr>
      <w:tr w:rsidR="00A10877" w14:paraId="76BA954E"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731959"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IV</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A05CED"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BỂ NƯỚC SINH HOẠT (TRONG HẦM B1)</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19C8A9"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33F010"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8D4240"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3339B7"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39D841"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2A06FD"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5AD56D"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2.381.448.154</w:t>
            </w:r>
          </w:p>
        </w:tc>
      </w:tr>
      <w:tr w:rsidR="00A10877" w14:paraId="214A06E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EFEC1F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25</w:t>
            </w:r>
          </w:p>
        </w:tc>
        <w:tc>
          <w:tcPr>
            <w:tcW w:w="1813" w:type="dxa"/>
            <w:tcBorders>
              <w:top w:val="single" w:sz="4" w:space="0" w:color="000000"/>
              <w:left w:val="single" w:sz="4" w:space="0" w:color="000000"/>
              <w:bottom w:val="single" w:sz="4" w:space="0" w:color="000000"/>
              <w:right w:val="single" w:sz="4" w:space="0" w:color="000000"/>
            </w:tcBorders>
            <w:vAlign w:val="center"/>
          </w:tcPr>
          <w:p w14:paraId="3E6387C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14:paraId="0B5CCAEB"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14:paraId="01E142E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39CFA3B4"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72</w:t>
            </w:r>
          </w:p>
        </w:tc>
        <w:tc>
          <w:tcPr>
            <w:tcW w:w="848" w:type="dxa"/>
            <w:tcBorders>
              <w:top w:val="single" w:sz="4" w:space="0" w:color="000000"/>
              <w:left w:val="single" w:sz="4" w:space="0" w:color="000000"/>
              <w:bottom w:val="single" w:sz="4" w:space="0" w:color="000000"/>
              <w:right w:val="single" w:sz="4" w:space="0" w:color="000000"/>
            </w:tcBorders>
            <w:vAlign w:val="center"/>
          </w:tcPr>
          <w:p w14:paraId="6DC814C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14:paraId="2FD2AFE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288</w:t>
            </w:r>
          </w:p>
        </w:tc>
        <w:tc>
          <w:tcPr>
            <w:tcW w:w="1135" w:type="dxa"/>
            <w:tcBorders>
              <w:top w:val="single" w:sz="4" w:space="0" w:color="000000"/>
              <w:left w:val="single" w:sz="4" w:space="0" w:color="000000"/>
              <w:bottom w:val="single" w:sz="4" w:space="0" w:color="000000"/>
              <w:right w:val="single" w:sz="4" w:space="0" w:color="000000"/>
            </w:tcBorders>
            <w:vAlign w:val="center"/>
          </w:tcPr>
          <w:p w14:paraId="40B1EF3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2.382.057</w:t>
            </w:r>
          </w:p>
        </w:tc>
        <w:tc>
          <w:tcPr>
            <w:tcW w:w="1419" w:type="dxa"/>
            <w:tcBorders>
              <w:top w:val="single" w:sz="4" w:space="0" w:color="000000"/>
              <w:left w:val="single" w:sz="4" w:space="0" w:color="000000"/>
              <w:bottom w:val="single" w:sz="4" w:space="0" w:color="000000"/>
              <w:right w:val="single" w:sz="4" w:space="0" w:color="000000"/>
            </w:tcBorders>
            <w:vAlign w:val="center"/>
          </w:tcPr>
          <w:p w14:paraId="05336F85"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686.032.416</w:t>
            </w:r>
          </w:p>
        </w:tc>
      </w:tr>
      <w:tr w:rsidR="00A10877" w14:paraId="319106E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FF8821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26</w:t>
            </w:r>
          </w:p>
        </w:tc>
        <w:tc>
          <w:tcPr>
            <w:tcW w:w="1813" w:type="dxa"/>
            <w:tcBorders>
              <w:top w:val="single" w:sz="4" w:space="0" w:color="000000"/>
              <w:left w:val="single" w:sz="4" w:space="0" w:color="000000"/>
              <w:bottom w:val="single" w:sz="4" w:space="0" w:color="000000"/>
              <w:right w:val="single" w:sz="4" w:space="0" w:color="000000"/>
            </w:tcBorders>
            <w:vAlign w:val="center"/>
          </w:tcPr>
          <w:p w14:paraId="6BA4B8CC"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Ván khuôn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14:paraId="29526CA3"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A1E6CE0"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5C43A80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480</w:t>
            </w:r>
          </w:p>
        </w:tc>
        <w:tc>
          <w:tcPr>
            <w:tcW w:w="848" w:type="dxa"/>
            <w:tcBorders>
              <w:top w:val="single" w:sz="4" w:space="0" w:color="000000"/>
              <w:left w:val="single" w:sz="4" w:space="0" w:color="000000"/>
              <w:bottom w:val="single" w:sz="4" w:space="0" w:color="000000"/>
              <w:right w:val="single" w:sz="4" w:space="0" w:color="000000"/>
            </w:tcBorders>
            <w:vAlign w:val="center"/>
          </w:tcPr>
          <w:p w14:paraId="2A92593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14:paraId="4B75FED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696</w:t>
            </w:r>
          </w:p>
        </w:tc>
        <w:tc>
          <w:tcPr>
            <w:tcW w:w="1135" w:type="dxa"/>
            <w:tcBorders>
              <w:top w:val="single" w:sz="4" w:space="0" w:color="000000"/>
              <w:left w:val="single" w:sz="4" w:space="0" w:color="000000"/>
              <w:bottom w:val="single" w:sz="4" w:space="0" w:color="000000"/>
              <w:right w:val="single" w:sz="4" w:space="0" w:color="000000"/>
            </w:tcBorders>
            <w:vAlign w:val="center"/>
          </w:tcPr>
          <w:p w14:paraId="08BEE9E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14:paraId="1F2034A9"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283.341.600</w:t>
            </w:r>
          </w:p>
        </w:tc>
      </w:tr>
      <w:tr w:rsidR="00A10877" w14:paraId="589DB5C7"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3C24E51"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27</w:t>
            </w:r>
          </w:p>
        </w:tc>
        <w:tc>
          <w:tcPr>
            <w:tcW w:w="1813" w:type="dxa"/>
            <w:tcBorders>
              <w:top w:val="single" w:sz="4" w:space="0" w:color="000000"/>
              <w:left w:val="single" w:sz="4" w:space="0" w:color="000000"/>
              <w:bottom w:val="single" w:sz="4" w:space="0" w:color="000000"/>
              <w:right w:val="single" w:sz="4" w:space="0" w:color="000000"/>
            </w:tcBorders>
            <w:vAlign w:val="center"/>
          </w:tcPr>
          <w:p w14:paraId="70434C12"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Cốt thép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14:paraId="60CA35CA"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87E6BE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14:paraId="34FEA834"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14,4</w:t>
            </w:r>
          </w:p>
        </w:tc>
        <w:tc>
          <w:tcPr>
            <w:tcW w:w="848" w:type="dxa"/>
            <w:tcBorders>
              <w:top w:val="single" w:sz="4" w:space="0" w:color="000000"/>
              <w:left w:val="single" w:sz="4" w:space="0" w:color="000000"/>
              <w:bottom w:val="single" w:sz="4" w:space="0" w:color="000000"/>
              <w:right w:val="single" w:sz="4" w:space="0" w:color="000000"/>
            </w:tcBorders>
            <w:vAlign w:val="center"/>
          </w:tcPr>
          <w:p w14:paraId="2887B59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43,2</w:t>
            </w:r>
          </w:p>
        </w:tc>
        <w:tc>
          <w:tcPr>
            <w:tcW w:w="853" w:type="dxa"/>
            <w:tcBorders>
              <w:top w:val="single" w:sz="4" w:space="0" w:color="000000"/>
              <w:left w:val="single" w:sz="4" w:space="0" w:color="000000"/>
              <w:bottom w:val="single" w:sz="4" w:space="0" w:color="000000"/>
              <w:right w:val="single" w:sz="4" w:space="0" w:color="000000"/>
            </w:tcBorders>
            <w:vAlign w:val="center"/>
          </w:tcPr>
          <w:p w14:paraId="794D845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57,6</w:t>
            </w:r>
          </w:p>
        </w:tc>
        <w:tc>
          <w:tcPr>
            <w:tcW w:w="1135" w:type="dxa"/>
            <w:tcBorders>
              <w:top w:val="single" w:sz="4" w:space="0" w:color="000000"/>
              <w:left w:val="single" w:sz="4" w:space="0" w:color="000000"/>
              <w:bottom w:val="single" w:sz="4" w:space="0" w:color="000000"/>
              <w:right w:val="single" w:sz="4" w:space="0" w:color="000000"/>
            </w:tcBorders>
            <w:vAlign w:val="center"/>
          </w:tcPr>
          <w:p w14:paraId="2DDB09CC"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14:paraId="4713AB41"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1.412.074.138</w:t>
            </w:r>
          </w:p>
        </w:tc>
      </w:tr>
      <w:tr w:rsidR="00A10877" w14:paraId="5A61A12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5372FA"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6EB8EF"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BỂ NƯỚC PCCC (TRONG HẦM B1)</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B99A0A"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A575D15"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9AB464"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0717EC"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2DB065"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D4EF9A"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F8C9C6"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2.381.448.154</w:t>
            </w:r>
          </w:p>
        </w:tc>
      </w:tr>
      <w:tr w:rsidR="00A10877" w14:paraId="0166C98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E70F291"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28</w:t>
            </w:r>
          </w:p>
        </w:tc>
        <w:tc>
          <w:tcPr>
            <w:tcW w:w="1813" w:type="dxa"/>
            <w:tcBorders>
              <w:top w:val="single" w:sz="4" w:space="0" w:color="000000"/>
              <w:left w:val="single" w:sz="4" w:space="0" w:color="000000"/>
              <w:bottom w:val="single" w:sz="4" w:space="0" w:color="000000"/>
              <w:right w:val="single" w:sz="4" w:space="0" w:color="000000"/>
            </w:tcBorders>
            <w:vAlign w:val="center"/>
          </w:tcPr>
          <w:p w14:paraId="7E169FDB"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14:paraId="44FF8613"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14:paraId="19C767F0"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11EB1E4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72</w:t>
            </w:r>
          </w:p>
        </w:tc>
        <w:tc>
          <w:tcPr>
            <w:tcW w:w="848" w:type="dxa"/>
            <w:tcBorders>
              <w:top w:val="single" w:sz="4" w:space="0" w:color="000000"/>
              <w:left w:val="single" w:sz="4" w:space="0" w:color="000000"/>
              <w:bottom w:val="single" w:sz="4" w:space="0" w:color="000000"/>
              <w:right w:val="single" w:sz="4" w:space="0" w:color="000000"/>
            </w:tcBorders>
            <w:vAlign w:val="center"/>
          </w:tcPr>
          <w:p w14:paraId="03F57D9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14:paraId="7BDEA2C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288</w:t>
            </w:r>
          </w:p>
        </w:tc>
        <w:tc>
          <w:tcPr>
            <w:tcW w:w="1135" w:type="dxa"/>
            <w:tcBorders>
              <w:top w:val="single" w:sz="4" w:space="0" w:color="000000"/>
              <w:left w:val="single" w:sz="4" w:space="0" w:color="000000"/>
              <w:bottom w:val="single" w:sz="4" w:space="0" w:color="000000"/>
              <w:right w:val="single" w:sz="4" w:space="0" w:color="000000"/>
            </w:tcBorders>
            <w:vAlign w:val="center"/>
          </w:tcPr>
          <w:p w14:paraId="27177F3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2.382.057</w:t>
            </w:r>
          </w:p>
        </w:tc>
        <w:tc>
          <w:tcPr>
            <w:tcW w:w="1419" w:type="dxa"/>
            <w:tcBorders>
              <w:top w:val="single" w:sz="4" w:space="0" w:color="000000"/>
              <w:left w:val="single" w:sz="4" w:space="0" w:color="000000"/>
              <w:bottom w:val="single" w:sz="4" w:space="0" w:color="000000"/>
              <w:right w:val="single" w:sz="4" w:space="0" w:color="000000"/>
            </w:tcBorders>
            <w:vAlign w:val="center"/>
          </w:tcPr>
          <w:p w14:paraId="4B7923FF"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686.032.416</w:t>
            </w:r>
          </w:p>
        </w:tc>
      </w:tr>
      <w:tr w:rsidR="00A10877" w14:paraId="319E550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F4D0180"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29</w:t>
            </w:r>
          </w:p>
        </w:tc>
        <w:tc>
          <w:tcPr>
            <w:tcW w:w="1813" w:type="dxa"/>
            <w:tcBorders>
              <w:top w:val="single" w:sz="4" w:space="0" w:color="000000"/>
              <w:left w:val="single" w:sz="4" w:space="0" w:color="000000"/>
              <w:bottom w:val="single" w:sz="4" w:space="0" w:color="000000"/>
              <w:right w:val="single" w:sz="4" w:space="0" w:color="000000"/>
            </w:tcBorders>
            <w:vAlign w:val="center"/>
          </w:tcPr>
          <w:p w14:paraId="283F68B7"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Ván khuôn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14:paraId="23A0F1EC"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06DC27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3DCA90B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480</w:t>
            </w:r>
          </w:p>
        </w:tc>
        <w:tc>
          <w:tcPr>
            <w:tcW w:w="848" w:type="dxa"/>
            <w:tcBorders>
              <w:top w:val="single" w:sz="4" w:space="0" w:color="000000"/>
              <w:left w:val="single" w:sz="4" w:space="0" w:color="000000"/>
              <w:bottom w:val="single" w:sz="4" w:space="0" w:color="000000"/>
              <w:right w:val="single" w:sz="4" w:space="0" w:color="000000"/>
            </w:tcBorders>
            <w:vAlign w:val="center"/>
          </w:tcPr>
          <w:p w14:paraId="1F1DD68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14:paraId="56BAE48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696</w:t>
            </w:r>
          </w:p>
        </w:tc>
        <w:tc>
          <w:tcPr>
            <w:tcW w:w="1135" w:type="dxa"/>
            <w:tcBorders>
              <w:top w:val="single" w:sz="4" w:space="0" w:color="000000"/>
              <w:left w:val="single" w:sz="4" w:space="0" w:color="000000"/>
              <w:bottom w:val="single" w:sz="4" w:space="0" w:color="000000"/>
              <w:right w:val="single" w:sz="4" w:space="0" w:color="000000"/>
            </w:tcBorders>
            <w:vAlign w:val="center"/>
          </w:tcPr>
          <w:p w14:paraId="5ADE352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14:paraId="19AA341F"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283.341.600</w:t>
            </w:r>
          </w:p>
        </w:tc>
      </w:tr>
      <w:tr w:rsidR="00A10877" w14:paraId="3266417F"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230466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30</w:t>
            </w:r>
          </w:p>
        </w:tc>
        <w:tc>
          <w:tcPr>
            <w:tcW w:w="1813" w:type="dxa"/>
            <w:tcBorders>
              <w:top w:val="single" w:sz="4" w:space="0" w:color="000000"/>
              <w:left w:val="single" w:sz="4" w:space="0" w:color="000000"/>
              <w:bottom w:val="single" w:sz="4" w:space="0" w:color="000000"/>
              <w:right w:val="single" w:sz="4" w:space="0" w:color="000000"/>
            </w:tcBorders>
            <w:vAlign w:val="center"/>
          </w:tcPr>
          <w:p w14:paraId="310ACAD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Cốt thép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14:paraId="061494FE"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EA4838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14:paraId="6857A9A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14,4</w:t>
            </w:r>
          </w:p>
        </w:tc>
        <w:tc>
          <w:tcPr>
            <w:tcW w:w="848" w:type="dxa"/>
            <w:tcBorders>
              <w:top w:val="single" w:sz="4" w:space="0" w:color="000000"/>
              <w:left w:val="single" w:sz="4" w:space="0" w:color="000000"/>
              <w:bottom w:val="single" w:sz="4" w:space="0" w:color="000000"/>
              <w:right w:val="single" w:sz="4" w:space="0" w:color="000000"/>
            </w:tcBorders>
            <w:vAlign w:val="center"/>
          </w:tcPr>
          <w:p w14:paraId="0614B8C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43,2</w:t>
            </w:r>
          </w:p>
        </w:tc>
        <w:tc>
          <w:tcPr>
            <w:tcW w:w="853" w:type="dxa"/>
            <w:tcBorders>
              <w:top w:val="single" w:sz="4" w:space="0" w:color="000000"/>
              <w:left w:val="single" w:sz="4" w:space="0" w:color="000000"/>
              <w:bottom w:val="single" w:sz="4" w:space="0" w:color="000000"/>
              <w:right w:val="single" w:sz="4" w:space="0" w:color="000000"/>
            </w:tcBorders>
            <w:vAlign w:val="center"/>
          </w:tcPr>
          <w:p w14:paraId="640056F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57,6</w:t>
            </w:r>
          </w:p>
        </w:tc>
        <w:tc>
          <w:tcPr>
            <w:tcW w:w="1135" w:type="dxa"/>
            <w:tcBorders>
              <w:top w:val="single" w:sz="4" w:space="0" w:color="000000"/>
              <w:left w:val="single" w:sz="4" w:space="0" w:color="000000"/>
              <w:bottom w:val="single" w:sz="4" w:space="0" w:color="000000"/>
              <w:right w:val="single" w:sz="4" w:space="0" w:color="000000"/>
            </w:tcBorders>
            <w:vAlign w:val="center"/>
          </w:tcPr>
          <w:p w14:paraId="7C1645C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14:paraId="7D7FFEFE"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1.412.074.138</w:t>
            </w:r>
          </w:p>
        </w:tc>
      </w:tr>
      <w:tr w:rsidR="00A10877" w14:paraId="7ED503B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EB7C48"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0B9326"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BỂ NƯỚC XLNT (TRONG HẦM B1)</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18ED1A"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Kích thước bể 525m3, 10x15x3.5</w:t>
            </w: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4CBF2F"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4F4584"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2AB1D2"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F4891A"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3C6CAE"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223EEE"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2.381.448.154</w:t>
            </w:r>
          </w:p>
        </w:tc>
      </w:tr>
      <w:tr w:rsidR="00A10877" w14:paraId="625308E0"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CFC090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31</w:t>
            </w:r>
          </w:p>
        </w:tc>
        <w:tc>
          <w:tcPr>
            <w:tcW w:w="1813" w:type="dxa"/>
            <w:tcBorders>
              <w:top w:val="single" w:sz="4" w:space="0" w:color="000000"/>
              <w:left w:val="single" w:sz="4" w:space="0" w:color="000000"/>
              <w:bottom w:val="single" w:sz="4" w:space="0" w:color="000000"/>
              <w:right w:val="single" w:sz="4" w:space="0" w:color="000000"/>
            </w:tcBorders>
            <w:vAlign w:val="center"/>
          </w:tcPr>
          <w:p w14:paraId="7BF31619"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14:paraId="37A3C501"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14:paraId="20C97E0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6CF46AA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72</w:t>
            </w:r>
          </w:p>
        </w:tc>
        <w:tc>
          <w:tcPr>
            <w:tcW w:w="848" w:type="dxa"/>
            <w:tcBorders>
              <w:top w:val="single" w:sz="4" w:space="0" w:color="000000"/>
              <w:left w:val="single" w:sz="4" w:space="0" w:color="000000"/>
              <w:bottom w:val="single" w:sz="4" w:space="0" w:color="000000"/>
              <w:right w:val="single" w:sz="4" w:space="0" w:color="000000"/>
            </w:tcBorders>
            <w:vAlign w:val="center"/>
          </w:tcPr>
          <w:p w14:paraId="77AD0EB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14:paraId="45197DC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288</w:t>
            </w:r>
          </w:p>
        </w:tc>
        <w:tc>
          <w:tcPr>
            <w:tcW w:w="1135" w:type="dxa"/>
            <w:tcBorders>
              <w:top w:val="single" w:sz="4" w:space="0" w:color="000000"/>
              <w:left w:val="single" w:sz="4" w:space="0" w:color="000000"/>
              <w:bottom w:val="single" w:sz="4" w:space="0" w:color="000000"/>
              <w:right w:val="single" w:sz="4" w:space="0" w:color="000000"/>
            </w:tcBorders>
            <w:vAlign w:val="center"/>
          </w:tcPr>
          <w:p w14:paraId="7DFB47A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2.382.057</w:t>
            </w:r>
          </w:p>
        </w:tc>
        <w:tc>
          <w:tcPr>
            <w:tcW w:w="1419" w:type="dxa"/>
            <w:tcBorders>
              <w:top w:val="single" w:sz="4" w:space="0" w:color="000000"/>
              <w:left w:val="single" w:sz="4" w:space="0" w:color="000000"/>
              <w:bottom w:val="single" w:sz="4" w:space="0" w:color="000000"/>
              <w:right w:val="single" w:sz="4" w:space="0" w:color="000000"/>
            </w:tcBorders>
            <w:vAlign w:val="center"/>
          </w:tcPr>
          <w:p w14:paraId="2BF7F3DC"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686.032.416</w:t>
            </w:r>
          </w:p>
        </w:tc>
      </w:tr>
      <w:tr w:rsidR="00A10877" w14:paraId="7BE2197E"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6885DEE"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32</w:t>
            </w:r>
          </w:p>
        </w:tc>
        <w:tc>
          <w:tcPr>
            <w:tcW w:w="1813" w:type="dxa"/>
            <w:tcBorders>
              <w:top w:val="single" w:sz="4" w:space="0" w:color="000000"/>
              <w:left w:val="single" w:sz="4" w:space="0" w:color="000000"/>
              <w:bottom w:val="single" w:sz="4" w:space="0" w:color="000000"/>
              <w:right w:val="single" w:sz="4" w:space="0" w:color="000000"/>
            </w:tcBorders>
            <w:vAlign w:val="center"/>
          </w:tcPr>
          <w:p w14:paraId="5888442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Ván khuôn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14:paraId="7EABA46B"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9CFA0A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4D53AD7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480</w:t>
            </w:r>
          </w:p>
        </w:tc>
        <w:tc>
          <w:tcPr>
            <w:tcW w:w="848" w:type="dxa"/>
            <w:tcBorders>
              <w:top w:val="single" w:sz="4" w:space="0" w:color="000000"/>
              <w:left w:val="single" w:sz="4" w:space="0" w:color="000000"/>
              <w:bottom w:val="single" w:sz="4" w:space="0" w:color="000000"/>
              <w:right w:val="single" w:sz="4" w:space="0" w:color="000000"/>
            </w:tcBorders>
            <w:vAlign w:val="center"/>
          </w:tcPr>
          <w:p w14:paraId="1E31A26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3" w:type="dxa"/>
            <w:tcBorders>
              <w:top w:val="single" w:sz="4" w:space="0" w:color="000000"/>
              <w:left w:val="single" w:sz="4" w:space="0" w:color="000000"/>
              <w:bottom w:val="single" w:sz="4" w:space="0" w:color="000000"/>
              <w:right w:val="single" w:sz="4" w:space="0" w:color="000000"/>
            </w:tcBorders>
            <w:vAlign w:val="center"/>
          </w:tcPr>
          <w:p w14:paraId="7130989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696</w:t>
            </w:r>
          </w:p>
        </w:tc>
        <w:tc>
          <w:tcPr>
            <w:tcW w:w="1135" w:type="dxa"/>
            <w:tcBorders>
              <w:top w:val="single" w:sz="4" w:space="0" w:color="000000"/>
              <w:left w:val="single" w:sz="4" w:space="0" w:color="000000"/>
              <w:bottom w:val="single" w:sz="4" w:space="0" w:color="000000"/>
              <w:right w:val="single" w:sz="4" w:space="0" w:color="000000"/>
            </w:tcBorders>
            <w:vAlign w:val="center"/>
          </w:tcPr>
          <w:p w14:paraId="705AE21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19" w:type="dxa"/>
            <w:tcBorders>
              <w:top w:val="single" w:sz="4" w:space="0" w:color="000000"/>
              <w:left w:val="single" w:sz="4" w:space="0" w:color="000000"/>
              <w:bottom w:val="single" w:sz="4" w:space="0" w:color="000000"/>
              <w:right w:val="single" w:sz="4" w:space="0" w:color="000000"/>
            </w:tcBorders>
            <w:vAlign w:val="center"/>
          </w:tcPr>
          <w:p w14:paraId="69A1B67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283.341.600</w:t>
            </w:r>
          </w:p>
        </w:tc>
      </w:tr>
      <w:tr w:rsidR="00A10877" w14:paraId="03E8EB1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BF8F94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33</w:t>
            </w:r>
          </w:p>
        </w:tc>
        <w:tc>
          <w:tcPr>
            <w:tcW w:w="1813" w:type="dxa"/>
            <w:tcBorders>
              <w:top w:val="single" w:sz="4" w:space="0" w:color="000000"/>
              <w:left w:val="single" w:sz="4" w:space="0" w:color="000000"/>
              <w:bottom w:val="single" w:sz="4" w:space="0" w:color="000000"/>
              <w:right w:val="single" w:sz="4" w:space="0" w:color="000000"/>
            </w:tcBorders>
            <w:vAlign w:val="center"/>
          </w:tcPr>
          <w:p w14:paraId="0980C2A3"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Cốt thép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14:paraId="2BB79B84"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DD5E88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3" w:type="dxa"/>
            <w:tcBorders>
              <w:top w:val="single" w:sz="4" w:space="0" w:color="000000"/>
              <w:left w:val="single" w:sz="4" w:space="0" w:color="000000"/>
              <w:bottom w:val="single" w:sz="4" w:space="0" w:color="000000"/>
              <w:right w:val="single" w:sz="4" w:space="0" w:color="000000"/>
            </w:tcBorders>
            <w:vAlign w:val="center"/>
          </w:tcPr>
          <w:p w14:paraId="52473BA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14,4</w:t>
            </w:r>
          </w:p>
        </w:tc>
        <w:tc>
          <w:tcPr>
            <w:tcW w:w="848" w:type="dxa"/>
            <w:tcBorders>
              <w:top w:val="single" w:sz="4" w:space="0" w:color="000000"/>
              <w:left w:val="single" w:sz="4" w:space="0" w:color="000000"/>
              <w:bottom w:val="single" w:sz="4" w:space="0" w:color="000000"/>
              <w:right w:val="single" w:sz="4" w:space="0" w:color="000000"/>
            </w:tcBorders>
            <w:vAlign w:val="center"/>
          </w:tcPr>
          <w:p w14:paraId="11C7FB4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43,2</w:t>
            </w:r>
          </w:p>
        </w:tc>
        <w:tc>
          <w:tcPr>
            <w:tcW w:w="853" w:type="dxa"/>
            <w:tcBorders>
              <w:top w:val="single" w:sz="4" w:space="0" w:color="000000"/>
              <w:left w:val="single" w:sz="4" w:space="0" w:color="000000"/>
              <w:bottom w:val="single" w:sz="4" w:space="0" w:color="000000"/>
              <w:right w:val="single" w:sz="4" w:space="0" w:color="000000"/>
            </w:tcBorders>
            <w:vAlign w:val="center"/>
          </w:tcPr>
          <w:p w14:paraId="4000114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57,6</w:t>
            </w:r>
          </w:p>
        </w:tc>
        <w:tc>
          <w:tcPr>
            <w:tcW w:w="1135" w:type="dxa"/>
            <w:tcBorders>
              <w:top w:val="single" w:sz="4" w:space="0" w:color="000000"/>
              <w:left w:val="single" w:sz="4" w:space="0" w:color="000000"/>
              <w:bottom w:val="single" w:sz="4" w:space="0" w:color="000000"/>
              <w:right w:val="single" w:sz="4" w:space="0" w:color="000000"/>
            </w:tcBorders>
            <w:vAlign w:val="center"/>
          </w:tcPr>
          <w:p w14:paraId="5DA306D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19" w:type="dxa"/>
            <w:tcBorders>
              <w:top w:val="single" w:sz="4" w:space="0" w:color="000000"/>
              <w:left w:val="single" w:sz="4" w:space="0" w:color="000000"/>
              <w:bottom w:val="single" w:sz="4" w:space="0" w:color="000000"/>
              <w:right w:val="single" w:sz="4" w:space="0" w:color="000000"/>
            </w:tcBorders>
            <w:vAlign w:val="center"/>
          </w:tcPr>
          <w:p w14:paraId="524A353B"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1.412.074.138</w:t>
            </w:r>
          </w:p>
        </w:tc>
      </w:tr>
      <w:tr w:rsidR="00A10877" w14:paraId="4575BAF6"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8F4585"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6ABE55"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CÁC HẠNG MỤC KHÁC</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149381"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6B806D"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92A90CA"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018241"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EECE88"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7605DC"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CB833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5.713.276.503</w:t>
            </w:r>
          </w:p>
        </w:tc>
      </w:tr>
      <w:tr w:rsidR="00A10877" w14:paraId="7C24500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092368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34</w:t>
            </w:r>
          </w:p>
        </w:tc>
        <w:tc>
          <w:tcPr>
            <w:tcW w:w="1813" w:type="dxa"/>
            <w:tcBorders>
              <w:top w:val="single" w:sz="4" w:space="0" w:color="000000"/>
              <w:left w:val="single" w:sz="4" w:space="0" w:color="000000"/>
              <w:bottom w:val="single" w:sz="4" w:space="0" w:color="000000"/>
              <w:right w:val="single" w:sz="4" w:space="0" w:color="000000"/>
            </w:tcBorders>
            <w:vAlign w:val="center"/>
          </w:tcPr>
          <w:p w14:paraId="1442182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Chống thấm nền</w:t>
            </w:r>
          </w:p>
        </w:tc>
        <w:tc>
          <w:tcPr>
            <w:tcW w:w="1134" w:type="dxa"/>
            <w:tcBorders>
              <w:top w:val="single" w:sz="4" w:space="0" w:color="000000"/>
              <w:left w:val="single" w:sz="4" w:space="0" w:color="000000"/>
              <w:bottom w:val="single" w:sz="4" w:space="0" w:color="000000"/>
              <w:right w:val="single" w:sz="4" w:space="0" w:color="000000"/>
            </w:tcBorders>
            <w:vAlign w:val="center"/>
          </w:tcPr>
          <w:p w14:paraId="46A584D5"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6E5B21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44EE574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2.182</w:t>
            </w:r>
          </w:p>
        </w:tc>
        <w:tc>
          <w:tcPr>
            <w:tcW w:w="848" w:type="dxa"/>
            <w:tcBorders>
              <w:top w:val="single" w:sz="4" w:space="0" w:color="000000"/>
              <w:left w:val="single" w:sz="4" w:space="0" w:color="000000"/>
              <w:bottom w:val="single" w:sz="4" w:space="0" w:color="000000"/>
              <w:right w:val="single" w:sz="4" w:space="0" w:color="000000"/>
            </w:tcBorders>
            <w:vAlign w:val="center"/>
          </w:tcPr>
          <w:p w14:paraId="0698063C"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8.163</w:t>
            </w:r>
          </w:p>
        </w:tc>
        <w:tc>
          <w:tcPr>
            <w:tcW w:w="853" w:type="dxa"/>
            <w:tcBorders>
              <w:top w:val="single" w:sz="4" w:space="0" w:color="000000"/>
              <w:left w:val="single" w:sz="4" w:space="0" w:color="000000"/>
              <w:bottom w:val="single" w:sz="4" w:space="0" w:color="000000"/>
              <w:right w:val="single" w:sz="4" w:space="0" w:color="000000"/>
            </w:tcBorders>
            <w:vAlign w:val="center"/>
          </w:tcPr>
          <w:p w14:paraId="1133D66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10.345</w:t>
            </w:r>
          </w:p>
        </w:tc>
        <w:tc>
          <w:tcPr>
            <w:tcW w:w="1135" w:type="dxa"/>
            <w:tcBorders>
              <w:top w:val="single" w:sz="4" w:space="0" w:color="000000"/>
              <w:left w:val="single" w:sz="4" w:space="0" w:color="000000"/>
              <w:bottom w:val="single" w:sz="4" w:space="0" w:color="000000"/>
              <w:right w:val="single" w:sz="4" w:space="0" w:color="000000"/>
            </w:tcBorders>
            <w:vAlign w:val="center"/>
          </w:tcPr>
          <w:p w14:paraId="0CB6215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413.398</w:t>
            </w:r>
          </w:p>
        </w:tc>
        <w:tc>
          <w:tcPr>
            <w:tcW w:w="1419" w:type="dxa"/>
            <w:tcBorders>
              <w:top w:val="single" w:sz="4" w:space="0" w:color="000000"/>
              <w:left w:val="single" w:sz="4" w:space="0" w:color="000000"/>
              <w:bottom w:val="single" w:sz="4" w:space="0" w:color="000000"/>
              <w:right w:val="single" w:sz="4" w:space="0" w:color="000000"/>
            </w:tcBorders>
            <w:vAlign w:val="center"/>
          </w:tcPr>
          <w:p w14:paraId="422AB9BD"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4.276.602.310</w:t>
            </w:r>
          </w:p>
        </w:tc>
      </w:tr>
      <w:tr w:rsidR="00A10877" w14:paraId="2F70D2B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81F7B4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35</w:t>
            </w:r>
          </w:p>
        </w:tc>
        <w:tc>
          <w:tcPr>
            <w:tcW w:w="1813" w:type="dxa"/>
            <w:tcBorders>
              <w:top w:val="single" w:sz="4" w:space="0" w:color="000000"/>
              <w:left w:val="single" w:sz="4" w:space="0" w:color="000000"/>
              <w:bottom w:val="single" w:sz="4" w:space="0" w:color="000000"/>
              <w:right w:val="single" w:sz="4" w:space="0" w:color="000000"/>
            </w:tcBorders>
            <w:vAlign w:val="center"/>
          </w:tcPr>
          <w:p w14:paraId="0ACA39EE"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Chống thấm tường tầng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0B1D03BB"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324CD1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65DDA38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1.281,04</w:t>
            </w:r>
          </w:p>
        </w:tc>
        <w:tc>
          <w:tcPr>
            <w:tcW w:w="848" w:type="dxa"/>
            <w:tcBorders>
              <w:top w:val="single" w:sz="4" w:space="0" w:color="000000"/>
              <w:left w:val="single" w:sz="4" w:space="0" w:color="000000"/>
              <w:bottom w:val="single" w:sz="4" w:space="0" w:color="000000"/>
              <w:right w:val="single" w:sz="4" w:space="0" w:color="000000"/>
            </w:tcBorders>
            <w:vAlign w:val="center"/>
          </w:tcPr>
          <w:p w14:paraId="02D6814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2.665,26</w:t>
            </w:r>
          </w:p>
        </w:tc>
        <w:tc>
          <w:tcPr>
            <w:tcW w:w="853" w:type="dxa"/>
            <w:tcBorders>
              <w:top w:val="single" w:sz="4" w:space="0" w:color="000000"/>
              <w:left w:val="single" w:sz="4" w:space="0" w:color="000000"/>
              <w:bottom w:val="single" w:sz="4" w:space="0" w:color="000000"/>
              <w:right w:val="single" w:sz="4" w:space="0" w:color="000000"/>
            </w:tcBorders>
            <w:vAlign w:val="center"/>
          </w:tcPr>
          <w:p w14:paraId="7A2A4C7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3.946,3</w:t>
            </w:r>
          </w:p>
        </w:tc>
        <w:tc>
          <w:tcPr>
            <w:tcW w:w="1135" w:type="dxa"/>
            <w:tcBorders>
              <w:top w:val="single" w:sz="4" w:space="0" w:color="000000"/>
              <w:left w:val="single" w:sz="4" w:space="0" w:color="000000"/>
              <w:bottom w:val="single" w:sz="4" w:space="0" w:color="000000"/>
              <w:right w:val="single" w:sz="4" w:space="0" w:color="000000"/>
            </w:tcBorders>
            <w:vAlign w:val="center"/>
          </w:tcPr>
          <w:p w14:paraId="43C482F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364.056</w:t>
            </w:r>
          </w:p>
        </w:tc>
        <w:tc>
          <w:tcPr>
            <w:tcW w:w="1419" w:type="dxa"/>
            <w:tcBorders>
              <w:top w:val="single" w:sz="4" w:space="0" w:color="000000"/>
              <w:left w:val="single" w:sz="4" w:space="0" w:color="000000"/>
              <w:bottom w:val="single" w:sz="4" w:space="0" w:color="000000"/>
              <w:right w:val="single" w:sz="4" w:space="0" w:color="000000"/>
            </w:tcBorders>
            <w:vAlign w:val="center"/>
          </w:tcPr>
          <w:p w14:paraId="64E139BC"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1.436.674.193</w:t>
            </w:r>
          </w:p>
        </w:tc>
      </w:tr>
      <w:tr w:rsidR="00A10877" w14:paraId="1FBF340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5176A7"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419DEA"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PHẦN BIỆN PHÁP THI CÔNG</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53EB28"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712C82"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C53BF0"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992F51"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B91B0F"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4FBFD4"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7EF665"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27.849.834.089</w:t>
            </w:r>
          </w:p>
        </w:tc>
      </w:tr>
      <w:tr w:rsidR="00A10877" w14:paraId="4C021FA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3B678E"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3006DDA"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CỪ VĂNG CT1.2</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833809"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098412"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1C4EFF"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80F9024"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196029"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8AEFBE"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1C269C" w14:textId="77777777" w:rsidR="00A10877" w:rsidRDefault="00A10877">
            <w:pPr>
              <w:spacing w:after="120" w:line="276" w:lineRule="auto"/>
              <w:jc w:val="right"/>
              <w:rPr>
                <w:rFonts w:ascii="Times New Roman" w:hAnsi="Times New Roman"/>
                <w:sz w:val="18"/>
                <w:szCs w:val="18"/>
              </w:rPr>
            </w:pPr>
          </w:p>
        </w:tc>
      </w:tr>
      <w:tr w:rsidR="00A10877" w14:paraId="7B4F9076"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885934E"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70C2F3"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F38CD1"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6DEBAB"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F6CC60"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0B3CC5"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270665"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2D0657"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59138B" w14:textId="77777777" w:rsidR="00A10877" w:rsidRDefault="00A10877">
            <w:pPr>
              <w:spacing w:after="120" w:line="276" w:lineRule="auto"/>
              <w:jc w:val="right"/>
              <w:rPr>
                <w:rFonts w:ascii="Times New Roman" w:hAnsi="Times New Roman"/>
                <w:sz w:val="18"/>
                <w:szCs w:val="18"/>
              </w:rPr>
            </w:pPr>
          </w:p>
        </w:tc>
      </w:tr>
      <w:tr w:rsidR="00A10877" w14:paraId="20FADD5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3665FE52"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lastRenderedPageBreak/>
              <w:t>36</w:t>
            </w:r>
          </w:p>
        </w:tc>
        <w:tc>
          <w:tcPr>
            <w:tcW w:w="1813" w:type="dxa"/>
            <w:tcBorders>
              <w:top w:val="single" w:sz="4" w:space="0" w:color="000000"/>
              <w:left w:val="single" w:sz="4" w:space="0" w:color="000000"/>
              <w:bottom w:val="single" w:sz="4" w:space="0" w:color="000000"/>
              <w:right w:val="single" w:sz="4" w:space="0" w:color="000000"/>
            </w:tcBorders>
            <w:vAlign w:val="center"/>
          </w:tcPr>
          <w:p w14:paraId="01DA6895"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14:paraId="32EAD8F9"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76928ED0"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6F7DC7E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848" w:type="dxa"/>
            <w:tcBorders>
              <w:top w:val="single" w:sz="4" w:space="0" w:color="000000"/>
              <w:left w:val="single" w:sz="4" w:space="0" w:color="000000"/>
              <w:bottom w:val="single" w:sz="4" w:space="0" w:color="000000"/>
              <w:right w:val="single" w:sz="4" w:space="0" w:color="000000"/>
            </w:tcBorders>
            <w:vAlign w:val="center"/>
          </w:tcPr>
          <w:p w14:paraId="476B0358"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6F6C2EB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1135" w:type="dxa"/>
            <w:tcBorders>
              <w:top w:val="single" w:sz="4" w:space="0" w:color="000000"/>
              <w:left w:val="single" w:sz="4" w:space="0" w:color="000000"/>
              <w:bottom w:val="single" w:sz="4" w:space="0" w:color="000000"/>
              <w:right w:val="single" w:sz="4" w:space="0" w:color="000000"/>
            </w:tcBorders>
            <w:vAlign w:val="center"/>
          </w:tcPr>
          <w:p w14:paraId="244A1ED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654.898</w:t>
            </w:r>
          </w:p>
        </w:tc>
        <w:tc>
          <w:tcPr>
            <w:tcW w:w="1419" w:type="dxa"/>
            <w:tcBorders>
              <w:top w:val="single" w:sz="4" w:space="0" w:color="000000"/>
              <w:left w:val="single" w:sz="4" w:space="0" w:color="000000"/>
              <w:bottom w:val="single" w:sz="4" w:space="0" w:color="000000"/>
              <w:right w:val="single" w:sz="4" w:space="0" w:color="000000"/>
            </w:tcBorders>
            <w:vAlign w:val="center"/>
          </w:tcPr>
          <w:p w14:paraId="4A8D1210"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6.035.539.968</w:t>
            </w:r>
          </w:p>
        </w:tc>
      </w:tr>
      <w:tr w:rsidR="00A10877" w14:paraId="5972CD5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30ADB54"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37</w:t>
            </w:r>
          </w:p>
        </w:tc>
        <w:tc>
          <w:tcPr>
            <w:tcW w:w="1813" w:type="dxa"/>
            <w:tcBorders>
              <w:top w:val="single" w:sz="4" w:space="0" w:color="000000"/>
              <w:left w:val="single" w:sz="4" w:space="0" w:color="000000"/>
              <w:bottom w:val="single" w:sz="4" w:space="0" w:color="000000"/>
              <w:right w:val="single" w:sz="4" w:space="0" w:color="000000"/>
            </w:tcBorders>
            <w:vAlign w:val="center"/>
          </w:tcPr>
          <w:p w14:paraId="628CF53D"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14:paraId="54A90930"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3D26315"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6930050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848" w:type="dxa"/>
            <w:tcBorders>
              <w:top w:val="single" w:sz="4" w:space="0" w:color="000000"/>
              <w:left w:val="single" w:sz="4" w:space="0" w:color="000000"/>
              <w:bottom w:val="single" w:sz="4" w:space="0" w:color="000000"/>
              <w:right w:val="single" w:sz="4" w:space="0" w:color="000000"/>
            </w:tcBorders>
            <w:vAlign w:val="center"/>
          </w:tcPr>
          <w:p w14:paraId="723CD240"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225AC7C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1135" w:type="dxa"/>
            <w:tcBorders>
              <w:top w:val="single" w:sz="4" w:space="0" w:color="000000"/>
              <w:left w:val="single" w:sz="4" w:space="0" w:color="000000"/>
              <w:bottom w:val="single" w:sz="4" w:space="0" w:color="000000"/>
              <w:right w:val="single" w:sz="4" w:space="0" w:color="000000"/>
            </w:tcBorders>
            <w:vAlign w:val="center"/>
          </w:tcPr>
          <w:p w14:paraId="0FADFD2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66.460</w:t>
            </w:r>
          </w:p>
        </w:tc>
        <w:tc>
          <w:tcPr>
            <w:tcW w:w="1419" w:type="dxa"/>
            <w:tcBorders>
              <w:top w:val="single" w:sz="4" w:space="0" w:color="000000"/>
              <w:left w:val="single" w:sz="4" w:space="0" w:color="000000"/>
              <w:bottom w:val="single" w:sz="4" w:space="0" w:color="000000"/>
              <w:right w:val="single" w:sz="4" w:space="0" w:color="000000"/>
            </w:tcBorders>
            <w:vAlign w:val="center"/>
          </w:tcPr>
          <w:p w14:paraId="20D65475"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612.495.360</w:t>
            </w:r>
          </w:p>
        </w:tc>
      </w:tr>
      <w:tr w:rsidR="00A10877" w14:paraId="597D77C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43B7AD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38</w:t>
            </w:r>
          </w:p>
        </w:tc>
        <w:tc>
          <w:tcPr>
            <w:tcW w:w="1813" w:type="dxa"/>
            <w:tcBorders>
              <w:top w:val="single" w:sz="4" w:space="0" w:color="000000"/>
              <w:left w:val="single" w:sz="4" w:space="0" w:color="000000"/>
              <w:bottom w:val="single" w:sz="4" w:space="0" w:color="000000"/>
              <w:right w:val="single" w:sz="4" w:space="0" w:color="000000"/>
            </w:tcBorders>
            <w:vAlign w:val="center"/>
          </w:tcPr>
          <w:p w14:paraId="18E4387D"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14:paraId="0657D799"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2F6C74B"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004889B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848" w:type="dxa"/>
            <w:tcBorders>
              <w:top w:val="single" w:sz="4" w:space="0" w:color="000000"/>
              <w:left w:val="single" w:sz="4" w:space="0" w:color="000000"/>
              <w:bottom w:val="single" w:sz="4" w:space="0" w:color="000000"/>
              <w:right w:val="single" w:sz="4" w:space="0" w:color="000000"/>
            </w:tcBorders>
            <w:vAlign w:val="center"/>
          </w:tcPr>
          <w:p w14:paraId="79D8533F"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7AFE9E4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1135" w:type="dxa"/>
            <w:tcBorders>
              <w:top w:val="single" w:sz="4" w:space="0" w:color="000000"/>
              <w:left w:val="single" w:sz="4" w:space="0" w:color="000000"/>
              <w:bottom w:val="single" w:sz="4" w:space="0" w:color="000000"/>
              <w:right w:val="single" w:sz="4" w:space="0" w:color="000000"/>
            </w:tcBorders>
            <w:vAlign w:val="center"/>
          </w:tcPr>
          <w:p w14:paraId="150C1FA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35.108</w:t>
            </w:r>
          </w:p>
        </w:tc>
        <w:tc>
          <w:tcPr>
            <w:tcW w:w="1419" w:type="dxa"/>
            <w:tcBorders>
              <w:top w:val="single" w:sz="4" w:space="0" w:color="000000"/>
              <w:left w:val="single" w:sz="4" w:space="0" w:color="000000"/>
              <w:bottom w:val="single" w:sz="4" w:space="0" w:color="000000"/>
              <w:right w:val="single" w:sz="4" w:space="0" w:color="000000"/>
            </w:tcBorders>
            <w:vAlign w:val="center"/>
          </w:tcPr>
          <w:p w14:paraId="0D282E1B"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323.555.328</w:t>
            </w:r>
          </w:p>
        </w:tc>
      </w:tr>
      <w:tr w:rsidR="00A10877" w14:paraId="0E018A2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3D681EE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39</w:t>
            </w:r>
          </w:p>
        </w:tc>
        <w:tc>
          <w:tcPr>
            <w:tcW w:w="1813" w:type="dxa"/>
            <w:tcBorders>
              <w:top w:val="single" w:sz="4" w:space="0" w:color="000000"/>
              <w:left w:val="single" w:sz="4" w:space="0" w:color="000000"/>
              <w:bottom w:val="single" w:sz="4" w:space="0" w:color="000000"/>
              <w:right w:val="single" w:sz="4" w:space="0" w:color="000000"/>
            </w:tcBorders>
            <w:vAlign w:val="center"/>
          </w:tcPr>
          <w:p w14:paraId="5E772E95"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14:paraId="1D42E4B8"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A4D317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md/ tháng</w:t>
            </w:r>
          </w:p>
        </w:tc>
        <w:tc>
          <w:tcPr>
            <w:tcW w:w="853" w:type="dxa"/>
            <w:tcBorders>
              <w:top w:val="single" w:sz="4" w:space="0" w:color="000000"/>
              <w:left w:val="single" w:sz="4" w:space="0" w:color="000000"/>
              <w:bottom w:val="single" w:sz="4" w:space="0" w:color="000000"/>
              <w:right w:val="single" w:sz="4" w:space="0" w:color="000000"/>
            </w:tcBorders>
            <w:vAlign w:val="center"/>
          </w:tcPr>
          <w:p w14:paraId="6E6FC57F"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50F89179"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6AF19E0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135" w:type="dxa"/>
            <w:tcBorders>
              <w:top w:val="single" w:sz="4" w:space="0" w:color="000000"/>
              <w:left w:val="single" w:sz="4" w:space="0" w:color="000000"/>
              <w:bottom w:val="single" w:sz="4" w:space="0" w:color="000000"/>
              <w:right w:val="single" w:sz="4" w:space="0" w:color="000000"/>
            </w:tcBorders>
            <w:vAlign w:val="center"/>
          </w:tcPr>
          <w:p w14:paraId="52477E67"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419" w:type="dxa"/>
            <w:tcBorders>
              <w:top w:val="single" w:sz="4" w:space="0" w:color="000000"/>
              <w:left w:val="single" w:sz="4" w:space="0" w:color="000000"/>
              <w:bottom w:val="single" w:sz="4" w:space="0" w:color="000000"/>
              <w:right w:val="single" w:sz="4" w:space="0" w:color="000000"/>
            </w:tcBorders>
            <w:vAlign w:val="center"/>
          </w:tcPr>
          <w:p w14:paraId="1BC920F1"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r>
      <w:tr w:rsidR="00A10877" w14:paraId="62DDC4D7"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1CDFE3"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C607BE"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23DCAB"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D53B07"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464A25"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29735AD"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F2E53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507819"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1C405A" w14:textId="77777777" w:rsidR="00A10877" w:rsidRDefault="00A10877">
            <w:pPr>
              <w:spacing w:after="120" w:line="276" w:lineRule="auto"/>
              <w:jc w:val="right"/>
              <w:rPr>
                <w:rFonts w:ascii="Times New Roman" w:hAnsi="Times New Roman"/>
                <w:sz w:val="18"/>
                <w:szCs w:val="18"/>
              </w:rPr>
            </w:pPr>
          </w:p>
        </w:tc>
      </w:tr>
      <w:tr w:rsidR="00A10877" w14:paraId="5C3395AB"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0D54797"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40</w:t>
            </w:r>
          </w:p>
        </w:tc>
        <w:tc>
          <w:tcPr>
            <w:tcW w:w="1813" w:type="dxa"/>
            <w:tcBorders>
              <w:top w:val="single" w:sz="4" w:space="0" w:color="000000"/>
              <w:left w:val="single" w:sz="4" w:space="0" w:color="000000"/>
              <w:bottom w:val="single" w:sz="4" w:space="0" w:color="000000"/>
              <w:right w:val="single" w:sz="4" w:space="0" w:color="000000"/>
            </w:tcBorders>
            <w:vAlign w:val="center"/>
          </w:tcPr>
          <w:p w14:paraId="412863BE"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45873B7A"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70018DC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06A94964"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848" w:type="dxa"/>
            <w:tcBorders>
              <w:top w:val="single" w:sz="4" w:space="0" w:color="000000"/>
              <w:left w:val="single" w:sz="4" w:space="0" w:color="000000"/>
              <w:bottom w:val="single" w:sz="4" w:space="0" w:color="000000"/>
              <w:right w:val="single" w:sz="4" w:space="0" w:color="000000"/>
            </w:tcBorders>
            <w:vAlign w:val="center"/>
          </w:tcPr>
          <w:p w14:paraId="27712E10"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3C00E02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1135" w:type="dxa"/>
            <w:tcBorders>
              <w:top w:val="single" w:sz="4" w:space="0" w:color="000000"/>
              <w:left w:val="single" w:sz="4" w:space="0" w:color="000000"/>
              <w:bottom w:val="single" w:sz="4" w:space="0" w:color="000000"/>
              <w:right w:val="single" w:sz="4" w:space="0" w:color="000000"/>
            </w:tcBorders>
            <w:vAlign w:val="center"/>
          </w:tcPr>
          <w:p w14:paraId="08A3DE7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185.924</w:t>
            </w:r>
          </w:p>
        </w:tc>
        <w:tc>
          <w:tcPr>
            <w:tcW w:w="1419" w:type="dxa"/>
            <w:tcBorders>
              <w:top w:val="single" w:sz="4" w:space="0" w:color="000000"/>
              <w:left w:val="single" w:sz="4" w:space="0" w:color="000000"/>
              <w:bottom w:val="single" w:sz="4" w:space="0" w:color="000000"/>
              <w:right w:val="single" w:sz="4" w:space="0" w:color="000000"/>
            </w:tcBorders>
            <w:vAlign w:val="center"/>
          </w:tcPr>
          <w:p w14:paraId="119A0161"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330.201.024</w:t>
            </w:r>
          </w:p>
        </w:tc>
      </w:tr>
      <w:tr w:rsidR="00A10877" w14:paraId="7989458F"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2019A2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41</w:t>
            </w:r>
          </w:p>
        </w:tc>
        <w:tc>
          <w:tcPr>
            <w:tcW w:w="1813" w:type="dxa"/>
            <w:tcBorders>
              <w:top w:val="single" w:sz="4" w:space="0" w:color="000000"/>
              <w:left w:val="single" w:sz="4" w:space="0" w:color="000000"/>
              <w:bottom w:val="single" w:sz="4" w:space="0" w:color="000000"/>
              <w:right w:val="single" w:sz="4" w:space="0" w:color="000000"/>
            </w:tcBorders>
            <w:vAlign w:val="center"/>
          </w:tcPr>
          <w:p w14:paraId="52830276"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14:paraId="0702493B"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DC0002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49D38A7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848" w:type="dxa"/>
            <w:tcBorders>
              <w:top w:val="single" w:sz="4" w:space="0" w:color="000000"/>
              <w:left w:val="single" w:sz="4" w:space="0" w:color="000000"/>
              <w:bottom w:val="single" w:sz="4" w:space="0" w:color="000000"/>
              <w:right w:val="single" w:sz="4" w:space="0" w:color="000000"/>
            </w:tcBorders>
            <w:vAlign w:val="center"/>
          </w:tcPr>
          <w:p w14:paraId="537432C6"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2BCCC89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1135" w:type="dxa"/>
            <w:tcBorders>
              <w:top w:val="single" w:sz="4" w:space="0" w:color="000000"/>
              <w:left w:val="single" w:sz="4" w:space="0" w:color="000000"/>
              <w:bottom w:val="single" w:sz="4" w:space="0" w:color="000000"/>
              <w:right w:val="single" w:sz="4" w:space="0" w:color="000000"/>
            </w:tcBorders>
            <w:vAlign w:val="center"/>
          </w:tcPr>
          <w:p w14:paraId="6A375F6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67.890</w:t>
            </w:r>
          </w:p>
        </w:tc>
        <w:tc>
          <w:tcPr>
            <w:tcW w:w="1419" w:type="dxa"/>
            <w:tcBorders>
              <w:top w:val="single" w:sz="4" w:space="0" w:color="000000"/>
              <w:left w:val="single" w:sz="4" w:space="0" w:color="000000"/>
              <w:bottom w:val="single" w:sz="4" w:space="0" w:color="000000"/>
              <w:right w:val="single" w:sz="4" w:space="0" w:color="000000"/>
            </w:tcBorders>
            <w:vAlign w:val="center"/>
          </w:tcPr>
          <w:p w14:paraId="6954E95B"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120.572.640</w:t>
            </w:r>
          </w:p>
        </w:tc>
      </w:tr>
      <w:tr w:rsidR="00A10877" w14:paraId="7FD2CEB0"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23E88AB"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42</w:t>
            </w:r>
          </w:p>
        </w:tc>
        <w:tc>
          <w:tcPr>
            <w:tcW w:w="1813" w:type="dxa"/>
            <w:tcBorders>
              <w:top w:val="single" w:sz="4" w:space="0" w:color="000000"/>
              <w:left w:val="single" w:sz="4" w:space="0" w:color="000000"/>
              <w:bottom w:val="single" w:sz="4" w:space="0" w:color="000000"/>
              <w:right w:val="single" w:sz="4" w:space="0" w:color="000000"/>
            </w:tcBorders>
            <w:vAlign w:val="center"/>
          </w:tcPr>
          <w:p w14:paraId="540DDC90"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14:paraId="32D3755A"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549CCE4"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2B4646C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848" w:type="dxa"/>
            <w:tcBorders>
              <w:top w:val="single" w:sz="4" w:space="0" w:color="000000"/>
              <w:left w:val="single" w:sz="4" w:space="0" w:color="000000"/>
              <w:bottom w:val="single" w:sz="4" w:space="0" w:color="000000"/>
              <w:right w:val="single" w:sz="4" w:space="0" w:color="000000"/>
            </w:tcBorders>
            <w:vAlign w:val="center"/>
          </w:tcPr>
          <w:p w14:paraId="42172FF7"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0E97FC7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1135" w:type="dxa"/>
            <w:tcBorders>
              <w:top w:val="single" w:sz="4" w:space="0" w:color="000000"/>
              <w:left w:val="single" w:sz="4" w:space="0" w:color="000000"/>
              <w:bottom w:val="single" w:sz="4" w:space="0" w:color="000000"/>
              <w:right w:val="single" w:sz="4" w:space="0" w:color="000000"/>
            </w:tcBorders>
            <w:vAlign w:val="center"/>
          </w:tcPr>
          <w:p w14:paraId="77BDEE2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35.108</w:t>
            </w:r>
          </w:p>
        </w:tc>
        <w:tc>
          <w:tcPr>
            <w:tcW w:w="1419" w:type="dxa"/>
            <w:tcBorders>
              <w:top w:val="single" w:sz="4" w:space="0" w:color="000000"/>
              <w:left w:val="single" w:sz="4" w:space="0" w:color="000000"/>
              <w:bottom w:val="single" w:sz="4" w:space="0" w:color="000000"/>
              <w:right w:val="single" w:sz="4" w:space="0" w:color="000000"/>
            </w:tcBorders>
            <w:vAlign w:val="center"/>
          </w:tcPr>
          <w:p w14:paraId="4C65FE1F"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62.351.808</w:t>
            </w:r>
          </w:p>
        </w:tc>
      </w:tr>
      <w:tr w:rsidR="00A10877" w14:paraId="082219A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503790"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707272"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E33ECD"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ED31F1"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7A1A5F8"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68F682"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C5A3C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28FF3A"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D45087" w14:textId="77777777" w:rsidR="00A10877" w:rsidRDefault="00A10877">
            <w:pPr>
              <w:spacing w:after="120" w:line="276" w:lineRule="auto"/>
              <w:jc w:val="right"/>
              <w:rPr>
                <w:rFonts w:ascii="Times New Roman" w:hAnsi="Times New Roman"/>
                <w:sz w:val="18"/>
                <w:szCs w:val="18"/>
              </w:rPr>
            </w:pPr>
          </w:p>
        </w:tc>
      </w:tr>
      <w:tr w:rsidR="00A10877" w14:paraId="1B0D1AD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F3E972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43</w:t>
            </w:r>
          </w:p>
        </w:tc>
        <w:tc>
          <w:tcPr>
            <w:tcW w:w="1813" w:type="dxa"/>
            <w:tcBorders>
              <w:top w:val="single" w:sz="4" w:space="0" w:color="000000"/>
              <w:left w:val="single" w:sz="4" w:space="0" w:color="000000"/>
              <w:bottom w:val="single" w:sz="4" w:space="0" w:color="000000"/>
              <w:right w:val="single" w:sz="4" w:space="0" w:color="000000"/>
            </w:tcBorders>
            <w:vAlign w:val="center"/>
          </w:tcPr>
          <w:p w14:paraId="3F3A50B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3B37859A"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5C0D27DB"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7FBEDE4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848" w:type="dxa"/>
            <w:tcBorders>
              <w:top w:val="single" w:sz="4" w:space="0" w:color="000000"/>
              <w:left w:val="single" w:sz="4" w:space="0" w:color="000000"/>
              <w:bottom w:val="single" w:sz="4" w:space="0" w:color="000000"/>
              <w:right w:val="single" w:sz="4" w:space="0" w:color="000000"/>
            </w:tcBorders>
            <w:vAlign w:val="center"/>
          </w:tcPr>
          <w:p w14:paraId="5861AB25"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35EF9F8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1135" w:type="dxa"/>
            <w:tcBorders>
              <w:top w:val="single" w:sz="4" w:space="0" w:color="000000"/>
              <w:left w:val="single" w:sz="4" w:space="0" w:color="000000"/>
              <w:bottom w:val="single" w:sz="4" w:space="0" w:color="000000"/>
              <w:right w:val="single" w:sz="4" w:space="0" w:color="000000"/>
            </w:tcBorders>
            <w:vAlign w:val="center"/>
          </w:tcPr>
          <w:p w14:paraId="44C8E0C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6.797</w:t>
            </w:r>
          </w:p>
        </w:tc>
        <w:tc>
          <w:tcPr>
            <w:tcW w:w="1419" w:type="dxa"/>
            <w:tcBorders>
              <w:top w:val="single" w:sz="4" w:space="0" w:color="000000"/>
              <w:left w:val="single" w:sz="4" w:space="0" w:color="000000"/>
              <w:bottom w:val="single" w:sz="4" w:space="0" w:color="000000"/>
              <w:right w:val="single" w:sz="4" w:space="0" w:color="000000"/>
            </w:tcBorders>
            <w:vAlign w:val="center"/>
          </w:tcPr>
          <w:p w14:paraId="6963219B"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799.398.568</w:t>
            </w:r>
          </w:p>
        </w:tc>
      </w:tr>
      <w:tr w:rsidR="00A10877" w14:paraId="75B63F36"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0CA7FCB"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44</w:t>
            </w:r>
          </w:p>
        </w:tc>
        <w:tc>
          <w:tcPr>
            <w:tcW w:w="1813" w:type="dxa"/>
            <w:tcBorders>
              <w:top w:val="single" w:sz="4" w:space="0" w:color="000000"/>
              <w:left w:val="single" w:sz="4" w:space="0" w:color="000000"/>
              <w:bottom w:val="single" w:sz="4" w:space="0" w:color="000000"/>
              <w:right w:val="single" w:sz="4" w:space="0" w:color="000000"/>
            </w:tcBorders>
            <w:vAlign w:val="center"/>
          </w:tcPr>
          <w:p w14:paraId="53956D9B"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269AAB80"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6B21F5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4A68741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848" w:type="dxa"/>
            <w:tcBorders>
              <w:top w:val="single" w:sz="4" w:space="0" w:color="000000"/>
              <w:left w:val="single" w:sz="4" w:space="0" w:color="000000"/>
              <w:bottom w:val="single" w:sz="4" w:space="0" w:color="000000"/>
              <w:right w:val="single" w:sz="4" w:space="0" w:color="000000"/>
            </w:tcBorders>
            <w:vAlign w:val="center"/>
          </w:tcPr>
          <w:p w14:paraId="243B68E2"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1633729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1135" w:type="dxa"/>
            <w:tcBorders>
              <w:top w:val="single" w:sz="4" w:space="0" w:color="000000"/>
              <w:left w:val="single" w:sz="4" w:space="0" w:color="000000"/>
              <w:bottom w:val="single" w:sz="4" w:space="0" w:color="000000"/>
              <w:right w:val="single" w:sz="4" w:space="0" w:color="000000"/>
            </w:tcBorders>
            <w:vAlign w:val="center"/>
          </w:tcPr>
          <w:p w14:paraId="4EC0693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6.236</w:t>
            </w:r>
          </w:p>
        </w:tc>
        <w:tc>
          <w:tcPr>
            <w:tcW w:w="1419" w:type="dxa"/>
            <w:tcBorders>
              <w:top w:val="single" w:sz="4" w:space="0" w:color="000000"/>
              <w:left w:val="single" w:sz="4" w:space="0" w:color="000000"/>
              <w:bottom w:val="single" w:sz="4" w:space="0" w:color="000000"/>
              <w:right w:val="single" w:sz="4" w:space="0" w:color="000000"/>
            </w:tcBorders>
            <w:vAlign w:val="center"/>
          </w:tcPr>
          <w:p w14:paraId="46924D8F"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733.419.078</w:t>
            </w:r>
          </w:p>
        </w:tc>
      </w:tr>
      <w:tr w:rsidR="00A10877" w14:paraId="6C7ADDD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BA3F9C5"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45</w:t>
            </w:r>
          </w:p>
        </w:tc>
        <w:tc>
          <w:tcPr>
            <w:tcW w:w="1813" w:type="dxa"/>
            <w:tcBorders>
              <w:top w:val="single" w:sz="4" w:space="0" w:color="000000"/>
              <w:left w:val="single" w:sz="4" w:space="0" w:color="000000"/>
              <w:bottom w:val="single" w:sz="4" w:space="0" w:color="000000"/>
              <w:right w:val="single" w:sz="4" w:space="0" w:color="000000"/>
            </w:tcBorders>
            <w:vAlign w:val="center"/>
          </w:tcPr>
          <w:p w14:paraId="0CB1DDDA"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1E989B3C"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F88189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0325851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848" w:type="dxa"/>
            <w:tcBorders>
              <w:top w:val="single" w:sz="4" w:space="0" w:color="000000"/>
              <w:left w:val="single" w:sz="4" w:space="0" w:color="000000"/>
              <w:bottom w:val="single" w:sz="4" w:space="0" w:color="000000"/>
              <w:right w:val="single" w:sz="4" w:space="0" w:color="000000"/>
            </w:tcBorders>
            <w:vAlign w:val="center"/>
          </w:tcPr>
          <w:p w14:paraId="516EE04D"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259FBED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1135" w:type="dxa"/>
            <w:tcBorders>
              <w:top w:val="single" w:sz="4" w:space="0" w:color="000000"/>
              <w:left w:val="single" w:sz="4" w:space="0" w:color="000000"/>
              <w:bottom w:val="single" w:sz="4" w:space="0" w:color="000000"/>
              <w:right w:val="single" w:sz="4" w:space="0" w:color="000000"/>
            </w:tcBorders>
            <w:vAlign w:val="center"/>
          </w:tcPr>
          <w:p w14:paraId="7C6A33C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2.902</w:t>
            </w:r>
          </w:p>
        </w:tc>
        <w:tc>
          <w:tcPr>
            <w:tcW w:w="1419" w:type="dxa"/>
            <w:tcBorders>
              <w:top w:val="single" w:sz="4" w:space="0" w:color="000000"/>
              <w:left w:val="single" w:sz="4" w:space="0" w:color="000000"/>
              <w:bottom w:val="single" w:sz="4" w:space="0" w:color="000000"/>
              <w:right w:val="single" w:sz="4" w:space="0" w:color="000000"/>
            </w:tcBorders>
            <w:vAlign w:val="center"/>
          </w:tcPr>
          <w:p w14:paraId="115106B4"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341.305.671</w:t>
            </w:r>
          </w:p>
        </w:tc>
      </w:tr>
      <w:tr w:rsidR="00A10877" w14:paraId="60ED17B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09E432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46</w:t>
            </w:r>
          </w:p>
        </w:tc>
        <w:tc>
          <w:tcPr>
            <w:tcW w:w="1813" w:type="dxa"/>
            <w:tcBorders>
              <w:top w:val="single" w:sz="4" w:space="0" w:color="000000"/>
              <w:left w:val="single" w:sz="4" w:space="0" w:color="000000"/>
              <w:bottom w:val="single" w:sz="4" w:space="0" w:color="000000"/>
              <w:right w:val="single" w:sz="4" w:space="0" w:color="000000"/>
            </w:tcBorders>
            <w:vAlign w:val="center"/>
          </w:tcPr>
          <w:p w14:paraId="1282D6F5"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14:paraId="407D39CA"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F1ECA7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md/ tháng</w:t>
            </w:r>
          </w:p>
        </w:tc>
        <w:tc>
          <w:tcPr>
            <w:tcW w:w="853" w:type="dxa"/>
            <w:tcBorders>
              <w:top w:val="single" w:sz="4" w:space="0" w:color="000000"/>
              <w:left w:val="single" w:sz="4" w:space="0" w:color="000000"/>
              <w:bottom w:val="single" w:sz="4" w:space="0" w:color="000000"/>
              <w:right w:val="single" w:sz="4" w:space="0" w:color="000000"/>
            </w:tcBorders>
            <w:vAlign w:val="center"/>
          </w:tcPr>
          <w:p w14:paraId="7B4AB130"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7B7C7CD7"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71CE2E6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135" w:type="dxa"/>
            <w:tcBorders>
              <w:top w:val="single" w:sz="4" w:space="0" w:color="000000"/>
              <w:left w:val="single" w:sz="4" w:space="0" w:color="000000"/>
              <w:bottom w:val="single" w:sz="4" w:space="0" w:color="000000"/>
              <w:right w:val="single" w:sz="4" w:space="0" w:color="000000"/>
            </w:tcBorders>
            <w:vAlign w:val="center"/>
          </w:tcPr>
          <w:p w14:paraId="0DD8023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419" w:type="dxa"/>
            <w:tcBorders>
              <w:top w:val="single" w:sz="4" w:space="0" w:color="000000"/>
              <w:left w:val="single" w:sz="4" w:space="0" w:color="000000"/>
              <w:bottom w:val="single" w:sz="4" w:space="0" w:color="000000"/>
              <w:right w:val="single" w:sz="4" w:space="0" w:color="000000"/>
            </w:tcBorders>
            <w:vAlign w:val="center"/>
          </w:tcPr>
          <w:p w14:paraId="32D999C6"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r>
      <w:tr w:rsidR="00A10877" w14:paraId="38ED72CE"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B2EE8B"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760D09"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DED123"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0A0567"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7E2A84"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31EB96"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27A6F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3D4AE4"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6EDBA6" w14:textId="77777777" w:rsidR="00A10877" w:rsidRDefault="00A10877">
            <w:pPr>
              <w:spacing w:after="120" w:line="276" w:lineRule="auto"/>
              <w:jc w:val="right"/>
              <w:rPr>
                <w:rFonts w:ascii="Times New Roman" w:hAnsi="Times New Roman"/>
                <w:sz w:val="18"/>
                <w:szCs w:val="18"/>
              </w:rPr>
            </w:pPr>
          </w:p>
        </w:tc>
      </w:tr>
      <w:tr w:rsidR="00A10877" w14:paraId="1ABD85E8"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85A1A4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47</w:t>
            </w:r>
          </w:p>
        </w:tc>
        <w:tc>
          <w:tcPr>
            <w:tcW w:w="1813" w:type="dxa"/>
            <w:tcBorders>
              <w:top w:val="single" w:sz="4" w:space="0" w:color="000000"/>
              <w:left w:val="single" w:sz="4" w:space="0" w:color="000000"/>
              <w:bottom w:val="single" w:sz="4" w:space="0" w:color="000000"/>
              <w:right w:val="single" w:sz="4" w:space="0" w:color="000000"/>
            </w:tcBorders>
            <w:vAlign w:val="center"/>
          </w:tcPr>
          <w:p w14:paraId="03AF2702"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71782BF3"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2A3AFA45"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339FFF9C"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848" w:type="dxa"/>
            <w:tcBorders>
              <w:top w:val="single" w:sz="4" w:space="0" w:color="000000"/>
              <w:left w:val="single" w:sz="4" w:space="0" w:color="000000"/>
              <w:bottom w:val="single" w:sz="4" w:space="0" w:color="000000"/>
              <w:right w:val="single" w:sz="4" w:space="0" w:color="000000"/>
            </w:tcBorders>
            <w:vAlign w:val="center"/>
          </w:tcPr>
          <w:p w14:paraId="1C1DD5A5"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3F99E9D7"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1135" w:type="dxa"/>
            <w:tcBorders>
              <w:top w:val="single" w:sz="4" w:space="0" w:color="000000"/>
              <w:left w:val="single" w:sz="4" w:space="0" w:color="000000"/>
              <w:bottom w:val="single" w:sz="4" w:space="0" w:color="000000"/>
              <w:right w:val="single" w:sz="4" w:space="0" w:color="000000"/>
            </w:tcBorders>
            <w:vAlign w:val="center"/>
          </w:tcPr>
          <w:p w14:paraId="0EACC137"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6.797</w:t>
            </w:r>
          </w:p>
        </w:tc>
        <w:tc>
          <w:tcPr>
            <w:tcW w:w="1419" w:type="dxa"/>
            <w:tcBorders>
              <w:top w:val="single" w:sz="4" w:space="0" w:color="000000"/>
              <w:left w:val="single" w:sz="4" w:space="0" w:color="000000"/>
              <w:bottom w:val="single" w:sz="4" w:space="0" w:color="000000"/>
              <w:right w:val="single" w:sz="4" w:space="0" w:color="000000"/>
            </w:tcBorders>
            <w:vAlign w:val="center"/>
          </w:tcPr>
          <w:p w14:paraId="147D01DF"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110.192.964</w:t>
            </w:r>
          </w:p>
        </w:tc>
      </w:tr>
      <w:tr w:rsidR="00A10877" w14:paraId="26ABEC09"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3C6CA1A"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48</w:t>
            </w:r>
          </w:p>
        </w:tc>
        <w:tc>
          <w:tcPr>
            <w:tcW w:w="1813" w:type="dxa"/>
            <w:tcBorders>
              <w:top w:val="single" w:sz="4" w:space="0" w:color="000000"/>
              <w:left w:val="single" w:sz="4" w:space="0" w:color="000000"/>
              <w:bottom w:val="single" w:sz="4" w:space="0" w:color="000000"/>
              <w:right w:val="single" w:sz="4" w:space="0" w:color="000000"/>
            </w:tcBorders>
            <w:vAlign w:val="center"/>
          </w:tcPr>
          <w:p w14:paraId="2C4449D2"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52D0D93A"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12A5B0A"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40F367B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848" w:type="dxa"/>
            <w:tcBorders>
              <w:top w:val="single" w:sz="4" w:space="0" w:color="000000"/>
              <w:left w:val="single" w:sz="4" w:space="0" w:color="000000"/>
              <w:bottom w:val="single" w:sz="4" w:space="0" w:color="000000"/>
              <w:right w:val="single" w:sz="4" w:space="0" w:color="000000"/>
            </w:tcBorders>
            <w:vAlign w:val="center"/>
          </w:tcPr>
          <w:p w14:paraId="54DEFCEC"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0999C5F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1135" w:type="dxa"/>
            <w:tcBorders>
              <w:top w:val="single" w:sz="4" w:space="0" w:color="000000"/>
              <w:left w:val="single" w:sz="4" w:space="0" w:color="000000"/>
              <w:bottom w:val="single" w:sz="4" w:space="0" w:color="000000"/>
              <w:right w:val="single" w:sz="4" w:space="0" w:color="000000"/>
            </w:tcBorders>
            <w:vAlign w:val="center"/>
          </w:tcPr>
          <w:p w14:paraId="6B4CABE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6.236</w:t>
            </w:r>
          </w:p>
        </w:tc>
        <w:tc>
          <w:tcPr>
            <w:tcW w:w="1419" w:type="dxa"/>
            <w:tcBorders>
              <w:top w:val="single" w:sz="4" w:space="0" w:color="000000"/>
              <w:left w:val="single" w:sz="4" w:space="0" w:color="000000"/>
              <w:bottom w:val="single" w:sz="4" w:space="0" w:color="000000"/>
              <w:right w:val="single" w:sz="4" w:space="0" w:color="000000"/>
            </w:tcBorders>
            <w:vAlign w:val="center"/>
          </w:tcPr>
          <w:p w14:paraId="776CDECA"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101.098.032</w:t>
            </w:r>
          </w:p>
        </w:tc>
      </w:tr>
      <w:tr w:rsidR="00A10877" w14:paraId="13E62FE0"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C8AEA77"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49</w:t>
            </w:r>
          </w:p>
        </w:tc>
        <w:tc>
          <w:tcPr>
            <w:tcW w:w="1813" w:type="dxa"/>
            <w:tcBorders>
              <w:top w:val="single" w:sz="4" w:space="0" w:color="000000"/>
              <w:left w:val="single" w:sz="4" w:space="0" w:color="000000"/>
              <w:bottom w:val="single" w:sz="4" w:space="0" w:color="000000"/>
              <w:right w:val="single" w:sz="4" w:space="0" w:color="000000"/>
            </w:tcBorders>
            <w:vAlign w:val="center"/>
          </w:tcPr>
          <w:p w14:paraId="68519EDC"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1E4850A4"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74A5A9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5A819FA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848" w:type="dxa"/>
            <w:tcBorders>
              <w:top w:val="single" w:sz="4" w:space="0" w:color="000000"/>
              <w:left w:val="single" w:sz="4" w:space="0" w:color="000000"/>
              <w:bottom w:val="single" w:sz="4" w:space="0" w:color="000000"/>
              <w:right w:val="single" w:sz="4" w:space="0" w:color="000000"/>
            </w:tcBorders>
            <w:vAlign w:val="center"/>
          </w:tcPr>
          <w:p w14:paraId="39D7ADBA"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2230986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1135" w:type="dxa"/>
            <w:tcBorders>
              <w:top w:val="single" w:sz="4" w:space="0" w:color="000000"/>
              <w:left w:val="single" w:sz="4" w:space="0" w:color="000000"/>
              <w:bottom w:val="single" w:sz="4" w:space="0" w:color="000000"/>
              <w:right w:val="single" w:sz="4" w:space="0" w:color="000000"/>
            </w:tcBorders>
            <w:vAlign w:val="center"/>
          </w:tcPr>
          <w:p w14:paraId="3D538D7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2.902</w:t>
            </w:r>
          </w:p>
        </w:tc>
        <w:tc>
          <w:tcPr>
            <w:tcW w:w="1419" w:type="dxa"/>
            <w:tcBorders>
              <w:top w:val="single" w:sz="4" w:space="0" w:color="000000"/>
              <w:left w:val="single" w:sz="4" w:space="0" w:color="000000"/>
              <w:bottom w:val="single" w:sz="4" w:space="0" w:color="000000"/>
              <w:right w:val="single" w:sz="4" w:space="0" w:color="000000"/>
            </w:tcBorders>
            <w:vAlign w:val="center"/>
          </w:tcPr>
          <w:p w14:paraId="49671D91"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47.047.224</w:t>
            </w:r>
          </w:p>
        </w:tc>
      </w:tr>
      <w:tr w:rsidR="00A10877" w14:paraId="601E386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C762F2"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2B84B9"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CỪ VĂNG CT2</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8FB0DC"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80AC7C"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65CC3E"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592D08"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2162D3"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D9071B"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F25119" w14:textId="77777777" w:rsidR="00A10877" w:rsidRDefault="00A10877">
            <w:pPr>
              <w:spacing w:after="120" w:line="276" w:lineRule="auto"/>
              <w:jc w:val="right"/>
              <w:rPr>
                <w:rFonts w:ascii="Times New Roman" w:hAnsi="Times New Roman"/>
                <w:sz w:val="18"/>
                <w:szCs w:val="18"/>
              </w:rPr>
            </w:pPr>
          </w:p>
        </w:tc>
      </w:tr>
      <w:tr w:rsidR="00A10877" w14:paraId="76ED9EDE"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676952"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401959"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194BC5"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7C8647"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383718"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A683BD"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18B26A"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8174A9"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653D4D" w14:textId="77777777" w:rsidR="00A10877" w:rsidRDefault="00A10877">
            <w:pPr>
              <w:spacing w:after="120" w:line="276" w:lineRule="auto"/>
              <w:jc w:val="right"/>
              <w:rPr>
                <w:rFonts w:ascii="Times New Roman" w:hAnsi="Times New Roman"/>
                <w:sz w:val="18"/>
                <w:szCs w:val="18"/>
              </w:rPr>
            </w:pPr>
          </w:p>
        </w:tc>
      </w:tr>
      <w:tr w:rsidR="00A10877" w14:paraId="6BEF2C6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4F49A12"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lastRenderedPageBreak/>
              <w:t>50</w:t>
            </w:r>
          </w:p>
        </w:tc>
        <w:tc>
          <w:tcPr>
            <w:tcW w:w="1813" w:type="dxa"/>
            <w:tcBorders>
              <w:top w:val="single" w:sz="4" w:space="0" w:color="000000"/>
              <w:left w:val="single" w:sz="4" w:space="0" w:color="000000"/>
              <w:bottom w:val="single" w:sz="4" w:space="0" w:color="000000"/>
              <w:right w:val="single" w:sz="4" w:space="0" w:color="000000"/>
            </w:tcBorders>
            <w:vAlign w:val="center"/>
          </w:tcPr>
          <w:p w14:paraId="06C75BEA"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14:paraId="291DDC67"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799D1E5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1BA15E3A"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18A88527"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853" w:type="dxa"/>
            <w:tcBorders>
              <w:top w:val="single" w:sz="4" w:space="0" w:color="000000"/>
              <w:left w:val="single" w:sz="4" w:space="0" w:color="000000"/>
              <w:bottom w:val="single" w:sz="4" w:space="0" w:color="000000"/>
              <w:right w:val="single" w:sz="4" w:space="0" w:color="000000"/>
            </w:tcBorders>
            <w:vAlign w:val="center"/>
          </w:tcPr>
          <w:p w14:paraId="1408F7D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1135" w:type="dxa"/>
            <w:tcBorders>
              <w:top w:val="single" w:sz="4" w:space="0" w:color="000000"/>
              <w:left w:val="single" w:sz="4" w:space="0" w:color="000000"/>
              <w:bottom w:val="single" w:sz="4" w:space="0" w:color="000000"/>
              <w:right w:val="single" w:sz="4" w:space="0" w:color="000000"/>
            </w:tcBorders>
            <w:vAlign w:val="center"/>
          </w:tcPr>
          <w:p w14:paraId="3718E8A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664.871</w:t>
            </w:r>
          </w:p>
        </w:tc>
        <w:tc>
          <w:tcPr>
            <w:tcW w:w="1419" w:type="dxa"/>
            <w:tcBorders>
              <w:top w:val="single" w:sz="4" w:space="0" w:color="000000"/>
              <w:left w:val="single" w:sz="4" w:space="0" w:color="000000"/>
              <w:bottom w:val="single" w:sz="4" w:space="0" w:color="000000"/>
              <w:right w:val="single" w:sz="4" w:space="0" w:color="000000"/>
            </w:tcBorders>
            <w:vAlign w:val="center"/>
          </w:tcPr>
          <w:p w14:paraId="51A2C1BC"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7.228.477.512</w:t>
            </w:r>
          </w:p>
        </w:tc>
      </w:tr>
      <w:tr w:rsidR="00A10877" w14:paraId="6E0398C3"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188375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51</w:t>
            </w:r>
          </w:p>
        </w:tc>
        <w:tc>
          <w:tcPr>
            <w:tcW w:w="1813" w:type="dxa"/>
            <w:tcBorders>
              <w:top w:val="single" w:sz="4" w:space="0" w:color="000000"/>
              <w:left w:val="single" w:sz="4" w:space="0" w:color="000000"/>
              <w:bottom w:val="single" w:sz="4" w:space="0" w:color="000000"/>
              <w:right w:val="single" w:sz="4" w:space="0" w:color="000000"/>
            </w:tcBorders>
            <w:vAlign w:val="center"/>
          </w:tcPr>
          <w:p w14:paraId="71C044F2"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14:paraId="7821DC2A"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60838F5"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447DF907"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2FC75C3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853" w:type="dxa"/>
            <w:tcBorders>
              <w:top w:val="single" w:sz="4" w:space="0" w:color="000000"/>
              <w:left w:val="single" w:sz="4" w:space="0" w:color="000000"/>
              <w:bottom w:val="single" w:sz="4" w:space="0" w:color="000000"/>
              <w:right w:val="single" w:sz="4" w:space="0" w:color="000000"/>
            </w:tcBorders>
            <w:vAlign w:val="center"/>
          </w:tcPr>
          <w:p w14:paraId="0E292ED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1135" w:type="dxa"/>
            <w:tcBorders>
              <w:top w:val="single" w:sz="4" w:space="0" w:color="000000"/>
              <w:left w:val="single" w:sz="4" w:space="0" w:color="000000"/>
              <w:bottom w:val="single" w:sz="4" w:space="0" w:color="000000"/>
              <w:right w:val="single" w:sz="4" w:space="0" w:color="000000"/>
            </w:tcBorders>
            <w:vAlign w:val="center"/>
          </w:tcPr>
          <w:p w14:paraId="5CF7339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67.472</w:t>
            </w:r>
          </w:p>
        </w:tc>
        <w:tc>
          <w:tcPr>
            <w:tcW w:w="1419" w:type="dxa"/>
            <w:tcBorders>
              <w:top w:val="single" w:sz="4" w:space="0" w:color="000000"/>
              <w:left w:val="single" w:sz="4" w:space="0" w:color="000000"/>
              <w:bottom w:val="single" w:sz="4" w:space="0" w:color="000000"/>
              <w:right w:val="single" w:sz="4" w:space="0" w:color="000000"/>
            </w:tcBorders>
            <w:vAlign w:val="center"/>
          </w:tcPr>
          <w:p w14:paraId="128406BF"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733.555.584</w:t>
            </w:r>
          </w:p>
        </w:tc>
      </w:tr>
      <w:tr w:rsidR="00A10877" w14:paraId="3EF5BB63"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B0866B4"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52</w:t>
            </w:r>
          </w:p>
        </w:tc>
        <w:tc>
          <w:tcPr>
            <w:tcW w:w="1813" w:type="dxa"/>
            <w:tcBorders>
              <w:top w:val="single" w:sz="4" w:space="0" w:color="000000"/>
              <w:left w:val="single" w:sz="4" w:space="0" w:color="000000"/>
              <w:bottom w:val="single" w:sz="4" w:space="0" w:color="000000"/>
              <w:right w:val="single" w:sz="4" w:space="0" w:color="000000"/>
            </w:tcBorders>
            <w:vAlign w:val="center"/>
          </w:tcPr>
          <w:p w14:paraId="2C58D697"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14:paraId="672D3878"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CDC36B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372C3CF6"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372B767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853" w:type="dxa"/>
            <w:tcBorders>
              <w:top w:val="single" w:sz="4" w:space="0" w:color="000000"/>
              <w:left w:val="single" w:sz="4" w:space="0" w:color="000000"/>
              <w:bottom w:val="single" w:sz="4" w:space="0" w:color="000000"/>
              <w:right w:val="single" w:sz="4" w:space="0" w:color="000000"/>
            </w:tcBorders>
            <w:vAlign w:val="center"/>
          </w:tcPr>
          <w:p w14:paraId="196CAFE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1135" w:type="dxa"/>
            <w:tcBorders>
              <w:top w:val="single" w:sz="4" w:space="0" w:color="000000"/>
              <w:left w:val="single" w:sz="4" w:space="0" w:color="000000"/>
              <w:bottom w:val="single" w:sz="4" w:space="0" w:color="000000"/>
              <w:right w:val="single" w:sz="4" w:space="0" w:color="000000"/>
            </w:tcBorders>
            <w:vAlign w:val="center"/>
          </w:tcPr>
          <w:p w14:paraId="79A5611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35.642</w:t>
            </w:r>
          </w:p>
        </w:tc>
        <w:tc>
          <w:tcPr>
            <w:tcW w:w="1419" w:type="dxa"/>
            <w:tcBorders>
              <w:top w:val="single" w:sz="4" w:space="0" w:color="000000"/>
              <w:left w:val="single" w:sz="4" w:space="0" w:color="000000"/>
              <w:bottom w:val="single" w:sz="4" w:space="0" w:color="000000"/>
              <w:right w:val="single" w:sz="4" w:space="0" w:color="000000"/>
            </w:tcBorders>
            <w:vAlign w:val="center"/>
          </w:tcPr>
          <w:p w14:paraId="5889F12A"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387.499.824</w:t>
            </w:r>
          </w:p>
        </w:tc>
      </w:tr>
      <w:tr w:rsidR="00A10877" w14:paraId="39E55606"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422AAB7"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53</w:t>
            </w:r>
          </w:p>
        </w:tc>
        <w:tc>
          <w:tcPr>
            <w:tcW w:w="1813" w:type="dxa"/>
            <w:tcBorders>
              <w:top w:val="single" w:sz="4" w:space="0" w:color="000000"/>
              <w:left w:val="single" w:sz="4" w:space="0" w:color="000000"/>
              <w:bottom w:val="single" w:sz="4" w:space="0" w:color="000000"/>
              <w:right w:val="single" w:sz="4" w:space="0" w:color="000000"/>
            </w:tcBorders>
            <w:vAlign w:val="center"/>
          </w:tcPr>
          <w:p w14:paraId="70FC21F1"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14:paraId="13AF174F"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F1DF5C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md/ tháng</w:t>
            </w:r>
          </w:p>
        </w:tc>
        <w:tc>
          <w:tcPr>
            <w:tcW w:w="853" w:type="dxa"/>
            <w:tcBorders>
              <w:top w:val="single" w:sz="4" w:space="0" w:color="000000"/>
              <w:left w:val="single" w:sz="4" w:space="0" w:color="000000"/>
              <w:bottom w:val="single" w:sz="4" w:space="0" w:color="000000"/>
              <w:right w:val="single" w:sz="4" w:space="0" w:color="000000"/>
            </w:tcBorders>
            <w:vAlign w:val="center"/>
          </w:tcPr>
          <w:p w14:paraId="7B6BE44E"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752289EE"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49126A91"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vAlign w:val="center"/>
          </w:tcPr>
          <w:p w14:paraId="628F274C"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419" w:type="dxa"/>
            <w:tcBorders>
              <w:top w:val="single" w:sz="4" w:space="0" w:color="000000"/>
              <w:left w:val="single" w:sz="4" w:space="0" w:color="000000"/>
              <w:bottom w:val="single" w:sz="4" w:space="0" w:color="000000"/>
              <w:right w:val="single" w:sz="4" w:space="0" w:color="000000"/>
            </w:tcBorders>
            <w:vAlign w:val="center"/>
          </w:tcPr>
          <w:p w14:paraId="28E37AA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r>
      <w:tr w:rsidR="00A10877" w14:paraId="2AD9351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E21F999"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713F1E"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8F4840"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D39DBD"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B571103"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346027"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599D9E"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00B45B"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13C77F" w14:textId="77777777" w:rsidR="00A10877" w:rsidRDefault="00A10877">
            <w:pPr>
              <w:spacing w:after="120" w:line="276" w:lineRule="auto"/>
              <w:jc w:val="right"/>
              <w:rPr>
                <w:rFonts w:ascii="Times New Roman" w:hAnsi="Times New Roman"/>
                <w:sz w:val="18"/>
                <w:szCs w:val="18"/>
              </w:rPr>
            </w:pPr>
          </w:p>
        </w:tc>
      </w:tr>
      <w:tr w:rsidR="00A10877" w14:paraId="2D5D648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9D5B69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54</w:t>
            </w:r>
          </w:p>
        </w:tc>
        <w:tc>
          <w:tcPr>
            <w:tcW w:w="1813" w:type="dxa"/>
            <w:tcBorders>
              <w:top w:val="single" w:sz="4" w:space="0" w:color="000000"/>
              <w:left w:val="single" w:sz="4" w:space="0" w:color="000000"/>
              <w:bottom w:val="single" w:sz="4" w:space="0" w:color="000000"/>
              <w:right w:val="single" w:sz="4" w:space="0" w:color="000000"/>
            </w:tcBorders>
            <w:vAlign w:val="center"/>
          </w:tcPr>
          <w:p w14:paraId="46CAFB3A"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7414AC45"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5821C8DA"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232341B7"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1A9CE04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853" w:type="dxa"/>
            <w:tcBorders>
              <w:top w:val="single" w:sz="4" w:space="0" w:color="000000"/>
              <w:left w:val="single" w:sz="4" w:space="0" w:color="000000"/>
              <w:bottom w:val="single" w:sz="4" w:space="0" w:color="000000"/>
              <w:right w:val="single" w:sz="4" w:space="0" w:color="000000"/>
            </w:tcBorders>
            <w:vAlign w:val="center"/>
          </w:tcPr>
          <w:p w14:paraId="0F53B7C4"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1135" w:type="dxa"/>
            <w:tcBorders>
              <w:top w:val="single" w:sz="4" w:space="0" w:color="000000"/>
              <w:left w:val="single" w:sz="4" w:space="0" w:color="000000"/>
              <w:bottom w:val="single" w:sz="4" w:space="0" w:color="000000"/>
              <w:right w:val="single" w:sz="4" w:space="0" w:color="000000"/>
            </w:tcBorders>
            <w:vAlign w:val="center"/>
          </w:tcPr>
          <w:p w14:paraId="19BD9CB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188.755</w:t>
            </w:r>
          </w:p>
        </w:tc>
        <w:tc>
          <w:tcPr>
            <w:tcW w:w="1419" w:type="dxa"/>
            <w:tcBorders>
              <w:top w:val="single" w:sz="4" w:space="0" w:color="000000"/>
              <w:left w:val="single" w:sz="4" w:space="0" w:color="000000"/>
              <w:bottom w:val="single" w:sz="4" w:space="0" w:color="000000"/>
              <w:right w:val="single" w:sz="4" w:space="0" w:color="000000"/>
            </w:tcBorders>
            <w:vAlign w:val="center"/>
          </w:tcPr>
          <w:p w14:paraId="1A32E3E4"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1.005.686.640</w:t>
            </w:r>
          </w:p>
        </w:tc>
      </w:tr>
      <w:tr w:rsidR="00A10877" w14:paraId="0900A63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2E5E8C0"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55</w:t>
            </w:r>
          </w:p>
        </w:tc>
        <w:tc>
          <w:tcPr>
            <w:tcW w:w="1813" w:type="dxa"/>
            <w:tcBorders>
              <w:top w:val="single" w:sz="4" w:space="0" w:color="000000"/>
              <w:left w:val="single" w:sz="4" w:space="0" w:color="000000"/>
              <w:bottom w:val="single" w:sz="4" w:space="0" w:color="000000"/>
              <w:right w:val="single" w:sz="4" w:space="0" w:color="000000"/>
            </w:tcBorders>
            <w:vAlign w:val="center"/>
          </w:tcPr>
          <w:p w14:paraId="791F14EB"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14:paraId="38726F49"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9241D5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19872419"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7080861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853" w:type="dxa"/>
            <w:tcBorders>
              <w:top w:val="single" w:sz="4" w:space="0" w:color="000000"/>
              <w:left w:val="single" w:sz="4" w:space="0" w:color="000000"/>
              <w:bottom w:val="single" w:sz="4" w:space="0" w:color="000000"/>
              <w:right w:val="single" w:sz="4" w:space="0" w:color="000000"/>
            </w:tcBorders>
            <w:vAlign w:val="center"/>
          </w:tcPr>
          <w:p w14:paraId="0DA5AE67"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1135" w:type="dxa"/>
            <w:tcBorders>
              <w:top w:val="single" w:sz="4" w:space="0" w:color="000000"/>
              <w:left w:val="single" w:sz="4" w:space="0" w:color="000000"/>
              <w:bottom w:val="single" w:sz="4" w:space="0" w:color="000000"/>
              <w:right w:val="single" w:sz="4" w:space="0" w:color="000000"/>
            </w:tcBorders>
            <w:vAlign w:val="center"/>
          </w:tcPr>
          <w:p w14:paraId="28204AC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68.924</w:t>
            </w:r>
          </w:p>
        </w:tc>
        <w:tc>
          <w:tcPr>
            <w:tcW w:w="1419" w:type="dxa"/>
            <w:tcBorders>
              <w:top w:val="single" w:sz="4" w:space="0" w:color="000000"/>
              <w:left w:val="single" w:sz="4" w:space="0" w:color="000000"/>
              <w:bottom w:val="single" w:sz="4" w:space="0" w:color="000000"/>
              <w:right w:val="single" w:sz="4" w:space="0" w:color="000000"/>
            </w:tcBorders>
            <w:vAlign w:val="center"/>
          </w:tcPr>
          <w:p w14:paraId="79E2B32C"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367.227.072</w:t>
            </w:r>
          </w:p>
        </w:tc>
      </w:tr>
      <w:tr w:rsidR="00A10877" w14:paraId="707C0A78"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8F5FA0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56</w:t>
            </w:r>
          </w:p>
        </w:tc>
        <w:tc>
          <w:tcPr>
            <w:tcW w:w="1813" w:type="dxa"/>
            <w:tcBorders>
              <w:top w:val="single" w:sz="4" w:space="0" w:color="000000"/>
              <w:left w:val="single" w:sz="4" w:space="0" w:color="000000"/>
              <w:bottom w:val="single" w:sz="4" w:space="0" w:color="000000"/>
              <w:right w:val="single" w:sz="4" w:space="0" w:color="000000"/>
            </w:tcBorders>
            <w:vAlign w:val="center"/>
          </w:tcPr>
          <w:p w14:paraId="0F85BB2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14:paraId="1869B47E"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A3DF9C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3" w:type="dxa"/>
            <w:tcBorders>
              <w:top w:val="single" w:sz="4" w:space="0" w:color="000000"/>
              <w:left w:val="single" w:sz="4" w:space="0" w:color="000000"/>
              <w:bottom w:val="single" w:sz="4" w:space="0" w:color="000000"/>
              <w:right w:val="single" w:sz="4" w:space="0" w:color="000000"/>
            </w:tcBorders>
            <w:vAlign w:val="center"/>
          </w:tcPr>
          <w:p w14:paraId="26A3FD05"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7C2E655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853" w:type="dxa"/>
            <w:tcBorders>
              <w:top w:val="single" w:sz="4" w:space="0" w:color="000000"/>
              <w:left w:val="single" w:sz="4" w:space="0" w:color="000000"/>
              <w:bottom w:val="single" w:sz="4" w:space="0" w:color="000000"/>
              <w:right w:val="single" w:sz="4" w:space="0" w:color="000000"/>
            </w:tcBorders>
            <w:vAlign w:val="center"/>
          </w:tcPr>
          <w:p w14:paraId="1AF34B4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1135" w:type="dxa"/>
            <w:tcBorders>
              <w:top w:val="single" w:sz="4" w:space="0" w:color="000000"/>
              <w:left w:val="single" w:sz="4" w:space="0" w:color="000000"/>
              <w:bottom w:val="single" w:sz="4" w:space="0" w:color="000000"/>
              <w:right w:val="single" w:sz="4" w:space="0" w:color="000000"/>
            </w:tcBorders>
            <w:vAlign w:val="center"/>
          </w:tcPr>
          <w:p w14:paraId="029B6F9C"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35.642</w:t>
            </w:r>
          </w:p>
        </w:tc>
        <w:tc>
          <w:tcPr>
            <w:tcW w:w="1419" w:type="dxa"/>
            <w:tcBorders>
              <w:top w:val="single" w:sz="4" w:space="0" w:color="000000"/>
              <w:left w:val="single" w:sz="4" w:space="0" w:color="000000"/>
              <w:bottom w:val="single" w:sz="4" w:space="0" w:color="000000"/>
              <w:right w:val="single" w:sz="4" w:space="0" w:color="000000"/>
            </w:tcBorders>
            <w:vAlign w:val="center"/>
          </w:tcPr>
          <w:p w14:paraId="20156979"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189.900.576</w:t>
            </w:r>
          </w:p>
        </w:tc>
      </w:tr>
      <w:tr w:rsidR="00A10877" w14:paraId="107C88D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1AA8152"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301DFF"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FBBF78"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ED0D6D"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28D63B"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AF78CA"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B9B1D3"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E7E0B0"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A3B5A6" w14:textId="77777777" w:rsidR="00A10877" w:rsidRDefault="00A10877">
            <w:pPr>
              <w:spacing w:after="120" w:line="276" w:lineRule="auto"/>
              <w:jc w:val="right"/>
              <w:rPr>
                <w:rFonts w:ascii="Times New Roman" w:hAnsi="Times New Roman"/>
                <w:sz w:val="18"/>
                <w:szCs w:val="18"/>
              </w:rPr>
            </w:pPr>
          </w:p>
        </w:tc>
      </w:tr>
      <w:tr w:rsidR="00A10877" w14:paraId="700F11F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49B147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14:paraId="1C6C3FEB"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7FDCE06D"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579AAF6E"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6448F649"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5E1D3AD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853" w:type="dxa"/>
            <w:tcBorders>
              <w:top w:val="single" w:sz="4" w:space="0" w:color="000000"/>
              <w:left w:val="single" w:sz="4" w:space="0" w:color="000000"/>
              <w:bottom w:val="single" w:sz="4" w:space="0" w:color="000000"/>
              <w:right w:val="single" w:sz="4" w:space="0" w:color="000000"/>
            </w:tcBorders>
            <w:vAlign w:val="center"/>
          </w:tcPr>
          <w:p w14:paraId="22682327"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1135" w:type="dxa"/>
            <w:tcBorders>
              <w:top w:val="single" w:sz="4" w:space="0" w:color="000000"/>
              <w:left w:val="single" w:sz="4" w:space="0" w:color="000000"/>
              <w:bottom w:val="single" w:sz="4" w:space="0" w:color="000000"/>
              <w:right w:val="single" w:sz="4" w:space="0" w:color="000000"/>
            </w:tcBorders>
            <w:vAlign w:val="center"/>
          </w:tcPr>
          <w:p w14:paraId="1019541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6.900</w:t>
            </w:r>
          </w:p>
        </w:tc>
        <w:tc>
          <w:tcPr>
            <w:tcW w:w="1419" w:type="dxa"/>
            <w:tcBorders>
              <w:top w:val="single" w:sz="4" w:space="0" w:color="000000"/>
              <w:left w:val="single" w:sz="4" w:space="0" w:color="000000"/>
              <w:bottom w:val="single" w:sz="4" w:space="0" w:color="000000"/>
              <w:right w:val="single" w:sz="4" w:space="0" w:color="000000"/>
            </w:tcBorders>
            <w:vAlign w:val="center"/>
          </w:tcPr>
          <w:p w14:paraId="36BC477B"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1.245.777.750</w:t>
            </w:r>
          </w:p>
        </w:tc>
      </w:tr>
      <w:tr w:rsidR="00A10877" w14:paraId="65111777"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D307012"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58</w:t>
            </w:r>
          </w:p>
        </w:tc>
        <w:tc>
          <w:tcPr>
            <w:tcW w:w="1813" w:type="dxa"/>
            <w:tcBorders>
              <w:top w:val="single" w:sz="4" w:space="0" w:color="000000"/>
              <w:left w:val="single" w:sz="4" w:space="0" w:color="000000"/>
              <w:bottom w:val="single" w:sz="4" w:space="0" w:color="000000"/>
              <w:right w:val="single" w:sz="4" w:space="0" w:color="000000"/>
            </w:tcBorders>
            <w:vAlign w:val="center"/>
          </w:tcPr>
          <w:p w14:paraId="16481F75"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67EB98D4"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452E83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0BA4433B"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37B3E47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853" w:type="dxa"/>
            <w:tcBorders>
              <w:top w:val="single" w:sz="4" w:space="0" w:color="000000"/>
              <w:left w:val="single" w:sz="4" w:space="0" w:color="000000"/>
              <w:bottom w:val="single" w:sz="4" w:space="0" w:color="000000"/>
              <w:right w:val="single" w:sz="4" w:space="0" w:color="000000"/>
            </w:tcBorders>
            <w:vAlign w:val="center"/>
          </w:tcPr>
          <w:p w14:paraId="0B5034EC"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1135" w:type="dxa"/>
            <w:tcBorders>
              <w:top w:val="single" w:sz="4" w:space="0" w:color="000000"/>
              <w:left w:val="single" w:sz="4" w:space="0" w:color="000000"/>
              <w:bottom w:val="single" w:sz="4" w:space="0" w:color="000000"/>
              <w:right w:val="single" w:sz="4" w:space="0" w:color="000000"/>
            </w:tcBorders>
            <w:vAlign w:val="center"/>
          </w:tcPr>
          <w:p w14:paraId="1F0B021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6.331</w:t>
            </w:r>
          </w:p>
        </w:tc>
        <w:tc>
          <w:tcPr>
            <w:tcW w:w="1419" w:type="dxa"/>
            <w:tcBorders>
              <w:top w:val="single" w:sz="4" w:space="0" w:color="000000"/>
              <w:left w:val="single" w:sz="4" w:space="0" w:color="000000"/>
              <w:bottom w:val="single" w:sz="4" w:space="0" w:color="000000"/>
              <w:right w:val="single" w:sz="4" w:space="0" w:color="000000"/>
            </w:tcBorders>
            <w:vAlign w:val="center"/>
          </w:tcPr>
          <w:p w14:paraId="045C540D"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1.143.046.222</w:t>
            </w:r>
          </w:p>
        </w:tc>
      </w:tr>
      <w:tr w:rsidR="00A10877" w14:paraId="5A2B676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BBE1887"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59</w:t>
            </w:r>
          </w:p>
        </w:tc>
        <w:tc>
          <w:tcPr>
            <w:tcW w:w="1813" w:type="dxa"/>
            <w:tcBorders>
              <w:top w:val="single" w:sz="4" w:space="0" w:color="000000"/>
              <w:left w:val="single" w:sz="4" w:space="0" w:color="000000"/>
              <w:bottom w:val="single" w:sz="4" w:space="0" w:color="000000"/>
              <w:right w:val="single" w:sz="4" w:space="0" w:color="000000"/>
            </w:tcBorders>
            <w:vAlign w:val="center"/>
          </w:tcPr>
          <w:p w14:paraId="26BFED41"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2BFD93E8"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A1FF51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770A239B"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5B04F09C"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853" w:type="dxa"/>
            <w:tcBorders>
              <w:top w:val="single" w:sz="4" w:space="0" w:color="000000"/>
              <w:left w:val="single" w:sz="4" w:space="0" w:color="000000"/>
              <w:bottom w:val="single" w:sz="4" w:space="0" w:color="000000"/>
              <w:right w:val="single" w:sz="4" w:space="0" w:color="000000"/>
            </w:tcBorders>
            <w:vAlign w:val="center"/>
          </w:tcPr>
          <w:p w14:paraId="678F81E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1135" w:type="dxa"/>
            <w:tcBorders>
              <w:top w:val="single" w:sz="4" w:space="0" w:color="000000"/>
              <w:left w:val="single" w:sz="4" w:space="0" w:color="000000"/>
              <w:bottom w:val="single" w:sz="4" w:space="0" w:color="000000"/>
              <w:right w:val="single" w:sz="4" w:space="0" w:color="000000"/>
            </w:tcBorders>
            <w:vAlign w:val="center"/>
          </w:tcPr>
          <w:p w14:paraId="0776CCE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2.946</w:t>
            </w:r>
          </w:p>
        </w:tc>
        <w:tc>
          <w:tcPr>
            <w:tcW w:w="1419" w:type="dxa"/>
            <w:tcBorders>
              <w:top w:val="single" w:sz="4" w:space="0" w:color="000000"/>
              <w:left w:val="single" w:sz="4" w:space="0" w:color="000000"/>
              <w:bottom w:val="single" w:sz="4" w:space="0" w:color="000000"/>
              <w:right w:val="single" w:sz="4" w:space="0" w:color="000000"/>
            </w:tcBorders>
            <w:vAlign w:val="center"/>
          </w:tcPr>
          <w:p w14:paraId="739FF29D"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531.892.935</w:t>
            </w:r>
          </w:p>
        </w:tc>
      </w:tr>
      <w:tr w:rsidR="00A10877" w14:paraId="57F7D83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E2B73C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60</w:t>
            </w:r>
          </w:p>
        </w:tc>
        <w:tc>
          <w:tcPr>
            <w:tcW w:w="1813" w:type="dxa"/>
            <w:tcBorders>
              <w:top w:val="single" w:sz="4" w:space="0" w:color="000000"/>
              <w:left w:val="single" w:sz="4" w:space="0" w:color="000000"/>
              <w:bottom w:val="single" w:sz="4" w:space="0" w:color="000000"/>
              <w:right w:val="single" w:sz="4" w:space="0" w:color="000000"/>
            </w:tcBorders>
            <w:vAlign w:val="center"/>
          </w:tcPr>
          <w:p w14:paraId="74054F17"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14:paraId="0AB80F3C"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22D173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md/ tháng</w:t>
            </w:r>
          </w:p>
        </w:tc>
        <w:tc>
          <w:tcPr>
            <w:tcW w:w="853" w:type="dxa"/>
            <w:tcBorders>
              <w:top w:val="single" w:sz="4" w:space="0" w:color="000000"/>
              <w:left w:val="single" w:sz="4" w:space="0" w:color="000000"/>
              <w:bottom w:val="single" w:sz="4" w:space="0" w:color="000000"/>
              <w:right w:val="single" w:sz="4" w:space="0" w:color="000000"/>
            </w:tcBorders>
            <w:vAlign w:val="center"/>
          </w:tcPr>
          <w:p w14:paraId="26E1399B"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296BBCDC"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25391DB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135" w:type="dxa"/>
            <w:tcBorders>
              <w:top w:val="single" w:sz="4" w:space="0" w:color="000000"/>
              <w:left w:val="single" w:sz="4" w:space="0" w:color="000000"/>
              <w:bottom w:val="single" w:sz="4" w:space="0" w:color="000000"/>
              <w:right w:val="single" w:sz="4" w:space="0" w:color="000000"/>
            </w:tcBorders>
            <w:vAlign w:val="center"/>
          </w:tcPr>
          <w:p w14:paraId="1B34B3A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419" w:type="dxa"/>
            <w:tcBorders>
              <w:top w:val="single" w:sz="4" w:space="0" w:color="000000"/>
              <w:left w:val="single" w:sz="4" w:space="0" w:color="000000"/>
              <w:bottom w:val="single" w:sz="4" w:space="0" w:color="000000"/>
              <w:right w:val="single" w:sz="4" w:space="0" w:color="000000"/>
            </w:tcBorders>
            <w:vAlign w:val="center"/>
          </w:tcPr>
          <w:p w14:paraId="4FDC7817"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r>
      <w:tr w:rsidR="00A10877" w14:paraId="7A83B85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2E3887"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3B73A0"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CFA023"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93F1E7A"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811E43"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72D86B"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E53FD0"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2CDD838"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DECA505" w14:textId="77777777" w:rsidR="00A10877" w:rsidRDefault="00A10877">
            <w:pPr>
              <w:spacing w:after="120" w:line="276" w:lineRule="auto"/>
              <w:jc w:val="right"/>
              <w:rPr>
                <w:rFonts w:ascii="Times New Roman" w:hAnsi="Times New Roman"/>
                <w:sz w:val="18"/>
                <w:szCs w:val="18"/>
              </w:rPr>
            </w:pPr>
          </w:p>
        </w:tc>
      </w:tr>
      <w:tr w:rsidR="00A10877" w14:paraId="556024F7"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A4491E4"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61</w:t>
            </w:r>
          </w:p>
        </w:tc>
        <w:tc>
          <w:tcPr>
            <w:tcW w:w="1813" w:type="dxa"/>
            <w:tcBorders>
              <w:top w:val="single" w:sz="4" w:space="0" w:color="000000"/>
              <w:left w:val="single" w:sz="4" w:space="0" w:color="000000"/>
              <w:bottom w:val="single" w:sz="4" w:space="0" w:color="000000"/>
              <w:right w:val="single" w:sz="4" w:space="0" w:color="000000"/>
            </w:tcBorders>
            <w:vAlign w:val="center"/>
          </w:tcPr>
          <w:p w14:paraId="239DA40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71AA9654"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3856030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56BF471C"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0317EB0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853" w:type="dxa"/>
            <w:tcBorders>
              <w:top w:val="single" w:sz="4" w:space="0" w:color="000000"/>
              <w:left w:val="single" w:sz="4" w:space="0" w:color="000000"/>
              <w:bottom w:val="single" w:sz="4" w:space="0" w:color="000000"/>
              <w:right w:val="single" w:sz="4" w:space="0" w:color="000000"/>
            </w:tcBorders>
            <w:vAlign w:val="center"/>
          </w:tcPr>
          <w:p w14:paraId="479FDD3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1135" w:type="dxa"/>
            <w:tcBorders>
              <w:top w:val="single" w:sz="4" w:space="0" w:color="000000"/>
              <w:left w:val="single" w:sz="4" w:space="0" w:color="000000"/>
              <w:bottom w:val="single" w:sz="4" w:space="0" w:color="000000"/>
              <w:right w:val="single" w:sz="4" w:space="0" w:color="000000"/>
            </w:tcBorders>
            <w:vAlign w:val="center"/>
          </w:tcPr>
          <w:p w14:paraId="5AF7060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6.900</w:t>
            </w:r>
          </w:p>
        </w:tc>
        <w:tc>
          <w:tcPr>
            <w:tcW w:w="1419" w:type="dxa"/>
            <w:tcBorders>
              <w:top w:val="single" w:sz="4" w:space="0" w:color="000000"/>
              <w:left w:val="single" w:sz="4" w:space="0" w:color="000000"/>
              <w:bottom w:val="single" w:sz="4" w:space="0" w:color="000000"/>
              <w:right w:val="single" w:sz="4" w:space="0" w:color="000000"/>
            </w:tcBorders>
            <w:vAlign w:val="center"/>
          </w:tcPr>
          <w:p w14:paraId="51AF83CD"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218.219.400</w:t>
            </w:r>
          </w:p>
        </w:tc>
      </w:tr>
      <w:tr w:rsidR="00A10877" w14:paraId="2AE3487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476FB3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62</w:t>
            </w:r>
          </w:p>
        </w:tc>
        <w:tc>
          <w:tcPr>
            <w:tcW w:w="1813" w:type="dxa"/>
            <w:tcBorders>
              <w:top w:val="single" w:sz="4" w:space="0" w:color="000000"/>
              <w:left w:val="single" w:sz="4" w:space="0" w:color="000000"/>
              <w:bottom w:val="single" w:sz="4" w:space="0" w:color="000000"/>
              <w:right w:val="single" w:sz="4" w:space="0" w:color="000000"/>
            </w:tcBorders>
            <w:vAlign w:val="center"/>
          </w:tcPr>
          <w:p w14:paraId="43910F07"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2EFA5E67"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6046D9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02EDCB7F"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77A4881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853" w:type="dxa"/>
            <w:tcBorders>
              <w:top w:val="single" w:sz="4" w:space="0" w:color="000000"/>
              <w:left w:val="single" w:sz="4" w:space="0" w:color="000000"/>
              <w:bottom w:val="single" w:sz="4" w:space="0" w:color="000000"/>
              <w:right w:val="single" w:sz="4" w:space="0" w:color="000000"/>
            </w:tcBorders>
            <w:vAlign w:val="center"/>
          </w:tcPr>
          <w:p w14:paraId="7E06136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1135" w:type="dxa"/>
            <w:tcBorders>
              <w:top w:val="single" w:sz="4" w:space="0" w:color="000000"/>
              <w:left w:val="single" w:sz="4" w:space="0" w:color="000000"/>
              <w:bottom w:val="single" w:sz="4" w:space="0" w:color="000000"/>
              <w:right w:val="single" w:sz="4" w:space="0" w:color="000000"/>
            </w:tcBorders>
            <w:vAlign w:val="center"/>
          </w:tcPr>
          <w:p w14:paraId="4A24468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6.331</w:t>
            </w:r>
          </w:p>
        </w:tc>
        <w:tc>
          <w:tcPr>
            <w:tcW w:w="1419" w:type="dxa"/>
            <w:tcBorders>
              <w:top w:val="single" w:sz="4" w:space="0" w:color="000000"/>
              <w:left w:val="single" w:sz="4" w:space="0" w:color="000000"/>
              <w:bottom w:val="single" w:sz="4" w:space="0" w:color="000000"/>
              <w:right w:val="single" w:sz="4" w:space="0" w:color="000000"/>
            </w:tcBorders>
            <w:vAlign w:val="center"/>
          </w:tcPr>
          <w:p w14:paraId="6CB3056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200.224.206</w:t>
            </w:r>
          </w:p>
        </w:tc>
      </w:tr>
      <w:tr w:rsidR="00A10877" w14:paraId="5BC6949E"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C60B7DA"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63</w:t>
            </w:r>
          </w:p>
        </w:tc>
        <w:tc>
          <w:tcPr>
            <w:tcW w:w="1813" w:type="dxa"/>
            <w:tcBorders>
              <w:top w:val="single" w:sz="4" w:space="0" w:color="000000"/>
              <w:left w:val="single" w:sz="4" w:space="0" w:color="000000"/>
              <w:bottom w:val="single" w:sz="4" w:space="0" w:color="000000"/>
              <w:right w:val="single" w:sz="4" w:space="0" w:color="000000"/>
            </w:tcBorders>
            <w:vAlign w:val="center"/>
          </w:tcPr>
          <w:p w14:paraId="557A1B3B"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48739C25"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63A1EFF"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3" w:type="dxa"/>
            <w:tcBorders>
              <w:top w:val="single" w:sz="4" w:space="0" w:color="000000"/>
              <w:left w:val="single" w:sz="4" w:space="0" w:color="000000"/>
              <w:bottom w:val="single" w:sz="4" w:space="0" w:color="000000"/>
              <w:right w:val="single" w:sz="4" w:space="0" w:color="000000"/>
            </w:tcBorders>
            <w:vAlign w:val="center"/>
          </w:tcPr>
          <w:p w14:paraId="4EC3D129"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493BF86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853" w:type="dxa"/>
            <w:tcBorders>
              <w:top w:val="single" w:sz="4" w:space="0" w:color="000000"/>
              <w:left w:val="single" w:sz="4" w:space="0" w:color="000000"/>
              <w:bottom w:val="single" w:sz="4" w:space="0" w:color="000000"/>
              <w:right w:val="single" w:sz="4" w:space="0" w:color="000000"/>
            </w:tcBorders>
            <w:vAlign w:val="center"/>
          </w:tcPr>
          <w:p w14:paraId="1CB5271D"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1135" w:type="dxa"/>
            <w:tcBorders>
              <w:top w:val="single" w:sz="4" w:space="0" w:color="000000"/>
              <w:left w:val="single" w:sz="4" w:space="0" w:color="000000"/>
              <w:bottom w:val="single" w:sz="4" w:space="0" w:color="000000"/>
              <w:right w:val="single" w:sz="4" w:space="0" w:color="000000"/>
            </w:tcBorders>
            <w:vAlign w:val="center"/>
          </w:tcPr>
          <w:p w14:paraId="6CAA570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2.946</w:t>
            </w:r>
          </w:p>
        </w:tc>
        <w:tc>
          <w:tcPr>
            <w:tcW w:w="1419" w:type="dxa"/>
            <w:tcBorders>
              <w:top w:val="single" w:sz="4" w:space="0" w:color="000000"/>
              <w:left w:val="single" w:sz="4" w:space="0" w:color="000000"/>
              <w:bottom w:val="single" w:sz="4" w:space="0" w:color="000000"/>
              <w:right w:val="single" w:sz="4" w:space="0" w:color="000000"/>
            </w:tcBorders>
            <w:vAlign w:val="center"/>
          </w:tcPr>
          <w:p w14:paraId="5DD8A88A"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93.170.196</w:t>
            </w:r>
          </w:p>
        </w:tc>
      </w:tr>
      <w:tr w:rsidR="00A10877" w14:paraId="3B29AE6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404D1C" w14:textId="77777777" w:rsidR="00A10877" w:rsidRDefault="00A10877">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DB1198"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Biện pháp thi công khác</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43F001C"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F410CE"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35987C"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27AB3B"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E0DCA3"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7D29C4"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B801CB" w14:textId="77777777" w:rsidR="00A10877" w:rsidRDefault="00A10877">
            <w:pPr>
              <w:spacing w:after="120" w:line="276" w:lineRule="auto"/>
              <w:jc w:val="right"/>
              <w:rPr>
                <w:rFonts w:ascii="Times New Roman" w:hAnsi="Times New Roman"/>
                <w:sz w:val="18"/>
                <w:szCs w:val="18"/>
              </w:rPr>
            </w:pPr>
          </w:p>
        </w:tc>
      </w:tr>
      <w:tr w:rsidR="00A10877" w14:paraId="4548EF2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91551CE"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14:paraId="51F02D3E"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Lấp cát chèn cừ, lấp cát hố móng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06048276"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60DA1A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03FFC476"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0620A449"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2D4B279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4.475</w:t>
            </w:r>
          </w:p>
        </w:tc>
        <w:tc>
          <w:tcPr>
            <w:tcW w:w="1135" w:type="dxa"/>
            <w:tcBorders>
              <w:top w:val="single" w:sz="4" w:space="0" w:color="000000"/>
              <w:left w:val="single" w:sz="4" w:space="0" w:color="000000"/>
              <w:bottom w:val="single" w:sz="4" w:space="0" w:color="000000"/>
              <w:right w:val="single" w:sz="4" w:space="0" w:color="000000"/>
            </w:tcBorders>
            <w:vAlign w:val="center"/>
          </w:tcPr>
          <w:p w14:paraId="373A7FA2"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641.136</w:t>
            </w:r>
          </w:p>
        </w:tc>
        <w:tc>
          <w:tcPr>
            <w:tcW w:w="1419" w:type="dxa"/>
            <w:tcBorders>
              <w:top w:val="single" w:sz="4" w:space="0" w:color="000000"/>
              <w:left w:val="single" w:sz="4" w:space="0" w:color="000000"/>
              <w:bottom w:val="single" w:sz="4" w:space="0" w:color="000000"/>
              <w:right w:val="single" w:sz="4" w:space="0" w:color="000000"/>
            </w:tcBorders>
            <w:vAlign w:val="center"/>
          </w:tcPr>
          <w:p w14:paraId="5A3F310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2.869.083.600</w:t>
            </w:r>
          </w:p>
        </w:tc>
      </w:tr>
      <w:tr w:rsidR="00A10877" w14:paraId="68872AB6"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A0C611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lastRenderedPageBreak/>
              <w:t>64</w:t>
            </w:r>
          </w:p>
        </w:tc>
        <w:tc>
          <w:tcPr>
            <w:tcW w:w="1813" w:type="dxa"/>
            <w:tcBorders>
              <w:top w:val="single" w:sz="4" w:space="0" w:color="000000"/>
              <w:left w:val="single" w:sz="4" w:space="0" w:color="000000"/>
              <w:bottom w:val="single" w:sz="4" w:space="0" w:color="000000"/>
              <w:right w:val="single" w:sz="4" w:space="0" w:color="000000"/>
            </w:tcBorders>
            <w:vAlign w:val="center"/>
          </w:tcPr>
          <w:p w14:paraId="67F4D391"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Bê tông chèn cừ M200</w:t>
            </w:r>
          </w:p>
        </w:tc>
        <w:tc>
          <w:tcPr>
            <w:tcW w:w="1134" w:type="dxa"/>
            <w:tcBorders>
              <w:top w:val="single" w:sz="4" w:space="0" w:color="000000"/>
              <w:left w:val="single" w:sz="4" w:space="0" w:color="000000"/>
              <w:bottom w:val="single" w:sz="4" w:space="0" w:color="000000"/>
              <w:right w:val="single" w:sz="4" w:space="0" w:color="000000"/>
            </w:tcBorders>
            <w:vAlign w:val="center"/>
          </w:tcPr>
          <w:p w14:paraId="36654E53"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77A8829"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62C68E12"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76452812"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561F2B15"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42</w:t>
            </w:r>
          </w:p>
        </w:tc>
        <w:tc>
          <w:tcPr>
            <w:tcW w:w="1135" w:type="dxa"/>
            <w:tcBorders>
              <w:top w:val="single" w:sz="4" w:space="0" w:color="000000"/>
              <w:left w:val="single" w:sz="4" w:space="0" w:color="000000"/>
              <w:bottom w:val="single" w:sz="4" w:space="0" w:color="000000"/>
              <w:right w:val="single" w:sz="4" w:space="0" w:color="000000"/>
            </w:tcBorders>
            <w:vAlign w:val="center"/>
          </w:tcPr>
          <w:p w14:paraId="04C497E1"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2.066.531</w:t>
            </w:r>
          </w:p>
        </w:tc>
        <w:tc>
          <w:tcPr>
            <w:tcW w:w="1419" w:type="dxa"/>
            <w:tcBorders>
              <w:top w:val="single" w:sz="4" w:space="0" w:color="000000"/>
              <w:left w:val="single" w:sz="4" w:space="0" w:color="000000"/>
              <w:bottom w:val="single" w:sz="4" w:space="0" w:color="000000"/>
              <w:right w:val="single" w:sz="4" w:space="0" w:color="000000"/>
            </w:tcBorders>
            <w:vAlign w:val="center"/>
          </w:tcPr>
          <w:p w14:paraId="05033EA6"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86.794.302</w:t>
            </w:r>
          </w:p>
        </w:tc>
      </w:tr>
      <w:tr w:rsidR="00A10877" w14:paraId="24008C2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47E821A"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14:paraId="2451EE32"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Đánh mặt bê tông chống nứt</w:t>
            </w:r>
          </w:p>
        </w:tc>
        <w:tc>
          <w:tcPr>
            <w:tcW w:w="1134" w:type="dxa"/>
            <w:tcBorders>
              <w:top w:val="single" w:sz="4" w:space="0" w:color="000000"/>
              <w:left w:val="single" w:sz="4" w:space="0" w:color="000000"/>
              <w:bottom w:val="single" w:sz="4" w:space="0" w:color="000000"/>
              <w:right w:val="single" w:sz="4" w:space="0" w:color="000000"/>
            </w:tcBorders>
            <w:vAlign w:val="center"/>
          </w:tcPr>
          <w:p w14:paraId="762BCA54"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8FDF460"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3" w:type="dxa"/>
            <w:tcBorders>
              <w:top w:val="single" w:sz="4" w:space="0" w:color="000000"/>
              <w:left w:val="single" w:sz="4" w:space="0" w:color="000000"/>
              <w:bottom w:val="single" w:sz="4" w:space="0" w:color="000000"/>
              <w:right w:val="single" w:sz="4" w:space="0" w:color="000000"/>
            </w:tcBorders>
            <w:vAlign w:val="center"/>
          </w:tcPr>
          <w:p w14:paraId="1194C418"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4.365,6</w:t>
            </w:r>
          </w:p>
        </w:tc>
        <w:tc>
          <w:tcPr>
            <w:tcW w:w="848" w:type="dxa"/>
            <w:tcBorders>
              <w:top w:val="single" w:sz="4" w:space="0" w:color="000000"/>
              <w:left w:val="single" w:sz="4" w:space="0" w:color="000000"/>
              <w:bottom w:val="single" w:sz="4" w:space="0" w:color="000000"/>
              <w:right w:val="single" w:sz="4" w:space="0" w:color="000000"/>
            </w:tcBorders>
            <w:vAlign w:val="center"/>
          </w:tcPr>
          <w:p w14:paraId="13338F8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16.327,8</w:t>
            </w:r>
          </w:p>
        </w:tc>
        <w:tc>
          <w:tcPr>
            <w:tcW w:w="853" w:type="dxa"/>
            <w:tcBorders>
              <w:top w:val="single" w:sz="4" w:space="0" w:color="000000"/>
              <w:left w:val="single" w:sz="4" w:space="0" w:color="000000"/>
              <w:bottom w:val="single" w:sz="4" w:space="0" w:color="000000"/>
              <w:right w:val="single" w:sz="4" w:space="0" w:color="000000"/>
            </w:tcBorders>
            <w:vAlign w:val="center"/>
          </w:tcPr>
          <w:p w14:paraId="3C171553"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20.693,4</w:t>
            </w:r>
          </w:p>
        </w:tc>
        <w:tc>
          <w:tcPr>
            <w:tcW w:w="1135" w:type="dxa"/>
            <w:tcBorders>
              <w:top w:val="single" w:sz="4" w:space="0" w:color="000000"/>
              <w:left w:val="single" w:sz="4" w:space="0" w:color="000000"/>
              <w:bottom w:val="single" w:sz="4" w:space="0" w:color="000000"/>
              <w:right w:val="single" w:sz="4" w:space="0" w:color="000000"/>
            </w:tcBorders>
            <w:vAlign w:val="center"/>
          </w:tcPr>
          <w:p w14:paraId="5C99E9B7"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16.028</w:t>
            </w:r>
          </w:p>
        </w:tc>
        <w:tc>
          <w:tcPr>
            <w:tcW w:w="1419" w:type="dxa"/>
            <w:tcBorders>
              <w:top w:val="single" w:sz="4" w:space="0" w:color="000000"/>
              <w:left w:val="single" w:sz="4" w:space="0" w:color="000000"/>
              <w:bottom w:val="single" w:sz="4" w:space="0" w:color="000000"/>
              <w:right w:val="single" w:sz="4" w:space="0" w:color="000000"/>
            </w:tcBorders>
            <w:vAlign w:val="center"/>
          </w:tcPr>
          <w:p w14:paraId="17A80626"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331.673.815</w:t>
            </w:r>
          </w:p>
        </w:tc>
      </w:tr>
      <w:tr w:rsidR="00A10877" w14:paraId="0B5F03D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40DEF1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66</w:t>
            </w:r>
          </w:p>
        </w:tc>
        <w:tc>
          <w:tcPr>
            <w:tcW w:w="1813" w:type="dxa"/>
            <w:tcBorders>
              <w:top w:val="single" w:sz="4" w:space="0" w:color="000000"/>
              <w:left w:val="single" w:sz="4" w:space="0" w:color="000000"/>
              <w:bottom w:val="single" w:sz="4" w:space="0" w:color="000000"/>
              <w:right w:val="single" w:sz="4" w:space="0" w:color="000000"/>
            </w:tcBorders>
            <w:vAlign w:val="center"/>
          </w:tcPr>
          <w:p w14:paraId="659B0CCA"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14:paraId="084698BF"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75E986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md</w:t>
            </w:r>
          </w:p>
        </w:tc>
        <w:tc>
          <w:tcPr>
            <w:tcW w:w="853" w:type="dxa"/>
            <w:tcBorders>
              <w:top w:val="single" w:sz="4" w:space="0" w:color="000000"/>
              <w:left w:val="single" w:sz="4" w:space="0" w:color="000000"/>
              <w:bottom w:val="single" w:sz="4" w:space="0" w:color="000000"/>
              <w:right w:val="single" w:sz="4" w:space="0" w:color="000000"/>
            </w:tcBorders>
            <w:vAlign w:val="center"/>
          </w:tcPr>
          <w:p w14:paraId="230A5A8D"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5F409B9A"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4C9E4E9E"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470</w:t>
            </w:r>
          </w:p>
        </w:tc>
        <w:tc>
          <w:tcPr>
            <w:tcW w:w="1135" w:type="dxa"/>
            <w:tcBorders>
              <w:top w:val="single" w:sz="4" w:space="0" w:color="000000"/>
              <w:left w:val="single" w:sz="4" w:space="0" w:color="000000"/>
              <w:bottom w:val="single" w:sz="4" w:space="0" w:color="000000"/>
              <w:right w:val="single" w:sz="4" w:space="0" w:color="000000"/>
            </w:tcBorders>
            <w:vAlign w:val="center"/>
          </w:tcPr>
          <w:p w14:paraId="703ADDE9"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414.869</w:t>
            </w:r>
          </w:p>
        </w:tc>
        <w:tc>
          <w:tcPr>
            <w:tcW w:w="1419" w:type="dxa"/>
            <w:tcBorders>
              <w:top w:val="single" w:sz="4" w:space="0" w:color="000000"/>
              <w:left w:val="single" w:sz="4" w:space="0" w:color="000000"/>
              <w:bottom w:val="single" w:sz="4" w:space="0" w:color="000000"/>
              <w:right w:val="single" w:sz="4" w:space="0" w:color="000000"/>
            </w:tcBorders>
            <w:vAlign w:val="center"/>
          </w:tcPr>
          <w:p w14:paraId="1D601DAC"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194.988.430</w:t>
            </w:r>
          </w:p>
        </w:tc>
      </w:tr>
      <w:tr w:rsidR="00A10877" w14:paraId="28E33E3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723E77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67</w:t>
            </w:r>
          </w:p>
        </w:tc>
        <w:tc>
          <w:tcPr>
            <w:tcW w:w="1813" w:type="dxa"/>
            <w:tcBorders>
              <w:top w:val="single" w:sz="4" w:space="0" w:color="000000"/>
              <w:left w:val="single" w:sz="4" w:space="0" w:color="000000"/>
              <w:bottom w:val="single" w:sz="4" w:space="0" w:color="000000"/>
              <w:right w:val="single" w:sz="4" w:space="0" w:color="000000"/>
            </w:tcBorders>
            <w:vAlign w:val="center"/>
          </w:tcPr>
          <w:p w14:paraId="177474B7"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không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14:paraId="69AE3CD6"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C60CBF6"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md</w:t>
            </w:r>
          </w:p>
        </w:tc>
        <w:tc>
          <w:tcPr>
            <w:tcW w:w="853" w:type="dxa"/>
            <w:tcBorders>
              <w:top w:val="single" w:sz="4" w:space="0" w:color="000000"/>
              <w:left w:val="single" w:sz="4" w:space="0" w:color="000000"/>
              <w:bottom w:val="single" w:sz="4" w:space="0" w:color="000000"/>
              <w:right w:val="single" w:sz="4" w:space="0" w:color="000000"/>
            </w:tcBorders>
            <w:vAlign w:val="center"/>
          </w:tcPr>
          <w:p w14:paraId="087D7DA1"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5149341F"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006170A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550</w:t>
            </w:r>
          </w:p>
        </w:tc>
        <w:tc>
          <w:tcPr>
            <w:tcW w:w="1135" w:type="dxa"/>
            <w:tcBorders>
              <w:top w:val="single" w:sz="4" w:space="0" w:color="000000"/>
              <w:left w:val="single" w:sz="4" w:space="0" w:color="000000"/>
              <w:bottom w:val="single" w:sz="4" w:space="0" w:color="000000"/>
              <w:right w:val="single" w:sz="4" w:space="0" w:color="000000"/>
            </w:tcBorders>
            <w:vAlign w:val="center"/>
          </w:tcPr>
          <w:p w14:paraId="352BF6B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235.083</w:t>
            </w:r>
          </w:p>
        </w:tc>
        <w:tc>
          <w:tcPr>
            <w:tcW w:w="1419" w:type="dxa"/>
            <w:tcBorders>
              <w:top w:val="single" w:sz="4" w:space="0" w:color="000000"/>
              <w:left w:val="single" w:sz="4" w:space="0" w:color="000000"/>
              <w:bottom w:val="single" w:sz="4" w:space="0" w:color="000000"/>
              <w:right w:val="single" w:sz="4" w:space="0" w:color="000000"/>
            </w:tcBorders>
            <w:vAlign w:val="center"/>
          </w:tcPr>
          <w:p w14:paraId="72A46C7F"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129.295.650</w:t>
            </w:r>
          </w:p>
        </w:tc>
      </w:tr>
      <w:tr w:rsidR="00A10877" w14:paraId="50A1D00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30D5D9F5"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69</w:t>
            </w:r>
          </w:p>
        </w:tc>
        <w:tc>
          <w:tcPr>
            <w:tcW w:w="1813" w:type="dxa"/>
            <w:tcBorders>
              <w:top w:val="single" w:sz="4" w:space="0" w:color="000000"/>
              <w:left w:val="single" w:sz="4" w:space="0" w:color="000000"/>
              <w:bottom w:val="single" w:sz="4" w:space="0" w:color="000000"/>
              <w:right w:val="single" w:sz="4" w:space="0" w:color="000000"/>
            </w:tcBorders>
            <w:vAlign w:val="center"/>
          </w:tcPr>
          <w:p w14:paraId="17176506"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Phá dỡ sàn bịt ram dốc biện pháp/ sàn tăng cường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778B428F"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4856EA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7DF386BC"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0284DABA"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3DC7D1E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53,87</w:t>
            </w:r>
          </w:p>
        </w:tc>
        <w:tc>
          <w:tcPr>
            <w:tcW w:w="1135" w:type="dxa"/>
            <w:tcBorders>
              <w:top w:val="single" w:sz="4" w:space="0" w:color="000000"/>
              <w:left w:val="single" w:sz="4" w:space="0" w:color="000000"/>
              <w:bottom w:val="single" w:sz="4" w:space="0" w:color="000000"/>
              <w:right w:val="single" w:sz="4" w:space="0" w:color="000000"/>
            </w:tcBorders>
            <w:vAlign w:val="center"/>
          </w:tcPr>
          <w:p w14:paraId="35CD98C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1.602.840</w:t>
            </w:r>
          </w:p>
        </w:tc>
        <w:tc>
          <w:tcPr>
            <w:tcW w:w="1419" w:type="dxa"/>
            <w:tcBorders>
              <w:top w:val="single" w:sz="4" w:space="0" w:color="000000"/>
              <w:left w:val="single" w:sz="4" w:space="0" w:color="000000"/>
              <w:bottom w:val="single" w:sz="4" w:space="0" w:color="000000"/>
              <w:right w:val="single" w:sz="4" w:space="0" w:color="000000"/>
            </w:tcBorders>
            <w:vAlign w:val="center"/>
          </w:tcPr>
          <w:p w14:paraId="2B6B5B7F"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86.336.977</w:t>
            </w:r>
          </w:p>
        </w:tc>
      </w:tr>
      <w:tr w:rsidR="00A10877" w14:paraId="10FE549F"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AB5B165"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70</w:t>
            </w:r>
          </w:p>
        </w:tc>
        <w:tc>
          <w:tcPr>
            <w:tcW w:w="1813" w:type="dxa"/>
            <w:tcBorders>
              <w:top w:val="single" w:sz="4" w:space="0" w:color="000000"/>
              <w:left w:val="single" w:sz="4" w:space="0" w:color="000000"/>
              <w:bottom w:val="single" w:sz="4" w:space="0" w:color="000000"/>
              <w:right w:val="single" w:sz="4" w:space="0" w:color="000000"/>
            </w:tcBorders>
            <w:vAlign w:val="center"/>
          </w:tcPr>
          <w:p w14:paraId="57635345"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Vận chuyển bê tông phá dỡ sàn bịt ram dốc biện pháp/ sàn tăng cường tương đương đất cấp IV ra khói công trình</w:t>
            </w:r>
          </w:p>
        </w:tc>
        <w:tc>
          <w:tcPr>
            <w:tcW w:w="1134" w:type="dxa"/>
            <w:tcBorders>
              <w:top w:val="single" w:sz="4" w:space="0" w:color="000000"/>
              <w:left w:val="single" w:sz="4" w:space="0" w:color="000000"/>
              <w:bottom w:val="single" w:sz="4" w:space="0" w:color="000000"/>
              <w:right w:val="single" w:sz="4" w:space="0" w:color="000000"/>
            </w:tcBorders>
            <w:vAlign w:val="center"/>
          </w:tcPr>
          <w:p w14:paraId="187E6745"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44C7671"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3" w:type="dxa"/>
            <w:tcBorders>
              <w:top w:val="single" w:sz="4" w:space="0" w:color="000000"/>
              <w:left w:val="single" w:sz="4" w:space="0" w:color="000000"/>
              <w:bottom w:val="single" w:sz="4" w:space="0" w:color="000000"/>
              <w:right w:val="single" w:sz="4" w:space="0" w:color="000000"/>
            </w:tcBorders>
            <w:vAlign w:val="center"/>
          </w:tcPr>
          <w:p w14:paraId="4468A59E"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7DA66CB2"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74A4E1B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53,87</w:t>
            </w:r>
          </w:p>
        </w:tc>
        <w:tc>
          <w:tcPr>
            <w:tcW w:w="1135" w:type="dxa"/>
            <w:tcBorders>
              <w:top w:val="single" w:sz="4" w:space="0" w:color="000000"/>
              <w:left w:val="single" w:sz="4" w:space="0" w:color="000000"/>
              <w:bottom w:val="single" w:sz="4" w:space="0" w:color="000000"/>
              <w:right w:val="single" w:sz="4" w:space="0" w:color="000000"/>
            </w:tcBorders>
            <w:vAlign w:val="center"/>
          </w:tcPr>
          <w:p w14:paraId="74754A9A"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267.140</w:t>
            </w:r>
          </w:p>
        </w:tc>
        <w:tc>
          <w:tcPr>
            <w:tcW w:w="1419" w:type="dxa"/>
            <w:tcBorders>
              <w:top w:val="single" w:sz="4" w:space="0" w:color="000000"/>
              <w:left w:val="single" w:sz="4" w:space="0" w:color="000000"/>
              <w:bottom w:val="single" w:sz="4" w:space="0" w:color="000000"/>
              <w:right w:val="single" w:sz="4" w:space="0" w:color="000000"/>
            </w:tcBorders>
            <w:vAlign w:val="center"/>
          </w:tcPr>
          <w:p w14:paraId="52BBFDA4"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14.389.496</w:t>
            </w:r>
          </w:p>
        </w:tc>
      </w:tr>
      <w:tr w:rsidR="00A10877" w14:paraId="640045D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8011BA7"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71</w:t>
            </w:r>
          </w:p>
        </w:tc>
        <w:tc>
          <w:tcPr>
            <w:tcW w:w="1813" w:type="dxa"/>
            <w:tcBorders>
              <w:top w:val="single" w:sz="4" w:space="0" w:color="000000"/>
              <w:left w:val="single" w:sz="4" w:space="0" w:color="000000"/>
              <w:bottom w:val="single" w:sz="4" w:space="0" w:color="000000"/>
              <w:right w:val="single" w:sz="4" w:space="0" w:color="000000"/>
            </w:tcBorders>
            <w:vAlign w:val="center"/>
          </w:tcPr>
          <w:p w14:paraId="2D8E7883" w14:textId="77777777" w:rsidR="00A10877" w:rsidRDefault="00000000">
            <w:pPr>
              <w:spacing w:after="120" w:line="276" w:lineRule="auto"/>
              <w:rPr>
                <w:rFonts w:ascii="Times New Roman" w:hAnsi="Times New Roman"/>
                <w:sz w:val="18"/>
                <w:szCs w:val="18"/>
              </w:rPr>
            </w:pPr>
            <w:r>
              <w:rPr>
                <w:rFonts w:ascii="Times New Roman" w:hAnsi="Times New Roman"/>
                <w:color w:val="000000" w:themeColor="text1"/>
                <w:sz w:val="18"/>
                <w:szCs w:val="18"/>
              </w:rPr>
              <w:t>Gia cố nền đất yếu (Bao gồm rải phên nứa chống chình và trạc rải gia cố đường giao thông, kho bãi)</w:t>
            </w:r>
          </w:p>
        </w:tc>
        <w:tc>
          <w:tcPr>
            <w:tcW w:w="1134" w:type="dxa"/>
            <w:tcBorders>
              <w:top w:val="single" w:sz="4" w:space="0" w:color="000000"/>
              <w:left w:val="single" w:sz="4" w:space="0" w:color="000000"/>
              <w:bottom w:val="single" w:sz="4" w:space="0" w:color="000000"/>
              <w:right w:val="single" w:sz="4" w:space="0" w:color="000000"/>
            </w:tcBorders>
            <w:vAlign w:val="center"/>
          </w:tcPr>
          <w:p w14:paraId="4DB1FED3"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089B833"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Gói</w:t>
            </w:r>
          </w:p>
        </w:tc>
        <w:tc>
          <w:tcPr>
            <w:tcW w:w="853" w:type="dxa"/>
            <w:tcBorders>
              <w:top w:val="single" w:sz="4" w:space="0" w:color="000000"/>
              <w:left w:val="single" w:sz="4" w:space="0" w:color="000000"/>
              <w:bottom w:val="single" w:sz="4" w:space="0" w:color="000000"/>
              <w:right w:val="single" w:sz="4" w:space="0" w:color="000000"/>
            </w:tcBorders>
            <w:vAlign w:val="center"/>
          </w:tcPr>
          <w:p w14:paraId="7E6C444E"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1A8564FE"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0A80131B"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w:t>
            </w:r>
          </w:p>
        </w:tc>
        <w:tc>
          <w:tcPr>
            <w:tcW w:w="1135" w:type="dxa"/>
            <w:tcBorders>
              <w:top w:val="single" w:sz="4" w:space="0" w:color="000000"/>
              <w:left w:val="single" w:sz="4" w:space="0" w:color="000000"/>
              <w:bottom w:val="single" w:sz="4" w:space="0" w:color="000000"/>
              <w:right w:val="single" w:sz="4" w:space="0" w:color="000000"/>
            </w:tcBorders>
            <w:vAlign w:val="center"/>
          </w:tcPr>
          <w:p w14:paraId="6E69BA70"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641.136.129</w:t>
            </w:r>
          </w:p>
        </w:tc>
        <w:tc>
          <w:tcPr>
            <w:tcW w:w="1419" w:type="dxa"/>
            <w:tcBorders>
              <w:top w:val="single" w:sz="4" w:space="0" w:color="000000"/>
              <w:left w:val="single" w:sz="4" w:space="0" w:color="000000"/>
              <w:bottom w:val="single" w:sz="4" w:space="0" w:color="000000"/>
              <w:right w:val="single" w:sz="4" w:space="0" w:color="000000"/>
            </w:tcBorders>
            <w:vAlign w:val="center"/>
          </w:tcPr>
          <w:p w14:paraId="69224D67"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641.136.129</w:t>
            </w:r>
          </w:p>
        </w:tc>
      </w:tr>
      <w:tr w:rsidR="00A10877" w14:paraId="47EA4B4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984A970"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72</w:t>
            </w:r>
          </w:p>
        </w:tc>
        <w:tc>
          <w:tcPr>
            <w:tcW w:w="1813" w:type="dxa"/>
            <w:tcBorders>
              <w:top w:val="single" w:sz="4" w:space="0" w:color="000000"/>
              <w:left w:val="single" w:sz="4" w:space="0" w:color="000000"/>
              <w:bottom w:val="single" w:sz="4" w:space="0" w:color="000000"/>
              <w:right w:val="single" w:sz="4" w:space="0" w:color="000000"/>
            </w:tcBorders>
            <w:vAlign w:val="center"/>
          </w:tcPr>
          <w:p w14:paraId="71652771"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Thu nước hố móng/ hạ mực nước ngầm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50A720B2"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69E363D"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Gói</w:t>
            </w:r>
          </w:p>
        </w:tc>
        <w:tc>
          <w:tcPr>
            <w:tcW w:w="853" w:type="dxa"/>
            <w:tcBorders>
              <w:top w:val="single" w:sz="4" w:space="0" w:color="000000"/>
              <w:left w:val="single" w:sz="4" w:space="0" w:color="000000"/>
              <w:bottom w:val="single" w:sz="4" w:space="0" w:color="000000"/>
              <w:right w:val="single" w:sz="4" w:space="0" w:color="000000"/>
            </w:tcBorders>
            <w:vAlign w:val="center"/>
          </w:tcPr>
          <w:p w14:paraId="6E939960"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2F6FE233"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72458EC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w:t>
            </w:r>
          </w:p>
        </w:tc>
        <w:tc>
          <w:tcPr>
            <w:tcW w:w="1135" w:type="dxa"/>
            <w:tcBorders>
              <w:top w:val="single" w:sz="4" w:space="0" w:color="000000"/>
              <w:left w:val="single" w:sz="4" w:space="0" w:color="000000"/>
              <w:bottom w:val="single" w:sz="4" w:space="0" w:color="000000"/>
              <w:right w:val="single" w:sz="4" w:space="0" w:color="000000"/>
            </w:tcBorders>
            <w:vAlign w:val="center"/>
          </w:tcPr>
          <w:p w14:paraId="7183305F"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534.280.107</w:t>
            </w:r>
          </w:p>
        </w:tc>
        <w:tc>
          <w:tcPr>
            <w:tcW w:w="1419" w:type="dxa"/>
            <w:tcBorders>
              <w:top w:val="single" w:sz="4" w:space="0" w:color="000000"/>
              <w:left w:val="single" w:sz="4" w:space="0" w:color="000000"/>
              <w:bottom w:val="single" w:sz="4" w:space="0" w:color="000000"/>
              <w:right w:val="single" w:sz="4" w:space="0" w:color="000000"/>
            </w:tcBorders>
            <w:vAlign w:val="center"/>
          </w:tcPr>
          <w:p w14:paraId="50E3A2D3"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534.280.107</w:t>
            </w:r>
          </w:p>
        </w:tc>
      </w:tr>
      <w:tr w:rsidR="00A10877" w14:paraId="7834F35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5789DD" w14:textId="77777777" w:rsidR="00A10877" w:rsidRDefault="00000000">
            <w:pPr>
              <w:spacing w:after="120" w:line="276" w:lineRule="auto"/>
              <w:jc w:val="center"/>
              <w:rPr>
                <w:rFonts w:ascii="Times New Roman" w:hAnsi="Times New Roman"/>
                <w:sz w:val="18"/>
                <w:szCs w:val="18"/>
              </w:rPr>
            </w:pPr>
            <w:r>
              <w:rPr>
                <w:rFonts w:ascii="Times New Roman" w:hAnsi="Times New Roman"/>
                <w:b/>
                <w:bCs/>
                <w:sz w:val="18"/>
                <w:szCs w:val="18"/>
              </w:rPr>
              <w:t>VII</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50A24C"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MÓNG CẨU THÁP</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6F3498" w14:textId="77777777" w:rsidR="00A10877" w:rsidRDefault="00A10877">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41AD39" w14:textId="77777777" w:rsidR="00A10877" w:rsidRDefault="00A10877">
            <w:pPr>
              <w:spacing w:after="120" w:line="276" w:lineRule="auto"/>
              <w:jc w:val="center"/>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29F1CE0"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23ADEB"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D3F1DA" w14:textId="77777777" w:rsidR="00A10877" w:rsidRDefault="00A10877">
            <w:pPr>
              <w:spacing w:after="120" w:line="276" w:lineRule="auto"/>
              <w:jc w:val="right"/>
              <w:rPr>
                <w:rFonts w:ascii="Times New Roman" w:hAnsi="Times New Roman"/>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F21E19" w14:textId="77777777" w:rsidR="00A10877" w:rsidRDefault="00A10877">
            <w:pPr>
              <w:spacing w:after="120" w:line="276" w:lineRule="auto"/>
              <w:jc w:val="right"/>
              <w:rPr>
                <w:rFonts w:ascii="Times New Roman" w:hAnsi="Times New Roman"/>
                <w:sz w:val="18"/>
                <w:szCs w:val="18"/>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79801F"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640.092.150</w:t>
            </w:r>
          </w:p>
        </w:tc>
      </w:tr>
      <w:tr w:rsidR="00A10877" w14:paraId="13D4EA56"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2680E6C"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74</w:t>
            </w:r>
          </w:p>
        </w:tc>
        <w:tc>
          <w:tcPr>
            <w:tcW w:w="1813" w:type="dxa"/>
            <w:tcBorders>
              <w:top w:val="single" w:sz="4" w:space="0" w:color="000000"/>
              <w:left w:val="single" w:sz="4" w:space="0" w:color="000000"/>
              <w:bottom w:val="single" w:sz="4" w:space="0" w:color="000000"/>
              <w:right w:val="single" w:sz="4" w:space="0" w:color="000000"/>
            </w:tcBorders>
            <w:vAlign w:val="center"/>
          </w:tcPr>
          <w:p w14:paraId="0CFE1988"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Chi phí móng cẩu tháp</w:t>
            </w:r>
          </w:p>
        </w:tc>
        <w:tc>
          <w:tcPr>
            <w:tcW w:w="1134" w:type="dxa"/>
            <w:tcBorders>
              <w:top w:val="single" w:sz="4" w:space="0" w:color="000000"/>
              <w:left w:val="single" w:sz="4" w:space="0" w:color="000000"/>
              <w:bottom w:val="single" w:sz="4" w:space="0" w:color="000000"/>
              <w:right w:val="single" w:sz="4" w:space="0" w:color="000000"/>
            </w:tcBorders>
            <w:vAlign w:val="center"/>
          </w:tcPr>
          <w:p w14:paraId="0B263726" w14:textId="77777777" w:rsidR="00A10877" w:rsidRDefault="00000000">
            <w:pPr>
              <w:spacing w:after="120" w:line="276" w:lineRule="auto"/>
              <w:rPr>
                <w:rFonts w:ascii="Times New Roman" w:hAnsi="Times New Roman"/>
                <w:sz w:val="18"/>
                <w:szCs w:val="18"/>
              </w:rPr>
            </w:pPr>
            <w:r>
              <w:rPr>
                <w:rFonts w:ascii="Times New Roman" w:hAnsi="Times New Roman"/>
                <w:sz w:val="18"/>
                <w:szCs w:val="18"/>
              </w:rPr>
              <w:t>Không bao gồm cọc của móng cẩu tháp, phá dỡ móng, cọc (Giai đoạn sau)</w:t>
            </w:r>
          </w:p>
        </w:tc>
        <w:tc>
          <w:tcPr>
            <w:tcW w:w="567" w:type="dxa"/>
            <w:tcBorders>
              <w:top w:val="single" w:sz="4" w:space="0" w:color="000000"/>
              <w:left w:val="single" w:sz="4" w:space="0" w:color="000000"/>
              <w:bottom w:val="single" w:sz="4" w:space="0" w:color="000000"/>
              <w:right w:val="single" w:sz="4" w:space="0" w:color="000000"/>
            </w:tcBorders>
            <w:vAlign w:val="center"/>
          </w:tcPr>
          <w:p w14:paraId="541E5DE2" w14:textId="77777777" w:rsidR="00A10877" w:rsidRDefault="00000000">
            <w:pPr>
              <w:spacing w:after="120" w:line="276" w:lineRule="auto"/>
              <w:jc w:val="center"/>
              <w:rPr>
                <w:rFonts w:ascii="Times New Roman" w:hAnsi="Times New Roman"/>
                <w:sz w:val="18"/>
                <w:szCs w:val="18"/>
              </w:rPr>
            </w:pPr>
            <w:r>
              <w:rPr>
                <w:rFonts w:ascii="Times New Roman" w:hAnsi="Times New Roman"/>
                <w:sz w:val="18"/>
                <w:szCs w:val="18"/>
              </w:rPr>
              <w:t>gói</w:t>
            </w:r>
          </w:p>
        </w:tc>
        <w:tc>
          <w:tcPr>
            <w:tcW w:w="853" w:type="dxa"/>
            <w:tcBorders>
              <w:top w:val="single" w:sz="4" w:space="0" w:color="000000"/>
              <w:left w:val="single" w:sz="4" w:space="0" w:color="000000"/>
              <w:bottom w:val="single" w:sz="4" w:space="0" w:color="000000"/>
              <w:right w:val="single" w:sz="4" w:space="0" w:color="000000"/>
            </w:tcBorders>
            <w:vAlign w:val="center"/>
          </w:tcPr>
          <w:p w14:paraId="2C047FF8" w14:textId="77777777" w:rsidR="00A10877" w:rsidRDefault="00A10877">
            <w:pPr>
              <w:spacing w:after="120" w:line="276" w:lineRule="auto"/>
              <w:jc w:val="right"/>
              <w:rPr>
                <w:rFonts w:ascii="Times New Roman" w:hAnsi="Times New Roman"/>
                <w:sz w:val="18"/>
                <w:szCs w:val="18"/>
              </w:rPr>
            </w:pPr>
          </w:p>
        </w:tc>
        <w:tc>
          <w:tcPr>
            <w:tcW w:w="848" w:type="dxa"/>
            <w:tcBorders>
              <w:top w:val="single" w:sz="4" w:space="0" w:color="000000"/>
              <w:left w:val="single" w:sz="4" w:space="0" w:color="000000"/>
              <w:bottom w:val="single" w:sz="4" w:space="0" w:color="000000"/>
              <w:right w:val="single" w:sz="4" w:space="0" w:color="000000"/>
            </w:tcBorders>
            <w:vAlign w:val="center"/>
          </w:tcPr>
          <w:p w14:paraId="43AE10E7" w14:textId="77777777" w:rsidR="00A10877" w:rsidRDefault="00A10877">
            <w:pPr>
              <w:spacing w:after="120" w:line="276" w:lineRule="auto"/>
              <w:jc w:val="right"/>
              <w:rPr>
                <w:rFonts w:ascii="Times New Roman" w:hAnsi="Times New Roman"/>
                <w:sz w:val="18"/>
                <w:szCs w:val="18"/>
              </w:rPr>
            </w:pPr>
          </w:p>
        </w:tc>
        <w:tc>
          <w:tcPr>
            <w:tcW w:w="853" w:type="dxa"/>
            <w:tcBorders>
              <w:top w:val="single" w:sz="4" w:space="0" w:color="000000"/>
              <w:left w:val="single" w:sz="4" w:space="0" w:color="000000"/>
              <w:bottom w:val="single" w:sz="4" w:space="0" w:color="000000"/>
              <w:right w:val="single" w:sz="4" w:space="0" w:color="000000"/>
            </w:tcBorders>
            <w:vAlign w:val="center"/>
          </w:tcPr>
          <w:p w14:paraId="07CB5686"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1</w:t>
            </w:r>
          </w:p>
        </w:tc>
        <w:tc>
          <w:tcPr>
            <w:tcW w:w="1135" w:type="dxa"/>
            <w:tcBorders>
              <w:top w:val="single" w:sz="4" w:space="0" w:color="000000"/>
              <w:left w:val="single" w:sz="4" w:space="0" w:color="000000"/>
              <w:bottom w:val="single" w:sz="4" w:space="0" w:color="000000"/>
              <w:right w:val="single" w:sz="4" w:space="0" w:color="000000"/>
            </w:tcBorders>
            <w:vAlign w:val="center"/>
          </w:tcPr>
          <w:p w14:paraId="1EC2F5AC" w14:textId="77777777" w:rsidR="00A10877" w:rsidRDefault="00000000">
            <w:pPr>
              <w:spacing w:after="120" w:line="276" w:lineRule="auto"/>
              <w:jc w:val="right"/>
              <w:rPr>
                <w:rFonts w:ascii="Times New Roman" w:hAnsi="Times New Roman"/>
                <w:sz w:val="18"/>
                <w:szCs w:val="18"/>
              </w:rPr>
            </w:pPr>
            <w:r>
              <w:rPr>
                <w:rFonts w:ascii="Times New Roman" w:hAnsi="Times New Roman"/>
                <w:sz w:val="18"/>
                <w:szCs w:val="18"/>
              </w:rPr>
              <w:t>640.092.150</w:t>
            </w:r>
          </w:p>
        </w:tc>
        <w:tc>
          <w:tcPr>
            <w:tcW w:w="1419" w:type="dxa"/>
            <w:tcBorders>
              <w:top w:val="single" w:sz="4" w:space="0" w:color="000000"/>
              <w:left w:val="single" w:sz="4" w:space="0" w:color="000000"/>
              <w:bottom w:val="single" w:sz="4" w:space="0" w:color="000000"/>
              <w:right w:val="single" w:sz="4" w:space="0" w:color="000000"/>
            </w:tcBorders>
            <w:vAlign w:val="center"/>
          </w:tcPr>
          <w:p w14:paraId="38579AA8"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640.092.150</w:t>
            </w:r>
          </w:p>
        </w:tc>
      </w:tr>
      <w:tr w:rsidR="00A10877" w14:paraId="2FBC889F" w14:textId="77777777">
        <w:trPr>
          <w:cantSplit/>
          <w:jc w:val="center"/>
        </w:trPr>
        <w:tc>
          <w:tcPr>
            <w:tcW w:w="7652"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6A2EADC5"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TỔNG CỘNG</w:t>
            </w: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BCD582D"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171.752.592.893</w:t>
            </w:r>
          </w:p>
        </w:tc>
      </w:tr>
      <w:tr w:rsidR="00A10877" w14:paraId="5FF5E80E" w14:textId="77777777">
        <w:trPr>
          <w:cantSplit/>
          <w:jc w:val="center"/>
        </w:trPr>
        <w:tc>
          <w:tcPr>
            <w:tcW w:w="7652"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6ED2002B"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Chi phí chung (trọn gói)</w:t>
            </w: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95D6B9C"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20.778.337.000</w:t>
            </w:r>
          </w:p>
        </w:tc>
      </w:tr>
      <w:tr w:rsidR="00A10877" w14:paraId="24244D69" w14:textId="77777777">
        <w:trPr>
          <w:cantSplit/>
          <w:jc w:val="center"/>
        </w:trPr>
        <w:tc>
          <w:tcPr>
            <w:tcW w:w="7652"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77D45D9D"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Cẩu tháp (trọn gói)</w:t>
            </w: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184BE5"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7.402.649.000</w:t>
            </w:r>
          </w:p>
        </w:tc>
      </w:tr>
      <w:tr w:rsidR="00A10877" w14:paraId="5671E04C" w14:textId="77777777">
        <w:trPr>
          <w:cantSplit/>
          <w:jc w:val="center"/>
        </w:trPr>
        <w:tc>
          <w:tcPr>
            <w:tcW w:w="7652"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1FBA77FC"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TỔNG GIÁ TRỊ HỢP ĐỒNG TRƯỚC THUẾ</w:t>
            </w: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99B2EC"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199.933.578.893</w:t>
            </w:r>
          </w:p>
        </w:tc>
      </w:tr>
      <w:tr w:rsidR="00A10877" w14:paraId="16B92807" w14:textId="77777777">
        <w:trPr>
          <w:cantSplit/>
          <w:jc w:val="center"/>
        </w:trPr>
        <w:tc>
          <w:tcPr>
            <w:tcW w:w="7652"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69B6B845"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THUẾ GTGT 8%</w:t>
            </w: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C82827"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15.994.686.311</w:t>
            </w:r>
          </w:p>
        </w:tc>
      </w:tr>
      <w:tr w:rsidR="00A10877" w14:paraId="4D37BCFA" w14:textId="77777777">
        <w:trPr>
          <w:cantSplit/>
          <w:jc w:val="center"/>
        </w:trPr>
        <w:tc>
          <w:tcPr>
            <w:tcW w:w="7652"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58414F6F" w14:textId="77777777" w:rsidR="00A10877" w:rsidRDefault="00000000">
            <w:pPr>
              <w:spacing w:after="120" w:line="276" w:lineRule="auto"/>
              <w:rPr>
                <w:rFonts w:ascii="Times New Roman" w:hAnsi="Times New Roman"/>
                <w:sz w:val="18"/>
                <w:szCs w:val="18"/>
              </w:rPr>
            </w:pPr>
            <w:r>
              <w:rPr>
                <w:rFonts w:ascii="Times New Roman" w:hAnsi="Times New Roman"/>
                <w:b/>
                <w:bCs/>
                <w:sz w:val="18"/>
                <w:szCs w:val="18"/>
              </w:rPr>
              <w:t>TỔNG GIÁ TRỊ HỢP ĐỒNG SAU THUẾ</w:t>
            </w:r>
          </w:p>
        </w:tc>
        <w:tc>
          <w:tcPr>
            <w:tcW w:w="14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914CAF" w14:textId="77777777" w:rsidR="00A10877" w:rsidRDefault="00000000">
            <w:pPr>
              <w:spacing w:after="120" w:line="276" w:lineRule="auto"/>
              <w:jc w:val="right"/>
              <w:rPr>
                <w:rFonts w:ascii="Times New Roman" w:hAnsi="Times New Roman"/>
                <w:sz w:val="18"/>
                <w:szCs w:val="18"/>
              </w:rPr>
            </w:pPr>
            <w:r>
              <w:rPr>
                <w:rFonts w:ascii="Times New Roman" w:hAnsi="Times New Roman"/>
                <w:b/>
                <w:bCs/>
                <w:sz w:val="18"/>
                <w:szCs w:val="18"/>
              </w:rPr>
              <w:t>215.928.265.204</w:t>
            </w:r>
          </w:p>
        </w:tc>
      </w:tr>
    </w:tbl>
    <w:p w14:paraId="6E598FC5" w14:textId="77777777" w:rsidR="00A10877" w:rsidRDefault="00000000">
      <w:pPr>
        <w:spacing w:after="120" w:line="276" w:lineRule="auto"/>
        <w:rPr>
          <w:rFonts w:ascii="Times New Roman" w:hAnsi="Times New Roman"/>
          <w:sz w:val="26"/>
          <w:szCs w:val="26"/>
        </w:rPr>
      </w:pPr>
      <w:r>
        <w:br w:type="page"/>
      </w:r>
    </w:p>
    <w:p w14:paraId="7CED674F" w14:textId="77777777" w:rsidR="00A10877" w:rsidRDefault="00000000">
      <w:pPr>
        <w:spacing w:line="276" w:lineRule="auto"/>
        <w:jc w:val="center"/>
        <w:rPr>
          <w:highlight w:val="yellow"/>
        </w:rPr>
      </w:pPr>
      <w:r>
        <w:rPr>
          <w:rFonts w:ascii="Times New Roman" w:hAnsi="Times New Roman"/>
          <w:b/>
          <w:bCs/>
          <w:sz w:val="26"/>
          <w:szCs w:val="26"/>
          <w:highlight w:val="yellow"/>
        </w:rPr>
        <w:lastRenderedPageBreak/>
        <w:t>BIỂU 02</w:t>
      </w:r>
    </w:p>
    <w:p w14:paraId="3AA12D86" w14:textId="77777777" w:rsidR="00A10877" w:rsidRDefault="00000000">
      <w:pPr>
        <w:spacing w:line="276" w:lineRule="auto"/>
        <w:jc w:val="center"/>
        <w:rPr>
          <w:highlight w:val="yellow"/>
        </w:rPr>
      </w:pPr>
      <w:r>
        <w:rPr>
          <w:rFonts w:ascii="Times New Roman" w:hAnsi="Times New Roman"/>
          <w:b/>
          <w:bCs/>
          <w:sz w:val="26"/>
          <w:szCs w:val="26"/>
          <w:highlight w:val="yellow"/>
        </w:rPr>
        <w:t>PHẠM VI CÔNG VIỆC, CÁCH TÍNH KHỐI LƯỢNG VÀ BAO HÀM ĐƠN GIÁ</w:t>
      </w:r>
    </w:p>
    <w:p w14:paraId="545C2FD7" w14:textId="77777777" w:rsidR="00A10877" w:rsidRDefault="00000000">
      <w:pPr>
        <w:spacing w:after="200" w:line="276" w:lineRule="auto"/>
        <w:jc w:val="center"/>
      </w:pPr>
      <w:r>
        <w:rPr>
          <w:rFonts w:ascii="Times New Roman" w:hAnsi="Times New Roman"/>
          <w:i/>
          <w:iCs/>
          <w:sz w:val="26"/>
          <w:szCs w:val="26"/>
          <w:highlight w:val="yellow"/>
        </w:rPr>
        <w:t>(Kèm theo hợp đồng số ……/2026/HĐ/VNCNEC-…… ngày …… tháng …… năm 2026)</w:t>
      </w:r>
    </w:p>
    <w:p w14:paraId="6FA433DA" w14:textId="77777777" w:rsidR="00A10877" w:rsidRDefault="00000000">
      <w:pPr>
        <w:spacing w:after="80" w:line="276" w:lineRule="auto"/>
        <w:jc w:val="both"/>
      </w:pPr>
      <w:r>
        <w:rPr>
          <w:rFonts w:ascii="Times New Roman" w:hAnsi="Times New Roman"/>
          <w:b/>
          <w:bCs/>
          <w:sz w:val="26"/>
          <w:szCs w:val="26"/>
        </w:rPr>
        <w:t>I. Phạm vi công việc</w:t>
      </w:r>
    </w:p>
    <w:p w14:paraId="09662FDB" w14:textId="77777777" w:rsidR="00A10877" w:rsidRDefault="00000000">
      <w:pPr>
        <w:spacing w:after="80" w:line="276" w:lineRule="auto"/>
        <w:jc w:val="both"/>
      </w:pPr>
      <w:r>
        <w:rPr>
          <w:rFonts w:ascii="Times New Roman" w:hAnsi="Times New Roman"/>
          <w:sz w:val="26"/>
          <w:szCs w:val="26"/>
        </w:rPr>
        <w:t>Bên B thực hiện thi công Phần ngầm theo Điều 1.20 Hợp đồng, bao gồm nhưng không giới hạn các công việc sau:</w:t>
      </w:r>
    </w:p>
    <w:p w14:paraId="30468933" w14:textId="77777777" w:rsidR="00A10877" w:rsidRDefault="00000000">
      <w:pPr>
        <w:spacing w:after="80" w:line="276" w:lineRule="auto"/>
        <w:jc w:val="both"/>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14:paraId="1D0A3C8D" w14:textId="77777777" w:rsidR="00A10877" w:rsidRDefault="00000000">
      <w:pPr>
        <w:spacing w:after="80" w:line="276" w:lineRule="auto"/>
        <w:jc w:val="both"/>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14:paraId="2CC1AA97" w14:textId="77777777" w:rsidR="00A10877" w:rsidRDefault="00000000">
      <w:pPr>
        <w:spacing w:after="80" w:line="276" w:lineRule="auto"/>
        <w:jc w:val="both"/>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14:paraId="1CBA33A1" w14:textId="77777777" w:rsidR="00A10877" w:rsidRDefault="00000000">
      <w:pPr>
        <w:spacing w:after="80" w:line="276" w:lineRule="auto"/>
        <w:jc w:val="both"/>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14:paraId="2E5B79FC" w14:textId="77777777" w:rsidR="00A10877" w:rsidRDefault="00000000">
      <w:pPr>
        <w:spacing w:after="80" w:line="276" w:lineRule="auto"/>
        <w:jc w:val="both"/>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14:paraId="066391DE" w14:textId="77777777" w:rsidR="00A10877" w:rsidRDefault="00000000">
      <w:pPr>
        <w:spacing w:after="80" w:line="276" w:lineRule="auto"/>
        <w:jc w:val="both"/>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14:paraId="34DF928B" w14:textId="77777777" w:rsidR="00A10877" w:rsidRDefault="00000000">
      <w:pPr>
        <w:spacing w:after="80" w:line="276" w:lineRule="auto"/>
        <w:jc w:val="both"/>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14:paraId="0005AE60" w14:textId="77777777" w:rsidR="00A10877" w:rsidRDefault="00000000">
      <w:pPr>
        <w:spacing w:after="80" w:line="276" w:lineRule="auto"/>
        <w:jc w:val="both"/>
      </w:pPr>
      <w:r>
        <w:rPr>
          <w:rFonts w:ascii="Times New Roman" w:hAnsi="Times New Roman"/>
          <w:sz w:val="26"/>
          <w:szCs w:val="26"/>
        </w:rPr>
        <w:t>8. Thu xếp vận chuyển, lưu kho, bảo quản vật tư, thiết bị; thủ tục hải quan đối với vật tư, thiết bị nhập khẩu (nếu có).</w:t>
      </w:r>
    </w:p>
    <w:p w14:paraId="74FF3E1D" w14:textId="77777777" w:rsidR="00A10877" w:rsidRDefault="00000000">
      <w:pPr>
        <w:spacing w:after="80" w:line="276" w:lineRule="auto"/>
        <w:jc w:val="both"/>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14:paraId="7EFEC2F0" w14:textId="77777777" w:rsidR="00A10877" w:rsidRDefault="00000000">
      <w:pPr>
        <w:spacing w:after="80" w:line="276" w:lineRule="auto"/>
        <w:jc w:val="both"/>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14:paraId="0E896840" w14:textId="77777777" w:rsidR="00A10877" w:rsidRDefault="00000000">
      <w:pPr>
        <w:spacing w:after="80" w:line="276" w:lineRule="auto"/>
        <w:jc w:val="both"/>
      </w:pPr>
      <w:r>
        <w:rPr>
          <w:rFonts w:ascii="Times New Roman" w:hAnsi="Times New Roman"/>
          <w:sz w:val="26"/>
          <w:szCs w:val="26"/>
        </w:rPr>
        <w:t>11. Kiểm soát chất lượng công việc; xử lý, khắc phục sai sót, khiếm khuyết về chất lượng trong quá trình thi công và bảo hành.</w:t>
      </w:r>
    </w:p>
    <w:p w14:paraId="48712ADA" w14:textId="77777777" w:rsidR="00A10877" w:rsidRDefault="00000000">
      <w:pPr>
        <w:spacing w:after="80" w:line="276" w:lineRule="auto"/>
        <w:jc w:val="both"/>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14:paraId="3885D19A" w14:textId="77777777" w:rsidR="00A10877" w:rsidRDefault="00000000">
      <w:pPr>
        <w:spacing w:after="80" w:line="276" w:lineRule="auto"/>
        <w:jc w:val="both"/>
      </w:pPr>
      <w:r>
        <w:rPr>
          <w:rFonts w:ascii="Times New Roman" w:hAnsi="Times New Roman"/>
          <w:sz w:val="26"/>
          <w:szCs w:val="26"/>
        </w:rPr>
        <w:lastRenderedPageBreak/>
        <w:t>13. Thực hiện các công tác bảo đảm an toàn, bảo vệ môi trường, phòng chống cháy nổ, an ninh trật tự, quan trắc công trình lân cận trong phạm vi Hợp đồng.</w:t>
      </w:r>
    </w:p>
    <w:p w14:paraId="00C6C3B6" w14:textId="77777777" w:rsidR="00A10877" w:rsidRDefault="00000000">
      <w:pPr>
        <w:spacing w:after="80" w:line="276" w:lineRule="auto"/>
        <w:jc w:val="both"/>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14:paraId="644ECA86" w14:textId="77777777" w:rsidR="00A10877" w:rsidRDefault="00000000">
      <w:pPr>
        <w:spacing w:after="80" w:line="276" w:lineRule="auto"/>
        <w:jc w:val="both"/>
      </w:pPr>
      <w:r>
        <w:rPr>
          <w:rFonts w:ascii="Times New Roman" w:hAnsi="Times New Roman"/>
          <w:sz w:val="26"/>
          <w:szCs w:val="26"/>
        </w:rPr>
        <w:t>15. Các công việc khác theo Biểu 03 [Ma trận phân chia phạm vi công việc và trách nhiệm] và thỏa thuận của Hợp đồng.</w:t>
      </w:r>
    </w:p>
    <w:p w14:paraId="3DBC535E" w14:textId="77777777" w:rsidR="00A10877" w:rsidRDefault="00000000">
      <w:pPr>
        <w:spacing w:before="120" w:after="80" w:line="276" w:lineRule="auto"/>
        <w:jc w:val="both"/>
      </w:pPr>
      <w:r>
        <w:rPr>
          <w:rFonts w:ascii="Times New Roman" w:hAnsi="Times New Roman"/>
          <w:b/>
          <w:bCs/>
          <w:sz w:val="26"/>
          <w:szCs w:val="26"/>
        </w:rPr>
        <w:t>II. Nguyên tắc tính khối lượng</w:t>
      </w:r>
    </w:p>
    <w:p w14:paraId="7CD71689" w14:textId="77777777" w:rsidR="00A10877" w:rsidRDefault="00000000">
      <w:pPr>
        <w:spacing w:after="80" w:line="276" w:lineRule="auto"/>
        <w:jc w:val="both"/>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14:paraId="62887A5B" w14:textId="77777777" w:rsidR="00A10877" w:rsidRDefault="00000000">
      <w:pPr>
        <w:spacing w:after="80" w:line="276" w:lineRule="auto"/>
        <w:jc w:val="both"/>
      </w:pPr>
      <w:r>
        <w:rPr>
          <w:rFonts w:ascii="Times New Roman" w:hAnsi="Times New Roman"/>
          <w:sz w:val="26"/>
          <w:szCs w:val="26"/>
        </w:rPr>
        <w:t>2. Đơn giá tại Biểu 01 là đơn giá cố định, đã bao gồm vật liệu chính, vật liệu phụ, nhân công, máy, biện pháp thi công, hao hụt, thí nghiệm, vận chuyển, bảo hành và các chi phí quy định tại Điều 9.3 Hợp đồng.</w:t>
      </w:r>
    </w:p>
    <w:p w14:paraId="28CAE72D" w14:textId="77777777" w:rsidR="00A10877" w:rsidRDefault="00000000">
      <w:pPr>
        <w:spacing w:after="160" w:line="276" w:lineRule="auto"/>
        <w:jc w:val="both"/>
      </w:pPr>
      <w:r>
        <w:rPr>
          <w:rFonts w:ascii="Times New Roman" w:hAnsi="Times New Roman"/>
          <w:sz w:val="26"/>
          <w:szCs w:val="26"/>
        </w:rPr>
        <w:t>3. Nội dung đo bóc chưa quy định tại Biểu này áp dụng hướng dẫn đo bóc khối lượng xây dựng công trình của Bộ Xây dựng hiện hành.</w:t>
      </w:r>
    </w:p>
    <w:p w14:paraId="0B137554" w14:textId="77777777" w:rsidR="00A10877" w:rsidRDefault="00000000">
      <w:pPr>
        <w:spacing w:after="80" w:line="276" w:lineRule="auto"/>
        <w:jc w:val="both"/>
      </w:pPr>
      <w:r>
        <w:rPr>
          <w:rFonts w:ascii="Times New Roman" w:hAnsi="Times New Roman"/>
          <w:b/>
          <w:bCs/>
          <w:sz w:val="26"/>
          <w:szCs w:val="26"/>
        </w:rPr>
        <w:t>III. Cách tính khối lượng và bao hàm đơn giá</w:t>
      </w:r>
    </w:p>
    <w:tbl>
      <w:tblPr>
        <w:tblW w:w="8972" w:type="dxa"/>
        <w:tblLayout w:type="fixed"/>
        <w:tblCellMar>
          <w:top w:w="40" w:type="dxa"/>
          <w:left w:w="70" w:type="dxa"/>
          <w:bottom w:w="40" w:type="dxa"/>
          <w:right w:w="70" w:type="dxa"/>
        </w:tblCellMar>
        <w:tblLook w:val="0000" w:firstRow="0" w:lastRow="0" w:firstColumn="0" w:lastColumn="0" w:noHBand="0" w:noVBand="0"/>
      </w:tblPr>
      <w:tblGrid>
        <w:gridCol w:w="497"/>
        <w:gridCol w:w="1891"/>
        <w:gridCol w:w="972"/>
        <w:gridCol w:w="2792"/>
        <w:gridCol w:w="2820"/>
      </w:tblGrid>
      <w:tr w:rsidR="00A10877" w14:paraId="1142FB5D" w14:textId="77777777">
        <w:trPr>
          <w:tblHeader/>
        </w:trPr>
        <w:tc>
          <w:tcPr>
            <w:tcW w:w="4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88D20A" w14:textId="77777777" w:rsidR="00A10877" w:rsidRDefault="00000000">
            <w:pPr>
              <w:jc w:val="center"/>
              <w:rPr>
                <w:sz w:val="22"/>
                <w:szCs w:val="22"/>
              </w:rPr>
            </w:pPr>
            <w:r>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EE77CB" w14:textId="77777777" w:rsidR="00A10877" w:rsidRDefault="00000000">
            <w:pPr>
              <w:jc w:val="center"/>
            </w:pPr>
            <w:r>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765607" w14:textId="77777777" w:rsidR="00A10877" w:rsidRDefault="00000000">
            <w:pPr>
              <w:jc w:val="center"/>
            </w:pPr>
            <w:r>
              <w:rPr>
                <w:rFonts w:ascii="Times New Roman" w:hAnsi="Times New Roman"/>
                <w:b/>
                <w:bCs/>
                <w:sz w:val="22"/>
                <w:szCs w:val="22"/>
              </w:rPr>
              <w:t>Đơn vị</w:t>
            </w:r>
          </w:p>
        </w:tc>
        <w:tc>
          <w:tcPr>
            <w:tcW w:w="27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CF159F" w14:textId="77777777" w:rsidR="00A10877" w:rsidRDefault="00000000">
            <w:pPr>
              <w:jc w:val="center"/>
            </w:pPr>
            <w:r>
              <w:rPr>
                <w:rFonts w:ascii="Times New Roman" w:hAnsi="Times New Roman"/>
                <w:b/>
                <w:bCs/>
                <w:sz w:val="22"/>
                <w:szCs w:val="22"/>
              </w:rPr>
              <w:t>Cách tính khối lượng</w:t>
            </w:r>
          </w:p>
        </w:tc>
        <w:tc>
          <w:tcPr>
            <w:tcW w:w="28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7D4EBF" w14:textId="77777777" w:rsidR="00A10877" w:rsidRDefault="00000000">
            <w:pPr>
              <w:jc w:val="center"/>
            </w:pPr>
            <w:r>
              <w:rPr>
                <w:rFonts w:ascii="Times New Roman" w:hAnsi="Times New Roman"/>
                <w:b/>
                <w:bCs/>
                <w:sz w:val="22"/>
                <w:szCs w:val="22"/>
              </w:rPr>
              <w:t>Đơn giá bao gồm</w:t>
            </w:r>
          </w:p>
        </w:tc>
      </w:tr>
      <w:tr w:rsidR="00A10877" w14:paraId="33987FE3"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51B1C992" w14:textId="77777777" w:rsidR="00A10877" w:rsidRDefault="00000000">
            <w:pPr>
              <w:jc w:val="center"/>
              <w:rPr>
                <w:sz w:val="22"/>
                <w:szCs w:val="22"/>
              </w:rPr>
            </w:pPr>
            <w:r>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14:paraId="2C8EB504" w14:textId="77777777" w:rsidR="00A10877" w:rsidRDefault="00000000">
            <w:r>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vAlign w:val="center"/>
          </w:tcPr>
          <w:p w14:paraId="79C31F29" w14:textId="77777777" w:rsidR="00A10877" w:rsidRDefault="00000000">
            <w:pPr>
              <w:jc w:val="cente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14:paraId="4D8F5763" w14:textId="77777777" w:rsidR="00A10877" w:rsidRDefault="00000000">
            <w:r>
              <w:rPr>
                <w:rFonts w:ascii="Times New Roman" w:hAnsi="Times New Roman"/>
                <w:sz w:val="22"/>
                <w:szCs w:val="22"/>
              </w:rPr>
              <w:t>Chiều dài cừ theo thiết kế biện pháp được phê duyệt; không tính cừ hỏng, cừ bổ sung do lỗi Bên B (đã bao gồm chi phí lưu cừ)</w:t>
            </w:r>
          </w:p>
        </w:tc>
        <w:tc>
          <w:tcPr>
            <w:tcW w:w="2820" w:type="dxa"/>
            <w:tcBorders>
              <w:top w:val="single" w:sz="4" w:space="0" w:color="000000"/>
              <w:left w:val="single" w:sz="4" w:space="0" w:color="000000"/>
              <w:bottom w:val="single" w:sz="4" w:space="0" w:color="000000"/>
              <w:right w:val="single" w:sz="4" w:space="0" w:color="000000"/>
            </w:tcBorders>
            <w:vAlign w:val="center"/>
          </w:tcPr>
          <w:p w14:paraId="0F185599" w14:textId="77777777" w:rsidR="00A10877" w:rsidRDefault="00000000">
            <w:r>
              <w:rPr>
                <w:rFonts w:ascii="Times New Roman" w:hAnsi="Times New Roman"/>
                <w:sz w:val="22"/>
                <w:szCs w:val="22"/>
              </w:rPr>
              <w:t>Cung cấp, vận chuyển, nâng hạ, duy trì cừ trong suốt thời gian thi công</w:t>
            </w:r>
          </w:p>
        </w:tc>
      </w:tr>
      <w:tr w:rsidR="00A10877" w14:paraId="33D5273B"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7C6EEEDE" w14:textId="77777777" w:rsidR="00A10877" w:rsidRDefault="00000000">
            <w:pPr>
              <w:jc w:val="center"/>
              <w:rPr>
                <w:sz w:val="22"/>
                <w:szCs w:val="22"/>
              </w:rPr>
            </w:pPr>
            <w:r>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14:paraId="46CEBED2" w14:textId="77777777" w:rsidR="00A10877" w:rsidRDefault="00000000">
            <w:r>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vAlign w:val="center"/>
          </w:tcPr>
          <w:p w14:paraId="047B6804" w14:textId="77777777" w:rsidR="00A10877" w:rsidRDefault="00000000">
            <w:pPr>
              <w:jc w:val="cente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14:paraId="0D52203F" w14:textId="77777777" w:rsidR="00A10877" w:rsidRDefault="00000000">
            <w:r>
              <w:rPr>
                <w:rFonts w:ascii="Times New Roman" w:hAnsi="Times New Roman"/>
                <w:sz w:val="22"/>
                <w:szCs w:val="22"/>
              </w:rPr>
              <w:t>Chiều dài thanh cừ thực tế đóng, rút;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14:paraId="22ABCC9B" w14:textId="77777777" w:rsidR="00A10877" w:rsidRDefault="00000000">
            <w:r>
              <w:rPr>
                <w:rFonts w:ascii="Times New Roman" w:hAnsi="Times New Roman"/>
                <w:sz w:val="22"/>
                <w:szCs w:val="22"/>
              </w:rPr>
              <w:t>Máy, nhân công, xử lý vướng; lấp lỗ rỗng sau khi nhổ cừ</w:t>
            </w:r>
          </w:p>
        </w:tc>
      </w:tr>
      <w:tr w:rsidR="00A10877" w14:paraId="07DC4994"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134EE2DF" w14:textId="77777777" w:rsidR="00A10877" w:rsidRDefault="00000000">
            <w:pPr>
              <w:jc w:val="center"/>
              <w:rPr>
                <w:sz w:val="22"/>
                <w:szCs w:val="22"/>
              </w:rPr>
            </w:pPr>
            <w:r>
              <w:rPr>
                <w:sz w:val="22"/>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14:paraId="54622FB8" w14:textId="77777777" w:rsidR="00A10877" w:rsidRDefault="00000000">
            <w:r>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vAlign w:val="center"/>
          </w:tcPr>
          <w:p w14:paraId="55CD9436" w14:textId="77777777" w:rsidR="00A10877" w:rsidRDefault="00000000">
            <w:pPr>
              <w:jc w:val="center"/>
            </w:pPr>
            <w:r>
              <w:rPr>
                <w:rFonts w:ascii="Times New Roman" w:hAnsi="Times New Roman"/>
                <w:sz w:val="22"/>
                <w:szCs w:val="22"/>
              </w:rPr>
              <w:t>kg</w:t>
            </w:r>
          </w:p>
        </w:tc>
        <w:tc>
          <w:tcPr>
            <w:tcW w:w="2792" w:type="dxa"/>
            <w:tcBorders>
              <w:top w:val="single" w:sz="4" w:space="0" w:color="000000"/>
              <w:left w:val="single" w:sz="4" w:space="0" w:color="000000"/>
              <w:bottom w:val="single" w:sz="4" w:space="0" w:color="000000"/>
              <w:right w:val="single" w:sz="4" w:space="0" w:color="000000"/>
            </w:tcBorders>
            <w:vAlign w:val="center"/>
          </w:tcPr>
          <w:p w14:paraId="4ABBCACF" w14:textId="77777777" w:rsidR="00A10877" w:rsidRDefault="00000000">
            <w:r>
              <w:rPr>
                <w:rFonts w:ascii="Times New Roman" w:hAnsi="Times New Roman"/>
                <w:sz w:val="22"/>
                <w:szCs w:val="22"/>
              </w:rPr>
              <w:t>Trọng lượng lý thuyết thép hình theo bản vẽ biện pháp; không tính bản mã, bu lông, hao hụt (đã bao gồm chi phí lưu văng)</w:t>
            </w:r>
          </w:p>
        </w:tc>
        <w:tc>
          <w:tcPr>
            <w:tcW w:w="2820" w:type="dxa"/>
            <w:tcBorders>
              <w:top w:val="single" w:sz="4" w:space="0" w:color="000000"/>
              <w:left w:val="single" w:sz="4" w:space="0" w:color="000000"/>
              <w:bottom w:val="single" w:sz="4" w:space="0" w:color="000000"/>
              <w:right w:val="single" w:sz="4" w:space="0" w:color="000000"/>
            </w:tcBorders>
            <w:vAlign w:val="center"/>
          </w:tcPr>
          <w:p w14:paraId="21605652" w14:textId="77777777" w:rsidR="00A10877" w:rsidRDefault="00000000">
            <w:r>
              <w:rPr>
                <w:rFonts w:ascii="Times New Roman" w:hAnsi="Times New Roman"/>
                <w:sz w:val="22"/>
                <w:szCs w:val="22"/>
              </w:rPr>
              <w:t>Cung cấp, vận chuyển, nâng hạ, gia công, hàn, cắt chi tiết; lắp dựng, duy trì, tháo dỡ</w:t>
            </w:r>
          </w:p>
        </w:tc>
      </w:tr>
      <w:tr w:rsidR="00A10877" w14:paraId="1D91D948"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28FF78AD" w14:textId="77777777" w:rsidR="00A10877" w:rsidRDefault="00000000">
            <w:pPr>
              <w:jc w:val="center"/>
              <w:rPr>
                <w:sz w:val="22"/>
                <w:szCs w:val="22"/>
              </w:rPr>
            </w:pPr>
            <w:r>
              <w:rPr>
                <w:sz w:val="22"/>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14:paraId="6BC54A61" w14:textId="77777777" w:rsidR="00A10877" w:rsidRDefault="00000000">
            <w:r>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vAlign w:val="center"/>
          </w:tcPr>
          <w:p w14:paraId="0AC35AA9" w14:textId="77777777" w:rsidR="00A10877" w:rsidRDefault="00000000">
            <w:pPr>
              <w:jc w:val="center"/>
            </w:pPr>
            <w:r>
              <w:rPr>
                <w:rFonts w:ascii="Times New Roman" w:hAnsi="Times New Roman"/>
                <w:sz w:val="22"/>
                <w:szCs w:val="22"/>
              </w:rPr>
              <w:t>m3; m2</w:t>
            </w:r>
          </w:p>
        </w:tc>
        <w:tc>
          <w:tcPr>
            <w:tcW w:w="2792" w:type="dxa"/>
            <w:tcBorders>
              <w:top w:val="single" w:sz="4" w:space="0" w:color="000000"/>
              <w:left w:val="single" w:sz="4" w:space="0" w:color="000000"/>
              <w:bottom w:val="single" w:sz="4" w:space="0" w:color="000000"/>
              <w:right w:val="single" w:sz="4" w:space="0" w:color="000000"/>
            </w:tcBorders>
            <w:vAlign w:val="center"/>
          </w:tcPr>
          <w:p w14:paraId="0379BCC5" w14:textId="77777777" w:rsidR="00A10877" w:rsidRDefault="00000000">
            <w:r>
              <w:rPr>
                <w:rFonts w:ascii="Times New Roman" w:hAnsi="Times New Roman"/>
                <w:sz w:val="22"/>
                <w:szCs w:val="22"/>
              </w:rPr>
              <w:t>Theo bản vẽ thiết kế, biện pháp được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14:paraId="704B8DF5" w14:textId="77777777" w:rsidR="00A10877" w:rsidRDefault="00000000">
            <w:r>
              <w:rPr>
                <w:rFonts w:ascii="Times New Roman" w:hAnsi="Times New Roman"/>
                <w:sz w:val="22"/>
                <w:szCs w:val="22"/>
              </w:rPr>
              <w:t>Cung cấp vật liệu, thi công, bảo dưỡng</w:t>
            </w:r>
          </w:p>
        </w:tc>
      </w:tr>
      <w:tr w:rsidR="00A10877" w14:paraId="53602110"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7F495A92" w14:textId="77777777" w:rsidR="00A10877" w:rsidRDefault="00000000">
            <w:pPr>
              <w:jc w:val="center"/>
              <w:rPr>
                <w:sz w:val="22"/>
                <w:szCs w:val="22"/>
              </w:rPr>
            </w:pPr>
            <w:r>
              <w:rPr>
                <w:sz w:val="22"/>
                <w:szCs w:val="22"/>
              </w:rPr>
              <w:t>5</w:t>
            </w:r>
          </w:p>
        </w:tc>
        <w:tc>
          <w:tcPr>
            <w:tcW w:w="1891" w:type="dxa"/>
            <w:tcBorders>
              <w:top w:val="single" w:sz="4" w:space="0" w:color="000000"/>
              <w:left w:val="single" w:sz="4" w:space="0" w:color="000000"/>
              <w:bottom w:val="single" w:sz="4" w:space="0" w:color="000000"/>
              <w:right w:val="single" w:sz="4" w:space="0" w:color="000000"/>
            </w:tcBorders>
            <w:vAlign w:val="center"/>
          </w:tcPr>
          <w:p w14:paraId="3C2494D1" w14:textId="77777777" w:rsidR="00A10877" w:rsidRDefault="00000000">
            <w:r>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vAlign w:val="center"/>
          </w:tcPr>
          <w:p w14:paraId="626DE07A" w14:textId="77777777" w:rsidR="00A10877" w:rsidRDefault="00000000">
            <w:pPr>
              <w:jc w:val="cente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14:paraId="2C499E42" w14:textId="77777777" w:rsidR="00A10877" w:rsidRDefault="00000000">
            <w:r>
              <w:rPr>
                <w:rFonts w:ascii="Times New Roman" w:hAnsi="Times New Roman"/>
                <w:sz w:val="22"/>
                <w:szCs w:val="22"/>
              </w:rPr>
              <w:t>Thể tích hình học theo bản vẽ; không trừ thể tích cốt thép và lỗ rỗng nhỏ hơn 0,1 m3</w:t>
            </w:r>
          </w:p>
        </w:tc>
        <w:tc>
          <w:tcPr>
            <w:tcW w:w="2820" w:type="dxa"/>
            <w:tcBorders>
              <w:top w:val="single" w:sz="4" w:space="0" w:color="000000"/>
              <w:left w:val="single" w:sz="4" w:space="0" w:color="000000"/>
              <w:bottom w:val="single" w:sz="4" w:space="0" w:color="000000"/>
              <w:right w:val="single" w:sz="4" w:space="0" w:color="000000"/>
            </w:tcBorders>
            <w:vAlign w:val="center"/>
          </w:tcPr>
          <w:p w14:paraId="1F492012" w14:textId="77777777" w:rsidR="00A10877" w:rsidRDefault="00000000">
            <w:r>
              <w:rPr>
                <w:rFonts w:ascii="Times New Roman" w:hAnsi="Times New Roman"/>
                <w:sz w:val="22"/>
                <w:szCs w:val="22"/>
              </w:rPr>
              <w:t>Bê tông thương phẩm đúng mác thiết kế (thương hiệu theo Biểu 07), phụ gia, bơm, đổ, đầm, bảo dưỡng, thí nghiệm, xử lý mạch ngừng</w:t>
            </w:r>
          </w:p>
        </w:tc>
      </w:tr>
      <w:tr w:rsidR="00A10877" w14:paraId="356DD665"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29E14A71" w14:textId="77777777" w:rsidR="00A10877" w:rsidRDefault="00000000">
            <w:pPr>
              <w:jc w:val="center"/>
              <w:rPr>
                <w:sz w:val="22"/>
                <w:szCs w:val="22"/>
              </w:rPr>
            </w:pPr>
            <w:r>
              <w:rPr>
                <w:sz w:val="22"/>
                <w:szCs w:val="22"/>
              </w:rPr>
              <w:t>6</w:t>
            </w:r>
          </w:p>
        </w:tc>
        <w:tc>
          <w:tcPr>
            <w:tcW w:w="1891" w:type="dxa"/>
            <w:tcBorders>
              <w:top w:val="single" w:sz="4" w:space="0" w:color="000000"/>
              <w:left w:val="single" w:sz="4" w:space="0" w:color="000000"/>
              <w:bottom w:val="single" w:sz="4" w:space="0" w:color="000000"/>
              <w:right w:val="single" w:sz="4" w:space="0" w:color="000000"/>
            </w:tcBorders>
            <w:vAlign w:val="center"/>
          </w:tcPr>
          <w:p w14:paraId="42F18C8B" w14:textId="77777777" w:rsidR="00A10877" w:rsidRDefault="00000000">
            <w:r>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14:paraId="47A992E0" w14:textId="77777777" w:rsidR="00A10877" w:rsidRDefault="00000000">
            <w:pPr>
              <w:jc w:val="center"/>
            </w:pPr>
            <w:r>
              <w:rPr>
                <w:rFonts w:ascii="Times New Roman" w:hAnsi="Times New Roman"/>
                <w:sz w:val="22"/>
                <w:szCs w:val="22"/>
              </w:rPr>
              <w:t>tấn</w:t>
            </w:r>
          </w:p>
        </w:tc>
        <w:tc>
          <w:tcPr>
            <w:tcW w:w="2792" w:type="dxa"/>
            <w:tcBorders>
              <w:top w:val="single" w:sz="4" w:space="0" w:color="000000"/>
              <w:left w:val="single" w:sz="4" w:space="0" w:color="000000"/>
              <w:bottom w:val="single" w:sz="4" w:space="0" w:color="000000"/>
              <w:right w:val="single" w:sz="4" w:space="0" w:color="000000"/>
            </w:tcBorders>
            <w:vAlign w:val="center"/>
          </w:tcPr>
          <w:p w14:paraId="4F74882C" w14:textId="77777777" w:rsidR="00A10877" w:rsidRDefault="00000000">
            <w:r>
              <w:rPr>
                <w:rFonts w:ascii="Times New Roman" w:hAnsi="Times New Roman"/>
                <w:sz w:val="22"/>
                <w:szCs w:val="22"/>
              </w:rPr>
              <w:t>Trọng lượng theo bảng thống kê thép bản vẽ thi công được duyệt; không tính nối chồng ngoài thiết kế, thép biện pháp, con kê</w:t>
            </w:r>
          </w:p>
        </w:tc>
        <w:tc>
          <w:tcPr>
            <w:tcW w:w="2820" w:type="dxa"/>
            <w:tcBorders>
              <w:top w:val="single" w:sz="4" w:space="0" w:color="000000"/>
              <w:left w:val="single" w:sz="4" w:space="0" w:color="000000"/>
              <w:bottom w:val="single" w:sz="4" w:space="0" w:color="000000"/>
              <w:right w:val="single" w:sz="4" w:space="0" w:color="000000"/>
            </w:tcBorders>
            <w:vAlign w:val="center"/>
          </w:tcPr>
          <w:p w14:paraId="4498CFEF" w14:textId="77777777" w:rsidR="00A10877" w:rsidRDefault="00000000">
            <w:r>
              <w:rPr>
                <w:rFonts w:ascii="Times New Roman" w:hAnsi="Times New Roman"/>
                <w:sz w:val="22"/>
                <w:szCs w:val="22"/>
              </w:rPr>
              <w:t>Cung cấp, gia công, lắp dựng, nối, buộc, con kê, cắt mẫu thí nghiệm</w:t>
            </w:r>
          </w:p>
        </w:tc>
      </w:tr>
      <w:tr w:rsidR="00A10877" w14:paraId="261CFEDE"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51C6C0F9" w14:textId="77777777" w:rsidR="00A10877" w:rsidRDefault="00000000">
            <w:pPr>
              <w:jc w:val="center"/>
              <w:rPr>
                <w:sz w:val="22"/>
                <w:szCs w:val="22"/>
              </w:rPr>
            </w:pPr>
            <w:r>
              <w:rPr>
                <w:rFonts w:ascii="Times New Roman" w:hAnsi="Times New Roman"/>
                <w:sz w:val="22"/>
                <w:szCs w:val="22"/>
              </w:rPr>
              <w:lastRenderedPageBreak/>
              <w:t>8</w:t>
            </w:r>
          </w:p>
        </w:tc>
        <w:tc>
          <w:tcPr>
            <w:tcW w:w="1891" w:type="dxa"/>
            <w:tcBorders>
              <w:top w:val="single" w:sz="4" w:space="0" w:color="000000"/>
              <w:left w:val="single" w:sz="4" w:space="0" w:color="000000"/>
              <w:bottom w:val="single" w:sz="4" w:space="0" w:color="000000"/>
              <w:right w:val="single" w:sz="4" w:space="0" w:color="000000"/>
            </w:tcBorders>
            <w:vAlign w:val="center"/>
          </w:tcPr>
          <w:p w14:paraId="50E5F9F5" w14:textId="77777777" w:rsidR="00A10877" w:rsidRDefault="00000000">
            <w:r>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14:paraId="21B2FC41" w14:textId="77777777" w:rsidR="00A10877" w:rsidRDefault="00000000">
            <w:pPr>
              <w:jc w:val="cente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14:paraId="6A8411B1" w14:textId="77777777" w:rsidR="00A10877" w:rsidRDefault="00000000">
            <w:r>
              <w:rPr>
                <w:rFonts w:ascii="Times New Roman" w:hAnsi="Times New Roman"/>
                <w:sz w:val="22"/>
                <w:szCs w:val="22"/>
              </w:rPr>
              <w:t>Diện tích bề mặt bê tông tiếp xúc ván khuôn theo bản vẽ; trừ lỗ mở lớn hơn 1 m2</w:t>
            </w:r>
          </w:p>
        </w:tc>
        <w:tc>
          <w:tcPr>
            <w:tcW w:w="2820" w:type="dxa"/>
            <w:tcBorders>
              <w:top w:val="single" w:sz="4" w:space="0" w:color="000000"/>
              <w:left w:val="single" w:sz="4" w:space="0" w:color="000000"/>
              <w:bottom w:val="single" w:sz="4" w:space="0" w:color="000000"/>
              <w:right w:val="single" w:sz="4" w:space="0" w:color="000000"/>
            </w:tcBorders>
            <w:vAlign w:val="center"/>
          </w:tcPr>
          <w:p w14:paraId="67A7A976" w14:textId="77777777" w:rsidR="00A10877" w:rsidRDefault="00000000">
            <w:r>
              <w:rPr>
                <w:rFonts w:ascii="Times New Roman" w:hAnsi="Times New Roman"/>
                <w:sz w:val="22"/>
                <w:szCs w:val="22"/>
              </w:rPr>
              <w:t>Cung cấp, lắp dựng, cây chống, giàn giáo, tháo dỡ, vệ sinh, chống dính</w:t>
            </w:r>
          </w:p>
        </w:tc>
      </w:tr>
      <w:tr w:rsidR="00A10877" w14:paraId="3A62324B"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416A4CCF" w14:textId="77777777" w:rsidR="00A10877" w:rsidRDefault="00000000">
            <w:pPr>
              <w:jc w:val="center"/>
              <w:rPr>
                <w:sz w:val="22"/>
                <w:szCs w:val="22"/>
              </w:rPr>
            </w:pPr>
            <w:r>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vAlign w:val="center"/>
          </w:tcPr>
          <w:p w14:paraId="261189F3" w14:textId="77777777" w:rsidR="00A10877" w:rsidRDefault="00000000">
            <w:r>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vAlign w:val="center"/>
          </w:tcPr>
          <w:p w14:paraId="09E60693" w14:textId="77777777" w:rsidR="00A10877" w:rsidRDefault="00000000">
            <w:pPr>
              <w:jc w:val="center"/>
            </w:pPr>
            <w:r>
              <w:rPr>
                <w:rFonts w:ascii="Times New Roman" w:hAnsi="Times New Roman"/>
                <w:sz w:val="22"/>
                <w:szCs w:val="22"/>
              </w:rPr>
              <w:t>m3; tấn; m2</w:t>
            </w:r>
          </w:p>
        </w:tc>
        <w:tc>
          <w:tcPr>
            <w:tcW w:w="2792" w:type="dxa"/>
            <w:tcBorders>
              <w:top w:val="single" w:sz="4" w:space="0" w:color="000000"/>
              <w:left w:val="single" w:sz="4" w:space="0" w:color="000000"/>
              <w:bottom w:val="single" w:sz="4" w:space="0" w:color="000000"/>
              <w:right w:val="single" w:sz="4" w:space="0" w:color="000000"/>
            </w:tcBorders>
            <w:vAlign w:val="center"/>
          </w:tcPr>
          <w:p w14:paraId="5896D9F7" w14:textId="77777777" w:rsidR="00A10877" w:rsidRDefault="00000000">
            <w:r>
              <w:rPr>
                <w:rFonts w:ascii="Times New Roman" w:hAnsi="Times New Roman"/>
                <w:sz w:val="22"/>
                <w:szCs w:val="22"/>
              </w:rPr>
              <w:t>Như mục 6, 7, 8; khối lượng tạm tính, điều chỉnh bằng phụ lục theo thiết kế được duyệt</w:t>
            </w:r>
          </w:p>
        </w:tc>
        <w:tc>
          <w:tcPr>
            <w:tcW w:w="2820" w:type="dxa"/>
            <w:tcBorders>
              <w:top w:val="single" w:sz="4" w:space="0" w:color="000000"/>
              <w:left w:val="single" w:sz="4" w:space="0" w:color="000000"/>
              <w:bottom w:val="single" w:sz="4" w:space="0" w:color="000000"/>
              <w:right w:val="single" w:sz="4" w:space="0" w:color="000000"/>
            </w:tcBorders>
            <w:vAlign w:val="center"/>
          </w:tcPr>
          <w:p w14:paraId="2E34CB26" w14:textId="77777777" w:rsidR="00A10877" w:rsidRDefault="00000000">
            <w:r>
              <w:rPr>
                <w:rFonts w:ascii="Times New Roman" w:hAnsi="Times New Roman"/>
                <w:sz w:val="22"/>
                <w:szCs w:val="22"/>
              </w:rPr>
              <w:t>Như mục 6, 7, 8</w:t>
            </w:r>
          </w:p>
        </w:tc>
      </w:tr>
      <w:tr w:rsidR="00A10877" w14:paraId="3E737029"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43037A4" w14:textId="77777777" w:rsidR="00A10877" w:rsidRDefault="00000000">
            <w:pPr>
              <w:jc w:val="center"/>
              <w:rPr>
                <w:sz w:val="22"/>
                <w:szCs w:val="22"/>
              </w:rPr>
            </w:pPr>
            <w:r>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vAlign w:val="center"/>
          </w:tcPr>
          <w:p w14:paraId="28D38AF6" w14:textId="77777777" w:rsidR="00A10877" w:rsidRDefault="00000000">
            <w:r>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14:paraId="5686C6EC" w14:textId="77777777" w:rsidR="00A10877" w:rsidRDefault="00000000">
            <w:pPr>
              <w:jc w:val="cente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14:paraId="0B8A377C" w14:textId="77777777" w:rsidR="00A10877" w:rsidRDefault="00000000">
            <w:r>
              <w:rPr>
                <w:rFonts w:ascii="Times New Roman" w:hAnsi="Times New Roman"/>
                <w:sz w:val="22"/>
                <w:szCs w:val="22"/>
              </w:rPr>
              <w:t>Diện tích mặt bằng chống thấm theo bản vẽ; không tính chồng mí, gấp mép</w:t>
            </w:r>
          </w:p>
        </w:tc>
        <w:tc>
          <w:tcPr>
            <w:tcW w:w="2820" w:type="dxa"/>
            <w:tcBorders>
              <w:top w:val="single" w:sz="4" w:space="0" w:color="000000"/>
              <w:left w:val="single" w:sz="4" w:space="0" w:color="000000"/>
              <w:bottom w:val="single" w:sz="4" w:space="0" w:color="000000"/>
              <w:right w:val="single" w:sz="4" w:space="0" w:color="000000"/>
            </w:tcBorders>
            <w:vAlign w:val="center"/>
          </w:tcPr>
          <w:p w14:paraId="507F4B2A" w14:textId="77777777" w:rsidR="00A10877" w:rsidRDefault="00000000">
            <w:r>
              <w:rPr>
                <w:rFonts w:ascii="Times New Roman" w:hAnsi="Times New Roman"/>
                <w:sz w:val="22"/>
                <w:szCs w:val="22"/>
              </w:rPr>
              <w:t>Vật liệu theo Biểu 07, băng dính, xử lý đầu cọc, cổ ống, góc; thử nước; bảo vệ lớp chống thấm</w:t>
            </w:r>
          </w:p>
        </w:tc>
      </w:tr>
      <w:tr w:rsidR="00A10877" w14:paraId="621457B3"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DA2AFEE" w14:textId="77777777" w:rsidR="00A10877" w:rsidRDefault="00000000">
            <w:pPr>
              <w:jc w:val="center"/>
              <w:rPr>
                <w:sz w:val="22"/>
                <w:szCs w:val="22"/>
              </w:rPr>
            </w:pPr>
            <w:r>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vAlign w:val="center"/>
          </w:tcPr>
          <w:p w14:paraId="154431E7" w14:textId="77777777" w:rsidR="00A10877" w:rsidRDefault="00000000">
            <w:r>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14:paraId="743B28E1" w14:textId="77777777" w:rsidR="00A10877" w:rsidRDefault="00000000">
            <w:pPr>
              <w:jc w:val="cente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14:paraId="1C9C4843" w14:textId="77777777" w:rsidR="00A10877" w:rsidRDefault="00000000">
            <w:r>
              <w:rPr>
                <w:rFonts w:ascii="Times New Roman" w:hAnsi="Times New Roman"/>
                <w:sz w:val="22"/>
                <w:szCs w:val="22"/>
              </w:rPr>
              <w:t>Như mục 10</w:t>
            </w:r>
          </w:p>
        </w:tc>
        <w:tc>
          <w:tcPr>
            <w:tcW w:w="2820" w:type="dxa"/>
            <w:tcBorders>
              <w:top w:val="single" w:sz="4" w:space="0" w:color="000000"/>
              <w:left w:val="single" w:sz="4" w:space="0" w:color="000000"/>
              <w:bottom w:val="single" w:sz="4" w:space="0" w:color="000000"/>
              <w:right w:val="single" w:sz="4" w:space="0" w:color="000000"/>
            </w:tcBorders>
            <w:vAlign w:val="center"/>
          </w:tcPr>
          <w:p w14:paraId="328CE405" w14:textId="77777777" w:rsidR="00A10877" w:rsidRDefault="00000000">
            <w:r>
              <w:rPr>
                <w:rFonts w:ascii="Times New Roman" w:hAnsi="Times New Roman"/>
                <w:sz w:val="22"/>
                <w:szCs w:val="22"/>
              </w:rPr>
              <w:t>Như mục 10, kèm xốp PE bảo vệ</w:t>
            </w:r>
          </w:p>
        </w:tc>
      </w:tr>
      <w:tr w:rsidR="00A10877" w14:paraId="52725065"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41755D99" w14:textId="77777777" w:rsidR="00A10877" w:rsidRDefault="00000000">
            <w:pPr>
              <w:jc w:val="center"/>
              <w:rPr>
                <w:sz w:val="22"/>
                <w:szCs w:val="22"/>
              </w:rPr>
            </w:pPr>
            <w:r>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vAlign w:val="center"/>
          </w:tcPr>
          <w:p w14:paraId="4E947BD1" w14:textId="77777777" w:rsidR="00A10877" w:rsidRDefault="00000000">
            <w:r>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vAlign w:val="center"/>
          </w:tcPr>
          <w:p w14:paraId="315ED479" w14:textId="77777777" w:rsidR="00A10877" w:rsidRDefault="00000000">
            <w:pPr>
              <w:jc w:val="center"/>
            </w:pPr>
            <w:r>
              <w:rPr>
                <w:rFonts w:ascii="Times New Roman" w:hAnsi="Times New Roman"/>
                <w:sz w:val="22"/>
                <w:szCs w:val="22"/>
              </w:rPr>
              <w:t>md</w:t>
            </w:r>
          </w:p>
        </w:tc>
        <w:tc>
          <w:tcPr>
            <w:tcW w:w="2792" w:type="dxa"/>
            <w:tcBorders>
              <w:top w:val="single" w:sz="4" w:space="0" w:color="000000"/>
              <w:left w:val="single" w:sz="4" w:space="0" w:color="000000"/>
              <w:bottom w:val="single" w:sz="4" w:space="0" w:color="000000"/>
              <w:right w:val="single" w:sz="4" w:space="0" w:color="000000"/>
            </w:tcBorders>
            <w:vAlign w:val="center"/>
          </w:tcPr>
          <w:p w14:paraId="1E09EDBE" w14:textId="77777777" w:rsidR="00A10877" w:rsidRDefault="00000000">
            <w:r>
              <w:rPr>
                <w:rFonts w:ascii="Times New Roman" w:hAnsi="Times New Roman"/>
                <w:sz w:val="22"/>
                <w:szCs w:val="22"/>
              </w:rPr>
              <w:t>Chiều dài theo bản vẽ hoặc biện pháp phân zone được Bên A phê duyệt</w:t>
            </w:r>
          </w:p>
        </w:tc>
        <w:tc>
          <w:tcPr>
            <w:tcW w:w="2820" w:type="dxa"/>
            <w:tcBorders>
              <w:top w:val="single" w:sz="4" w:space="0" w:color="000000"/>
              <w:left w:val="single" w:sz="4" w:space="0" w:color="000000"/>
              <w:bottom w:val="single" w:sz="4" w:space="0" w:color="000000"/>
              <w:right w:val="single" w:sz="4" w:space="0" w:color="000000"/>
            </w:tcBorders>
            <w:vAlign w:val="center"/>
          </w:tcPr>
          <w:p w14:paraId="7DF245F2" w14:textId="77777777" w:rsidR="00A10877" w:rsidRDefault="00000000">
            <w:r>
              <w:rPr>
                <w:rFonts w:ascii="Times New Roman" w:hAnsi="Times New Roman"/>
                <w:sz w:val="22"/>
                <w:szCs w:val="22"/>
              </w:rPr>
              <w:t>Băng cản nước, vệ sinh, xử lý mạch ngừng</w:t>
            </w:r>
          </w:p>
        </w:tc>
      </w:tr>
      <w:tr w:rsidR="00A10877" w14:paraId="62E6D855"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068319B9" w14:textId="77777777" w:rsidR="00A10877" w:rsidRDefault="00000000">
            <w:pPr>
              <w:jc w:val="center"/>
              <w:rPr>
                <w:sz w:val="22"/>
                <w:szCs w:val="22"/>
              </w:rPr>
            </w:pPr>
            <w:r>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vAlign w:val="center"/>
          </w:tcPr>
          <w:p w14:paraId="6E7E7850" w14:textId="77777777" w:rsidR="00A10877" w:rsidRDefault="00000000">
            <w:r>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vAlign w:val="center"/>
          </w:tcPr>
          <w:p w14:paraId="04DA986A" w14:textId="77777777" w:rsidR="00A10877" w:rsidRDefault="00000000">
            <w:pPr>
              <w:jc w:val="cente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14:paraId="5115DE04" w14:textId="77777777" w:rsidR="00A10877" w:rsidRDefault="00000000">
            <w:r>
              <w:rPr>
                <w:rFonts w:ascii="Times New Roman" w:hAnsi="Times New Roman"/>
                <w:sz w:val="22"/>
                <w:szCs w:val="22"/>
              </w:rPr>
              <w:t>Theo hồ sơ hoàn công, không vượt thiết kế biện pháp</w:t>
            </w:r>
          </w:p>
        </w:tc>
        <w:tc>
          <w:tcPr>
            <w:tcW w:w="2820" w:type="dxa"/>
            <w:tcBorders>
              <w:top w:val="single" w:sz="4" w:space="0" w:color="000000"/>
              <w:left w:val="single" w:sz="4" w:space="0" w:color="000000"/>
              <w:bottom w:val="single" w:sz="4" w:space="0" w:color="000000"/>
              <w:right w:val="single" w:sz="4" w:space="0" w:color="000000"/>
            </w:tcBorders>
            <w:vAlign w:val="center"/>
          </w:tcPr>
          <w:p w14:paraId="4EF3328B" w14:textId="77777777" w:rsidR="00A10877" w:rsidRDefault="00000000">
            <w:r>
              <w:rPr>
                <w:rFonts w:ascii="Times New Roman" w:hAnsi="Times New Roman"/>
                <w:sz w:val="22"/>
                <w:szCs w:val="22"/>
              </w:rPr>
              <w:t>Cung cấp cát, vận chuyển, đầm</w:t>
            </w:r>
          </w:p>
        </w:tc>
      </w:tr>
      <w:tr w:rsidR="00A10877" w14:paraId="528F9499"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4D062CEA" w14:textId="77777777" w:rsidR="00A10877" w:rsidRDefault="00000000">
            <w:pPr>
              <w:jc w:val="center"/>
              <w:rPr>
                <w:sz w:val="22"/>
                <w:szCs w:val="22"/>
              </w:rPr>
            </w:pPr>
            <w:r>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vAlign w:val="center"/>
          </w:tcPr>
          <w:p w14:paraId="00F5E667" w14:textId="77777777" w:rsidR="00A10877" w:rsidRDefault="00000000">
            <w:r>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vAlign w:val="center"/>
          </w:tcPr>
          <w:p w14:paraId="7494A547" w14:textId="77777777" w:rsidR="00A10877" w:rsidRDefault="00000000">
            <w:pPr>
              <w:jc w:val="cente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14:paraId="059586EA" w14:textId="77777777" w:rsidR="00A10877" w:rsidRDefault="00000000">
            <w:r>
              <w:rPr>
                <w:rFonts w:ascii="Times New Roman" w:hAnsi="Times New Roman"/>
                <w:sz w:val="22"/>
                <w:szCs w:val="22"/>
              </w:rPr>
              <w:t>Diện tích mặt sàn theo bản vẽ</w:t>
            </w:r>
          </w:p>
        </w:tc>
        <w:tc>
          <w:tcPr>
            <w:tcW w:w="2820" w:type="dxa"/>
            <w:tcBorders>
              <w:top w:val="single" w:sz="4" w:space="0" w:color="000000"/>
              <w:left w:val="single" w:sz="4" w:space="0" w:color="000000"/>
              <w:bottom w:val="single" w:sz="4" w:space="0" w:color="000000"/>
              <w:right w:val="single" w:sz="4" w:space="0" w:color="000000"/>
            </w:tcBorders>
            <w:vAlign w:val="center"/>
          </w:tcPr>
          <w:p w14:paraId="5465703C" w14:textId="77777777" w:rsidR="00A10877" w:rsidRDefault="00000000">
            <w:r>
              <w:rPr>
                <w:rFonts w:ascii="Times New Roman" w:hAnsi="Times New Roman"/>
                <w:sz w:val="22"/>
                <w:szCs w:val="22"/>
              </w:rPr>
              <w:t>Nhân công, máy</w:t>
            </w:r>
          </w:p>
        </w:tc>
      </w:tr>
      <w:tr w:rsidR="00A10877" w14:paraId="62C091E2"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9449383" w14:textId="77777777" w:rsidR="00A10877" w:rsidRDefault="00000000">
            <w:pPr>
              <w:jc w:val="center"/>
              <w:rPr>
                <w:sz w:val="22"/>
                <w:szCs w:val="22"/>
              </w:rPr>
            </w:pPr>
            <w:r>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vAlign w:val="center"/>
          </w:tcPr>
          <w:p w14:paraId="06DBF1F1" w14:textId="77777777" w:rsidR="00A10877" w:rsidRDefault="00000000">
            <w:r>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vAlign w:val="center"/>
          </w:tcPr>
          <w:p w14:paraId="3EDD6CDD" w14:textId="77777777" w:rsidR="00A10877" w:rsidRDefault="00000000">
            <w:pPr>
              <w:jc w:val="cente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14:paraId="4FA62A9C" w14:textId="77777777" w:rsidR="00A10877" w:rsidRDefault="00000000">
            <w:r>
              <w:rPr>
                <w:rFonts w:ascii="Times New Roman" w:hAnsi="Times New Roman"/>
                <w:sz w:val="22"/>
                <w:szCs w:val="22"/>
              </w:rPr>
              <w:t>Thể tích phá dỡ thực tế được nghiệm thu</w:t>
            </w:r>
          </w:p>
        </w:tc>
        <w:tc>
          <w:tcPr>
            <w:tcW w:w="2820" w:type="dxa"/>
            <w:tcBorders>
              <w:top w:val="single" w:sz="4" w:space="0" w:color="000000"/>
              <w:left w:val="single" w:sz="4" w:space="0" w:color="000000"/>
              <w:bottom w:val="single" w:sz="4" w:space="0" w:color="000000"/>
              <w:right w:val="single" w:sz="4" w:space="0" w:color="000000"/>
            </w:tcBorders>
            <w:vAlign w:val="center"/>
          </w:tcPr>
          <w:p w14:paraId="34BD71B9" w14:textId="77777777" w:rsidR="00A10877" w:rsidRDefault="00000000">
            <w:r>
              <w:rPr>
                <w:rFonts w:ascii="Times New Roman" w:hAnsi="Times New Roman"/>
                <w:sz w:val="22"/>
                <w:szCs w:val="22"/>
              </w:rPr>
              <w:t>Phá dỡ, vận chuyển, đổ thải hợp pháp</w:t>
            </w:r>
          </w:p>
        </w:tc>
      </w:tr>
      <w:tr w:rsidR="00A10877" w14:paraId="2A968C3B"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10A9767A" w14:textId="77777777" w:rsidR="00A10877" w:rsidRDefault="00000000">
            <w:pPr>
              <w:jc w:val="center"/>
              <w:rPr>
                <w:sz w:val="22"/>
                <w:szCs w:val="22"/>
              </w:rPr>
            </w:pPr>
            <w:r>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vAlign w:val="center"/>
          </w:tcPr>
          <w:p w14:paraId="5032E4F6" w14:textId="77777777" w:rsidR="00A10877" w:rsidRDefault="00000000">
            <w:r>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vAlign w:val="center"/>
          </w:tcPr>
          <w:p w14:paraId="4B868583" w14:textId="77777777" w:rsidR="00A10877" w:rsidRDefault="00000000">
            <w:pPr>
              <w:jc w:val="cente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14:paraId="02BCCBC2" w14:textId="77777777" w:rsidR="00A10877" w:rsidRDefault="00000000">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14:paraId="1FE18ACD" w14:textId="77777777" w:rsidR="00A10877" w:rsidRDefault="00000000">
            <w:r>
              <w:rPr>
                <w:rFonts w:ascii="Times New Roman" w:hAnsi="Times New Roman"/>
                <w:sz w:val="22"/>
                <w:szCs w:val="22"/>
              </w:rPr>
              <w:t>Phên nứa, rải gia cố đường giao thông, kho bãi</w:t>
            </w:r>
          </w:p>
        </w:tc>
      </w:tr>
      <w:tr w:rsidR="00A10877" w14:paraId="522C9DE7"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C8E6EED" w14:textId="77777777" w:rsidR="00A10877" w:rsidRDefault="00000000">
            <w:pPr>
              <w:jc w:val="center"/>
              <w:rPr>
                <w:sz w:val="22"/>
                <w:szCs w:val="22"/>
              </w:rPr>
            </w:pPr>
            <w:r>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vAlign w:val="center"/>
          </w:tcPr>
          <w:p w14:paraId="2F425C7B" w14:textId="77777777" w:rsidR="00A10877" w:rsidRDefault="00000000">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vAlign w:val="center"/>
          </w:tcPr>
          <w:p w14:paraId="1FE2A132" w14:textId="77777777" w:rsidR="00A10877" w:rsidRDefault="00000000">
            <w:pPr>
              <w:jc w:val="cente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14:paraId="544EABB7" w14:textId="77777777" w:rsidR="00A10877" w:rsidRDefault="00000000">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14:paraId="691E804B" w14:textId="77777777" w:rsidR="00A10877" w:rsidRDefault="00000000">
            <w:r>
              <w:rPr>
                <w:rFonts w:ascii="Times New Roman" w:hAnsi="Times New Roman"/>
                <w:sz w:val="22"/>
                <w:szCs w:val="22"/>
              </w:rPr>
              <w:t>Thiết bị, nhân lực, nguồn điện dự phòng, vận hành liên tục suốt thời gian thi công Phần ngầm</w:t>
            </w:r>
          </w:p>
        </w:tc>
      </w:tr>
      <w:tr w:rsidR="00A10877" w14:paraId="33BE0E73"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14B28CE6" w14:textId="77777777" w:rsidR="00A10877" w:rsidRDefault="00000000">
            <w:pPr>
              <w:jc w:val="center"/>
              <w:rPr>
                <w:sz w:val="22"/>
                <w:szCs w:val="22"/>
              </w:rPr>
            </w:pPr>
            <w:r>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vAlign w:val="center"/>
          </w:tcPr>
          <w:p w14:paraId="20D40F33" w14:textId="77777777" w:rsidR="00A10877" w:rsidRDefault="00000000">
            <w:r>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vAlign w:val="center"/>
          </w:tcPr>
          <w:p w14:paraId="0257E17C" w14:textId="77777777" w:rsidR="00A10877" w:rsidRDefault="00000000">
            <w:pPr>
              <w:jc w:val="cente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14:paraId="0072103E" w14:textId="77777777" w:rsidR="00A10877" w:rsidRDefault="00000000">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14:paraId="32E5C4DD" w14:textId="77777777" w:rsidR="00A10877" w:rsidRDefault="00000000">
            <w:r>
              <w:rPr>
                <w:rFonts w:ascii="Times New Roman" w:hAnsi="Times New Roman"/>
                <w:sz w:val="22"/>
                <w:szCs w:val="22"/>
              </w:rPr>
              <w:t>Toàn bộ kết cấu móng cẩu tháp</w:t>
            </w:r>
          </w:p>
        </w:tc>
      </w:tr>
      <w:tr w:rsidR="00A10877" w14:paraId="6E53B875"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1D3D1301" w14:textId="77777777" w:rsidR="00A10877" w:rsidRDefault="00000000">
            <w:pPr>
              <w:jc w:val="center"/>
              <w:rPr>
                <w:sz w:val="22"/>
                <w:szCs w:val="22"/>
              </w:rPr>
            </w:pPr>
            <w:r>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vAlign w:val="center"/>
          </w:tcPr>
          <w:p w14:paraId="4B0ED88E" w14:textId="77777777" w:rsidR="00A10877" w:rsidRDefault="00000000">
            <w:r>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vAlign w:val="center"/>
          </w:tcPr>
          <w:p w14:paraId="139690D9" w14:textId="77777777" w:rsidR="00A10877" w:rsidRDefault="00000000">
            <w:pPr>
              <w:jc w:val="cente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14:paraId="123F9B1E" w14:textId="77777777" w:rsidR="00A10877" w:rsidRDefault="00000000">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14:paraId="2D2E8FE9" w14:textId="77777777" w:rsidR="00A10877" w:rsidRDefault="00000000">
            <w:r>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rsidR="00A10877" w14:paraId="612F4CBB"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1CD8400A" w14:textId="77777777" w:rsidR="00A10877" w:rsidRDefault="00000000">
            <w:pPr>
              <w:jc w:val="center"/>
              <w:rPr>
                <w:sz w:val="22"/>
                <w:szCs w:val="22"/>
              </w:rPr>
            </w:pPr>
            <w:r>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vAlign w:val="center"/>
          </w:tcPr>
          <w:p w14:paraId="2F1D89E3" w14:textId="77777777" w:rsidR="00A10877" w:rsidRDefault="00000000">
            <w:r>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vAlign w:val="center"/>
          </w:tcPr>
          <w:p w14:paraId="1B3FA388" w14:textId="77777777" w:rsidR="00A10877" w:rsidRDefault="00000000">
            <w:pPr>
              <w:jc w:val="cente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14:paraId="7371589E" w14:textId="77777777" w:rsidR="00A10877" w:rsidRDefault="00000000">
            <w:r>
              <w:rPr>
                <w:rFonts w:ascii="Times New Roman" w:hAnsi="Times New Roman"/>
                <w:sz w:val="22"/>
                <w:szCs w:val="22"/>
              </w:rPr>
              <w:t>Trọn gói, thanh toán theo Điều 10.3.2</w:t>
            </w:r>
          </w:p>
        </w:tc>
        <w:tc>
          <w:tcPr>
            <w:tcW w:w="2820" w:type="dxa"/>
            <w:tcBorders>
              <w:top w:val="single" w:sz="4" w:space="0" w:color="000000"/>
              <w:left w:val="single" w:sz="4" w:space="0" w:color="000000"/>
              <w:bottom w:val="single" w:sz="4" w:space="0" w:color="000000"/>
              <w:right w:val="single" w:sz="4" w:space="0" w:color="000000"/>
            </w:tcBorders>
            <w:vAlign w:val="center"/>
          </w:tcPr>
          <w:p w14:paraId="5E6198C9" w14:textId="77777777" w:rsidR="00A10877" w:rsidRDefault="00000000">
            <w:r>
              <w:rPr>
                <w:rFonts w:ascii="Times New Roman" w:hAnsi="Times New Roman"/>
                <w:sz w:val="22"/>
                <w:szCs w:val="22"/>
              </w:rPr>
              <w:t>Cung cấp, vận chuyển, lắp dựng, kiểm định, vận hành, bảo dưỡng, tháo dỡ cẩu tháp trong thời gian thi công Phần ngầm</w:t>
            </w:r>
          </w:p>
        </w:tc>
      </w:tr>
    </w:tbl>
    <w:p w14:paraId="6E9F897B" w14:textId="77777777" w:rsidR="00A10877" w:rsidRDefault="00A10877">
      <w:pPr>
        <w:spacing w:after="120" w:line="276" w:lineRule="auto"/>
        <w:rPr>
          <w:rFonts w:ascii="Times New Roman" w:hAnsi="Times New Roman"/>
          <w:b/>
          <w:bCs/>
          <w:sz w:val="26"/>
          <w:szCs w:val="26"/>
        </w:rPr>
      </w:pPr>
    </w:p>
    <w:p w14:paraId="796A34EF" w14:textId="77777777" w:rsidR="00A10877" w:rsidRDefault="00A10877">
      <w:pPr>
        <w:spacing w:after="120" w:line="276" w:lineRule="auto"/>
        <w:rPr>
          <w:rFonts w:ascii="Times New Roman" w:hAnsi="Times New Roman"/>
          <w:b/>
          <w:bCs/>
          <w:sz w:val="26"/>
          <w:szCs w:val="26"/>
        </w:rPr>
      </w:pPr>
    </w:p>
    <w:p w14:paraId="7A7D9B66" w14:textId="77777777" w:rsidR="00A10877" w:rsidRDefault="00A10877">
      <w:pPr>
        <w:spacing w:after="120" w:line="276" w:lineRule="auto"/>
        <w:rPr>
          <w:rFonts w:ascii="Times New Roman" w:hAnsi="Times New Roman"/>
          <w:b/>
          <w:bCs/>
          <w:sz w:val="26"/>
          <w:szCs w:val="26"/>
        </w:rPr>
      </w:pPr>
    </w:p>
    <w:p w14:paraId="3FBF8B85" w14:textId="77777777" w:rsidR="00A10877" w:rsidRDefault="00A10877">
      <w:pPr>
        <w:spacing w:after="120" w:line="276" w:lineRule="auto"/>
        <w:rPr>
          <w:rFonts w:ascii="Times New Roman" w:hAnsi="Times New Roman"/>
          <w:b/>
          <w:bCs/>
          <w:sz w:val="26"/>
          <w:szCs w:val="26"/>
        </w:rPr>
      </w:pPr>
    </w:p>
    <w:p w14:paraId="325843B6" w14:textId="77777777" w:rsidR="00A10877" w:rsidRDefault="00A10877">
      <w:pPr>
        <w:spacing w:after="120" w:line="276" w:lineRule="auto"/>
        <w:rPr>
          <w:rFonts w:ascii="Times New Roman" w:hAnsi="Times New Roman"/>
          <w:b/>
          <w:bCs/>
          <w:sz w:val="26"/>
          <w:szCs w:val="26"/>
          <w:u w:val="single"/>
          <w:lang w:val="vi-VN"/>
        </w:rPr>
      </w:pPr>
    </w:p>
    <w:p w14:paraId="7F2A6126" w14:textId="77777777" w:rsidR="00A10877" w:rsidRDefault="00000000">
      <w:pPr>
        <w:spacing w:after="120" w:line="276" w:lineRule="auto"/>
        <w:jc w:val="center"/>
        <w:rPr>
          <w:rFonts w:ascii="Times New Roman" w:hAnsi="Times New Roman"/>
          <w:b/>
          <w:bCs/>
          <w:sz w:val="26"/>
          <w:szCs w:val="26"/>
          <w:u w:val="single"/>
        </w:rPr>
      </w:pPr>
      <w:r>
        <w:rPr>
          <w:rFonts w:ascii="Times New Roman" w:hAnsi="Times New Roman"/>
          <w:b/>
          <w:bCs/>
          <w:sz w:val="26"/>
          <w:szCs w:val="26"/>
          <w:highlight w:val="yellow"/>
          <w:lang w:val="vi-VN"/>
        </w:rPr>
        <w:lastRenderedPageBreak/>
        <w:t>BIỂU 03</w:t>
      </w:r>
    </w:p>
    <w:p w14:paraId="17DDEC50" w14:textId="77777777" w:rsidR="00A10877" w:rsidRDefault="00000000">
      <w:pPr>
        <w:spacing w:after="120" w:line="276" w:lineRule="auto"/>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14:paraId="37BF7621" w14:textId="77777777" w:rsidR="00A10877" w:rsidRDefault="00000000">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số……..…/2026/HĐ/YS/BXD ngày……tháng……năm 2026)</w:t>
      </w:r>
    </w:p>
    <w:p w14:paraId="4723AB40"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3E6D993B"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14:paraId="0D9C4441" w14:textId="77777777" w:rsidR="00A10877"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jc w:val="center"/>
        <w:tblLayout w:type="fixed"/>
        <w:tblCellMar>
          <w:left w:w="50" w:type="dxa"/>
          <w:right w:w="50" w:type="dxa"/>
        </w:tblCellMar>
        <w:tblLook w:val="04A0" w:firstRow="1" w:lastRow="0" w:firstColumn="1" w:lastColumn="0" w:noHBand="0" w:noVBand="1"/>
      </w:tblPr>
      <w:tblGrid>
        <w:gridCol w:w="750"/>
        <w:gridCol w:w="4772"/>
        <w:gridCol w:w="1250"/>
        <w:gridCol w:w="1147"/>
        <w:gridCol w:w="1153"/>
      </w:tblGrid>
      <w:tr w:rsidR="00A10877" w14:paraId="485C80E9" w14:textId="77777777">
        <w:trPr>
          <w:cantSplit/>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F32098"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STT</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363CCA"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Mô tả công việc</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C6D57F"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Bên B (Phục Hưng)</w:t>
            </w:r>
          </w:p>
        </w:tc>
        <w:tc>
          <w:tcPr>
            <w:tcW w:w="11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F920E2"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Bên A (VNCN E&amp;C)</w:t>
            </w: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6F5D5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Các đơn vị khác</w:t>
            </w:r>
          </w:p>
        </w:tc>
      </w:tr>
      <w:tr w:rsidR="00A10877" w14:paraId="221E65A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CA4E3A"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1</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27C9E8" w14:textId="77777777" w:rsidR="00A10877" w:rsidRDefault="00000000">
            <w:pPr>
              <w:spacing w:after="120" w:line="276" w:lineRule="auto"/>
              <w:rPr>
                <w:rFonts w:ascii="Times New Roman" w:hAnsi="Times New Roman"/>
              </w:rPr>
            </w:pPr>
            <w:r>
              <w:rPr>
                <w:rFonts w:ascii="Times New Roman" w:hAnsi="Times New Roman"/>
                <w:b/>
                <w:bCs/>
                <w:sz w:val="20"/>
                <w:szCs w:val="20"/>
              </w:rPr>
              <w:t>Tài liệu và bản vẽ</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79A405"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962C61"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3179E7" w14:textId="77777777" w:rsidR="00A10877" w:rsidRDefault="00A10877">
            <w:pPr>
              <w:spacing w:after="120" w:line="276" w:lineRule="auto"/>
              <w:jc w:val="center"/>
              <w:rPr>
                <w:rFonts w:ascii="Times New Roman" w:hAnsi="Times New Roman"/>
              </w:rPr>
            </w:pPr>
          </w:p>
        </w:tc>
      </w:tr>
      <w:tr w:rsidR="00A10877" w14:paraId="63B0F51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32E0C70" w14:textId="77777777" w:rsidR="00A10877" w:rsidRDefault="00000000">
            <w:pPr>
              <w:spacing w:after="120" w:line="276" w:lineRule="auto"/>
              <w:jc w:val="center"/>
              <w:rPr>
                <w:rFonts w:ascii="Times New Roman" w:hAnsi="Times New Roman"/>
              </w:rPr>
            </w:pPr>
            <w:r>
              <w:rPr>
                <w:rFonts w:ascii="Times New Roman" w:hAnsi="Times New Roman"/>
                <w:sz w:val="20"/>
                <w:szCs w:val="20"/>
              </w:rPr>
              <w:t>1.1</w:t>
            </w:r>
          </w:p>
        </w:tc>
        <w:tc>
          <w:tcPr>
            <w:tcW w:w="4772" w:type="dxa"/>
            <w:tcBorders>
              <w:top w:val="single" w:sz="4" w:space="0" w:color="000000"/>
              <w:left w:val="single" w:sz="4" w:space="0" w:color="000000"/>
              <w:bottom w:val="single" w:sz="4" w:space="0" w:color="000000"/>
              <w:right w:val="single" w:sz="4" w:space="0" w:color="000000"/>
            </w:tcBorders>
            <w:vAlign w:val="center"/>
          </w:tcPr>
          <w:p w14:paraId="189FDF95" w14:textId="77777777" w:rsidR="00A10877" w:rsidRDefault="00000000">
            <w:pPr>
              <w:spacing w:after="120" w:line="276" w:lineRule="auto"/>
              <w:rPr>
                <w:rFonts w:ascii="Times New Roman" w:hAnsi="Times New Roman"/>
              </w:rPr>
            </w:pPr>
            <w:r>
              <w:rPr>
                <w:rFonts w:ascii="Times New Roman" w:hAnsi="Times New Roman"/>
                <w:sz w:val="20"/>
                <w:szCs w:val="20"/>
              </w:rPr>
              <w:t>Cung cấp hồ sơ thiết kế bản vẽ thi công đã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14:paraId="48512821"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vAlign w:val="center"/>
          </w:tcPr>
          <w:p w14:paraId="6C7D5207"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14:paraId="1EC0C0CB" w14:textId="77777777" w:rsidR="00A10877" w:rsidRDefault="00A10877">
            <w:pPr>
              <w:spacing w:after="120" w:line="276" w:lineRule="auto"/>
              <w:jc w:val="center"/>
              <w:rPr>
                <w:rFonts w:ascii="Times New Roman" w:hAnsi="Times New Roman"/>
              </w:rPr>
            </w:pPr>
          </w:p>
        </w:tc>
      </w:tr>
      <w:tr w:rsidR="00A10877" w14:paraId="65BF51E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6B7B99E" w14:textId="77777777" w:rsidR="00A10877" w:rsidRDefault="00000000">
            <w:pPr>
              <w:spacing w:after="120" w:line="276" w:lineRule="auto"/>
              <w:jc w:val="center"/>
              <w:rPr>
                <w:rFonts w:ascii="Times New Roman" w:hAnsi="Times New Roman"/>
              </w:rPr>
            </w:pPr>
            <w:r>
              <w:rPr>
                <w:rFonts w:ascii="Times New Roman" w:hAnsi="Times New Roman"/>
                <w:sz w:val="20"/>
                <w:szCs w:val="20"/>
              </w:rPr>
              <w:t>1.2</w:t>
            </w:r>
          </w:p>
        </w:tc>
        <w:tc>
          <w:tcPr>
            <w:tcW w:w="4772" w:type="dxa"/>
            <w:tcBorders>
              <w:top w:val="single" w:sz="4" w:space="0" w:color="000000"/>
              <w:left w:val="single" w:sz="4" w:space="0" w:color="000000"/>
              <w:bottom w:val="single" w:sz="4" w:space="0" w:color="000000"/>
              <w:right w:val="single" w:sz="4" w:space="0" w:color="000000"/>
            </w:tcBorders>
            <w:vAlign w:val="center"/>
          </w:tcPr>
          <w:p w14:paraId="2158ADB4" w14:textId="77777777" w:rsidR="00A10877" w:rsidRDefault="00000000">
            <w:pPr>
              <w:spacing w:after="120" w:line="276" w:lineRule="auto"/>
              <w:rPr>
                <w:rFonts w:ascii="Times New Roman" w:hAnsi="Times New Roman"/>
              </w:rPr>
            </w:pPr>
            <w:r>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620C9AEB"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8A022F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526AC974" w14:textId="77777777" w:rsidR="00A10877" w:rsidRDefault="00A10877">
            <w:pPr>
              <w:spacing w:after="120" w:line="276" w:lineRule="auto"/>
              <w:jc w:val="center"/>
              <w:rPr>
                <w:rFonts w:ascii="Times New Roman" w:hAnsi="Times New Roman"/>
              </w:rPr>
            </w:pPr>
          </w:p>
        </w:tc>
      </w:tr>
      <w:tr w:rsidR="00A10877" w14:paraId="7257039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7B651A0" w14:textId="77777777" w:rsidR="00A10877" w:rsidRDefault="00000000">
            <w:pPr>
              <w:spacing w:after="120" w:line="276" w:lineRule="auto"/>
              <w:jc w:val="center"/>
              <w:rPr>
                <w:rFonts w:ascii="Times New Roman" w:hAnsi="Times New Roman"/>
              </w:rPr>
            </w:pPr>
            <w:r>
              <w:rPr>
                <w:rFonts w:ascii="Times New Roman" w:hAnsi="Times New Roman"/>
                <w:sz w:val="20"/>
                <w:szCs w:val="20"/>
              </w:rPr>
              <w:t>1.3</w:t>
            </w:r>
          </w:p>
        </w:tc>
        <w:tc>
          <w:tcPr>
            <w:tcW w:w="4772" w:type="dxa"/>
            <w:tcBorders>
              <w:top w:val="single" w:sz="4" w:space="0" w:color="000000"/>
              <w:left w:val="single" w:sz="4" w:space="0" w:color="000000"/>
              <w:bottom w:val="single" w:sz="4" w:space="0" w:color="000000"/>
              <w:right w:val="single" w:sz="4" w:space="0" w:color="000000"/>
            </w:tcBorders>
            <w:vAlign w:val="center"/>
          </w:tcPr>
          <w:p w14:paraId="28665C3D" w14:textId="77777777" w:rsidR="00A10877" w:rsidRDefault="00000000">
            <w:pPr>
              <w:spacing w:after="120" w:line="276" w:lineRule="auto"/>
              <w:rPr>
                <w:rFonts w:ascii="Times New Roman" w:hAnsi="Times New Roman"/>
              </w:rPr>
            </w:pPr>
            <w:r>
              <w:rPr>
                <w:rFonts w:ascii="Times New Roman" w:hAnsi="Times New Roman"/>
                <w:sz w:val="20"/>
                <w:szCs w:val="20"/>
              </w:rPr>
              <w:t>Lập hồ sơ quản lý chất lượng (biên bản nghiệm thu, nhật ký thi công, bản vẽ hoàn công, kết quả thí nghiệm...)</w:t>
            </w:r>
          </w:p>
        </w:tc>
        <w:tc>
          <w:tcPr>
            <w:tcW w:w="1250" w:type="dxa"/>
            <w:tcBorders>
              <w:top w:val="single" w:sz="4" w:space="0" w:color="000000"/>
              <w:left w:val="single" w:sz="4" w:space="0" w:color="000000"/>
              <w:bottom w:val="single" w:sz="4" w:space="0" w:color="000000"/>
              <w:right w:val="single" w:sz="4" w:space="0" w:color="000000"/>
            </w:tcBorders>
            <w:vAlign w:val="center"/>
          </w:tcPr>
          <w:p w14:paraId="79ED666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237E59E2"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414AEC46" w14:textId="77777777" w:rsidR="00A10877" w:rsidRDefault="00A10877">
            <w:pPr>
              <w:spacing w:after="120" w:line="276" w:lineRule="auto"/>
              <w:jc w:val="center"/>
              <w:rPr>
                <w:rFonts w:ascii="Times New Roman" w:hAnsi="Times New Roman"/>
              </w:rPr>
            </w:pPr>
          </w:p>
        </w:tc>
      </w:tr>
      <w:tr w:rsidR="00A10877" w14:paraId="1F84F11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F324AC5" w14:textId="77777777" w:rsidR="00A10877" w:rsidRDefault="00000000">
            <w:pPr>
              <w:spacing w:after="120" w:line="276" w:lineRule="auto"/>
              <w:jc w:val="center"/>
              <w:rPr>
                <w:rFonts w:ascii="Times New Roman" w:hAnsi="Times New Roman"/>
              </w:rPr>
            </w:pPr>
            <w:r>
              <w:rPr>
                <w:rFonts w:ascii="Times New Roman" w:hAnsi="Times New Roman"/>
                <w:sz w:val="20"/>
                <w:szCs w:val="20"/>
              </w:rPr>
              <w:t>1.4</w:t>
            </w:r>
          </w:p>
        </w:tc>
        <w:tc>
          <w:tcPr>
            <w:tcW w:w="4772" w:type="dxa"/>
            <w:tcBorders>
              <w:top w:val="single" w:sz="4" w:space="0" w:color="000000"/>
              <w:left w:val="single" w:sz="4" w:space="0" w:color="000000"/>
              <w:bottom w:val="single" w:sz="4" w:space="0" w:color="000000"/>
              <w:right w:val="single" w:sz="4" w:space="0" w:color="000000"/>
            </w:tcBorders>
            <w:vAlign w:val="center"/>
          </w:tcPr>
          <w:p w14:paraId="176B2BFB" w14:textId="77777777" w:rsidR="00A10877" w:rsidRDefault="00000000">
            <w:pPr>
              <w:spacing w:after="120" w:line="276" w:lineRule="auto"/>
              <w:rPr>
                <w:rFonts w:ascii="Times New Roman" w:hAnsi="Times New Roman"/>
              </w:rPr>
            </w:pPr>
            <w:r>
              <w:rPr>
                <w:rFonts w:ascii="Times New Roman" w:hAnsi="Times New Roman"/>
                <w:sz w:val="20"/>
                <w:szCs w:val="20"/>
              </w:rPr>
              <w:t>Lập biện pháp, quy trình thi công trình Tư vấn giám sát, Bên A, Chủ đầu tư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14:paraId="0582E972"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A4262CE"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2FD528A4" w14:textId="77777777" w:rsidR="00A10877" w:rsidRDefault="00A10877">
            <w:pPr>
              <w:spacing w:after="120" w:line="276" w:lineRule="auto"/>
              <w:jc w:val="center"/>
              <w:rPr>
                <w:rFonts w:ascii="Times New Roman" w:hAnsi="Times New Roman"/>
              </w:rPr>
            </w:pPr>
          </w:p>
        </w:tc>
      </w:tr>
      <w:tr w:rsidR="00A10877" w14:paraId="05A63A85"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A21230B" w14:textId="77777777" w:rsidR="00A10877" w:rsidRDefault="00000000">
            <w:pPr>
              <w:spacing w:after="120" w:line="276" w:lineRule="auto"/>
              <w:jc w:val="center"/>
              <w:rPr>
                <w:rFonts w:ascii="Times New Roman" w:hAnsi="Times New Roman"/>
              </w:rPr>
            </w:pPr>
            <w:r>
              <w:rPr>
                <w:rFonts w:ascii="Times New Roman" w:hAnsi="Times New Roman"/>
                <w:sz w:val="20"/>
                <w:szCs w:val="20"/>
              </w:rPr>
              <w:t>1.5</w:t>
            </w:r>
          </w:p>
        </w:tc>
        <w:tc>
          <w:tcPr>
            <w:tcW w:w="4772" w:type="dxa"/>
            <w:tcBorders>
              <w:top w:val="single" w:sz="4" w:space="0" w:color="000000"/>
              <w:left w:val="single" w:sz="4" w:space="0" w:color="000000"/>
              <w:bottom w:val="single" w:sz="4" w:space="0" w:color="000000"/>
              <w:right w:val="single" w:sz="4" w:space="0" w:color="000000"/>
            </w:tcBorders>
            <w:vAlign w:val="center"/>
          </w:tcPr>
          <w:p w14:paraId="744A3F39" w14:textId="77777777" w:rsidR="00A10877" w:rsidRDefault="00000000">
            <w:pPr>
              <w:spacing w:after="120" w:line="276" w:lineRule="auto"/>
              <w:rPr>
                <w:rFonts w:ascii="Times New Roman" w:hAnsi="Times New Roman"/>
              </w:rPr>
            </w:pPr>
            <w:r>
              <w:rPr>
                <w:rFonts w:ascii="Times New Roman" w:hAnsi="Times New Roman"/>
                <w:sz w:val="20"/>
                <w:szCs w:val="20"/>
              </w:rPr>
              <w:t>Thuê tổ chức tư vấn đủ điều kiện năng lực thẩm tra biện pháp thi công hệ cừ, văng chống; chịu chi phí thẩm tra</w:t>
            </w:r>
          </w:p>
        </w:tc>
        <w:tc>
          <w:tcPr>
            <w:tcW w:w="1250" w:type="dxa"/>
            <w:tcBorders>
              <w:top w:val="single" w:sz="4" w:space="0" w:color="000000"/>
              <w:left w:val="single" w:sz="4" w:space="0" w:color="000000"/>
              <w:bottom w:val="single" w:sz="4" w:space="0" w:color="000000"/>
              <w:right w:val="single" w:sz="4" w:space="0" w:color="000000"/>
            </w:tcBorders>
            <w:vAlign w:val="center"/>
          </w:tcPr>
          <w:p w14:paraId="5F6872EE"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50DECCD"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242543B" w14:textId="77777777" w:rsidR="00A10877" w:rsidRDefault="00A10877">
            <w:pPr>
              <w:spacing w:after="120" w:line="276" w:lineRule="auto"/>
              <w:jc w:val="center"/>
              <w:rPr>
                <w:rFonts w:ascii="Times New Roman" w:hAnsi="Times New Roman"/>
              </w:rPr>
            </w:pPr>
          </w:p>
        </w:tc>
      </w:tr>
      <w:tr w:rsidR="00A10877" w14:paraId="6161A6E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51FC70C" w14:textId="77777777" w:rsidR="00A10877" w:rsidRDefault="00000000">
            <w:pPr>
              <w:spacing w:after="120" w:line="276" w:lineRule="auto"/>
              <w:jc w:val="center"/>
              <w:rPr>
                <w:rFonts w:ascii="Times New Roman" w:hAnsi="Times New Roman"/>
              </w:rPr>
            </w:pPr>
            <w:r>
              <w:rPr>
                <w:rFonts w:ascii="Times New Roman" w:hAnsi="Times New Roman"/>
                <w:sz w:val="20"/>
                <w:szCs w:val="20"/>
              </w:rPr>
              <w:t>1.6</w:t>
            </w:r>
          </w:p>
        </w:tc>
        <w:tc>
          <w:tcPr>
            <w:tcW w:w="4772" w:type="dxa"/>
            <w:tcBorders>
              <w:top w:val="single" w:sz="4" w:space="0" w:color="000000"/>
              <w:left w:val="single" w:sz="4" w:space="0" w:color="000000"/>
              <w:bottom w:val="single" w:sz="4" w:space="0" w:color="000000"/>
              <w:right w:val="single" w:sz="4" w:space="0" w:color="000000"/>
            </w:tcBorders>
            <w:vAlign w:val="center"/>
          </w:tcPr>
          <w:p w14:paraId="3F24032E" w14:textId="77777777" w:rsidR="00A10877" w:rsidRDefault="00000000">
            <w:pPr>
              <w:spacing w:after="120" w:line="276" w:lineRule="auto"/>
              <w:rPr>
                <w:rFonts w:ascii="Times New Roman" w:hAnsi="Times New Roman"/>
              </w:rPr>
            </w:pPr>
            <w:r>
              <w:rPr>
                <w:rFonts w:ascii="Times New Roman" w:hAnsi="Times New Roman"/>
                <w:sz w:val="20"/>
                <w:szCs w:val="20"/>
              </w:rPr>
              <w:t>Cung cấp, cập nhật chứng chỉ kiểm định thiết bị thi công còn hiệu lực</w:t>
            </w:r>
          </w:p>
        </w:tc>
        <w:tc>
          <w:tcPr>
            <w:tcW w:w="1250" w:type="dxa"/>
            <w:tcBorders>
              <w:top w:val="single" w:sz="4" w:space="0" w:color="000000"/>
              <w:left w:val="single" w:sz="4" w:space="0" w:color="000000"/>
              <w:bottom w:val="single" w:sz="4" w:space="0" w:color="000000"/>
              <w:right w:val="single" w:sz="4" w:space="0" w:color="000000"/>
            </w:tcBorders>
            <w:vAlign w:val="center"/>
          </w:tcPr>
          <w:p w14:paraId="639AE42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82FDAAD"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6EE4FA42" w14:textId="77777777" w:rsidR="00A10877" w:rsidRDefault="00A10877">
            <w:pPr>
              <w:spacing w:after="120" w:line="276" w:lineRule="auto"/>
              <w:jc w:val="center"/>
              <w:rPr>
                <w:rFonts w:ascii="Times New Roman" w:hAnsi="Times New Roman"/>
              </w:rPr>
            </w:pPr>
          </w:p>
        </w:tc>
      </w:tr>
      <w:tr w:rsidR="00A10877" w14:paraId="1ABEF68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A4C6ED6" w14:textId="77777777" w:rsidR="00A10877" w:rsidRDefault="00000000">
            <w:pPr>
              <w:spacing w:after="120" w:line="276" w:lineRule="auto"/>
              <w:jc w:val="center"/>
              <w:rPr>
                <w:rFonts w:ascii="Times New Roman" w:hAnsi="Times New Roman"/>
              </w:rPr>
            </w:pPr>
            <w:r>
              <w:rPr>
                <w:rFonts w:ascii="Times New Roman" w:hAnsi="Times New Roman"/>
                <w:sz w:val="20"/>
                <w:szCs w:val="20"/>
              </w:rPr>
              <w:t>1.7</w:t>
            </w:r>
          </w:p>
        </w:tc>
        <w:tc>
          <w:tcPr>
            <w:tcW w:w="4772" w:type="dxa"/>
            <w:tcBorders>
              <w:top w:val="single" w:sz="4" w:space="0" w:color="000000"/>
              <w:left w:val="single" w:sz="4" w:space="0" w:color="000000"/>
              <w:bottom w:val="single" w:sz="4" w:space="0" w:color="000000"/>
              <w:right w:val="single" w:sz="4" w:space="0" w:color="000000"/>
            </w:tcBorders>
            <w:vAlign w:val="center"/>
          </w:tcPr>
          <w:p w14:paraId="61450B2A" w14:textId="77777777" w:rsidR="00A10877" w:rsidRDefault="00000000">
            <w:pPr>
              <w:spacing w:after="120" w:line="276" w:lineRule="auto"/>
              <w:rPr>
                <w:rFonts w:ascii="Times New Roman" w:hAnsi="Times New Roman"/>
              </w:rPr>
            </w:pPr>
            <w:r>
              <w:rPr>
                <w:rFonts w:ascii="Times New Roman" w:hAnsi="Times New Roman"/>
                <w:sz w:val="20"/>
                <w:szCs w:val="20"/>
              </w:rPr>
              <w:t>Đệ trình mẫu vật liệu, catalogue, chứng chỉ xuất xưởng để phê duyệt vật liệu</w:t>
            </w:r>
          </w:p>
        </w:tc>
        <w:tc>
          <w:tcPr>
            <w:tcW w:w="1250" w:type="dxa"/>
            <w:tcBorders>
              <w:top w:val="single" w:sz="4" w:space="0" w:color="000000"/>
              <w:left w:val="single" w:sz="4" w:space="0" w:color="000000"/>
              <w:bottom w:val="single" w:sz="4" w:space="0" w:color="000000"/>
              <w:right w:val="single" w:sz="4" w:space="0" w:color="000000"/>
            </w:tcBorders>
            <w:vAlign w:val="center"/>
          </w:tcPr>
          <w:p w14:paraId="30CA3B2D"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594CFCE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798FBFD3" w14:textId="77777777" w:rsidR="00A10877" w:rsidRDefault="00A10877">
            <w:pPr>
              <w:spacing w:after="120" w:line="276" w:lineRule="auto"/>
              <w:jc w:val="center"/>
              <w:rPr>
                <w:rFonts w:ascii="Times New Roman" w:hAnsi="Times New Roman"/>
              </w:rPr>
            </w:pPr>
          </w:p>
        </w:tc>
      </w:tr>
      <w:tr w:rsidR="00A10877" w14:paraId="49CF1912"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B04F3C3" w14:textId="77777777" w:rsidR="00A10877" w:rsidRDefault="00000000">
            <w:pPr>
              <w:spacing w:after="120" w:line="276" w:lineRule="auto"/>
              <w:jc w:val="center"/>
              <w:rPr>
                <w:rFonts w:ascii="Times New Roman" w:hAnsi="Times New Roman"/>
              </w:rPr>
            </w:pPr>
            <w:r>
              <w:rPr>
                <w:rFonts w:ascii="Times New Roman" w:hAnsi="Times New Roman"/>
                <w:sz w:val="20"/>
                <w:szCs w:val="20"/>
              </w:rPr>
              <w:t>1.8</w:t>
            </w:r>
          </w:p>
        </w:tc>
        <w:tc>
          <w:tcPr>
            <w:tcW w:w="4772" w:type="dxa"/>
            <w:tcBorders>
              <w:top w:val="single" w:sz="4" w:space="0" w:color="000000"/>
              <w:left w:val="single" w:sz="4" w:space="0" w:color="000000"/>
              <w:bottom w:val="single" w:sz="4" w:space="0" w:color="000000"/>
              <w:right w:val="single" w:sz="4" w:space="0" w:color="000000"/>
            </w:tcBorders>
            <w:vAlign w:val="center"/>
          </w:tcPr>
          <w:p w14:paraId="78083B54" w14:textId="77777777" w:rsidR="00A10877" w:rsidRDefault="00000000">
            <w:pPr>
              <w:spacing w:after="120" w:line="276" w:lineRule="auto"/>
              <w:rPr>
                <w:rFonts w:ascii="Times New Roman" w:hAnsi="Times New Roman"/>
              </w:rPr>
            </w:pPr>
            <w:r>
              <w:rPr>
                <w:rFonts w:ascii="Times New Roman" w:hAnsi="Times New Roman"/>
                <w:sz w:val="20"/>
                <w:szCs w:val="20"/>
              </w:rPr>
              <w:t>Lập, trình duyệt tiến độ thi công chi tiết, phù hợp tiến độ công tác đất của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14:paraId="6ED90E42"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804E6DA"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0F18E9D4" w14:textId="77777777" w:rsidR="00A10877" w:rsidRDefault="00A10877">
            <w:pPr>
              <w:spacing w:after="120" w:line="276" w:lineRule="auto"/>
              <w:jc w:val="center"/>
              <w:rPr>
                <w:rFonts w:ascii="Times New Roman" w:hAnsi="Times New Roman"/>
              </w:rPr>
            </w:pPr>
          </w:p>
        </w:tc>
      </w:tr>
      <w:tr w:rsidR="00A10877" w14:paraId="05B1008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901A414" w14:textId="77777777" w:rsidR="00A10877" w:rsidRDefault="00000000">
            <w:pPr>
              <w:spacing w:after="120" w:line="276" w:lineRule="auto"/>
              <w:jc w:val="center"/>
              <w:rPr>
                <w:rFonts w:ascii="Times New Roman" w:hAnsi="Times New Roman"/>
              </w:rPr>
            </w:pPr>
            <w:r>
              <w:rPr>
                <w:rFonts w:ascii="Times New Roman" w:hAnsi="Times New Roman"/>
                <w:sz w:val="20"/>
                <w:szCs w:val="20"/>
              </w:rPr>
              <w:t>1.9</w:t>
            </w:r>
          </w:p>
        </w:tc>
        <w:tc>
          <w:tcPr>
            <w:tcW w:w="4772" w:type="dxa"/>
            <w:tcBorders>
              <w:top w:val="single" w:sz="4" w:space="0" w:color="000000"/>
              <w:left w:val="single" w:sz="4" w:space="0" w:color="000000"/>
              <w:bottom w:val="single" w:sz="4" w:space="0" w:color="000000"/>
              <w:right w:val="single" w:sz="4" w:space="0" w:color="000000"/>
            </w:tcBorders>
            <w:vAlign w:val="center"/>
          </w:tcPr>
          <w:p w14:paraId="3F005341" w14:textId="77777777" w:rsidR="00A10877" w:rsidRDefault="00000000">
            <w:pPr>
              <w:spacing w:after="120" w:line="276" w:lineRule="auto"/>
              <w:rPr>
                <w:rFonts w:ascii="Times New Roman" w:hAnsi="Times New Roman"/>
              </w:rPr>
            </w:pPr>
            <w:r>
              <w:rPr>
                <w:rFonts w:ascii="Times New Roman" w:hAnsi="Times New Roman"/>
                <w:sz w:val="20"/>
                <w:szCs w:val="20"/>
              </w:rPr>
              <w:t>Kiểm tra, rà soát thiết kế biện pháp và đề xuất điều chỉnh khi điều kiện thực tế thay đổi</w:t>
            </w:r>
          </w:p>
        </w:tc>
        <w:tc>
          <w:tcPr>
            <w:tcW w:w="1250" w:type="dxa"/>
            <w:tcBorders>
              <w:top w:val="single" w:sz="4" w:space="0" w:color="000000"/>
              <w:left w:val="single" w:sz="4" w:space="0" w:color="000000"/>
              <w:bottom w:val="single" w:sz="4" w:space="0" w:color="000000"/>
              <w:right w:val="single" w:sz="4" w:space="0" w:color="000000"/>
            </w:tcBorders>
            <w:vAlign w:val="center"/>
          </w:tcPr>
          <w:p w14:paraId="0A86C31A"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6EF771CB"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25D55F2D" w14:textId="77777777" w:rsidR="00A10877" w:rsidRDefault="00A10877">
            <w:pPr>
              <w:spacing w:after="120" w:line="276" w:lineRule="auto"/>
              <w:jc w:val="center"/>
              <w:rPr>
                <w:rFonts w:ascii="Times New Roman" w:hAnsi="Times New Roman"/>
              </w:rPr>
            </w:pPr>
          </w:p>
        </w:tc>
      </w:tr>
      <w:tr w:rsidR="00A10877" w14:paraId="48DD330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6D802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2</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DA147C" w14:textId="77777777" w:rsidR="00A10877" w:rsidRDefault="00000000">
            <w:pPr>
              <w:spacing w:after="120" w:line="276" w:lineRule="auto"/>
              <w:rPr>
                <w:rFonts w:ascii="Times New Roman" w:hAnsi="Times New Roman"/>
              </w:rPr>
            </w:pPr>
            <w:r>
              <w:rPr>
                <w:rFonts w:ascii="Times New Roman" w:hAnsi="Times New Roman"/>
                <w:b/>
                <w:bCs/>
                <w:sz w:val="20"/>
                <w:szCs w:val="20"/>
              </w:rPr>
              <w:t>Bảo hiểm và các loại thuế</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50BB6D"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333178"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FD9F83" w14:textId="77777777" w:rsidR="00A10877" w:rsidRDefault="00A10877">
            <w:pPr>
              <w:spacing w:after="120" w:line="276" w:lineRule="auto"/>
              <w:jc w:val="center"/>
              <w:rPr>
                <w:rFonts w:ascii="Times New Roman" w:hAnsi="Times New Roman"/>
              </w:rPr>
            </w:pPr>
          </w:p>
        </w:tc>
      </w:tr>
      <w:tr w:rsidR="00A10877" w14:paraId="0EFB698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8FBE74A" w14:textId="77777777" w:rsidR="00A10877" w:rsidRDefault="00000000">
            <w:pPr>
              <w:spacing w:after="120" w:line="276" w:lineRule="auto"/>
              <w:jc w:val="center"/>
              <w:rPr>
                <w:rFonts w:ascii="Times New Roman" w:hAnsi="Times New Roman"/>
              </w:rPr>
            </w:pPr>
            <w:r>
              <w:rPr>
                <w:rFonts w:ascii="Times New Roman" w:hAnsi="Times New Roman"/>
                <w:sz w:val="20"/>
                <w:szCs w:val="20"/>
              </w:rPr>
              <w:t>2.1</w:t>
            </w:r>
          </w:p>
        </w:tc>
        <w:tc>
          <w:tcPr>
            <w:tcW w:w="4772" w:type="dxa"/>
            <w:tcBorders>
              <w:top w:val="single" w:sz="4" w:space="0" w:color="000000"/>
              <w:left w:val="single" w:sz="4" w:space="0" w:color="000000"/>
              <w:bottom w:val="single" w:sz="4" w:space="0" w:color="000000"/>
              <w:right w:val="single" w:sz="4" w:space="0" w:color="000000"/>
            </w:tcBorders>
            <w:vAlign w:val="center"/>
          </w:tcPr>
          <w:p w14:paraId="22E4E7DD" w14:textId="77777777" w:rsidR="00A10877" w:rsidRDefault="00000000">
            <w:pPr>
              <w:spacing w:after="120" w:line="276" w:lineRule="auto"/>
              <w:rPr>
                <w:rFonts w:ascii="Times New Roman" w:hAnsi="Times New Roman"/>
              </w:rPr>
            </w:pPr>
            <w:r>
              <w:rPr>
                <w:rFonts w:ascii="Times New Roman" w:hAnsi="Times New Roman"/>
                <w:sz w:val="20"/>
                <w:szCs w:val="20"/>
              </w:rPr>
              <w:t>Bảo hiểm cho người lao động và chi trả chế độ, bồi thường cho người lao động theo quy định của pháp luật</w:t>
            </w:r>
          </w:p>
        </w:tc>
        <w:tc>
          <w:tcPr>
            <w:tcW w:w="1250" w:type="dxa"/>
            <w:tcBorders>
              <w:top w:val="single" w:sz="4" w:space="0" w:color="000000"/>
              <w:left w:val="single" w:sz="4" w:space="0" w:color="000000"/>
              <w:bottom w:val="single" w:sz="4" w:space="0" w:color="000000"/>
              <w:right w:val="single" w:sz="4" w:space="0" w:color="000000"/>
            </w:tcBorders>
            <w:vAlign w:val="center"/>
          </w:tcPr>
          <w:p w14:paraId="429FC4EE"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652A86B"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2C13CF10" w14:textId="77777777" w:rsidR="00A10877" w:rsidRDefault="00A10877">
            <w:pPr>
              <w:spacing w:after="120" w:line="276" w:lineRule="auto"/>
              <w:jc w:val="center"/>
              <w:rPr>
                <w:rFonts w:ascii="Times New Roman" w:hAnsi="Times New Roman"/>
              </w:rPr>
            </w:pPr>
          </w:p>
        </w:tc>
      </w:tr>
      <w:tr w:rsidR="00A10877" w14:paraId="48F52B7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E0B921E" w14:textId="77777777" w:rsidR="00A10877" w:rsidRDefault="00000000">
            <w:pPr>
              <w:spacing w:after="120" w:line="276" w:lineRule="auto"/>
              <w:jc w:val="center"/>
              <w:rPr>
                <w:rFonts w:ascii="Times New Roman" w:hAnsi="Times New Roman"/>
              </w:rPr>
            </w:pPr>
            <w:r>
              <w:rPr>
                <w:rFonts w:ascii="Times New Roman" w:hAnsi="Times New Roman"/>
                <w:sz w:val="20"/>
                <w:szCs w:val="20"/>
              </w:rPr>
              <w:t>2.2</w:t>
            </w:r>
          </w:p>
        </w:tc>
        <w:tc>
          <w:tcPr>
            <w:tcW w:w="4772" w:type="dxa"/>
            <w:tcBorders>
              <w:top w:val="single" w:sz="4" w:space="0" w:color="000000"/>
              <w:left w:val="single" w:sz="4" w:space="0" w:color="000000"/>
              <w:bottom w:val="single" w:sz="4" w:space="0" w:color="000000"/>
              <w:right w:val="single" w:sz="4" w:space="0" w:color="000000"/>
            </w:tcBorders>
            <w:vAlign w:val="center"/>
          </w:tcPr>
          <w:p w14:paraId="7CF16655" w14:textId="77777777" w:rsidR="00A10877" w:rsidRDefault="00000000">
            <w:pPr>
              <w:spacing w:after="120" w:line="276" w:lineRule="auto"/>
              <w:rPr>
                <w:rFonts w:ascii="Times New Roman" w:hAnsi="Times New Roman"/>
              </w:rPr>
            </w:pPr>
            <w:r>
              <w:rPr>
                <w:rFonts w:ascii="Times New Roman" w:hAnsi="Times New Roman"/>
                <w:sz w:val="20"/>
                <w:szCs w:val="20"/>
              </w:rPr>
              <w:t>Bảo hiểm máy móc, thiết bị, phương tiện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53EFB820"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2E77772C"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38239AC4" w14:textId="77777777" w:rsidR="00A10877" w:rsidRDefault="00A10877">
            <w:pPr>
              <w:spacing w:after="120" w:line="276" w:lineRule="auto"/>
              <w:jc w:val="center"/>
              <w:rPr>
                <w:rFonts w:ascii="Times New Roman" w:hAnsi="Times New Roman"/>
              </w:rPr>
            </w:pPr>
          </w:p>
        </w:tc>
      </w:tr>
      <w:tr w:rsidR="00A10877" w14:paraId="212A9B6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09255E5" w14:textId="77777777" w:rsidR="00A10877" w:rsidRDefault="00000000">
            <w:pPr>
              <w:spacing w:after="120" w:line="276" w:lineRule="auto"/>
              <w:jc w:val="center"/>
              <w:rPr>
                <w:rFonts w:ascii="Times New Roman" w:hAnsi="Times New Roman"/>
              </w:rPr>
            </w:pPr>
            <w:r>
              <w:rPr>
                <w:rFonts w:ascii="Times New Roman" w:hAnsi="Times New Roman"/>
                <w:sz w:val="20"/>
                <w:szCs w:val="20"/>
              </w:rPr>
              <w:t>2.3</w:t>
            </w:r>
          </w:p>
        </w:tc>
        <w:tc>
          <w:tcPr>
            <w:tcW w:w="4772" w:type="dxa"/>
            <w:tcBorders>
              <w:top w:val="single" w:sz="4" w:space="0" w:color="000000"/>
              <w:left w:val="single" w:sz="4" w:space="0" w:color="000000"/>
              <w:bottom w:val="single" w:sz="4" w:space="0" w:color="000000"/>
              <w:right w:val="single" w:sz="4" w:space="0" w:color="000000"/>
            </w:tcBorders>
            <w:vAlign w:val="center"/>
          </w:tcPr>
          <w:p w14:paraId="08F5F2DC" w14:textId="77777777" w:rsidR="00A10877" w:rsidRDefault="00000000">
            <w:pPr>
              <w:spacing w:after="120" w:line="276" w:lineRule="auto"/>
              <w:rPr>
                <w:rFonts w:ascii="Times New Roman" w:hAnsi="Times New Roman"/>
                <w:highlight w:val="yellow"/>
              </w:rPr>
            </w:pPr>
            <w:r>
              <w:rPr>
                <w:rFonts w:ascii="Times New Roman" w:hAnsi="Times New Roman"/>
                <w:sz w:val="20"/>
                <w:szCs w:val="20"/>
                <w:highlight w:val="yellow"/>
              </w:rPr>
              <w:t>Bảo hiểm trách nhiệm dân sự đối với bên thứ ba</w:t>
            </w:r>
          </w:p>
        </w:tc>
        <w:tc>
          <w:tcPr>
            <w:tcW w:w="1250" w:type="dxa"/>
            <w:tcBorders>
              <w:top w:val="single" w:sz="4" w:space="0" w:color="000000"/>
              <w:left w:val="single" w:sz="4" w:space="0" w:color="000000"/>
              <w:bottom w:val="single" w:sz="4" w:space="0" w:color="000000"/>
              <w:right w:val="single" w:sz="4" w:space="0" w:color="000000"/>
            </w:tcBorders>
            <w:vAlign w:val="center"/>
          </w:tcPr>
          <w:p w14:paraId="5E728C08" w14:textId="77777777" w:rsidR="00A10877" w:rsidRDefault="00000000">
            <w:pPr>
              <w:spacing w:after="120" w:line="276" w:lineRule="auto"/>
              <w:jc w:val="center"/>
              <w:rPr>
                <w:rFonts w:ascii="Times New Roman" w:hAnsi="Times New Roman"/>
                <w:highlight w:val="yellow"/>
              </w:rPr>
            </w:pPr>
            <w:r>
              <w:rPr>
                <w:rFonts w:ascii="Times New Roman" w:hAnsi="Times New Roman"/>
                <w:b/>
                <w:bCs/>
                <w:sz w:val="20"/>
                <w:szCs w:val="20"/>
                <w:highlight w:val="yellow"/>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6B72F764" w14:textId="77777777" w:rsidR="00A10877" w:rsidRDefault="00A10877">
            <w:pPr>
              <w:spacing w:after="120" w:line="276" w:lineRule="auto"/>
              <w:jc w:val="center"/>
              <w:rPr>
                <w:rFonts w:ascii="Times New Roman" w:hAnsi="Times New Roman"/>
                <w:highlight w:val="yellow"/>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3489AFD0" w14:textId="77777777" w:rsidR="00A10877" w:rsidRDefault="00000000">
            <w:pPr>
              <w:spacing w:after="120" w:line="276" w:lineRule="auto"/>
              <w:jc w:val="center"/>
              <w:rPr>
                <w:rFonts w:ascii="Times New Roman" w:hAnsi="Times New Roman"/>
              </w:rPr>
            </w:pPr>
            <w:r>
              <w:rPr>
                <w:rFonts w:ascii="Times New Roman" w:hAnsi="Times New Roman"/>
              </w:rPr>
              <w:t>Làm rõ cdt</w:t>
            </w:r>
          </w:p>
        </w:tc>
      </w:tr>
      <w:tr w:rsidR="00A10877" w14:paraId="04DCF0B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A9873EA" w14:textId="77777777" w:rsidR="00A10877" w:rsidRDefault="00000000">
            <w:pPr>
              <w:spacing w:after="120" w:line="276" w:lineRule="auto"/>
              <w:jc w:val="center"/>
              <w:rPr>
                <w:rFonts w:ascii="Times New Roman" w:hAnsi="Times New Roman"/>
              </w:rPr>
            </w:pPr>
            <w:r>
              <w:rPr>
                <w:rFonts w:ascii="Times New Roman" w:hAnsi="Times New Roman"/>
                <w:sz w:val="20"/>
                <w:szCs w:val="20"/>
              </w:rPr>
              <w:t>2.4</w:t>
            </w:r>
          </w:p>
        </w:tc>
        <w:tc>
          <w:tcPr>
            <w:tcW w:w="4772" w:type="dxa"/>
            <w:tcBorders>
              <w:top w:val="single" w:sz="4" w:space="0" w:color="000000"/>
              <w:left w:val="single" w:sz="4" w:space="0" w:color="000000"/>
              <w:bottom w:val="single" w:sz="4" w:space="0" w:color="000000"/>
              <w:right w:val="single" w:sz="4" w:space="0" w:color="000000"/>
            </w:tcBorders>
            <w:vAlign w:val="center"/>
          </w:tcPr>
          <w:p w14:paraId="45A3CC5F" w14:textId="77777777" w:rsidR="00A10877" w:rsidRDefault="00000000">
            <w:pPr>
              <w:spacing w:after="120" w:line="276" w:lineRule="auto"/>
              <w:rPr>
                <w:rFonts w:ascii="Times New Roman" w:hAnsi="Times New Roman"/>
              </w:rPr>
            </w:pPr>
            <w:r>
              <w:rPr>
                <w:rFonts w:ascii="Times New Roman" w:hAnsi="Times New Roman"/>
                <w:sz w:val="20"/>
                <w:szCs w:val="20"/>
              </w:rPr>
              <w:t>Bảo hiểm công trình trong thời gian xây dựng (do Chủ đầu tư mua theo Điều 8.1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14:paraId="37E435CC"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vAlign w:val="center"/>
          </w:tcPr>
          <w:p w14:paraId="48F0B26B"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14:paraId="54F98E82" w14:textId="77777777" w:rsidR="00A10877" w:rsidRDefault="00A10877">
            <w:pPr>
              <w:spacing w:after="120" w:line="276" w:lineRule="auto"/>
              <w:jc w:val="center"/>
              <w:rPr>
                <w:rFonts w:ascii="Times New Roman" w:hAnsi="Times New Roman"/>
              </w:rPr>
            </w:pPr>
          </w:p>
        </w:tc>
      </w:tr>
      <w:tr w:rsidR="00A10877" w14:paraId="5F4D189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B0A5326" w14:textId="77777777" w:rsidR="00A10877" w:rsidRDefault="00000000">
            <w:pPr>
              <w:spacing w:after="120" w:line="276" w:lineRule="auto"/>
              <w:jc w:val="center"/>
              <w:rPr>
                <w:rFonts w:ascii="Times New Roman" w:hAnsi="Times New Roman"/>
              </w:rPr>
            </w:pPr>
            <w:r>
              <w:rPr>
                <w:rFonts w:ascii="Times New Roman" w:hAnsi="Times New Roman"/>
                <w:sz w:val="20"/>
                <w:szCs w:val="20"/>
              </w:rPr>
              <w:lastRenderedPageBreak/>
              <w:t>2.5</w:t>
            </w:r>
          </w:p>
        </w:tc>
        <w:tc>
          <w:tcPr>
            <w:tcW w:w="4772" w:type="dxa"/>
            <w:tcBorders>
              <w:top w:val="single" w:sz="4" w:space="0" w:color="000000"/>
              <w:left w:val="single" w:sz="4" w:space="0" w:color="000000"/>
              <w:bottom w:val="single" w:sz="4" w:space="0" w:color="000000"/>
              <w:right w:val="single" w:sz="4" w:space="0" w:color="000000"/>
            </w:tcBorders>
            <w:vAlign w:val="center"/>
          </w:tcPr>
          <w:p w14:paraId="4624B005" w14:textId="77777777" w:rsidR="00A10877" w:rsidRDefault="00000000">
            <w:pPr>
              <w:spacing w:after="120" w:line="276" w:lineRule="auto"/>
              <w:rPr>
                <w:rFonts w:ascii="Times New Roman" w:hAnsi="Times New Roman"/>
              </w:rPr>
            </w:pPr>
            <w:r>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tcBorders>
              <w:top w:val="single" w:sz="4" w:space="0" w:color="000000"/>
              <w:left w:val="single" w:sz="4" w:space="0" w:color="000000"/>
              <w:bottom w:val="single" w:sz="4" w:space="0" w:color="000000"/>
              <w:right w:val="single" w:sz="4" w:space="0" w:color="000000"/>
            </w:tcBorders>
            <w:vAlign w:val="center"/>
          </w:tcPr>
          <w:p w14:paraId="08819A25"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6F032740"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6705A9B9" w14:textId="77777777" w:rsidR="00A10877" w:rsidRDefault="00000000">
            <w:pPr>
              <w:spacing w:after="120" w:line="276" w:lineRule="auto"/>
              <w:jc w:val="center"/>
              <w:rPr>
                <w:rFonts w:ascii="Times New Roman" w:hAnsi="Times New Roman"/>
              </w:rPr>
            </w:pPr>
            <w:r>
              <w:rPr>
                <w:rFonts w:ascii="Times New Roman" w:hAnsi="Times New Roman"/>
              </w:rPr>
              <w:t>Phối hợp cung cấp hs</w:t>
            </w:r>
          </w:p>
        </w:tc>
      </w:tr>
      <w:tr w:rsidR="00A10877" w14:paraId="1B4DA45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BB43DE8" w14:textId="77777777" w:rsidR="00A10877" w:rsidRDefault="00000000">
            <w:pPr>
              <w:spacing w:after="120" w:line="276" w:lineRule="auto"/>
              <w:jc w:val="center"/>
              <w:rPr>
                <w:rFonts w:ascii="Times New Roman" w:hAnsi="Times New Roman"/>
              </w:rPr>
            </w:pPr>
            <w:r>
              <w:rPr>
                <w:rFonts w:ascii="Times New Roman" w:hAnsi="Times New Roman"/>
                <w:sz w:val="20"/>
                <w:szCs w:val="20"/>
              </w:rPr>
              <w:t>2.6</w:t>
            </w:r>
          </w:p>
        </w:tc>
        <w:tc>
          <w:tcPr>
            <w:tcW w:w="4772" w:type="dxa"/>
            <w:tcBorders>
              <w:top w:val="single" w:sz="4" w:space="0" w:color="000000"/>
              <w:left w:val="single" w:sz="4" w:space="0" w:color="000000"/>
              <w:bottom w:val="single" w:sz="4" w:space="0" w:color="000000"/>
              <w:right w:val="single" w:sz="4" w:space="0" w:color="000000"/>
            </w:tcBorders>
            <w:vAlign w:val="center"/>
          </w:tcPr>
          <w:p w14:paraId="3CB7AED8" w14:textId="77777777" w:rsidR="00A10877" w:rsidRDefault="00000000">
            <w:pPr>
              <w:spacing w:after="120" w:line="276" w:lineRule="auto"/>
              <w:rPr>
                <w:rFonts w:ascii="Times New Roman" w:hAnsi="Times New Roman"/>
              </w:rPr>
            </w:pPr>
            <w:r>
              <w:rPr>
                <w:rFonts w:ascii="Times New Roman" w:hAnsi="Times New Roman"/>
                <w:sz w:val="20"/>
                <w:szCs w:val="20"/>
              </w:rPr>
              <w:t>Các loại thuế, phí, lệ phí theo quy định hiện hành</w:t>
            </w:r>
          </w:p>
        </w:tc>
        <w:tc>
          <w:tcPr>
            <w:tcW w:w="1250" w:type="dxa"/>
            <w:tcBorders>
              <w:top w:val="single" w:sz="4" w:space="0" w:color="000000"/>
              <w:left w:val="single" w:sz="4" w:space="0" w:color="000000"/>
              <w:bottom w:val="single" w:sz="4" w:space="0" w:color="000000"/>
              <w:right w:val="single" w:sz="4" w:space="0" w:color="000000"/>
            </w:tcBorders>
            <w:vAlign w:val="center"/>
          </w:tcPr>
          <w:p w14:paraId="6DBB6BD5"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A24C2A3"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7F4BD595" w14:textId="77777777" w:rsidR="00A10877" w:rsidRDefault="00A10877">
            <w:pPr>
              <w:spacing w:after="120" w:line="276" w:lineRule="auto"/>
              <w:jc w:val="center"/>
              <w:rPr>
                <w:rFonts w:ascii="Times New Roman" w:hAnsi="Times New Roman"/>
              </w:rPr>
            </w:pPr>
          </w:p>
        </w:tc>
      </w:tr>
      <w:tr w:rsidR="00A10877" w14:paraId="47816A7C"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A5CCE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3</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B2C86E" w14:textId="77777777" w:rsidR="00A10877" w:rsidRDefault="00000000">
            <w:pPr>
              <w:spacing w:after="120" w:line="276" w:lineRule="auto"/>
              <w:rPr>
                <w:rFonts w:ascii="Times New Roman" w:hAnsi="Times New Roman"/>
              </w:rPr>
            </w:pPr>
            <w:r>
              <w:rPr>
                <w:rFonts w:ascii="Times New Roman" w:hAnsi="Times New Roman"/>
                <w:b/>
                <w:bCs/>
                <w:sz w:val="20"/>
                <w:szCs w:val="20"/>
              </w:rPr>
              <w:t>Công tác thi công chính</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C0103C"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3B9355"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8FECEF" w14:textId="77777777" w:rsidR="00A10877" w:rsidRDefault="00A10877">
            <w:pPr>
              <w:spacing w:after="120" w:line="276" w:lineRule="auto"/>
              <w:jc w:val="center"/>
              <w:rPr>
                <w:rFonts w:ascii="Times New Roman" w:hAnsi="Times New Roman"/>
              </w:rPr>
            </w:pPr>
          </w:p>
        </w:tc>
      </w:tr>
      <w:tr w:rsidR="00A10877" w14:paraId="1E5476C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DEF2D5"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3.1</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16C2C6" w14:textId="77777777" w:rsidR="00A10877" w:rsidRDefault="00000000">
            <w:pPr>
              <w:spacing w:after="120" w:line="276" w:lineRule="auto"/>
              <w:rPr>
                <w:rFonts w:ascii="Times New Roman" w:hAnsi="Times New Roman"/>
              </w:rPr>
            </w:pPr>
            <w:r>
              <w:rPr>
                <w:rFonts w:ascii="Times New Roman" w:hAnsi="Times New Roman"/>
                <w:b/>
                <w:bCs/>
                <w:sz w:val="20"/>
                <w:szCs w:val="20"/>
              </w:rPr>
              <w:t>Hạ mực nước ngầm và giao diện với công tác đất (công tác đất do Nhà thầu khác thực hiện)</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23B0744"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D926D4D"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782C9D" w14:textId="77777777" w:rsidR="00A10877" w:rsidRDefault="00A10877">
            <w:pPr>
              <w:spacing w:after="120" w:line="276" w:lineRule="auto"/>
              <w:jc w:val="center"/>
              <w:rPr>
                <w:rFonts w:ascii="Times New Roman" w:hAnsi="Times New Roman"/>
              </w:rPr>
            </w:pPr>
          </w:p>
        </w:tc>
      </w:tr>
      <w:tr w:rsidR="00A10877" w14:paraId="1058127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95E6260" w14:textId="77777777" w:rsidR="00A10877" w:rsidRDefault="00000000">
            <w:pPr>
              <w:spacing w:after="120" w:line="276" w:lineRule="auto"/>
              <w:jc w:val="center"/>
              <w:rPr>
                <w:rFonts w:ascii="Times New Roman" w:hAnsi="Times New Roman"/>
              </w:rPr>
            </w:pPr>
            <w:r>
              <w:rPr>
                <w:rFonts w:ascii="Times New Roman" w:hAnsi="Times New Roman"/>
                <w:sz w:val="20"/>
                <w:szCs w:val="20"/>
              </w:rPr>
              <w:t>3.1.1</w:t>
            </w:r>
          </w:p>
        </w:tc>
        <w:tc>
          <w:tcPr>
            <w:tcW w:w="4772" w:type="dxa"/>
            <w:tcBorders>
              <w:top w:val="single" w:sz="4" w:space="0" w:color="000000"/>
              <w:left w:val="single" w:sz="4" w:space="0" w:color="000000"/>
              <w:bottom w:val="single" w:sz="4" w:space="0" w:color="000000"/>
              <w:right w:val="single" w:sz="4" w:space="0" w:color="000000"/>
            </w:tcBorders>
            <w:vAlign w:val="center"/>
          </w:tcPr>
          <w:p w14:paraId="24F0D6CA" w14:textId="77777777" w:rsidR="00A10877" w:rsidRDefault="00000000">
            <w:pPr>
              <w:spacing w:after="120" w:line="276" w:lineRule="auto"/>
              <w:rPr>
                <w:rFonts w:ascii="Times New Roman" w:hAnsi="Times New Roman"/>
              </w:rPr>
            </w:pPr>
            <w:r>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466CDC0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5941A772"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6C1B561" w14:textId="77777777" w:rsidR="00A10877" w:rsidRDefault="00A10877">
            <w:pPr>
              <w:spacing w:after="120" w:line="276" w:lineRule="auto"/>
              <w:jc w:val="center"/>
              <w:rPr>
                <w:rFonts w:ascii="Times New Roman" w:hAnsi="Times New Roman"/>
              </w:rPr>
            </w:pPr>
          </w:p>
        </w:tc>
      </w:tr>
      <w:tr w:rsidR="00A10877" w14:paraId="141669E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DC96355" w14:textId="77777777" w:rsidR="00A10877" w:rsidRDefault="00000000">
            <w:pPr>
              <w:spacing w:after="120" w:line="276" w:lineRule="auto"/>
              <w:jc w:val="center"/>
              <w:rPr>
                <w:rFonts w:ascii="Times New Roman" w:hAnsi="Times New Roman"/>
              </w:rPr>
            </w:pPr>
            <w:r>
              <w:rPr>
                <w:rFonts w:ascii="Times New Roman" w:hAnsi="Times New Roman"/>
                <w:sz w:val="20"/>
                <w:szCs w:val="20"/>
              </w:rPr>
              <w:t>3.1.2</w:t>
            </w:r>
          </w:p>
        </w:tc>
        <w:tc>
          <w:tcPr>
            <w:tcW w:w="4772" w:type="dxa"/>
            <w:tcBorders>
              <w:top w:val="single" w:sz="4" w:space="0" w:color="000000"/>
              <w:left w:val="single" w:sz="4" w:space="0" w:color="000000"/>
              <w:bottom w:val="single" w:sz="4" w:space="0" w:color="000000"/>
              <w:right w:val="single" w:sz="4" w:space="0" w:color="000000"/>
            </w:tcBorders>
            <w:vAlign w:val="center"/>
          </w:tcPr>
          <w:p w14:paraId="51F47045" w14:textId="77777777" w:rsidR="00A10877" w:rsidRDefault="00000000">
            <w:pPr>
              <w:spacing w:after="120" w:line="276" w:lineRule="auto"/>
              <w:rPr>
                <w:rFonts w:ascii="Times New Roman" w:hAnsi="Times New Roman"/>
              </w:rPr>
            </w:pPr>
            <w:r>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tcBorders>
              <w:top w:val="single" w:sz="4" w:space="0" w:color="000000"/>
              <w:left w:val="single" w:sz="4" w:space="0" w:color="000000"/>
              <w:bottom w:val="single" w:sz="4" w:space="0" w:color="000000"/>
              <w:right w:val="single" w:sz="4" w:space="0" w:color="000000"/>
            </w:tcBorders>
            <w:vAlign w:val="center"/>
          </w:tcPr>
          <w:p w14:paraId="2983F058"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5A81B50"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5D2CA081"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Phối hợp</w:t>
            </w:r>
          </w:p>
        </w:tc>
      </w:tr>
      <w:tr w:rsidR="00A10877" w14:paraId="1BE36FF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AE9921E" w14:textId="77777777" w:rsidR="00A10877" w:rsidRDefault="00000000">
            <w:pPr>
              <w:spacing w:after="120" w:line="276" w:lineRule="auto"/>
              <w:jc w:val="center"/>
              <w:rPr>
                <w:rFonts w:ascii="Times New Roman" w:hAnsi="Times New Roman"/>
              </w:rPr>
            </w:pPr>
            <w:r>
              <w:rPr>
                <w:rFonts w:ascii="Times New Roman" w:hAnsi="Times New Roman"/>
                <w:sz w:val="20"/>
                <w:szCs w:val="20"/>
              </w:rPr>
              <w:t>3.1.3</w:t>
            </w:r>
          </w:p>
        </w:tc>
        <w:tc>
          <w:tcPr>
            <w:tcW w:w="4772" w:type="dxa"/>
            <w:tcBorders>
              <w:top w:val="single" w:sz="4" w:space="0" w:color="000000"/>
              <w:left w:val="single" w:sz="4" w:space="0" w:color="000000"/>
              <w:bottom w:val="single" w:sz="4" w:space="0" w:color="000000"/>
              <w:right w:val="single" w:sz="4" w:space="0" w:color="000000"/>
            </w:tcBorders>
            <w:vAlign w:val="center"/>
          </w:tcPr>
          <w:p w14:paraId="2D976284" w14:textId="77777777" w:rsidR="00A10877" w:rsidRDefault="00000000">
            <w:pPr>
              <w:spacing w:after="120" w:line="276" w:lineRule="auto"/>
              <w:rPr>
                <w:rFonts w:ascii="Times New Roman" w:hAnsi="Times New Roman"/>
              </w:rPr>
            </w:pPr>
            <w:r>
              <w:rPr>
                <w:rFonts w:ascii="Times New Roman" w:hAnsi="Times New Roman"/>
                <w:sz w:val="20"/>
                <w:szCs w:val="20"/>
              </w:rPr>
              <w:t>Đào đất, sửa hố móng, vận chuyển và đổ thải đất đào</w:t>
            </w:r>
          </w:p>
        </w:tc>
        <w:tc>
          <w:tcPr>
            <w:tcW w:w="1250" w:type="dxa"/>
            <w:tcBorders>
              <w:top w:val="single" w:sz="4" w:space="0" w:color="000000"/>
              <w:left w:val="single" w:sz="4" w:space="0" w:color="000000"/>
              <w:bottom w:val="single" w:sz="4" w:space="0" w:color="000000"/>
              <w:right w:val="single" w:sz="4" w:space="0" w:color="000000"/>
            </w:tcBorders>
            <w:vAlign w:val="center"/>
          </w:tcPr>
          <w:p w14:paraId="23AB1EB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 phối hợp</w:t>
            </w:r>
          </w:p>
        </w:tc>
        <w:tc>
          <w:tcPr>
            <w:tcW w:w="1147" w:type="dxa"/>
            <w:tcBorders>
              <w:top w:val="single" w:sz="4" w:space="0" w:color="000000"/>
              <w:left w:val="single" w:sz="4" w:space="0" w:color="000000"/>
              <w:bottom w:val="single" w:sz="4" w:space="0" w:color="000000"/>
              <w:right w:val="single" w:sz="4" w:space="0" w:color="000000"/>
            </w:tcBorders>
            <w:vAlign w:val="center"/>
          </w:tcPr>
          <w:p w14:paraId="76C65E98"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3327E0AF"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r>
      <w:tr w:rsidR="00A10877" w14:paraId="067336B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F4B4120" w14:textId="77777777" w:rsidR="00A10877" w:rsidRDefault="00000000">
            <w:pPr>
              <w:spacing w:after="120" w:line="276" w:lineRule="auto"/>
              <w:jc w:val="center"/>
              <w:rPr>
                <w:rFonts w:ascii="Times New Roman" w:hAnsi="Times New Roman"/>
              </w:rPr>
            </w:pPr>
            <w:r>
              <w:rPr>
                <w:rFonts w:ascii="Times New Roman" w:hAnsi="Times New Roman"/>
                <w:sz w:val="20"/>
                <w:szCs w:val="20"/>
              </w:rPr>
              <w:t>3.1.4</w:t>
            </w:r>
          </w:p>
        </w:tc>
        <w:tc>
          <w:tcPr>
            <w:tcW w:w="4772" w:type="dxa"/>
            <w:tcBorders>
              <w:top w:val="single" w:sz="4" w:space="0" w:color="000000"/>
              <w:left w:val="single" w:sz="4" w:space="0" w:color="000000"/>
              <w:bottom w:val="single" w:sz="4" w:space="0" w:color="000000"/>
              <w:right w:val="single" w:sz="4" w:space="0" w:color="000000"/>
            </w:tcBorders>
            <w:vAlign w:val="center"/>
          </w:tcPr>
          <w:p w14:paraId="050E6622" w14:textId="77777777" w:rsidR="00A10877" w:rsidRDefault="00000000">
            <w:pPr>
              <w:spacing w:after="120" w:line="276" w:lineRule="auto"/>
              <w:rPr>
                <w:rFonts w:ascii="Times New Roman" w:hAnsi="Times New Roman"/>
              </w:rPr>
            </w:pPr>
            <w:r>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tcBorders>
              <w:top w:val="single" w:sz="4" w:space="0" w:color="000000"/>
              <w:left w:val="single" w:sz="4" w:space="0" w:color="000000"/>
              <w:bottom w:val="single" w:sz="4" w:space="0" w:color="000000"/>
              <w:right w:val="single" w:sz="4" w:space="0" w:color="000000"/>
            </w:tcBorders>
            <w:vAlign w:val="center"/>
          </w:tcPr>
          <w:p w14:paraId="1470E36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9D15B22"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7FA20A54"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Bàn giao</w:t>
            </w:r>
          </w:p>
        </w:tc>
      </w:tr>
      <w:tr w:rsidR="00A10877" w14:paraId="0790D98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D062003" w14:textId="77777777" w:rsidR="00A10877" w:rsidRDefault="00000000">
            <w:pPr>
              <w:spacing w:after="120" w:line="276" w:lineRule="auto"/>
              <w:jc w:val="center"/>
              <w:rPr>
                <w:rFonts w:ascii="Times New Roman" w:hAnsi="Times New Roman"/>
              </w:rPr>
            </w:pPr>
            <w:r>
              <w:rPr>
                <w:rFonts w:ascii="Times New Roman" w:hAnsi="Times New Roman"/>
                <w:sz w:val="20"/>
                <w:szCs w:val="20"/>
              </w:rPr>
              <w:t>3.1.5</w:t>
            </w:r>
          </w:p>
        </w:tc>
        <w:tc>
          <w:tcPr>
            <w:tcW w:w="4772" w:type="dxa"/>
            <w:tcBorders>
              <w:top w:val="single" w:sz="4" w:space="0" w:color="000000"/>
              <w:left w:val="single" w:sz="4" w:space="0" w:color="000000"/>
              <w:bottom w:val="single" w:sz="4" w:space="0" w:color="000000"/>
              <w:right w:val="single" w:sz="4" w:space="0" w:color="000000"/>
            </w:tcBorders>
            <w:vAlign w:val="center"/>
          </w:tcPr>
          <w:p w14:paraId="3F06C24C" w14:textId="77777777" w:rsidR="00A10877" w:rsidRDefault="00000000">
            <w:pPr>
              <w:spacing w:after="120" w:line="276" w:lineRule="auto"/>
              <w:rPr>
                <w:rFonts w:ascii="Times New Roman" w:hAnsi="Times New Roman"/>
              </w:rPr>
            </w:pPr>
            <w:r>
              <w:rPr>
                <w:rFonts w:ascii="Times New Roman" w:hAnsi="Times New Roman"/>
                <w:sz w:val="20"/>
                <w:szCs w:val="20"/>
              </w:rPr>
              <w:t>Đắp đất hoàn trả hố móng, mang tường tầng hầm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0158A1B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Phối hợp</w:t>
            </w:r>
          </w:p>
        </w:tc>
        <w:tc>
          <w:tcPr>
            <w:tcW w:w="1147" w:type="dxa"/>
            <w:tcBorders>
              <w:top w:val="single" w:sz="4" w:space="0" w:color="000000"/>
              <w:left w:val="single" w:sz="4" w:space="0" w:color="000000"/>
              <w:bottom w:val="single" w:sz="4" w:space="0" w:color="000000"/>
              <w:right w:val="single" w:sz="4" w:space="0" w:color="000000"/>
            </w:tcBorders>
            <w:vAlign w:val="center"/>
          </w:tcPr>
          <w:p w14:paraId="4040EDF4"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15F588E1"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r>
      <w:tr w:rsidR="00A10877" w14:paraId="06F6659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F52BCA"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3.2</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9DBCE0" w14:textId="77777777" w:rsidR="00A10877" w:rsidRDefault="00000000">
            <w:pPr>
              <w:spacing w:after="120" w:line="276" w:lineRule="auto"/>
              <w:rPr>
                <w:rFonts w:ascii="Times New Roman" w:hAnsi="Times New Roman"/>
              </w:rPr>
            </w:pPr>
            <w:r>
              <w:rPr>
                <w:rFonts w:ascii="Times New Roman" w:hAnsi="Times New Roman"/>
                <w:b/>
                <w:bCs/>
                <w:sz w:val="20"/>
                <w:szCs w:val="20"/>
              </w:rPr>
              <w:t>Hệ cừ và văng chống</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63A4B5"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B28A98"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7BD711" w14:textId="77777777" w:rsidR="00A10877" w:rsidRDefault="00A10877">
            <w:pPr>
              <w:spacing w:after="120" w:line="276" w:lineRule="auto"/>
              <w:jc w:val="center"/>
              <w:rPr>
                <w:rFonts w:ascii="Times New Roman" w:hAnsi="Times New Roman"/>
              </w:rPr>
            </w:pPr>
          </w:p>
        </w:tc>
      </w:tr>
      <w:tr w:rsidR="00A10877" w14:paraId="79C6482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5A43776" w14:textId="77777777" w:rsidR="00A10877" w:rsidRDefault="00000000">
            <w:pPr>
              <w:spacing w:after="120" w:line="276" w:lineRule="auto"/>
              <w:jc w:val="center"/>
              <w:rPr>
                <w:rFonts w:ascii="Times New Roman" w:hAnsi="Times New Roman"/>
              </w:rPr>
            </w:pPr>
            <w:r>
              <w:rPr>
                <w:rFonts w:ascii="Times New Roman" w:hAnsi="Times New Roman"/>
                <w:sz w:val="20"/>
                <w:szCs w:val="20"/>
              </w:rPr>
              <w:t>3.2.1</w:t>
            </w:r>
          </w:p>
        </w:tc>
        <w:tc>
          <w:tcPr>
            <w:tcW w:w="4772" w:type="dxa"/>
            <w:tcBorders>
              <w:top w:val="single" w:sz="4" w:space="0" w:color="000000"/>
              <w:left w:val="single" w:sz="4" w:space="0" w:color="000000"/>
              <w:bottom w:val="single" w:sz="4" w:space="0" w:color="000000"/>
              <w:right w:val="single" w:sz="4" w:space="0" w:color="000000"/>
            </w:tcBorders>
            <w:vAlign w:val="center"/>
          </w:tcPr>
          <w:p w14:paraId="77F07488" w14:textId="77777777" w:rsidR="00A10877" w:rsidRDefault="00000000">
            <w:pPr>
              <w:spacing w:after="120" w:line="276" w:lineRule="auto"/>
              <w:rPr>
                <w:rFonts w:ascii="Times New Roman" w:hAnsi="Times New Roman"/>
              </w:rPr>
            </w:pPr>
            <w:r>
              <w:rPr>
                <w:rFonts w:ascii="Times New Roman" w:hAnsi="Times New Roman"/>
                <w:sz w:val="20"/>
                <w:szCs w:val="20"/>
              </w:rPr>
              <w:t>Cung cấp vật tư chính cừ Larsen,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5EB372A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25424437"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7A3FB9C2" w14:textId="77777777" w:rsidR="00A10877" w:rsidRDefault="00A10877">
            <w:pPr>
              <w:spacing w:after="120" w:line="276" w:lineRule="auto"/>
              <w:jc w:val="center"/>
              <w:rPr>
                <w:rFonts w:ascii="Times New Roman" w:hAnsi="Times New Roman"/>
              </w:rPr>
            </w:pPr>
          </w:p>
        </w:tc>
      </w:tr>
      <w:tr w:rsidR="00A10877" w14:paraId="41570371"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6C9EF2F" w14:textId="77777777" w:rsidR="00A10877" w:rsidRDefault="00000000">
            <w:pPr>
              <w:spacing w:after="120" w:line="276" w:lineRule="auto"/>
              <w:jc w:val="center"/>
              <w:rPr>
                <w:rFonts w:ascii="Times New Roman" w:hAnsi="Times New Roman"/>
              </w:rPr>
            </w:pPr>
            <w:r>
              <w:rPr>
                <w:rFonts w:ascii="Times New Roman" w:hAnsi="Times New Roman"/>
                <w:sz w:val="20"/>
                <w:szCs w:val="20"/>
              </w:rPr>
              <w:t>3.2.2</w:t>
            </w:r>
          </w:p>
        </w:tc>
        <w:tc>
          <w:tcPr>
            <w:tcW w:w="4772" w:type="dxa"/>
            <w:tcBorders>
              <w:top w:val="single" w:sz="4" w:space="0" w:color="000000"/>
              <w:left w:val="single" w:sz="4" w:space="0" w:color="000000"/>
              <w:bottom w:val="single" w:sz="4" w:space="0" w:color="000000"/>
              <w:right w:val="single" w:sz="4" w:space="0" w:color="000000"/>
            </w:tcBorders>
            <w:vAlign w:val="center"/>
          </w:tcPr>
          <w:p w14:paraId="4BE9A5C8" w14:textId="77777777" w:rsidR="00A10877" w:rsidRDefault="00000000">
            <w:pPr>
              <w:spacing w:after="120" w:line="276" w:lineRule="auto"/>
              <w:rPr>
                <w:rFonts w:ascii="Times New Roman" w:hAnsi="Times New Roman"/>
              </w:rPr>
            </w:pPr>
            <w:r>
              <w:rPr>
                <w:rFonts w:ascii="Times New Roman" w:hAnsi="Times New Roman"/>
                <w:sz w:val="20"/>
                <w:szCs w:val="20"/>
              </w:rPr>
              <w:t>Cung cấp máy móc, thiết bị, nhân lực thi công hạ, nhổ cừ Larsen</w:t>
            </w:r>
          </w:p>
        </w:tc>
        <w:tc>
          <w:tcPr>
            <w:tcW w:w="1250" w:type="dxa"/>
            <w:tcBorders>
              <w:top w:val="single" w:sz="4" w:space="0" w:color="000000"/>
              <w:left w:val="single" w:sz="4" w:space="0" w:color="000000"/>
              <w:bottom w:val="single" w:sz="4" w:space="0" w:color="000000"/>
              <w:right w:val="single" w:sz="4" w:space="0" w:color="000000"/>
            </w:tcBorders>
            <w:vAlign w:val="center"/>
          </w:tcPr>
          <w:p w14:paraId="5D89BCFA"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8239C10"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5926D21A" w14:textId="77777777" w:rsidR="00A10877" w:rsidRDefault="00A10877">
            <w:pPr>
              <w:spacing w:after="120" w:line="276" w:lineRule="auto"/>
              <w:jc w:val="center"/>
              <w:rPr>
                <w:rFonts w:ascii="Times New Roman" w:hAnsi="Times New Roman"/>
              </w:rPr>
            </w:pPr>
          </w:p>
        </w:tc>
      </w:tr>
      <w:tr w:rsidR="00A10877" w14:paraId="4378B45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22BD147" w14:textId="77777777" w:rsidR="00A10877" w:rsidRDefault="00000000">
            <w:pPr>
              <w:spacing w:after="120" w:line="276" w:lineRule="auto"/>
              <w:jc w:val="center"/>
              <w:rPr>
                <w:rFonts w:ascii="Times New Roman" w:hAnsi="Times New Roman"/>
              </w:rPr>
            </w:pPr>
            <w:r>
              <w:rPr>
                <w:rFonts w:ascii="Times New Roman" w:hAnsi="Times New Roman"/>
                <w:sz w:val="20"/>
                <w:szCs w:val="20"/>
              </w:rPr>
              <w:t>3.2.3</w:t>
            </w:r>
          </w:p>
        </w:tc>
        <w:tc>
          <w:tcPr>
            <w:tcW w:w="4772" w:type="dxa"/>
            <w:tcBorders>
              <w:top w:val="single" w:sz="4" w:space="0" w:color="000000"/>
              <w:left w:val="single" w:sz="4" w:space="0" w:color="000000"/>
              <w:bottom w:val="single" w:sz="4" w:space="0" w:color="000000"/>
              <w:right w:val="single" w:sz="4" w:space="0" w:color="000000"/>
            </w:tcBorders>
            <w:vAlign w:val="center"/>
          </w:tcPr>
          <w:p w14:paraId="260878B8" w14:textId="77777777" w:rsidR="00A10877" w:rsidRDefault="00000000">
            <w:pPr>
              <w:spacing w:after="120" w:line="276" w:lineRule="auto"/>
              <w:rPr>
                <w:rFonts w:ascii="Times New Roman" w:hAnsi="Times New Roman"/>
              </w:rPr>
            </w:pPr>
            <w:r>
              <w:rPr>
                <w:rFonts w:ascii="Times New Roman" w:hAnsi="Times New Roman"/>
                <w:sz w:val="20"/>
                <w:szCs w:val="20"/>
              </w:rPr>
              <w:t>Cung cấp vật tư chính văng chống,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2E0C023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DBDA384"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0F36C6E3" w14:textId="77777777" w:rsidR="00A10877" w:rsidRDefault="00A10877">
            <w:pPr>
              <w:spacing w:after="120" w:line="276" w:lineRule="auto"/>
              <w:jc w:val="center"/>
              <w:rPr>
                <w:rFonts w:ascii="Times New Roman" w:hAnsi="Times New Roman"/>
              </w:rPr>
            </w:pPr>
          </w:p>
        </w:tc>
      </w:tr>
      <w:tr w:rsidR="00A10877" w14:paraId="5B370A4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8AAC765" w14:textId="77777777" w:rsidR="00A10877" w:rsidRDefault="00000000">
            <w:pPr>
              <w:spacing w:after="120" w:line="276" w:lineRule="auto"/>
              <w:jc w:val="center"/>
              <w:rPr>
                <w:rFonts w:ascii="Times New Roman" w:hAnsi="Times New Roman"/>
              </w:rPr>
            </w:pPr>
            <w:r>
              <w:rPr>
                <w:rFonts w:ascii="Times New Roman" w:hAnsi="Times New Roman"/>
                <w:sz w:val="20"/>
                <w:szCs w:val="20"/>
              </w:rPr>
              <w:t>3.2.4</w:t>
            </w:r>
          </w:p>
        </w:tc>
        <w:tc>
          <w:tcPr>
            <w:tcW w:w="4772" w:type="dxa"/>
            <w:tcBorders>
              <w:top w:val="single" w:sz="4" w:space="0" w:color="000000"/>
              <w:left w:val="single" w:sz="4" w:space="0" w:color="000000"/>
              <w:bottom w:val="single" w:sz="4" w:space="0" w:color="000000"/>
              <w:right w:val="single" w:sz="4" w:space="0" w:color="000000"/>
            </w:tcBorders>
            <w:vAlign w:val="center"/>
          </w:tcPr>
          <w:p w14:paraId="1AB02F1B" w14:textId="77777777" w:rsidR="00A10877" w:rsidRDefault="00000000">
            <w:pPr>
              <w:spacing w:after="120" w:line="276" w:lineRule="auto"/>
              <w:rPr>
                <w:rFonts w:ascii="Times New Roman" w:hAnsi="Times New Roman"/>
              </w:rPr>
            </w:pPr>
            <w:r>
              <w:rPr>
                <w:rFonts w:ascii="Times New Roman" w:hAnsi="Times New Roman"/>
                <w:sz w:val="20"/>
                <w:szCs w:val="20"/>
              </w:rPr>
              <w:t>Gia công, hàn, cắt các chi tiết thép phục vụ lắp dựng/tháo dỡ kết cấu chống đỡ tạm.</w:t>
            </w:r>
          </w:p>
        </w:tc>
        <w:tc>
          <w:tcPr>
            <w:tcW w:w="1250" w:type="dxa"/>
            <w:tcBorders>
              <w:top w:val="single" w:sz="4" w:space="0" w:color="000000"/>
              <w:left w:val="single" w:sz="4" w:space="0" w:color="000000"/>
              <w:bottom w:val="single" w:sz="4" w:space="0" w:color="000000"/>
              <w:right w:val="single" w:sz="4" w:space="0" w:color="000000"/>
            </w:tcBorders>
            <w:vAlign w:val="center"/>
          </w:tcPr>
          <w:p w14:paraId="740BE83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7D9464D"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356ABF3B" w14:textId="77777777" w:rsidR="00A10877" w:rsidRDefault="00A10877">
            <w:pPr>
              <w:spacing w:after="120" w:line="276" w:lineRule="auto"/>
              <w:jc w:val="center"/>
              <w:rPr>
                <w:rFonts w:ascii="Times New Roman" w:hAnsi="Times New Roman"/>
              </w:rPr>
            </w:pPr>
          </w:p>
        </w:tc>
      </w:tr>
      <w:tr w:rsidR="00A10877" w14:paraId="3348CE4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993444D" w14:textId="77777777" w:rsidR="00A10877" w:rsidRDefault="00000000">
            <w:pPr>
              <w:spacing w:after="120" w:line="276" w:lineRule="auto"/>
              <w:jc w:val="center"/>
              <w:rPr>
                <w:rFonts w:ascii="Times New Roman" w:hAnsi="Times New Roman"/>
              </w:rPr>
            </w:pPr>
            <w:r>
              <w:rPr>
                <w:rFonts w:ascii="Times New Roman" w:hAnsi="Times New Roman"/>
                <w:sz w:val="20"/>
                <w:szCs w:val="20"/>
              </w:rPr>
              <w:t>3.2.5</w:t>
            </w:r>
          </w:p>
        </w:tc>
        <w:tc>
          <w:tcPr>
            <w:tcW w:w="4772" w:type="dxa"/>
            <w:tcBorders>
              <w:top w:val="single" w:sz="4" w:space="0" w:color="000000"/>
              <w:left w:val="single" w:sz="4" w:space="0" w:color="000000"/>
              <w:bottom w:val="single" w:sz="4" w:space="0" w:color="000000"/>
              <w:right w:val="single" w:sz="4" w:space="0" w:color="000000"/>
            </w:tcBorders>
            <w:vAlign w:val="center"/>
          </w:tcPr>
          <w:p w14:paraId="51B02260" w14:textId="77777777" w:rsidR="00A10877" w:rsidRDefault="00000000">
            <w:pPr>
              <w:spacing w:after="120" w:line="276" w:lineRule="auto"/>
              <w:rPr>
                <w:rFonts w:ascii="Times New Roman" w:hAnsi="Times New Roman"/>
              </w:rPr>
            </w:pPr>
            <w:r>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6D23A5FF"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BA421C6"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32B05F67" w14:textId="77777777" w:rsidR="00A10877" w:rsidRDefault="00A10877">
            <w:pPr>
              <w:spacing w:after="120" w:line="276" w:lineRule="auto"/>
              <w:jc w:val="center"/>
              <w:rPr>
                <w:rFonts w:ascii="Times New Roman" w:hAnsi="Times New Roman"/>
              </w:rPr>
            </w:pPr>
          </w:p>
        </w:tc>
      </w:tr>
      <w:tr w:rsidR="00A10877" w14:paraId="055EEA5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B1E6E29" w14:textId="77777777" w:rsidR="00A10877" w:rsidRDefault="00000000">
            <w:pPr>
              <w:spacing w:after="120" w:line="276" w:lineRule="auto"/>
              <w:jc w:val="center"/>
              <w:rPr>
                <w:rFonts w:ascii="Times New Roman" w:hAnsi="Times New Roman"/>
              </w:rPr>
            </w:pPr>
            <w:r>
              <w:rPr>
                <w:rFonts w:ascii="Times New Roman" w:hAnsi="Times New Roman"/>
                <w:sz w:val="20"/>
                <w:szCs w:val="20"/>
              </w:rPr>
              <w:t>3.2.6</w:t>
            </w:r>
          </w:p>
        </w:tc>
        <w:tc>
          <w:tcPr>
            <w:tcW w:w="4772" w:type="dxa"/>
            <w:tcBorders>
              <w:top w:val="single" w:sz="4" w:space="0" w:color="000000"/>
              <w:left w:val="single" w:sz="4" w:space="0" w:color="000000"/>
              <w:bottom w:val="single" w:sz="4" w:space="0" w:color="000000"/>
              <w:right w:val="single" w:sz="4" w:space="0" w:color="000000"/>
            </w:tcBorders>
            <w:vAlign w:val="center"/>
          </w:tcPr>
          <w:p w14:paraId="2974D1BE" w14:textId="77777777" w:rsidR="00A10877" w:rsidRDefault="00000000">
            <w:pPr>
              <w:spacing w:after="120" w:line="276" w:lineRule="auto"/>
              <w:rPr>
                <w:rFonts w:ascii="Times New Roman" w:hAnsi="Times New Roman"/>
              </w:rPr>
            </w:pPr>
            <w:r>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tcBorders>
              <w:top w:val="single" w:sz="4" w:space="0" w:color="000000"/>
              <w:left w:val="single" w:sz="4" w:space="0" w:color="000000"/>
              <w:bottom w:val="single" w:sz="4" w:space="0" w:color="000000"/>
              <w:right w:val="single" w:sz="4" w:space="0" w:color="000000"/>
            </w:tcBorders>
            <w:vAlign w:val="center"/>
          </w:tcPr>
          <w:p w14:paraId="019F3E5E"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5528558B"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07669496" w14:textId="77777777" w:rsidR="00A10877" w:rsidRDefault="00A10877">
            <w:pPr>
              <w:spacing w:after="120" w:line="276" w:lineRule="auto"/>
              <w:jc w:val="center"/>
              <w:rPr>
                <w:rFonts w:ascii="Times New Roman" w:hAnsi="Times New Roman"/>
              </w:rPr>
            </w:pPr>
          </w:p>
        </w:tc>
      </w:tr>
      <w:tr w:rsidR="00A10877" w14:paraId="224599B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55055F5" w14:textId="77777777" w:rsidR="00A10877" w:rsidRDefault="00000000">
            <w:pPr>
              <w:spacing w:after="120" w:line="276" w:lineRule="auto"/>
              <w:jc w:val="center"/>
              <w:rPr>
                <w:rFonts w:ascii="Times New Roman" w:hAnsi="Times New Roman"/>
              </w:rPr>
            </w:pPr>
            <w:r>
              <w:rPr>
                <w:rFonts w:ascii="Times New Roman" w:hAnsi="Times New Roman"/>
                <w:sz w:val="20"/>
                <w:szCs w:val="20"/>
              </w:rPr>
              <w:lastRenderedPageBreak/>
              <w:t>3.2.7</w:t>
            </w:r>
          </w:p>
        </w:tc>
        <w:tc>
          <w:tcPr>
            <w:tcW w:w="4772" w:type="dxa"/>
            <w:tcBorders>
              <w:top w:val="single" w:sz="4" w:space="0" w:color="000000"/>
              <w:left w:val="single" w:sz="4" w:space="0" w:color="000000"/>
              <w:bottom w:val="single" w:sz="4" w:space="0" w:color="000000"/>
              <w:right w:val="single" w:sz="4" w:space="0" w:color="000000"/>
            </w:tcBorders>
            <w:vAlign w:val="center"/>
          </w:tcPr>
          <w:p w14:paraId="15FE6FBF" w14:textId="77777777" w:rsidR="00A10877" w:rsidRDefault="00000000">
            <w:pPr>
              <w:spacing w:after="120" w:line="276" w:lineRule="auto"/>
              <w:rPr>
                <w:rFonts w:ascii="Times New Roman" w:hAnsi="Times New Roman"/>
              </w:rPr>
            </w:pPr>
            <w:r>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14:paraId="5D11C0C3"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D1CD288"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25C56F25" w14:textId="77777777" w:rsidR="00A10877" w:rsidRDefault="00A10877">
            <w:pPr>
              <w:spacing w:after="120" w:line="276" w:lineRule="auto"/>
              <w:jc w:val="center"/>
              <w:rPr>
                <w:rFonts w:ascii="Times New Roman" w:hAnsi="Times New Roman"/>
              </w:rPr>
            </w:pPr>
          </w:p>
        </w:tc>
      </w:tr>
      <w:tr w:rsidR="00A10877" w14:paraId="1EB52822"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26A897"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3.3</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1EA203" w14:textId="77777777" w:rsidR="00A10877" w:rsidRDefault="00000000">
            <w:pPr>
              <w:spacing w:after="120" w:line="276" w:lineRule="auto"/>
              <w:rPr>
                <w:rFonts w:ascii="Times New Roman" w:hAnsi="Times New Roman"/>
              </w:rPr>
            </w:pPr>
            <w:r>
              <w:rPr>
                <w:rFonts w:ascii="Times New Roman" w:hAnsi="Times New Roman"/>
                <w:b/>
                <w:bCs/>
                <w:sz w:val="20"/>
                <w:szCs w:val="20"/>
              </w:rPr>
              <w:t>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3A4246"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0D7AEF"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31CDE8" w14:textId="77777777" w:rsidR="00A10877" w:rsidRDefault="00A10877">
            <w:pPr>
              <w:spacing w:after="120" w:line="276" w:lineRule="auto"/>
              <w:jc w:val="center"/>
              <w:rPr>
                <w:rFonts w:ascii="Times New Roman" w:hAnsi="Times New Roman"/>
              </w:rPr>
            </w:pPr>
          </w:p>
        </w:tc>
      </w:tr>
      <w:tr w:rsidR="00A10877" w14:paraId="3999632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6D154BA" w14:textId="77777777" w:rsidR="00A10877" w:rsidRDefault="00000000">
            <w:pPr>
              <w:spacing w:after="120" w:line="276" w:lineRule="auto"/>
              <w:jc w:val="center"/>
              <w:rPr>
                <w:rFonts w:ascii="Times New Roman" w:hAnsi="Times New Roman"/>
              </w:rPr>
            </w:pPr>
            <w:r>
              <w:rPr>
                <w:rFonts w:ascii="Times New Roman" w:hAnsi="Times New Roman"/>
                <w:sz w:val="20"/>
                <w:szCs w:val="20"/>
              </w:rPr>
              <w:t>3.3.1</w:t>
            </w:r>
          </w:p>
        </w:tc>
        <w:tc>
          <w:tcPr>
            <w:tcW w:w="4772" w:type="dxa"/>
            <w:tcBorders>
              <w:top w:val="single" w:sz="4" w:space="0" w:color="000000"/>
              <w:left w:val="single" w:sz="4" w:space="0" w:color="000000"/>
              <w:bottom w:val="single" w:sz="4" w:space="0" w:color="000000"/>
              <w:right w:val="single" w:sz="4" w:space="0" w:color="000000"/>
            </w:tcBorders>
            <w:vAlign w:val="center"/>
          </w:tcPr>
          <w:p w14:paraId="47AC3C23" w14:textId="77777777" w:rsidR="00A10877" w:rsidRDefault="00000000">
            <w:pPr>
              <w:spacing w:after="120" w:line="276" w:lineRule="auto"/>
              <w:rPr>
                <w:rFonts w:ascii="Times New Roman" w:hAnsi="Times New Roman"/>
              </w:rPr>
            </w:pPr>
            <w:r>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358BD904"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5111412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1DFE2335" w14:textId="77777777" w:rsidR="00A10877" w:rsidRDefault="00A10877">
            <w:pPr>
              <w:spacing w:after="120" w:line="276" w:lineRule="auto"/>
              <w:jc w:val="center"/>
              <w:rPr>
                <w:rFonts w:ascii="Times New Roman" w:hAnsi="Times New Roman"/>
              </w:rPr>
            </w:pPr>
          </w:p>
        </w:tc>
      </w:tr>
      <w:tr w:rsidR="00A10877" w14:paraId="2B87FC8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C7D79CD" w14:textId="77777777" w:rsidR="00A10877" w:rsidRDefault="00000000">
            <w:pPr>
              <w:spacing w:after="120" w:line="276" w:lineRule="auto"/>
              <w:jc w:val="center"/>
              <w:rPr>
                <w:rFonts w:ascii="Times New Roman" w:hAnsi="Times New Roman"/>
              </w:rPr>
            </w:pPr>
            <w:r>
              <w:rPr>
                <w:rFonts w:ascii="Times New Roman" w:hAnsi="Times New Roman"/>
                <w:sz w:val="20"/>
                <w:szCs w:val="20"/>
              </w:rPr>
              <w:t>3.3.2</w:t>
            </w:r>
          </w:p>
        </w:tc>
        <w:tc>
          <w:tcPr>
            <w:tcW w:w="4772" w:type="dxa"/>
            <w:tcBorders>
              <w:top w:val="single" w:sz="4" w:space="0" w:color="000000"/>
              <w:left w:val="single" w:sz="4" w:space="0" w:color="000000"/>
              <w:bottom w:val="single" w:sz="4" w:space="0" w:color="000000"/>
              <w:right w:val="single" w:sz="4" w:space="0" w:color="000000"/>
            </w:tcBorders>
            <w:vAlign w:val="center"/>
          </w:tcPr>
          <w:p w14:paraId="04B694E1" w14:textId="77777777" w:rsidR="00A10877" w:rsidRDefault="00000000">
            <w:pPr>
              <w:spacing w:after="120" w:line="276" w:lineRule="auto"/>
              <w:rPr>
                <w:rFonts w:ascii="Times New Roman" w:hAnsi="Times New Roman"/>
              </w:rPr>
            </w:pPr>
            <w:r>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14:paraId="6B7A2253"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783B8E5"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23591504" w14:textId="77777777" w:rsidR="00A10877" w:rsidRDefault="00A10877">
            <w:pPr>
              <w:spacing w:after="120" w:line="276" w:lineRule="auto"/>
              <w:jc w:val="center"/>
              <w:rPr>
                <w:rFonts w:ascii="Times New Roman" w:hAnsi="Times New Roman"/>
              </w:rPr>
            </w:pPr>
          </w:p>
        </w:tc>
      </w:tr>
      <w:tr w:rsidR="00A10877" w14:paraId="62DF02A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AF01BEB" w14:textId="77777777" w:rsidR="00A10877" w:rsidRDefault="00000000">
            <w:pPr>
              <w:spacing w:after="120" w:line="276" w:lineRule="auto"/>
              <w:jc w:val="center"/>
              <w:rPr>
                <w:rFonts w:ascii="Times New Roman" w:hAnsi="Times New Roman"/>
              </w:rPr>
            </w:pPr>
            <w:r>
              <w:rPr>
                <w:rFonts w:ascii="Times New Roman" w:hAnsi="Times New Roman"/>
                <w:sz w:val="20"/>
                <w:szCs w:val="20"/>
              </w:rPr>
              <w:t>3.3.3</w:t>
            </w:r>
          </w:p>
        </w:tc>
        <w:tc>
          <w:tcPr>
            <w:tcW w:w="4772" w:type="dxa"/>
            <w:tcBorders>
              <w:top w:val="single" w:sz="4" w:space="0" w:color="000000"/>
              <w:left w:val="single" w:sz="4" w:space="0" w:color="000000"/>
              <w:bottom w:val="single" w:sz="4" w:space="0" w:color="000000"/>
              <w:right w:val="single" w:sz="4" w:space="0" w:color="000000"/>
            </w:tcBorders>
            <w:vAlign w:val="center"/>
          </w:tcPr>
          <w:p w14:paraId="086BBB6D" w14:textId="77777777" w:rsidR="00A10877" w:rsidRDefault="00000000">
            <w:pPr>
              <w:spacing w:after="120" w:line="276" w:lineRule="auto"/>
              <w:rPr>
                <w:rFonts w:ascii="Times New Roman" w:hAnsi="Times New Roman"/>
              </w:rPr>
            </w:pPr>
            <w:r>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14:paraId="2801E8CA"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6C4C5CF4"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896F919" w14:textId="77777777" w:rsidR="00A10877" w:rsidRDefault="00A10877">
            <w:pPr>
              <w:spacing w:after="120" w:line="276" w:lineRule="auto"/>
              <w:jc w:val="center"/>
              <w:rPr>
                <w:rFonts w:ascii="Times New Roman" w:hAnsi="Times New Roman"/>
              </w:rPr>
            </w:pPr>
          </w:p>
        </w:tc>
      </w:tr>
      <w:tr w:rsidR="00A10877" w14:paraId="3C5E8D2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076BBCF" w14:textId="77777777" w:rsidR="00A10877" w:rsidRDefault="00000000">
            <w:pPr>
              <w:spacing w:after="120" w:line="276" w:lineRule="auto"/>
              <w:jc w:val="center"/>
              <w:rPr>
                <w:rFonts w:ascii="Times New Roman" w:hAnsi="Times New Roman"/>
              </w:rPr>
            </w:pPr>
            <w:r>
              <w:rPr>
                <w:rFonts w:ascii="Times New Roman" w:hAnsi="Times New Roman"/>
                <w:sz w:val="20"/>
                <w:szCs w:val="20"/>
              </w:rPr>
              <w:t>3.3.4</w:t>
            </w:r>
          </w:p>
        </w:tc>
        <w:tc>
          <w:tcPr>
            <w:tcW w:w="4772" w:type="dxa"/>
            <w:tcBorders>
              <w:top w:val="single" w:sz="4" w:space="0" w:color="000000"/>
              <w:left w:val="single" w:sz="4" w:space="0" w:color="000000"/>
              <w:bottom w:val="single" w:sz="4" w:space="0" w:color="000000"/>
              <w:right w:val="single" w:sz="4" w:space="0" w:color="000000"/>
            </w:tcBorders>
            <w:vAlign w:val="center"/>
          </w:tcPr>
          <w:p w14:paraId="060FAB93" w14:textId="77777777" w:rsidR="00A10877" w:rsidRDefault="00000000">
            <w:pPr>
              <w:spacing w:after="120" w:line="276" w:lineRule="auto"/>
              <w:rPr>
                <w:rFonts w:ascii="Times New Roman" w:hAnsi="Times New Roman"/>
              </w:rPr>
            </w:pPr>
            <w:r>
              <w:rPr>
                <w:rFonts w:ascii="Times New Roman" w:hAnsi="Times New Roman"/>
                <w:sz w:val="20"/>
                <w:szCs w:val="20"/>
              </w:rPr>
              <w:t>Cung cấp bê tông và thi công bê tông chèn tại vị trí tiếp giáp dầm, sàn với cừ</w:t>
            </w:r>
          </w:p>
        </w:tc>
        <w:tc>
          <w:tcPr>
            <w:tcW w:w="1250" w:type="dxa"/>
            <w:tcBorders>
              <w:top w:val="single" w:sz="4" w:space="0" w:color="000000"/>
              <w:left w:val="single" w:sz="4" w:space="0" w:color="000000"/>
              <w:bottom w:val="single" w:sz="4" w:space="0" w:color="000000"/>
              <w:right w:val="single" w:sz="4" w:space="0" w:color="000000"/>
            </w:tcBorders>
            <w:vAlign w:val="center"/>
          </w:tcPr>
          <w:p w14:paraId="2235E2C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84A6F06"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2A91F486" w14:textId="77777777" w:rsidR="00A10877" w:rsidRDefault="00A10877">
            <w:pPr>
              <w:spacing w:after="120" w:line="276" w:lineRule="auto"/>
              <w:jc w:val="center"/>
              <w:rPr>
                <w:rFonts w:ascii="Times New Roman" w:hAnsi="Times New Roman"/>
              </w:rPr>
            </w:pPr>
          </w:p>
        </w:tc>
      </w:tr>
      <w:tr w:rsidR="00A10877" w14:paraId="65613BF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258D34E" w14:textId="77777777" w:rsidR="00A10877" w:rsidRDefault="00000000">
            <w:pPr>
              <w:spacing w:after="120" w:line="276" w:lineRule="auto"/>
              <w:jc w:val="center"/>
              <w:rPr>
                <w:rFonts w:ascii="Times New Roman" w:hAnsi="Times New Roman"/>
              </w:rPr>
            </w:pPr>
            <w:r>
              <w:rPr>
                <w:rFonts w:ascii="Times New Roman" w:hAnsi="Times New Roman"/>
                <w:sz w:val="20"/>
                <w:szCs w:val="20"/>
              </w:rPr>
              <w:t>3.3.5</w:t>
            </w:r>
          </w:p>
        </w:tc>
        <w:tc>
          <w:tcPr>
            <w:tcW w:w="4772" w:type="dxa"/>
            <w:tcBorders>
              <w:top w:val="single" w:sz="4" w:space="0" w:color="000000"/>
              <w:left w:val="single" w:sz="4" w:space="0" w:color="000000"/>
              <w:bottom w:val="single" w:sz="4" w:space="0" w:color="000000"/>
              <w:right w:val="single" w:sz="4" w:space="0" w:color="000000"/>
            </w:tcBorders>
            <w:vAlign w:val="center"/>
          </w:tcPr>
          <w:p w14:paraId="74AF002B" w14:textId="77777777" w:rsidR="00A10877" w:rsidRDefault="00000000">
            <w:pPr>
              <w:spacing w:after="120" w:line="276" w:lineRule="auto"/>
              <w:rPr>
                <w:rFonts w:ascii="Times New Roman" w:hAnsi="Times New Roman"/>
              </w:rPr>
            </w:pPr>
            <w:r>
              <w:rPr>
                <w:rFonts w:ascii="Times New Roman" w:hAnsi="Times New Roman"/>
                <w:sz w:val="20"/>
                <w:szCs w:val="20"/>
              </w:rPr>
              <w:t>Chừa lỗ mở, lắp đặt ống chờ, chi tiết chờ cho hệ thống cơ điện theo bản vẽ phối hợp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14:paraId="78A67198"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2460DDB7"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332674F2" w14:textId="77777777" w:rsidR="00A10877" w:rsidRDefault="00A10877">
            <w:pPr>
              <w:spacing w:after="120" w:line="276" w:lineRule="auto"/>
              <w:jc w:val="center"/>
              <w:rPr>
                <w:rFonts w:ascii="Times New Roman" w:hAnsi="Times New Roman"/>
              </w:rPr>
            </w:pPr>
          </w:p>
        </w:tc>
      </w:tr>
      <w:tr w:rsidR="00A10877" w14:paraId="07C6783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E4704BE" w14:textId="77777777" w:rsidR="00A10877" w:rsidRDefault="00000000">
            <w:pPr>
              <w:spacing w:after="120" w:line="276" w:lineRule="auto"/>
              <w:jc w:val="center"/>
              <w:rPr>
                <w:rFonts w:ascii="Times New Roman" w:hAnsi="Times New Roman"/>
              </w:rPr>
            </w:pPr>
            <w:r>
              <w:rPr>
                <w:rFonts w:ascii="Times New Roman" w:hAnsi="Times New Roman"/>
                <w:sz w:val="20"/>
                <w:szCs w:val="20"/>
              </w:rPr>
              <w:t>3.3.6</w:t>
            </w:r>
          </w:p>
        </w:tc>
        <w:tc>
          <w:tcPr>
            <w:tcW w:w="4772" w:type="dxa"/>
            <w:tcBorders>
              <w:top w:val="single" w:sz="4" w:space="0" w:color="000000"/>
              <w:left w:val="single" w:sz="4" w:space="0" w:color="000000"/>
              <w:bottom w:val="single" w:sz="4" w:space="0" w:color="000000"/>
              <w:right w:val="single" w:sz="4" w:space="0" w:color="000000"/>
            </w:tcBorders>
            <w:vAlign w:val="center"/>
          </w:tcPr>
          <w:p w14:paraId="658DD0D3" w14:textId="77777777" w:rsidR="00A10877" w:rsidRDefault="00000000">
            <w:pPr>
              <w:spacing w:after="120" w:line="276" w:lineRule="auto"/>
              <w:rPr>
                <w:rFonts w:ascii="Times New Roman" w:hAnsi="Times New Roman"/>
              </w:rPr>
            </w:pPr>
            <w:r>
              <w:rPr>
                <w:rFonts w:ascii="Times New Roman" w:hAnsi="Times New Roman"/>
                <w:sz w:val="20"/>
                <w:szCs w:val="20"/>
              </w:rPr>
              <w:t>Thi công và xử lý khe co giãn, mạch ngừng thi công theo tiêu chuẩn Dự án.</w:t>
            </w:r>
          </w:p>
        </w:tc>
        <w:tc>
          <w:tcPr>
            <w:tcW w:w="1250" w:type="dxa"/>
            <w:tcBorders>
              <w:top w:val="single" w:sz="4" w:space="0" w:color="000000"/>
              <w:left w:val="single" w:sz="4" w:space="0" w:color="000000"/>
              <w:bottom w:val="single" w:sz="4" w:space="0" w:color="000000"/>
              <w:right w:val="single" w:sz="4" w:space="0" w:color="000000"/>
            </w:tcBorders>
            <w:vAlign w:val="center"/>
          </w:tcPr>
          <w:p w14:paraId="0C912CC3"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386EDCDA"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101B70E3" w14:textId="77777777" w:rsidR="00A10877" w:rsidRDefault="00A10877">
            <w:pPr>
              <w:spacing w:after="120" w:line="276" w:lineRule="auto"/>
              <w:jc w:val="center"/>
              <w:rPr>
                <w:rFonts w:ascii="Times New Roman" w:hAnsi="Times New Roman"/>
              </w:rPr>
            </w:pPr>
          </w:p>
        </w:tc>
      </w:tr>
      <w:tr w:rsidR="00A10877" w14:paraId="0372E06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3FE1E28" w14:textId="77777777" w:rsidR="00A10877" w:rsidRDefault="00000000">
            <w:pPr>
              <w:spacing w:after="120" w:line="276" w:lineRule="auto"/>
              <w:jc w:val="center"/>
              <w:rPr>
                <w:rFonts w:ascii="Times New Roman" w:hAnsi="Times New Roman"/>
              </w:rPr>
            </w:pPr>
            <w:r>
              <w:rPr>
                <w:rFonts w:ascii="Times New Roman" w:hAnsi="Times New Roman"/>
                <w:sz w:val="20"/>
                <w:szCs w:val="20"/>
              </w:rPr>
              <w:t>3.3.7</w:t>
            </w:r>
          </w:p>
        </w:tc>
        <w:tc>
          <w:tcPr>
            <w:tcW w:w="4772" w:type="dxa"/>
            <w:tcBorders>
              <w:top w:val="single" w:sz="4" w:space="0" w:color="000000"/>
              <w:left w:val="single" w:sz="4" w:space="0" w:color="000000"/>
              <w:bottom w:val="single" w:sz="4" w:space="0" w:color="000000"/>
              <w:right w:val="single" w:sz="4" w:space="0" w:color="000000"/>
            </w:tcBorders>
            <w:vAlign w:val="center"/>
          </w:tcPr>
          <w:p w14:paraId="26D7D85F" w14:textId="77777777" w:rsidR="00A10877" w:rsidRDefault="00000000">
            <w:pPr>
              <w:spacing w:after="120" w:line="276" w:lineRule="auto"/>
              <w:rPr>
                <w:rFonts w:ascii="Times New Roman" w:hAnsi="Times New Roman"/>
              </w:rPr>
            </w:pPr>
            <w:r>
              <w:rPr>
                <w:rFonts w:ascii="Times New Roman" w:hAnsi="Times New Roman"/>
                <w:sz w:val="20"/>
                <w:szCs w:val="20"/>
              </w:rPr>
              <w:t>Sửa chữa vết nứt, sửa bề mặt bê tông, phục hồi cao độ được chấp thuận</w:t>
            </w:r>
          </w:p>
        </w:tc>
        <w:tc>
          <w:tcPr>
            <w:tcW w:w="1250" w:type="dxa"/>
            <w:tcBorders>
              <w:top w:val="single" w:sz="4" w:space="0" w:color="000000"/>
              <w:left w:val="single" w:sz="4" w:space="0" w:color="000000"/>
              <w:bottom w:val="single" w:sz="4" w:space="0" w:color="000000"/>
              <w:right w:val="single" w:sz="4" w:space="0" w:color="000000"/>
            </w:tcBorders>
            <w:vAlign w:val="center"/>
          </w:tcPr>
          <w:p w14:paraId="4194874F"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7A17B085"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79DBE1D0" w14:textId="77777777" w:rsidR="00A10877" w:rsidRDefault="00A10877">
            <w:pPr>
              <w:spacing w:after="120" w:line="276" w:lineRule="auto"/>
              <w:jc w:val="center"/>
              <w:rPr>
                <w:rFonts w:ascii="Times New Roman" w:hAnsi="Times New Roman"/>
              </w:rPr>
            </w:pPr>
          </w:p>
        </w:tc>
      </w:tr>
      <w:tr w:rsidR="00A10877" w14:paraId="6C5134F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916876F" w14:textId="77777777" w:rsidR="00A10877" w:rsidRDefault="00000000">
            <w:pPr>
              <w:spacing w:after="120" w:line="276" w:lineRule="auto"/>
              <w:jc w:val="center"/>
              <w:rPr>
                <w:rFonts w:ascii="Times New Roman" w:hAnsi="Times New Roman"/>
              </w:rPr>
            </w:pPr>
            <w:r>
              <w:rPr>
                <w:rFonts w:ascii="Times New Roman" w:hAnsi="Times New Roman"/>
                <w:sz w:val="20"/>
                <w:szCs w:val="20"/>
              </w:rPr>
              <w:t>3.3.8</w:t>
            </w:r>
          </w:p>
        </w:tc>
        <w:tc>
          <w:tcPr>
            <w:tcW w:w="4772" w:type="dxa"/>
            <w:tcBorders>
              <w:top w:val="single" w:sz="4" w:space="0" w:color="000000"/>
              <w:left w:val="single" w:sz="4" w:space="0" w:color="000000"/>
              <w:bottom w:val="single" w:sz="4" w:space="0" w:color="000000"/>
              <w:right w:val="single" w:sz="4" w:space="0" w:color="000000"/>
            </w:tcBorders>
            <w:vAlign w:val="center"/>
          </w:tcPr>
          <w:p w14:paraId="20568EE2" w14:textId="77777777" w:rsidR="00A10877" w:rsidRDefault="00000000">
            <w:pPr>
              <w:spacing w:after="120" w:line="276" w:lineRule="auto"/>
              <w:rPr>
                <w:rFonts w:ascii="Times New Roman" w:hAnsi="Times New Roman"/>
              </w:rPr>
            </w:pPr>
            <w:r>
              <w:rPr>
                <w:rFonts w:ascii="Times New Roman" w:hAnsi="Times New Roman"/>
                <w:sz w:val="20"/>
                <w:szCs w:val="20"/>
              </w:rPr>
              <w:t>Cung cấp vật tư vữa không co ngót và thi công đổ bù hạng mục bê tông cốt thép</w:t>
            </w:r>
          </w:p>
        </w:tc>
        <w:tc>
          <w:tcPr>
            <w:tcW w:w="1250" w:type="dxa"/>
            <w:tcBorders>
              <w:top w:val="single" w:sz="4" w:space="0" w:color="000000"/>
              <w:left w:val="single" w:sz="4" w:space="0" w:color="000000"/>
              <w:bottom w:val="single" w:sz="4" w:space="0" w:color="000000"/>
              <w:right w:val="single" w:sz="4" w:space="0" w:color="000000"/>
            </w:tcBorders>
            <w:vAlign w:val="center"/>
          </w:tcPr>
          <w:p w14:paraId="33B43A9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24394997"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4C8F44E" w14:textId="77777777" w:rsidR="00A10877" w:rsidRDefault="00A10877">
            <w:pPr>
              <w:spacing w:after="120" w:line="276" w:lineRule="auto"/>
              <w:jc w:val="center"/>
              <w:rPr>
                <w:rFonts w:ascii="Times New Roman" w:hAnsi="Times New Roman"/>
              </w:rPr>
            </w:pPr>
          </w:p>
        </w:tc>
      </w:tr>
      <w:tr w:rsidR="00A10877" w14:paraId="14183C8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26ADA41" w14:textId="77777777" w:rsidR="00A10877" w:rsidRDefault="00000000">
            <w:pPr>
              <w:spacing w:after="120" w:line="276" w:lineRule="auto"/>
              <w:jc w:val="center"/>
              <w:rPr>
                <w:rFonts w:ascii="Times New Roman" w:hAnsi="Times New Roman"/>
              </w:rPr>
            </w:pPr>
            <w:r>
              <w:rPr>
                <w:rFonts w:ascii="Times New Roman" w:hAnsi="Times New Roman"/>
                <w:sz w:val="20"/>
                <w:szCs w:val="20"/>
              </w:rPr>
              <w:t>3.3.9</w:t>
            </w:r>
          </w:p>
        </w:tc>
        <w:tc>
          <w:tcPr>
            <w:tcW w:w="4772" w:type="dxa"/>
            <w:tcBorders>
              <w:top w:val="single" w:sz="4" w:space="0" w:color="000000"/>
              <w:left w:val="single" w:sz="4" w:space="0" w:color="000000"/>
              <w:bottom w:val="single" w:sz="4" w:space="0" w:color="000000"/>
              <w:right w:val="single" w:sz="4" w:space="0" w:color="000000"/>
            </w:tcBorders>
            <w:vAlign w:val="center"/>
          </w:tcPr>
          <w:p w14:paraId="5843AB54" w14:textId="77777777" w:rsidR="00A10877" w:rsidRDefault="00000000">
            <w:pPr>
              <w:spacing w:after="120" w:line="276" w:lineRule="auto"/>
              <w:rPr>
                <w:rFonts w:ascii="Times New Roman" w:hAnsi="Times New Roman"/>
              </w:rPr>
            </w:pPr>
            <w:r>
              <w:rPr>
                <w:rFonts w:ascii="Times New Roman" w:hAnsi="Times New Roman"/>
                <w:sz w:val="20"/>
                <w:szCs w:val="20"/>
              </w:rPr>
              <w:t>Lập đề cương, thực hiện, báo cáo công tác quan trắc công trình lân cận (đường, nhà dân)</w:t>
            </w:r>
          </w:p>
        </w:tc>
        <w:tc>
          <w:tcPr>
            <w:tcW w:w="1250" w:type="dxa"/>
            <w:tcBorders>
              <w:top w:val="single" w:sz="4" w:space="0" w:color="000000"/>
              <w:left w:val="single" w:sz="4" w:space="0" w:color="000000"/>
              <w:bottom w:val="single" w:sz="4" w:space="0" w:color="000000"/>
              <w:right w:val="single" w:sz="4" w:space="0" w:color="000000"/>
            </w:tcBorders>
            <w:vAlign w:val="center"/>
          </w:tcPr>
          <w:p w14:paraId="3710ACCE"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5C22BE9"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551B51A6" w14:textId="77777777" w:rsidR="00A10877" w:rsidRDefault="00A10877">
            <w:pPr>
              <w:spacing w:after="120" w:line="276" w:lineRule="auto"/>
              <w:jc w:val="center"/>
              <w:rPr>
                <w:rFonts w:ascii="Times New Roman" w:hAnsi="Times New Roman"/>
              </w:rPr>
            </w:pPr>
          </w:p>
        </w:tc>
      </w:tr>
      <w:tr w:rsidR="00A10877" w14:paraId="3986E52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D5C342"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3.4</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B07CC4" w14:textId="77777777" w:rsidR="00A10877" w:rsidRDefault="00000000">
            <w:pPr>
              <w:spacing w:after="120" w:line="276" w:lineRule="auto"/>
              <w:rPr>
                <w:rFonts w:ascii="Times New Roman" w:hAnsi="Times New Roman"/>
              </w:rPr>
            </w:pPr>
            <w:r>
              <w:rPr>
                <w:rFonts w:ascii="Times New Roman" w:hAnsi="Times New Roman"/>
                <w:b/>
                <w:bCs/>
                <w:sz w:val="20"/>
                <w:szCs w:val="20"/>
              </w:rPr>
              <w:t>Công tác chống thấm</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4AF311D"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FBF693"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2F16B4" w14:textId="77777777" w:rsidR="00A10877" w:rsidRDefault="00A10877">
            <w:pPr>
              <w:spacing w:after="120" w:line="276" w:lineRule="auto"/>
              <w:jc w:val="center"/>
              <w:rPr>
                <w:rFonts w:ascii="Times New Roman" w:hAnsi="Times New Roman"/>
              </w:rPr>
            </w:pPr>
          </w:p>
        </w:tc>
      </w:tr>
      <w:tr w:rsidR="00A10877" w14:paraId="6F36EFF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71233B5" w14:textId="77777777" w:rsidR="00A10877" w:rsidRDefault="00000000">
            <w:pPr>
              <w:spacing w:after="120" w:line="276" w:lineRule="auto"/>
              <w:jc w:val="center"/>
              <w:rPr>
                <w:rFonts w:ascii="Times New Roman" w:hAnsi="Times New Roman"/>
              </w:rPr>
            </w:pPr>
            <w:r>
              <w:rPr>
                <w:rFonts w:ascii="Times New Roman" w:hAnsi="Times New Roman"/>
                <w:sz w:val="20"/>
                <w:szCs w:val="20"/>
              </w:rPr>
              <w:t>3.4.1</w:t>
            </w:r>
          </w:p>
        </w:tc>
        <w:tc>
          <w:tcPr>
            <w:tcW w:w="4772" w:type="dxa"/>
            <w:tcBorders>
              <w:top w:val="single" w:sz="4" w:space="0" w:color="000000"/>
              <w:left w:val="single" w:sz="4" w:space="0" w:color="000000"/>
              <w:bottom w:val="single" w:sz="4" w:space="0" w:color="000000"/>
              <w:right w:val="single" w:sz="4" w:space="0" w:color="000000"/>
            </w:tcBorders>
            <w:vAlign w:val="center"/>
          </w:tcPr>
          <w:p w14:paraId="60566A1D" w14:textId="77777777" w:rsidR="00A10877" w:rsidRDefault="00000000">
            <w:pPr>
              <w:spacing w:after="120" w:line="276" w:lineRule="auto"/>
              <w:rPr>
                <w:rFonts w:ascii="Times New Roman" w:hAnsi="Times New Roman"/>
              </w:rPr>
            </w:pPr>
            <w:r>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6E31BFB0"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593A506"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0C2E81D1" w14:textId="77777777" w:rsidR="00A10877" w:rsidRDefault="00A10877">
            <w:pPr>
              <w:spacing w:after="120" w:line="276" w:lineRule="auto"/>
              <w:jc w:val="center"/>
              <w:rPr>
                <w:rFonts w:ascii="Times New Roman" w:hAnsi="Times New Roman"/>
              </w:rPr>
            </w:pPr>
          </w:p>
        </w:tc>
      </w:tr>
      <w:tr w:rsidR="00A10877" w14:paraId="5FF287A1"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9A0A3AF" w14:textId="77777777" w:rsidR="00A10877" w:rsidRDefault="00000000">
            <w:pPr>
              <w:spacing w:after="120" w:line="276" w:lineRule="auto"/>
              <w:jc w:val="center"/>
              <w:rPr>
                <w:rFonts w:ascii="Times New Roman" w:hAnsi="Times New Roman"/>
              </w:rPr>
            </w:pPr>
            <w:r>
              <w:rPr>
                <w:rFonts w:ascii="Times New Roman" w:hAnsi="Times New Roman"/>
                <w:sz w:val="20"/>
                <w:szCs w:val="20"/>
              </w:rPr>
              <w:t>3.4.2</w:t>
            </w:r>
          </w:p>
        </w:tc>
        <w:tc>
          <w:tcPr>
            <w:tcW w:w="4772" w:type="dxa"/>
            <w:tcBorders>
              <w:top w:val="single" w:sz="4" w:space="0" w:color="000000"/>
              <w:left w:val="single" w:sz="4" w:space="0" w:color="000000"/>
              <w:bottom w:val="single" w:sz="4" w:space="0" w:color="000000"/>
              <w:right w:val="single" w:sz="4" w:space="0" w:color="000000"/>
            </w:tcBorders>
            <w:vAlign w:val="center"/>
          </w:tcPr>
          <w:p w14:paraId="12B43908" w14:textId="77777777" w:rsidR="00A10877" w:rsidRDefault="00000000">
            <w:pPr>
              <w:spacing w:after="120" w:line="276" w:lineRule="auto"/>
              <w:rPr>
                <w:rFonts w:ascii="Times New Roman" w:hAnsi="Times New Roman"/>
              </w:rPr>
            </w:pPr>
            <w:r>
              <w:rPr>
                <w:rFonts w:ascii="Times New Roman" w:hAnsi="Times New Roman"/>
                <w:sz w:val="20"/>
                <w:szCs w:val="20"/>
              </w:rPr>
              <w:t>Chống thấm bể nước sinh hoạt, bể nước PCCC, bể nước thải, bể phốt, hố ga, rãnh thu thuộc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26FCB42F"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7994577"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5E0AD0A1" w14:textId="77777777" w:rsidR="00A10877" w:rsidRDefault="00A10877">
            <w:pPr>
              <w:spacing w:after="120" w:line="276" w:lineRule="auto"/>
              <w:jc w:val="center"/>
              <w:rPr>
                <w:rFonts w:ascii="Times New Roman" w:hAnsi="Times New Roman"/>
              </w:rPr>
            </w:pPr>
          </w:p>
        </w:tc>
      </w:tr>
      <w:tr w:rsidR="00A10877" w14:paraId="1CEC152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64A0ED7" w14:textId="77777777" w:rsidR="00A10877" w:rsidRDefault="00000000">
            <w:pPr>
              <w:spacing w:after="120" w:line="276" w:lineRule="auto"/>
              <w:jc w:val="center"/>
              <w:rPr>
                <w:rFonts w:ascii="Times New Roman" w:hAnsi="Times New Roman"/>
              </w:rPr>
            </w:pPr>
            <w:r>
              <w:rPr>
                <w:rFonts w:ascii="Times New Roman" w:hAnsi="Times New Roman"/>
                <w:sz w:val="20"/>
                <w:szCs w:val="20"/>
              </w:rPr>
              <w:t>3.4.3</w:t>
            </w:r>
          </w:p>
        </w:tc>
        <w:tc>
          <w:tcPr>
            <w:tcW w:w="4772" w:type="dxa"/>
            <w:tcBorders>
              <w:top w:val="single" w:sz="4" w:space="0" w:color="000000"/>
              <w:left w:val="single" w:sz="4" w:space="0" w:color="000000"/>
              <w:bottom w:val="single" w:sz="4" w:space="0" w:color="000000"/>
              <w:right w:val="single" w:sz="4" w:space="0" w:color="000000"/>
            </w:tcBorders>
            <w:vAlign w:val="center"/>
          </w:tcPr>
          <w:p w14:paraId="122848C4" w14:textId="77777777" w:rsidR="00A10877" w:rsidRDefault="00000000">
            <w:pPr>
              <w:spacing w:after="120" w:line="276" w:lineRule="auto"/>
              <w:rPr>
                <w:rFonts w:ascii="Times New Roman" w:hAnsi="Times New Roman"/>
              </w:rPr>
            </w:pPr>
            <w:r>
              <w:rPr>
                <w:rFonts w:ascii="Times New Roman" w:hAnsi="Times New Roman"/>
                <w:sz w:val="20"/>
                <w:szCs w:val="20"/>
              </w:rPr>
              <w:t>Thí nghiệm, thử kín nước (ngâm nước, thử áp) theo Chỉ dẫn kỹ thuật; bảo vệ lớp chống thấm cho đến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14:paraId="2E7C4804"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70E39FD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6778B607" w14:textId="77777777" w:rsidR="00A10877" w:rsidRDefault="00A10877">
            <w:pPr>
              <w:spacing w:after="120" w:line="276" w:lineRule="auto"/>
              <w:jc w:val="center"/>
              <w:rPr>
                <w:rFonts w:ascii="Times New Roman" w:hAnsi="Times New Roman"/>
              </w:rPr>
            </w:pPr>
          </w:p>
        </w:tc>
      </w:tr>
      <w:tr w:rsidR="00A10877" w14:paraId="5381389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F4D84E"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3.5</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1AFF53" w14:textId="77777777" w:rsidR="00A10877" w:rsidRDefault="00000000">
            <w:pPr>
              <w:spacing w:after="120" w:line="276" w:lineRule="auto"/>
              <w:rPr>
                <w:rFonts w:ascii="Times New Roman" w:hAnsi="Times New Roman"/>
              </w:rPr>
            </w:pPr>
            <w:r>
              <w:rPr>
                <w:rFonts w:ascii="Times New Roman" w:hAnsi="Times New Roman"/>
                <w:b/>
                <w:bCs/>
                <w:sz w:val="20"/>
                <w:szCs w:val="20"/>
              </w:rPr>
              <w:t>Giàn giáo và thiết bị nâng hạ</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1C20EEF"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C3C35C"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2A86C7" w14:textId="77777777" w:rsidR="00A10877" w:rsidRDefault="00A10877">
            <w:pPr>
              <w:spacing w:after="120" w:line="276" w:lineRule="auto"/>
              <w:jc w:val="center"/>
              <w:rPr>
                <w:rFonts w:ascii="Times New Roman" w:hAnsi="Times New Roman"/>
              </w:rPr>
            </w:pPr>
          </w:p>
        </w:tc>
      </w:tr>
      <w:tr w:rsidR="00A10877" w14:paraId="740A305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F63D5F7" w14:textId="77777777" w:rsidR="00A10877" w:rsidRDefault="00000000">
            <w:pPr>
              <w:spacing w:after="120" w:line="276" w:lineRule="auto"/>
              <w:jc w:val="center"/>
              <w:rPr>
                <w:rFonts w:ascii="Times New Roman" w:hAnsi="Times New Roman"/>
              </w:rPr>
            </w:pPr>
            <w:r>
              <w:rPr>
                <w:rFonts w:ascii="Times New Roman" w:hAnsi="Times New Roman"/>
                <w:sz w:val="20"/>
                <w:szCs w:val="20"/>
              </w:rPr>
              <w:t>3.5.1</w:t>
            </w:r>
          </w:p>
        </w:tc>
        <w:tc>
          <w:tcPr>
            <w:tcW w:w="4772" w:type="dxa"/>
            <w:tcBorders>
              <w:top w:val="single" w:sz="4" w:space="0" w:color="000000"/>
              <w:left w:val="single" w:sz="4" w:space="0" w:color="000000"/>
              <w:bottom w:val="single" w:sz="4" w:space="0" w:color="000000"/>
              <w:right w:val="single" w:sz="4" w:space="0" w:color="000000"/>
            </w:tcBorders>
            <w:vAlign w:val="center"/>
          </w:tcPr>
          <w:p w14:paraId="54141C8D" w14:textId="77777777" w:rsidR="00A10877" w:rsidRDefault="00000000">
            <w:pPr>
              <w:spacing w:after="120" w:line="276" w:lineRule="auto"/>
              <w:rPr>
                <w:rFonts w:ascii="Times New Roman" w:hAnsi="Times New Roman"/>
              </w:rPr>
            </w:pPr>
            <w:r>
              <w:rPr>
                <w:rFonts w:ascii="Times New Roman" w:hAnsi="Times New Roman"/>
                <w:sz w:val="20"/>
                <w:szCs w:val="20"/>
              </w:rPr>
              <w:t>Giàn giáo, sàn thao tác phục vụ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2298336D"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3F9AD25"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5C744865" w14:textId="77777777" w:rsidR="00A10877" w:rsidRDefault="00A10877">
            <w:pPr>
              <w:spacing w:after="120" w:line="276" w:lineRule="auto"/>
              <w:jc w:val="center"/>
              <w:rPr>
                <w:rFonts w:ascii="Times New Roman" w:hAnsi="Times New Roman"/>
              </w:rPr>
            </w:pPr>
          </w:p>
        </w:tc>
      </w:tr>
      <w:tr w:rsidR="00A10877" w14:paraId="0FF5B1EF"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5EE72A5" w14:textId="77777777" w:rsidR="00A10877" w:rsidRDefault="00000000">
            <w:pPr>
              <w:spacing w:after="120" w:line="276" w:lineRule="auto"/>
              <w:jc w:val="center"/>
              <w:rPr>
                <w:rFonts w:ascii="Times New Roman" w:hAnsi="Times New Roman"/>
              </w:rPr>
            </w:pPr>
            <w:r>
              <w:rPr>
                <w:rFonts w:ascii="Times New Roman" w:hAnsi="Times New Roman"/>
                <w:sz w:val="20"/>
                <w:szCs w:val="20"/>
              </w:rPr>
              <w:t>3.5.2</w:t>
            </w:r>
          </w:p>
        </w:tc>
        <w:tc>
          <w:tcPr>
            <w:tcW w:w="4772" w:type="dxa"/>
            <w:tcBorders>
              <w:top w:val="single" w:sz="4" w:space="0" w:color="000000"/>
              <w:left w:val="single" w:sz="4" w:space="0" w:color="000000"/>
              <w:bottom w:val="single" w:sz="4" w:space="0" w:color="000000"/>
              <w:right w:val="single" w:sz="4" w:space="0" w:color="000000"/>
            </w:tcBorders>
            <w:vAlign w:val="center"/>
          </w:tcPr>
          <w:p w14:paraId="67B0FE61" w14:textId="77777777" w:rsidR="00A10877" w:rsidRDefault="00000000">
            <w:pPr>
              <w:spacing w:after="120" w:line="276" w:lineRule="auto"/>
              <w:rPr>
                <w:rFonts w:ascii="Times New Roman" w:hAnsi="Times New Roman"/>
              </w:rPr>
            </w:pPr>
            <w:r>
              <w:rPr>
                <w:rFonts w:ascii="Times New Roman" w:hAnsi="Times New Roman"/>
                <w:sz w:val="20"/>
                <w:szCs w:val="20"/>
              </w:rPr>
              <w:t>Thiết bị nâng hạ (cần trục, cẩu tháp, vận thăng...)</w:t>
            </w:r>
          </w:p>
        </w:tc>
        <w:tc>
          <w:tcPr>
            <w:tcW w:w="1250" w:type="dxa"/>
            <w:tcBorders>
              <w:top w:val="single" w:sz="4" w:space="0" w:color="000000"/>
              <w:left w:val="single" w:sz="4" w:space="0" w:color="000000"/>
              <w:bottom w:val="single" w:sz="4" w:space="0" w:color="000000"/>
              <w:right w:val="single" w:sz="4" w:space="0" w:color="000000"/>
            </w:tcBorders>
            <w:vAlign w:val="center"/>
          </w:tcPr>
          <w:p w14:paraId="0C1BB24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D93C608"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920F221" w14:textId="77777777" w:rsidR="00A10877" w:rsidRDefault="00A10877">
            <w:pPr>
              <w:spacing w:after="120" w:line="276" w:lineRule="auto"/>
              <w:jc w:val="center"/>
              <w:rPr>
                <w:rFonts w:ascii="Times New Roman" w:hAnsi="Times New Roman"/>
              </w:rPr>
            </w:pPr>
          </w:p>
        </w:tc>
      </w:tr>
      <w:tr w:rsidR="00A10877" w14:paraId="457B01E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B7DE6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3.6</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BDC5204" w14:textId="77777777" w:rsidR="00A10877" w:rsidRDefault="00000000">
            <w:pPr>
              <w:spacing w:after="120" w:line="276" w:lineRule="auto"/>
              <w:rPr>
                <w:rFonts w:ascii="Times New Roman" w:hAnsi="Times New Roman"/>
              </w:rPr>
            </w:pPr>
            <w:r>
              <w:rPr>
                <w:rFonts w:ascii="Times New Roman" w:hAnsi="Times New Roman"/>
                <w:b/>
                <w:bCs/>
                <w:sz w:val="20"/>
                <w:szCs w:val="20"/>
              </w:rPr>
              <w:t>Thí nghiệm, kiểm soát cao độ, toạ độ thi công</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431E33"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EA4D97"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F6323" w14:textId="77777777" w:rsidR="00A10877" w:rsidRDefault="00A10877">
            <w:pPr>
              <w:spacing w:after="120" w:line="276" w:lineRule="auto"/>
              <w:jc w:val="center"/>
              <w:rPr>
                <w:rFonts w:ascii="Times New Roman" w:hAnsi="Times New Roman"/>
              </w:rPr>
            </w:pPr>
          </w:p>
        </w:tc>
      </w:tr>
      <w:tr w:rsidR="00A10877" w14:paraId="2D8330E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B0563CC" w14:textId="77777777" w:rsidR="00A10877" w:rsidRDefault="00000000">
            <w:pPr>
              <w:spacing w:after="120" w:line="276" w:lineRule="auto"/>
              <w:jc w:val="center"/>
              <w:rPr>
                <w:rFonts w:ascii="Times New Roman" w:hAnsi="Times New Roman"/>
              </w:rPr>
            </w:pPr>
            <w:r>
              <w:rPr>
                <w:rFonts w:ascii="Times New Roman" w:hAnsi="Times New Roman"/>
                <w:sz w:val="20"/>
                <w:szCs w:val="20"/>
              </w:rPr>
              <w:lastRenderedPageBreak/>
              <w:t>3.6.1</w:t>
            </w:r>
          </w:p>
        </w:tc>
        <w:tc>
          <w:tcPr>
            <w:tcW w:w="4772" w:type="dxa"/>
            <w:tcBorders>
              <w:top w:val="single" w:sz="4" w:space="0" w:color="000000"/>
              <w:left w:val="single" w:sz="4" w:space="0" w:color="000000"/>
              <w:bottom w:val="single" w:sz="4" w:space="0" w:color="000000"/>
              <w:right w:val="single" w:sz="4" w:space="0" w:color="000000"/>
            </w:tcBorders>
            <w:vAlign w:val="center"/>
          </w:tcPr>
          <w:p w14:paraId="38D25144" w14:textId="77777777" w:rsidR="00A10877" w:rsidRDefault="00000000">
            <w:pPr>
              <w:spacing w:after="120" w:line="276" w:lineRule="auto"/>
              <w:rPr>
                <w:rFonts w:ascii="Times New Roman" w:hAnsi="Times New Roman"/>
              </w:rPr>
            </w:pPr>
            <w:r>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tcBorders>
              <w:top w:val="single" w:sz="4" w:space="0" w:color="000000"/>
              <w:left w:val="single" w:sz="4" w:space="0" w:color="000000"/>
              <w:bottom w:val="single" w:sz="4" w:space="0" w:color="000000"/>
              <w:right w:val="single" w:sz="4" w:space="0" w:color="000000"/>
            </w:tcBorders>
            <w:vAlign w:val="center"/>
          </w:tcPr>
          <w:p w14:paraId="77847478"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2F750679"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37861292" w14:textId="77777777" w:rsidR="00A10877" w:rsidRDefault="00A10877">
            <w:pPr>
              <w:spacing w:after="120" w:line="276" w:lineRule="auto"/>
              <w:jc w:val="center"/>
              <w:rPr>
                <w:rFonts w:ascii="Times New Roman" w:hAnsi="Times New Roman"/>
              </w:rPr>
            </w:pPr>
          </w:p>
        </w:tc>
      </w:tr>
      <w:tr w:rsidR="00A10877" w14:paraId="7BDC28F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CF6BFF1" w14:textId="77777777" w:rsidR="00A10877" w:rsidRDefault="00000000">
            <w:pPr>
              <w:spacing w:after="120" w:line="276" w:lineRule="auto"/>
              <w:jc w:val="center"/>
              <w:rPr>
                <w:rFonts w:ascii="Times New Roman" w:hAnsi="Times New Roman"/>
              </w:rPr>
            </w:pPr>
            <w:r>
              <w:rPr>
                <w:rFonts w:ascii="Times New Roman" w:hAnsi="Times New Roman"/>
                <w:sz w:val="20"/>
                <w:szCs w:val="20"/>
              </w:rPr>
              <w:t>3.6.2</w:t>
            </w:r>
          </w:p>
        </w:tc>
        <w:tc>
          <w:tcPr>
            <w:tcW w:w="4772" w:type="dxa"/>
            <w:tcBorders>
              <w:top w:val="single" w:sz="4" w:space="0" w:color="000000"/>
              <w:left w:val="single" w:sz="4" w:space="0" w:color="000000"/>
              <w:bottom w:val="single" w:sz="4" w:space="0" w:color="000000"/>
              <w:right w:val="single" w:sz="4" w:space="0" w:color="000000"/>
            </w:tcBorders>
            <w:vAlign w:val="center"/>
          </w:tcPr>
          <w:p w14:paraId="412E4DBA" w14:textId="77777777" w:rsidR="00A10877" w:rsidRDefault="00000000">
            <w:pPr>
              <w:spacing w:after="120" w:line="276" w:lineRule="auto"/>
              <w:rPr>
                <w:rFonts w:ascii="Times New Roman" w:hAnsi="Times New Roman"/>
              </w:rPr>
            </w:pPr>
            <w:r>
              <w:rPr>
                <w:rFonts w:ascii="Times New Roman" w:hAnsi="Times New Roman"/>
                <w:sz w:val="20"/>
                <w:szCs w:val="20"/>
              </w:rPr>
              <w:t>Kiểm soát cao độ, toạ độ trong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2868B5D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541571DE"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55BE2D49" w14:textId="77777777" w:rsidR="00A10877" w:rsidRDefault="00A10877">
            <w:pPr>
              <w:spacing w:after="120" w:line="276" w:lineRule="auto"/>
              <w:jc w:val="center"/>
              <w:rPr>
                <w:rFonts w:ascii="Times New Roman" w:hAnsi="Times New Roman"/>
              </w:rPr>
            </w:pPr>
          </w:p>
        </w:tc>
      </w:tr>
      <w:tr w:rsidR="00A10877" w14:paraId="658E5F2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1CE865"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3.7</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0C41FC" w14:textId="77777777" w:rsidR="00A10877" w:rsidRDefault="00000000">
            <w:pPr>
              <w:spacing w:after="120" w:line="276" w:lineRule="auto"/>
              <w:rPr>
                <w:rFonts w:ascii="Times New Roman" w:hAnsi="Times New Roman"/>
              </w:rPr>
            </w:pPr>
            <w:r>
              <w:rPr>
                <w:rFonts w:ascii="Times New Roman" w:hAnsi="Times New Roman"/>
                <w:b/>
                <w:bCs/>
                <w:sz w:val="20"/>
                <w:szCs w:val="20"/>
              </w:rPr>
              <w:t>Kiểm soát, duy trì ổn định kết cấu chống đỡ tạm (cừ, văng chống, giàn giáo, …)</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4C2B7A"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2CB35F"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EA2B5D" w14:textId="77777777" w:rsidR="00A10877" w:rsidRDefault="00A10877">
            <w:pPr>
              <w:spacing w:after="120" w:line="276" w:lineRule="auto"/>
              <w:jc w:val="center"/>
              <w:rPr>
                <w:rFonts w:ascii="Times New Roman" w:hAnsi="Times New Roman"/>
              </w:rPr>
            </w:pPr>
          </w:p>
        </w:tc>
      </w:tr>
      <w:tr w:rsidR="00A10877" w14:paraId="12A6AC6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1E66418" w14:textId="77777777" w:rsidR="00A10877" w:rsidRDefault="00000000">
            <w:pPr>
              <w:spacing w:after="120" w:line="276" w:lineRule="auto"/>
              <w:jc w:val="center"/>
              <w:rPr>
                <w:rFonts w:ascii="Times New Roman" w:hAnsi="Times New Roman"/>
              </w:rPr>
            </w:pPr>
            <w:r>
              <w:rPr>
                <w:rFonts w:ascii="Times New Roman" w:hAnsi="Times New Roman"/>
                <w:sz w:val="20"/>
                <w:szCs w:val="20"/>
              </w:rPr>
              <w:t>3.7.1</w:t>
            </w:r>
          </w:p>
        </w:tc>
        <w:tc>
          <w:tcPr>
            <w:tcW w:w="4772" w:type="dxa"/>
            <w:tcBorders>
              <w:top w:val="single" w:sz="4" w:space="0" w:color="000000"/>
              <w:left w:val="single" w:sz="4" w:space="0" w:color="000000"/>
              <w:bottom w:val="single" w:sz="4" w:space="0" w:color="000000"/>
              <w:right w:val="single" w:sz="4" w:space="0" w:color="000000"/>
            </w:tcBorders>
            <w:vAlign w:val="center"/>
          </w:tcPr>
          <w:p w14:paraId="1E9AB447" w14:textId="77777777" w:rsidR="00A10877" w:rsidRDefault="00000000">
            <w:pPr>
              <w:spacing w:after="120" w:line="276" w:lineRule="auto"/>
              <w:rPr>
                <w:rFonts w:ascii="Times New Roman" w:hAnsi="Times New Roman"/>
              </w:rPr>
            </w:pPr>
            <w:r>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tcBorders>
              <w:top w:val="single" w:sz="4" w:space="0" w:color="000000"/>
              <w:left w:val="single" w:sz="4" w:space="0" w:color="000000"/>
              <w:bottom w:val="single" w:sz="4" w:space="0" w:color="000000"/>
              <w:right w:val="single" w:sz="4" w:space="0" w:color="000000"/>
            </w:tcBorders>
            <w:vAlign w:val="center"/>
          </w:tcPr>
          <w:p w14:paraId="3002CD2E"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Đề xuất yêu cầu kỹ thuật; tiếp nhận kết quả</w:t>
            </w:r>
          </w:p>
        </w:tc>
        <w:tc>
          <w:tcPr>
            <w:tcW w:w="1147" w:type="dxa"/>
            <w:tcBorders>
              <w:top w:val="single" w:sz="4" w:space="0" w:color="000000"/>
              <w:left w:val="single" w:sz="4" w:space="0" w:color="000000"/>
              <w:bottom w:val="single" w:sz="4" w:space="0" w:color="000000"/>
              <w:right w:val="single" w:sz="4" w:space="0" w:color="000000"/>
            </w:tcBorders>
            <w:vAlign w:val="center"/>
          </w:tcPr>
          <w:p w14:paraId="768618D4"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14:paraId="117362EC" w14:textId="77777777" w:rsidR="00A10877" w:rsidRDefault="00A10877">
            <w:pPr>
              <w:spacing w:after="120" w:line="276" w:lineRule="auto"/>
              <w:jc w:val="center"/>
              <w:rPr>
                <w:rFonts w:ascii="Times New Roman" w:hAnsi="Times New Roman"/>
              </w:rPr>
            </w:pPr>
          </w:p>
        </w:tc>
      </w:tr>
      <w:tr w:rsidR="00A10877" w14:paraId="158FA2F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F310639" w14:textId="77777777" w:rsidR="00A10877" w:rsidRDefault="00000000">
            <w:pPr>
              <w:spacing w:after="120" w:line="276" w:lineRule="auto"/>
              <w:jc w:val="center"/>
              <w:rPr>
                <w:rFonts w:ascii="Times New Roman" w:hAnsi="Times New Roman"/>
              </w:rPr>
            </w:pPr>
            <w:r>
              <w:rPr>
                <w:rFonts w:ascii="Times New Roman" w:hAnsi="Times New Roman"/>
                <w:sz w:val="20"/>
                <w:szCs w:val="20"/>
              </w:rPr>
              <w:t>3.7.2</w:t>
            </w:r>
          </w:p>
        </w:tc>
        <w:tc>
          <w:tcPr>
            <w:tcW w:w="4772" w:type="dxa"/>
            <w:tcBorders>
              <w:top w:val="single" w:sz="4" w:space="0" w:color="000000"/>
              <w:left w:val="single" w:sz="4" w:space="0" w:color="000000"/>
              <w:bottom w:val="single" w:sz="4" w:space="0" w:color="000000"/>
              <w:right w:val="single" w:sz="4" w:space="0" w:color="000000"/>
            </w:tcBorders>
            <w:vAlign w:val="center"/>
          </w:tcPr>
          <w:p w14:paraId="36C87686" w14:textId="77777777" w:rsidR="00A10877" w:rsidRDefault="00000000">
            <w:pPr>
              <w:spacing w:after="120" w:line="276" w:lineRule="auto"/>
              <w:rPr>
                <w:rFonts w:ascii="Times New Roman" w:hAnsi="Times New Roman"/>
              </w:rPr>
            </w:pPr>
            <w:r>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4377C6E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651645B0"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227C4C81" w14:textId="77777777" w:rsidR="00A10877" w:rsidRDefault="00A10877">
            <w:pPr>
              <w:spacing w:after="120" w:line="276" w:lineRule="auto"/>
              <w:jc w:val="center"/>
              <w:rPr>
                <w:rFonts w:ascii="Times New Roman" w:hAnsi="Times New Roman"/>
              </w:rPr>
            </w:pPr>
          </w:p>
        </w:tc>
      </w:tr>
      <w:tr w:rsidR="00A10877" w14:paraId="0A1E41F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6CB19B"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3.8</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E65E26" w14:textId="77777777" w:rsidR="00A10877" w:rsidRDefault="00000000">
            <w:pPr>
              <w:spacing w:after="120" w:line="276" w:lineRule="auto"/>
              <w:rPr>
                <w:rFonts w:ascii="Times New Roman" w:hAnsi="Times New Roman"/>
              </w:rPr>
            </w:pPr>
            <w:r>
              <w:rPr>
                <w:rFonts w:ascii="Times New Roman" w:hAnsi="Times New Roman"/>
                <w:b/>
                <w:bCs/>
                <w:sz w:val="20"/>
                <w:szCs w:val="20"/>
              </w:rPr>
              <w:t>Phối hợp thi công và các công việc khác</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B6C5A6"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C95615"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F8493C" w14:textId="77777777" w:rsidR="00A10877" w:rsidRDefault="00A10877">
            <w:pPr>
              <w:spacing w:after="120" w:line="276" w:lineRule="auto"/>
              <w:jc w:val="center"/>
              <w:rPr>
                <w:rFonts w:ascii="Times New Roman" w:hAnsi="Times New Roman"/>
              </w:rPr>
            </w:pPr>
          </w:p>
        </w:tc>
      </w:tr>
      <w:tr w:rsidR="00A10877" w14:paraId="50B3DA7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5D558EE" w14:textId="77777777" w:rsidR="00A10877" w:rsidRDefault="00000000">
            <w:pPr>
              <w:spacing w:after="120" w:line="276" w:lineRule="auto"/>
              <w:jc w:val="center"/>
              <w:rPr>
                <w:rFonts w:ascii="Times New Roman" w:hAnsi="Times New Roman"/>
              </w:rPr>
            </w:pPr>
            <w:r>
              <w:rPr>
                <w:rFonts w:ascii="Times New Roman" w:hAnsi="Times New Roman"/>
                <w:sz w:val="20"/>
                <w:szCs w:val="20"/>
              </w:rPr>
              <w:t>3.8.1</w:t>
            </w:r>
          </w:p>
        </w:tc>
        <w:tc>
          <w:tcPr>
            <w:tcW w:w="4772" w:type="dxa"/>
            <w:tcBorders>
              <w:top w:val="single" w:sz="4" w:space="0" w:color="000000"/>
              <w:left w:val="single" w:sz="4" w:space="0" w:color="000000"/>
              <w:bottom w:val="single" w:sz="4" w:space="0" w:color="000000"/>
              <w:right w:val="single" w:sz="4" w:space="0" w:color="000000"/>
            </w:tcBorders>
            <w:vAlign w:val="center"/>
          </w:tcPr>
          <w:p w14:paraId="24C175C6" w14:textId="77777777" w:rsidR="00A10877" w:rsidRDefault="00000000">
            <w:pPr>
              <w:spacing w:after="120" w:line="276" w:lineRule="auto"/>
              <w:rPr>
                <w:rFonts w:ascii="Times New Roman" w:hAnsi="Times New Roman"/>
              </w:rPr>
            </w:pPr>
            <w:r>
              <w:rPr>
                <w:rFonts w:ascii="Times New Roman" w:hAnsi="Times New Roman"/>
                <w:sz w:val="20"/>
                <w:szCs w:val="20"/>
              </w:rPr>
              <w:t>Phối hợp, nhận và bàn giao mặt bằng thi công với Bên A và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14:paraId="2CCFF6E3"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13F20A8"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2DD49DBB" w14:textId="77777777" w:rsidR="00A10877" w:rsidRDefault="00A10877">
            <w:pPr>
              <w:spacing w:after="120" w:line="276" w:lineRule="auto"/>
              <w:jc w:val="center"/>
              <w:rPr>
                <w:rFonts w:ascii="Times New Roman" w:hAnsi="Times New Roman"/>
              </w:rPr>
            </w:pPr>
          </w:p>
        </w:tc>
      </w:tr>
      <w:tr w:rsidR="00A10877" w14:paraId="1CE8462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ED0BE4E" w14:textId="77777777" w:rsidR="00A10877" w:rsidRDefault="00000000">
            <w:pPr>
              <w:spacing w:after="120" w:line="276" w:lineRule="auto"/>
              <w:jc w:val="center"/>
              <w:rPr>
                <w:rFonts w:ascii="Times New Roman" w:hAnsi="Times New Roman"/>
              </w:rPr>
            </w:pPr>
            <w:r>
              <w:rPr>
                <w:rFonts w:ascii="Times New Roman" w:hAnsi="Times New Roman"/>
                <w:sz w:val="20"/>
                <w:szCs w:val="20"/>
              </w:rPr>
              <w:t>3.8.2</w:t>
            </w:r>
          </w:p>
        </w:tc>
        <w:tc>
          <w:tcPr>
            <w:tcW w:w="4772" w:type="dxa"/>
            <w:tcBorders>
              <w:top w:val="single" w:sz="4" w:space="0" w:color="000000"/>
              <w:left w:val="single" w:sz="4" w:space="0" w:color="000000"/>
              <w:bottom w:val="single" w:sz="4" w:space="0" w:color="000000"/>
              <w:right w:val="single" w:sz="4" w:space="0" w:color="000000"/>
            </w:tcBorders>
            <w:vAlign w:val="center"/>
          </w:tcPr>
          <w:p w14:paraId="49217D38" w14:textId="77777777" w:rsidR="00A10877" w:rsidRDefault="00000000">
            <w:pPr>
              <w:spacing w:after="120" w:line="276" w:lineRule="auto"/>
              <w:rPr>
                <w:rFonts w:ascii="Times New Roman" w:hAnsi="Times New Roman"/>
              </w:rPr>
            </w:pPr>
            <w:r>
              <w:rPr>
                <w:rFonts w:ascii="Times New Roman" w:hAnsi="Times New Roman"/>
                <w:sz w:val="20"/>
                <w:szCs w:val="20"/>
              </w:rPr>
              <w:t>Thi công các công việc khác trong Biểu 01 [Chi tiết giá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14:paraId="24CDA0BE"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7F9C52DD"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2B23F12E" w14:textId="77777777" w:rsidR="00A10877" w:rsidRDefault="00A10877">
            <w:pPr>
              <w:spacing w:after="120" w:line="276" w:lineRule="auto"/>
              <w:jc w:val="center"/>
              <w:rPr>
                <w:rFonts w:ascii="Times New Roman" w:hAnsi="Times New Roman"/>
              </w:rPr>
            </w:pPr>
          </w:p>
        </w:tc>
      </w:tr>
      <w:tr w:rsidR="00A10877" w14:paraId="3A4FEDE5"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D83B35"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4</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642F75" w14:textId="77777777" w:rsidR="00A10877" w:rsidRDefault="00000000">
            <w:pPr>
              <w:spacing w:after="120" w:line="276" w:lineRule="auto"/>
              <w:rPr>
                <w:rFonts w:ascii="Times New Roman" w:hAnsi="Times New Roman"/>
              </w:rPr>
            </w:pPr>
            <w:r>
              <w:rPr>
                <w:rFonts w:ascii="Times New Roman" w:hAnsi="Times New Roman"/>
                <w:b/>
                <w:bCs/>
                <w:sz w:val="20"/>
                <w:szCs w:val="20"/>
              </w:rPr>
              <w:t>Các công tác phụ trợ</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7D4EC1"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43253E"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F8A148" w14:textId="77777777" w:rsidR="00A10877" w:rsidRDefault="00A10877">
            <w:pPr>
              <w:spacing w:after="120" w:line="276" w:lineRule="auto"/>
              <w:jc w:val="center"/>
              <w:rPr>
                <w:rFonts w:ascii="Times New Roman" w:hAnsi="Times New Roman"/>
              </w:rPr>
            </w:pPr>
          </w:p>
        </w:tc>
      </w:tr>
      <w:tr w:rsidR="00A10877" w14:paraId="5E8ACE1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7664083" w14:textId="77777777" w:rsidR="00A10877" w:rsidRDefault="00000000">
            <w:pPr>
              <w:spacing w:after="120" w:line="276" w:lineRule="auto"/>
              <w:jc w:val="center"/>
              <w:rPr>
                <w:rFonts w:ascii="Times New Roman" w:hAnsi="Times New Roman"/>
              </w:rPr>
            </w:pPr>
            <w:r>
              <w:rPr>
                <w:rFonts w:ascii="Times New Roman" w:hAnsi="Times New Roman"/>
                <w:sz w:val="20"/>
                <w:szCs w:val="20"/>
              </w:rPr>
              <w:t>4.1</w:t>
            </w:r>
          </w:p>
        </w:tc>
        <w:tc>
          <w:tcPr>
            <w:tcW w:w="4772" w:type="dxa"/>
            <w:tcBorders>
              <w:top w:val="single" w:sz="4" w:space="0" w:color="000000"/>
              <w:left w:val="single" w:sz="4" w:space="0" w:color="000000"/>
              <w:bottom w:val="single" w:sz="4" w:space="0" w:color="000000"/>
              <w:right w:val="single" w:sz="4" w:space="0" w:color="000000"/>
            </w:tcBorders>
            <w:vAlign w:val="center"/>
          </w:tcPr>
          <w:p w14:paraId="18C5B5A9" w14:textId="77777777" w:rsidR="00A10877" w:rsidRDefault="00000000">
            <w:pPr>
              <w:spacing w:after="120" w:line="276" w:lineRule="auto"/>
              <w:rPr>
                <w:rFonts w:ascii="Times New Roman" w:hAnsi="Times New Roman"/>
              </w:rPr>
            </w:pPr>
            <w:r>
              <w:rPr>
                <w:rFonts w:ascii="Times New Roman" w:hAnsi="Times New Roman"/>
                <w:sz w:val="20"/>
                <w:szCs w:val="20"/>
              </w:rPr>
              <w:t>Dọn dẹp mặt bằng, phá dỡ hạng mục hiện hữu (mương hở, kết cấu cũ... nếu có)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73D6E697"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65912AA"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722DB522" w14:textId="77777777" w:rsidR="00A10877" w:rsidRDefault="00A10877">
            <w:pPr>
              <w:spacing w:after="120" w:line="276" w:lineRule="auto"/>
              <w:jc w:val="center"/>
              <w:rPr>
                <w:rFonts w:ascii="Times New Roman" w:hAnsi="Times New Roman"/>
              </w:rPr>
            </w:pPr>
          </w:p>
        </w:tc>
      </w:tr>
      <w:tr w:rsidR="00A10877" w14:paraId="6851554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E112233" w14:textId="77777777" w:rsidR="00A10877" w:rsidRDefault="00000000">
            <w:pPr>
              <w:spacing w:after="120" w:line="276" w:lineRule="auto"/>
              <w:jc w:val="center"/>
              <w:rPr>
                <w:rFonts w:ascii="Times New Roman" w:hAnsi="Times New Roman"/>
              </w:rPr>
            </w:pPr>
            <w:r>
              <w:rPr>
                <w:rFonts w:ascii="Times New Roman" w:hAnsi="Times New Roman"/>
                <w:sz w:val="20"/>
                <w:szCs w:val="20"/>
              </w:rPr>
              <w:t>4.2</w:t>
            </w:r>
          </w:p>
        </w:tc>
        <w:tc>
          <w:tcPr>
            <w:tcW w:w="4772" w:type="dxa"/>
            <w:tcBorders>
              <w:top w:val="single" w:sz="4" w:space="0" w:color="000000"/>
              <w:left w:val="single" w:sz="4" w:space="0" w:color="000000"/>
              <w:bottom w:val="single" w:sz="4" w:space="0" w:color="000000"/>
              <w:right w:val="single" w:sz="4" w:space="0" w:color="000000"/>
            </w:tcBorders>
            <w:vAlign w:val="center"/>
          </w:tcPr>
          <w:p w14:paraId="4259A9D6" w14:textId="77777777" w:rsidR="00A10877" w:rsidRDefault="00000000">
            <w:pPr>
              <w:spacing w:after="120" w:line="276" w:lineRule="auto"/>
              <w:rPr>
                <w:rFonts w:ascii="Times New Roman" w:hAnsi="Times New Roman"/>
              </w:rPr>
            </w:pPr>
            <w:r>
              <w:rPr>
                <w:rFonts w:ascii="Times New Roman" w:hAnsi="Times New Roman"/>
                <w:sz w:val="20"/>
                <w:szCs w:val="20"/>
              </w:rPr>
              <w:t>Văn phòng công trường, trang thiết bị và chi phí vận hành</w:t>
            </w:r>
          </w:p>
        </w:tc>
        <w:tc>
          <w:tcPr>
            <w:tcW w:w="1250" w:type="dxa"/>
            <w:tcBorders>
              <w:top w:val="single" w:sz="4" w:space="0" w:color="000000"/>
              <w:left w:val="single" w:sz="4" w:space="0" w:color="000000"/>
              <w:bottom w:val="single" w:sz="4" w:space="0" w:color="000000"/>
              <w:right w:val="single" w:sz="4" w:space="0" w:color="000000"/>
            </w:tcBorders>
            <w:vAlign w:val="center"/>
          </w:tcPr>
          <w:p w14:paraId="04D55023"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66FF695"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10535785" w14:textId="77777777" w:rsidR="00A10877" w:rsidRDefault="00A10877">
            <w:pPr>
              <w:spacing w:after="120" w:line="276" w:lineRule="auto"/>
              <w:jc w:val="center"/>
              <w:rPr>
                <w:rFonts w:ascii="Times New Roman" w:hAnsi="Times New Roman"/>
              </w:rPr>
            </w:pPr>
          </w:p>
        </w:tc>
      </w:tr>
      <w:tr w:rsidR="00A10877" w14:paraId="6E1F5AA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341FF22" w14:textId="77777777" w:rsidR="00A10877" w:rsidRDefault="00000000">
            <w:pPr>
              <w:spacing w:after="120" w:line="276" w:lineRule="auto"/>
              <w:jc w:val="center"/>
              <w:rPr>
                <w:rFonts w:ascii="Times New Roman" w:hAnsi="Times New Roman"/>
              </w:rPr>
            </w:pPr>
            <w:r>
              <w:rPr>
                <w:rFonts w:ascii="Times New Roman" w:hAnsi="Times New Roman"/>
                <w:sz w:val="20"/>
                <w:szCs w:val="20"/>
              </w:rPr>
              <w:t>4.3</w:t>
            </w:r>
          </w:p>
        </w:tc>
        <w:tc>
          <w:tcPr>
            <w:tcW w:w="4772" w:type="dxa"/>
            <w:tcBorders>
              <w:top w:val="single" w:sz="4" w:space="0" w:color="000000"/>
              <w:left w:val="single" w:sz="4" w:space="0" w:color="000000"/>
              <w:bottom w:val="single" w:sz="4" w:space="0" w:color="000000"/>
              <w:right w:val="single" w:sz="4" w:space="0" w:color="000000"/>
            </w:tcBorders>
            <w:vAlign w:val="center"/>
          </w:tcPr>
          <w:p w14:paraId="65E56981" w14:textId="77777777" w:rsidR="00A10877" w:rsidRDefault="00000000">
            <w:pPr>
              <w:spacing w:after="120" w:line="276" w:lineRule="auto"/>
              <w:rPr>
                <w:rFonts w:ascii="Times New Roman" w:hAnsi="Times New Roman"/>
              </w:rPr>
            </w:pPr>
            <w:r>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14:paraId="2D0D75DF"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786FB716"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70CFC757" w14:textId="77777777" w:rsidR="00A10877" w:rsidRDefault="00A10877">
            <w:pPr>
              <w:spacing w:after="120" w:line="276" w:lineRule="auto"/>
              <w:jc w:val="center"/>
              <w:rPr>
                <w:rFonts w:ascii="Times New Roman" w:hAnsi="Times New Roman"/>
              </w:rPr>
            </w:pPr>
          </w:p>
        </w:tc>
      </w:tr>
      <w:tr w:rsidR="00A10877" w14:paraId="34AF324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3E590DC" w14:textId="77777777" w:rsidR="00A10877" w:rsidRDefault="00000000">
            <w:pPr>
              <w:spacing w:after="120" w:line="276" w:lineRule="auto"/>
              <w:jc w:val="center"/>
              <w:rPr>
                <w:rFonts w:ascii="Times New Roman" w:hAnsi="Times New Roman"/>
              </w:rPr>
            </w:pPr>
            <w:r>
              <w:rPr>
                <w:rFonts w:ascii="Times New Roman" w:hAnsi="Times New Roman"/>
                <w:sz w:val="20"/>
                <w:szCs w:val="20"/>
              </w:rPr>
              <w:t>4.4</w:t>
            </w:r>
          </w:p>
        </w:tc>
        <w:tc>
          <w:tcPr>
            <w:tcW w:w="4772" w:type="dxa"/>
            <w:tcBorders>
              <w:top w:val="single" w:sz="4" w:space="0" w:color="000000"/>
              <w:left w:val="single" w:sz="4" w:space="0" w:color="000000"/>
              <w:bottom w:val="single" w:sz="4" w:space="0" w:color="000000"/>
              <w:right w:val="single" w:sz="4" w:space="0" w:color="000000"/>
            </w:tcBorders>
            <w:vAlign w:val="center"/>
          </w:tcPr>
          <w:p w14:paraId="58F319D1" w14:textId="77777777" w:rsidR="00A10877" w:rsidRDefault="00000000">
            <w:pPr>
              <w:spacing w:after="120" w:line="276" w:lineRule="auto"/>
              <w:rPr>
                <w:rFonts w:ascii="Times New Roman" w:hAnsi="Times New Roman"/>
              </w:rPr>
            </w:pPr>
            <w:r>
              <w:rPr>
                <w:rFonts w:ascii="Times New Roman" w:hAnsi="Times New Roman"/>
                <w:sz w:val="20"/>
                <w:szCs w:val="20"/>
              </w:rPr>
              <w:t>Nhà nghỉ cho công nhân, bãi gửi xe…vv</w:t>
            </w:r>
          </w:p>
        </w:tc>
        <w:tc>
          <w:tcPr>
            <w:tcW w:w="1250" w:type="dxa"/>
            <w:tcBorders>
              <w:top w:val="single" w:sz="4" w:space="0" w:color="000000"/>
              <w:left w:val="single" w:sz="4" w:space="0" w:color="000000"/>
              <w:bottom w:val="single" w:sz="4" w:space="0" w:color="000000"/>
              <w:right w:val="single" w:sz="4" w:space="0" w:color="000000"/>
            </w:tcBorders>
            <w:vAlign w:val="center"/>
          </w:tcPr>
          <w:p w14:paraId="0132553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2FC2D93"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1F6D06EB" w14:textId="77777777" w:rsidR="00A10877" w:rsidRDefault="00A10877">
            <w:pPr>
              <w:spacing w:after="120" w:line="276" w:lineRule="auto"/>
              <w:jc w:val="center"/>
              <w:rPr>
                <w:rFonts w:ascii="Times New Roman" w:hAnsi="Times New Roman"/>
              </w:rPr>
            </w:pPr>
          </w:p>
        </w:tc>
      </w:tr>
      <w:tr w:rsidR="00A10877" w14:paraId="6C23094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028DB98" w14:textId="77777777" w:rsidR="00A10877" w:rsidRDefault="00000000">
            <w:pPr>
              <w:spacing w:after="120" w:line="276" w:lineRule="auto"/>
              <w:jc w:val="center"/>
              <w:rPr>
                <w:rFonts w:ascii="Times New Roman" w:hAnsi="Times New Roman"/>
              </w:rPr>
            </w:pPr>
            <w:r>
              <w:rPr>
                <w:rFonts w:ascii="Times New Roman" w:hAnsi="Times New Roman"/>
                <w:sz w:val="20"/>
                <w:szCs w:val="20"/>
              </w:rPr>
              <w:t>4.5</w:t>
            </w:r>
          </w:p>
        </w:tc>
        <w:tc>
          <w:tcPr>
            <w:tcW w:w="4772" w:type="dxa"/>
            <w:tcBorders>
              <w:top w:val="single" w:sz="4" w:space="0" w:color="000000"/>
              <w:left w:val="single" w:sz="4" w:space="0" w:color="000000"/>
              <w:bottom w:val="single" w:sz="4" w:space="0" w:color="000000"/>
              <w:right w:val="single" w:sz="4" w:space="0" w:color="000000"/>
            </w:tcBorders>
            <w:vAlign w:val="center"/>
          </w:tcPr>
          <w:p w14:paraId="7A7D39D5" w14:textId="77777777" w:rsidR="00A10877" w:rsidRDefault="00000000">
            <w:pPr>
              <w:spacing w:after="120" w:line="276" w:lineRule="auto"/>
              <w:rPr>
                <w:rFonts w:ascii="Times New Roman" w:hAnsi="Times New Roman"/>
              </w:rPr>
            </w:pPr>
            <w:r>
              <w:rPr>
                <w:rFonts w:ascii="Times New Roman" w:hAnsi="Times New Roman"/>
                <w:sz w:val="20"/>
                <w:szCs w:val="20"/>
              </w:rPr>
              <w:t>Cung cấp nguồn điện thi công đến điểm đấu nối (*1)</w:t>
            </w:r>
          </w:p>
        </w:tc>
        <w:tc>
          <w:tcPr>
            <w:tcW w:w="1250" w:type="dxa"/>
            <w:tcBorders>
              <w:top w:val="single" w:sz="4" w:space="0" w:color="000000"/>
              <w:left w:val="single" w:sz="4" w:space="0" w:color="000000"/>
              <w:bottom w:val="single" w:sz="4" w:space="0" w:color="000000"/>
              <w:right w:val="single" w:sz="4" w:space="0" w:color="000000"/>
            </w:tcBorders>
            <w:vAlign w:val="center"/>
          </w:tcPr>
          <w:p w14:paraId="3120A035"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vAlign w:val="center"/>
          </w:tcPr>
          <w:p w14:paraId="4BAEE69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14:paraId="0FD15127" w14:textId="77777777" w:rsidR="00A10877" w:rsidRDefault="00A10877">
            <w:pPr>
              <w:spacing w:after="120" w:line="276" w:lineRule="auto"/>
              <w:jc w:val="center"/>
              <w:rPr>
                <w:rFonts w:ascii="Times New Roman" w:hAnsi="Times New Roman"/>
              </w:rPr>
            </w:pPr>
          </w:p>
        </w:tc>
      </w:tr>
      <w:tr w:rsidR="00A10877" w14:paraId="6787D66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727C6E8" w14:textId="77777777" w:rsidR="00A10877" w:rsidRDefault="00000000">
            <w:pPr>
              <w:spacing w:after="120" w:line="276" w:lineRule="auto"/>
              <w:jc w:val="center"/>
              <w:rPr>
                <w:rFonts w:ascii="Times New Roman" w:hAnsi="Times New Roman"/>
              </w:rPr>
            </w:pPr>
            <w:r>
              <w:rPr>
                <w:rFonts w:ascii="Times New Roman" w:hAnsi="Times New Roman"/>
                <w:sz w:val="20"/>
                <w:szCs w:val="20"/>
              </w:rPr>
              <w:t>4.6</w:t>
            </w:r>
          </w:p>
        </w:tc>
        <w:tc>
          <w:tcPr>
            <w:tcW w:w="4772" w:type="dxa"/>
            <w:tcBorders>
              <w:top w:val="single" w:sz="4" w:space="0" w:color="000000"/>
              <w:left w:val="single" w:sz="4" w:space="0" w:color="000000"/>
              <w:bottom w:val="single" w:sz="4" w:space="0" w:color="000000"/>
              <w:right w:val="single" w:sz="4" w:space="0" w:color="000000"/>
            </w:tcBorders>
            <w:vAlign w:val="center"/>
          </w:tcPr>
          <w:p w14:paraId="6C066B26" w14:textId="77777777" w:rsidR="00A10877" w:rsidRDefault="00000000">
            <w:pPr>
              <w:spacing w:after="120" w:line="276" w:lineRule="auto"/>
              <w:rPr>
                <w:rFonts w:ascii="Times New Roman" w:hAnsi="Times New Roman"/>
              </w:rPr>
            </w:pPr>
            <w:r>
              <w:rPr>
                <w:rFonts w:ascii="Times New Roman" w:hAnsi="Times New Roman"/>
                <w:sz w:val="20"/>
                <w:szCs w:val="20"/>
              </w:rPr>
              <w:t>Nguồn nước: Điểm đấu nối  nước tạm từ bên ngoài đến phạm vi hàng rào Dự án.</w:t>
            </w:r>
          </w:p>
        </w:tc>
        <w:tc>
          <w:tcPr>
            <w:tcW w:w="1250" w:type="dxa"/>
            <w:tcBorders>
              <w:top w:val="single" w:sz="4" w:space="0" w:color="000000"/>
              <w:left w:val="single" w:sz="4" w:space="0" w:color="000000"/>
              <w:bottom w:val="single" w:sz="4" w:space="0" w:color="000000"/>
              <w:right w:val="single" w:sz="4" w:space="0" w:color="000000"/>
            </w:tcBorders>
            <w:vAlign w:val="center"/>
          </w:tcPr>
          <w:p w14:paraId="4D498BD6"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vAlign w:val="center"/>
          </w:tcPr>
          <w:p w14:paraId="1986747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14:paraId="562F16BB" w14:textId="77777777" w:rsidR="00A10877" w:rsidRDefault="00A10877">
            <w:pPr>
              <w:spacing w:after="120" w:line="276" w:lineRule="auto"/>
              <w:jc w:val="center"/>
              <w:rPr>
                <w:rFonts w:ascii="Times New Roman" w:hAnsi="Times New Roman"/>
              </w:rPr>
            </w:pPr>
          </w:p>
        </w:tc>
      </w:tr>
      <w:tr w:rsidR="00A10877" w14:paraId="0E35017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13A1346" w14:textId="77777777" w:rsidR="00A10877" w:rsidRDefault="00000000">
            <w:pPr>
              <w:spacing w:after="120" w:line="276" w:lineRule="auto"/>
              <w:jc w:val="center"/>
              <w:rPr>
                <w:rFonts w:ascii="Times New Roman" w:hAnsi="Times New Roman"/>
              </w:rPr>
            </w:pPr>
            <w:r>
              <w:rPr>
                <w:rFonts w:ascii="Times New Roman" w:hAnsi="Times New Roman"/>
                <w:sz w:val="20"/>
                <w:szCs w:val="20"/>
              </w:rPr>
              <w:t>4.7</w:t>
            </w:r>
          </w:p>
        </w:tc>
        <w:tc>
          <w:tcPr>
            <w:tcW w:w="4772" w:type="dxa"/>
            <w:tcBorders>
              <w:top w:val="single" w:sz="4" w:space="0" w:color="000000"/>
              <w:left w:val="single" w:sz="4" w:space="0" w:color="000000"/>
              <w:bottom w:val="single" w:sz="4" w:space="0" w:color="000000"/>
              <w:right w:val="single" w:sz="4" w:space="0" w:color="000000"/>
            </w:tcBorders>
            <w:vAlign w:val="center"/>
          </w:tcPr>
          <w:p w14:paraId="0C02520E" w14:textId="77777777" w:rsidR="00A10877" w:rsidRDefault="00000000">
            <w:pPr>
              <w:spacing w:after="120" w:line="276" w:lineRule="auto"/>
              <w:rPr>
                <w:rFonts w:ascii="Times New Roman" w:hAnsi="Times New Roman"/>
              </w:rPr>
            </w:pPr>
            <w:r>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tcBorders>
              <w:top w:val="single" w:sz="4" w:space="0" w:color="000000"/>
              <w:left w:val="single" w:sz="4" w:space="0" w:color="000000"/>
              <w:bottom w:val="single" w:sz="4" w:space="0" w:color="000000"/>
              <w:right w:val="single" w:sz="4" w:space="0" w:color="000000"/>
            </w:tcBorders>
            <w:vAlign w:val="center"/>
          </w:tcPr>
          <w:p w14:paraId="50128C98"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72A8952F"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Bàn giao</w:t>
            </w:r>
          </w:p>
        </w:tc>
        <w:tc>
          <w:tcPr>
            <w:tcW w:w="1153" w:type="dxa"/>
            <w:tcBorders>
              <w:top w:val="single" w:sz="4" w:space="0" w:color="000000"/>
              <w:left w:val="single" w:sz="4" w:space="0" w:color="000000"/>
              <w:bottom w:val="single" w:sz="4" w:space="0" w:color="000000"/>
              <w:right w:val="single" w:sz="4" w:space="0" w:color="000000"/>
            </w:tcBorders>
            <w:vAlign w:val="center"/>
          </w:tcPr>
          <w:p w14:paraId="4870107A" w14:textId="77777777" w:rsidR="00A10877" w:rsidRDefault="00A10877">
            <w:pPr>
              <w:spacing w:after="120" w:line="276" w:lineRule="auto"/>
              <w:jc w:val="center"/>
              <w:rPr>
                <w:rFonts w:ascii="Times New Roman" w:hAnsi="Times New Roman"/>
              </w:rPr>
            </w:pPr>
          </w:p>
        </w:tc>
      </w:tr>
      <w:tr w:rsidR="00A10877" w14:paraId="23961DC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2854630" w14:textId="77777777" w:rsidR="00A10877" w:rsidRDefault="00000000">
            <w:pPr>
              <w:spacing w:after="120" w:line="276" w:lineRule="auto"/>
              <w:jc w:val="center"/>
              <w:rPr>
                <w:rFonts w:ascii="Times New Roman" w:hAnsi="Times New Roman"/>
              </w:rPr>
            </w:pPr>
            <w:r>
              <w:rPr>
                <w:rFonts w:ascii="Times New Roman" w:hAnsi="Times New Roman"/>
                <w:sz w:val="20"/>
                <w:szCs w:val="20"/>
              </w:rPr>
              <w:t>4.8</w:t>
            </w:r>
          </w:p>
        </w:tc>
        <w:tc>
          <w:tcPr>
            <w:tcW w:w="4772" w:type="dxa"/>
            <w:tcBorders>
              <w:top w:val="single" w:sz="4" w:space="0" w:color="000000"/>
              <w:left w:val="single" w:sz="4" w:space="0" w:color="000000"/>
              <w:bottom w:val="single" w:sz="4" w:space="0" w:color="000000"/>
              <w:right w:val="single" w:sz="4" w:space="0" w:color="000000"/>
            </w:tcBorders>
            <w:vAlign w:val="center"/>
          </w:tcPr>
          <w:p w14:paraId="6DE255C2" w14:textId="77777777" w:rsidR="00A10877" w:rsidRDefault="00000000">
            <w:pPr>
              <w:spacing w:after="120" w:line="276" w:lineRule="auto"/>
              <w:rPr>
                <w:rFonts w:ascii="Times New Roman" w:hAnsi="Times New Roman"/>
              </w:rPr>
            </w:pPr>
            <w:r>
              <w:rPr>
                <w:rFonts w:ascii="Times New Roman" w:hAnsi="Times New Roman"/>
                <w:sz w:val="20"/>
                <w:szCs w:val="20"/>
              </w:rPr>
              <w:t>Máy phát điện và chi phí vận hành (bao gồm nguồn dự phòng cho hệ thống hạ mực nước ngầm)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1F00E7C5"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0C82073"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189191E1" w14:textId="77777777" w:rsidR="00A10877" w:rsidRDefault="00A10877">
            <w:pPr>
              <w:spacing w:after="120" w:line="276" w:lineRule="auto"/>
              <w:jc w:val="center"/>
              <w:rPr>
                <w:rFonts w:ascii="Times New Roman" w:hAnsi="Times New Roman"/>
              </w:rPr>
            </w:pPr>
          </w:p>
        </w:tc>
      </w:tr>
      <w:tr w:rsidR="00A10877" w14:paraId="40B1E74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1008995" w14:textId="77777777" w:rsidR="00A10877" w:rsidRDefault="00000000">
            <w:pPr>
              <w:spacing w:after="120" w:line="276" w:lineRule="auto"/>
              <w:jc w:val="center"/>
              <w:rPr>
                <w:rFonts w:ascii="Times New Roman" w:hAnsi="Times New Roman"/>
              </w:rPr>
            </w:pPr>
            <w:r>
              <w:rPr>
                <w:rFonts w:ascii="Times New Roman" w:hAnsi="Times New Roman"/>
                <w:sz w:val="20"/>
                <w:szCs w:val="20"/>
              </w:rPr>
              <w:t>4.9</w:t>
            </w:r>
          </w:p>
        </w:tc>
        <w:tc>
          <w:tcPr>
            <w:tcW w:w="4772" w:type="dxa"/>
            <w:tcBorders>
              <w:top w:val="single" w:sz="4" w:space="0" w:color="000000"/>
              <w:left w:val="single" w:sz="4" w:space="0" w:color="000000"/>
              <w:bottom w:val="single" w:sz="4" w:space="0" w:color="000000"/>
              <w:right w:val="single" w:sz="4" w:space="0" w:color="000000"/>
            </w:tcBorders>
            <w:vAlign w:val="center"/>
          </w:tcPr>
          <w:p w14:paraId="1CAB031E" w14:textId="77777777" w:rsidR="00A10877" w:rsidRDefault="00000000">
            <w:pPr>
              <w:spacing w:after="120" w:line="276" w:lineRule="auto"/>
              <w:rPr>
                <w:rFonts w:ascii="Times New Roman" w:hAnsi="Times New Roman"/>
              </w:rPr>
            </w:pPr>
            <w:r>
              <w:rPr>
                <w:rFonts w:ascii="Times New Roman" w:hAnsi="Times New Roman"/>
                <w:sz w:val="20"/>
                <w:szCs w:val="20"/>
              </w:rPr>
              <w:t>Hệ thống nước tạm phục vụ thi công (vật liệu, nhân công, dụng cụ)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67A359EE"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0BDFCF8"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139E7317" w14:textId="77777777" w:rsidR="00A10877" w:rsidRDefault="00A10877">
            <w:pPr>
              <w:spacing w:after="120" w:line="276" w:lineRule="auto"/>
              <w:jc w:val="center"/>
              <w:rPr>
                <w:rFonts w:ascii="Times New Roman" w:hAnsi="Times New Roman"/>
              </w:rPr>
            </w:pPr>
          </w:p>
        </w:tc>
      </w:tr>
      <w:tr w:rsidR="00A10877" w14:paraId="1493A9D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402CE20" w14:textId="77777777" w:rsidR="00A10877" w:rsidRDefault="00000000">
            <w:pPr>
              <w:spacing w:after="120" w:line="276" w:lineRule="auto"/>
              <w:jc w:val="center"/>
              <w:rPr>
                <w:rFonts w:ascii="Times New Roman" w:hAnsi="Times New Roman"/>
              </w:rPr>
            </w:pPr>
            <w:r>
              <w:rPr>
                <w:rFonts w:ascii="Times New Roman" w:hAnsi="Times New Roman"/>
                <w:sz w:val="20"/>
                <w:szCs w:val="20"/>
              </w:rPr>
              <w:lastRenderedPageBreak/>
              <w:t>4.10</w:t>
            </w:r>
          </w:p>
        </w:tc>
        <w:tc>
          <w:tcPr>
            <w:tcW w:w="4772" w:type="dxa"/>
            <w:tcBorders>
              <w:top w:val="single" w:sz="4" w:space="0" w:color="000000"/>
              <w:left w:val="single" w:sz="4" w:space="0" w:color="000000"/>
              <w:bottom w:val="single" w:sz="4" w:space="0" w:color="000000"/>
              <w:right w:val="single" w:sz="4" w:space="0" w:color="000000"/>
            </w:tcBorders>
            <w:vAlign w:val="center"/>
          </w:tcPr>
          <w:p w14:paraId="7AAA6150" w14:textId="77777777" w:rsidR="00A10877" w:rsidRDefault="00000000">
            <w:pPr>
              <w:spacing w:after="120" w:line="276" w:lineRule="auto"/>
              <w:rPr>
                <w:rFonts w:ascii="Times New Roman" w:hAnsi="Times New Roman"/>
              </w:rPr>
            </w:pPr>
            <w:r>
              <w:rPr>
                <w:rFonts w:ascii="Times New Roman" w:hAnsi="Times New Roman"/>
                <w:sz w:val="20"/>
                <w:szCs w:val="20"/>
              </w:rPr>
              <w:t>Biện pháp phụ trợ (thoát nước hố móng, che chắn bảo vệ mái dốc, đường tạm cho xe trộn, xe bơm, xe tải...)</w:t>
            </w:r>
          </w:p>
        </w:tc>
        <w:tc>
          <w:tcPr>
            <w:tcW w:w="1250" w:type="dxa"/>
            <w:tcBorders>
              <w:top w:val="single" w:sz="4" w:space="0" w:color="000000"/>
              <w:left w:val="single" w:sz="4" w:space="0" w:color="000000"/>
              <w:bottom w:val="single" w:sz="4" w:space="0" w:color="000000"/>
              <w:right w:val="single" w:sz="4" w:space="0" w:color="000000"/>
            </w:tcBorders>
            <w:vAlign w:val="center"/>
          </w:tcPr>
          <w:p w14:paraId="7564230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DA0FC8B"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405261B" w14:textId="77777777" w:rsidR="00A10877" w:rsidRDefault="00A10877">
            <w:pPr>
              <w:spacing w:after="120" w:line="276" w:lineRule="auto"/>
              <w:jc w:val="center"/>
              <w:rPr>
                <w:rFonts w:ascii="Times New Roman" w:hAnsi="Times New Roman"/>
              </w:rPr>
            </w:pPr>
          </w:p>
        </w:tc>
      </w:tr>
      <w:tr w:rsidR="00A10877" w14:paraId="586EBFA1"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FE729EA" w14:textId="77777777" w:rsidR="00A10877" w:rsidRDefault="00000000">
            <w:pPr>
              <w:spacing w:after="120" w:line="276" w:lineRule="auto"/>
              <w:jc w:val="center"/>
              <w:rPr>
                <w:rFonts w:ascii="Times New Roman" w:hAnsi="Times New Roman"/>
              </w:rPr>
            </w:pPr>
            <w:r>
              <w:rPr>
                <w:rFonts w:ascii="Times New Roman" w:hAnsi="Times New Roman"/>
                <w:sz w:val="20"/>
                <w:szCs w:val="20"/>
              </w:rPr>
              <w:t>4.11</w:t>
            </w:r>
          </w:p>
        </w:tc>
        <w:tc>
          <w:tcPr>
            <w:tcW w:w="4772" w:type="dxa"/>
            <w:tcBorders>
              <w:top w:val="single" w:sz="4" w:space="0" w:color="000000"/>
              <w:left w:val="single" w:sz="4" w:space="0" w:color="000000"/>
              <w:bottom w:val="single" w:sz="4" w:space="0" w:color="000000"/>
              <w:right w:val="single" w:sz="4" w:space="0" w:color="000000"/>
            </w:tcBorders>
            <w:vAlign w:val="center"/>
          </w:tcPr>
          <w:p w14:paraId="623FF888" w14:textId="77777777" w:rsidR="00A10877" w:rsidRDefault="00000000">
            <w:pPr>
              <w:spacing w:after="120" w:line="276" w:lineRule="auto"/>
              <w:rPr>
                <w:rFonts w:ascii="Times New Roman" w:hAnsi="Times New Roman"/>
              </w:rPr>
            </w:pPr>
            <w:r>
              <w:rPr>
                <w:rFonts w:ascii="Times New Roman" w:hAnsi="Times New Roman"/>
                <w:sz w:val="20"/>
                <w:szCs w:val="20"/>
              </w:rPr>
              <w:t>Cầu rửa xe và các thiết bị cần thiết để đảm bảo công tác này (bao gồm rửa xe phục vụ công tác đào đất) (*2)</w:t>
            </w:r>
          </w:p>
        </w:tc>
        <w:tc>
          <w:tcPr>
            <w:tcW w:w="1250" w:type="dxa"/>
            <w:tcBorders>
              <w:top w:val="single" w:sz="4" w:space="0" w:color="000000"/>
              <w:left w:val="single" w:sz="4" w:space="0" w:color="000000"/>
              <w:bottom w:val="single" w:sz="4" w:space="0" w:color="000000"/>
              <w:right w:val="single" w:sz="4" w:space="0" w:color="000000"/>
            </w:tcBorders>
            <w:vAlign w:val="center"/>
          </w:tcPr>
          <w:p w14:paraId="4B2E636E"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DA94DA0"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Thanh toán phần rửa xe đào đất</w:t>
            </w:r>
          </w:p>
        </w:tc>
        <w:tc>
          <w:tcPr>
            <w:tcW w:w="1153" w:type="dxa"/>
            <w:tcBorders>
              <w:top w:val="single" w:sz="4" w:space="0" w:color="000000"/>
              <w:left w:val="single" w:sz="4" w:space="0" w:color="000000"/>
              <w:bottom w:val="single" w:sz="4" w:space="0" w:color="000000"/>
              <w:right w:val="single" w:sz="4" w:space="0" w:color="000000"/>
            </w:tcBorders>
            <w:vAlign w:val="center"/>
          </w:tcPr>
          <w:p w14:paraId="7313C4B8" w14:textId="77777777" w:rsidR="00A10877" w:rsidRDefault="00A10877">
            <w:pPr>
              <w:spacing w:after="120" w:line="276" w:lineRule="auto"/>
              <w:jc w:val="center"/>
              <w:rPr>
                <w:rFonts w:ascii="Times New Roman" w:hAnsi="Times New Roman"/>
              </w:rPr>
            </w:pPr>
          </w:p>
        </w:tc>
      </w:tr>
      <w:tr w:rsidR="00A10877" w14:paraId="3093E921"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BBA55D6" w14:textId="77777777" w:rsidR="00A10877" w:rsidRDefault="00000000">
            <w:pPr>
              <w:spacing w:after="120" w:line="276" w:lineRule="auto"/>
              <w:jc w:val="center"/>
              <w:rPr>
                <w:rFonts w:ascii="Times New Roman" w:hAnsi="Times New Roman"/>
              </w:rPr>
            </w:pPr>
            <w:r>
              <w:rPr>
                <w:rFonts w:ascii="Times New Roman" w:hAnsi="Times New Roman"/>
                <w:sz w:val="20"/>
                <w:szCs w:val="20"/>
              </w:rPr>
              <w:t>4.12</w:t>
            </w:r>
          </w:p>
        </w:tc>
        <w:tc>
          <w:tcPr>
            <w:tcW w:w="4772" w:type="dxa"/>
            <w:tcBorders>
              <w:top w:val="single" w:sz="4" w:space="0" w:color="000000"/>
              <w:left w:val="single" w:sz="4" w:space="0" w:color="000000"/>
              <w:bottom w:val="single" w:sz="4" w:space="0" w:color="000000"/>
              <w:right w:val="single" w:sz="4" w:space="0" w:color="000000"/>
            </w:tcBorders>
            <w:vAlign w:val="center"/>
          </w:tcPr>
          <w:p w14:paraId="267BBE1F" w14:textId="77777777" w:rsidR="00A10877" w:rsidRDefault="00000000">
            <w:pPr>
              <w:spacing w:after="120" w:line="276" w:lineRule="auto"/>
              <w:rPr>
                <w:rFonts w:ascii="Times New Roman" w:hAnsi="Times New Roman"/>
              </w:rPr>
            </w:pPr>
            <w:r>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14:paraId="74397AC2"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5C2759F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Bàn giao</w:t>
            </w:r>
          </w:p>
        </w:tc>
        <w:tc>
          <w:tcPr>
            <w:tcW w:w="1153" w:type="dxa"/>
            <w:tcBorders>
              <w:top w:val="single" w:sz="4" w:space="0" w:color="000000"/>
              <w:left w:val="single" w:sz="4" w:space="0" w:color="000000"/>
              <w:bottom w:val="single" w:sz="4" w:space="0" w:color="000000"/>
              <w:right w:val="single" w:sz="4" w:space="0" w:color="000000"/>
            </w:tcBorders>
            <w:vAlign w:val="center"/>
          </w:tcPr>
          <w:p w14:paraId="6CB32B60" w14:textId="77777777" w:rsidR="00A10877" w:rsidRDefault="00A10877">
            <w:pPr>
              <w:spacing w:after="120" w:line="276" w:lineRule="auto"/>
              <w:jc w:val="center"/>
              <w:rPr>
                <w:rFonts w:ascii="Times New Roman" w:hAnsi="Times New Roman"/>
              </w:rPr>
            </w:pPr>
          </w:p>
        </w:tc>
      </w:tr>
      <w:tr w:rsidR="00A10877" w14:paraId="272A0E9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5635627" w14:textId="77777777" w:rsidR="00A10877" w:rsidRDefault="00000000">
            <w:pPr>
              <w:spacing w:after="120" w:line="276" w:lineRule="auto"/>
              <w:jc w:val="center"/>
              <w:rPr>
                <w:rFonts w:ascii="Times New Roman" w:hAnsi="Times New Roman"/>
              </w:rPr>
            </w:pPr>
            <w:r>
              <w:rPr>
                <w:rFonts w:ascii="Times New Roman" w:hAnsi="Times New Roman"/>
                <w:sz w:val="20"/>
                <w:szCs w:val="20"/>
              </w:rPr>
              <w:t>4.13</w:t>
            </w:r>
          </w:p>
        </w:tc>
        <w:tc>
          <w:tcPr>
            <w:tcW w:w="4772" w:type="dxa"/>
            <w:tcBorders>
              <w:top w:val="single" w:sz="4" w:space="0" w:color="000000"/>
              <w:left w:val="single" w:sz="4" w:space="0" w:color="000000"/>
              <w:bottom w:val="single" w:sz="4" w:space="0" w:color="000000"/>
              <w:right w:val="single" w:sz="4" w:space="0" w:color="000000"/>
            </w:tcBorders>
            <w:vAlign w:val="center"/>
          </w:tcPr>
          <w:p w14:paraId="3EECF4BA" w14:textId="77777777" w:rsidR="00A10877" w:rsidRDefault="00000000">
            <w:pPr>
              <w:spacing w:after="120" w:line="276" w:lineRule="auto"/>
              <w:rPr>
                <w:rFonts w:ascii="Times New Roman" w:hAnsi="Times New Roman"/>
              </w:rPr>
            </w:pPr>
            <w:r>
              <w:rPr>
                <w:rFonts w:ascii="Times New Roman" w:hAnsi="Times New Roman"/>
                <w:sz w:val="20"/>
                <w:szCs w:val="20"/>
              </w:rPr>
              <w:t>Các công trình/thiết bị tạm khác phục vụ thi công (mương rãnh, toilet phục vụ công nhân và cán bộ nhà thầu)</w:t>
            </w:r>
          </w:p>
        </w:tc>
        <w:tc>
          <w:tcPr>
            <w:tcW w:w="1250" w:type="dxa"/>
            <w:tcBorders>
              <w:top w:val="single" w:sz="4" w:space="0" w:color="000000"/>
              <w:left w:val="single" w:sz="4" w:space="0" w:color="000000"/>
              <w:bottom w:val="single" w:sz="4" w:space="0" w:color="000000"/>
              <w:right w:val="single" w:sz="4" w:space="0" w:color="000000"/>
            </w:tcBorders>
            <w:vAlign w:val="center"/>
          </w:tcPr>
          <w:p w14:paraId="23756641"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69E0878E"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65BD3869" w14:textId="77777777" w:rsidR="00A10877" w:rsidRDefault="00A10877">
            <w:pPr>
              <w:spacing w:after="120" w:line="276" w:lineRule="auto"/>
              <w:jc w:val="center"/>
              <w:rPr>
                <w:rFonts w:ascii="Times New Roman" w:hAnsi="Times New Roman"/>
              </w:rPr>
            </w:pPr>
          </w:p>
        </w:tc>
      </w:tr>
      <w:tr w:rsidR="00A10877" w14:paraId="287C48C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37E15F7" w14:textId="77777777" w:rsidR="00A10877" w:rsidRDefault="00000000">
            <w:pPr>
              <w:spacing w:after="120" w:line="276" w:lineRule="auto"/>
              <w:jc w:val="center"/>
              <w:rPr>
                <w:rFonts w:ascii="Times New Roman" w:hAnsi="Times New Roman"/>
              </w:rPr>
            </w:pPr>
            <w:r>
              <w:rPr>
                <w:rFonts w:ascii="Times New Roman" w:hAnsi="Times New Roman"/>
                <w:sz w:val="20"/>
                <w:szCs w:val="20"/>
              </w:rPr>
              <w:t>4.14</w:t>
            </w:r>
          </w:p>
        </w:tc>
        <w:tc>
          <w:tcPr>
            <w:tcW w:w="4772" w:type="dxa"/>
            <w:tcBorders>
              <w:top w:val="single" w:sz="4" w:space="0" w:color="000000"/>
              <w:left w:val="single" w:sz="4" w:space="0" w:color="000000"/>
              <w:bottom w:val="single" w:sz="4" w:space="0" w:color="000000"/>
              <w:right w:val="single" w:sz="4" w:space="0" w:color="000000"/>
            </w:tcBorders>
            <w:vAlign w:val="center"/>
          </w:tcPr>
          <w:p w14:paraId="671D622B" w14:textId="77777777" w:rsidR="00A10877" w:rsidRDefault="00000000">
            <w:pPr>
              <w:spacing w:after="120" w:line="276" w:lineRule="auto"/>
              <w:rPr>
                <w:rFonts w:ascii="Times New Roman" w:hAnsi="Times New Roman"/>
              </w:rPr>
            </w:pPr>
            <w:r>
              <w:rPr>
                <w:rFonts w:ascii="Times New Roman" w:hAnsi="Times New Roman"/>
                <w:sz w:val="20"/>
                <w:szCs w:val="20"/>
              </w:rPr>
              <w:t>Rửa đường, an toàn và vệ sinh môi trường trong/ngoài công trường (bao gồm phạm vi phục vụ công tác đào đất) (*3)</w:t>
            </w:r>
          </w:p>
        </w:tc>
        <w:tc>
          <w:tcPr>
            <w:tcW w:w="1250" w:type="dxa"/>
            <w:tcBorders>
              <w:top w:val="single" w:sz="4" w:space="0" w:color="000000"/>
              <w:left w:val="single" w:sz="4" w:space="0" w:color="000000"/>
              <w:bottom w:val="single" w:sz="4" w:space="0" w:color="000000"/>
              <w:right w:val="single" w:sz="4" w:space="0" w:color="000000"/>
            </w:tcBorders>
            <w:vAlign w:val="center"/>
          </w:tcPr>
          <w:p w14:paraId="6D4C09B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91DF2F3"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Thanh toán phần phục vụ đào đất</w:t>
            </w:r>
          </w:p>
        </w:tc>
        <w:tc>
          <w:tcPr>
            <w:tcW w:w="1153" w:type="dxa"/>
            <w:tcBorders>
              <w:top w:val="single" w:sz="4" w:space="0" w:color="000000"/>
              <w:left w:val="single" w:sz="4" w:space="0" w:color="000000"/>
              <w:bottom w:val="single" w:sz="4" w:space="0" w:color="000000"/>
              <w:right w:val="single" w:sz="4" w:space="0" w:color="000000"/>
            </w:tcBorders>
            <w:vAlign w:val="center"/>
          </w:tcPr>
          <w:p w14:paraId="2CFE07C1" w14:textId="77777777" w:rsidR="00A10877" w:rsidRDefault="00A10877">
            <w:pPr>
              <w:spacing w:after="120" w:line="276" w:lineRule="auto"/>
              <w:jc w:val="center"/>
              <w:rPr>
                <w:rFonts w:ascii="Times New Roman" w:hAnsi="Times New Roman"/>
              </w:rPr>
            </w:pPr>
          </w:p>
        </w:tc>
      </w:tr>
      <w:tr w:rsidR="00A10877" w14:paraId="38AB6AB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3012069" w14:textId="77777777" w:rsidR="00A10877" w:rsidRDefault="00000000">
            <w:pPr>
              <w:spacing w:after="120" w:line="276" w:lineRule="auto"/>
              <w:jc w:val="center"/>
              <w:rPr>
                <w:rFonts w:ascii="Times New Roman" w:hAnsi="Times New Roman"/>
              </w:rPr>
            </w:pPr>
            <w:r>
              <w:rPr>
                <w:rFonts w:ascii="Times New Roman" w:hAnsi="Times New Roman"/>
                <w:sz w:val="20"/>
                <w:szCs w:val="20"/>
              </w:rPr>
              <w:t>4.15</w:t>
            </w:r>
          </w:p>
        </w:tc>
        <w:tc>
          <w:tcPr>
            <w:tcW w:w="4772" w:type="dxa"/>
            <w:tcBorders>
              <w:top w:val="single" w:sz="4" w:space="0" w:color="000000"/>
              <w:left w:val="single" w:sz="4" w:space="0" w:color="000000"/>
              <w:bottom w:val="single" w:sz="4" w:space="0" w:color="000000"/>
              <w:right w:val="single" w:sz="4" w:space="0" w:color="000000"/>
            </w:tcBorders>
            <w:vAlign w:val="center"/>
          </w:tcPr>
          <w:p w14:paraId="1D452A5F" w14:textId="77777777" w:rsidR="00A10877" w:rsidRDefault="00000000">
            <w:pPr>
              <w:spacing w:after="120" w:line="276" w:lineRule="auto"/>
              <w:rPr>
                <w:rFonts w:ascii="Times New Roman" w:hAnsi="Times New Roman"/>
              </w:rPr>
            </w:pPr>
            <w:r>
              <w:rPr>
                <w:rFonts w:ascii="Times New Roman" w:hAnsi="Times New Roman"/>
                <w:sz w:val="20"/>
                <w:szCs w:val="20"/>
              </w:rPr>
              <w:t>Chi phí điện nước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01774A45"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5868DEAE"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A339A18" w14:textId="77777777" w:rsidR="00A10877" w:rsidRDefault="00A10877">
            <w:pPr>
              <w:spacing w:after="120" w:line="276" w:lineRule="auto"/>
              <w:jc w:val="center"/>
              <w:rPr>
                <w:rFonts w:ascii="Times New Roman" w:hAnsi="Times New Roman"/>
              </w:rPr>
            </w:pPr>
          </w:p>
        </w:tc>
      </w:tr>
      <w:tr w:rsidR="00A10877" w14:paraId="18A70F2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3294905" w14:textId="77777777" w:rsidR="00A10877" w:rsidRDefault="00000000">
            <w:pPr>
              <w:spacing w:after="120" w:line="276" w:lineRule="auto"/>
              <w:jc w:val="center"/>
              <w:rPr>
                <w:rFonts w:ascii="Times New Roman" w:hAnsi="Times New Roman"/>
              </w:rPr>
            </w:pPr>
            <w:r>
              <w:rPr>
                <w:rFonts w:ascii="Times New Roman" w:hAnsi="Times New Roman"/>
                <w:sz w:val="20"/>
                <w:szCs w:val="20"/>
              </w:rPr>
              <w:t>4.16</w:t>
            </w:r>
          </w:p>
        </w:tc>
        <w:tc>
          <w:tcPr>
            <w:tcW w:w="4772" w:type="dxa"/>
            <w:tcBorders>
              <w:top w:val="single" w:sz="4" w:space="0" w:color="000000"/>
              <w:left w:val="single" w:sz="4" w:space="0" w:color="000000"/>
              <w:bottom w:val="single" w:sz="4" w:space="0" w:color="000000"/>
              <w:right w:val="single" w:sz="4" w:space="0" w:color="000000"/>
            </w:tcBorders>
            <w:vAlign w:val="center"/>
          </w:tcPr>
          <w:p w14:paraId="01E2FF31" w14:textId="77777777" w:rsidR="00A10877" w:rsidRDefault="00000000">
            <w:pPr>
              <w:spacing w:after="120" w:line="276" w:lineRule="auto"/>
              <w:rPr>
                <w:rFonts w:ascii="Times New Roman" w:hAnsi="Times New Roman"/>
              </w:rPr>
            </w:pPr>
            <w:r>
              <w:rPr>
                <w:rFonts w:ascii="Times New Roman" w:hAnsi="Times New Roman"/>
                <w:sz w:val="20"/>
                <w:szCs w:val="20"/>
              </w:rPr>
              <w:t>Loại bỏ rác thải bên ngoài hiện trường</w:t>
            </w:r>
          </w:p>
        </w:tc>
        <w:tc>
          <w:tcPr>
            <w:tcW w:w="1250" w:type="dxa"/>
            <w:tcBorders>
              <w:top w:val="single" w:sz="4" w:space="0" w:color="000000"/>
              <w:left w:val="single" w:sz="4" w:space="0" w:color="000000"/>
              <w:bottom w:val="single" w:sz="4" w:space="0" w:color="000000"/>
              <w:right w:val="single" w:sz="4" w:space="0" w:color="000000"/>
            </w:tcBorders>
            <w:vAlign w:val="center"/>
          </w:tcPr>
          <w:p w14:paraId="7C649B04"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3A9BECB4"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0AD496BA" w14:textId="77777777" w:rsidR="00A10877" w:rsidRDefault="00A10877">
            <w:pPr>
              <w:spacing w:after="120" w:line="276" w:lineRule="auto"/>
              <w:jc w:val="center"/>
              <w:rPr>
                <w:rFonts w:ascii="Times New Roman" w:hAnsi="Times New Roman"/>
              </w:rPr>
            </w:pPr>
          </w:p>
        </w:tc>
      </w:tr>
      <w:tr w:rsidR="00A10877" w14:paraId="3832AE8F"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BFDEE43" w14:textId="77777777" w:rsidR="00A10877" w:rsidRDefault="00000000">
            <w:pPr>
              <w:spacing w:after="120" w:line="276" w:lineRule="auto"/>
              <w:jc w:val="center"/>
              <w:rPr>
                <w:rFonts w:ascii="Times New Roman" w:hAnsi="Times New Roman"/>
              </w:rPr>
            </w:pPr>
            <w:r>
              <w:rPr>
                <w:rFonts w:ascii="Times New Roman" w:hAnsi="Times New Roman"/>
                <w:sz w:val="20"/>
                <w:szCs w:val="20"/>
              </w:rPr>
              <w:t>4.17</w:t>
            </w:r>
          </w:p>
        </w:tc>
        <w:tc>
          <w:tcPr>
            <w:tcW w:w="4772" w:type="dxa"/>
            <w:tcBorders>
              <w:top w:val="single" w:sz="4" w:space="0" w:color="000000"/>
              <w:left w:val="single" w:sz="4" w:space="0" w:color="000000"/>
              <w:bottom w:val="single" w:sz="4" w:space="0" w:color="000000"/>
              <w:right w:val="single" w:sz="4" w:space="0" w:color="000000"/>
            </w:tcBorders>
            <w:vAlign w:val="center"/>
          </w:tcPr>
          <w:p w14:paraId="37AA7408" w14:textId="77777777" w:rsidR="00A10877" w:rsidRDefault="00000000">
            <w:pPr>
              <w:spacing w:after="120" w:line="276" w:lineRule="auto"/>
              <w:rPr>
                <w:rFonts w:ascii="Times New Roman" w:hAnsi="Times New Roman"/>
              </w:rPr>
            </w:pPr>
            <w:r>
              <w:rPr>
                <w:rFonts w:ascii="Times New Roman" w:hAnsi="Times New Roman"/>
                <w:sz w:val="20"/>
                <w:szCs w:val="20"/>
              </w:rPr>
              <w:t>Dọn sạch công trường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14:paraId="21321BC4"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A600546"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70B70473" w14:textId="77777777" w:rsidR="00A10877" w:rsidRDefault="00A10877">
            <w:pPr>
              <w:spacing w:after="120" w:line="276" w:lineRule="auto"/>
              <w:jc w:val="center"/>
              <w:rPr>
                <w:rFonts w:ascii="Times New Roman" w:hAnsi="Times New Roman"/>
              </w:rPr>
            </w:pPr>
          </w:p>
        </w:tc>
      </w:tr>
      <w:tr w:rsidR="00A10877" w14:paraId="269EE4E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B5F6451" w14:textId="77777777" w:rsidR="00A10877" w:rsidRDefault="00000000">
            <w:pPr>
              <w:spacing w:after="120" w:line="276" w:lineRule="auto"/>
              <w:jc w:val="center"/>
              <w:rPr>
                <w:rFonts w:ascii="Times New Roman" w:hAnsi="Times New Roman"/>
              </w:rPr>
            </w:pPr>
            <w:r>
              <w:rPr>
                <w:rFonts w:ascii="Times New Roman" w:hAnsi="Times New Roman"/>
                <w:sz w:val="20"/>
                <w:szCs w:val="20"/>
              </w:rPr>
              <w:t>4.18</w:t>
            </w:r>
          </w:p>
        </w:tc>
        <w:tc>
          <w:tcPr>
            <w:tcW w:w="4772" w:type="dxa"/>
            <w:tcBorders>
              <w:top w:val="single" w:sz="4" w:space="0" w:color="000000"/>
              <w:left w:val="single" w:sz="4" w:space="0" w:color="000000"/>
              <w:bottom w:val="single" w:sz="4" w:space="0" w:color="000000"/>
              <w:right w:val="single" w:sz="4" w:space="0" w:color="000000"/>
            </w:tcBorders>
            <w:vAlign w:val="center"/>
          </w:tcPr>
          <w:p w14:paraId="65982C06" w14:textId="77777777" w:rsidR="00A10877" w:rsidRDefault="00000000">
            <w:pPr>
              <w:spacing w:after="120" w:line="276" w:lineRule="auto"/>
              <w:rPr>
                <w:rFonts w:ascii="Times New Roman" w:hAnsi="Times New Roman"/>
              </w:rPr>
            </w:pPr>
            <w:r>
              <w:rPr>
                <w:rFonts w:ascii="Times New Roman" w:hAnsi="Times New Roman"/>
                <w:sz w:val="20"/>
                <w:szCs w:val="20"/>
              </w:rPr>
              <w:t>Xin phép đấu nối giao thông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19DDCFA7"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vAlign w:val="center"/>
          </w:tcPr>
          <w:p w14:paraId="6D73FB9A"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3" w:type="dxa"/>
            <w:tcBorders>
              <w:top w:val="single" w:sz="4" w:space="0" w:color="000000"/>
              <w:left w:val="single" w:sz="4" w:space="0" w:color="000000"/>
              <w:bottom w:val="single" w:sz="4" w:space="0" w:color="000000"/>
              <w:right w:val="single" w:sz="4" w:space="0" w:color="000000"/>
            </w:tcBorders>
            <w:vAlign w:val="center"/>
          </w:tcPr>
          <w:p w14:paraId="15883D28" w14:textId="77777777" w:rsidR="00A10877" w:rsidRDefault="00A10877">
            <w:pPr>
              <w:spacing w:after="120" w:line="276" w:lineRule="auto"/>
              <w:jc w:val="center"/>
              <w:rPr>
                <w:rFonts w:ascii="Times New Roman" w:hAnsi="Times New Roman"/>
              </w:rPr>
            </w:pPr>
          </w:p>
        </w:tc>
      </w:tr>
      <w:tr w:rsidR="00A10877" w14:paraId="5A052E32"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8C01C54" w14:textId="77777777" w:rsidR="00A10877" w:rsidRDefault="00000000">
            <w:pPr>
              <w:spacing w:after="120" w:line="276" w:lineRule="auto"/>
              <w:jc w:val="center"/>
              <w:rPr>
                <w:rFonts w:ascii="Times New Roman" w:hAnsi="Times New Roman"/>
              </w:rPr>
            </w:pPr>
            <w:r>
              <w:rPr>
                <w:rFonts w:ascii="Times New Roman" w:hAnsi="Times New Roman"/>
                <w:sz w:val="20"/>
                <w:szCs w:val="20"/>
              </w:rPr>
              <w:t>4.19</w:t>
            </w:r>
          </w:p>
        </w:tc>
        <w:tc>
          <w:tcPr>
            <w:tcW w:w="4772" w:type="dxa"/>
            <w:tcBorders>
              <w:top w:val="single" w:sz="4" w:space="0" w:color="000000"/>
              <w:left w:val="single" w:sz="4" w:space="0" w:color="000000"/>
              <w:bottom w:val="single" w:sz="4" w:space="0" w:color="000000"/>
              <w:right w:val="single" w:sz="4" w:space="0" w:color="000000"/>
            </w:tcBorders>
            <w:vAlign w:val="center"/>
          </w:tcPr>
          <w:p w14:paraId="3D0B9503" w14:textId="77777777" w:rsidR="00A10877" w:rsidRDefault="00000000">
            <w:pPr>
              <w:spacing w:after="120" w:line="276" w:lineRule="auto"/>
              <w:rPr>
                <w:rFonts w:ascii="Times New Roman" w:hAnsi="Times New Roman"/>
              </w:rPr>
            </w:pPr>
            <w:r>
              <w:rPr>
                <w:rFonts w:ascii="Times New Roman" w:hAnsi="Times New Roman"/>
                <w:sz w:val="20"/>
                <w:szCs w:val="20"/>
              </w:rPr>
              <w:t>Đấu nối nước thải thi công, sinh hoạt, nước mưa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00606D69"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E51F60B"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7958AD81" w14:textId="77777777" w:rsidR="00A10877" w:rsidRDefault="00A10877">
            <w:pPr>
              <w:spacing w:after="120" w:line="276" w:lineRule="auto"/>
              <w:jc w:val="center"/>
              <w:rPr>
                <w:rFonts w:ascii="Times New Roman" w:hAnsi="Times New Roman"/>
              </w:rPr>
            </w:pPr>
          </w:p>
        </w:tc>
      </w:tr>
      <w:tr w:rsidR="00A10877" w14:paraId="501538E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CA1BA5"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5</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93367F" w14:textId="77777777" w:rsidR="00A10877" w:rsidRDefault="00000000">
            <w:pPr>
              <w:spacing w:after="120" w:line="276" w:lineRule="auto"/>
              <w:rPr>
                <w:rFonts w:ascii="Times New Roman" w:hAnsi="Times New Roman"/>
              </w:rPr>
            </w:pPr>
            <w:r>
              <w:rPr>
                <w:rFonts w:ascii="Times New Roman" w:hAnsi="Times New Roman"/>
                <w:b/>
                <w:bCs/>
                <w:sz w:val="20"/>
                <w:szCs w:val="20"/>
              </w:rPr>
              <w:t>Công tác trắc đạc, khảo sát và giám sát nội bộ</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9E90C2"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244E87"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E541AC" w14:textId="77777777" w:rsidR="00A10877" w:rsidRDefault="00A10877">
            <w:pPr>
              <w:spacing w:after="120" w:line="276" w:lineRule="auto"/>
              <w:jc w:val="center"/>
              <w:rPr>
                <w:rFonts w:ascii="Times New Roman" w:hAnsi="Times New Roman"/>
              </w:rPr>
            </w:pPr>
          </w:p>
        </w:tc>
      </w:tr>
      <w:tr w:rsidR="00A10877" w14:paraId="34B2688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934E975" w14:textId="77777777" w:rsidR="00A10877" w:rsidRDefault="00000000">
            <w:pPr>
              <w:spacing w:after="120" w:line="276" w:lineRule="auto"/>
              <w:jc w:val="center"/>
              <w:rPr>
                <w:rFonts w:ascii="Times New Roman" w:hAnsi="Times New Roman"/>
              </w:rPr>
            </w:pPr>
            <w:r>
              <w:rPr>
                <w:rFonts w:ascii="Times New Roman" w:hAnsi="Times New Roman"/>
                <w:sz w:val="20"/>
                <w:szCs w:val="20"/>
              </w:rPr>
              <w:t>5.1</w:t>
            </w:r>
          </w:p>
        </w:tc>
        <w:tc>
          <w:tcPr>
            <w:tcW w:w="4772" w:type="dxa"/>
            <w:tcBorders>
              <w:top w:val="single" w:sz="4" w:space="0" w:color="000000"/>
              <w:left w:val="single" w:sz="4" w:space="0" w:color="000000"/>
              <w:bottom w:val="single" w:sz="4" w:space="0" w:color="000000"/>
              <w:right w:val="single" w:sz="4" w:space="0" w:color="000000"/>
            </w:tcBorders>
            <w:vAlign w:val="center"/>
          </w:tcPr>
          <w:p w14:paraId="5DED0ACA" w14:textId="77777777" w:rsidR="00A10877" w:rsidRDefault="00000000">
            <w:pPr>
              <w:spacing w:after="120" w:line="276" w:lineRule="auto"/>
              <w:rPr>
                <w:rFonts w:ascii="Times New Roman" w:hAnsi="Times New Roman"/>
              </w:rPr>
            </w:pPr>
            <w:r>
              <w:rPr>
                <w:rFonts w:ascii="Times New Roman" w:hAnsi="Times New Roman"/>
                <w:sz w:val="20"/>
                <w:szCs w:val="20"/>
              </w:rPr>
              <w:t>Thiết lập, dẫn mốc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69C3C6B0"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6AA4FF1"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1EC989A6" w14:textId="77777777" w:rsidR="00A10877" w:rsidRDefault="00A10877">
            <w:pPr>
              <w:spacing w:after="120" w:line="276" w:lineRule="auto"/>
              <w:jc w:val="center"/>
              <w:rPr>
                <w:rFonts w:ascii="Times New Roman" w:hAnsi="Times New Roman"/>
              </w:rPr>
            </w:pPr>
          </w:p>
        </w:tc>
      </w:tr>
      <w:tr w:rsidR="00A10877" w14:paraId="0CDD87D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B60672C" w14:textId="77777777" w:rsidR="00A10877" w:rsidRDefault="00000000">
            <w:pPr>
              <w:spacing w:after="120" w:line="276" w:lineRule="auto"/>
              <w:jc w:val="center"/>
              <w:rPr>
                <w:rFonts w:ascii="Times New Roman" w:hAnsi="Times New Roman"/>
              </w:rPr>
            </w:pPr>
            <w:r>
              <w:rPr>
                <w:rFonts w:ascii="Times New Roman" w:hAnsi="Times New Roman"/>
                <w:sz w:val="20"/>
                <w:szCs w:val="20"/>
              </w:rPr>
              <w:t>5.2</w:t>
            </w:r>
          </w:p>
        </w:tc>
        <w:tc>
          <w:tcPr>
            <w:tcW w:w="4772" w:type="dxa"/>
            <w:tcBorders>
              <w:top w:val="single" w:sz="4" w:space="0" w:color="000000"/>
              <w:left w:val="single" w:sz="4" w:space="0" w:color="000000"/>
              <w:bottom w:val="single" w:sz="4" w:space="0" w:color="000000"/>
              <w:right w:val="single" w:sz="4" w:space="0" w:color="000000"/>
            </w:tcBorders>
            <w:vAlign w:val="center"/>
          </w:tcPr>
          <w:p w14:paraId="7C62C6F1" w14:textId="77777777" w:rsidR="00A10877" w:rsidRDefault="00000000">
            <w:pPr>
              <w:spacing w:after="120" w:line="276" w:lineRule="auto"/>
              <w:rPr>
                <w:rFonts w:ascii="Times New Roman" w:hAnsi="Times New Roman"/>
              </w:rPr>
            </w:pPr>
            <w:r>
              <w:rPr>
                <w:rFonts w:ascii="Times New Roman" w:hAnsi="Times New Roman"/>
                <w:sz w:val="20"/>
                <w:szCs w:val="20"/>
              </w:rPr>
              <w:t>Trắc đạc, dẫn mốc về công trình</w:t>
            </w:r>
          </w:p>
        </w:tc>
        <w:tc>
          <w:tcPr>
            <w:tcW w:w="1250" w:type="dxa"/>
            <w:tcBorders>
              <w:top w:val="single" w:sz="4" w:space="0" w:color="000000"/>
              <w:left w:val="single" w:sz="4" w:space="0" w:color="000000"/>
              <w:bottom w:val="single" w:sz="4" w:space="0" w:color="000000"/>
              <w:right w:val="single" w:sz="4" w:space="0" w:color="000000"/>
            </w:tcBorders>
            <w:vAlign w:val="center"/>
          </w:tcPr>
          <w:p w14:paraId="7477021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497ED9F"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2383A855" w14:textId="77777777" w:rsidR="00A10877" w:rsidRDefault="00A10877">
            <w:pPr>
              <w:spacing w:after="120" w:line="276" w:lineRule="auto"/>
              <w:jc w:val="center"/>
              <w:rPr>
                <w:rFonts w:ascii="Times New Roman" w:hAnsi="Times New Roman"/>
              </w:rPr>
            </w:pPr>
          </w:p>
        </w:tc>
      </w:tr>
      <w:tr w:rsidR="00A10877" w14:paraId="704C191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9B211F6" w14:textId="77777777" w:rsidR="00A10877" w:rsidRDefault="00000000">
            <w:pPr>
              <w:spacing w:after="120" w:line="276" w:lineRule="auto"/>
              <w:jc w:val="center"/>
              <w:rPr>
                <w:rFonts w:ascii="Times New Roman" w:hAnsi="Times New Roman"/>
              </w:rPr>
            </w:pPr>
            <w:r>
              <w:rPr>
                <w:rFonts w:ascii="Times New Roman" w:hAnsi="Times New Roman"/>
                <w:sz w:val="20"/>
                <w:szCs w:val="20"/>
              </w:rPr>
              <w:t>5.3</w:t>
            </w:r>
          </w:p>
        </w:tc>
        <w:tc>
          <w:tcPr>
            <w:tcW w:w="4772" w:type="dxa"/>
            <w:tcBorders>
              <w:top w:val="single" w:sz="4" w:space="0" w:color="000000"/>
              <w:left w:val="single" w:sz="4" w:space="0" w:color="000000"/>
              <w:bottom w:val="single" w:sz="4" w:space="0" w:color="000000"/>
              <w:right w:val="single" w:sz="4" w:space="0" w:color="000000"/>
            </w:tcBorders>
            <w:vAlign w:val="center"/>
          </w:tcPr>
          <w:p w14:paraId="2F67DAB1" w14:textId="77777777" w:rsidR="00A10877" w:rsidRDefault="00000000">
            <w:pPr>
              <w:spacing w:after="120" w:line="276" w:lineRule="auto"/>
              <w:rPr>
                <w:rFonts w:ascii="Times New Roman" w:hAnsi="Times New Roman"/>
              </w:rPr>
            </w:pPr>
            <w:r>
              <w:rPr>
                <w:rFonts w:ascii="Times New Roman" w:hAnsi="Times New Roman"/>
                <w:sz w:val="20"/>
                <w:szCs w:val="20"/>
              </w:rPr>
              <w:t>Công tác khảo sát liên quan phạm vi công việc, bao gồm thiết bị khảo sát</w:t>
            </w:r>
          </w:p>
        </w:tc>
        <w:tc>
          <w:tcPr>
            <w:tcW w:w="1250" w:type="dxa"/>
            <w:tcBorders>
              <w:top w:val="single" w:sz="4" w:space="0" w:color="000000"/>
              <w:left w:val="single" w:sz="4" w:space="0" w:color="000000"/>
              <w:bottom w:val="single" w:sz="4" w:space="0" w:color="000000"/>
              <w:right w:val="single" w:sz="4" w:space="0" w:color="000000"/>
            </w:tcBorders>
            <w:vAlign w:val="center"/>
          </w:tcPr>
          <w:p w14:paraId="3E3D875A"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597E535F"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5E514EE2" w14:textId="77777777" w:rsidR="00A10877" w:rsidRDefault="00A10877">
            <w:pPr>
              <w:spacing w:after="120" w:line="276" w:lineRule="auto"/>
              <w:jc w:val="center"/>
              <w:rPr>
                <w:rFonts w:ascii="Times New Roman" w:hAnsi="Times New Roman"/>
              </w:rPr>
            </w:pPr>
          </w:p>
        </w:tc>
      </w:tr>
      <w:tr w:rsidR="00A10877" w14:paraId="3F0AB6F2"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26BF4F4" w14:textId="77777777" w:rsidR="00A10877" w:rsidRDefault="00000000">
            <w:pPr>
              <w:spacing w:after="120" w:line="276" w:lineRule="auto"/>
              <w:jc w:val="center"/>
              <w:rPr>
                <w:rFonts w:ascii="Times New Roman" w:hAnsi="Times New Roman"/>
              </w:rPr>
            </w:pPr>
            <w:r>
              <w:rPr>
                <w:rFonts w:ascii="Times New Roman" w:hAnsi="Times New Roman"/>
                <w:sz w:val="20"/>
                <w:szCs w:val="20"/>
              </w:rPr>
              <w:t>5.4</w:t>
            </w:r>
          </w:p>
        </w:tc>
        <w:tc>
          <w:tcPr>
            <w:tcW w:w="4772" w:type="dxa"/>
            <w:tcBorders>
              <w:top w:val="single" w:sz="4" w:space="0" w:color="000000"/>
              <w:left w:val="single" w:sz="4" w:space="0" w:color="000000"/>
              <w:bottom w:val="single" w:sz="4" w:space="0" w:color="000000"/>
              <w:right w:val="single" w:sz="4" w:space="0" w:color="000000"/>
            </w:tcBorders>
            <w:vAlign w:val="center"/>
          </w:tcPr>
          <w:p w14:paraId="72A10DE1" w14:textId="77777777" w:rsidR="00A10877" w:rsidRDefault="00000000">
            <w:pPr>
              <w:spacing w:after="120" w:line="276" w:lineRule="auto"/>
              <w:rPr>
                <w:rFonts w:ascii="Times New Roman" w:hAnsi="Times New Roman"/>
              </w:rPr>
            </w:pPr>
            <w:r>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279E5764"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008B6B7A"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3" w:type="dxa"/>
            <w:tcBorders>
              <w:top w:val="single" w:sz="4" w:space="0" w:color="000000"/>
              <w:left w:val="single" w:sz="4" w:space="0" w:color="000000"/>
              <w:bottom w:val="single" w:sz="4" w:space="0" w:color="000000"/>
              <w:right w:val="single" w:sz="4" w:space="0" w:color="000000"/>
            </w:tcBorders>
            <w:vAlign w:val="center"/>
          </w:tcPr>
          <w:p w14:paraId="7FA6DA1E" w14:textId="77777777" w:rsidR="00A10877" w:rsidRDefault="00A10877">
            <w:pPr>
              <w:spacing w:after="120" w:line="276" w:lineRule="auto"/>
              <w:jc w:val="center"/>
              <w:rPr>
                <w:rFonts w:ascii="Times New Roman" w:hAnsi="Times New Roman"/>
              </w:rPr>
            </w:pPr>
          </w:p>
        </w:tc>
      </w:tr>
      <w:tr w:rsidR="00A10877" w14:paraId="02C8EC3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1945A5"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6</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919BB6" w14:textId="77777777" w:rsidR="00A10877" w:rsidRDefault="00000000">
            <w:pPr>
              <w:spacing w:after="120" w:line="276" w:lineRule="auto"/>
              <w:rPr>
                <w:rFonts w:ascii="Times New Roman" w:hAnsi="Times New Roman"/>
              </w:rPr>
            </w:pPr>
            <w:r>
              <w:rPr>
                <w:rFonts w:ascii="Times New Roman" w:hAnsi="Times New Roman"/>
                <w:b/>
                <w:bCs/>
                <w:sz w:val="20"/>
                <w:szCs w:val="20"/>
              </w:rPr>
              <w:t>Bảo đảm an toàn, vệ sinh môi trường</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F8DFA"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C68937"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8AAAD8" w14:textId="77777777" w:rsidR="00A10877" w:rsidRDefault="00A10877">
            <w:pPr>
              <w:spacing w:after="120" w:line="276" w:lineRule="auto"/>
              <w:jc w:val="center"/>
              <w:rPr>
                <w:rFonts w:ascii="Times New Roman" w:hAnsi="Times New Roman"/>
              </w:rPr>
            </w:pPr>
          </w:p>
        </w:tc>
      </w:tr>
      <w:tr w:rsidR="00A10877" w14:paraId="4D2B7AE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11B12AF" w14:textId="77777777" w:rsidR="00A10877" w:rsidRDefault="00000000">
            <w:pPr>
              <w:spacing w:after="120" w:line="276" w:lineRule="auto"/>
              <w:jc w:val="center"/>
              <w:rPr>
                <w:rFonts w:ascii="Times New Roman" w:hAnsi="Times New Roman"/>
              </w:rPr>
            </w:pPr>
            <w:r>
              <w:rPr>
                <w:rFonts w:ascii="Times New Roman" w:hAnsi="Times New Roman"/>
                <w:sz w:val="20"/>
                <w:szCs w:val="20"/>
              </w:rPr>
              <w:t>6.1</w:t>
            </w:r>
          </w:p>
        </w:tc>
        <w:tc>
          <w:tcPr>
            <w:tcW w:w="4772" w:type="dxa"/>
            <w:tcBorders>
              <w:top w:val="single" w:sz="4" w:space="0" w:color="000000"/>
              <w:left w:val="single" w:sz="4" w:space="0" w:color="000000"/>
              <w:bottom w:val="single" w:sz="4" w:space="0" w:color="000000"/>
              <w:right w:val="single" w:sz="4" w:space="0" w:color="000000"/>
            </w:tcBorders>
            <w:vAlign w:val="center"/>
          </w:tcPr>
          <w:p w14:paraId="36A8A476" w14:textId="77777777" w:rsidR="00A10877" w:rsidRDefault="00000000">
            <w:pPr>
              <w:spacing w:after="120" w:line="276" w:lineRule="auto"/>
              <w:rPr>
                <w:rFonts w:ascii="Times New Roman" w:hAnsi="Times New Roman"/>
              </w:rPr>
            </w:pPr>
            <w:r>
              <w:rPr>
                <w:rFonts w:ascii="Times New Roman" w:hAnsi="Times New Roman"/>
                <w:sz w:val="20"/>
                <w:szCs w:val="20"/>
              </w:rPr>
              <w:t>Thiết bị bảo vệ cá nhân, đồ dùng an toàn cho công nhân viên</w:t>
            </w:r>
          </w:p>
        </w:tc>
        <w:tc>
          <w:tcPr>
            <w:tcW w:w="1250" w:type="dxa"/>
            <w:tcBorders>
              <w:top w:val="single" w:sz="4" w:space="0" w:color="000000"/>
              <w:left w:val="single" w:sz="4" w:space="0" w:color="000000"/>
              <w:bottom w:val="single" w:sz="4" w:space="0" w:color="000000"/>
              <w:right w:val="single" w:sz="4" w:space="0" w:color="000000"/>
            </w:tcBorders>
            <w:vAlign w:val="center"/>
          </w:tcPr>
          <w:p w14:paraId="7EBA080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1D2C11F"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D478E50" w14:textId="77777777" w:rsidR="00A10877" w:rsidRDefault="00A10877">
            <w:pPr>
              <w:spacing w:after="120" w:line="276" w:lineRule="auto"/>
              <w:jc w:val="center"/>
              <w:rPr>
                <w:rFonts w:ascii="Times New Roman" w:hAnsi="Times New Roman"/>
              </w:rPr>
            </w:pPr>
          </w:p>
        </w:tc>
      </w:tr>
      <w:tr w:rsidR="00A10877" w14:paraId="0DB7B7B1"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8173369" w14:textId="77777777" w:rsidR="00A10877" w:rsidRDefault="00000000">
            <w:pPr>
              <w:spacing w:after="120" w:line="276" w:lineRule="auto"/>
              <w:jc w:val="center"/>
              <w:rPr>
                <w:rFonts w:ascii="Times New Roman" w:hAnsi="Times New Roman"/>
              </w:rPr>
            </w:pPr>
            <w:r>
              <w:rPr>
                <w:rFonts w:ascii="Times New Roman" w:hAnsi="Times New Roman"/>
                <w:sz w:val="20"/>
                <w:szCs w:val="20"/>
              </w:rPr>
              <w:t>6.2</w:t>
            </w:r>
          </w:p>
        </w:tc>
        <w:tc>
          <w:tcPr>
            <w:tcW w:w="4772" w:type="dxa"/>
            <w:tcBorders>
              <w:top w:val="single" w:sz="4" w:space="0" w:color="000000"/>
              <w:left w:val="single" w:sz="4" w:space="0" w:color="000000"/>
              <w:bottom w:val="single" w:sz="4" w:space="0" w:color="000000"/>
              <w:right w:val="single" w:sz="4" w:space="0" w:color="000000"/>
            </w:tcBorders>
            <w:vAlign w:val="center"/>
          </w:tcPr>
          <w:p w14:paraId="4D1BF2CC" w14:textId="77777777" w:rsidR="00A10877" w:rsidRDefault="00000000">
            <w:pPr>
              <w:spacing w:after="120" w:line="276" w:lineRule="auto"/>
              <w:rPr>
                <w:rFonts w:ascii="Times New Roman" w:hAnsi="Times New Roman"/>
              </w:rPr>
            </w:pPr>
            <w:r>
              <w:rPr>
                <w:rFonts w:ascii="Times New Roman" w:hAnsi="Times New Roman"/>
                <w:sz w:val="20"/>
                <w:szCs w:val="20"/>
              </w:rPr>
              <w:t>Biện pháp an toàn, an ninh, bảo vệ môi trường phục vụ thi công theo yêu cầu dự án</w:t>
            </w:r>
          </w:p>
        </w:tc>
        <w:tc>
          <w:tcPr>
            <w:tcW w:w="1250" w:type="dxa"/>
            <w:tcBorders>
              <w:top w:val="single" w:sz="4" w:space="0" w:color="000000"/>
              <w:left w:val="single" w:sz="4" w:space="0" w:color="000000"/>
              <w:bottom w:val="single" w:sz="4" w:space="0" w:color="000000"/>
              <w:right w:val="single" w:sz="4" w:space="0" w:color="000000"/>
            </w:tcBorders>
            <w:vAlign w:val="center"/>
          </w:tcPr>
          <w:p w14:paraId="443E6A07"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29767A4B"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13E4A5D" w14:textId="77777777" w:rsidR="00A10877" w:rsidRDefault="00A10877">
            <w:pPr>
              <w:spacing w:after="120" w:line="276" w:lineRule="auto"/>
              <w:jc w:val="center"/>
              <w:rPr>
                <w:rFonts w:ascii="Times New Roman" w:hAnsi="Times New Roman"/>
              </w:rPr>
            </w:pPr>
          </w:p>
        </w:tc>
      </w:tr>
      <w:tr w:rsidR="00A10877" w14:paraId="5061A3B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C0EB5F9" w14:textId="77777777" w:rsidR="00A10877" w:rsidRDefault="00000000">
            <w:pPr>
              <w:spacing w:after="120" w:line="276" w:lineRule="auto"/>
              <w:jc w:val="center"/>
              <w:rPr>
                <w:rFonts w:ascii="Times New Roman" w:hAnsi="Times New Roman"/>
              </w:rPr>
            </w:pPr>
            <w:r>
              <w:rPr>
                <w:rFonts w:ascii="Times New Roman" w:hAnsi="Times New Roman"/>
                <w:sz w:val="20"/>
                <w:szCs w:val="20"/>
              </w:rPr>
              <w:t>6.3</w:t>
            </w:r>
          </w:p>
        </w:tc>
        <w:tc>
          <w:tcPr>
            <w:tcW w:w="4772" w:type="dxa"/>
            <w:tcBorders>
              <w:top w:val="single" w:sz="4" w:space="0" w:color="000000"/>
              <w:left w:val="single" w:sz="4" w:space="0" w:color="000000"/>
              <w:bottom w:val="single" w:sz="4" w:space="0" w:color="000000"/>
              <w:right w:val="single" w:sz="4" w:space="0" w:color="000000"/>
            </w:tcBorders>
            <w:vAlign w:val="center"/>
          </w:tcPr>
          <w:p w14:paraId="3B6805E5" w14:textId="77777777" w:rsidR="00A10877" w:rsidRDefault="00000000">
            <w:pPr>
              <w:spacing w:after="120" w:line="276" w:lineRule="auto"/>
              <w:rPr>
                <w:rFonts w:ascii="Times New Roman" w:hAnsi="Times New Roman"/>
              </w:rPr>
            </w:pPr>
            <w:r>
              <w:rPr>
                <w:rFonts w:ascii="Times New Roman" w:hAnsi="Times New Roman"/>
                <w:sz w:val="20"/>
                <w:szCs w:val="20"/>
              </w:rPr>
              <w:t>Bảo vệ an ninh khu vực thi công của Bên B; chịu trách nhiệm đối với mất mát, hư hỏng do lỗi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20B7065F"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287C3EBC"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17F6C11" w14:textId="77777777" w:rsidR="00A10877" w:rsidRDefault="00A10877">
            <w:pPr>
              <w:spacing w:after="120" w:line="276" w:lineRule="auto"/>
              <w:jc w:val="center"/>
              <w:rPr>
                <w:rFonts w:ascii="Times New Roman" w:hAnsi="Times New Roman"/>
              </w:rPr>
            </w:pPr>
          </w:p>
        </w:tc>
      </w:tr>
      <w:tr w:rsidR="00A10877" w14:paraId="43F05E3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CD36226" w14:textId="77777777" w:rsidR="00A10877" w:rsidRDefault="00000000">
            <w:pPr>
              <w:spacing w:after="120" w:line="276" w:lineRule="auto"/>
              <w:jc w:val="center"/>
              <w:rPr>
                <w:rFonts w:ascii="Times New Roman" w:hAnsi="Times New Roman"/>
              </w:rPr>
            </w:pPr>
            <w:r>
              <w:rPr>
                <w:rFonts w:ascii="Times New Roman" w:hAnsi="Times New Roman"/>
                <w:sz w:val="20"/>
                <w:szCs w:val="20"/>
              </w:rPr>
              <w:lastRenderedPageBreak/>
              <w:t>6.4</w:t>
            </w:r>
          </w:p>
        </w:tc>
        <w:tc>
          <w:tcPr>
            <w:tcW w:w="4772" w:type="dxa"/>
            <w:tcBorders>
              <w:top w:val="single" w:sz="4" w:space="0" w:color="000000"/>
              <w:left w:val="single" w:sz="4" w:space="0" w:color="000000"/>
              <w:bottom w:val="single" w:sz="4" w:space="0" w:color="000000"/>
              <w:right w:val="single" w:sz="4" w:space="0" w:color="000000"/>
            </w:tcBorders>
            <w:vAlign w:val="center"/>
          </w:tcPr>
          <w:p w14:paraId="6469397F" w14:textId="77777777" w:rsidR="00A10877" w:rsidRDefault="00000000">
            <w:pPr>
              <w:spacing w:after="120" w:line="276" w:lineRule="auto"/>
              <w:rPr>
                <w:rFonts w:ascii="Times New Roman" w:hAnsi="Times New Roman"/>
              </w:rPr>
            </w:pPr>
            <w:r>
              <w:rPr>
                <w:rFonts w:ascii="Times New Roman" w:hAnsi="Times New Roman"/>
                <w:sz w:val="20"/>
                <w:szCs w:val="20"/>
              </w:rPr>
              <w:t>Trách nhiệm đối với mất mát/hư hỏng vật liệu, hạng mục (kể cả hạng mục liền kề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14:paraId="33CFBA58"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432C8973"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1EA1E58F" w14:textId="77777777" w:rsidR="00A10877" w:rsidRDefault="00A10877">
            <w:pPr>
              <w:spacing w:after="120" w:line="276" w:lineRule="auto"/>
              <w:jc w:val="center"/>
              <w:rPr>
                <w:rFonts w:ascii="Times New Roman" w:hAnsi="Times New Roman"/>
              </w:rPr>
            </w:pPr>
          </w:p>
        </w:tc>
      </w:tr>
      <w:tr w:rsidR="00A10877" w14:paraId="423CDD4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75A3CF6" w14:textId="77777777" w:rsidR="00A10877" w:rsidRDefault="00000000">
            <w:pPr>
              <w:spacing w:after="120" w:line="276" w:lineRule="auto"/>
              <w:jc w:val="center"/>
              <w:rPr>
                <w:rFonts w:ascii="Times New Roman" w:hAnsi="Times New Roman"/>
              </w:rPr>
            </w:pPr>
            <w:r>
              <w:rPr>
                <w:rFonts w:ascii="Times New Roman" w:hAnsi="Times New Roman"/>
                <w:sz w:val="20"/>
                <w:szCs w:val="20"/>
              </w:rPr>
              <w:t>6.5</w:t>
            </w:r>
          </w:p>
        </w:tc>
        <w:tc>
          <w:tcPr>
            <w:tcW w:w="4772" w:type="dxa"/>
            <w:tcBorders>
              <w:top w:val="single" w:sz="4" w:space="0" w:color="000000"/>
              <w:left w:val="single" w:sz="4" w:space="0" w:color="000000"/>
              <w:bottom w:val="single" w:sz="4" w:space="0" w:color="000000"/>
              <w:right w:val="single" w:sz="4" w:space="0" w:color="000000"/>
            </w:tcBorders>
            <w:vAlign w:val="center"/>
          </w:tcPr>
          <w:p w14:paraId="5BE1AE4A" w14:textId="77777777" w:rsidR="00A10877" w:rsidRDefault="00000000">
            <w:pPr>
              <w:spacing w:after="120" w:line="276" w:lineRule="auto"/>
              <w:rPr>
                <w:rFonts w:ascii="Times New Roman" w:hAnsi="Times New Roman"/>
              </w:rPr>
            </w:pPr>
            <w:r>
              <w:rPr>
                <w:rFonts w:ascii="Times New Roman" w:hAnsi="Times New Roman"/>
                <w:sz w:val="20"/>
                <w:szCs w:val="20"/>
              </w:rPr>
              <w:t>Cung cấp giấy tờ an toàn lao động, chứng chỉ, kiểm định cho nhân lực</w:t>
            </w:r>
          </w:p>
        </w:tc>
        <w:tc>
          <w:tcPr>
            <w:tcW w:w="1250" w:type="dxa"/>
            <w:tcBorders>
              <w:top w:val="single" w:sz="4" w:space="0" w:color="000000"/>
              <w:left w:val="single" w:sz="4" w:space="0" w:color="000000"/>
              <w:bottom w:val="single" w:sz="4" w:space="0" w:color="000000"/>
              <w:right w:val="single" w:sz="4" w:space="0" w:color="000000"/>
            </w:tcBorders>
            <w:vAlign w:val="center"/>
          </w:tcPr>
          <w:p w14:paraId="7BE82FB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57B495D"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35BA2C28" w14:textId="77777777" w:rsidR="00A10877" w:rsidRDefault="00A10877">
            <w:pPr>
              <w:spacing w:after="120" w:line="276" w:lineRule="auto"/>
              <w:jc w:val="center"/>
              <w:rPr>
                <w:rFonts w:ascii="Times New Roman" w:hAnsi="Times New Roman"/>
              </w:rPr>
            </w:pPr>
          </w:p>
        </w:tc>
      </w:tr>
      <w:tr w:rsidR="00A10877" w14:paraId="505147E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40222CB" w14:textId="77777777" w:rsidR="00A10877" w:rsidRDefault="00000000">
            <w:pPr>
              <w:spacing w:after="120" w:line="276" w:lineRule="auto"/>
              <w:jc w:val="center"/>
              <w:rPr>
                <w:rFonts w:ascii="Times New Roman" w:hAnsi="Times New Roman"/>
              </w:rPr>
            </w:pPr>
            <w:r>
              <w:rPr>
                <w:rFonts w:ascii="Times New Roman" w:hAnsi="Times New Roman"/>
                <w:sz w:val="20"/>
                <w:szCs w:val="20"/>
              </w:rPr>
              <w:t>6.6</w:t>
            </w:r>
          </w:p>
        </w:tc>
        <w:tc>
          <w:tcPr>
            <w:tcW w:w="4772" w:type="dxa"/>
            <w:tcBorders>
              <w:top w:val="single" w:sz="4" w:space="0" w:color="000000"/>
              <w:left w:val="single" w:sz="4" w:space="0" w:color="000000"/>
              <w:bottom w:val="single" w:sz="4" w:space="0" w:color="000000"/>
              <w:right w:val="single" w:sz="4" w:space="0" w:color="000000"/>
            </w:tcBorders>
            <w:vAlign w:val="center"/>
          </w:tcPr>
          <w:p w14:paraId="50FDA774" w14:textId="77777777" w:rsidR="00A10877" w:rsidRDefault="00000000">
            <w:pPr>
              <w:spacing w:after="120" w:line="276" w:lineRule="auto"/>
              <w:rPr>
                <w:rFonts w:ascii="Times New Roman" w:hAnsi="Times New Roman"/>
              </w:rPr>
            </w:pPr>
            <w:r>
              <w:rPr>
                <w:rFonts w:ascii="Times New Roman" w:hAnsi="Times New Roman"/>
                <w:sz w:val="20"/>
                <w:szCs w:val="20"/>
              </w:rPr>
              <w:t>Tổ chức tập huấn định kỳ công tác ATLĐ đối với công nhân</w:t>
            </w:r>
          </w:p>
        </w:tc>
        <w:tc>
          <w:tcPr>
            <w:tcW w:w="1250" w:type="dxa"/>
            <w:tcBorders>
              <w:top w:val="single" w:sz="4" w:space="0" w:color="000000"/>
              <w:left w:val="single" w:sz="4" w:space="0" w:color="000000"/>
              <w:bottom w:val="single" w:sz="4" w:space="0" w:color="000000"/>
              <w:right w:val="single" w:sz="4" w:space="0" w:color="000000"/>
            </w:tcBorders>
            <w:vAlign w:val="center"/>
          </w:tcPr>
          <w:p w14:paraId="2E0DE196"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6594062A"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7ABD6ED1" w14:textId="77777777" w:rsidR="00A10877" w:rsidRDefault="00A10877">
            <w:pPr>
              <w:spacing w:after="120" w:line="276" w:lineRule="auto"/>
              <w:jc w:val="center"/>
              <w:rPr>
                <w:rFonts w:ascii="Times New Roman" w:hAnsi="Times New Roman"/>
              </w:rPr>
            </w:pPr>
          </w:p>
        </w:tc>
      </w:tr>
      <w:tr w:rsidR="00A10877" w14:paraId="6244A31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404C0C"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7</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B24E1D" w14:textId="77777777" w:rsidR="00A10877" w:rsidRDefault="00000000">
            <w:pPr>
              <w:spacing w:after="120" w:line="276" w:lineRule="auto"/>
              <w:rPr>
                <w:rFonts w:ascii="Times New Roman" w:hAnsi="Times New Roman"/>
              </w:rPr>
            </w:pPr>
            <w:r>
              <w:rPr>
                <w:rFonts w:ascii="Times New Roman" w:hAnsi="Times New Roman"/>
                <w:b/>
                <w:bCs/>
                <w:sz w:val="20"/>
                <w:szCs w:val="20"/>
              </w:rPr>
              <w:t>Huy động và giải thể thiết bị</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6B7BA3"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72F287"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CF2ED5" w14:textId="77777777" w:rsidR="00A10877" w:rsidRDefault="00A10877">
            <w:pPr>
              <w:spacing w:after="120" w:line="276" w:lineRule="auto"/>
              <w:jc w:val="center"/>
              <w:rPr>
                <w:rFonts w:ascii="Times New Roman" w:hAnsi="Times New Roman"/>
              </w:rPr>
            </w:pPr>
          </w:p>
        </w:tc>
      </w:tr>
      <w:tr w:rsidR="00A10877" w14:paraId="22D6C64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E312049" w14:textId="77777777" w:rsidR="00A10877" w:rsidRDefault="00000000">
            <w:pPr>
              <w:spacing w:after="120" w:line="276" w:lineRule="auto"/>
              <w:jc w:val="center"/>
              <w:rPr>
                <w:rFonts w:ascii="Times New Roman" w:hAnsi="Times New Roman"/>
              </w:rPr>
            </w:pPr>
            <w:r>
              <w:rPr>
                <w:rFonts w:ascii="Times New Roman" w:hAnsi="Times New Roman"/>
                <w:sz w:val="20"/>
                <w:szCs w:val="20"/>
              </w:rPr>
              <w:t>7.1</w:t>
            </w:r>
          </w:p>
        </w:tc>
        <w:tc>
          <w:tcPr>
            <w:tcW w:w="4772" w:type="dxa"/>
            <w:tcBorders>
              <w:top w:val="single" w:sz="4" w:space="0" w:color="000000"/>
              <w:left w:val="single" w:sz="4" w:space="0" w:color="000000"/>
              <w:bottom w:val="single" w:sz="4" w:space="0" w:color="000000"/>
              <w:right w:val="single" w:sz="4" w:space="0" w:color="000000"/>
            </w:tcBorders>
            <w:vAlign w:val="center"/>
          </w:tcPr>
          <w:p w14:paraId="3DB0918C" w14:textId="77777777" w:rsidR="00A10877" w:rsidRDefault="00000000">
            <w:pPr>
              <w:spacing w:after="120" w:line="276" w:lineRule="auto"/>
              <w:rPr>
                <w:rFonts w:ascii="Times New Roman" w:hAnsi="Times New Roman"/>
              </w:rPr>
            </w:pPr>
            <w:r>
              <w:rPr>
                <w:rFonts w:ascii="Times New Roman" w:hAnsi="Times New Roman"/>
                <w:sz w:val="20"/>
                <w:szCs w:val="20"/>
              </w:rPr>
              <w:t>Huy động máy móc, thiết bị, vật liệu đảm bảo yêu cầu và tiến độ</w:t>
            </w:r>
          </w:p>
        </w:tc>
        <w:tc>
          <w:tcPr>
            <w:tcW w:w="1250" w:type="dxa"/>
            <w:tcBorders>
              <w:top w:val="single" w:sz="4" w:space="0" w:color="000000"/>
              <w:left w:val="single" w:sz="4" w:space="0" w:color="000000"/>
              <w:bottom w:val="single" w:sz="4" w:space="0" w:color="000000"/>
              <w:right w:val="single" w:sz="4" w:space="0" w:color="000000"/>
            </w:tcBorders>
            <w:vAlign w:val="center"/>
          </w:tcPr>
          <w:p w14:paraId="39CC799B"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74620FAA"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70FFDD39" w14:textId="77777777" w:rsidR="00A10877" w:rsidRDefault="00A10877">
            <w:pPr>
              <w:spacing w:after="120" w:line="276" w:lineRule="auto"/>
              <w:jc w:val="center"/>
              <w:rPr>
                <w:rFonts w:ascii="Times New Roman" w:hAnsi="Times New Roman"/>
              </w:rPr>
            </w:pPr>
          </w:p>
        </w:tc>
      </w:tr>
      <w:tr w:rsidR="00A10877" w14:paraId="2AADB0CC"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4813AEE" w14:textId="77777777" w:rsidR="00A10877" w:rsidRDefault="00000000">
            <w:pPr>
              <w:spacing w:after="120" w:line="276" w:lineRule="auto"/>
              <w:jc w:val="center"/>
              <w:rPr>
                <w:rFonts w:ascii="Times New Roman" w:hAnsi="Times New Roman"/>
              </w:rPr>
            </w:pPr>
            <w:r>
              <w:rPr>
                <w:rFonts w:ascii="Times New Roman" w:hAnsi="Times New Roman"/>
                <w:sz w:val="20"/>
                <w:szCs w:val="20"/>
              </w:rPr>
              <w:t>7.2</w:t>
            </w:r>
          </w:p>
        </w:tc>
        <w:tc>
          <w:tcPr>
            <w:tcW w:w="4772" w:type="dxa"/>
            <w:tcBorders>
              <w:top w:val="single" w:sz="4" w:space="0" w:color="000000"/>
              <w:left w:val="single" w:sz="4" w:space="0" w:color="000000"/>
              <w:bottom w:val="single" w:sz="4" w:space="0" w:color="000000"/>
              <w:right w:val="single" w:sz="4" w:space="0" w:color="000000"/>
            </w:tcBorders>
            <w:vAlign w:val="center"/>
          </w:tcPr>
          <w:p w14:paraId="0CBE8B97" w14:textId="77777777" w:rsidR="00A10877" w:rsidRDefault="00000000">
            <w:pPr>
              <w:spacing w:after="120" w:line="276" w:lineRule="auto"/>
              <w:rPr>
                <w:rFonts w:ascii="Times New Roman" w:hAnsi="Times New Roman"/>
              </w:rPr>
            </w:pPr>
            <w:r>
              <w:rPr>
                <w:rFonts w:ascii="Times New Roman" w:hAnsi="Times New Roman"/>
                <w:sz w:val="20"/>
                <w:szCs w:val="20"/>
              </w:rPr>
              <w:t>Huy động cán bộ, công nhân đủ chuyên môn, sức khỏe</w:t>
            </w:r>
          </w:p>
        </w:tc>
        <w:tc>
          <w:tcPr>
            <w:tcW w:w="1250" w:type="dxa"/>
            <w:tcBorders>
              <w:top w:val="single" w:sz="4" w:space="0" w:color="000000"/>
              <w:left w:val="single" w:sz="4" w:space="0" w:color="000000"/>
              <w:bottom w:val="single" w:sz="4" w:space="0" w:color="000000"/>
              <w:right w:val="single" w:sz="4" w:space="0" w:color="000000"/>
            </w:tcBorders>
            <w:vAlign w:val="center"/>
          </w:tcPr>
          <w:p w14:paraId="04FDCC24"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178D41F8"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2128861C" w14:textId="77777777" w:rsidR="00A10877" w:rsidRDefault="00A10877">
            <w:pPr>
              <w:spacing w:after="120" w:line="276" w:lineRule="auto"/>
              <w:jc w:val="center"/>
              <w:rPr>
                <w:rFonts w:ascii="Times New Roman" w:hAnsi="Times New Roman"/>
              </w:rPr>
            </w:pPr>
          </w:p>
        </w:tc>
      </w:tr>
      <w:tr w:rsidR="00A10877" w14:paraId="50C9B96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46446AB" w14:textId="77777777" w:rsidR="00A10877" w:rsidRDefault="00000000">
            <w:pPr>
              <w:spacing w:after="120" w:line="276" w:lineRule="auto"/>
              <w:jc w:val="center"/>
              <w:rPr>
                <w:rFonts w:ascii="Times New Roman" w:hAnsi="Times New Roman"/>
              </w:rPr>
            </w:pPr>
            <w:r>
              <w:rPr>
                <w:rFonts w:ascii="Times New Roman" w:hAnsi="Times New Roman"/>
                <w:sz w:val="20"/>
                <w:szCs w:val="20"/>
              </w:rPr>
              <w:t>7.3</w:t>
            </w:r>
          </w:p>
        </w:tc>
        <w:tc>
          <w:tcPr>
            <w:tcW w:w="4772" w:type="dxa"/>
            <w:tcBorders>
              <w:top w:val="single" w:sz="4" w:space="0" w:color="000000"/>
              <w:left w:val="single" w:sz="4" w:space="0" w:color="000000"/>
              <w:bottom w:val="single" w:sz="4" w:space="0" w:color="000000"/>
              <w:right w:val="single" w:sz="4" w:space="0" w:color="000000"/>
            </w:tcBorders>
            <w:vAlign w:val="center"/>
          </w:tcPr>
          <w:p w14:paraId="75F7EFAD" w14:textId="77777777" w:rsidR="00A10877" w:rsidRDefault="00000000">
            <w:pPr>
              <w:spacing w:after="120" w:line="276" w:lineRule="auto"/>
              <w:rPr>
                <w:rFonts w:ascii="Times New Roman" w:hAnsi="Times New Roman"/>
              </w:rPr>
            </w:pPr>
            <w:r>
              <w:rPr>
                <w:rFonts w:ascii="Times New Roman" w:hAnsi="Times New Roman"/>
                <w:sz w:val="20"/>
                <w:szCs w:val="20"/>
              </w:rPr>
              <w:t>Giải thể con người và thiết bị sau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14:paraId="43B2ACB8"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3898E5D6"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5CB61829" w14:textId="77777777" w:rsidR="00A10877" w:rsidRDefault="00A10877">
            <w:pPr>
              <w:spacing w:after="120" w:line="276" w:lineRule="auto"/>
              <w:jc w:val="center"/>
              <w:rPr>
                <w:rFonts w:ascii="Times New Roman" w:hAnsi="Times New Roman"/>
              </w:rPr>
            </w:pPr>
          </w:p>
        </w:tc>
      </w:tr>
      <w:tr w:rsidR="00A10877" w14:paraId="0295A62C"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DB9750"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8</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48B68C" w14:textId="77777777" w:rsidR="00A10877" w:rsidRDefault="00000000">
            <w:pPr>
              <w:spacing w:after="120" w:line="276" w:lineRule="auto"/>
              <w:rPr>
                <w:rFonts w:ascii="Times New Roman" w:hAnsi="Times New Roman"/>
              </w:rPr>
            </w:pPr>
            <w:r>
              <w:rPr>
                <w:rFonts w:ascii="Times New Roman" w:hAnsi="Times New Roman"/>
                <w:b/>
                <w:bCs/>
                <w:sz w:val="20"/>
                <w:szCs w:val="20"/>
              </w:rPr>
              <w:t>Các công tác khác</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8FF492" w14:textId="77777777" w:rsidR="00A10877" w:rsidRDefault="00A10877">
            <w:pPr>
              <w:spacing w:after="120" w:line="276" w:lineRule="auto"/>
              <w:jc w:val="center"/>
              <w:rPr>
                <w:rFonts w:ascii="Times New Roman" w:hAnsi="Times New Roman"/>
              </w:rPr>
            </w:pPr>
          </w:p>
        </w:tc>
        <w:tc>
          <w:tcPr>
            <w:tcW w:w="11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A66B78"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7599AE" w14:textId="77777777" w:rsidR="00A10877" w:rsidRDefault="00A10877">
            <w:pPr>
              <w:spacing w:after="120" w:line="276" w:lineRule="auto"/>
              <w:jc w:val="center"/>
              <w:rPr>
                <w:rFonts w:ascii="Times New Roman" w:hAnsi="Times New Roman"/>
              </w:rPr>
            </w:pPr>
          </w:p>
        </w:tc>
      </w:tr>
      <w:tr w:rsidR="00A10877" w14:paraId="498C40E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2148B86" w14:textId="77777777" w:rsidR="00A10877" w:rsidRDefault="00000000">
            <w:pPr>
              <w:spacing w:after="120" w:line="276" w:lineRule="auto"/>
              <w:jc w:val="center"/>
              <w:rPr>
                <w:rFonts w:ascii="Times New Roman" w:hAnsi="Times New Roman"/>
              </w:rPr>
            </w:pPr>
            <w:r>
              <w:rPr>
                <w:rFonts w:ascii="Times New Roman" w:hAnsi="Times New Roman"/>
                <w:sz w:val="20"/>
                <w:szCs w:val="20"/>
              </w:rPr>
              <w:t>8.1</w:t>
            </w:r>
          </w:p>
        </w:tc>
        <w:tc>
          <w:tcPr>
            <w:tcW w:w="4772" w:type="dxa"/>
            <w:tcBorders>
              <w:top w:val="single" w:sz="4" w:space="0" w:color="000000"/>
              <w:left w:val="single" w:sz="4" w:space="0" w:color="000000"/>
              <w:bottom w:val="single" w:sz="4" w:space="0" w:color="000000"/>
              <w:right w:val="single" w:sz="4" w:space="0" w:color="000000"/>
            </w:tcBorders>
            <w:vAlign w:val="center"/>
          </w:tcPr>
          <w:p w14:paraId="29396D99" w14:textId="77777777" w:rsidR="00A10877" w:rsidRDefault="00000000">
            <w:pPr>
              <w:spacing w:after="120" w:line="276" w:lineRule="auto"/>
              <w:rPr>
                <w:rFonts w:ascii="Times New Roman" w:hAnsi="Times New Roman"/>
              </w:rPr>
            </w:pPr>
            <w:r>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tcBorders>
              <w:top w:val="single" w:sz="4" w:space="0" w:color="000000"/>
              <w:left w:val="single" w:sz="4" w:space="0" w:color="000000"/>
              <w:bottom w:val="single" w:sz="4" w:space="0" w:color="000000"/>
              <w:right w:val="single" w:sz="4" w:space="0" w:color="000000"/>
            </w:tcBorders>
            <w:vAlign w:val="center"/>
          </w:tcPr>
          <w:p w14:paraId="1B2E4FDD" w14:textId="77777777" w:rsidR="00A10877"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7" w:type="dxa"/>
            <w:tcBorders>
              <w:top w:val="single" w:sz="4" w:space="0" w:color="000000"/>
              <w:left w:val="single" w:sz="4" w:space="0" w:color="000000"/>
              <w:bottom w:val="single" w:sz="4" w:space="0" w:color="000000"/>
              <w:right w:val="single" w:sz="4" w:space="0" w:color="000000"/>
            </w:tcBorders>
            <w:vAlign w:val="center"/>
          </w:tcPr>
          <w:p w14:paraId="5ABA9D7C" w14:textId="77777777" w:rsidR="00A10877" w:rsidRDefault="00A10877">
            <w:pPr>
              <w:spacing w:after="120" w:line="276" w:lineRule="auto"/>
              <w:jc w:val="center"/>
              <w:rPr>
                <w:rFonts w:ascii="Times New Roman" w:hAnsi="Times New Roman"/>
              </w:rPr>
            </w:pPr>
          </w:p>
        </w:tc>
        <w:tc>
          <w:tcPr>
            <w:tcW w:w="1153" w:type="dxa"/>
            <w:tcBorders>
              <w:top w:val="single" w:sz="4" w:space="0" w:color="000000"/>
              <w:left w:val="single" w:sz="4" w:space="0" w:color="000000"/>
              <w:bottom w:val="single" w:sz="4" w:space="0" w:color="000000"/>
              <w:right w:val="single" w:sz="4" w:space="0" w:color="000000"/>
            </w:tcBorders>
            <w:vAlign w:val="center"/>
          </w:tcPr>
          <w:p w14:paraId="443893D6" w14:textId="77777777" w:rsidR="00A10877" w:rsidRDefault="00A10877">
            <w:pPr>
              <w:spacing w:after="120" w:line="276" w:lineRule="auto"/>
              <w:jc w:val="center"/>
              <w:rPr>
                <w:rFonts w:ascii="Times New Roman" w:hAnsi="Times New Roman"/>
              </w:rPr>
            </w:pPr>
          </w:p>
        </w:tc>
      </w:tr>
    </w:tbl>
    <w:p w14:paraId="24A28E53" w14:textId="77777777" w:rsidR="00A10877" w:rsidRDefault="00000000">
      <w:pPr>
        <w:widowControl w:val="0"/>
        <w:spacing w:after="120" w:line="276" w:lineRule="auto"/>
        <w:jc w:val="both"/>
        <w:rPr>
          <w:rFonts w:ascii="Times New Roman" w:hAnsi="Times New Roman"/>
          <w:i/>
          <w:iCs/>
          <w:sz w:val="26"/>
          <w:szCs w:val="26"/>
        </w:rPr>
      </w:pPr>
      <w:r>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14:paraId="0B3AC6AB" w14:textId="77777777" w:rsidR="00A10877" w:rsidRDefault="00000000">
      <w:pPr>
        <w:spacing w:after="120" w:line="276" w:lineRule="auto"/>
        <w:jc w:val="both"/>
        <w:rPr>
          <w:rFonts w:ascii="Times New Roman" w:hAnsi="Times New Roman"/>
        </w:rPr>
      </w:pPr>
      <w:r>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14:paraId="68E450A8" w14:textId="77777777" w:rsidR="00A10877" w:rsidRDefault="00000000">
      <w:pPr>
        <w:spacing w:after="120" w:line="276" w:lineRule="auto"/>
        <w:jc w:val="both"/>
        <w:rPr>
          <w:rFonts w:ascii="Times New Roman" w:hAnsi="Times New Roman"/>
        </w:rPr>
      </w:pPr>
      <w:r>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14:paraId="19F72243" w14:textId="77777777" w:rsidR="00A10877" w:rsidRDefault="00000000">
      <w:pPr>
        <w:spacing w:after="120" w:line="276" w:lineRule="auto"/>
        <w:jc w:val="both"/>
        <w:rPr>
          <w:rFonts w:ascii="Times New Roman" w:hAnsi="Times New Roman"/>
        </w:rPr>
      </w:pPr>
      <w:r>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14:paraId="38EA2707" w14:textId="77777777" w:rsidR="00A10877" w:rsidRDefault="00A10877">
      <w:pPr>
        <w:spacing w:after="120" w:line="276" w:lineRule="auto"/>
        <w:rPr>
          <w:rFonts w:ascii="Times New Roman" w:hAnsi="Times New Roman"/>
          <w:iCs/>
          <w:sz w:val="26"/>
          <w:szCs w:val="26"/>
          <w:lang w:val="vi-VN"/>
        </w:rPr>
      </w:pPr>
    </w:p>
    <w:p w14:paraId="09E80459" w14:textId="77777777" w:rsidR="00A10877" w:rsidRDefault="00A10877">
      <w:pPr>
        <w:spacing w:after="120" w:line="276" w:lineRule="auto"/>
        <w:rPr>
          <w:rFonts w:ascii="Times New Roman" w:hAnsi="Times New Roman"/>
          <w:i/>
          <w:iCs/>
          <w:sz w:val="26"/>
          <w:szCs w:val="26"/>
          <w:u w:val="single"/>
        </w:rPr>
      </w:pPr>
    </w:p>
    <w:p w14:paraId="24FB84C7" w14:textId="77777777" w:rsidR="00A10877" w:rsidRDefault="00A10877">
      <w:pPr>
        <w:spacing w:after="120" w:line="276" w:lineRule="auto"/>
        <w:rPr>
          <w:rFonts w:ascii="Times New Roman" w:hAnsi="Times New Roman"/>
          <w:i/>
          <w:iCs/>
          <w:sz w:val="26"/>
          <w:szCs w:val="26"/>
          <w:u w:val="single"/>
        </w:rPr>
      </w:pPr>
    </w:p>
    <w:p w14:paraId="602193D8" w14:textId="77777777" w:rsidR="00A10877" w:rsidRDefault="00A10877">
      <w:pPr>
        <w:spacing w:after="120" w:line="276" w:lineRule="auto"/>
        <w:rPr>
          <w:rFonts w:ascii="Times New Roman" w:hAnsi="Times New Roman"/>
          <w:i/>
          <w:iCs/>
          <w:sz w:val="26"/>
          <w:szCs w:val="26"/>
          <w:u w:val="single"/>
        </w:rPr>
      </w:pPr>
    </w:p>
    <w:p w14:paraId="03319F3D" w14:textId="77777777" w:rsidR="00A10877" w:rsidRDefault="00A10877">
      <w:pPr>
        <w:spacing w:after="120" w:line="276" w:lineRule="auto"/>
        <w:rPr>
          <w:rFonts w:ascii="Times New Roman" w:hAnsi="Times New Roman"/>
          <w:i/>
          <w:iCs/>
          <w:sz w:val="26"/>
          <w:szCs w:val="26"/>
          <w:u w:val="single"/>
        </w:rPr>
      </w:pPr>
    </w:p>
    <w:p w14:paraId="21B68B81" w14:textId="77777777" w:rsidR="00A10877" w:rsidRDefault="00A10877">
      <w:pPr>
        <w:spacing w:after="120" w:line="276" w:lineRule="auto"/>
        <w:rPr>
          <w:rFonts w:ascii="Times New Roman" w:hAnsi="Times New Roman"/>
          <w:i/>
          <w:iCs/>
          <w:sz w:val="26"/>
          <w:szCs w:val="26"/>
          <w:u w:val="single"/>
        </w:rPr>
      </w:pPr>
    </w:p>
    <w:p w14:paraId="73128B03" w14:textId="77777777" w:rsidR="00A10877" w:rsidRDefault="00A10877">
      <w:pPr>
        <w:spacing w:after="120" w:line="276" w:lineRule="auto"/>
        <w:rPr>
          <w:rFonts w:ascii="Times New Roman" w:hAnsi="Times New Roman"/>
          <w:i/>
          <w:iCs/>
          <w:sz w:val="26"/>
          <w:szCs w:val="26"/>
          <w:u w:val="single"/>
        </w:rPr>
      </w:pPr>
    </w:p>
    <w:p w14:paraId="296BD6F2" w14:textId="77777777" w:rsidR="00A10877" w:rsidRDefault="00A10877">
      <w:pPr>
        <w:spacing w:after="120" w:line="276" w:lineRule="auto"/>
        <w:rPr>
          <w:rFonts w:ascii="Times New Roman" w:hAnsi="Times New Roman"/>
          <w:i/>
          <w:iCs/>
          <w:sz w:val="26"/>
          <w:szCs w:val="26"/>
          <w:u w:val="single"/>
        </w:rPr>
      </w:pPr>
    </w:p>
    <w:p w14:paraId="2921C846" w14:textId="77777777" w:rsidR="00A10877" w:rsidRDefault="00A10877">
      <w:pPr>
        <w:spacing w:after="120" w:line="276" w:lineRule="auto"/>
        <w:rPr>
          <w:rFonts w:ascii="Times New Roman" w:hAnsi="Times New Roman"/>
          <w:b/>
          <w:bCs/>
          <w:sz w:val="26"/>
          <w:szCs w:val="26"/>
        </w:rPr>
      </w:pPr>
    </w:p>
    <w:p w14:paraId="100CEE6A" w14:textId="77777777" w:rsidR="00A10877" w:rsidRDefault="00000000">
      <w:pPr>
        <w:spacing w:line="276" w:lineRule="auto"/>
        <w:jc w:val="center"/>
        <w:rPr>
          <w:highlight w:val="yellow"/>
        </w:rPr>
      </w:pPr>
      <w:r>
        <w:rPr>
          <w:rFonts w:ascii="Times New Roman" w:hAnsi="Times New Roman"/>
          <w:b/>
          <w:bCs/>
          <w:sz w:val="26"/>
          <w:szCs w:val="26"/>
          <w:highlight w:val="yellow"/>
        </w:rPr>
        <w:t>BIỂU 04</w:t>
      </w:r>
    </w:p>
    <w:p w14:paraId="5B2308D6" w14:textId="77777777" w:rsidR="00A10877" w:rsidRDefault="00000000">
      <w:pPr>
        <w:spacing w:line="276" w:lineRule="auto"/>
        <w:jc w:val="center"/>
        <w:rPr>
          <w:highlight w:val="yellow"/>
        </w:rPr>
      </w:pPr>
      <w:r>
        <w:rPr>
          <w:rFonts w:ascii="Times New Roman" w:hAnsi="Times New Roman"/>
          <w:b/>
          <w:bCs/>
          <w:sz w:val="26"/>
          <w:szCs w:val="26"/>
          <w:highlight w:val="yellow"/>
        </w:rPr>
        <w:t>YÊU CẦU VỀ THIẾT BỊ CHÍNH</w:t>
      </w:r>
    </w:p>
    <w:p w14:paraId="6A16D9A6" w14:textId="77777777" w:rsidR="00A10877" w:rsidRDefault="00000000">
      <w:pPr>
        <w:spacing w:after="200" w:line="276" w:lineRule="auto"/>
        <w:jc w:val="center"/>
      </w:pPr>
      <w:r>
        <w:rPr>
          <w:rFonts w:ascii="Times New Roman" w:hAnsi="Times New Roman"/>
          <w:i/>
          <w:iCs/>
          <w:sz w:val="26"/>
          <w:szCs w:val="26"/>
          <w:highlight w:val="yellow"/>
        </w:rPr>
        <w:t>(Kèm theo hợp đồng số ……/2026/HĐ/VNCNEC-…… ngày …… tháng …… năm 2026)</w:t>
      </w:r>
    </w:p>
    <w:p w14:paraId="09A8A254" w14:textId="77777777" w:rsidR="00A10877" w:rsidRDefault="00000000">
      <w:pPr>
        <w:spacing w:after="80" w:line="276" w:lineRule="auto"/>
        <w:jc w:val="both"/>
      </w:pPr>
      <w:r>
        <w:rPr>
          <w:rFonts w:ascii="Times New Roman" w:hAnsi="Times New Roman"/>
          <w:b/>
          <w:bCs/>
          <w:sz w:val="26"/>
          <w:szCs w:val="26"/>
        </w:rPr>
        <w:t>I. Yêu cầu chung</w:t>
      </w:r>
    </w:p>
    <w:p w14:paraId="25682F02" w14:textId="77777777" w:rsidR="00A10877" w:rsidRDefault="00000000">
      <w:pPr>
        <w:spacing w:after="80" w:line="276" w:lineRule="auto"/>
        <w:jc w:val="both"/>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14:paraId="28E025F0" w14:textId="77777777" w:rsidR="00A10877" w:rsidRDefault="00000000">
      <w:pPr>
        <w:spacing w:after="80" w:line="276" w:lineRule="auto"/>
        <w:jc w:val="both"/>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14:paraId="3A1C233B" w14:textId="77777777" w:rsidR="00A10877" w:rsidRDefault="00000000">
      <w:pPr>
        <w:spacing w:after="80" w:line="276" w:lineRule="auto"/>
        <w:jc w:val="both"/>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14:paraId="64806D5E" w14:textId="77777777" w:rsidR="00A10877" w:rsidRDefault="00000000">
      <w:pPr>
        <w:spacing w:after="160" w:line="276" w:lineRule="auto"/>
        <w:jc w:val="both"/>
      </w:pPr>
      <w:r>
        <w:rPr>
          <w:rFonts w:ascii="Times New Roman" w:hAnsi="Times New Roman"/>
          <w:sz w:val="26"/>
          <w:szCs w:val="26"/>
        </w:rPr>
        <w:t>4. Toàn bộ thiết bị của Bên B trên Công trường phải gắn biểu trưng (logo) của Bên A.</w:t>
      </w:r>
    </w:p>
    <w:p w14:paraId="2DF08E4F" w14:textId="77777777" w:rsidR="00A10877" w:rsidRDefault="00000000">
      <w:pPr>
        <w:spacing w:after="80" w:line="276" w:lineRule="auto"/>
        <w:jc w:val="both"/>
      </w:pPr>
      <w:r>
        <w:rPr>
          <w:rFonts w:ascii="Times New Roman" w:hAnsi="Times New Roman"/>
          <w:b/>
          <w:bCs/>
          <w:sz w:val="26"/>
          <w:szCs w:val="26"/>
        </w:rPr>
        <w:t>II. Danh mục thiết bị chính</w:t>
      </w:r>
    </w:p>
    <w:tbl>
      <w:tblPr>
        <w:tblW w:w="9072" w:type="dxa"/>
        <w:tblLayout w:type="fixed"/>
        <w:tblCellMar>
          <w:top w:w="40" w:type="dxa"/>
          <w:left w:w="60" w:type="dxa"/>
          <w:bottom w:w="40" w:type="dxa"/>
          <w:right w:w="60" w:type="dxa"/>
        </w:tblCellMar>
        <w:tblLook w:val="0000" w:firstRow="0" w:lastRow="0" w:firstColumn="0" w:lastColumn="0" w:noHBand="0" w:noVBand="0"/>
      </w:tblPr>
      <w:tblGrid>
        <w:gridCol w:w="450"/>
        <w:gridCol w:w="2002"/>
        <w:gridCol w:w="2650"/>
        <w:gridCol w:w="901"/>
        <w:gridCol w:w="1398"/>
        <w:gridCol w:w="1671"/>
      </w:tblGrid>
      <w:tr w:rsidR="00A10877" w14:paraId="266661CD" w14:textId="77777777">
        <w:trPr>
          <w:tblHeader/>
        </w:trPr>
        <w:tc>
          <w:tcPr>
            <w:tcW w:w="4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903A67" w14:textId="77777777" w:rsidR="00A10877" w:rsidRDefault="00000000">
            <w:pPr>
              <w:jc w:val="center"/>
              <w:rPr>
                <w:sz w:val="22"/>
                <w:szCs w:val="22"/>
              </w:rPr>
            </w:pPr>
            <w:r>
              <w:rPr>
                <w:rFonts w:ascii="Times New Roman" w:hAnsi="Times New Roman"/>
                <w:b/>
                <w:bCs/>
                <w:sz w:val="22"/>
                <w:szCs w:val="22"/>
              </w:rPr>
              <w:t>TT</w:t>
            </w:r>
          </w:p>
        </w:tc>
        <w:tc>
          <w:tcPr>
            <w:tcW w:w="20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1D42C2" w14:textId="77777777" w:rsidR="00A10877" w:rsidRDefault="00000000">
            <w:pPr>
              <w:jc w:val="center"/>
              <w:rPr>
                <w:sz w:val="22"/>
                <w:szCs w:val="22"/>
              </w:rPr>
            </w:pPr>
            <w:r>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96CEF0" w14:textId="77777777" w:rsidR="00A10877" w:rsidRDefault="00000000">
            <w:pPr>
              <w:jc w:val="center"/>
              <w:rPr>
                <w:sz w:val="22"/>
                <w:szCs w:val="22"/>
              </w:rPr>
            </w:pPr>
            <w:r>
              <w:rPr>
                <w:rFonts w:ascii="Times New Roman" w:hAnsi="Times New Roman"/>
                <w:b/>
                <w:bCs/>
                <w:sz w:val="22"/>
                <w:szCs w:val="22"/>
              </w:rPr>
              <w:t>Thông số tối thiểu</w:t>
            </w:r>
          </w:p>
        </w:tc>
        <w:tc>
          <w:tcPr>
            <w:tcW w:w="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8DB6EA" w14:textId="77777777" w:rsidR="00A10877" w:rsidRDefault="00000000">
            <w:pPr>
              <w:jc w:val="center"/>
              <w:rPr>
                <w:sz w:val="22"/>
                <w:szCs w:val="22"/>
              </w:rPr>
            </w:pPr>
            <w:r>
              <w:rPr>
                <w:rFonts w:ascii="Times New Roman" w:hAnsi="Times New Roman"/>
                <w:b/>
                <w:bCs/>
                <w:sz w:val="22"/>
                <w:szCs w:val="22"/>
              </w:rPr>
              <w:t>Số lượng tối thiểu</w:t>
            </w:r>
          </w:p>
        </w:tc>
        <w:tc>
          <w:tcPr>
            <w:tcW w:w="13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AEEDCB" w14:textId="77777777" w:rsidR="00A10877" w:rsidRDefault="00000000">
            <w:pPr>
              <w:jc w:val="center"/>
              <w:rPr>
                <w:sz w:val="22"/>
                <w:szCs w:val="22"/>
              </w:rPr>
            </w:pPr>
            <w:r>
              <w:rPr>
                <w:rFonts w:ascii="Times New Roman" w:hAnsi="Times New Roman"/>
                <w:b/>
                <w:bCs/>
                <w:sz w:val="22"/>
                <w:szCs w:val="22"/>
              </w:rPr>
              <w:t>Thời điểm huy động</w:t>
            </w:r>
          </w:p>
        </w:tc>
        <w:tc>
          <w:tcPr>
            <w:tcW w:w="16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58D30" w14:textId="77777777" w:rsidR="00A10877" w:rsidRDefault="00000000">
            <w:pPr>
              <w:jc w:val="center"/>
              <w:rPr>
                <w:sz w:val="22"/>
                <w:szCs w:val="22"/>
              </w:rPr>
            </w:pPr>
            <w:r>
              <w:rPr>
                <w:rFonts w:ascii="Times New Roman" w:hAnsi="Times New Roman"/>
                <w:b/>
                <w:bCs/>
                <w:sz w:val="22"/>
                <w:szCs w:val="22"/>
              </w:rPr>
              <w:t>Phục vụ công việc</w:t>
            </w:r>
          </w:p>
        </w:tc>
      </w:tr>
      <w:tr w:rsidR="00A10877" w14:paraId="08E08C8B"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40C2B683" w14:textId="77777777" w:rsidR="00A10877" w:rsidRDefault="00000000">
            <w:pPr>
              <w:rPr>
                <w:sz w:val="22"/>
                <w:szCs w:val="22"/>
              </w:rPr>
            </w:pPr>
            <w:r>
              <w:rPr>
                <w:rFonts w:ascii="Times New Roman" w:hAnsi="Times New Roman"/>
                <w:b/>
                <w:bCs/>
                <w:sz w:val="22"/>
                <w:szCs w:val="22"/>
              </w:rPr>
              <w:t>I. Thiết bị thi công hệ cừ, văng chống</w:t>
            </w:r>
          </w:p>
        </w:tc>
      </w:tr>
      <w:tr w:rsidR="00A10877" w14:paraId="4A334666"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297C78E1" w14:textId="77777777" w:rsidR="00A10877" w:rsidRDefault="00000000">
            <w:pPr>
              <w:jc w:val="center"/>
              <w:rPr>
                <w:sz w:val="22"/>
                <w:szCs w:val="22"/>
              </w:rPr>
            </w:pPr>
            <w:r>
              <w:rPr>
                <w:rFonts w:ascii="Times New Roman" w:hAnsi="Times New Roman"/>
                <w:sz w:val="22"/>
                <w:szCs w:val="22"/>
              </w:rPr>
              <w:t>1</w:t>
            </w:r>
          </w:p>
        </w:tc>
        <w:tc>
          <w:tcPr>
            <w:tcW w:w="2002" w:type="dxa"/>
            <w:tcBorders>
              <w:top w:val="single" w:sz="4" w:space="0" w:color="000000"/>
              <w:left w:val="single" w:sz="4" w:space="0" w:color="000000"/>
              <w:bottom w:val="single" w:sz="4" w:space="0" w:color="000000"/>
              <w:right w:val="single" w:sz="4" w:space="0" w:color="000000"/>
            </w:tcBorders>
            <w:vAlign w:val="center"/>
          </w:tcPr>
          <w:p w14:paraId="2736150C" w14:textId="77777777" w:rsidR="00A10877" w:rsidRDefault="00000000">
            <w:pPr>
              <w:rPr>
                <w:sz w:val="22"/>
                <w:szCs w:val="22"/>
              </w:rPr>
            </w:pPr>
            <w:r>
              <w:rPr>
                <w:rFonts w:ascii="Times New Roman" w:hAnsi="Times New Roman"/>
                <w:sz w:val="22"/>
                <w:szCs w:val="22"/>
              </w:rPr>
              <w:t>Máy ép cừ tĩnh</w:t>
            </w:r>
          </w:p>
        </w:tc>
        <w:tc>
          <w:tcPr>
            <w:tcW w:w="2650" w:type="dxa"/>
            <w:tcBorders>
              <w:top w:val="single" w:sz="4" w:space="0" w:color="000000"/>
              <w:left w:val="single" w:sz="4" w:space="0" w:color="000000"/>
              <w:bottom w:val="single" w:sz="4" w:space="0" w:color="000000"/>
              <w:right w:val="single" w:sz="4" w:space="0" w:color="000000"/>
            </w:tcBorders>
            <w:vAlign w:val="center"/>
          </w:tcPr>
          <w:p w14:paraId="60D247DF" w14:textId="77777777" w:rsidR="00A10877" w:rsidRDefault="00000000">
            <w:pPr>
              <w:rPr>
                <w:sz w:val="22"/>
                <w:szCs w:val="22"/>
              </w:rPr>
            </w:pPr>
            <w:r>
              <w:rPr>
                <w:rFonts w:ascii="Times New Roman" w:hAnsi="Times New Roman"/>
                <w:sz w:val="22"/>
                <w:szCs w:val="22"/>
              </w:rPr>
              <w:t>Búa rung đủ năng lực hạ, nhổ cừ Larsen IV dài 18m</w:t>
            </w:r>
          </w:p>
        </w:tc>
        <w:tc>
          <w:tcPr>
            <w:tcW w:w="901" w:type="dxa"/>
            <w:tcBorders>
              <w:top w:val="single" w:sz="4" w:space="0" w:color="000000"/>
              <w:left w:val="single" w:sz="4" w:space="0" w:color="000000"/>
              <w:bottom w:val="single" w:sz="4" w:space="0" w:color="000000"/>
              <w:right w:val="single" w:sz="4" w:space="0" w:color="000000"/>
            </w:tcBorders>
            <w:vAlign w:val="center"/>
          </w:tcPr>
          <w:p w14:paraId="7E1C2008" w14:textId="77777777" w:rsidR="00A10877" w:rsidRDefault="00000000">
            <w:pPr>
              <w:jc w:val="center"/>
              <w:rPr>
                <w:rFonts w:ascii="Times New Roman" w:hAnsi="Times New Roman"/>
                <w:sz w:val="22"/>
                <w:szCs w:val="22"/>
              </w:rPr>
            </w:pPr>
            <w:r>
              <w:rPr>
                <w:rFonts w:ascii="Times New Roman" w:hAnsi="Times New Roman"/>
                <w:sz w:val="22"/>
                <w:szCs w:val="22"/>
              </w:rPr>
              <w:t>04 bộ</w:t>
            </w:r>
          </w:p>
        </w:tc>
        <w:tc>
          <w:tcPr>
            <w:tcW w:w="1398" w:type="dxa"/>
            <w:tcBorders>
              <w:top w:val="single" w:sz="4" w:space="0" w:color="000000"/>
              <w:left w:val="single" w:sz="4" w:space="0" w:color="000000"/>
              <w:bottom w:val="single" w:sz="4" w:space="0" w:color="000000"/>
              <w:right w:val="single" w:sz="4" w:space="0" w:color="000000"/>
            </w:tcBorders>
            <w:vAlign w:val="center"/>
          </w:tcPr>
          <w:p w14:paraId="1805D3EF" w14:textId="77777777" w:rsidR="00A10877" w:rsidRDefault="00000000">
            <w:pPr>
              <w:rPr>
                <w:rFonts w:ascii="Times New Roman" w:hAnsi="Times New Roman"/>
                <w:sz w:val="22"/>
                <w:szCs w:val="22"/>
              </w:rPr>
            </w:pPr>
            <w:r>
              <w:rPr>
                <w:rFonts w:ascii="Times New Roman" w:hAnsi="Times New Roman"/>
                <w:sz w:val="22"/>
                <w:szCs w:val="22"/>
              </w:rPr>
              <w:t>Trước ngày khởi công 03 ngày</w:t>
            </w:r>
          </w:p>
        </w:tc>
        <w:tc>
          <w:tcPr>
            <w:tcW w:w="1671" w:type="dxa"/>
            <w:tcBorders>
              <w:top w:val="single" w:sz="4" w:space="0" w:color="000000"/>
              <w:left w:val="single" w:sz="4" w:space="0" w:color="000000"/>
              <w:bottom w:val="single" w:sz="4" w:space="0" w:color="000000"/>
              <w:right w:val="single" w:sz="4" w:space="0" w:color="000000"/>
            </w:tcBorders>
            <w:vAlign w:val="center"/>
          </w:tcPr>
          <w:p w14:paraId="32A04992" w14:textId="77777777" w:rsidR="00A10877" w:rsidRDefault="00000000">
            <w:pPr>
              <w:rPr>
                <w:rFonts w:ascii="Times New Roman" w:hAnsi="Times New Roman"/>
                <w:sz w:val="22"/>
                <w:szCs w:val="22"/>
              </w:rPr>
            </w:pPr>
            <w:r>
              <w:rPr>
                <w:rFonts w:ascii="Times New Roman" w:hAnsi="Times New Roman"/>
                <w:sz w:val="22"/>
                <w:szCs w:val="22"/>
              </w:rPr>
              <w:t>Hạ, nhổ cừ Larsen IV dài 12m, 18m</w:t>
            </w:r>
          </w:p>
        </w:tc>
      </w:tr>
      <w:tr w:rsidR="00A10877" w14:paraId="3FFAEE60"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2C208129" w14:textId="77777777" w:rsidR="00A10877" w:rsidRDefault="00000000">
            <w:pPr>
              <w:jc w:val="center"/>
              <w:rPr>
                <w:sz w:val="22"/>
                <w:szCs w:val="22"/>
              </w:rPr>
            </w:pPr>
            <w:r>
              <w:rPr>
                <w:rFonts w:ascii="Times New Roman" w:hAnsi="Times New Roman"/>
                <w:sz w:val="22"/>
                <w:szCs w:val="22"/>
              </w:rPr>
              <w:t>2</w:t>
            </w:r>
          </w:p>
        </w:tc>
        <w:tc>
          <w:tcPr>
            <w:tcW w:w="2002" w:type="dxa"/>
            <w:tcBorders>
              <w:top w:val="single" w:sz="4" w:space="0" w:color="000000"/>
              <w:left w:val="single" w:sz="4" w:space="0" w:color="000000"/>
              <w:bottom w:val="single" w:sz="4" w:space="0" w:color="000000"/>
              <w:right w:val="single" w:sz="4" w:space="0" w:color="000000"/>
            </w:tcBorders>
            <w:vAlign w:val="center"/>
          </w:tcPr>
          <w:p w14:paraId="7607CE05" w14:textId="77777777" w:rsidR="00A10877" w:rsidRDefault="00000000">
            <w:pPr>
              <w:rPr>
                <w:sz w:val="22"/>
                <w:szCs w:val="22"/>
              </w:rPr>
            </w:pPr>
            <w:r>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vAlign w:val="center"/>
          </w:tcPr>
          <w:p w14:paraId="247784A3" w14:textId="77777777" w:rsidR="00A10877" w:rsidRDefault="00000000">
            <w:pPr>
              <w:rPr>
                <w:sz w:val="22"/>
                <w:szCs w:val="22"/>
              </w:rPr>
            </w:pPr>
            <w:r>
              <w:rPr>
                <w:rFonts w:ascii="Times New Roman" w:hAnsi="Times New Roman"/>
                <w:sz w:val="22"/>
                <w:szCs w:val="22"/>
              </w:rPr>
              <w:t>Sức nâng ≥ 25 tấn</w:t>
            </w:r>
          </w:p>
        </w:tc>
        <w:tc>
          <w:tcPr>
            <w:tcW w:w="901" w:type="dxa"/>
            <w:tcBorders>
              <w:top w:val="single" w:sz="4" w:space="0" w:color="000000"/>
              <w:left w:val="single" w:sz="4" w:space="0" w:color="000000"/>
              <w:bottom w:val="single" w:sz="4" w:space="0" w:color="000000"/>
              <w:right w:val="single" w:sz="4" w:space="0" w:color="000000"/>
            </w:tcBorders>
            <w:vAlign w:val="center"/>
          </w:tcPr>
          <w:p w14:paraId="18282D92" w14:textId="77777777" w:rsidR="00A10877" w:rsidRDefault="00000000">
            <w:pPr>
              <w:rPr>
                <w:rFonts w:ascii="Times New Roman" w:hAnsi="Times New Roman"/>
                <w:sz w:val="22"/>
                <w:szCs w:val="22"/>
              </w:rPr>
            </w:pPr>
            <w:r>
              <w:rPr>
                <w:rFonts w:ascii="Times New Roman" w:hAnsi="Times New Roman"/>
                <w:sz w:val="22"/>
                <w:szCs w:val="22"/>
              </w:rPr>
              <w:t>01 chiếc</w:t>
            </w:r>
          </w:p>
        </w:tc>
        <w:tc>
          <w:tcPr>
            <w:tcW w:w="1398" w:type="dxa"/>
            <w:tcBorders>
              <w:top w:val="single" w:sz="4" w:space="0" w:color="000000"/>
              <w:left w:val="single" w:sz="4" w:space="0" w:color="000000"/>
              <w:bottom w:val="single" w:sz="4" w:space="0" w:color="000000"/>
              <w:right w:val="single" w:sz="4" w:space="0" w:color="000000"/>
            </w:tcBorders>
            <w:vAlign w:val="center"/>
          </w:tcPr>
          <w:p w14:paraId="5868F109" w14:textId="77777777" w:rsidR="00A10877" w:rsidRDefault="00000000">
            <w:pPr>
              <w:rPr>
                <w:rFonts w:ascii="Times New Roman" w:hAnsi="Times New Roman"/>
                <w:sz w:val="22"/>
                <w:szCs w:val="22"/>
              </w:rPr>
            </w:pPr>
            <w:r>
              <w:rPr>
                <w:rFonts w:ascii="Times New Roman" w:hAnsi="Times New Roman"/>
                <w:sz w:val="22"/>
                <w:szCs w:val="22"/>
              </w:rPr>
              <w:t>Đồng thời với máy ép cừ</w:t>
            </w:r>
          </w:p>
        </w:tc>
        <w:tc>
          <w:tcPr>
            <w:tcW w:w="1671" w:type="dxa"/>
            <w:tcBorders>
              <w:top w:val="single" w:sz="4" w:space="0" w:color="000000"/>
              <w:left w:val="single" w:sz="4" w:space="0" w:color="000000"/>
              <w:bottom w:val="single" w:sz="4" w:space="0" w:color="000000"/>
              <w:right w:val="single" w:sz="4" w:space="0" w:color="000000"/>
            </w:tcBorders>
            <w:vAlign w:val="center"/>
          </w:tcPr>
          <w:p w14:paraId="4CF3CC8C" w14:textId="77777777" w:rsidR="00A10877" w:rsidRDefault="00000000">
            <w:pPr>
              <w:rPr>
                <w:rFonts w:ascii="Times New Roman" w:hAnsi="Times New Roman"/>
                <w:sz w:val="22"/>
                <w:szCs w:val="22"/>
              </w:rPr>
            </w:pPr>
            <w:r>
              <w:rPr>
                <w:rFonts w:ascii="Times New Roman" w:hAnsi="Times New Roman"/>
                <w:sz w:val="22"/>
                <w:szCs w:val="22"/>
              </w:rPr>
              <w:t>Lắp dựng, tháo dỡ văng chống H350; bốc xếp cừ</w:t>
            </w:r>
          </w:p>
        </w:tc>
      </w:tr>
      <w:tr w:rsidR="00A10877" w14:paraId="77673878"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1897B8B6" w14:textId="77777777" w:rsidR="00A10877" w:rsidRDefault="00000000">
            <w:pPr>
              <w:jc w:val="center"/>
              <w:rPr>
                <w:sz w:val="22"/>
                <w:szCs w:val="22"/>
              </w:rPr>
            </w:pPr>
            <w:r>
              <w:rPr>
                <w:rFonts w:ascii="Times New Roman" w:hAnsi="Times New Roman"/>
                <w:sz w:val="22"/>
                <w:szCs w:val="22"/>
              </w:rPr>
              <w:t>3</w:t>
            </w:r>
          </w:p>
        </w:tc>
        <w:tc>
          <w:tcPr>
            <w:tcW w:w="2002" w:type="dxa"/>
            <w:tcBorders>
              <w:top w:val="single" w:sz="4" w:space="0" w:color="000000"/>
              <w:left w:val="single" w:sz="4" w:space="0" w:color="000000"/>
              <w:bottom w:val="single" w:sz="4" w:space="0" w:color="000000"/>
              <w:right w:val="single" w:sz="4" w:space="0" w:color="000000"/>
            </w:tcBorders>
            <w:vAlign w:val="center"/>
          </w:tcPr>
          <w:p w14:paraId="0F95DDCF" w14:textId="77777777" w:rsidR="00A10877" w:rsidRDefault="00000000">
            <w:pPr>
              <w:rPr>
                <w:sz w:val="22"/>
                <w:szCs w:val="22"/>
              </w:rPr>
            </w:pPr>
            <w:r>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vAlign w:val="center"/>
          </w:tcPr>
          <w:p w14:paraId="036B10D1" w14:textId="77777777" w:rsidR="00A10877" w:rsidRDefault="00000000">
            <w:pPr>
              <w:rPr>
                <w:sz w:val="22"/>
                <w:szCs w:val="22"/>
              </w:rPr>
            </w:pPr>
            <w:r>
              <w:rPr>
                <w:rFonts w:ascii="Times New Roman" w:hAnsi="Times New Roman"/>
                <w:sz w:val="22"/>
                <w:szCs w:val="22"/>
              </w:rPr>
              <w:t>Máy hàn điện ≥ 400A</w:t>
            </w:r>
          </w:p>
        </w:tc>
        <w:tc>
          <w:tcPr>
            <w:tcW w:w="901" w:type="dxa"/>
            <w:tcBorders>
              <w:top w:val="single" w:sz="4" w:space="0" w:color="000000"/>
              <w:left w:val="single" w:sz="4" w:space="0" w:color="000000"/>
              <w:bottom w:val="single" w:sz="4" w:space="0" w:color="000000"/>
              <w:right w:val="single" w:sz="4" w:space="0" w:color="000000"/>
            </w:tcBorders>
            <w:vAlign w:val="center"/>
          </w:tcPr>
          <w:p w14:paraId="3D70C165" w14:textId="77777777" w:rsidR="00A10877" w:rsidRDefault="00000000">
            <w:pPr>
              <w:jc w:val="center"/>
              <w:rPr>
                <w:rFonts w:ascii="Times New Roman" w:hAnsi="Times New Roman"/>
                <w:sz w:val="22"/>
                <w:szCs w:val="22"/>
              </w:rPr>
            </w:pPr>
            <w:r>
              <w:rPr>
                <w:rFonts w:ascii="Times New Roman" w:hAnsi="Times New Roman"/>
                <w:sz w:val="22"/>
                <w:szCs w:val="22"/>
              </w:rPr>
              <w:t>04 bộ</w:t>
            </w:r>
          </w:p>
        </w:tc>
        <w:tc>
          <w:tcPr>
            <w:tcW w:w="1398" w:type="dxa"/>
            <w:tcBorders>
              <w:top w:val="single" w:sz="4" w:space="0" w:color="000000"/>
              <w:left w:val="single" w:sz="4" w:space="0" w:color="000000"/>
              <w:bottom w:val="single" w:sz="4" w:space="0" w:color="000000"/>
              <w:right w:val="single" w:sz="4" w:space="0" w:color="000000"/>
            </w:tcBorders>
            <w:vAlign w:val="center"/>
          </w:tcPr>
          <w:p w14:paraId="29B8249F" w14:textId="77777777" w:rsidR="00A10877" w:rsidRDefault="00000000">
            <w:pPr>
              <w:rPr>
                <w:rFonts w:ascii="Times New Roman" w:hAnsi="Times New Roman"/>
                <w:sz w:val="22"/>
                <w:szCs w:val="22"/>
              </w:rPr>
            </w:pPr>
            <w:r>
              <w:rPr>
                <w:rFonts w:ascii="Times New Roman" w:hAnsi="Times New Roman"/>
                <w:sz w:val="22"/>
                <w:szCs w:val="22"/>
              </w:rPr>
              <w:t>Theo tiến độ lắp văng</w:t>
            </w:r>
          </w:p>
        </w:tc>
        <w:tc>
          <w:tcPr>
            <w:tcW w:w="1671" w:type="dxa"/>
            <w:tcBorders>
              <w:top w:val="single" w:sz="4" w:space="0" w:color="000000"/>
              <w:left w:val="single" w:sz="4" w:space="0" w:color="000000"/>
              <w:bottom w:val="single" w:sz="4" w:space="0" w:color="000000"/>
              <w:right w:val="single" w:sz="4" w:space="0" w:color="000000"/>
            </w:tcBorders>
            <w:vAlign w:val="center"/>
          </w:tcPr>
          <w:p w14:paraId="1861B4F1" w14:textId="77777777" w:rsidR="00A10877" w:rsidRDefault="00000000">
            <w:pPr>
              <w:rPr>
                <w:rFonts w:ascii="Times New Roman" w:hAnsi="Times New Roman"/>
                <w:sz w:val="22"/>
                <w:szCs w:val="22"/>
              </w:rPr>
            </w:pPr>
            <w:r>
              <w:rPr>
                <w:rFonts w:ascii="Times New Roman" w:hAnsi="Times New Roman"/>
                <w:sz w:val="22"/>
                <w:szCs w:val="22"/>
              </w:rPr>
              <w:t>Gia công, hàn, cắt chi tiết văng chống, kingpost</w:t>
            </w:r>
          </w:p>
        </w:tc>
      </w:tr>
      <w:tr w:rsidR="00A10877" w14:paraId="4BE36157"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4DEE5944" w14:textId="77777777" w:rsidR="00A10877" w:rsidRDefault="00000000">
            <w:pPr>
              <w:rPr>
                <w:sz w:val="22"/>
                <w:szCs w:val="22"/>
              </w:rPr>
            </w:pPr>
            <w:r>
              <w:rPr>
                <w:rFonts w:ascii="Times New Roman" w:hAnsi="Times New Roman"/>
                <w:b/>
                <w:bCs/>
                <w:sz w:val="22"/>
                <w:szCs w:val="22"/>
              </w:rPr>
              <w:t>II. Thiết bị hạ mực nước ngầm, tiêu thoát nước</w:t>
            </w:r>
          </w:p>
        </w:tc>
      </w:tr>
      <w:tr w:rsidR="00A10877" w14:paraId="56AED634"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6D1A2610" w14:textId="77777777" w:rsidR="00A10877" w:rsidRDefault="00000000">
            <w:pPr>
              <w:jc w:val="center"/>
              <w:rPr>
                <w:sz w:val="22"/>
                <w:szCs w:val="22"/>
              </w:rPr>
            </w:pPr>
            <w:r>
              <w:rPr>
                <w:rFonts w:ascii="Times New Roman" w:hAnsi="Times New Roman"/>
                <w:sz w:val="22"/>
                <w:szCs w:val="22"/>
              </w:rPr>
              <w:t>4</w:t>
            </w:r>
          </w:p>
        </w:tc>
        <w:tc>
          <w:tcPr>
            <w:tcW w:w="2002" w:type="dxa"/>
            <w:tcBorders>
              <w:top w:val="single" w:sz="4" w:space="0" w:color="000000"/>
              <w:left w:val="single" w:sz="4" w:space="0" w:color="000000"/>
              <w:bottom w:val="single" w:sz="4" w:space="0" w:color="000000"/>
              <w:right w:val="single" w:sz="4" w:space="0" w:color="000000"/>
            </w:tcBorders>
            <w:vAlign w:val="center"/>
          </w:tcPr>
          <w:p w14:paraId="1F331D64" w14:textId="77777777" w:rsidR="00A10877" w:rsidRDefault="00000000">
            <w:pPr>
              <w:rPr>
                <w:sz w:val="22"/>
                <w:szCs w:val="22"/>
              </w:rPr>
            </w:pPr>
            <w:r>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vAlign w:val="center"/>
          </w:tcPr>
          <w:p w14:paraId="06FB3643" w14:textId="77777777" w:rsidR="00A10877" w:rsidRDefault="00000000">
            <w:pPr>
              <w:rPr>
                <w:sz w:val="22"/>
                <w:szCs w:val="22"/>
              </w:rPr>
            </w:pPr>
            <w:r>
              <w:rPr>
                <w:rFonts w:ascii="Times New Roman" w:hAnsi="Times New Roman"/>
                <w:sz w:val="22"/>
                <w:szCs w:val="22"/>
              </w:rPr>
              <w:t>Công suất, lưu lượng theo thiết kế biện pháp hạ mực nước ngầm được duyệt</w:t>
            </w:r>
          </w:p>
        </w:tc>
        <w:tc>
          <w:tcPr>
            <w:tcW w:w="901" w:type="dxa"/>
            <w:tcBorders>
              <w:top w:val="single" w:sz="4" w:space="0" w:color="000000"/>
              <w:left w:val="single" w:sz="4" w:space="0" w:color="000000"/>
              <w:bottom w:val="single" w:sz="4" w:space="0" w:color="000000"/>
              <w:right w:val="single" w:sz="4" w:space="0" w:color="000000"/>
            </w:tcBorders>
            <w:vAlign w:val="center"/>
          </w:tcPr>
          <w:p w14:paraId="6E5D4CE7" w14:textId="77777777" w:rsidR="00A10877" w:rsidRDefault="00000000">
            <w:pPr>
              <w:jc w:val="center"/>
              <w:rPr>
                <w:sz w:val="22"/>
                <w:szCs w:val="22"/>
              </w:rPr>
            </w:pPr>
            <w:r>
              <w:rPr>
                <w:rFonts w:ascii="Times New Roman" w:hAnsi="Times New Roman"/>
                <w:sz w:val="22"/>
                <w:szCs w:val="22"/>
              </w:rPr>
              <w:t>Theo thiết kế biện pháp + 02 máy dự phòng</w:t>
            </w:r>
          </w:p>
        </w:tc>
        <w:tc>
          <w:tcPr>
            <w:tcW w:w="1398" w:type="dxa"/>
            <w:tcBorders>
              <w:top w:val="single" w:sz="4" w:space="0" w:color="000000"/>
              <w:left w:val="single" w:sz="4" w:space="0" w:color="000000"/>
              <w:bottom w:val="single" w:sz="4" w:space="0" w:color="000000"/>
              <w:right w:val="single" w:sz="4" w:space="0" w:color="000000"/>
            </w:tcBorders>
            <w:vAlign w:val="center"/>
          </w:tcPr>
          <w:p w14:paraId="0C5C2C56" w14:textId="77777777" w:rsidR="00A10877" w:rsidRDefault="00000000">
            <w:pPr>
              <w:rPr>
                <w:sz w:val="22"/>
                <w:szCs w:val="22"/>
              </w:rPr>
            </w:pPr>
            <w:r>
              <w:rPr>
                <w:rFonts w:ascii="Times New Roman" w:hAnsi="Times New Roman"/>
                <w:sz w:val="22"/>
                <w:szCs w:val="22"/>
              </w:rPr>
              <w:t>Trước khi đào đất lớp đầu tiên</w:t>
            </w:r>
          </w:p>
        </w:tc>
        <w:tc>
          <w:tcPr>
            <w:tcW w:w="1671" w:type="dxa"/>
            <w:tcBorders>
              <w:top w:val="single" w:sz="4" w:space="0" w:color="000000"/>
              <w:left w:val="single" w:sz="4" w:space="0" w:color="000000"/>
              <w:bottom w:val="single" w:sz="4" w:space="0" w:color="000000"/>
              <w:right w:val="single" w:sz="4" w:space="0" w:color="000000"/>
            </w:tcBorders>
            <w:vAlign w:val="center"/>
          </w:tcPr>
          <w:p w14:paraId="471DA0CE" w14:textId="77777777" w:rsidR="00A10877" w:rsidRDefault="00000000">
            <w:pPr>
              <w:rPr>
                <w:sz w:val="22"/>
                <w:szCs w:val="22"/>
              </w:rPr>
            </w:pPr>
            <w:r>
              <w:rPr>
                <w:rFonts w:ascii="Times New Roman" w:hAnsi="Times New Roman"/>
                <w:sz w:val="22"/>
                <w:szCs w:val="22"/>
              </w:rPr>
              <w:t>Hạ mực nước ngầm, tiêu thoát nước hố móng liên tục</w:t>
            </w:r>
          </w:p>
        </w:tc>
      </w:tr>
      <w:tr w:rsidR="00A10877" w14:paraId="49A00C22"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0C5C5ACA" w14:textId="77777777" w:rsidR="00A10877" w:rsidRDefault="00000000">
            <w:pPr>
              <w:jc w:val="center"/>
              <w:rPr>
                <w:sz w:val="22"/>
                <w:szCs w:val="22"/>
              </w:rPr>
            </w:pPr>
            <w:r>
              <w:rPr>
                <w:rFonts w:ascii="Times New Roman" w:hAnsi="Times New Roman"/>
                <w:sz w:val="22"/>
                <w:szCs w:val="22"/>
              </w:rPr>
              <w:t>5</w:t>
            </w:r>
          </w:p>
        </w:tc>
        <w:tc>
          <w:tcPr>
            <w:tcW w:w="2002" w:type="dxa"/>
            <w:tcBorders>
              <w:top w:val="single" w:sz="4" w:space="0" w:color="000000"/>
              <w:left w:val="single" w:sz="4" w:space="0" w:color="000000"/>
              <w:bottom w:val="single" w:sz="4" w:space="0" w:color="000000"/>
              <w:right w:val="single" w:sz="4" w:space="0" w:color="000000"/>
            </w:tcBorders>
            <w:vAlign w:val="center"/>
          </w:tcPr>
          <w:p w14:paraId="4E13BF50" w14:textId="77777777" w:rsidR="00A10877" w:rsidRDefault="00000000">
            <w:pPr>
              <w:rPr>
                <w:sz w:val="22"/>
                <w:szCs w:val="22"/>
              </w:rPr>
            </w:pPr>
            <w:r>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vAlign w:val="center"/>
          </w:tcPr>
          <w:p w14:paraId="669F4849" w14:textId="77777777" w:rsidR="00A10877" w:rsidRDefault="00000000">
            <w:pPr>
              <w:rPr>
                <w:sz w:val="22"/>
                <w:szCs w:val="22"/>
              </w:rPr>
            </w:pPr>
            <w:r>
              <w:rPr>
                <w:rFonts w:ascii="Times New Roman" w:hAnsi="Times New Roman"/>
                <w:sz w:val="22"/>
                <w:szCs w:val="22"/>
              </w:rPr>
              <w:t>Công suất đủ cấp cho toàn bộ hệ thống bơm hạ mực nước ngầm</w:t>
            </w:r>
          </w:p>
        </w:tc>
        <w:tc>
          <w:tcPr>
            <w:tcW w:w="901" w:type="dxa"/>
            <w:tcBorders>
              <w:top w:val="single" w:sz="4" w:space="0" w:color="000000"/>
              <w:left w:val="single" w:sz="4" w:space="0" w:color="000000"/>
              <w:bottom w:val="single" w:sz="4" w:space="0" w:color="000000"/>
              <w:right w:val="single" w:sz="4" w:space="0" w:color="000000"/>
            </w:tcBorders>
            <w:vAlign w:val="center"/>
          </w:tcPr>
          <w:p w14:paraId="07A50BC3" w14:textId="77777777" w:rsidR="00A10877" w:rsidRDefault="00000000">
            <w:pPr>
              <w:jc w:val="center"/>
              <w:rPr>
                <w:sz w:val="22"/>
                <w:szCs w:val="22"/>
              </w:rPr>
            </w:pPr>
            <w:r>
              <w:rPr>
                <w:rFonts w:ascii="Times New Roman" w:hAnsi="Times New Roman"/>
                <w:sz w:val="22"/>
                <w:szCs w:val="22"/>
              </w:rPr>
              <w:t>01 máy</w:t>
            </w:r>
          </w:p>
        </w:tc>
        <w:tc>
          <w:tcPr>
            <w:tcW w:w="1398" w:type="dxa"/>
            <w:tcBorders>
              <w:top w:val="single" w:sz="4" w:space="0" w:color="000000"/>
              <w:left w:val="single" w:sz="4" w:space="0" w:color="000000"/>
              <w:bottom w:val="single" w:sz="4" w:space="0" w:color="000000"/>
              <w:right w:val="single" w:sz="4" w:space="0" w:color="000000"/>
            </w:tcBorders>
            <w:vAlign w:val="center"/>
          </w:tcPr>
          <w:p w14:paraId="61C0F940" w14:textId="77777777" w:rsidR="00A10877" w:rsidRDefault="00000000">
            <w:pPr>
              <w:rPr>
                <w:sz w:val="22"/>
                <w:szCs w:val="22"/>
              </w:rPr>
            </w:pPr>
            <w:r>
              <w:rPr>
                <w:rFonts w:ascii="Times New Roman" w:hAnsi="Times New Roman"/>
                <w:sz w:val="22"/>
                <w:szCs w:val="22"/>
              </w:rPr>
              <w:t>Đồng thời với hệ thống bơm</w:t>
            </w:r>
          </w:p>
        </w:tc>
        <w:tc>
          <w:tcPr>
            <w:tcW w:w="1671" w:type="dxa"/>
            <w:tcBorders>
              <w:top w:val="single" w:sz="4" w:space="0" w:color="000000"/>
              <w:left w:val="single" w:sz="4" w:space="0" w:color="000000"/>
              <w:bottom w:val="single" w:sz="4" w:space="0" w:color="000000"/>
              <w:right w:val="single" w:sz="4" w:space="0" w:color="000000"/>
            </w:tcBorders>
            <w:vAlign w:val="center"/>
          </w:tcPr>
          <w:p w14:paraId="4326FC0B" w14:textId="77777777" w:rsidR="00A10877" w:rsidRDefault="00000000">
            <w:pPr>
              <w:rPr>
                <w:sz w:val="22"/>
                <w:szCs w:val="22"/>
              </w:rPr>
            </w:pPr>
            <w:r>
              <w:rPr>
                <w:rFonts w:ascii="Times New Roman" w:hAnsi="Times New Roman"/>
                <w:sz w:val="22"/>
                <w:szCs w:val="22"/>
              </w:rPr>
              <w:t>Nguồn điện dự phòng, bảo đảm vận hành liên tục</w:t>
            </w:r>
          </w:p>
        </w:tc>
      </w:tr>
      <w:tr w:rsidR="00A10877" w14:paraId="08FE7D77"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1BFE61E6" w14:textId="77777777" w:rsidR="00A10877" w:rsidRDefault="00000000">
            <w:pPr>
              <w:rPr>
                <w:sz w:val="22"/>
                <w:szCs w:val="22"/>
              </w:rPr>
            </w:pPr>
            <w:r>
              <w:rPr>
                <w:rFonts w:ascii="Times New Roman" w:hAnsi="Times New Roman"/>
                <w:b/>
                <w:bCs/>
                <w:sz w:val="22"/>
                <w:szCs w:val="22"/>
              </w:rPr>
              <w:t>III. Thiết bị thi công kết cấu bê tông cốt thép</w:t>
            </w:r>
          </w:p>
        </w:tc>
      </w:tr>
      <w:tr w:rsidR="00A10877" w14:paraId="406C6992"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261FE798" w14:textId="77777777" w:rsidR="00A10877" w:rsidRDefault="00000000">
            <w:pPr>
              <w:jc w:val="center"/>
              <w:rPr>
                <w:sz w:val="22"/>
                <w:szCs w:val="22"/>
              </w:rPr>
            </w:pPr>
            <w:r>
              <w:rPr>
                <w:rFonts w:ascii="Times New Roman" w:hAnsi="Times New Roman"/>
                <w:sz w:val="22"/>
                <w:szCs w:val="22"/>
              </w:rPr>
              <w:lastRenderedPageBreak/>
              <w:t>6</w:t>
            </w:r>
          </w:p>
        </w:tc>
        <w:tc>
          <w:tcPr>
            <w:tcW w:w="2002" w:type="dxa"/>
            <w:tcBorders>
              <w:top w:val="single" w:sz="4" w:space="0" w:color="000000"/>
              <w:left w:val="single" w:sz="4" w:space="0" w:color="000000"/>
              <w:bottom w:val="single" w:sz="4" w:space="0" w:color="000000"/>
              <w:right w:val="single" w:sz="4" w:space="0" w:color="000000"/>
            </w:tcBorders>
            <w:vAlign w:val="center"/>
          </w:tcPr>
          <w:p w14:paraId="31046FE3" w14:textId="77777777" w:rsidR="00A10877" w:rsidRDefault="00000000">
            <w:pPr>
              <w:rPr>
                <w:sz w:val="22"/>
                <w:szCs w:val="22"/>
              </w:rPr>
            </w:pPr>
            <w:r>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vAlign w:val="center"/>
          </w:tcPr>
          <w:p w14:paraId="12451DC0" w14:textId="77777777" w:rsidR="00A10877" w:rsidRDefault="00000000">
            <w:pPr>
              <w:rPr>
                <w:sz w:val="22"/>
                <w:szCs w:val="22"/>
              </w:rPr>
            </w:pPr>
            <w:r>
              <w:rPr>
                <w:rFonts w:ascii="Times New Roman" w:hAnsi="Times New Roman"/>
                <w:sz w:val="22"/>
                <w:szCs w:val="22"/>
              </w:rPr>
              <w:t>Tầm với, sức nâng theo thiết kế biện pháp lắp dựng cẩu tháp được duyệt</w:t>
            </w:r>
          </w:p>
        </w:tc>
        <w:tc>
          <w:tcPr>
            <w:tcW w:w="901" w:type="dxa"/>
            <w:tcBorders>
              <w:top w:val="single" w:sz="4" w:space="0" w:color="000000"/>
              <w:left w:val="single" w:sz="4" w:space="0" w:color="000000"/>
              <w:bottom w:val="single" w:sz="4" w:space="0" w:color="000000"/>
              <w:right w:val="single" w:sz="4" w:space="0" w:color="000000"/>
            </w:tcBorders>
            <w:vAlign w:val="center"/>
          </w:tcPr>
          <w:p w14:paraId="009310C4" w14:textId="77777777" w:rsidR="00A10877" w:rsidRDefault="00000000">
            <w:pPr>
              <w:jc w:val="center"/>
              <w:rPr>
                <w:sz w:val="22"/>
                <w:szCs w:val="22"/>
              </w:rPr>
            </w:pPr>
            <w:r>
              <w:rPr>
                <w:rFonts w:ascii="Times New Roman" w:hAnsi="Times New Roman"/>
                <w:sz w:val="22"/>
                <w:szCs w:val="22"/>
              </w:rPr>
              <w:t>02 chiếc (01 CT1.2, 01 CT2)</w:t>
            </w:r>
          </w:p>
        </w:tc>
        <w:tc>
          <w:tcPr>
            <w:tcW w:w="1398" w:type="dxa"/>
            <w:tcBorders>
              <w:top w:val="single" w:sz="4" w:space="0" w:color="000000"/>
              <w:left w:val="single" w:sz="4" w:space="0" w:color="000000"/>
              <w:bottom w:val="single" w:sz="4" w:space="0" w:color="000000"/>
              <w:right w:val="single" w:sz="4" w:space="0" w:color="000000"/>
            </w:tcBorders>
            <w:vAlign w:val="center"/>
          </w:tcPr>
          <w:p w14:paraId="24F6E3A8" w14:textId="77777777" w:rsidR="00A10877" w:rsidRDefault="00000000">
            <w:pPr>
              <w:rPr>
                <w:sz w:val="22"/>
                <w:szCs w:val="22"/>
              </w:rPr>
            </w:pPr>
            <w:r>
              <w:rPr>
                <w:rFonts w:ascii="Times New Roman" w:hAnsi="Times New Roman"/>
                <w:sz w:val="22"/>
                <w:szCs w:val="22"/>
              </w:rPr>
              <w:t>Sau khi hoàn thành móng cẩu tháp</w:t>
            </w:r>
          </w:p>
        </w:tc>
        <w:tc>
          <w:tcPr>
            <w:tcW w:w="1671" w:type="dxa"/>
            <w:tcBorders>
              <w:top w:val="single" w:sz="4" w:space="0" w:color="000000"/>
              <w:left w:val="single" w:sz="4" w:space="0" w:color="000000"/>
              <w:bottom w:val="single" w:sz="4" w:space="0" w:color="000000"/>
              <w:right w:val="single" w:sz="4" w:space="0" w:color="000000"/>
            </w:tcBorders>
            <w:vAlign w:val="center"/>
          </w:tcPr>
          <w:p w14:paraId="2E885D34" w14:textId="77777777" w:rsidR="00A10877" w:rsidRDefault="00000000">
            <w:pPr>
              <w:rPr>
                <w:sz w:val="22"/>
                <w:szCs w:val="22"/>
              </w:rPr>
            </w:pPr>
            <w:r>
              <w:rPr>
                <w:rFonts w:ascii="Times New Roman" w:hAnsi="Times New Roman"/>
                <w:sz w:val="22"/>
                <w:szCs w:val="22"/>
              </w:rPr>
              <w:t>Vận chuyển vật tư, cốt thép, ván khuôn (chi phí trọn gói theo Biểu 01)</w:t>
            </w:r>
          </w:p>
        </w:tc>
      </w:tr>
      <w:tr w:rsidR="00A10877" w14:paraId="077F06F8"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1A1AE7C9" w14:textId="77777777" w:rsidR="00A10877" w:rsidRDefault="00000000">
            <w:pPr>
              <w:jc w:val="center"/>
              <w:rPr>
                <w:rFonts w:ascii="Times New Roman" w:hAnsi="Times New Roman"/>
                <w:sz w:val="22"/>
                <w:szCs w:val="22"/>
              </w:rPr>
            </w:pPr>
            <w:r>
              <w:rPr>
                <w:rFonts w:ascii="Times New Roman" w:hAnsi="Times New Roman"/>
                <w:sz w:val="22"/>
                <w:szCs w:val="22"/>
              </w:rPr>
              <w:t>7</w:t>
            </w:r>
          </w:p>
        </w:tc>
        <w:tc>
          <w:tcPr>
            <w:tcW w:w="2002" w:type="dxa"/>
            <w:tcBorders>
              <w:top w:val="single" w:sz="4" w:space="0" w:color="000000"/>
              <w:left w:val="single" w:sz="4" w:space="0" w:color="000000"/>
              <w:bottom w:val="single" w:sz="4" w:space="0" w:color="000000"/>
              <w:right w:val="single" w:sz="4" w:space="0" w:color="000000"/>
            </w:tcBorders>
            <w:vAlign w:val="center"/>
          </w:tcPr>
          <w:p w14:paraId="153ACECF" w14:textId="77777777" w:rsidR="00A10877" w:rsidRDefault="00000000">
            <w:pPr>
              <w:rPr>
                <w:rFonts w:ascii="Times New Roman" w:hAnsi="Times New Roman"/>
                <w:sz w:val="22"/>
                <w:szCs w:val="22"/>
              </w:rPr>
            </w:pPr>
            <w:r>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vAlign w:val="center"/>
          </w:tcPr>
          <w:p w14:paraId="0C1C84F0" w14:textId="77777777" w:rsidR="00A10877" w:rsidRDefault="00000000">
            <w:pPr>
              <w:rPr>
                <w:rFonts w:ascii="Times New Roman" w:hAnsi="Times New Roman"/>
                <w:sz w:val="22"/>
                <w:szCs w:val="22"/>
              </w:rPr>
            </w:pPr>
            <w:r>
              <w:rPr>
                <w:rFonts w:ascii="Times New Roman" w:hAnsi="Times New Roman"/>
                <w:sz w:val="22"/>
                <w:szCs w:val="22"/>
              </w:rPr>
              <w:t>Cắt, uốn thép đến Φ32</w:t>
            </w:r>
          </w:p>
        </w:tc>
        <w:tc>
          <w:tcPr>
            <w:tcW w:w="901" w:type="dxa"/>
            <w:tcBorders>
              <w:top w:val="single" w:sz="4" w:space="0" w:color="000000"/>
              <w:left w:val="single" w:sz="4" w:space="0" w:color="000000"/>
              <w:bottom w:val="single" w:sz="4" w:space="0" w:color="000000"/>
              <w:right w:val="single" w:sz="4" w:space="0" w:color="000000"/>
            </w:tcBorders>
            <w:vAlign w:val="center"/>
          </w:tcPr>
          <w:p w14:paraId="3D24A555" w14:textId="77777777" w:rsidR="00A10877" w:rsidRDefault="00000000">
            <w:pPr>
              <w:jc w:val="center"/>
              <w:rPr>
                <w:rFonts w:ascii="Times New Roman" w:hAnsi="Times New Roman"/>
                <w:sz w:val="22"/>
                <w:szCs w:val="22"/>
              </w:rPr>
            </w:pPr>
            <w:r>
              <w:rPr>
                <w:rFonts w:ascii="Times New Roman" w:hAnsi="Times New Roman"/>
                <w:sz w:val="22"/>
                <w:szCs w:val="22"/>
              </w:rPr>
              <w:t>02 bộ</w:t>
            </w:r>
          </w:p>
        </w:tc>
        <w:tc>
          <w:tcPr>
            <w:tcW w:w="1398" w:type="dxa"/>
            <w:tcBorders>
              <w:top w:val="single" w:sz="4" w:space="0" w:color="000000"/>
              <w:left w:val="single" w:sz="4" w:space="0" w:color="000000"/>
              <w:bottom w:val="single" w:sz="4" w:space="0" w:color="000000"/>
              <w:right w:val="single" w:sz="4" w:space="0" w:color="000000"/>
            </w:tcBorders>
            <w:vAlign w:val="center"/>
          </w:tcPr>
          <w:p w14:paraId="41E785EB" w14:textId="77777777" w:rsidR="00A10877" w:rsidRDefault="00000000">
            <w:pPr>
              <w:rPr>
                <w:rFonts w:ascii="Times New Roman" w:hAnsi="Times New Roman"/>
                <w:sz w:val="22"/>
                <w:szCs w:val="22"/>
              </w:rPr>
            </w:pPr>
            <w:r>
              <w:rPr>
                <w:rFonts w:ascii="Times New Roman" w:hAnsi="Times New Roman"/>
                <w:sz w:val="22"/>
                <w:szCs w:val="22"/>
              </w:rPr>
              <w:t>Trước khi gia công cốt thép móng</w:t>
            </w:r>
          </w:p>
        </w:tc>
        <w:tc>
          <w:tcPr>
            <w:tcW w:w="1671" w:type="dxa"/>
            <w:tcBorders>
              <w:top w:val="single" w:sz="4" w:space="0" w:color="000000"/>
              <w:left w:val="single" w:sz="4" w:space="0" w:color="000000"/>
              <w:bottom w:val="single" w:sz="4" w:space="0" w:color="000000"/>
              <w:right w:val="single" w:sz="4" w:space="0" w:color="000000"/>
            </w:tcBorders>
            <w:vAlign w:val="center"/>
          </w:tcPr>
          <w:p w14:paraId="6A09729E" w14:textId="77777777" w:rsidR="00A10877" w:rsidRDefault="00000000">
            <w:pPr>
              <w:rPr>
                <w:rFonts w:ascii="Times New Roman" w:hAnsi="Times New Roman"/>
                <w:sz w:val="22"/>
                <w:szCs w:val="22"/>
              </w:rPr>
            </w:pPr>
            <w:r>
              <w:rPr>
                <w:rFonts w:ascii="Times New Roman" w:hAnsi="Times New Roman"/>
                <w:sz w:val="22"/>
                <w:szCs w:val="22"/>
              </w:rPr>
              <w:t>Gia công cốt thép tại bãi</w:t>
            </w:r>
          </w:p>
        </w:tc>
      </w:tr>
      <w:tr w:rsidR="00A10877" w14:paraId="0F0DAE30"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2F3B1D54" w14:textId="77777777" w:rsidR="00A10877" w:rsidRDefault="00000000">
            <w:pPr>
              <w:jc w:val="center"/>
              <w:rPr>
                <w:rFonts w:ascii="Times New Roman" w:hAnsi="Times New Roman"/>
                <w:sz w:val="22"/>
                <w:szCs w:val="22"/>
              </w:rPr>
            </w:pPr>
            <w:r>
              <w:rPr>
                <w:rFonts w:ascii="Times New Roman" w:hAnsi="Times New Roman"/>
                <w:sz w:val="22"/>
                <w:szCs w:val="22"/>
              </w:rPr>
              <w:t>8</w:t>
            </w:r>
          </w:p>
        </w:tc>
        <w:tc>
          <w:tcPr>
            <w:tcW w:w="2002" w:type="dxa"/>
            <w:tcBorders>
              <w:top w:val="single" w:sz="4" w:space="0" w:color="000000"/>
              <w:left w:val="single" w:sz="4" w:space="0" w:color="000000"/>
              <w:bottom w:val="single" w:sz="4" w:space="0" w:color="000000"/>
              <w:right w:val="single" w:sz="4" w:space="0" w:color="000000"/>
            </w:tcBorders>
            <w:vAlign w:val="center"/>
          </w:tcPr>
          <w:p w14:paraId="09E0F310" w14:textId="77777777" w:rsidR="00A10877" w:rsidRDefault="00000000">
            <w:pPr>
              <w:rPr>
                <w:rFonts w:ascii="Times New Roman" w:hAnsi="Times New Roman"/>
                <w:sz w:val="22"/>
                <w:szCs w:val="22"/>
              </w:rPr>
            </w:pPr>
            <w:r>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vAlign w:val="center"/>
          </w:tcPr>
          <w:p w14:paraId="15D97499" w14:textId="77777777" w:rsidR="00A10877" w:rsidRDefault="00000000">
            <w:pPr>
              <w:rPr>
                <w:rFonts w:ascii="Times New Roman" w:hAnsi="Times New Roman"/>
                <w:sz w:val="22"/>
                <w:szCs w:val="22"/>
              </w:rPr>
            </w:pPr>
            <w:r>
              <w:rPr>
                <w:rFonts w:ascii="Times New Roman" w:hAnsi="Times New Roman"/>
                <w:sz w:val="22"/>
                <w:szCs w:val="22"/>
              </w:rPr>
              <w:t>Đầm dùi Φ35–Φ50</w:t>
            </w:r>
          </w:p>
        </w:tc>
        <w:tc>
          <w:tcPr>
            <w:tcW w:w="901" w:type="dxa"/>
            <w:tcBorders>
              <w:top w:val="single" w:sz="4" w:space="0" w:color="000000"/>
              <w:left w:val="single" w:sz="4" w:space="0" w:color="000000"/>
              <w:bottom w:val="single" w:sz="4" w:space="0" w:color="000000"/>
              <w:right w:val="single" w:sz="4" w:space="0" w:color="000000"/>
            </w:tcBorders>
            <w:vAlign w:val="center"/>
          </w:tcPr>
          <w:p w14:paraId="525AC582" w14:textId="77777777" w:rsidR="00A10877" w:rsidRDefault="00000000">
            <w:pPr>
              <w:jc w:val="center"/>
              <w:rPr>
                <w:rFonts w:ascii="Times New Roman" w:hAnsi="Times New Roman"/>
                <w:sz w:val="22"/>
                <w:szCs w:val="22"/>
              </w:rPr>
            </w:pPr>
            <w:r>
              <w:rPr>
                <w:rFonts w:ascii="Times New Roman" w:hAnsi="Times New Roman"/>
                <w:sz w:val="22"/>
                <w:szCs w:val="22"/>
              </w:rPr>
              <w:t>10 đầm dùi, 02 máy xoa</w:t>
            </w:r>
          </w:p>
        </w:tc>
        <w:tc>
          <w:tcPr>
            <w:tcW w:w="1398" w:type="dxa"/>
            <w:tcBorders>
              <w:top w:val="single" w:sz="4" w:space="0" w:color="000000"/>
              <w:left w:val="single" w:sz="4" w:space="0" w:color="000000"/>
              <w:bottom w:val="single" w:sz="4" w:space="0" w:color="000000"/>
              <w:right w:val="single" w:sz="4" w:space="0" w:color="000000"/>
            </w:tcBorders>
            <w:vAlign w:val="center"/>
          </w:tcPr>
          <w:p w14:paraId="7F57E157" w14:textId="77777777" w:rsidR="00A10877" w:rsidRDefault="00000000">
            <w:pPr>
              <w:rPr>
                <w:rFonts w:ascii="Times New Roman" w:hAnsi="Times New Roman"/>
                <w:sz w:val="22"/>
                <w:szCs w:val="22"/>
              </w:rPr>
            </w:pPr>
            <w:r>
              <w:rPr>
                <w:rFonts w:ascii="Times New Roman" w:hAnsi="Times New Roman"/>
                <w:sz w:val="22"/>
                <w:szCs w:val="22"/>
              </w:rPr>
              <w:t>Theo kế hoạch đổ bê tông</w:t>
            </w:r>
          </w:p>
        </w:tc>
        <w:tc>
          <w:tcPr>
            <w:tcW w:w="1671" w:type="dxa"/>
            <w:tcBorders>
              <w:top w:val="single" w:sz="4" w:space="0" w:color="000000"/>
              <w:left w:val="single" w:sz="4" w:space="0" w:color="000000"/>
              <w:bottom w:val="single" w:sz="4" w:space="0" w:color="000000"/>
              <w:right w:val="single" w:sz="4" w:space="0" w:color="000000"/>
            </w:tcBorders>
            <w:vAlign w:val="center"/>
          </w:tcPr>
          <w:p w14:paraId="696CD3FE" w14:textId="77777777" w:rsidR="00A10877" w:rsidRDefault="00000000">
            <w:pPr>
              <w:rPr>
                <w:rFonts w:ascii="Times New Roman" w:hAnsi="Times New Roman"/>
                <w:sz w:val="22"/>
                <w:szCs w:val="22"/>
              </w:rPr>
            </w:pPr>
            <w:r>
              <w:rPr>
                <w:rFonts w:ascii="Times New Roman" w:hAnsi="Times New Roman"/>
                <w:sz w:val="22"/>
                <w:szCs w:val="22"/>
              </w:rPr>
              <w:t>Đầm, hoàn thiện bê tông; đánh mặt bê tông chống nứt</w:t>
            </w:r>
          </w:p>
        </w:tc>
      </w:tr>
      <w:tr w:rsidR="00A10877" w14:paraId="3D171E06"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1AE02508" w14:textId="77777777" w:rsidR="00A10877" w:rsidRDefault="00000000">
            <w:pPr>
              <w:jc w:val="center"/>
              <w:rPr>
                <w:rFonts w:ascii="Times New Roman" w:hAnsi="Times New Roman"/>
                <w:sz w:val="22"/>
                <w:szCs w:val="22"/>
              </w:rPr>
            </w:pPr>
            <w:r>
              <w:rPr>
                <w:rFonts w:ascii="Times New Roman" w:hAnsi="Times New Roman"/>
                <w:sz w:val="22"/>
                <w:szCs w:val="22"/>
              </w:rPr>
              <w:t>9</w:t>
            </w:r>
          </w:p>
        </w:tc>
        <w:tc>
          <w:tcPr>
            <w:tcW w:w="2002" w:type="dxa"/>
            <w:tcBorders>
              <w:top w:val="single" w:sz="4" w:space="0" w:color="000000"/>
              <w:left w:val="single" w:sz="4" w:space="0" w:color="000000"/>
              <w:bottom w:val="single" w:sz="4" w:space="0" w:color="000000"/>
              <w:right w:val="single" w:sz="4" w:space="0" w:color="000000"/>
            </w:tcBorders>
            <w:vAlign w:val="center"/>
          </w:tcPr>
          <w:p w14:paraId="23F96339" w14:textId="77777777" w:rsidR="00A10877" w:rsidRDefault="00000000">
            <w:pPr>
              <w:rPr>
                <w:rFonts w:ascii="Times New Roman" w:hAnsi="Times New Roman"/>
                <w:sz w:val="22"/>
                <w:szCs w:val="22"/>
              </w:rPr>
            </w:pPr>
            <w:r>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vAlign w:val="center"/>
          </w:tcPr>
          <w:p w14:paraId="316047D7" w14:textId="77777777" w:rsidR="00A10877" w:rsidRDefault="00000000">
            <w:pPr>
              <w:rPr>
                <w:rFonts w:ascii="Times New Roman" w:hAnsi="Times New Roman"/>
                <w:sz w:val="22"/>
                <w:szCs w:val="22"/>
              </w:rPr>
            </w:pPr>
            <w:r>
              <w:rPr>
                <w:rFonts w:ascii="Times New Roman" w:hAnsi="Times New Roman"/>
                <w:sz w:val="22"/>
                <w:szCs w:val="22"/>
              </w:rPr>
              <w:t>Theo thiết kế biện pháp ván khuôn được duyệt</w:t>
            </w:r>
          </w:p>
        </w:tc>
        <w:tc>
          <w:tcPr>
            <w:tcW w:w="901" w:type="dxa"/>
            <w:tcBorders>
              <w:top w:val="single" w:sz="4" w:space="0" w:color="000000"/>
              <w:left w:val="single" w:sz="4" w:space="0" w:color="000000"/>
              <w:bottom w:val="single" w:sz="4" w:space="0" w:color="000000"/>
              <w:right w:val="single" w:sz="4" w:space="0" w:color="000000"/>
            </w:tcBorders>
            <w:vAlign w:val="center"/>
          </w:tcPr>
          <w:p w14:paraId="55B0DD8B" w14:textId="77777777" w:rsidR="00A10877" w:rsidRDefault="00000000">
            <w:pPr>
              <w:jc w:val="center"/>
              <w:rPr>
                <w:rFonts w:ascii="Times New Roman" w:hAnsi="Times New Roman"/>
                <w:sz w:val="22"/>
                <w:szCs w:val="22"/>
              </w:rPr>
            </w:pPr>
            <w:r>
              <w:rPr>
                <w:rFonts w:ascii="Times New Roman" w:hAnsi="Times New Roman"/>
                <w:sz w:val="22"/>
                <w:szCs w:val="22"/>
              </w:rPr>
              <w:t>Đủ luân chuyển tối thiểu 01 phân đoạn sàn</w:t>
            </w:r>
          </w:p>
        </w:tc>
        <w:tc>
          <w:tcPr>
            <w:tcW w:w="1398" w:type="dxa"/>
            <w:tcBorders>
              <w:top w:val="single" w:sz="4" w:space="0" w:color="000000"/>
              <w:left w:val="single" w:sz="4" w:space="0" w:color="000000"/>
              <w:bottom w:val="single" w:sz="4" w:space="0" w:color="000000"/>
              <w:right w:val="single" w:sz="4" w:space="0" w:color="000000"/>
            </w:tcBorders>
            <w:vAlign w:val="center"/>
          </w:tcPr>
          <w:p w14:paraId="7D30008C" w14:textId="77777777" w:rsidR="00A10877" w:rsidRDefault="00000000">
            <w:pPr>
              <w:rPr>
                <w:rFonts w:ascii="Times New Roman" w:hAnsi="Times New Roman"/>
                <w:sz w:val="22"/>
                <w:szCs w:val="22"/>
              </w:rPr>
            </w:pPr>
            <w:r>
              <w:rPr>
                <w:rFonts w:ascii="Times New Roman" w:hAnsi="Times New Roman"/>
                <w:sz w:val="22"/>
                <w:szCs w:val="22"/>
              </w:rPr>
              <w:t>Theo tiến độ</w:t>
            </w:r>
          </w:p>
        </w:tc>
        <w:tc>
          <w:tcPr>
            <w:tcW w:w="1671" w:type="dxa"/>
            <w:tcBorders>
              <w:top w:val="single" w:sz="4" w:space="0" w:color="000000"/>
              <w:left w:val="single" w:sz="4" w:space="0" w:color="000000"/>
              <w:bottom w:val="single" w:sz="4" w:space="0" w:color="000000"/>
              <w:right w:val="single" w:sz="4" w:space="0" w:color="000000"/>
            </w:tcBorders>
            <w:vAlign w:val="center"/>
          </w:tcPr>
          <w:p w14:paraId="35920002" w14:textId="77777777" w:rsidR="00A10877" w:rsidRDefault="00000000">
            <w:pPr>
              <w:rPr>
                <w:rFonts w:ascii="Times New Roman" w:hAnsi="Times New Roman"/>
                <w:sz w:val="22"/>
                <w:szCs w:val="22"/>
              </w:rPr>
            </w:pPr>
            <w:r>
              <w:rPr>
                <w:rFonts w:ascii="Times New Roman" w:hAnsi="Times New Roman"/>
                <w:sz w:val="22"/>
                <w:szCs w:val="22"/>
              </w:rPr>
              <w:t>Thi công ván khuôn, đà giáo</w:t>
            </w:r>
          </w:p>
        </w:tc>
      </w:tr>
      <w:tr w:rsidR="00A10877" w14:paraId="644EBA2F"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3AE7A917" w14:textId="77777777" w:rsidR="00A10877" w:rsidRDefault="00000000">
            <w:pPr>
              <w:rPr>
                <w:sz w:val="22"/>
                <w:szCs w:val="22"/>
              </w:rPr>
            </w:pPr>
            <w:r>
              <w:rPr>
                <w:rFonts w:ascii="Times New Roman" w:hAnsi="Times New Roman"/>
                <w:b/>
                <w:bCs/>
                <w:sz w:val="22"/>
                <w:szCs w:val="22"/>
              </w:rPr>
              <w:t>IV. Thiết bị chống thấm, trắc đạc, phụ trợ</w:t>
            </w:r>
          </w:p>
        </w:tc>
      </w:tr>
      <w:tr w:rsidR="00A10877" w14:paraId="276C3348"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3B498D51" w14:textId="77777777" w:rsidR="00A10877" w:rsidRDefault="00000000">
            <w:pPr>
              <w:jc w:val="center"/>
              <w:rPr>
                <w:sz w:val="22"/>
                <w:szCs w:val="22"/>
              </w:rPr>
            </w:pPr>
            <w:r>
              <w:rPr>
                <w:rFonts w:ascii="Times New Roman" w:hAnsi="Times New Roman"/>
                <w:sz w:val="22"/>
                <w:szCs w:val="22"/>
              </w:rPr>
              <w:t>10</w:t>
            </w:r>
          </w:p>
        </w:tc>
        <w:tc>
          <w:tcPr>
            <w:tcW w:w="2002" w:type="dxa"/>
            <w:tcBorders>
              <w:top w:val="single" w:sz="4" w:space="0" w:color="000000"/>
              <w:left w:val="single" w:sz="4" w:space="0" w:color="000000"/>
              <w:bottom w:val="single" w:sz="4" w:space="0" w:color="000000"/>
              <w:right w:val="single" w:sz="4" w:space="0" w:color="000000"/>
            </w:tcBorders>
            <w:vAlign w:val="center"/>
          </w:tcPr>
          <w:p w14:paraId="0FBF3A04" w14:textId="77777777" w:rsidR="00A10877" w:rsidRDefault="00000000">
            <w:pPr>
              <w:rPr>
                <w:sz w:val="22"/>
                <w:szCs w:val="22"/>
              </w:rPr>
            </w:pPr>
            <w:r>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vAlign w:val="center"/>
          </w:tcPr>
          <w:p w14:paraId="362159E9" w14:textId="77777777" w:rsidR="00A10877" w:rsidRDefault="00000000">
            <w:pPr>
              <w:rPr>
                <w:sz w:val="22"/>
                <w:szCs w:val="22"/>
              </w:rPr>
            </w:pPr>
            <w:r>
              <w:rPr>
                <w:rFonts w:ascii="Times New Roman" w:hAnsi="Times New Roman"/>
                <w:sz w:val="22"/>
                <w:szCs w:val="22"/>
              </w:rPr>
              <w:t>Theo chỉ định của nhà sản xuất vật liệu chống thấm (Biểu 07)</w:t>
            </w:r>
          </w:p>
        </w:tc>
        <w:tc>
          <w:tcPr>
            <w:tcW w:w="901" w:type="dxa"/>
            <w:tcBorders>
              <w:top w:val="single" w:sz="4" w:space="0" w:color="000000"/>
              <w:left w:val="single" w:sz="4" w:space="0" w:color="000000"/>
              <w:bottom w:val="single" w:sz="4" w:space="0" w:color="000000"/>
              <w:right w:val="single" w:sz="4" w:space="0" w:color="000000"/>
            </w:tcBorders>
            <w:vAlign w:val="center"/>
          </w:tcPr>
          <w:p w14:paraId="38830ACC" w14:textId="77777777" w:rsidR="00A10877" w:rsidRDefault="00000000">
            <w:pPr>
              <w:jc w:val="center"/>
              <w:rPr>
                <w:sz w:val="22"/>
                <w:szCs w:val="22"/>
              </w:rPr>
            </w:pPr>
            <w:r>
              <w:rPr>
                <w:rFonts w:ascii="Times New Roman" w:hAnsi="Times New Roman"/>
                <w:sz w:val="22"/>
                <w:szCs w:val="22"/>
              </w:rPr>
              <w:t>02 bộ</w:t>
            </w:r>
          </w:p>
        </w:tc>
        <w:tc>
          <w:tcPr>
            <w:tcW w:w="1398" w:type="dxa"/>
            <w:tcBorders>
              <w:top w:val="single" w:sz="4" w:space="0" w:color="000000"/>
              <w:left w:val="single" w:sz="4" w:space="0" w:color="000000"/>
              <w:bottom w:val="single" w:sz="4" w:space="0" w:color="000000"/>
              <w:right w:val="single" w:sz="4" w:space="0" w:color="000000"/>
            </w:tcBorders>
            <w:vAlign w:val="center"/>
          </w:tcPr>
          <w:p w14:paraId="16421512" w14:textId="77777777" w:rsidR="00A10877" w:rsidRDefault="00000000">
            <w:pPr>
              <w:rPr>
                <w:sz w:val="22"/>
                <w:szCs w:val="22"/>
              </w:rPr>
            </w:pPr>
            <w:r>
              <w:rPr>
                <w:rFonts w:ascii="Times New Roman" w:hAnsi="Times New Roman"/>
                <w:sz w:val="22"/>
                <w:szCs w:val="22"/>
              </w:rPr>
              <w:t>Theo tiến độ chống thấm</w:t>
            </w:r>
          </w:p>
        </w:tc>
        <w:tc>
          <w:tcPr>
            <w:tcW w:w="1671" w:type="dxa"/>
            <w:tcBorders>
              <w:top w:val="single" w:sz="4" w:space="0" w:color="000000"/>
              <w:left w:val="single" w:sz="4" w:space="0" w:color="000000"/>
              <w:bottom w:val="single" w:sz="4" w:space="0" w:color="000000"/>
              <w:right w:val="single" w:sz="4" w:space="0" w:color="000000"/>
            </w:tcBorders>
            <w:vAlign w:val="center"/>
          </w:tcPr>
          <w:p w14:paraId="002F08AB" w14:textId="77777777" w:rsidR="00A10877" w:rsidRDefault="00000000">
            <w:pPr>
              <w:rPr>
                <w:sz w:val="22"/>
                <w:szCs w:val="22"/>
              </w:rPr>
            </w:pPr>
            <w:r>
              <w:rPr>
                <w:rFonts w:ascii="Times New Roman" w:hAnsi="Times New Roman"/>
                <w:sz w:val="22"/>
                <w:szCs w:val="22"/>
              </w:rPr>
              <w:t>Chống thấm nền, tường hầm, bể</w:t>
            </w:r>
          </w:p>
        </w:tc>
      </w:tr>
      <w:tr w:rsidR="00A10877" w14:paraId="17DD2A45"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7CF81C9B" w14:textId="77777777" w:rsidR="00A10877" w:rsidRDefault="00000000">
            <w:pPr>
              <w:jc w:val="center"/>
              <w:rPr>
                <w:sz w:val="22"/>
                <w:szCs w:val="22"/>
              </w:rPr>
            </w:pPr>
            <w:r>
              <w:rPr>
                <w:rFonts w:ascii="Times New Roman" w:hAnsi="Times New Roman"/>
                <w:sz w:val="22"/>
                <w:szCs w:val="22"/>
              </w:rPr>
              <w:t>11</w:t>
            </w:r>
          </w:p>
        </w:tc>
        <w:tc>
          <w:tcPr>
            <w:tcW w:w="2002" w:type="dxa"/>
            <w:tcBorders>
              <w:top w:val="single" w:sz="4" w:space="0" w:color="000000"/>
              <w:left w:val="single" w:sz="4" w:space="0" w:color="000000"/>
              <w:bottom w:val="single" w:sz="4" w:space="0" w:color="000000"/>
              <w:right w:val="single" w:sz="4" w:space="0" w:color="000000"/>
            </w:tcBorders>
            <w:vAlign w:val="center"/>
          </w:tcPr>
          <w:p w14:paraId="556E7186" w14:textId="77777777" w:rsidR="00A10877" w:rsidRDefault="00000000">
            <w:pPr>
              <w:rPr>
                <w:sz w:val="22"/>
                <w:szCs w:val="22"/>
              </w:rPr>
            </w:pPr>
            <w:r>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vAlign w:val="center"/>
          </w:tcPr>
          <w:p w14:paraId="09060E68" w14:textId="77777777" w:rsidR="00A10877" w:rsidRDefault="00000000">
            <w:pPr>
              <w:rPr>
                <w:sz w:val="22"/>
                <w:szCs w:val="22"/>
              </w:rPr>
            </w:pPr>
            <w:r>
              <w:rPr>
                <w:rFonts w:ascii="Times New Roman" w:hAnsi="Times New Roman"/>
                <w:sz w:val="22"/>
                <w:szCs w:val="22"/>
              </w:rPr>
              <w:t>Độ chính xác góc ≤ 2”; có kiểm định còn hiệu lực</w:t>
            </w:r>
          </w:p>
        </w:tc>
        <w:tc>
          <w:tcPr>
            <w:tcW w:w="901" w:type="dxa"/>
            <w:tcBorders>
              <w:top w:val="single" w:sz="4" w:space="0" w:color="000000"/>
              <w:left w:val="single" w:sz="4" w:space="0" w:color="000000"/>
              <w:bottom w:val="single" w:sz="4" w:space="0" w:color="000000"/>
              <w:right w:val="single" w:sz="4" w:space="0" w:color="000000"/>
            </w:tcBorders>
            <w:vAlign w:val="center"/>
          </w:tcPr>
          <w:p w14:paraId="48634E66" w14:textId="77777777" w:rsidR="00A10877" w:rsidRDefault="00000000">
            <w:pPr>
              <w:jc w:val="center"/>
              <w:rPr>
                <w:sz w:val="22"/>
                <w:szCs w:val="22"/>
              </w:rPr>
            </w:pPr>
            <w:r>
              <w:rPr>
                <w:rFonts w:ascii="Times New Roman" w:hAnsi="Times New Roman"/>
                <w:sz w:val="22"/>
                <w:szCs w:val="22"/>
              </w:rPr>
              <w:t>01 toàn đạc, 02 thủy bình</w:t>
            </w:r>
          </w:p>
        </w:tc>
        <w:tc>
          <w:tcPr>
            <w:tcW w:w="1398" w:type="dxa"/>
            <w:tcBorders>
              <w:top w:val="single" w:sz="4" w:space="0" w:color="000000"/>
              <w:left w:val="single" w:sz="4" w:space="0" w:color="000000"/>
              <w:bottom w:val="single" w:sz="4" w:space="0" w:color="000000"/>
              <w:right w:val="single" w:sz="4" w:space="0" w:color="000000"/>
            </w:tcBorders>
            <w:vAlign w:val="center"/>
          </w:tcPr>
          <w:p w14:paraId="24C375C0" w14:textId="77777777" w:rsidR="00A10877" w:rsidRDefault="00000000">
            <w:pPr>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14:paraId="7989004B" w14:textId="77777777" w:rsidR="00A10877" w:rsidRDefault="00000000">
            <w:pPr>
              <w:rPr>
                <w:sz w:val="22"/>
                <w:szCs w:val="22"/>
              </w:rPr>
            </w:pPr>
            <w:r>
              <w:rPr>
                <w:rFonts w:ascii="Times New Roman" w:hAnsi="Times New Roman"/>
                <w:sz w:val="22"/>
                <w:szCs w:val="22"/>
              </w:rPr>
              <w:t>Định vị, kiểm soát cao độ, tọa độ</w:t>
            </w:r>
          </w:p>
        </w:tc>
      </w:tr>
      <w:tr w:rsidR="00A10877" w14:paraId="24F488AE"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1AAB57A2" w14:textId="77777777" w:rsidR="00A10877" w:rsidRDefault="00000000">
            <w:pPr>
              <w:jc w:val="center"/>
              <w:rPr>
                <w:sz w:val="22"/>
                <w:szCs w:val="22"/>
              </w:rPr>
            </w:pPr>
            <w:r>
              <w:rPr>
                <w:rFonts w:ascii="Times New Roman" w:hAnsi="Times New Roman"/>
                <w:sz w:val="22"/>
                <w:szCs w:val="22"/>
              </w:rPr>
              <w:t>12</w:t>
            </w:r>
          </w:p>
        </w:tc>
        <w:tc>
          <w:tcPr>
            <w:tcW w:w="2002" w:type="dxa"/>
            <w:tcBorders>
              <w:top w:val="single" w:sz="4" w:space="0" w:color="000000"/>
              <w:left w:val="single" w:sz="4" w:space="0" w:color="000000"/>
              <w:bottom w:val="single" w:sz="4" w:space="0" w:color="000000"/>
              <w:right w:val="single" w:sz="4" w:space="0" w:color="000000"/>
            </w:tcBorders>
            <w:vAlign w:val="center"/>
          </w:tcPr>
          <w:p w14:paraId="3A4DAF07" w14:textId="77777777" w:rsidR="00A10877" w:rsidRDefault="00000000">
            <w:pPr>
              <w:rPr>
                <w:sz w:val="22"/>
                <w:szCs w:val="22"/>
              </w:rPr>
            </w:pPr>
            <w:r>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vAlign w:val="center"/>
          </w:tcPr>
          <w:p w14:paraId="51407CD4" w14:textId="77777777" w:rsidR="00A10877" w:rsidRDefault="00000000">
            <w:pPr>
              <w:rPr>
                <w:sz w:val="22"/>
                <w:szCs w:val="22"/>
              </w:rPr>
            </w:pPr>
            <w:r>
              <w:rPr>
                <w:rFonts w:ascii="Times New Roman" w:hAnsi="Times New Roman"/>
                <w:sz w:val="22"/>
                <w:szCs w:val="22"/>
              </w:rPr>
              <w:t>Đáp ứng yêu cầu vệ sinh môi trường của Dự án</w:t>
            </w:r>
          </w:p>
        </w:tc>
        <w:tc>
          <w:tcPr>
            <w:tcW w:w="901" w:type="dxa"/>
            <w:tcBorders>
              <w:top w:val="single" w:sz="4" w:space="0" w:color="000000"/>
              <w:left w:val="single" w:sz="4" w:space="0" w:color="000000"/>
              <w:bottom w:val="single" w:sz="4" w:space="0" w:color="000000"/>
              <w:right w:val="single" w:sz="4" w:space="0" w:color="000000"/>
            </w:tcBorders>
            <w:vAlign w:val="center"/>
          </w:tcPr>
          <w:p w14:paraId="3201B053" w14:textId="77777777" w:rsidR="00A10877" w:rsidRDefault="00000000">
            <w:pPr>
              <w:jc w:val="center"/>
              <w:rPr>
                <w:sz w:val="22"/>
                <w:szCs w:val="22"/>
              </w:rPr>
            </w:pPr>
            <w:r>
              <w:rPr>
                <w:rFonts w:ascii="Times New Roman" w:hAnsi="Times New Roman"/>
                <w:sz w:val="22"/>
                <w:szCs w:val="22"/>
              </w:rPr>
              <w:t>01 bộ tại mỗi cổng ra vào</w:t>
            </w:r>
          </w:p>
        </w:tc>
        <w:tc>
          <w:tcPr>
            <w:tcW w:w="1398" w:type="dxa"/>
            <w:tcBorders>
              <w:top w:val="single" w:sz="4" w:space="0" w:color="000000"/>
              <w:left w:val="single" w:sz="4" w:space="0" w:color="000000"/>
              <w:bottom w:val="single" w:sz="4" w:space="0" w:color="000000"/>
              <w:right w:val="single" w:sz="4" w:space="0" w:color="000000"/>
            </w:tcBorders>
            <w:vAlign w:val="center"/>
          </w:tcPr>
          <w:p w14:paraId="05D63BCB" w14:textId="77777777" w:rsidR="00A10877" w:rsidRDefault="00000000">
            <w:pPr>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14:paraId="06C093D8" w14:textId="77777777" w:rsidR="00A10877" w:rsidRDefault="00000000">
            <w:pPr>
              <w:rPr>
                <w:sz w:val="22"/>
                <w:szCs w:val="22"/>
              </w:rPr>
            </w:pPr>
            <w:r>
              <w:rPr>
                <w:rFonts w:ascii="Times New Roman" w:hAnsi="Times New Roman"/>
                <w:sz w:val="22"/>
                <w:szCs w:val="22"/>
              </w:rPr>
              <w:t>Rửa xe toàn Công trường, kể cả xe phục vụ đào đất</w:t>
            </w:r>
          </w:p>
        </w:tc>
      </w:tr>
    </w:tbl>
    <w:p w14:paraId="542C526D" w14:textId="77777777" w:rsidR="00A10877" w:rsidRDefault="00000000">
      <w:pPr>
        <w:spacing w:before="160" w:after="80" w:line="276" w:lineRule="auto"/>
        <w:jc w:val="both"/>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14:paraId="436309EC" w14:textId="77777777" w:rsidR="00A10877" w:rsidRDefault="00A10877">
      <w:pPr>
        <w:spacing w:after="120" w:line="276" w:lineRule="auto"/>
        <w:rPr>
          <w:rFonts w:ascii="Times New Roman" w:hAnsi="Times New Roman"/>
          <w:b/>
          <w:bCs/>
          <w:sz w:val="26"/>
          <w:szCs w:val="26"/>
        </w:rPr>
      </w:pPr>
    </w:p>
    <w:p w14:paraId="498072E8" w14:textId="77777777" w:rsidR="00A10877" w:rsidRDefault="00A10877">
      <w:pPr>
        <w:spacing w:after="120" w:line="276" w:lineRule="auto"/>
        <w:jc w:val="center"/>
        <w:rPr>
          <w:rFonts w:ascii="Times New Roman" w:hAnsi="Times New Roman"/>
          <w:b/>
          <w:bCs/>
          <w:sz w:val="26"/>
          <w:szCs w:val="26"/>
        </w:rPr>
      </w:pPr>
    </w:p>
    <w:p w14:paraId="5FC515C1" w14:textId="77777777" w:rsidR="00A10877" w:rsidRDefault="00A10877">
      <w:pPr>
        <w:spacing w:after="120" w:line="276" w:lineRule="auto"/>
        <w:jc w:val="center"/>
        <w:rPr>
          <w:rFonts w:ascii="Times New Roman" w:hAnsi="Times New Roman"/>
          <w:b/>
          <w:bCs/>
          <w:sz w:val="26"/>
          <w:szCs w:val="26"/>
        </w:rPr>
      </w:pPr>
    </w:p>
    <w:p w14:paraId="26E08766" w14:textId="77777777" w:rsidR="00A10877" w:rsidRDefault="00A10877">
      <w:pPr>
        <w:spacing w:after="120" w:line="276" w:lineRule="auto"/>
        <w:jc w:val="center"/>
        <w:rPr>
          <w:rFonts w:ascii="Times New Roman" w:hAnsi="Times New Roman"/>
          <w:b/>
          <w:bCs/>
          <w:sz w:val="26"/>
          <w:szCs w:val="26"/>
        </w:rPr>
      </w:pPr>
    </w:p>
    <w:p w14:paraId="0EB71851" w14:textId="77777777" w:rsidR="00A10877" w:rsidRDefault="00A10877">
      <w:pPr>
        <w:spacing w:after="120" w:line="276" w:lineRule="auto"/>
        <w:jc w:val="center"/>
        <w:rPr>
          <w:rFonts w:ascii="Times New Roman" w:hAnsi="Times New Roman"/>
          <w:b/>
          <w:bCs/>
          <w:sz w:val="26"/>
          <w:szCs w:val="26"/>
        </w:rPr>
      </w:pPr>
    </w:p>
    <w:p w14:paraId="212CA11C" w14:textId="77777777" w:rsidR="00A10877" w:rsidRDefault="00A10877">
      <w:pPr>
        <w:spacing w:after="120" w:line="276" w:lineRule="auto"/>
        <w:jc w:val="center"/>
        <w:rPr>
          <w:rFonts w:ascii="Times New Roman" w:hAnsi="Times New Roman"/>
          <w:b/>
          <w:bCs/>
          <w:sz w:val="26"/>
          <w:szCs w:val="26"/>
        </w:rPr>
      </w:pPr>
    </w:p>
    <w:p w14:paraId="482D862A" w14:textId="77777777" w:rsidR="00A10877" w:rsidRDefault="00A10877">
      <w:pPr>
        <w:spacing w:after="120" w:line="276" w:lineRule="auto"/>
        <w:jc w:val="center"/>
        <w:rPr>
          <w:rFonts w:ascii="Times New Roman" w:hAnsi="Times New Roman"/>
          <w:b/>
          <w:bCs/>
          <w:sz w:val="26"/>
          <w:szCs w:val="26"/>
        </w:rPr>
      </w:pPr>
    </w:p>
    <w:p w14:paraId="1580CEAE" w14:textId="77777777" w:rsidR="00A10877" w:rsidRDefault="00A10877">
      <w:pPr>
        <w:spacing w:after="120" w:line="276" w:lineRule="auto"/>
        <w:jc w:val="center"/>
        <w:rPr>
          <w:rFonts w:ascii="Times New Roman" w:hAnsi="Times New Roman"/>
          <w:b/>
          <w:bCs/>
          <w:sz w:val="26"/>
          <w:szCs w:val="26"/>
        </w:rPr>
      </w:pPr>
    </w:p>
    <w:p w14:paraId="09859F63" w14:textId="77777777" w:rsidR="00A10877" w:rsidRDefault="00A10877">
      <w:pPr>
        <w:spacing w:after="120" w:line="276" w:lineRule="auto"/>
        <w:jc w:val="center"/>
        <w:rPr>
          <w:rFonts w:ascii="Times New Roman" w:hAnsi="Times New Roman"/>
          <w:b/>
          <w:bCs/>
          <w:sz w:val="26"/>
          <w:szCs w:val="26"/>
        </w:rPr>
      </w:pPr>
    </w:p>
    <w:p w14:paraId="664058F4" w14:textId="77777777" w:rsidR="00A10877" w:rsidRDefault="00A10877">
      <w:pPr>
        <w:spacing w:after="120" w:line="276" w:lineRule="auto"/>
        <w:rPr>
          <w:rFonts w:ascii="Times New Roman" w:hAnsi="Times New Roman"/>
          <w:b/>
          <w:bCs/>
          <w:sz w:val="26"/>
          <w:szCs w:val="26"/>
          <w:highlight w:val="yellow"/>
        </w:rPr>
      </w:pPr>
    </w:p>
    <w:p w14:paraId="4DA16720" w14:textId="77777777" w:rsidR="00A10877" w:rsidRDefault="00000000">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lastRenderedPageBreak/>
        <w:t>BIỂU 05</w:t>
      </w:r>
    </w:p>
    <w:p w14:paraId="43FE1256" w14:textId="77777777" w:rsidR="00A10877" w:rsidRDefault="00000000">
      <w:pPr>
        <w:spacing w:after="120" w:line="276" w:lineRule="auto"/>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14:paraId="051253AC" w14:textId="77777777" w:rsidR="00A10877" w:rsidRDefault="00000000">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số……..…/2026/HĐ/YS/BXD ngày……tháng……năm 2026)</w:t>
      </w:r>
    </w:p>
    <w:tbl>
      <w:tblPr>
        <w:tblW w:w="9066" w:type="dxa"/>
        <w:tblInd w:w="137" w:type="dxa"/>
        <w:tblLayout w:type="fixed"/>
        <w:tblLook w:val="04A0" w:firstRow="1" w:lastRow="0" w:firstColumn="1" w:lastColumn="0" w:noHBand="0" w:noVBand="1"/>
      </w:tblPr>
      <w:tblGrid>
        <w:gridCol w:w="666"/>
        <w:gridCol w:w="5818"/>
        <w:gridCol w:w="2582"/>
      </w:tblGrid>
      <w:tr w:rsidR="00A10877" w14:paraId="5D871FD5" w14:textId="77777777">
        <w:trPr>
          <w:tblHeader/>
        </w:trPr>
        <w:tc>
          <w:tcPr>
            <w:tcW w:w="666" w:type="dxa"/>
            <w:tcBorders>
              <w:top w:val="single" w:sz="4" w:space="0" w:color="000000"/>
              <w:left w:val="single" w:sz="4" w:space="0" w:color="000000"/>
              <w:bottom w:val="single" w:sz="4" w:space="0" w:color="000000"/>
              <w:right w:val="single" w:sz="4" w:space="0" w:color="000000"/>
            </w:tcBorders>
            <w:vAlign w:val="center"/>
          </w:tcPr>
          <w:p w14:paraId="2B20AC93" w14:textId="77777777" w:rsidR="00A10877" w:rsidRDefault="00000000">
            <w:pPr>
              <w:spacing w:after="120" w:line="276" w:lineRule="auto"/>
              <w:jc w:val="center"/>
              <w:rPr>
                <w:rFonts w:ascii="Times New Roman" w:hAnsi="Times New Roman"/>
                <w:color w:val="000000" w:themeColor="text1"/>
                <w:sz w:val="22"/>
                <w:szCs w:val="22"/>
              </w:rPr>
            </w:pPr>
            <w:r>
              <w:rPr>
                <w:rFonts w:ascii="Times New Roman" w:hAnsi="Times New Roman"/>
                <w:b/>
                <w:bCs/>
                <w:color w:val="000000" w:themeColor="text1"/>
                <w:sz w:val="22"/>
                <w:szCs w:val="22"/>
              </w:rPr>
              <w:t>TT</w:t>
            </w:r>
          </w:p>
        </w:tc>
        <w:tc>
          <w:tcPr>
            <w:tcW w:w="5818" w:type="dxa"/>
            <w:tcBorders>
              <w:top w:val="single" w:sz="4" w:space="0" w:color="000000"/>
              <w:left w:val="single" w:sz="4" w:space="0" w:color="000000"/>
              <w:bottom w:val="single" w:sz="4" w:space="0" w:color="000000"/>
              <w:right w:val="single" w:sz="4" w:space="0" w:color="000000"/>
            </w:tcBorders>
            <w:vAlign w:val="center"/>
          </w:tcPr>
          <w:p w14:paraId="1F895AFF" w14:textId="77777777" w:rsidR="00A10877" w:rsidRDefault="00000000">
            <w:pPr>
              <w:spacing w:after="120" w:line="276" w:lineRule="auto"/>
              <w:jc w:val="center"/>
              <w:rPr>
                <w:rFonts w:ascii="Times New Roman" w:hAnsi="Times New Roman"/>
                <w:color w:val="000000" w:themeColor="text1"/>
                <w:sz w:val="22"/>
                <w:szCs w:val="22"/>
              </w:rPr>
            </w:pPr>
            <w:r>
              <w:rPr>
                <w:rFonts w:ascii="Times New Roman" w:hAnsi="Times New Roman"/>
                <w:b/>
                <w:bCs/>
                <w:color w:val="000000" w:themeColor="text1"/>
                <w:sz w:val="22"/>
                <w:szCs w:val="22"/>
              </w:rPr>
              <w:t>Các trường hợp vi phạm</w:t>
            </w:r>
          </w:p>
        </w:tc>
        <w:tc>
          <w:tcPr>
            <w:tcW w:w="2582" w:type="dxa"/>
            <w:tcBorders>
              <w:top w:val="single" w:sz="4" w:space="0" w:color="000000"/>
              <w:left w:val="single" w:sz="4" w:space="0" w:color="000000"/>
              <w:bottom w:val="single" w:sz="4" w:space="0" w:color="000000"/>
              <w:right w:val="single" w:sz="4" w:space="0" w:color="000000"/>
            </w:tcBorders>
            <w:vAlign w:val="center"/>
          </w:tcPr>
          <w:p w14:paraId="7374A912" w14:textId="77777777" w:rsidR="00A10877" w:rsidRDefault="00000000">
            <w:pPr>
              <w:spacing w:after="120" w:line="276" w:lineRule="auto"/>
              <w:jc w:val="center"/>
              <w:rPr>
                <w:rFonts w:ascii="Times New Roman" w:hAnsi="Times New Roman"/>
                <w:b/>
                <w:bCs/>
                <w:color w:val="000000" w:themeColor="text1"/>
                <w:spacing w:val="-2"/>
                <w:sz w:val="22"/>
                <w:szCs w:val="22"/>
              </w:rPr>
            </w:pPr>
            <w:r>
              <w:rPr>
                <w:rFonts w:ascii="Times New Roman" w:hAnsi="Times New Roman"/>
                <w:b/>
                <w:bCs/>
                <w:color w:val="000000" w:themeColor="text1"/>
                <w:spacing w:val="-2"/>
                <w:sz w:val="22"/>
                <w:szCs w:val="22"/>
              </w:rPr>
              <w:t>Mức tiền phạt (VND)/ 1 lần vi phạm</w:t>
            </w:r>
          </w:p>
        </w:tc>
      </w:tr>
      <w:tr w:rsidR="00A10877" w14:paraId="4C134EF2"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3DD17CE"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73E7031D" w14:textId="77777777" w:rsidR="00A10877"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Không trang bị đầy đủ các bảo hộ lao động</w:t>
            </w:r>
            <w:r>
              <w:rPr>
                <w:rFonts w:ascii="Times New Roman" w:hAnsi="Times New Roman"/>
                <w:bCs/>
                <w:color w:val="000000" w:themeColor="text1"/>
                <w:spacing w:val="-1"/>
                <w:sz w:val="22"/>
                <w:szCs w:val="22"/>
              </w:rPr>
              <w:t xml:space="preserve"> theo quy định hiện hành</w:t>
            </w:r>
          </w:p>
        </w:tc>
        <w:tc>
          <w:tcPr>
            <w:tcW w:w="2582" w:type="dxa"/>
            <w:tcBorders>
              <w:top w:val="single" w:sz="4" w:space="0" w:color="000000"/>
              <w:left w:val="single" w:sz="4" w:space="0" w:color="000000"/>
              <w:bottom w:val="single" w:sz="4" w:space="0" w:color="000000"/>
              <w:right w:val="single" w:sz="4" w:space="0" w:color="000000"/>
            </w:tcBorders>
            <w:vAlign w:val="center"/>
          </w:tcPr>
          <w:p w14:paraId="006F621B" w14:textId="77777777" w:rsidR="00A10877"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1.000.000</w:t>
            </w:r>
          </w:p>
        </w:tc>
      </w:tr>
      <w:tr w:rsidR="00A10877" w14:paraId="000DC2BA"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1BC8690B"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727282BD" w14:textId="77777777" w:rsidR="00A10877"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Không thực hiện đầy đủ các biện pháp bảo đảm an toàn theo quy định hiện hành khi làm</w:t>
            </w:r>
            <w:r>
              <w:rPr>
                <w:rFonts w:ascii="Times New Roman" w:hAnsi="Times New Roman"/>
                <w:bCs/>
                <w:color w:val="000000" w:themeColor="text1"/>
                <w:spacing w:val="-3"/>
                <w:sz w:val="22"/>
                <w:szCs w:val="22"/>
              </w:rPr>
              <w:t xml:space="preserve"> </w:t>
            </w:r>
            <w:r>
              <w:rPr>
                <w:rFonts w:ascii="Times New Roman" w:hAnsi="Times New Roman"/>
                <w:bCs/>
                <w:color w:val="000000" w:themeColor="text1"/>
                <w:sz w:val="22"/>
                <w:szCs w:val="22"/>
              </w:rPr>
              <w:t xml:space="preserve">việc </w:t>
            </w:r>
            <w:r>
              <w:rPr>
                <w:rFonts w:ascii="Times New Roman" w:hAnsi="Times New Roman"/>
                <w:bCs/>
                <w:color w:val="000000" w:themeColor="text1"/>
                <w:spacing w:val="1"/>
                <w:sz w:val="22"/>
                <w:szCs w:val="22"/>
              </w:rPr>
              <w:t>tr</w:t>
            </w:r>
            <w:r>
              <w:rPr>
                <w:rFonts w:ascii="Times New Roman" w:hAnsi="Times New Roman"/>
                <w:bCs/>
                <w:color w:val="000000" w:themeColor="text1"/>
                <w:sz w:val="22"/>
                <w:szCs w:val="22"/>
              </w:rPr>
              <w:t>ên</w:t>
            </w:r>
            <w:r>
              <w:rPr>
                <w:rFonts w:ascii="Times New Roman" w:hAnsi="Times New Roman"/>
                <w:bCs/>
                <w:color w:val="000000" w:themeColor="text1"/>
                <w:spacing w:val="-3"/>
                <w:sz w:val="22"/>
                <w:szCs w:val="22"/>
              </w:rPr>
              <w:t xml:space="preserve"> </w:t>
            </w:r>
            <w:r>
              <w:rPr>
                <w:rFonts w:ascii="Times New Roman" w:hAnsi="Times New Roman"/>
                <w:bCs/>
                <w:color w:val="000000" w:themeColor="text1"/>
                <w:spacing w:val="1"/>
                <w:sz w:val="22"/>
                <w:szCs w:val="22"/>
              </w:rPr>
              <w:t>c</w:t>
            </w:r>
            <w:r>
              <w:rPr>
                <w:rFonts w:ascii="Times New Roman" w:hAnsi="Times New Roman"/>
                <w:bCs/>
                <w:color w:val="000000" w:themeColor="text1"/>
                <w:sz w:val="22"/>
                <w:szCs w:val="22"/>
              </w:rPr>
              <w:t>ao. dưới nước</w:t>
            </w:r>
          </w:p>
        </w:tc>
        <w:tc>
          <w:tcPr>
            <w:tcW w:w="2582" w:type="dxa"/>
            <w:tcBorders>
              <w:top w:val="single" w:sz="4" w:space="0" w:color="000000"/>
              <w:left w:val="single" w:sz="4" w:space="0" w:color="000000"/>
              <w:bottom w:val="single" w:sz="4" w:space="0" w:color="000000"/>
              <w:right w:val="single" w:sz="4" w:space="0" w:color="000000"/>
            </w:tcBorders>
            <w:vAlign w:val="center"/>
          </w:tcPr>
          <w:p w14:paraId="2E0E9242" w14:textId="77777777" w:rsidR="00A10877"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2.000.000</w:t>
            </w:r>
          </w:p>
        </w:tc>
      </w:tr>
      <w:tr w:rsidR="00A10877" w14:paraId="70EB7AD8"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AF3F765"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6C669C68" w14:textId="77777777" w:rsidR="00A10877" w:rsidRDefault="00000000">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sz w:val="22"/>
                <w:szCs w:val="22"/>
              </w:rPr>
              <w:t>Không có lan can an toàn. lưới chắn vật rơi. lưới chắn bụi hoặc có nhưng không đảm bảo</w:t>
            </w:r>
          </w:p>
        </w:tc>
        <w:tc>
          <w:tcPr>
            <w:tcW w:w="2582" w:type="dxa"/>
            <w:tcBorders>
              <w:top w:val="single" w:sz="4" w:space="0" w:color="000000"/>
              <w:left w:val="single" w:sz="4" w:space="0" w:color="000000"/>
              <w:bottom w:val="single" w:sz="4" w:space="0" w:color="000000"/>
              <w:right w:val="single" w:sz="4" w:space="0" w:color="000000"/>
            </w:tcBorders>
            <w:vAlign w:val="center"/>
          </w:tcPr>
          <w:p w14:paraId="378B2A88" w14:textId="77777777" w:rsidR="00A10877"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3.000.000</w:t>
            </w:r>
          </w:p>
        </w:tc>
      </w:tr>
      <w:tr w:rsidR="00A10877" w14:paraId="70FB6FBA"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14D4AFB3"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3E6529FD" w14:textId="77777777" w:rsidR="00A10877"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Sử dụng t</w:t>
            </w:r>
            <w:r>
              <w:rPr>
                <w:rFonts w:ascii="Times New Roman" w:hAnsi="Times New Roman"/>
                <w:bCs/>
                <w:color w:val="000000" w:themeColor="text1"/>
                <w:spacing w:val="1"/>
                <w:sz w:val="22"/>
                <w:szCs w:val="22"/>
              </w:rPr>
              <w:t>h</w:t>
            </w:r>
            <w:r>
              <w:rPr>
                <w:rFonts w:ascii="Times New Roman" w:hAnsi="Times New Roman"/>
                <w:bCs/>
                <w:color w:val="000000" w:themeColor="text1"/>
                <w:sz w:val="22"/>
                <w:szCs w:val="22"/>
              </w:rPr>
              <w:t>a</w:t>
            </w:r>
            <w:r>
              <w:rPr>
                <w:rFonts w:ascii="Times New Roman" w:hAnsi="Times New Roman"/>
                <w:bCs/>
                <w:color w:val="000000" w:themeColor="text1"/>
                <w:spacing w:val="1"/>
                <w:sz w:val="22"/>
                <w:szCs w:val="22"/>
              </w:rPr>
              <w:t>n</w:t>
            </w:r>
            <w:r>
              <w:rPr>
                <w:rFonts w:ascii="Times New Roman" w:hAnsi="Times New Roman"/>
                <w:bCs/>
                <w:color w:val="000000" w:themeColor="text1"/>
                <w:sz w:val="22"/>
                <w:szCs w:val="22"/>
              </w:rPr>
              <w:t>g leo trèo không đúng cách hoặc sử dụng thang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14:paraId="4A089F15" w14:textId="77777777" w:rsidR="00A10877" w:rsidRDefault="00A10877">
            <w:pPr>
              <w:spacing w:after="120" w:line="276" w:lineRule="auto"/>
              <w:jc w:val="center"/>
              <w:rPr>
                <w:rFonts w:ascii="Times New Roman" w:hAnsi="Times New Roman"/>
                <w:color w:val="000000" w:themeColor="text1"/>
                <w:sz w:val="22"/>
                <w:szCs w:val="22"/>
              </w:rPr>
            </w:pPr>
          </w:p>
          <w:p w14:paraId="47CBD01B" w14:textId="77777777" w:rsidR="00A10877"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1.000.000</w:t>
            </w:r>
          </w:p>
        </w:tc>
      </w:tr>
      <w:tr w:rsidR="00A10877" w14:paraId="045BF8D6"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78FA1D31"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2E3ECCEC" w14:textId="77777777" w:rsidR="00A10877"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Sử dụng giàn giáo không đúng cách hoặc sử dụng giàn giáo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14:paraId="3A4857C5" w14:textId="77777777" w:rsidR="00A10877"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3.000.000</w:t>
            </w:r>
          </w:p>
        </w:tc>
      </w:tr>
      <w:tr w:rsidR="00A10877" w14:paraId="66F9EAEE"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5765DC2B"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79BC40D3" w14:textId="77777777" w:rsidR="00A10877"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Không tham gia họ</w:t>
            </w:r>
            <w:r>
              <w:rPr>
                <w:rFonts w:ascii="Times New Roman" w:hAnsi="Times New Roman"/>
                <w:bCs/>
                <w:color w:val="000000" w:themeColor="text1"/>
                <w:spacing w:val="1"/>
                <w:sz w:val="22"/>
                <w:szCs w:val="22"/>
              </w:rPr>
              <w:t>p</w:t>
            </w:r>
            <w:r>
              <w:rPr>
                <w:rFonts w:ascii="Times New Roman" w:hAnsi="Times New Roman"/>
                <w:bCs/>
                <w:color w:val="000000" w:themeColor="text1"/>
                <w:sz w:val="22"/>
                <w:szCs w:val="22"/>
              </w:rPr>
              <w:t xml:space="preserve"> an toàn. họp giao ban. nghiệm thu hoặc có tham gia nhưng đến muộn quá 15 phút hoặc cử người không có thẩm quyền tham gia họp. nghiệm thu</w:t>
            </w:r>
          </w:p>
        </w:tc>
        <w:tc>
          <w:tcPr>
            <w:tcW w:w="2582" w:type="dxa"/>
            <w:tcBorders>
              <w:top w:val="single" w:sz="4" w:space="0" w:color="000000"/>
              <w:left w:val="single" w:sz="4" w:space="0" w:color="000000"/>
              <w:bottom w:val="single" w:sz="4" w:space="0" w:color="000000"/>
              <w:right w:val="single" w:sz="4" w:space="0" w:color="000000"/>
            </w:tcBorders>
            <w:vAlign w:val="center"/>
          </w:tcPr>
          <w:p w14:paraId="460FCB60" w14:textId="77777777" w:rsidR="00A10877"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2.000.000</w:t>
            </w:r>
          </w:p>
        </w:tc>
      </w:tr>
      <w:tr w:rsidR="00A10877" w14:paraId="7454FD71"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1CB68A20"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21DDA30D" w14:textId="77777777" w:rsidR="00A10877"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position w:val="1"/>
                <w:sz w:val="22"/>
                <w:szCs w:val="22"/>
              </w:rPr>
              <w:t>Không thực hiện hoặc thực hiện không đầy đủ các biện pháp phòng chống cháy nổ theo quy định</w:t>
            </w:r>
          </w:p>
        </w:tc>
        <w:tc>
          <w:tcPr>
            <w:tcW w:w="2582" w:type="dxa"/>
            <w:tcBorders>
              <w:top w:val="single" w:sz="4" w:space="0" w:color="000000"/>
              <w:left w:val="single" w:sz="4" w:space="0" w:color="000000"/>
              <w:bottom w:val="single" w:sz="4" w:space="0" w:color="000000"/>
              <w:right w:val="single" w:sz="4" w:space="0" w:color="000000"/>
            </w:tcBorders>
            <w:vAlign w:val="center"/>
          </w:tcPr>
          <w:p w14:paraId="4EC4F0C1" w14:textId="77777777" w:rsidR="00A10877"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5.000.000</w:t>
            </w:r>
          </w:p>
        </w:tc>
      </w:tr>
      <w:tr w:rsidR="00A10877" w14:paraId="548A1B74"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7B8BD660"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3EAC2AAB" w14:textId="77777777" w:rsidR="00A10877" w:rsidRDefault="00000000">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Sử dụng các máy và thiết bị thi công không đảm bảo an toàn. máy không có kiểm định hoặc hết niên hạn sử dụng. người điều khiển không có bằng cấp phù hợp</w:t>
            </w:r>
          </w:p>
        </w:tc>
        <w:tc>
          <w:tcPr>
            <w:tcW w:w="2582" w:type="dxa"/>
            <w:tcBorders>
              <w:top w:val="single" w:sz="4" w:space="0" w:color="000000"/>
              <w:left w:val="single" w:sz="4" w:space="0" w:color="000000"/>
              <w:bottom w:val="single" w:sz="4" w:space="0" w:color="000000"/>
              <w:right w:val="single" w:sz="4" w:space="0" w:color="000000"/>
            </w:tcBorders>
            <w:vAlign w:val="center"/>
          </w:tcPr>
          <w:p w14:paraId="6DEDBD75" w14:textId="77777777" w:rsidR="00A10877" w:rsidRDefault="00000000">
            <w:pPr>
              <w:spacing w:after="120" w:line="276" w:lineRule="auto"/>
              <w:jc w:val="center"/>
              <w:rPr>
                <w:rFonts w:ascii="Times New Roman" w:hAnsi="Times New Roman"/>
                <w:b/>
                <w:color w:val="000000" w:themeColor="text1"/>
                <w:sz w:val="22"/>
                <w:szCs w:val="22"/>
              </w:rPr>
            </w:pPr>
            <w:r>
              <w:rPr>
                <w:rFonts w:ascii="Times New Roman" w:hAnsi="Times New Roman"/>
                <w:color w:val="000000" w:themeColor="text1"/>
                <w:sz w:val="22"/>
                <w:szCs w:val="22"/>
              </w:rPr>
              <w:t>3.000.000</w:t>
            </w:r>
          </w:p>
        </w:tc>
      </w:tr>
      <w:tr w:rsidR="00A10877" w14:paraId="1E457A5C"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514C04FC"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6C681B33" w14:textId="77777777" w:rsidR="00A10877" w:rsidRDefault="00000000">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Không thu dọn công trường; vứt rác. phế thải. vật liệu bừa bãi; tập kết máy. vật tư không đúng nơi quy định và các hành vi gây mất vệ sinh môi trường khác</w:t>
            </w:r>
          </w:p>
        </w:tc>
        <w:tc>
          <w:tcPr>
            <w:tcW w:w="2582" w:type="dxa"/>
            <w:tcBorders>
              <w:top w:val="single" w:sz="4" w:space="0" w:color="000000"/>
              <w:left w:val="single" w:sz="4" w:space="0" w:color="000000"/>
              <w:bottom w:val="single" w:sz="4" w:space="0" w:color="000000"/>
              <w:right w:val="single" w:sz="4" w:space="0" w:color="000000"/>
            </w:tcBorders>
            <w:vAlign w:val="center"/>
          </w:tcPr>
          <w:p w14:paraId="70E863B1" w14:textId="77777777" w:rsidR="00A10877"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2.000.000</w:t>
            </w:r>
          </w:p>
        </w:tc>
      </w:tr>
      <w:tr w:rsidR="00A10877" w14:paraId="4217A6CB"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6A73D50A"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78C0D49E" w14:textId="77777777" w:rsidR="00A10877" w:rsidRDefault="00000000">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Vi phạm quy định. nội quy Công trường; quy định về an ninh. trật tự. bảo vệ môi trường của địa phương</w:t>
            </w:r>
          </w:p>
        </w:tc>
        <w:tc>
          <w:tcPr>
            <w:tcW w:w="2582" w:type="dxa"/>
            <w:tcBorders>
              <w:top w:val="single" w:sz="4" w:space="0" w:color="000000"/>
              <w:left w:val="single" w:sz="4" w:space="0" w:color="000000"/>
              <w:bottom w:val="single" w:sz="4" w:space="0" w:color="000000"/>
              <w:right w:val="single" w:sz="4" w:space="0" w:color="000000"/>
            </w:tcBorders>
            <w:vAlign w:val="center"/>
          </w:tcPr>
          <w:p w14:paraId="18A9B87F" w14:textId="77777777" w:rsidR="00A10877" w:rsidRDefault="00000000">
            <w:pPr>
              <w:spacing w:after="120" w:line="276" w:lineRule="auto"/>
              <w:jc w:val="center"/>
              <w:rPr>
                <w:rFonts w:ascii="Times New Roman" w:hAnsi="Times New Roman"/>
                <w:b/>
                <w:color w:val="000000" w:themeColor="text1"/>
                <w:sz w:val="22"/>
                <w:szCs w:val="22"/>
              </w:rPr>
            </w:pPr>
            <w:r>
              <w:rPr>
                <w:rFonts w:ascii="Times New Roman" w:hAnsi="Times New Roman"/>
                <w:color w:val="000000" w:themeColor="text1"/>
                <w:sz w:val="22"/>
                <w:szCs w:val="22"/>
              </w:rPr>
              <w:t>5.000.000</w:t>
            </w:r>
          </w:p>
        </w:tc>
      </w:tr>
      <w:tr w:rsidR="00A10877" w14:paraId="2CEF5B57"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0669E9A"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1BDF4028" w14:textId="77777777" w:rsidR="00A10877" w:rsidRDefault="00000000">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Không tuân thủ các yêu cầu của Chủ đầu tư. Tư vấn giám sát. cơ quan có thẩm quyền. không phối hợp với thầu phụ khác của Bên A</w:t>
            </w:r>
          </w:p>
        </w:tc>
        <w:tc>
          <w:tcPr>
            <w:tcW w:w="2582" w:type="dxa"/>
            <w:tcBorders>
              <w:top w:val="single" w:sz="4" w:space="0" w:color="000000"/>
              <w:left w:val="single" w:sz="4" w:space="0" w:color="000000"/>
              <w:bottom w:val="single" w:sz="4" w:space="0" w:color="000000"/>
              <w:right w:val="single" w:sz="4" w:space="0" w:color="000000"/>
            </w:tcBorders>
            <w:vAlign w:val="center"/>
          </w:tcPr>
          <w:p w14:paraId="5EACF993" w14:textId="77777777" w:rsidR="00A10877" w:rsidRDefault="00000000">
            <w:pPr>
              <w:spacing w:after="120" w:line="276" w:lineRule="auto"/>
              <w:jc w:val="center"/>
              <w:rPr>
                <w:rFonts w:ascii="Times New Roman" w:hAnsi="Times New Roman"/>
                <w:b/>
                <w:color w:val="000000" w:themeColor="text1"/>
                <w:sz w:val="22"/>
                <w:szCs w:val="22"/>
              </w:rPr>
            </w:pPr>
            <w:r>
              <w:rPr>
                <w:rFonts w:ascii="Times New Roman" w:hAnsi="Times New Roman"/>
                <w:color w:val="000000" w:themeColor="text1"/>
                <w:sz w:val="22"/>
                <w:szCs w:val="22"/>
              </w:rPr>
              <w:t>10.000.000</w:t>
            </w:r>
          </w:p>
        </w:tc>
      </w:tr>
      <w:tr w:rsidR="00A10877" w14:paraId="14E8BE48"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758FD166" w14:textId="77777777" w:rsidR="00A10877" w:rsidRDefault="00A10877">
            <w:pPr>
              <w:pStyle w:val="ListParagraph"/>
              <w:widowControl w:val="0"/>
              <w:numPr>
                <w:ilvl w:val="0"/>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29612A1F" w14:textId="77777777" w:rsidR="00A10877" w:rsidRDefault="00000000">
            <w:pPr>
              <w:spacing w:after="120" w:line="276" w:lineRule="auto"/>
              <w:jc w:val="both"/>
              <w:rPr>
                <w:rFonts w:ascii="Times New Roman" w:hAnsi="Times New Roman"/>
                <w:b/>
                <w:color w:val="000000" w:themeColor="text1"/>
                <w:sz w:val="22"/>
                <w:szCs w:val="22"/>
              </w:rPr>
            </w:pPr>
            <w:r>
              <w:rPr>
                <w:rFonts w:ascii="Times New Roman" w:hAnsi="Times New Roman"/>
                <w:b/>
                <w:color w:val="000000" w:themeColor="text1"/>
                <w:position w:val="1"/>
                <w:sz w:val="22"/>
                <w:szCs w:val="22"/>
              </w:rPr>
              <w:t>Điều khoản mức phạt tăng nặng</w:t>
            </w:r>
          </w:p>
        </w:tc>
        <w:tc>
          <w:tcPr>
            <w:tcW w:w="2582" w:type="dxa"/>
            <w:tcBorders>
              <w:top w:val="single" w:sz="4" w:space="0" w:color="000000"/>
              <w:left w:val="single" w:sz="4" w:space="0" w:color="000000"/>
              <w:bottom w:val="single" w:sz="4" w:space="0" w:color="000000"/>
              <w:right w:val="single" w:sz="4" w:space="0" w:color="000000"/>
            </w:tcBorders>
            <w:vAlign w:val="center"/>
          </w:tcPr>
          <w:p w14:paraId="0F99A8AD" w14:textId="77777777" w:rsidR="00A10877" w:rsidRDefault="00A10877">
            <w:pPr>
              <w:spacing w:after="120" w:line="276" w:lineRule="auto"/>
              <w:jc w:val="center"/>
              <w:rPr>
                <w:rFonts w:ascii="Times New Roman" w:hAnsi="Times New Roman"/>
                <w:color w:val="000000" w:themeColor="text1"/>
                <w:sz w:val="22"/>
                <w:szCs w:val="22"/>
              </w:rPr>
            </w:pPr>
          </w:p>
        </w:tc>
      </w:tr>
      <w:tr w:rsidR="00A10877" w14:paraId="5FF59EA6"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3FD883EF" w14:textId="77777777" w:rsidR="00A10877" w:rsidRDefault="00A10877">
            <w:pPr>
              <w:pStyle w:val="ListParagraph"/>
              <w:widowControl w:val="0"/>
              <w:numPr>
                <w:ilvl w:val="1"/>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704A2F01" w14:textId="77777777" w:rsidR="00A10877" w:rsidRDefault="00000000">
            <w:pPr>
              <w:spacing w:after="120" w:line="276" w:lineRule="auto"/>
              <w:jc w:val="both"/>
              <w:rPr>
                <w:rFonts w:ascii="Times New Roman" w:hAnsi="Times New Roman"/>
                <w:color w:val="000000" w:themeColor="text1"/>
                <w:sz w:val="22"/>
                <w:szCs w:val="22"/>
              </w:rPr>
            </w:pPr>
            <w:r>
              <w:rPr>
                <w:rFonts w:ascii="Times New Roman" w:hAnsi="Times New Roman"/>
                <w:color w:val="000000" w:themeColor="text1"/>
                <w:position w:val="1"/>
                <w:sz w:val="22"/>
                <w:szCs w:val="22"/>
              </w:rPr>
              <w:t>Tái phạm lỗi đã bị xử phạt</w:t>
            </w:r>
          </w:p>
        </w:tc>
        <w:tc>
          <w:tcPr>
            <w:tcW w:w="2582" w:type="dxa"/>
            <w:tcBorders>
              <w:top w:val="single" w:sz="4" w:space="0" w:color="000000"/>
              <w:left w:val="single" w:sz="4" w:space="0" w:color="000000"/>
              <w:bottom w:val="single" w:sz="4" w:space="0" w:color="000000"/>
              <w:right w:val="single" w:sz="4" w:space="0" w:color="000000"/>
            </w:tcBorders>
            <w:vAlign w:val="center"/>
          </w:tcPr>
          <w:p w14:paraId="68FA28A1" w14:textId="77777777" w:rsidR="00A10877" w:rsidRDefault="00000000">
            <w:pPr>
              <w:spacing w:after="120" w:line="276" w:lineRule="auto"/>
              <w:rPr>
                <w:rFonts w:ascii="Times New Roman" w:hAnsi="Times New Roman"/>
                <w:color w:val="000000" w:themeColor="text1"/>
                <w:sz w:val="22"/>
                <w:szCs w:val="22"/>
              </w:rPr>
            </w:pPr>
            <w:r>
              <w:rPr>
                <w:rFonts w:ascii="Times New Roman" w:hAnsi="Times New Roman"/>
                <w:color w:val="000000" w:themeColor="text1"/>
                <w:sz w:val="22"/>
                <w:szCs w:val="22"/>
              </w:rPr>
              <w:t>Phạt gấp đôi lần vi phạm liền kề của hành vi vi phạm đó</w:t>
            </w:r>
          </w:p>
        </w:tc>
      </w:tr>
      <w:tr w:rsidR="00A10877" w14:paraId="5D3462A0"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6CD4314D" w14:textId="77777777" w:rsidR="00A10877" w:rsidRDefault="00A10877">
            <w:pPr>
              <w:pStyle w:val="ListParagraph"/>
              <w:widowControl w:val="0"/>
              <w:numPr>
                <w:ilvl w:val="1"/>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23743F80" w14:textId="77777777" w:rsidR="00A10877" w:rsidRDefault="00000000">
            <w:pPr>
              <w:spacing w:after="120" w:line="276" w:lineRule="auto"/>
              <w:jc w:val="both"/>
              <w:rPr>
                <w:rFonts w:ascii="Times New Roman" w:hAnsi="Times New Roman"/>
                <w:color w:val="000000" w:themeColor="text1"/>
                <w:sz w:val="22"/>
                <w:szCs w:val="22"/>
              </w:rPr>
            </w:pPr>
            <w:r>
              <w:rPr>
                <w:rFonts w:ascii="Times New Roman" w:hAnsi="Times New Roman"/>
                <w:color w:val="000000" w:themeColor="text1"/>
                <w:position w:val="1"/>
                <w:sz w:val="22"/>
                <w:szCs w:val="22"/>
              </w:rPr>
              <w:t>Một người thực hiện nhiều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14:paraId="3DB4D3F6" w14:textId="77777777" w:rsidR="00A10877" w:rsidRDefault="00000000">
            <w:pPr>
              <w:spacing w:after="120" w:line="276" w:lineRule="auto"/>
              <w:rPr>
                <w:rFonts w:ascii="Times New Roman" w:hAnsi="Times New Roman"/>
                <w:color w:val="000000" w:themeColor="text1"/>
                <w:sz w:val="22"/>
                <w:szCs w:val="22"/>
              </w:rPr>
            </w:pPr>
            <w:r>
              <w:rPr>
                <w:rFonts w:ascii="Times New Roman" w:hAnsi="Times New Roman"/>
                <w:color w:val="000000" w:themeColor="text1"/>
                <w:sz w:val="22"/>
                <w:szCs w:val="22"/>
              </w:rPr>
              <w:t>Xử phạt từng hành vi + đuổi việc người vi phạm</w:t>
            </w:r>
          </w:p>
        </w:tc>
      </w:tr>
      <w:tr w:rsidR="00A10877" w14:paraId="2A2E2DBD"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3DB8814C" w14:textId="77777777" w:rsidR="00A10877" w:rsidRDefault="00A10877">
            <w:pPr>
              <w:pStyle w:val="ListParagraph"/>
              <w:widowControl w:val="0"/>
              <w:numPr>
                <w:ilvl w:val="1"/>
                <w:numId w:val="19"/>
              </w:numPr>
              <w:spacing w:after="120"/>
              <w:ind w:left="0" w:firstLine="0"/>
              <w:contextualSpacing w:val="0"/>
              <w:jc w:val="center"/>
              <w:rPr>
                <w:rFonts w:ascii="Times New Roman" w:hAnsi="Times New Roman"/>
                <w:color w:val="000000" w:themeColor="text1"/>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6A450D09" w14:textId="77777777" w:rsidR="00A10877" w:rsidRDefault="00000000">
            <w:pPr>
              <w:spacing w:after="120" w:line="276" w:lineRule="auto"/>
              <w:jc w:val="both"/>
              <w:rPr>
                <w:rFonts w:ascii="Times New Roman" w:hAnsi="Times New Roman"/>
                <w:color w:val="000000" w:themeColor="text1"/>
                <w:sz w:val="22"/>
                <w:szCs w:val="22"/>
              </w:rPr>
            </w:pPr>
            <w:r>
              <w:rPr>
                <w:rFonts w:ascii="Times New Roman" w:hAnsi="Times New Roman"/>
                <w:color w:val="000000" w:themeColor="text1"/>
                <w:position w:val="1"/>
                <w:sz w:val="22"/>
                <w:szCs w:val="22"/>
              </w:rPr>
              <w:t>Nhiều người cùng thực hiện 1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14:paraId="7611F698" w14:textId="77777777" w:rsidR="00A10877" w:rsidRDefault="00000000">
            <w:pPr>
              <w:spacing w:after="120" w:line="276" w:lineRule="auto"/>
              <w:rPr>
                <w:rFonts w:ascii="Times New Roman" w:hAnsi="Times New Roman"/>
                <w:color w:val="000000" w:themeColor="text1"/>
                <w:sz w:val="22"/>
                <w:szCs w:val="22"/>
              </w:rPr>
            </w:pPr>
            <w:r>
              <w:rPr>
                <w:rFonts w:ascii="Times New Roman" w:hAnsi="Times New Roman"/>
                <w:color w:val="000000" w:themeColor="text1"/>
                <w:sz w:val="22"/>
                <w:szCs w:val="22"/>
              </w:rPr>
              <w:t>Mỗi người vi phạm đều bị xử phạt</w:t>
            </w:r>
          </w:p>
        </w:tc>
      </w:tr>
    </w:tbl>
    <w:p w14:paraId="489D83B3" w14:textId="77777777" w:rsidR="00A10877" w:rsidRDefault="00000000">
      <w:pPr>
        <w:spacing w:after="120" w:line="276" w:lineRule="auto"/>
        <w:jc w:val="center"/>
        <w:rPr>
          <w:rFonts w:ascii="Times New Roman" w:hAnsi="Times New Roman"/>
          <w:b/>
          <w:bCs/>
          <w:sz w:val="26"/>
          <w:szCs w:val="26"/>
        </w:rPr>
      </w:pPr>
      <w:r>
        <w:rPr>
          <w:rFonts w:ascii="Times New Roman" w:hAnsi="Times New Roman"/>
          <w:b/>
          <w:bCs/>
          <w:sz w:val="26"/>
          <w:szCs w:val="26"/>
          <w:highlight w:val="yellow"/>
        </w:rPr>
        <w:lastRenderedPageBreak/>
        <w:t>BIỂU 06</w:t>
      </w:r>
    </w:p>
    <w:p w14:paraId="5DD25446" w14:textId="77777777" w:rsidR="00A10877" w:rsidRDefault="00000000">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t>MẪU BẢO LÃNH THỰC HIỆN HỢP ĐỒNG. BẢO LÃNH TIỀN TẠM ỨNG</w:t>
      </w:r>
    </w:p>
    <w:p w14:paraId="68F7F0FF" w14:textId="77777777" w:rsidR="00A10877" w:rsidRDefault="00000000">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14:paraId="0AE5523D" w14:textId="77777777" w:rsidR="00A10877" w:rsidRDefault="00000000">
      <w:pPr>
        <w:spacing w:after="120" w:line="276" w:lineRule="auto"/>
        <w:jc w:val="center"/>
        <w:rPr>
          <w:rFonts w:ascii="Times New Roman" w:hAnsi="Times New Roman"/>
          <w:bCs/>
          <w:i/>
          <w:sz w:val="26"/>
          <w:szCs w:val="26"/>
        </w:rPr>
      </w:pPr>
      <w:r>
        <w:rPr>
          <w:rFonts w:ascii="Times New Roman" w:hAnsi="Times New Roman"/>
          <w:bCs/>
          <w:i/>
          <w:sz w:val="26"/>
          <w:szCs w:val="26"/>
          <w:highlight w:val="yellow"/>
          <w:lang w:val="nl-NL"/>
        </w:rPr>
        <w:t>(Kèm theo hợp đồng số……..…/2026/HĐ/YS/BXD ngày……tháng……năm 2026)</w:t>
      </w:r>
    </w:p>
    <w:p w14:paraId="1A909B58" w14:textId="77777777" w:rsidR="00A10877" w:rsidRDefault="00000000">
      <w:pPr>
        <w:spacing w:after="120" w:line="276" w:lineRule="auto"/>
        <w:jc w:val="center"/>
        <w:rPr>
          <w:rFonts w:ascii="Times New Roman" w:hAnsi="Times New Roman"/>
          <w:b/>
          <w:color w:val="000000" w:themeColor="text1"/>
          <w:spacing w:val="-10"/>
          <w:sz w:val="26"/>
          <w:szCs w:val="26"/>
        </w:rPr>
      </w:pPr>
      <w:r>
        <w:rPr>
          <w:rFonts w:ascii="Times New Roman" w:hAnsi="Times New Roman"/>
          <w:b/>
          <w:color w:val="000000" w:themeColor="text1"/>
          <w:spacing w:val="-10"/>
          <w:sz w:val="26"/>
          <w:szCs w:val="26"/>
        </w:rPr>
        <w:t>BẢO LÃNH THỰC HIỆN HỢP ĐỒNG</w:t>
      </w:r>
    </w:p>
    <w:p w14:paraId="38A446C0" w14:textId="77777777" w:rsidR="00A10877" w:rsidRDefault="00000000">
      <w:pPr>
        <w:tabs>
          <w:tab w:val="left" w:pos="851"/>
        </w:tabs>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Chúng tôi được thông báo rằng Công ty …..……..... có trụ sở </w:t>
      </w:r>
      <w:r>
        <w:rPr>
          <w:rFonts w:ascii="Times New Roman" w:hAnsi="Times New Roman"/>
          <w:i/>
          <w:color w:val="000000" w:themeColor="text1"/>
          <w:sz w:val="26"/>
          <w:szCs w:val="26"/>
        </w:rPr>
        <w:t xml:space="preserve">[địa chỉ] </w:t>
      </w:r>
      <w:r>
        <w:rPr>
          <w:rFonts w:ascii="Times New Roman" w:hAnsi="Times New Roman"/>
          <w:color w:val="000000" w:themeColor="text1"/>
          <w:sz w:val="26"/>
          <w:szCs w:val="26"/>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val="000000" w:themeColor="text1"/>
          <w:sz w:val="26"/>
          <w:szCs w:val="26"/>
        </w:rPr>
        <w:t xml:space="preserve">[hợp đồng kinh tế] </w:t>
      </w:r>
      <w:r>
        <w:rPr>
          <w:rFonts w:ascii="Times New Roman" w:hAnsi="Times New Roman"/>
          <w:color w:val="000000" w:themeColor="text1"/>
          <w:sz w:val="26"/>
          <w:szCs w:val="26"/>
        </w:rPr>
        <w:t xml:space="preserve">số.....….. ngày …. tháng …. năm …. về việc thực hiện </w:t>
      </w:r>
      <w:r>
        <w:rPr>
          <w:rFonts w:ascii="Times New Roman" w:hAnsi="Times New Roman"/>
          <w:i/>
          <w:color w:val="000000" w:themeColor="text1"/>
          <w:sz w:val="26"/>
          <w:szCs w:val="26"/>
        </w:rPr>
        <w:t xml:space="preserve">[thi công] </w:t>
      </w:r>
      <w:r>
        <w:rPr>
          <w:rFonts w:ascii="Times New Roman" w:hAnsi="Times New Roman"/>
          <w:color w:val="000000" w:themeColor="text1"/>
          <w:sz w:val="26"/>
          <w:szCs w:val="26"/>
        </w:rPr>
        <w:t>dự án “</w:t>
      </w:r>
      <w:r>
        <w:rPr>
          <w:rFonts w:ascii="Times New Roman" w:hAnsi="Times New Roman"/>
          <w:color w:val="000000" w:themeColor="text1"/>
          <w:sz w:val="26"/>
          <w:szCs w:val="26"/>
          <w:lang w:val="en-GB"/>
        </w:rPr>
        <w:t>……………..</w:t>
      </w:r>
      <w:r>
        <w:rPr>
          <w:rFonts w:ascii="Times New Roman" w:hAnsi="Times New Roman"/>
          <w:color w:val="000000" w:themeColor="text1"/>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113B0E0B" w14:textId="77777777" w:rsidR="00A10877" w:rsidRDefault="00000000">
      <w:pPr>
        <w:tabs>
          <w:tab w:val="left" w:pos="851"/>
        </w:tabs>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val="000000" w:themeColor="text1"/>
          <w:sz w:val="26"/>
          <w:szCs w:val="26"/>
          <w:lang w:val="en-GB"/>
        </w:rPr>
        <w:t xml:space="preserve">............... </w:t>
      </w:r>
      <w:r>
        <w:rPr>
          <w:rFonts w:ascii="Times New Roman" w:hAnsi="Times New Roman"/>
          <w:b/>
          <w:color w:val="000000" w:themeColor="text1"/>
          <w:sz w:val="26"/>
          <w:szCs w:val="26"/>
          <w:lang w:val="en-GB"/>
        </w:rPr>
        <w:t xml:space="preserve">đồng (Bằng chữ: </w:t>
      </w:r>
      <w:r>
        <w:rPr>
          <w:rFonts w:ascii="Times New Roman" w:hAnsi="Times New Roman"/>
          <w:color w:val="000000" w:themeColor="text1"/>
          <w:sz w:val="26"/>
          <w:szCs w:val="26"/>
          <w:lang w:val="en-GB"/>
        </w:rPr>
        <w:t xml:space="preserve">.................) </w:t>
      </w:r>
      <w:r>
        <w:rPr>
          <w:rFonts w:ascii="Times New Roman" w:hAnsi="Times New Roman"/>
          <w:color w:val="000000" w:themeColor="text1"/>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21966AC1" w14:textId="77777777" w:rsidR="00A10877" w:rsidRDefault="00000000">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228A2EC7" w14:textId="77777777" w:rsidR="00A10877" w:rsidRDefault="00000000">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Bảo lãnh này có hiệu lực kể từ ……………………….(“Ngày có hiệu lực”).</w:t>
      </w:r>
      <w:r>
        <w:rPr>
          <w:rFonts w:ascii="Times New Roman" w:hAnsi="Times New Roman"/>
          <w:i/>
          <w:color w:val="000000" w:themeColor="text1"/>
          <w:sz w:val="26"/>
          <w:szCs w:val="26"/>
        </w:rPr>
        <w:t xml:space="preserve"> </w:t>
      </w:r>
    </w:p>
    <w:p w14:paraId="2A3158C5" w14:textId="77777777" w:rsidR="00A10877" w:rsidRDefault="00000000">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Bảo lãnh này sẽ hết hiệu lực……….</w:t>
      </w:r>
      <w:r>
        <w:rPr>
          <w:rFonts w:ascii="Times New Roman" w:hAnsi="Times New Roman"/>
          <w:i/>
          <w:color w:val="000000" w:themeColor="text1"/>
          <w:sz w:val="26"/>
          <w:szCs w:val="26"/>
        </w:rPr>
        <w:t xml:space="preserve">[điều kiện hoặc ngày hết hiệu lực] </w:t>
      </w:r>
      <w:r>
        <w:rPr>
          <w:rFonts w:ascii="Times New Roman" w:hAnsi="Times New Roman"/>
          <w:color w:val="000000" w:themeColor="text1"/>
          <w:sz w:val="26"/>
          <w:szCs w:val="26"/>
        </w:rPr>
        <w:t>(“Ngày hết hạn”).</w:t>
      </w:r>
    </w:p>
    <w:p w14:paraId="42273430" w14:textId="77777777" w:rsidR="00A10877" w:rsidRDefault="00000000">
      <w:pPr>
        <w:spacing w:after="120" w:line="276" w:lineRule="auto"/>
        <w:jc w:val="both"/>
        <w:rPr>
          <w:rFonts w:ascii="Times New Roman" w:hAnsi="Times New Roman"/>
          <w:i/>
          <w:color w:val="000000" w:themeColor="text1"/>
          <w:sz w:val="26"/>
          <w:szCs w:val="26"/>
        </w:rPr>
      </w:pPr>
      <w:r>
        <w:rPr>
          <w:rFonts w:ascii="Times New Roman" w:hAnsi="Times New Roman"/>
          <w:color w:val="000000" w:themeColor="text1"/>
          <w:sz w:val="26"/>
          <w:szCs w:val="26"/>
        </w:rPr>
        <w:t xml:space="preserve">Mọi thông báo hoặc yêu cầu thanh toán liên quan đến bảo lãnh này phải </w:t>
      </w:r>
      <w:r>
        <w:rPr>
          <w:rFonts w:ascii="Times New Roman" w:hAnsi="Times New Roman"/>
          <w:color w:val="000000" w:themeColor="text1"/>
          <w:sz w:val="26"/>
          <w:szCs w:val="26"/>
          <w:lang w:val="en-GB"/>
        </w:rPr>
        <w:t xml:space="preserve">được </w:t>
      </w:r>
      <w:r>
        <w:rPr>
          <w:rFonts w:ascii="Times New Roman" w:hAnsi="Times New Roman"/>
          <w:color w:val="000000" w:themeColor="text1"/>
          <w:sz w:val="26"/>
          <w:szCs w:val="26"/>
        </w:rPr>
        <w:t xml:space="preserve">gửi tới Ngân hàng tại địa chỉ …………. vào  …. </w:t>
      </w:r>
      <w:r>
        <w:rPr>
          <w:rFonts w:ascii="Times New Roman" w:hAnsi="Times New Roman"/>
          <w:i/>
          <w:color w:val="000000" w:themeColor="text1"/>
          <w:sz w:val="26"/>
          <w:szCs w:val="26"/>
        </w:rPr>
        <w:t xml:space="preserve">[ghi rõ ngày và thời gian]. </w:t>
      </w:r>
    </w:p>
    <w:p w14:paraId="7509FF3C" w14:textId="77777777" w:rsidR="00A10877" w:rsidRDefault="00000000">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Sau Ngày hết hạn. Bảo lãnh này sẽ hết hiệu lực cho dù bản gốc của Bảo lãnh có được gửi trả cho Ngân hàng hay không.</w:t>
      </w:r>
    </w:p>
    <w:p w14:paraId="1B918CEC" w14:textId="77777777" w:rsidR="00A10877" w:rsidRDefault="00000000">
      <w:pPr>
        <w:widowControl w:val="0"/>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Thư bảo lãnh này được giải thích theo Luật pháp Việt Nam.</w:t>
      </w:r>
    </w:p>
    <w:p w14:paraId="39D7F168" w14:textId="77777777" w:rsidR="00A10877" w:rsidRDefault="00A10877">
      <w:pPr>
        <w:spacing w:after="120" w:line="276" w:lineRule="auto"/>
        <w:jc w:val="both"/>
        <w:rPr>
          <w:rFonts w:ascii="Times New Roman" w:hAnsi="Times New Roman"/>
          <w:color w:val="000000" w:themeColor="text1"/>
          <w:sz w:val="26"/>
          <w:szCs w:val="26"/>
          <w:lang w:val="it-IT"/>
        </w:rPr>
      </w:pPr>
    </w:p>
    <w:p w14:paraId="2C54FB0C" w14:textId="77777777" w:rsidR="00A10877" w:rsidRDefault="00000000">
      <w:pPr>
        <w:spacing w:after="120" w:line="276" w:lineRule="auto"/>
        <w:jc w:val="both"/>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[XÁC NHẬN CỦA NGÂN HÀNG]</w:t>
      </w:r>
    </w:p>
    <w:p w14:paraId="532FD426" w14:textId="77777777" w:rsidR="00A10877" w:rsidRDefault="00A10877">
      <w:pPr>
        <w:spacing w:after="120" w:line="276" w:lineRule="auto"/>
        <w:jc w:val="both"/>
        <w:rPr>
          <w:rFonts w:ascii="Times New Roman" w:hAnsi="Times New Roman"/>
          <w:i/>
          <w:color w:val="000000" w:themeColor="text1"/>
          <w:sz w:val="26"/>
          <w:szCs w:val="26"/>
          <w:lang w:val="it-IT"/>
        </w:rPr>
      </w:pPr>
    </w:p>
    <w:p w14:paraId="6CEA9902" w14:textId="77777777" w:rsidR="00A10877" w:rsidRDefault="00A10877">
      <w:pPr>
        <w:spacing w:after="120" w:line="276" w:lineRule="auto"/>
        <w:jc w:val="both"/>
        <w:rPr>
          <w:rFonts w:ascii="Times New Roman" w:hAnsi="Times New Roman"/>
          <w:i/>
          <w:color w:val="000000" w:themeColor="text1"/>
          <w:sz w:val="26"/>
          <w:szCs w:val="26"/>
          <w:lang w:val="it-IT"/>
        </w:rPr>
      </w:pPr>
    </w:p>
    <w:p w14:paraId="7EFCCE72" w14:textId="77777777" w:rsidR="00A10877" w:rsidRDefault="00000000">
      <w:pPr>
        <w:spacing w:after="120" w:line="276" w:lineRule="auto"/>
        <w:jc w:val="center"/>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[Hướng dẫn của ngân hàng về cách thức tra cứu/xác thực hiệu lực của Thư bảo lãnh.]</w:t>
      </w:r>
    </w:p>
    <w:p w14:paraId="4388DAD5" w14:textId="77777777" w:rsidR="00A10877" w:rsidRDefault="00000000">
      <w:pPr>
        <w:spacing w:after="120" w:line="276" w:lineRule="auto"/>
        <w:jc w:val="center"/>
        <w:rPr>
          <w:rFonts w:ascii="Times New Roman" w:hAnsi="Times New Roman"/>
          <w:b/>
          <w:color w:val="000000" w:themeColor="text1"/>
          <w:spacing w:val="-10"/>
          <w:sz w:val="26"/>
          <w:szCs w:val="26"/>
          <w:lang w:val="it-IT"/>
        </w:rPr>
      </w:pPr>
      <w:r>
        <w:rPr>
          <w:rFonts w:ascii="Times New Roman" w:hAnsi="Times New Roman"/>
          <w:b/>
          <w:color w:val="000000" w:themeColor="text1"/>
          <w:spacing w:val="-10"/>
          <w:sz w:val="26"/>
          <w:szCs w:val="26"/>
          <w:lang w:val="it-IT"/>
        </w:rPr>
        <w:lastRenderedPageBreak/>
        <w:t>BẢO LÃNH TIỂN ỨNG TRƯỚC [TẠM ỨNG]</w:t>
      </w:r>
    </w:p>
    <w:p w14:paraId="743FFB1D" w14:textId="77777777" w:rsidR="00A10877" w:rsidRDefault="00000000">
      <w:pPr>
        <w:tabs>
          <w:tab w:val="left" w:pos="851"/>
        </w:tabs>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Chúng tôi được thông báo rằng Công ty ………. có trụ sở </w:t>
      </w:r>
      <w:r>
        <w:rPr>
          <w:rFonts w:ascii="Times New Roman" w:hAnsi="Times New Roman"/>
          <w:i/>
          <w:color w:val="000000" w:themeColor="text1"/>
          <w:sz w:val="26"/>
          <w:szCs w:val="26"/>
          <w:lang w:val="it-IT"/>
        </w:rPr>
        <w:t xml:space="preserve">[địa chỉ] </w:t>
      </w:r>
      <w:r>
        <w:rPr>
          <w:rFonts w:ascii="Times New Roman" w:hAnsi="Times New Roman"/>
          <w:color w:val="000000" w:themeColor="text1"/>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val="000000" w:themeColor="text1"/>
          <w:sz w:val="26"/>
          <w:szCs w:val="26"/>
          <w:lang w:val="it-IT"/>
        </w:rPr>
        <w:t xml:space="preserve">[thi công] </w:t>
      </w:r>
      <w:r>
        <w:rPr>
          <w:rFonts w:ascii="Times New Roman" w:hAnsi="Times New Roman"/>
          <w:color w:val="000000" w:themeColor="text1"/>
          <w:sz w:val="26"/>
          <w:szCs w:val="26"/>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val="000000" w:themeColor="text1"/>
          <w:sz w:val="26"/>
          <w:szCs w:val="26"/>
          <w:lang w:val="it-IT"/>
        </w:rPr>
        <w:t>[tạm ứng]</w:t>
      </w:r>
      <w:r>
        <w:rPr>
          <w:rFonts w:ascii="Times New Roman" w:hAnsi="Times New Roman"/>
          <w:color w:val="000000" w:themeColor="text1"/>
          <w:sz w:val="26"/>
          <w:szCs w:val="26"/>
          <w:lang w:val="it-IT"/>
        </w:rPr>
        <w:t xml:space="preserve"> như sự đảm bảo cho nghĩa vụ của Bên được bảo lãnh đối với Bên nhận bảo lãnh.</w:t>
      </w:r>
    </w:p>
    <w:p w14:paraId="55916A4A" w14:textId="77777777" w:rsidR="00A10877"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val="000000" w:themeColor="text1"/>
          <w:sz w:val="26"/>
          <w:szCs w:val="26"/>
          <w:lang w:val="it-IT"/>
        </w:rPr>
        <w:t xml:space="preserve"> đồng (</w:t>
      </w:r>
      <w:r>
        <w:rPr>
          <w:rFonts w:ascii="Times New Roman" w:hAnsi="Times New Roman"/>
          <w:i/>
          <w:color w:val="000000" w:themeColor="text1"/>
          <w:sz w:val="26"/>
          <w:szCs w:val="26"/>
          <w:lang w:val="it-IT"/>
        </w:rPr>
        <w:t xml:space="preserve">Bằng chữ: </w:t>
      </w:r>
      <w:r>
        <w:rPr>
          <w:rFonts w:ascii="Times New Roman" w:hAnsi="Times New Roman"/>
          <w:color w:val="000000" w:themeColor="text1"/>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46A7824F" w14:textId="77777777" w:rsidR="00A10877"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Số tiền bảo lãnh sẽ được giảm dần tương ứng với số tiền ứng trước </w:t>
      </w:r>
      <w:r>
        <w:rPr>
          <w:rFonts w:ascii="Times New Roman" w:hAnsi="Times New Roman"/>
          <w:i/>
          <w:color w:val="000000" w:themeColor="text1"/>
          <w:sz w:val="26"/>
          <w:szCs w:val="26"/>
          <w:lang w:val="it-IT"/>
        </w:rPr>
        <w:t>[tạm ứng]</w:t>
      </w:r>
      <w:r>
        <w:rPr>
          <w:rFonts w:ascii="Times New Roman" w:hAnsi="Times New Roman"/>
          <w:color w:val="000000" w:themeColor="text1"/>
          <w:sz w:val="26"/>
          <w:szCs w:val="26"/>
          <w:lang w:val="it-IT"/>
        </w:rPr>
        <w:t xml:space="preserve"> mà Bên nhận bảo lãnh đã thu hồi được từ Bên được bảo lãnh. </w:t>
      </w:r>
      <w:r>
        <w:rPr>
          <w:rFonts w:ascii="Times New Roman" w:hAnsi="Times New Roman"/>
          <w:color w:val="000000" w:themeColor="text1"/>
          <w:sz w:val="26"/>
          <w:szCs w:val="26"/>
          <w:lang w:val="it-IT"/>
        </w:rPr>
        <w:tab/>
        <w:t xml:space="preserve">ngay sau khi chúng tôi nhận được từ Bên được bảo lãnh văn bản có xác nhận của Bên nhận bảo lãnh về số tiền ứng trước </w:t>
      </w:r>
      <w:r>
        <w:rPr>
          <w:rFonts w:ascii="Times New Roman" w:hAnsi="Times New Roman"/>
          <w:i/>
          <w:color w:val="000000" w:themeColor="text1"/>
          <w:sz w:val="26"/>
          <w:szCs w:val="26"/>
          <w:lang w:val="it-IT"/>
        </w:rPr>
        <w:t xml:space="preserve">[tạm ứng] </w:t>
      </w:r>
      <w:r>
        <w:rPr>
          <w:rFonts w:ascii="Times New Roman" w:hAnsi="Times New Roman"/>
          <w:color w:val="000000" w:themeColor="text1"/>
          <w:sz w:val="26"/>
          <w:szCs w:val="26"/>
          <w:lang w:val="it-IT"/>
        </w:rPr>
        <w:t>đã được thu hồi.</w:t>
      </w:r>
    </w:p>
    <w:p w14:paraId="233ED9FB" w14:textId="77777777" w:rsidR="00A10877"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D3D3E63" w14:textId="77777777" w:rsidR="00A10877"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Bảo lãnh này có hiệu lực kể từ ……………………….(“Ngày có hiệu lực”).</w:t>
      </w:r>
      <w:r>
        <w:rPr>
          <w:rFonts w:ascii="Times New Roman" w:hAnsi="Times New Roman"/>
          <w:i/>
          <w:color w:val="000000" w:themeColor="text1"/>
          <w:sz w:val="26"/>
          <w:szCs w:val="26"/>
          <w:lang w:val="it-IT"/>
        </w:rPr>
        <w:t xml:space="preserve"> </w:t>
      </w:r>
    </w:p>
    <w:p w14:paraId="718F2B63" w14:textId="77777777" w:rsidR="00A10877"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Bảo lãnh này sẽ hết hiệu lực  ……….</w:t>
      </w:r>
      <w:r>
        <w:rPr>
          <w:rFonts w:ascii="Times New Roman" w:hAnsi="Times New Roman"/>
          <w:i/>
          <w:color w:val="000000" w:themeColor="text1"/>
          <w:sz w:val="26"/>
          <w:szCs w:val="26"/>
          <w:lang w:val="it-IT"/>
        </w:rPr>
        <w:t>[ngày hết hạn]</w:t>
      </w:r>
      <w:r>
        <w:rPr>
          <w:rFonts w:ascii="Times New Roman" w:hAnsi="Times New Roman"/>
          <w:color w:val="000000" w:themeColor="text1"/>
          <w:sz w:val="26"/>
          <w:szCs w:val="26"/>
          <w:lang w:val="it-IT"/>
        </w:rPr>
        <w:t>(“Ngày hết hạn”).</w:t>
      </w:r>
    </w:p>
    <w:p w14:paraId="1C80637D" w14:textId="77777777" w:rsidR="00A10877" w:rsidRDefault="00000000">
      <w:pPr>
        <w:spacing w:after="120" w:line="276" w:lineRule="auto"/>
        <w:jc w:val="both"/>
        <w:rPr>
          <w:rFonts w:ascii="Times New Roman" w:hAnsi="Times New Roman"/>
          <w:i/>
          <w:color w:val="000000" w:themeColor="text1"/>
          <w:sz w:val="26"/>
          <w:szCs w:val="26"/>
          <w:lang w:val="it-IT"/>
        </w:rPr>
      </w:pPr>
      <w:r>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w:t>
      </w:r>
      <w:r>
        <w:rPr>
          <w:rFonts w:ascii="Times New Roman" w:hAnsi="Times New Roman"/>
          <w:i/>
          <w:color w:val="000000" w:themeColor="text1"/>
          <w:sz w:val="26"/>
          <w:szCs w:val="26"/>
          <w:lang w:val="it-IT"/>
        </w:rPr>
        <w:t xml:space="preserve">[ghi rõ ngày và thời gian]. </w:t>
      </w:r>
    </w:p>
    <w:p w14:paraId="047562E5" w14:textId="77777777" w:rsidR="00A10877"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265F8C50" w14:textId="77777777" w:rsidR="00A10877" w:rsidRDefault="00000000">
      <w:pPr>
        <w:widowControl w:val="0"/>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Thư bảo lãnh này được giải thích theo Luật pháp Việt Nam.</w:t>
      </w:r>
    </w:p>
    <w:p w14:paraId="3A96977A" w14:textId="77777777" w:rsidR="00A10877" w:rsidRDefault="00A10877">
      <w:pPr>
        <w:spacing w:after="120" w:line="276" w:lineRule="auto"/>
        <w:jc w:val="both"/>
        <w:rPr>
          <w:rFonts w:ascii="Times New Roman" w:hAnsi="Times New Roman"/>
          <w:color w:val="000000" w:themeColor="text1"/>
          <w:sz w:val="26"/>
          <w:szCs w:val="26"/>
          <w:lang w:val="it-IT"/>
        </w:rPr>
      </w:pPr>
    </w:p>
    <w:p w14:paraId="3E3E08EC" w14:textId="77777777" w:rsidR="00A10877" w:rsidRDefault="00000000">
      <w:pPr>
        <w:spacing w:after="120" w:line="276" w:lineRule="auto"/>
        <w:jc w:val="both"/>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[XÁC NHẬN CỦA NGÂN HÀNG]</w:t>
      </w:r>
    </w:p>
    <w:p w14:paraId="6CE92B43" w14:textId="77777777" w:rsidR="00A10877" w:rsidRDefault="00A10877">
      <w:pPr>
        <w:spacing w:after="120" w:line="276" w:lineRule="auto"/>
        <w:jc w:val="both"/>
        <w:rPr>
          <w:rFonts w:ascii="Times New Roman" w:hAnsi="Times New Roman"/>
          <w:i/>
          <w:color w:val="000000" w:themeColor="text1"/>
          <w:sz w:val="26"/>
          <w:szCs w:val="26"/>
          <w:lang w:val="it-IT"/>
        </w:rPr>
      </w:pPr>
    </w:p>
    <w:p w14:paraId="482D87E6" w14:textId="77777777" w:rsidR="00A10877" w:rsidRDefault="00A10877">
      <w:pPr>
        <w:spacing w:after="120" w:line="276" w:lineRule="auto"/>
        <w:jc w:val="both"/>
        <w:rPr>
          <w:rFonts w:ascii="Times New Roman" w:hAnsi="Times New Roman"/>
          <w:i/>
          <w:color w:val="000000" w:themeColor="text1"/>
          <w:sz w:val="26"/>
          <w:szCs w:val="26"/>
          <w:lang w:val="it-IT"/>
        </w:rPr>
      </w:pPr>
    </w:p>
    <w:p w14:paraId="15C36563" w14:textId="77777777" w:rsidR="00A10877" w:rsidRDefault="00000000">
      <w:pPr>
        <w:spacing w:after="120" w:line="276" w:lineRule="auto"/>
        <w:jc w:val="both"/>
        <w:rPr>
          <w:rFonts w:ascii="Times New Roman" w:hAnsi="Times New Roman"/>
          <w:i/>
          <w:color w:val="000000" w:themeColor="text1"/>
          <w:sz w:val="26"/>
          <w:szCs w:val="26"/>
          <w:lang w:val="it-IT"/>
        </w:rPr>
        <w:sectPr w:rsidR="00A10877">
          <w:footerReference w:type="even" r:id="rId8"/>
          <w:footerReference w:type="default" r:id="rId9"/>
          <w:footerReference w:type="first" r:id="rId10"/>
          <w:pgSz w:w="11906" w:h="16838"/>
          <w:pgMar w:top="1134" w:right="1134" w:bottom="1134" w:left="1559" w:header="0" w:footer="454" w:gutter="0"/>
          <w:cols w:space="720"/>
          <w:formProt w:val="0"/>
          <w:docGrid w:linePitch="381"/>
        </w:sectPr>
      </w:pPr>
      <w:r>
        <w:rPr>
          <w:rFonts w:ascii="Times New Roman" w:hAnsi="Times New Roman"/>
          <w:i/>
          <w:color w:val="000000" w:themeColor="text1"/>
          <w:sz w:val="26"/>
          <w:szCs w:val="26"/>
          <w:lang w:val="it-IT"/>
        </w:rPr>
        <w:t>[Hướng dẫn của ngân hàng về tra cứu/xác thực hiệu lực của Thư bảo lãnh</w:t>
      </w:r>
    </w:p>
    <w:p w14:paraId="041550D9" w14:textId="77777777" w:rsidR="00A10877" w:rsidRDefault="00000000">
      <w:pPr>
        <w:spacing w:after="120" w:line="276" w:lineRule="auto"/>
        <w:jc w:val="center"/>
        <w:rPr>
          <w:rFonts w:ascii="Times New Roman" w:hAnsi="Times New Roman"/>
          <w:b/>
          <w:color w:val="000000" w:themeColor="text1"/>
          <w:spacing w:val="-10"/>
          <w:sz w:val="26"/>
          <w:szCs w:val="26"/>
          <w:lang w:val="it-IT"/>
        </w:rPr>
      </w:pPr>
      <w:r>
        <w:rPr>
          <w:rFonts w:ascii="Times New Roman" w:hAnsi="Times New Roman"/>
          <w:b/>
          <w:color w:val="000000" w:themeColor="text1"/>
          <w:spacing w:val="-10"/>
          <w:sz w:val="26"/>
          <w:szCs w:val="26"/>
          <w:lang w:val="it-IT"/>
        </w:rPr>
        <w:lastRenderedPageBreak/>
        <w:t>BẢO LÃNH BẢO HÀNH</w:t>
      </w:r>
    </w:p>
    <w:p w14:paraId="40CB4C0E" w14:textId="77777777" w:rsidR="00A10877" w:rsidRDefault="00000000">
      <w:pPr>
        <w:tabs>
          <w:tab w:val="left" w:pos="851"/>
        </w:tabs>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523189E7" w14:textId="77777777" w:rsidR="00A10877" w:rsidRDefault="00000000">
      <w:pPr>
        <w:tabs>
          <w:tab w:val="left" w:pos="851"/>
        </w:tabs>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Theo quy định của Hợp đồng. Bên được bảo lãnh phải cung cấp một bảo lãnh bảo hành như sự đảm bảo cho nghĩa vụ của Bên được bảo lãnh đối với Bên nhận bảo lãnh.</w:t>
      </w:r>
    </w:p>
    <w:p w14:paraId="5184546F" w14:textId="77777777" w:rsidR="00A10877" w:rsidRDefault="00000000">
      <w:pPr>
        <w:tabs>
          <w:tab w:val="left" w:pos="851"/>
        </w:tabs>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CA80748" w14:textId="77777777" w:rsidR="00A10877" w:rsidRDefault="00A10877">
      <w:pPr>
        <w:spacing w:before="144" w:after="144" w:line="276" w:lineRule="auto"/>
        <w:jc w:val="both"/>
        <w:rPr>
          <w:rFonts w:ascii="Times New Roman" w:hAnsi="Times New Roman"/>
          <w:color w:val="000000" w:themeColor="text1"/>
          <w:sz w:val="26"/>
          <w:szCs w:val="26"/>
          <w:lang w:val="it-IT"/>
        </w:rPr>
      </w:pPr>
    </w:p>
    <w:p w14:paraId="352C30A5" w14:textId="77777777" w:rsidR="00A10877" w:rsidRDefault="00000000">
      <w:pPr>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7B52FB76" w14:textId="77777777" w:rsidR="00A10877" w:rsidRDefault="00A10877">
      <w:pPr>
        <w:spacing w:before="144" w:after="144" w:line="276" w:lineRule="auto"/>
        <w:jc w:val="both"/>
        <w:rPr>
          <w:rFonts w:ascii="Times New Roman" w:hAnsi="Times New Roman"/>
          <w:color w:val="000000" w:themeColor="text1"/>
          <w:sz w:val="26"/>
          <w:szCs w:val="26"/>
          <w:lang w:val="it-IT"/>
        </w:rPr>
      </w:pPr>
    </w:p>
    <w:p w14:paraId="3985CFAF" w14:textId="77777777" w:rsidR="00A10877" w:rsidRDefault="00000000">
      <w:pPr>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Bảo lãnh này có hiệu lực kể từ ……………………….(“Ngày có hiệu lực”). </w:t>
      </w:r>
    </w:p>
    <w:p w14:paraId="5D7D431D" w14:textId="77777777" w:rsidR="00A10877" w:rsidRDefault="00000000">
      <w:pPr>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Bảo lãnh này sẽ hết hiệu lực……….[điều kiện hoặc ngày hết hiệu lực] (“Ngày hết hạn”).</w:t>
      </w:r>
    </w:p>
    <w:p w14:paraId="2984A7DF" w14:textId="77777777" w:rsidR="00A10877" w:rsidRDefault="00A10877">
      <w:pPr>
        <w:tabs>
          <w:tab w:val="left" w:pos="851"/>
        </w:tabs>
        <w:spacing w:before="144" w:after="144" w:line="276" w:lineRule="auto"/>
        <w:jc w:val="both"/>
        <w:rPr>
          <w:rFonts w:ascii="Times New Roman" w:hAnsi="Times New Roman"/>
          <w:color w:val="000000" w:themeColor="text1"/>
          <w:sz w:val="26"/>
          <w:szCs w:val="26"/>
          <w:lang w:val="it-IT"/>
        </w:rPr>
      </w:pPr>
    </w:p>
    <w:p w14:paraId="6128E4E9" w14:textId="77777777" w:rsidR="00A10877" w:rsidRDefault="00000000">
      <w:pPr>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[ghi rõ ngày và thời gian]. </w:t>
      </w:r>
    </w:p>
    <w:p w14:paraId="78E2A2BF" w14:textId="77777777" w:rsidR="00A10877" w:rsidRDefault="00000000">
      <w:pPr>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298A6D01" w14:textId="77777777" w:rsidR="00A10877" w:rsidRDefault="00A10877">
      <w:pPr>
        <w:spacing w:before="144" w:after="144" w:line="276" w:lineRule="auto"/>
        <w:jc w:val="both"/>
        <w:rPr>
          <w:rFonts w:ascii="Times New Roman" w:hAnsi="Times New Roman"/>
          <w:color w:val="000000" w:themeColor="text1"/>
          <w:sz w:val="26"/>
          <w:szCs w:val="26"/>
          <w:lang w:val="it-IT"/>
        </w:rPr>
      </w:pPr>
    </w:p>
    <w:p w14:paraId="3E847D54" w14:textId="77777777" w:rsidR="00A10877" w:rsidRDefault="00000000">
      <w:pPr>
        <w:widowControl w:val="0"/>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Thư bảo lãnh này được giải thích theo Luật pháp Việt Nam.</w:t>
      </w:r>
    </w:p>
    <w:p w14:paraId="7BC8E1AB" w14:textId="77777777" w:rsidR="00A10877" w:rsidRDefault="00A10877">
      <w:pPr>
        <w:spacing w:before="144" w:after="144" w:line="276" w:lineRule="auto"/>
        <w:jc w:val="both"/>
        <w:rPr>
          <w:rFonts w:ascii="Times New Roman" w:hAnsi="Times New Roman"/>
          <w:color w:val="000000" w:themeColor="text1"/>
          <w:sz w:val="26"/>
          <w:szCs w:val="26"/>
          <w:lang w:val="it-IT"/>
        </w:rPr>
      </w:pPr>
    </w:p>
    <w:p w14:paraId="64865B60" w14:textId="77777777" w:rsidR="00A10877" w:rsidRDefault="00000000">
      <w:pPr>
        <w:spacing w:before="144" w:after="144" w:line="276" w:lineRule="auto"/>
        <w:jc w:val="both"/>
        <w:rPr>
          <w:rFonts w:ascii="Times New Roman" w:hAnsi="Times New Roman"/>
          <w:i/>
          <w:iCs/>
          <w:color w:val="000000" w:themeColor="text1"/>
          <w:sz w:val="26"/>
          <w:szCs w:val="26"/>
          <w:lang w:val="it-IT"/>
        </w:rPr>
      </w:pPr>
      <w:r>
        <w:rPr>
          <w:rFonts w:ascii="Times New Roman" w:hAnsi="Times New Roman"/>
          <w:i/>
          <w:iCs/>
          <w:color w:val="000000" w:themeColor="text1"/>
          <w:sz w:val="26"/>
          <w:szCs w:val="26"/>
          <w:lang w:val="it-IT"/>
        </w:rPr>
        <w:t>[XÁC NHẬN CỦA NGÂN HÀNG]</w:t>
      </w:r>
    </w:p>
    <w:p w14:paraId="116C4E44" w14:textId="77777777" w:rsidR="00A10877" w:rsidRDefault="00A10877">
      <w:pPr>
        <w:spacing w:before="144" w:after="144" w:line="276" w:lineRule="auto"/>
        <w:jc w:val="both"/>
        <w:rPr>
          <w:rFonts w:ascii="Times New Roman" w:hAnsi="Times New Roman"/>
          <w:color w:val="000000" w:themeColor="text1"/>
          <w:sz w:val="26"/>
          <w:szCs w:val="26"/>
          <w:lang w:val="it-IT"/>
        </w:rPr>
      </w:pPr>
    </w:p>
    <w:p w14:paraId="030338C2" w14:textId="77777777" w:rsidR="00A10877" w:rsidRDefault="00000000">
      <w:pPr>
        <w:spacing w:after="120" w:line="276" w:lineRule="auto"/>
        <w:jc w:val="center"/>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[Hướng dẫn của ngân hàng về cách thức tra cứu/xác thực hiệu lực của Thư bảo lãnh.]</w:t>
      </w:r>
    </w:p>
    <w:p w14:paraId="2DA52AD7" w14:textId="77777777" w:rsidR="00A10877" w:rsidRDefault="00000000">
      <w:pPr>
        <w:spacing w:after="120" w:line="276" w:lineRule="auto"/>
        <w:jc w:val="center"/>
        <w:rPr>
          <w:rFonts w:ascii="Times New Roman" w:hAnsi="Times New Roman"/>
          <w:b/>
          <w:spacing w:val="-10"/>
          <w:sz w:val="26"/>
          <w:szCs w:val="26"/>
          <w:highlight w:val="yellow"/>
          <w:lang w:val="it-IT"/>
        </w:rPr>
      </w:pPr>
      <w:r>
        <w:rPr>
          <w:rFonts w:ascii="Times New Roman" w:hAnsi="Times New Roman"/>
          <w:b/>
          <w:bCs/>
          <w:sz w:val="26"/>
          <w:szCs w:val="26"/>
          <w:highlight w:val="yellow"/>
          <w:lang w:val="it-IT"/>
        </w:rPr>
        <w:lastRenderedPageBreak/>
        <w:t>BIỂU 07</w:t>
      </w:r>
    </w:p>
    <w:p w14:paraId="34695512" w14:textId="77777777" w:rsidR="00A10877" w:rsidRDefault="00000000">
      <w:pPr>
        <w:spacing w:after="120" w:line="276" w:lineRule="auto"/>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t>DANH MỤC, THƯƠNG HIỆU VẬT TƯ CHÍNH DO BÊN B CUNG CẤP</w:t>
      </w:r>
    </w:p>
    <w:p w14:paraId="47F171A6" w14:textId="77777777" w:rsidR="00A10877" w:rsidRDefault="00000000">
      <w:pPr>
        <w:spacing w:after="120" w:line="276" w:lineRule="auto"/>
        <w:jc w:val="center"/>
        <w:rPr>
          <w:rFonts w:ascii="Times New Roman" w:hAnsi="Times New Roman"/>
          <w:bCs/>
          <w:i/>
          <w:sz w:val="26"/>
          <w:szCs w:val="26"/>
          <w:lang w:val="it-IT"/>
        </w:rPr>
      </w:pPr>
      <w:r>
        <w:rPr>
          <w:rFonts w:ascii="Times New Roman" w:hAnsi="Times New Roman"/>
          <w:bCs/>
          <w:i/>
          <w:sz w:val="26"/>
          <w:szCs w:val="26"/>
          <w:highlight w:val="yellow"/>
          <w:lang w:val="nl-NL"/>
        </w:rPr>
        <w:t>(Kèm theo hợp đồng số……..…/2026/HĐ/YS/BXD ngày……tháng……năm 2026)</w:t>
      </w:r>
    </w:p>
    <w:tbl>
      <w:tblPr>
        <w:tblW w:w="9072" w:type="dxa"/>
        <w:jc w:val="center"/>
        <w:tblLayout w:type="fixed"/>
        <w:tblCellMar>
          <w:left w:w="50" w:type="dxa"/>
          <w:right w:w="50" w:type="dxa"/>
        </w:tblCellMar>
        <w:tblLook w:val="04A0" w:firstRow="1" w:lastRow="0" w:firstColumn="1" w:lastColumn="0" w:noHBand="0" w:noVBand="1"/>
      </w:tblPr>
      <w:tblGrid>
        <w:gridCol w:w="597"/>
        <w:gridCol w:w="2803"/>
        <w:gridCol w:w="5672"/>
      </w:tblGrid>
      <w:tr w:rsidR="00A10877" w14:paraId="6DE095EB" w14:textId="77777777">
        <w:trPr>
          <w:cantSplit/>
          <w:tblHeader/>
          <w:jc w:val="center"/>
        </w:trPr>
        <w:tc>
          <w:tcPr>
            <w:tcW w:w="5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A1CC8B"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TT</w:t>
            </w:r>
          </w:p>
        </w:tc>
        <w:tc>
          <w:tcPr>
            <w:tcW w:w="28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309ECE"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Vật tư</w:t>
            </w:r>
          </w:p>
        </w:tc>
        <w:tc>
          <w:tcPr>
            <w:tcW w:w="56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49020D" w14:textId="77777777" w:rsidR="00A10877" w:rsidRDefault="00000000">
            <w:pPr>
              <w:spacing w:after="120" w:line="276" w:lineRule="auto"/>
              <w:jc w:val="center"/>
              <w:rPr>
                <w:rFonts w:ascii="Times New Roman" w:hAnsi="Times New Roman"/>
                <w:sz w:val="22"/>
                <w:szCs w:val="22"/>
              </w:rPr>
            </w:pPr>
            <w:r>
              <w:rPr>
                <w:rFonts w:ascii="Times New Roman" w:hAnsi="Times New Roman"/>
                <w:b/>
                <w:bCs/>
                <w:sz w:val="22"/>
                <w:szCs w:val="22"/>
              </w:rPr>
              <w:t>Thương hiệu / quy cách</w:t>
            </w:r>
          </w:p>
        </w:tc>
      </w:tr>
      <w:tr w:rsidR="00A10877" w14:paraId="01D8FACD"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5BE45979" w14:textId="77777777" w:rsidR="00A10877" w:rsidRDefault="00000000">
            <w:pPr>
              <w:spacing w:after="120" w:line="276" w:lineRule="auto"/>
              <w:jc w:val="center"/>
              <w:rPr>
                <w:rFonts w:ascii="Times New Roman" w:hAnsi="Times New Roman"/>
                <w:sz w:val="22"/>
                <w:szCs w:val="22"/>
              </w:rPr>
            </w:pPr>
            <w:r>
              <w:rPr>
                <w:rFonts w:ascii="Times New Roman" w:hAnsi="Times New Roman"/>
                <w:sz w:val="22"/>
                <w:szCs w:val="22"/>
              </w:rPr>
              <w:t>1</w:t>
            </w:r>
          </w:p>
        </w:tc>
        <w:tc>
          <w:tcPr>
            <w:tcW w:w="2803" w:type="dxa"/>
            <w:tcBorders>
              <w:top w:val="single" w:sz="4" w:space="0" w:color="000000"/>
              <w:left w:val="single" w:sz="4" w:space="0" w:color="000000"/>
              <w:bottom w:val="single" w:sz="4" w:space="0" w:color="000000"/>
              <w:right w:val="single" w:sz="4" w:space="0" w:color="000000"/>
            </w:tcBorders>
            <w:vAlign w:val="center"/>
          </w:tcPr>
          <w:p w14:paraId="62494F98"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14:paraId="317F75DA" w14:textId="77777777" w:rsidR="00A10877" w:rsidRDefault="00000000">
            <w:pPr>
              <w:spacing w:after="120" w:line="276" w:lineRule="auto"/>
              <w:rPr>
                <w:rFonts w:ascii="Times New Roman" w:hAnsi="Times New Roman"/>
                <w:sz w:val="22"/>
                <w:szCs w:val="22"/>
              </w:rPr>
            </w:pPr>
            <w:r>
              <w:rPr>
                <w:rFonts w:ascii="Times New Roman" w:hAnsi="Times New Roman"/>
                <w:sz w:val="22"/>
                <w:szCs w:val="22"/>
              </w:rPr>
              <w:t>Việt Tiệp / Việt Đức / Sungshin / Việt Xô hoặc tương đương được Bên A, Chủ đầu tư phê duyệt; mác theo Hồ sơ thiết kế</w:t>
            </w:r>
          </w:p>
        </w:tc>
      </w:tr>
      <w:tr w:rsidR="00A10877" w14:paraId="32C421FF"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7C1A2C56" w14:textId="77777777" w:rsidR="00A10877" w:rsidRDefault="00000000">
            <w:pPr>
              <w:spacing w:after="120" w:line="276" w:lineRule="auto"/>
              <w:jc w:val="center"/>
              <w:rPr>
                <w:rFonts w:ascii="Times New Roman" w:hAnsi="Times New Roman"/>
                <w:sz w:val="22"/>
                <w:szCs w:val="22"/>
              </w:rPr>
            </w:pPr>
            <w:r>
              <w:rPr>
                <w:rFonts w:ascii="Times New Roman" w:hAnsi="Times New Roman"/>
                <w:sz w:val="22"/>
                <w:szCs w:val="22"/>
              </w:rPr>
              <w:t>2</w:t>
            </w:r>
          </w:p>
        </w:tc>
        <w:tc>
          <w:tcPr>
            <w:tcW w:w="2803" w:type="dxa"/>
            <w:tcBorders>
              <w:top w:val="single" w:sz="4" w:space="0" w:color="000000"/>
              <w:left w:val="single" w:sz="4" w:space="0" w:color="000000"/>
              <w:bottom w:val="single" w:sz="4" w:space="0" w:color="000000"/>
              <w:right w:val="single" w:sz="4" w:space="0" w:color="000000"/>
            </w:tcBorders>
            <w:vAlign w:val="center"/>
          </w:tcPr>
          <w:p w14:paraId="1323E359"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14:paraId="62D57A5D" w14:textId="77777777" w:rsidR="00A10877" w:rsidRDefault="00000000">
            <w:pPr>
              <w:spacing w:after="120" w:line="276" w:lineRule="auto"/>
              <w:rPr>
                <w:rFonts w:ascii="Times New Roman" w:hAnsi="Times New Roman"/>
                <w:sz w:val="22"/>
                <w:szCs w:val="22"/>
              </w:rPr>
            </w:pPr>
            <w:r>
              <w:rPr>
                <w:rFonts w:ascii="Times New Roman" w:hAnsi="Times New Roman"/>
                <w:sz w:val="22"/>
                <w:szCs w:val="22"/>
              </w:rPr>
              <w:t>Hòa Phát / Việt Ý (VIS) / Vinakyoei / Việt Đức (VGS) / Việt Mỹ (VAS) hoặc tương đương được Bên A, Chủ đầu tư phê duyệt</w:t>
            </w:r>
          </w:p>
        </w:tc>
      </w:tr>
      <w:tr w:rsidR="00A10877" w14:paraId="70F3BEAF"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2958EFCE" w14:textId="77777777" w:rsidR="00A10877" w:rsidRDefault="00000000">
            <w:pPr>
              <w:spacing w:after="120" w:line="276" w:lineRule="auto"/>
              <w:jc w:val="center"/>
              <w:rPr>
                <w:rFonts w:ascii="Times New Roman" w:hAnsi="Times New Roman"/>
                <w:sz w:val="22"/>
                <w:szCs w:val="22"/>
              </w:rPr>
            </w:pPr>
            <w:r>
              <w:rPr>
                <w:rFonts w:ascii="Times New Roman" w:hAnsi="Times New Roman"/>
                <w:sz w:val="22"/>
                <w:szCs w:val="22"/>
              </w:rPr>
              <w:t>3</w:t>
            </w:r>
          </w:p>
        </w:tc>
        <w:tc>
          <w:tcPr>
            <w:tcW w:w="2803" w:type="dxa"/>
            <w:tcBorders>
              <w:top w:val="single" w:sz="4" w:space="0" w:color="000000"/>
              <w:left w:val="single" w:sz="4" w:space="0" w:color="000000"/>
              <w:bottom w:val="single" w:sz="4" w:space="0" w:color="000000"/>
              <w:right w:val="single" w:sz="4" w:space="0" w:color="000000"/>
            </w:tcBorders>
            <w:vAlign w:val="center"/>
          </w:tcPr>
          <w:p w14:paraId="53F48634"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14:paraId="66CD66F5" w14:textId="77777777" w:rsidR="00A10877" w:rsidRDefault="00000000">
            <w:pPr>
              <w:spacing w:after="120" w:line="276" w:lineRule="auto"/>
              <w:rPr>
                <w:rFonts w:ascii="Times New Roman" w:hAnsi="Times New Roman"/>
                <w:sz w:val="22"/>
                <w:szCs w:val="22"/>
              </w:rPr>
            </w:pPr>
            <w:r>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rsidR="00A10877" w14:paraId="526DDAC1"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51E73F2D" w14:textId="77777777" w:rsidR="00A10877" w:rsidRDefault="00000000">
            <w:pPr>
              <w:spacing w:after="120" w:line="276" w:lineRule="auto"/>
              <w:jc w:val="center"/>
              <w:rPr>
                <w:rFonts w:ascii="Times New Roman" w:hAnsi="Times New Roman"/>
                <w:sz w:val="22"/>
                <w:szCs w:val="22"/>
              </w:rPr>
            </w:pPr>
            <w:r>
              <w:rPr>
                <w:rFonts w:ascii="Times New Roman" w:hAnsi="Times New Roman"/>
                <w:sz w:val="22"/>
                <w:szCs w:val="22"/>
              </w:rPr>
              <w:t>4</w:t>
            </w:r>
          </w:p>
        </w:tc>
        <w:tc>
          <w:tcPr>
            <w:tcW w:w="2803" w:type="dxa"/>
            <w:tcBorders>
              <w:top w:val="single" w:sz="4" w:space="0" w:color="000000"/>
              <w:left w:val="single" w:sz="4" w:space="0" w:color="000000"/>
              <w:bottom w:val="single" w:sz="4" w:space="0" w:color="000000"/>
              <w:right w:val="single" w:sz="4" w:space="0" w:color="000000"/>
            </w:tcBorders>
            <w:vAlign w:val="center"/>
          </w:tcPr>
          <w:p w14:paraId="2F6F8813"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14:paraId="64C41BDD" w14:textId="77777777" w:rsidR="00A10877" w:rsidRDefault="00000000">
            <w:pPr>
              <w:spacing w:after="120" w:line="276" w:lineRule="auto"/>
              <w:rPr>
                <w:rFonts w:ascii="Times New Roman" w:hAnsi="Times New Roman"/>
                <w:sz w:val="22"/>
                <w:szCs w:val="22"/>
              </w:rPr>
            </w:pPr>
            <w:r>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rsidR="00A10877" w14:paraId="53AE2A80"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5B6E066A" w14:textId="77777777" w:rsidR="00A10877" w:rsidRDefault="00000000">
            <w:pPr>
              <w:spacing w:after="120" w:line="276" w:lineRule="auto"/>
              <w:jc w:val="center"/>
              <w:rPr>
                <w:rFonts w:ascii="Times New Roman" w:hAnsi="Times New Roman"/>
                <w:sz w:val="22"/>
                <w:szCs w:val="22"/>
              </w:rPr>
            </w:pPr>
            <w:r>
              <w:rPr>
                <w:rFonts w:ascii="Times New Roman" w:hAnsi="Times New Roman"/>
                <w:sz w:val="22"/>
                <w:szCs w:val="22"/>
              </w:rPr>
              <w:t>5</w:t>
            </w:r>
          </w:p>
        </w:tc>
        <w:tc>
          <w:tcPr>
            <w:tcW w:w="2803" w:type="dxa"/>
            <w:tcBorders>
              <w:top w:val="single" w:sz="4" w:space="0" w:color="000000"/>
              <w:left w:val="single" w:sz="4" w:space="0" w:color="000000"/>
              <w:bottom w:val="single" w:sz="4" w:space="0" w:color="000000"/>
              <w:right w:val="single" w:sz="4" w:space="0" w:color="000000"/>
            </w:tcBorders>
            <w:vAlign w:val="center"/>
          </w:tcPr>
          <w:p w14:paraId="26F8E45B"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14:paraId="355D345A" w14:textId="77777777" w:rsidR="00A10877" w:rsidRDefault="00000000">
            <w:pPr>
              <w:spacing w:after="120" w:line="276" w:lineRule="auto"/>
              <w:rPr>
                <w:rFonts w:ascii="Times New Roman" w:hAnsi="Times New Roman"/>
                <w:sz w:val="22"/>
                <w:szCs w:val="22"/>
              </w:rPr>
            </w:pPr>
            <w:r>
              <w:rPr>
                <w:rFonts w:ascii="Times New Roman" w:hAnsi="Times New Roman"/>
                <w:sz w:val="22"/>
                <w:szCs w:val="22"/>
              </w:rPr>
              <w:t>GPS Waterstop V200 (V25) hoặc tương đương được phê duyệt</w:t>
            </w:r>
          </w:p>
        </w:tc>
      </w:tr>
      <w:tr w:rsidR="00A10877" w14:paraId="6E4B2E94" w14:textId="77777777">
        <w:trPr>
          <w:cantSplit/>
          <w:jc w:val="center"/>
        </w:trPr>
        <w:tc>
          <w:tcPr>
            <w:tcW w:w="597" w:type="dxa"/>
            <w:tcBorders>
              <w:top w:val="single" w:sz="4" w:space="0" w:color="000000"/>
              <w:left w:val="single" w:sz="4" w:space="0" w:color="000000"/>
              <w:bottom w:val="single" w:sz="4" w:space="0" w:color="000000"/>
              <w:right w:val="single" w:sz="4" w:space="0" w:color="000000"/>
            </w:tcBorders>
            <w:vAlign w:val="center"/>
          </w:tcPr>
          <w:p w14:paraId="5BA1471E" w14:textId="77777777" w:rsidR="00A10877" w:rsidRDefault="00000000">
            <w:pPr>
              <w:spacing w:after="120" w:line="276" w:lineRule="auto"/>
              <w:jc w:val="center"/>
              <w:rPr>
                <w:rFonts w:ascii="Times New Roman" w:hAnsi="Times New Roman"/>
                <w:sz w:val="22"/>
                <w:szCs w:val="22"/>
              </w:rPr>
            </w:pPr>
            <w:r>
              <w:rPr>
                <w:rFonts w:ascii="Times New Roman" w:hAnsi="Times New Roman"/>
                <w:sz w:val="22"/>
                <w:szCs w:val="22"/>
              </w:rPr>
              <w:t>6</w:t>
            </w:r>
          </w:p>
        </w:tc>
        <w:tc>
          <w:tcPr>
            <w:tcW w:w="2803" w:type="dxa"/>
            <w:tcBorders>
              <w:top w:val="single" w:sz="4" w:space="0" w:color="000000"/>
              <w:left w:val="single" w:sz="4" w:space="0" w:color="000000"/>
              <w:bottom w:val="single" w:sz="4" w:space="0" w:color="000000"/>
              <w:right w:val="single" w:sz="4" w:space="0" w:color="000000"/>
            </w:tcBorders>
            <w:vAlign w:val="center"/>
          </w:tcPr>
          <w:p w14:paraId="553222D6" w14:textId="77777777" w:rsidR="00A10877" w:rsidRDefault="00000000">
            <w:pPr>
              <w:spacing w:after="120" w:line="276" w:lineRule="auto"/>
              <w:rPr>
                <w:rFonts w:ascii="Times New Roman" w:hAnsi="Times New Roman"/>
                <w:sz w:val="22"/>
                <w:szCs w:val="22"/>
              </w:rPr>
            </w:pPr>
            <w:r>
              <w:rPr>
                <w:rFonts w:ascii="Times New Roman" w:hAnsi="Times New Roman"/>
                <w:b/>
                <w:bCs/>
                <w:sz w:val="22"/>
                <w:szCs w:val="22"/>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14:paraId="7F6F5CE1" w14:textId="77777777" w:rsidR="00A10877" w:rsidRDefault="00000000">
            <w:pPr>
              <w:spacing w:after="120" w:line="276" w:lineRule="auto"/>
              <w:rPr>
                <w:rFonts w:ascii="Times New Roman" w:hAnsi="Times New Roman"/>
                <w:sz w:val="22"/>
                <w:szCs w:val="22"/>
              </w:rPr>
            </w:pPr>
            <w:r>
              <w:rPr>
                <w:rFonts w:ascii="Times New Roman" w:hAnsi="Times New Roman"/>
                <w:sz w:val="22"/>
                <w:szCs w:val="22"/>
              </w:rPr>
              <w:t>Cừ Larsen IV dài 12m, 18m; văng chống H350x350x12x19 – theo thiết kế biện pháp được thẩm tra, phê duyệt</w:t>
            </w:r>
          </w:p>
        </w:tc>
      </w:tr>
    </w:tbl>
    <w:p w14:paraId="5546D3EF" w14:textId="77777777" w:rsidR="00A10877" w:rsidRDefault="00000000">
      <w:pPr>
        <w:spacing w:after="120" w:line="276" w:lineRule="auto"/>
        <w:jc w:val="both"/>
        <w:rPr>
          <w:rFonts w:ascii="Times New Roman" w:hAnsi="Times New Roman"/>
        </w:rPr>
      </w:pPr>
      <w:r>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14:paraId="193D4E85" w14:textId="77777777" w:rsidR="00A10877" w:rsidRDefault="00A10877">
      <w:pPr>
        <w:spacing w:after="120" w:line="276" w:lineRule="auto"/>
        <w:jc w:val="center"/>
        <w:rPr>
          <w:rFonts w:ascii="Times New Roman" w:hAnsi="Times New Roman"/>
          <w:i/>
          <w:sz w:val="26"/>
          <w:szCs w:val="26"/>
          <w:lang w:val="it-IT"/>
        </w:rPr>
      </w:pPr>
    </w:p>
    <w:p w14:paraId="5FF9FDDC" w14:textId="77777777" w:rsidR="00A10877" w:rsidRDefault="00A10877">
      <w:pPr>
        <w:spacing w:after="120" w:line="276" w:lineRule="auto"/>
        <w:jc w:val="center"/>
        <w:rPr>
          <w:rFonts w:ascii="Times New Roman" w:hAnsi="Times New Roman"/>
          <w:bCs/>
          <w:i/>
          <w:iCs/>
          <w:sz w:val="26"/>
          <w:szCs w:val="26"/>
          <w:lang w:val="nl-NL"/>
        </w:rPr>
      </w:pPr>
    </w:p>
    <w:p w14:paraId="148CCDF2" w14:textId="77777777" w:rsidR="00A10877" w:rsidRDefault="00A10877">
      <w:pPr>
        <w:spacing w:after="120" w:line="276" w:lineRule="auto"/>
        <w:jc w:val="center"/>
        <w:rPr>
          <w:rFonts w:ascii="Times New Roman" w:hAnsi="Times New Roman"/>
          <w:i/>
          <w:color w:val="000000" w:themeColor="text1"/>
          <w:sz w:val="26"/>
          <w:szCs w:val="26"/>
          <w:lang w:val="it-IT"/>
        </w:rPr>
      </w:pPr>
    </w:p>
    <w:sectPr w:rsidR="00A10877">
      <w:footerReference w:type="even" r:id="rId11"/>
      <w:footerReference w:type="default" r:id="rId12"/>
      <w:footerReference w:type="first" r:id="rId13"/>
      <w:pgSz w:w="11906" w:h="16838"/>
      <w:pgMar w:top="1134" w:right="1134" w:bottom="1134" w:left="1559" w:header="0" w:footer="567"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F41D2" w14:textId="77777777" w:rsidR="002E0EA8" w:rsidRDefault="002E0EA8">
      <w:r>
        <w:separator/>
      </w:r>
    </w:p>
  </w:endnote>
  <w:endnote w:type="continuationSeparator" w:id="0">
    <w:p w14:paraId="4BC3FB21" w14:textId="77777777" w:rsidR="002E0EA8" w:rsidRDefault="002E0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Wingdings"/>
    <w:charset w:val="02"/>
    <w:family w:val="auto"/>
    <w:pitch w:val="default"/>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EFF" w:usb1="F9DFFFFF" w:usb2="0000007F" w:usb3="00000000" w:csb0="003F01FF" w:csb1="00000000"/>
  </w:font>
  <w:font w:name="Arial Bold">
    <w:panose1 w:val="020B0704020202020204"/>
    <w:charset w:val="01"/>
    <w:family w:val="roman"/>
    <w:pitch w:val="variable"/>
  </w:font>
  <w:font w:name="FreeSans">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BD36" w14:textId="77777777" w:rsidR="00A10877" w:rsidRDefault="00A108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C9CD" w14:textId="77777777" w:rsidR="00A10877" w:rsidRDefault="00000000">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57</w:t>
    </w:r>
    <w:r>
      <w:rPr>
        <w:rFonts w:ascii="Times New Roman" w:hAnsi="Times New Roman"/>
        <w:sz w:val="24"/>
      </w:rPr>
      <w:fldChar w:fldCharType="end"/>
    </w:r>
  </w:p>
  <w:p w14:paraId="746F6448" w14:textId="77777777" w:rsidR="00A10877" w:rsidRDefault="00A108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BB38" w14:textId="77777777" w:rsidR="00A10877" w:rsidRDefault="00000000">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57</w:t>
    </w:r>
    <w:r>
      <w:rPr>
        <w:rFonts w:ascii="Times New Roman" w:hAnsi="Times New Roman"/>
        <w:sz w:val="24"/>
      </w:rPr>
      <w:fldChar w:fldCharType="end"/>
    </w:r>
  </w:p>
  <w:p w14:paraId="7B833605" w14:textId="77777777" w:rsidR="00A10877" w:rsidRDefault="00A108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88E0" w14:textId="77777777" w:rsidR="00A10877" w:rsidRDefault="00A108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407A" w14:textId="77777777" w:rsidR="00A10877" w:rsidRDefault="00000000">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59</w:t>
    </w:r>
    <w:r>
      <w:rPr>
        <w:rFonts w:ascii="Times New Roman" w:hAnsi="Times New Roman"/>
        <w:sz w:val="24"/>
      </w:rPr>
      <w:fldChar w:fldCharType="end"/>
    </w:r>
  </w:p>
  <w:p w14:paraId="7D568E5D" w14:textId="77777777" w:rsidR="00A10877" w:rsidRDefault="00A108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CF81" w14:textId="77777777" w:rsidR="00A10877" w:rsidRDefault="00A108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3B8A7" w14:textId="77777777" w:rsidR="002E0EA8" w:rsidRDefault="002E0EA8">
      <w:r>
        <w:separator/>
      </w:r>
    </w:p>
  </w:footnote>
  <w:footnote w:type="continuationSeparator" w:id="0">
    <w:p w14:paraId="0A5F70BB" w14:textId="77777777" w:rsidR="002E0EA8" w:rsidRDefault="002E0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FB5"/>
    <w:multiLevelType w:val="multilevel"/>
    <w:tmpl w:val="7E8679C6"/>
    <w:lvl w:ilvl="0">
      <w:start w:val="1"/>
      <w:numFmt w:val="decimal"/>
      <w:suff w:val="space"/>
      <w:lvlText w:val="%1."/>
      <w:lvlJc w:val="left"/>
      <w:pPr>
        <w:tabs>
          <w:tab w:val="num" w:pos="0"/>
        </w:tabs>
        <w:ind w:left="360" w:hanging="360"/>
      </w:pPr>
      <w:rPr>
        <w:rFonts w:ascii="Times New Roman" w:hAnsi="Times New Roman" w:cs="Times New Roman"/>
        <w:b w:val="0"/>
        <w:i w:val="0"/>
      </w:rPr>
    </w:lvl>
    <w:lvl w:ilvl="1">
      <w:start w:val="1"/>
      <w:numFmt w:val="decimal"/>
      <w:lvlText w:val="%1.%2."/>
      <w:lvlJc w:val="left"/>
      <w:pPr>
        <w:tabs>
          <w:tab w:val="num" w:pos="0"/>
        </w:tabs>
        <w:ind w:left="792" w:hanging="432"/>
      </w:pPr>
      <w:rPr>
        <w:rFonts w:ascii="Times New Roman" w:hAnsi="Times New Roman" w:cs="Times New Roman"/>
        <w:b w:val="0"/>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ACE3F3C"/>
    <w:multiLevelType w:val="multilevel"/>
    <w:tmpl w:val="25E8BB4A"/>
    <w:lvl w:ilvl="0">
      <w:start w:val="1"/>
      <w:numFmt w:val="lowerLetter"/>
      <w:lvlText w:val="%1)"/>
      <w:lvlJc w:val="left"/>
      <w:pPr>
        <w:tabs>
          <w:tab w:val="num" w:pos="0"/>
        </w:tabs>
        <w:ind w:left="1350" w:hanging="360"/>
      </w:pPr>
      <w:rPr>
        <w:rFonts w:ascii="Times New Roman" w:eastAsia="Calibri" w:hAnsi="Times New Roman" w:cs="Times New Roman"/>
      </w:rPr>
    </w:lvl>
    <w:lvl w:ilvl="1">
      <w:start w:val="1"/>
      <w:numFmt w:val="lowerLetter"/>
      <w:lvlText w:val="%2."/>
      <w:lvlJc w:val="left"/>
      <w:pPr>
        <w:tabs>
          <w:tab w:val="num" w:pos="0"/>
        </w:tabs>
        <w:ind w:left="2070" w:hanging="360"/>
      </w:pPr>
    </w:lvl>
    <w:lvl w:ilvl="2">
      <w:start w:val="1"/>
      <w:numFmt w:val="lowerRoman"/>
      <w:lvlText w:val="%3."/>
      <w:lvlJc w:val="right"/>
      <w:pPr>
        <w:tabs>
          <w:tab w:val="num" w:pos="0"/>
        </w:tabs>
        <w:ind w:left="2790" w:hanging="180"/>
      </w:pPr>
    </w:lvl>
    <w:lvl w:ilvl="3">
      <w:start w:val="1"/>
      <w:numFmt w:val="decimal"/>
      <w:lvlText w:val="%4."/>
      <w:lvlJc w:val="left"/>
      <w:pPr>
        <w:tabs>
          <w:tab w:val="num" w:pos="0"/>
        </w:tabs>
        <w:ind w:left="3510" w:hanging="360"/>
      </w:pPr>
    </w:lvl>
    <w:lvl w:ilvl="4">
      <w:start w:val="1"/>
      <w:numFmt w:val="lowerLetter"/>
      <w:lvlText w:val="%5."/>
      <w:lvlJc w:val="left"/>
      <w:pPr>
        <w:tabs>
          <w:tab w:val="num" w:pos="0"/>
        </w:tabs>
        <w:ind w:left="4230" w:hanging="360"/>
      </w:pPr>
    </w:lvl>
    <w:lvl w:ilvl="5">
      <w:start w:val="1"/>
      <w:numFmt w:val="lowerRoman"/>
      <w:lvlText w:val="%6."/>
      <w:lvlJc w:val="right"/>
      <w:pPr>
        <w:tabs>
          <w:tab w:val="num" w:pos="0"/>
        </w:tabs>
        <w:ind w:left="4950" w:hanging="180"/>
      </w:pPr>
    </w:lvl>
    <w:lvl w:ilvl="6">
      <w:start w:val="1"/>
      <w:numFmt w:val="decimal"/>
      <w:lvlText w:val="%7."/>
      <w:lvlJc w:val="left"/>
      <w:pPr>
        <w:tabs>
          <w:tab w:val="num" w:pos="0"/>
        </w:tabs>
        <w:ind w:left="5670" w:hanging="360"/>
      </w:pPr>
    </w:lvl>
    <w:lvl w:ilvl="7">
      <w:start w:val="1"/>
      <w:numFmt w:val="lowerLetter"/>
      <w:lvlText w:val="%8."/>
      <w:lvlJc w:val="left"/>
      <w:pPr>
        <w:tabs>
          <w:tab w:val="num" w:pos="0"/>
        </w:tabs>
        <w:ind w:left="6390" w:hanging="360"/>
      </w:pPr>
    </w:lvl>
    <w:lvl w:ilvl="8">
      <w:start w:val="1"/>
      <w:numFmt w:val="lowerRoman"/>
      <w:lvlText w:val="%9."/>
      <w:lvlJc w:val="right"/>
      <w:pPr>
        <w:tabs>
          <w:tab w:val="num" w:pos="0"/>
        </w:tabs>
        <w:ind w:left="7110" w:hanging="180"/>
      </w:pPr>
    </w:lvl>
  </w:abstractNum>
  <w:abstractNum w:abstractNumId="2" w15:restartNumberingAfterBreak="0">
    <w:nsid w:val="133800BF"/>
    <w:multiLevelType w:val="multilevel"/>
    <w:tmpl w:val="8A4890DE"/>
    <w:lvl w:ilvl="0">
      <w:start w:val="1"/>
      <w:numFmt w:val="decimal"/>
      <w:pStyle w:val="Lever1-"/>
      <w:lvlText w:val="%1."/>
      <w:lvlJc w:val="left"/>
      <w:pPr>
        <w:tabs>
          <w:tab w:val="num" w:pos="0"/>
        </w:tabs>
        <w:ind w:left="360" w:hanging="360"/>
      </w:pPr>
    </w:lvl>
    <w:lvl w:ilvl="1">
      <w:start w:val="1"/>
      <w:numFmt w:val="decimal"/>
      <w:suff w:val="space"/>
      <w:lvlText w:val="%1.%2."/>
      <w:lvlJc w:val="left"/>
      <w:pPr>
        <w:tabs>
          <w:tab w:val="num" w:pos="0"/>
        </w:tabs>
        <w:ind w:left="0" w:firstLine="0"/>
      </w:pPr>
      <w:rPr>
        <w:b/>
      </w:rPr>
    </w:lvl>
    <w:lvl w:ilvl="2">
      <w:start w:val="1"/>
      <w:numFmt w:val="decimal"/>
      <w:suff w:val="space"/>
      <w:lvlText w:val="%1.%2.%3."/>
      <w:lvlJc w:val="left"/>
      <w:pPr>
        <w:tabs>
          <w:tab w:val="num" w:pos="0"/>
        </w:tabs>
        <w:ind w:left="0" w:firstLine="0"/>
      </w:pPr>
    </w:lvl>
    <w:lvl w:ilvl="3">
      <w:start w:val="1"/>
      <w:numFmt w:val="decimal"/>
      <w:suff w:val="space"/>
      <w:lvlText w:val="%1.%2.%3.%4."/>
      <w:lvlJc w:val="left"/>
      <w:pPr>
        <w:tabs>
          <w:tab w:val="num" w:pos="0"/>
        </w:tabs>
        <w:ind w:left="0" w:firstLine="0"/>
      </w:pPr>
      <w:rPr>
        <w:b w:val="0"/>
        <w:i w:val="0"/>
      </w:r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16770C74"/>
    <w:multiLevelType w:val="multilevel"/>
    <w:tmpl w:val="F690A466"/>
    <w:lvl w:ilvl="0">
      <w:start w:val="3"/>
      <w:numFmt w:val="decimal"/>
      <w:lvlText w:val="%1"/>
      <w:lvlJc w:val="left"/>
      <w:pPr>
        <w:tabs>
          <w:tab w:val="num" w:pos="0"/>
        </w:tabs>
        <w:ind w:left="600" w:hanging="600"/>
      </w:pPr>
    </w:lvl>
    <w:lvl w:ilvl="1">
      <w:start w:val="11"/>
      <w:numFmt w:val="decimal"/>
      <w:lvlText w:val="%1.%2"/>
      <w:lvlJc w:val="left"/>
      <w:pPr>
        <w:tabs>
          <w:tab w:val="num" w:pos="0"/>
        </w:tabs>
        <w:ind w:left="954" w:hanging="600"/>
      </w:pPr>
    </w:lvl>
    <w:lvl w:ilvl="2">
      <w:start w:val="1"/>
      <w:numFmt w:val="lowerLetter"/>
      <w:lvlText w:val="%3)"/>
      <w:lvlJc w:val="left"/>
      <w:pPr>
        <w:tabs>
          <w:tab w:val="num" w:pos="0"/>
        </w:tabs>
        <w:ind w:left="1428" w:hanging="720"/>
      </w:pPr>
      <w:rPr>
        <w:rFonts w:ascii="Times New Roman" w:eastAsia="Calibri" w:hAnsi="Times New Roman" w:cs="Times New Roman"/>
      </w:rPr>
    </w:lvl>
    <w:lvl w:ilvl="3">
      <w:start w:val="1"/>
      <w:numFmt w:val="decimal"/>
      <w:lvlText w:val="%1.%2.%3.%4"/>
      <w:lvlJc w:val="left"/>
      <w:pPr>
        <w:tabs>
          <w:tab w:val="num" w:pos="0"/>
        </w:tabs>
        <w:ind w:left="1782" w:hanging="720"/>
      </w:pPr>
    </w:lvl>
    <w:lvl w:ilvl="4">
      <w:start w:val="1"/>
      <w:numFmt w:val="decimal"/>
      <w:lvlText w:val="%1.%2.%3.%4.%5"/>
      <w:lvlJc w:val="left"/>
      <w:pPr>
        <w:tabs>
          <w:tab w:val="num" w:pos="0"/>
        </w:tabs>
        <w:ind w:left="2496" w:hanging="1080"/>
      </w:pPr>
    </w:lvl>
    <w:lvl w:ilvl="5">
      <w:start w:val="1"/>
      <w:numFmt w:val="decimal"/>
      <w:lvlText w:val="%1.%2.%3.%4.%5.%6"/>
      <w:lvlJc w:val="left"/>
      <w:pPr>
        <w:tabs>
          <w:tab w:val="num" w:pos="0"/>
        </w:tabs>
        <w:ind w:left="2850" w:hanging="1080"/>
      </w:pPr>
    </w:lvl>
    <w:lvl w:ilvl="6">
      <w:start w:val="1"/>
      <w:numFmt w:val="decimal"/>
      <w:lvlText w:val="%1.%2.%3.%4.%5.%6.%7"/>
      <w:lvlJc w:val="left"/>
      <w:pPr>
        <w:tabs>
          <w:tab w:val="num" w:pos="0"/>
        </w:tabs>
        <w:ind w:left="3564" w:hanging="1440"/>
      </w:pPr>
    </w:lvl>
    <w:lvl w:ilvl="7">
      <w:start w:val="1"/>
      <w:numFmt w:val="decimal"/>
      <w:lvlText w:val="%1.%2.%3.%4.%5.%6.%7.%8"/>
      <w:lvlJc w:val="left"/>
      <w:pPr>
        <w:tabs>
          <w:tab w:val="num" w:pos="0"/>
        </w:tabs>
        <w:ind w:left="3918" w:hanging="1440"/>
      </w:pPr>
    </w:lvl>
    <w:lvl w:ilvl="8">
      <w:start w:val="1"/>
      <w:numFmt w:val="decimal"/>
      <w:lvlText w:val="%1.%2.%3.%4.%5.%6.%7.%8.%9"/>
      <w:lvlJc w:val="left"/>
      <w:pPr>
        <w:tabs>
          <w:tab w:val="num" w:pos="0"/>
        </w:tabs>
        <w:ind w:left="4632" w:hanging="1800"/>
      </w:pPr>
    </w:lvl>
  </w:abstractNum>
  <w:abstractNum w:abstractNumId="4" w15:restartNumberingAfterBreak="0">
    <w:nsid w:val="1746191F"/>
    <w:multiLevelType w:val="multilevel"/>
    <w:tmpl w:val="EC0C2DB8"/>
    <w:lvl w:ilvl="0">
      <w:start w:val="1"/>
      <w:numFmt w:val="bullet"/>
      <w:pStyle w:val="Lever6-"/>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5" w15:restartNumberingAfterBreak="0">
    <w:nsid w:val="19662362"/>
    <w:multiLevelType w:val="multilevel"/>
    <w:tmpl w:val="582AC692"/>
    <w:lvl w:ilvl="0">
      <w:start w:val="1"/>
      <w:numFmt w:val="bullet"/>
      <w:pStyle w:val="s"/>
      <w:lvlText w:val=""/>
      <w:lvlJc w:val="left"/>
      <w:pPr>
        <w:tabs>
          <w:tab w:val="num" w:pos="360"/>
        </w:tabs>
        <w:ind w:left="0" w:firstLine="0"/>
      </w:pPr>
      <w:rPr>
        <w:rFonts w:ascii="Monotype Sorts" w:hAnsi="Monotype Sorts" w:cs="Monotype Sor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A265D8C"/>
    <w:multiLevelType w:val="multilevel"/>
    <w:tmpl w:val="10247410"/>
    <w:lvl w:ilvl="0">
      <w:start w:val="1"/>
      <w:numFmt w:val="lowerLetter"/>
      <w:suff w:val="space"/>
      <w:lvlText w:val="%1)"/>
      <w:lvlJc w:val="left"/>
      <w:pPr>
        <w:tabs>
          <w:tab w:val="num" w:pos="0"/>
        </w:tabs>
        <w:ind w:left="720" w:hanging="360"/>
      </w:pPr>
      <w:rPr>
        <w:rFonts w:ascii="Times New Roman" w:eastAsia="Calibri" w:hAnsi="Times New Roman" w:cs="Times New Roman"/>
        <w:strike w:val="0"/>
        <w:dstrike w:val="0"/>
      </w:r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7" w15:restartNumberingAfterBreak="0">
    <w:nsid w:val="256F47DA"/>
    <w:multiLevelType w:val="multilevel"/>
    <w:tmpl w:val="52BA296A"/>
    <w:lvl w:ilvl="0">
      <w:start w:val="3"/>
      <w:numFmt w:val="decimal"/>
      <w:lvlText w:val="%1"/>
      <w:lvlJc w:val="left"/>
      <w:pPr>
        <w:tabs>
          <w:tab w:val="num" w:pos="0"/>
        </w:tabs>
        <w:ind w:left="600" w:hanging="600"/>
      </w:pPr>
    </w:lvl>
    <w:lvl w:ilvl="1">
      <w:start w:val="13"/>
      <w:numFmt w:val="decimal"/>
      <w:lvlText w:val="%1.%2"/>
      <w:lvlJc w:val="left"/>
      <w:pPr>
        <w:tabs>
          <w:tab w:val="num" w:pos="0"/>
        </w:tabs>
        <w:ind w:left="954" w:hanging="600"/>
      </w:pPr>
    </w:lvl>
    <w:lvl w:ilvl="2">
      <w:start w:val="1"/>
      <w:numFmt w:val="lowerLetter"/>
      <w:lvlText w:val="%3)"/>
      <w:lvlJc w:val="left"/>
      <w:pPr>
        <w:tabs>
          <w:tab w:val="num" w:pos="0"/>
        </w:tabs>
        <w:ind w:left="1428" w:hanging="720"/>
      </w:pPr>
      <w:rPr>
        <w:rFonts w:ascii="Times New Roman" w:eastAsia="Calibri" w:hAnsi="Times New Roman" w:cs="Times New Roman"/>
        <w:strike w:val="0"/>
        <w:dstrike w:val="0"/>
      </w:rPr>
    </w:lvl>
    <w:lvl w:ilvl="3">
      <w:start w:val="1"/>
      <w:numFmt w:val="decimal"/>
      <w:lvlText w:val="%1.%2.%3.%4"/>
      <w:lvlJc w:val="left"/>
      <w:pPr>
        <w:tabs>
          <w:tab w:val="num" w:pos="0"/>
        </w:tabs>
        <w:ind w:left="1782" w:hanging="720"/>
      </w:pPr>
    </w:lvl>
    <w:lvl w:ilvl="4">
      <w:start w:val="1"/>
      <w:numFmt w:val="decimal"/>
      <w:lvlText w:val="%1.%2.%3.%4.%5"/>
      <w:lvlJc w:val="left"/>
      <w:pPr>
        <w:tabs>
          <w:tab w:val="num" w:pos="0"/>
        </w:tabs>
        <w:ind w:left="2496" w:hanging="1080"/>
      </w:pPr>
    </w:lvl>
    <w:lvl w:ilvl="5">
      <w:start w:val="1"/>
      <w:numFmt w:val="decimal"/>
      <w:lvlText w:val="%1.%2.%3.%4.%5.%6"/>
      <w:lvlJc w:val="left"/>
      <w:pPr>
        <w:tabs>
          <w:tab w:val="num" w:pos="0"/>
        </w:tabs>
        <w:ind w:left="2850" w:hanging="1080"/>
      </w:pPr>
    </w:lvl>
    <w:lvl w:ilvl="6">
      <w:start w:val="1"/>
      <w:numFmt w:val="decimal"/>
      <w:lvlText w:val="%1.%2.%3.%4.%5.%6.%7"/>
      <w:lvlJc w:val="left"/>
      <w:pPr>
        <w:tabs>
          <w:tab w:val="num" w:pos="0"/>
        </w:tabs>
        <w:ind w:left="3564" w:hanging="1440"/>
      </w:pPr>
    </w:lvl>
    <w:lvl w:ilvl="7">
      <w:start w:val="1"/>
      <w:numFmt w:val="decimal"/>
      <w:lvlText w:val="%1.%2.%3.%4.%5.%6.%7.%8"/>
      <w:lvlJc w:val="left"/>
      <w:pPr>
        <w:tabs>
          <w:tab w:val="num" w:pos="0"/>
        </w:tabs>
        <w:ind w:left="3918" w:hanging="1440"/>
      </w:pPr>
    </w:lvl>
    <w:lvl w:ilvl="8">
      <w:start w:val="1"/>
      <w:numFmt w:val="decimal"/>
      <w:lvlText w:val="%1.%2.%3.%4.%5.%6.%7.%8.%9"/>
      <w:lvlJc w:val="left"/>
      <w:pPr>
        <w:tabs>
          <w:tab w:val="num" w:pos="0"/>
        </w:tabs>
        <w:ind w:left="4632" w:hanging="1800"/>
      </w:pPr>
    </w:lvl>
  </w:abstractNum>
  <w:abstractNum w:abstractNumId="8" w15:restartNumberingAfterBreak="0">
    <w:nsid w:val="288248FF"/>
    <w:multiLevelType w:val="multilevel"/>
    <w:tmpl w:val="6062EFF4"/>
    <w:lvl w:ilvl="0">
      <w:start w:val="1"/>
      <w:numFmt w:val="lowerLetter"/>
      <w:lvlText w:val="%1)"/>
      <w:lvlJc w:val="left"/>
      <w:pPr>
        <w:tabs>
          <w:tab w:val="num" w:pos="0"/>
        </w:tabs>
        <w:ind w:left="720" w:hanging="360"/>
      </w:pPr>
      <w:rPr>
        <w:rFonts w:ascii="Times New Roman" w:eastAsia="Calibr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207679D"/>
    <w:multiLevelType w:val="multilevel"/>
    <w:tmpl w:val="89841D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34D7528B"/>
    <w:multiLevelType w:val="multilevel"/>
    <w:tmpl w:val="C0CCFE16"/>
    <w:lvl w:ilvl="0">
      <w:start w:val="1"/>
      <w:numFmt w:val="bullet"/>
      <w:pStyle w:val="Lever7-2"/>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DD849DF"/>
    <w:multiLevelType w:val="multilevel"/>
    <w:tmpl w:val="682CCCF4"/>
    <w:lvl w:ilvl="0">
      <w:start w:val="1"/>
      <w:numFmt w:val="decimal"/>
      <w:pStyle w:val="Duc3"/>
      <w:lvlText w:val="I.3.%1."/>
      <w:lvlJc w:val="left"/>
      <w:pPr>
        <w:tabs>
          <w:tab w:val="num" w:pos="0"/>
        </w:tabs>
        <w:ind w:left="1070" w:hanging="360"/>
      </w:pPr>
      <w:rPr>
        <w:b w:val="0"/>
        <w:bCs w:val="0"/>
        <w:i w:val="0"/>
        <w:iCs w:val="0"/>
        <w:caps w:val="0"/>
        <w:smallCaps w:val="0"/>
        <w:strike w:val="0"/>
        <w:dstrike w:val="0"/>
        <w:vanish w:val="0"/>
        <w:color w:val="000000"/>
        <w:spacing w:val="0"/>
        <w:kern w:val="0"/>
        <w:position w:val="0"/>
        <w:sz w:val="22"/>
        <w:u w:val="none"/>
        <w:effect w:val="none"/>
        <w:vertAlign w:val="baseline"/>
        <w:em w:val="no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F1E307E"/>
    <w:multiLevelType w:val="multilevel"/>
    <w:tmpl w:val="0198A3A8"/>
    <w:lvl w:ilvl="0">
      <w:start w:val="1"/>
      <w:numFmt w:val="upperRoman"/>
      <w:lvlText w:val="I.%1."/>
      <w:lvlJc w:val="left"/>
      <w:pPr>
        <w:tabs>
          <w:tab w:val="num" w:pos="0"/>
        </w:tabs>
        <w:ind w:left="360" w:hanging="360"/>
      </w:pPr>
    </w:lvl>
    <w:lvl w:ilvl="1">
      <w:start w:val="1"/>
      <w:numFmt w:val="decimal"/>
      <w:pStyle w:val="Duc2"/>
      <w:lvlText w:val="I.%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4B8152E0"/>
    <w:multiLevelType w:val="multilevel"/>
    <w:tmpl w:val="298C318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lowerRoman"/>
      <w:lvlText w:val="(%3)"/>
      <w:lvlJc w:val="left"/>
      <w:pPr>
        <w:tabs>
          <w:tab w:val="num" w:pos="0"/>
        </w:tabs>
        <w:ind w:left="1224" w:hanging="504"/>
      </w:pPr>
      <w:rPr>
        <w:rFonts w:ascii="Times New Roman" w:eastAsia="Times New Roman" w:hAnsi="Times New Roman" w:cs="Times New Roman"/>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4D7D788C"/>
    <w:multiLevelType w:val="multilevel"/>
    <w:tmpl w:val="B372957A"/>
    <w:lvl w:ilvl="0">
      <w:start w:val="1"/>
      <w:numFmt w:val="lowerLetter"/>
      <w:lvlText w:val="%1)"/>
      <w:lvlJc w:val="left"/>
      <w:pPr>
        <w:tabs>
          <w:tab w:val="num" w:pos="0"/>
        </w:tabs>
        <w:ind w:left="720" w:hanging="360"/>
      </w:pPr>
      <w:rPr>
        <w:rFonts w:ascii="Times New Roman" w:eastAsia="Calibri" w:hAnsi="Times New Roman" w:cs="Times New Roman"/>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D5A198E"/>
    <w:multiLevelType w:val="multilevel"/>
    <w:tmpl w:val="2E8646FC"/>
    <w:lvl w:ilvl="0">
      <w:start w:val="1"/>
      <w:numFmt w:val="lowerLetter"/>
      <w:lvlText w:val="%1)"/>
      <w:lvlJc w:val="left"/>
      <w:pPr>
        <w:tabs>
          <w:tab w:val="num" w:pos="0"/>
        </w:tabs>
        <w:ind w:left="720" w:hanging="360"/>
      </w:pPr>
      <w:rPr>
        <w:rFonts w:ascii="Times New Roman" w:eastAsia="Calibri" w:hAnsi="Times New Roman" w:cs="Times New Roman"/>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5DF1305F"/>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pStyle w:val="DucH3"/>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61E1392C"/>
    <w:multiLevelType w:val="multilevel"/>
    <w:tmpl w:val="0D5E11E0"/>
    <w:lvl w:ilvl="0">
      <w:start w:val="1"/>
      <w:numFmt w:val="decimal"/>
      <w:pStyle w:val="Artelia-Heading2"/>
      <w:lvlText w:val="%1."/>
      <w:lvlJc w:val="left"/>
      <w:pPr>
        <w:tabs>
          <w:tab w:val="num" w:pos="0"/>
        </w:tabs>
        <w:ind w:left="284" w:hanging="284"/>
      </w:pPr>
      <w:rPr>
        <w:color w:val="auto"/>
      </w:rPr>
    </w:lvl>
    <w:lvl w:ilvl="1">
      <w:start w:val="1"/>
      <w:numFmt w:val="decimal"/>
      <w:pStyle w:val="Artelia-Heading3"/>
      <w:suff w:val="space"/>
      <w:lvlText w:val="%2."/>
      <w:lvlJc w:val="left"/>
      <w:pPr>
        <w:tabs>
          <w:tab w:val="num" w:pos="0"/>
        </w:tabs>
        <w:ind w:left="1274" w:hanging="284"/>
      </w:pPr>
      <w:rPr>
        <w:rFonts w:cs="Times New Roman"/>
        <w:bCs w:val="0"/>
        <w:i w:val="0"/>
        <w:iCs w:val="0"/>
        <w:caps w:val="0"/>
        <w:small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lvl>
    <w:lvl w:ilvl="6">
      <w:start w:val="1"/>
      <w:numFmt w:val="decimal"/>
      <w:lvlText w:val="%7."/>
      <w:lvlJc w:val="left"/>
      <w:pPr>
        <w:tabs>
          <w:tab w:val="num" w:pos="0"/>
        </w:tabs>
        <w:ind w:left="1304" w:hanging="284"/>
      </w:pPr>
    </w:lvl>
    <w:lvl w:ilvl="7">
      <w:start w:val="1"/>
      <w:numFmt w:val="lowerLetter"/>
      <w:lvlText w:val="%8."/>
      <w:lvlJc w:val="left"/>
      <w:pPr>
        <w:tabs>
          <w:tab w:val="num" w:pos="0"/>
        </w:tabs>
        <w:ind w:left="1474" w:hanging="284"/>
      </w:pPr>
    </w:lvl>
    <w:lvl w:ilvl="8">
      <w:start w:val="1"/>
      <w:numFmt w:val="lowerRoman"/>
      <w:lvlText w:val="%9."/>
      <w:lvlJc w:val="right"/>
      <w:pPr>
        <w:tabs>
          <w:tab w:val="num" w:pos="0"/>
        </w:tabs>
        <w:ind w:left="1644" w:hanging="284"/>
      </w:pPr>
    </w:lvl>
  </w:abstractNum>
  <w:abstractNum w:abstractNumId="18" w15:restartNumberingAfterBreak="0">
    <w:nsid w:val="6FF9799A"/>
    <w:multiLevelType w:val="multilevel"/>
    <w:tmpl w:val="CED42EEC"/>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7AB95D19"/>
    <w:multiLevelType w:val="multilevel"/>
    <w:tmpl w:val="C5886BC2"/>
    <w:lvl w:ilvl="0">
      <w:start w:val="7"/>
      <w:numFmt w:val="decimal"/>
      <w:lvlText w:val="%1"/>
      <w:lvlJc w:val="left"/>
      <w:pPr>
        <w:tabs>
          <w:tab w:val="num" w:pos="0"/>
        </w:tabs>
        <w:ind w:left="360" w:hanging="360"/>
      </w:pPr>
    </w:lvl>
    <w:lvl w:ilvl="1">
      <w:start w:val="3"/>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20" w15:restartNumberingAfterBreak="0">
    <w:nsid w:val="7BC926A0"/>
    <w:multiLevelType w:val="multilevel"/>
    <w:tmpl w:val="EE641038"/>
    <w:lvl w:ilvl="0">
      <w:start w:val="1"/>
      <w:numFmt w:val="bullet"/>
      <w:pStyle w:val="Lever7-1"/>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1" w15:restartNumberingAfterBreak="0">
    <w:nsid w:val="7C592FB8"/>
    <w:multiLevelType w:val="multilevel"/>
    <w:tmpl w:val="E4AC2408"/>
    <w:lvl w:ilvl="0">
      <w:start w:val="1"/>
      <w:numFmt w:val="bullet"/>
      <w:pStyle w:val="Lever8-"/>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F180449"/>
    <w:multiLevelType w:val="multilevel"/>
    <w:tmpl w:val="3306B84A"/>
    <w:lvl w:ilvl="0">
      <w:start w:val="1"/>
      <w:numFmt w:val="lowerLetter"/>
      <w:lvlText w:val="%1)"/>
      <w:lvlJc w:val="left"/>
      <w:pPr>
        <w:tabs>
          <w:tab w:val="num" w:pos="0"/>
        </w:tabs>
        <w:ind w:left="720" w:hanging="360"/>
      </w:pPr>
      <w:rPr>
        <w:rFonts w:ascii="Times New Roman" w:eastAsia="Calibr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3970347">
    <w:abstractNumId w:val="5"/>
  </w:num>
  <w:num w:numId="2" w16cid:durableId="1550265707">
    <w:abstractNumId w:val="1"/>
  </w:num>
  <w:num w:numId="3" w16cid:durableId="646084995">
    <w:abstractNumId w:val="14"/>
  </w:num>
  <w:num w:numId="4" w16cid:durableId="1554846265">
    <w:abstractNumId w:val="15"/>
  </w:num>
  <w:num w:numId="5" w16cid:durableId="1889488283">
    <w:abstractNumId w:val="22"/>
  </w:num>
  <w:num w:numId="6" w16cid:durableId="1567302924">
    <w:abstractNumId w:val="3"/>
  </w:num>
  <w:num w:numId="7" w16cid:durableId="1756896958">
    <w:abstractNumId w:val="7"/>
  </w:num>
  <w:num w:numId="8" w16cid:durableId="1663049681">
    <w:abstractNumId w:val="13"/>
  </w:num>
  <w:num w:numId="9" w16cid:durableId="1368486091">
    <w:abstractNumId w:val="8"/>
  </w:num>
  <w:num w:numId="10" w16cid:durableId="2101100046">
    <w:abstractNumId w:val="4"/>
  </w:num>
  <w:num w:numId="11" w16cid:durableId="889339520">
    <w:abstractNumId w:val="10"/>
  </w:num>
  <w:num w:numId="12" w16cid:durableId="603801882">
    <w:abstractNumId w:val="12"/>
  </w:num>
  <w:num w:numId="13" w16cid:durableId="1758205784">
    <w:abstractNumId w:val="11"/>
  </w:num>
  <w:num w:numId="14" w16cid:durableId="277612237">
    <w:abstractNumId w:val="21"/>
  </w:num>
  <w:num w:numId="15" w16cid:durableId="802893919">
    <w:abstractNumId w:val="20"/>
  </w:num>
  <w:num w:numId="16" w16cid:durableId="108623070">
    <w:abstractNumId w:val="2"/>
  </w:num>
  <w:num w:numId="17" w16cid:durableId="1782190884">
    <w:abstractNumId w:val="18"/>
  </w:num>
  <w:num w:numId="18" w16cid:durableId="211309771">
    <w:abstractNumId w:val="16"/>
  </w:num>
  <w:num w:numId="19" w16cid:durableId="1745760790">
    <w:abstractNumId w:val="0"/>
  </w:num>
  <w:num w:numId="20" w16cid:durableId="1390227254">
    <w:abstractNumId w:val="6"/>
  </w:num>
  <w:num w:numId="21" w16cid:durableId="1093474656">
    <w:abstractNumId w:val="17"/>
  </w:num>
  <w:num w:numId="22" w16cid:durableId="1012955550">
    <w:abstractNumId w:val="19"/>
  </w:num>
  <w:num w:numId="23" w16cid:durableId="11163103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ọc Ánh Trương">
    <w15:presenceInfo w15:providerId="Windows Live" w15:userId="28a15e8f44ec9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877"/>
    <w:rsid w:val="002E0EA8"/>
    <w:rsid w:val="003F1460"/>
    <w:rsid w:val="009246D4"/>
    <w:rsid w:val="00A10877"/>
    <w:rsid w:val="00CA59F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3A50"/>
  <w15:docId w15:val="{B1B5525C-8769-4916-BC6D-5C50B0DE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rPr>
      <w:rFonts w:ascii=".VnTime" w:eastAsia="Times New Roman" w:hAnsi=".VnTime" w:cs="Times New Roman"/>
      <w:sz w:val="28"/>
      <w:szCs w:val="24"/>
    </w:rPr>
  </w:style>
  <w:style w:type="paragraph" w:styleId="Heading1">
    <w:name w:val="heading 1"/>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left" w:pos="4320"/>
      </w:tabs>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tabs>
        <w:tab w:val="left" w:pos="884"/>
        <w:tab w:val="left" w:pos="6480"/>
      </w:tabs>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96978"/>
    <w:rPr>
      <w:rFonts w:ascii=".VnArialH" w:eastAsia="Times New Roman" w:hAnsi=".VnArialH" w:cs="Times New Roman"/>
      <w:b/>
      <w:bCs/>
      <w:sz w:val="32"/>
      <w:szCs w:val="24"/>
      <w:lang w:val="x-none" w:eastAsia="x-none"/>
    </w:rPr>
  </w:style>
  <w:style w:type="character" w:customStyle="1" w:styleId="Heading2Char">
    <w:name w:val="Heading 2 Char"/>
    <w:basedOn w:val="DefaultParagraphFont"/>
    <w:link w:val="Heading2"/>
    <w:qFormat/>
    <w:rsid w:val="00096978"/>
    <w:rPr>
      <w:rFonts w:ascii=".VnTime" w:eastAsia="Times New Roman" w:hAnsi=".VnTime" w:cs="Times New Roman"/>
      <w:b/>
      <w:bCs/>
      <w:sz w:val="20"/>
      <w:szCs w:val="24"/>
      <w:lang w:val="x-none" w:eastAsia="x-none"/>
    </w:rPr>
  </w:style>
  <w:style w:type="character" w:customStyle="1" w:styleId="Heading3Char">
    <w:name w:val="Heading 3 Char"/>
    <w:basedOn w:val="DefaultParagraphFont"/>
    <w:link w:val="Heading3"/>
    <w:qFormat/>
    <w:rsid w:val="00096978"/>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qFormat/>
    <w:rsid w:val="00096978"/>
    <w:rPr>
      <w:rFonts w:ascii="Calibri" w:eastAsia="Times New Roman" w:hAnsi="Calibri" w:cs="Times New Roman"/>
      <w:b/>
      <w:bCs/>
      <w:sz w:val="20"/>
      <w:szCs w:val="28"/>
      <w:lang w:val="x-none" w:eastAsia="x-none"/>
    </w:rPr>
  </w:style>
  <w:style w:type="character" w:customStyle="1" w:styleId="Heading5Char">
    <w:name w:val="Heading 5 Char"/>
    <w:basedOn w:val="DefaultParagraphFont"/>
    <w:link w:val="Heading5"/>
    <w:qFormat/>
    <w:rsid w:val="00096978"/>
    <w:rPr>
      <w:rFonts w:ascii=".VnTime" w:eastAsia="Times New Roman" w:hAnsi=".VnTime" w:cs="Times New Roman"/>
      <w:b/>
      <w:bCs/>
      <w:i/>
      <w:iCs/>
      <w:sz w:val="26"/>
      <w:szCs w:val="26"/>
      <w:lang w:val="x-none" w:eastAsia="x-none"/>
    </w:rPr>
  </w:style>
  <w:style w:type="character" w:customStyle="1" w:styleId="Heading6Char">
    <w:name w:val="Heading 6 Char"/>
    <w:basedOn w:val="DefaultParagraphFont"/>
    <w:link w:val="Heading6"/>
    <w:qFormat/>
    <w:rsid w:val="00096978"/>
    <w:rPr>
      <w:rFonts w:ascii="Arial" w:eastAsia="Times New Roman" w:hAnsi="Arial" w:cs="Times New Roman"/>
      <w:sz w:val="20"/>
      <w:szCs w:val="20"/>
    </w:rPr>
  </w:style>
  <w:style w:type="character" w:customStyle="1" w:styleId="Heading7Char">
    <w:name w:val="Heading 7 Char"/>
    <w:basedOn w:val="DefaultParagraphFont"/>
    <w:link w:val="Heading7"/>
    <w:qFormat/>
    <w:rsid w:val="00096978"/>
    <w:rPr>
      <w:rFonts w:ascii="Times New Roman" w:eastAsia="Times New Roman" w:hAnsi="Times New Roman" w:cs="Times New Roman"/>
      <w:sz w:val="24"/>
      <w:szCs w:val="24"/>
      <w:lang w:val="x-none" w:eastAsia="x-none"/>
    </w:rPr>
  </w:style>
  <w:style w:type="character" w:customStyle="1" w:styleId="Heading8Char">
    <w:name w:val="Heading 8 Char"/>
    <w:basedOn w:val="DefaultParagraphFont"/>
    <w:link w:val="Heading8"/>
    <w:qFormat/>
    <w:rsid w:val="00096978"/>
    <w:rPr>
      <w:rFonts w:ascii="Times New Roman" w:eastAsia="Times New Roman" w:hAnsi="Times New Roman" w:cs="Times New Roman"/>
      <w:i/>
      <w:iCs/>
      <w:sz w:val="24"/>
      <w:szCs w:val="24"/>
      <w:lang w:val="x-none" w:eastAsia="x-none"/>
    </w:rPr>
  </w:style>
  <w:style w:type="character" w:customStyle="1" w:styleId="Heading9Char">
    <w:name w:val="Heading 9 Char"/>
    <w:basedOn w:val="DefaultParagraphFont"/>
    <w:link w:val="Heading9"/>
    <w:qFormat/>
    <w:rsid w:val="00096978"/>
    <w:rPr>
      <w:rFonts w:ascii="Arial" w:eastAsia="Times New Roman" w:hAnsi="Arial" w:cs="Times New Roman"/>
      <w:sz w:val="20"/>
      <w:szCs w:val="20"/>
    </w:rPr>
  </w:style>
  <w:style w:type="character" w:customStyle="1" w:styleId="FooterChar">
    <w:name w:val="Footer Char"/>
    <w:basedOn w:val="DefaultParagraphFont"/>
    <w:link w:val="Footer"/>
    <w:uiPriority w:val="99"/>
    <w:qFormat/>
    <w:rsid w:val="00096978"/>
    <w:rPr>
      <w:rFonts w:ascii=".VnTime" w:eastAsia="Times New Roman" w:hAnsi=".VnTime" w:cs="Times New Roman"/>
      <w:sz w:val="20"/>
      <w:szCs w:val="24"/>
      <w:lang w:val="x-none" w:eastAsia="x-none"/>
    </w:rPr>
  </w:style>
  <w:style w:type="character" w:styleId="PageNumber">
    <w:name w:val="page number"/>
    <w:rsid w:val="00096978"/>
  </w:style>
  <w:style w:type="character" w:customStyle="1" w:styleId="HeaderChar">
    <w:name w:val="Header Char"/>
    <w:basedOn w:val="DefaultParagraphFont"/>
    <w:link w:val="Header"/>
    <w:uiPriority w:val="99"/>
    <w:qFormat/>
    <w:rsid w:val="00096978"/>
    <w:rPr>
      <w:rFonts w:ascii=".VnTime" w:eastAsia="Times New Roman" w:hAnsi=".VnTime" w:cs="Times New Roman"/>
      <w:sz w:val="20"/>
      <w:szCs w:val="24"/>
      <w:lang w:val="x-none" w:eastAsia="x-none"/>
    </w:rPr>
  </w:style>
  <w:style w:type="character" w:customStyle="1" w:styleId="BodyTextIndentChar">
    <w:name w:val="Body Text Indent Char"/>
    <w:basedOn w:val="DefaultParagraphFont"/>
    <w:link w:val="BodyTextIndent"/>
    <w:qFormat/>
    <w:rsid w:val="00096978"/>
    <w:rPr>
      <w:rFonts w:ascii=".VnTime" w:eastAsia="Times New Roman" w:hAnsi=".VnTime" w:cs="Times New Roman"/>
      <w:sz w:val="20"/>
      <w:szCs w:val="24"/>
      <w:lang w:val="x-none" w:eastAsia="x-none"/>
    </w:rPr>
  </w:style>
  <w:style w:type="character" w:customStyle="1" w:styleId="BodyText2Char">
    <w:name w:val="Body Text 2 Char"/>
    <w:basedOn w:val="DefaultParagraphFont"/>
    <w:link w:val="BodyText2"/>
    <w:uiPriority w:val="99"/>
    <w:qFormat/>
    <w:rsid w:val="00096978"/>
    <w:rPr>
      <w:rFonts w:ascii=".VnTime" w:eastAsia="Times New Roman" w:hAnsi=".VnTime" w:cs="Times New Roman"/>
      <w:sz w:val="20"/>
      <w:szCs w:val="24"/>
      <w:lang w:val="x-none" w:eastAsia="x-none"/>
    </w:rPr>
  </w:style>
  <w:style w:type="character" w:customStyle="1" w:styleId="BodyTextIndent2Char">
    <w:name w:val="Body Text Indent 2 Char"/>
    <w:basedOn w:val="DefaultParagraphFont"/>
    <w:link w:val="BodyTextIndent2"/>
    <w:qFormat/>
    <w:rsid w:val="00096978"/>
    <w:rPr>
      <w:rFonts w:ascii=".VnTime" w:eastAsia="Times New Roman" w:hAnsi=".VnTime" w:cs="Times New Roman"/>
      <w:sz w:val="26"/>
      <w:szCs w:val="23"/>
      <w:lang w:val="x-none" w:eastAsia="x-none"/>
    </w:rPr>
  </w:style>
  <w:style w:type="character" w:customStyle="1" w:styleId="BodyTextChar">
    <w:name w:val="Body Text Char"/>
    <w:basedOn w:val="DefaultParagraphFont"/>
    <w:link w:val="BodyText"/>
    <w:uiPriority w:val="99"/>
    <w:qFormat/>
    <w:rsid w:val="00096978"/>
    <w:rPr>
      <w:rFonts w:ascii=".VnTime" w:eastAsia="Times New Roman" w:hAnsi=".VnTime" w:cs="Times New Roman"/>
      <w:sz w:val="26"/>
      <w:szCs w:val="24"/>
      <w:lang w:val="x-none" w:eastAsia="x-none"/>
    </w:rPr>
  </w:style>
  <w:style w:type="character" w:customStyle="1" w:styleId="BodyTextIndent3Char">
    <w:name w:val="Body Text Indent 3 Char"/>
    <w:basedOn w:val="DefaultParagraphFont"/>
    <w:link w:val="BodyTextIndent3"/>
    <w:qFormat/>
    <w:rsid w:val="00096978"/>
    <w:rPr>
      <w:rFonts w:ascii=".VnTime" w:eastAsia="Times New Roman" w:hAnsi=".VnTime" w:cs="Times New Roman"/>
      <w:sz w:val="16"/>
      <w:szCs w:val="16"/>
      <w:lang w:val="x-none" w:eastAsia="x-none"/>
    </w:rPr>
  </w:style>
  <w:style w:type="character" w:styleId="LineNumber">
    <w:name w:val="line number"/>
    <w:rsid w:val="00096978"/>
  </w:style>
  <w:style w:type="character" w:styleId="Hyperlink">
    <w:name w:val="Hyperlink"/>
    <w:uiPriority w:val="99"/>
    <w:rsid w:val="00096978"/>
    <w:rPr>
      <w:color w:val="0000FF"/>
      <w:u w:val="single"/>
    </w:rPr>
  </w:style>
  <w:style w:type="character" w:customStyle="1" w:styleId="BalloonTextChar">
    <w:name w:val="Balloon Text Char"/>
    <w:basedOn w:val="DefaultParagraphFont"/>
    <w:link w:val="BalloonText"/>
    <w:uiPriority w:val="99"/>
    <w:qFormat/>
    <w:rsid w:val="00096978"/>
    <w:rPr>
      <w:rFonts w:ascii="Tahoma" w:eastAsia="Times New Roman" w:hAnsi="Tahoma" w:cs="Times New Roman"/>
      <w:sz w:val="16"/>
      <w:szCs w:val="16"/>
      <w:lang w:val="x-none" w:eastAsia="x-none"/>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qFormat/>
    <w:rsid w:val="00096978"/>
    <w:rPr>
      <w:rFonts w:ascii=".VnArial" w:eastAsia="Times New Roman" w:hAnsi=".VnArial" w:cs="Times New Roman"/>
      <w:b/>
      <w:bCs/>
      <w:szCs w:val="20"/>
      <w:lang w:val="x-none" w:eastAsia="x-none"/>
    </w:rPr>
  </w:style>
  <w:style w:type="character" w:customStyle="1" w:styleId="apple-converted-space">
    <w:name w:val="apple-converted-space"/>
    <w:qFormat/>
    <w:rsid w:val="00096978"/>
  </w:style>
  <w:style w:type="character" w:customStyle="1" w:styleId="StyleHeading1VnArialH18ptBoldChar">
    <w:name w:val="Style Heading 1 + .VnArialH 18 pt Bold Char"/>
    <w:link w:val="StyleHeading1VnArialH18ptBold"/>
    <w:qFormat/>
    <w:rsid w:val="00096978"/>
    <w:rPr>
      <w:rFonts w:ascii=".VnArialH" w:hAnsi=".VnArialH"/>
      <w:b/>
      <w:bCs/>
      <w:sz w:val="36"/>
    </w:rPr>
  </w:style>
  <w:style w:type="character" w:customStyle="1" w:styleId="StyleStyleHeading1VnArialH18ptBoldArialChar">
    <w:name w:val="Style Style Heading 1 + .VnArialH 18 pt Bold + Arial Char"/>
    <w:link w:val="StyleStyleHeading1VnArialH18ptBoldArial"/>
    <w:qFormat/>
    <w:rsid w:val="00096978"/>
    <w:rPr>
      <w:rFonts w:ascii="Arial" w:hAnsi="Arial"/>
      <w:b/>
      <w:bCs/>
      <w:sz w:val="36"/>
      <w:szCs w:val="36"/>
      <w:lang w:val="x-none" w:eastAsia="x-none"/>
    </w:rPr>
  </w:style>
  <w:style w:type="character" w:customStyle="1" w:styleId="StyleHeading216ptBoldChar">
    <w:name w:val="Style Heading 2 + 16 pt Bold Char"/>
    <w:link w:val="StyleHeading216ptBold"/>
    <w:qFormat/>
    <w:rsid w:val="00096978"/>
    <w:rPr>
      <w:rFonts w:ascii=".VnArialH" w:hAnsi=".VnArialH"/>
      <w:b/>
      <w:bCs/>
      <w:sz w:val="28"/>
      <w:lang w:val="x-none" w:eastAsia="x-none"/>
    </w:rPr>
  </w:style>
  <w:style w:type="character" w:customStyle="1" w:styleId="BodyText3Char">
    <w:name w:val="Body Text 3 Char"/>
    <w:basedOn w:val="DefaultParagraphFont"/>
    <w:link w:val="BodyText3"/>
    <w:qFormat/>
    <w:rsid w:val="00096978"/>
    <w:rPr>
      <w:rFonts w:ascii="Arial" w:eastAsia="Times New Roman" w:hAnsi="Arial" w:cs="Times New Roman"/>
      <w:szCs w:val="20"/>
      <w:lang w:val="x-none" w:eastAsia="x-none"/>
    </w:rPr>
  </w:style>
  <w:style w:type="character" w:customStyle="1" w:styleId="PlainTextChar">
    <w:name w:val="Plain Text Char"/>
    <w:basedOn w:val="DefaultParagraphFont"/>
    <w:link w:val="PlainText"/>
    <w:qFormat/>
    <w:rsid w:val="00096978"/>
    <w:rPr>
      <w:rFonts w:ascii="Courier New" w:eastAsia="Times New Roman" w:hAnsi="Courier New" w:cs="Times New Roman"/>
      <w:sz w:val="20"/>
      <w:szCs w:val="20"/>
      <w:lang w:val="x-none" w:eastAsia="x-none"/>
    </w:rPr>
  </w:style>
  <w:style w:type="character" w:customStyle="1" w:styleId="ListParagraphChar">
    <w:name w:val="List Paragraph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qFormat/>
    <w:rsid w:val="00096978"/>
    <w:rPr>
      <w:rFonts w:ascii="Times New Roman" w:hAnsi="Times New Roman" w:cs="Times New Roman"/>
      <w:b w:val="0"/>
      <w:bCs w:val="0"/>
      <w:i w:val="0"/>
      <w:iCs w:val="0"/>
      <w:color w:val="000000"/>
      <w:sz w:val="28"/>
      <w:szCs w:val="28"/>
    </w:rPr>
  </w:style>
  <w:style w:type="character" w:styleId="CommentReference">
    <w:name w:val="annotation reference"/>
    <w:uiPriority w:val="99"/>
    <w:semiHidden/>
    <w:unhideWhenUsed/>
    <w:qFormat/>
    <w:rsid w:val="00096978"/>
    <w:rPr>
      <w:sz w:val="16"/>
      <w:szCs w:val="16"/>
    </w:rPr>
  </w:style>
  <w:style w:type="character" w:customStyle="1" w:styleId="CommentTextChar">
    <w:name w:val="Comment Text Char"/>
    <w:basedOn w:val="DefaultParagraphFont"/>
    <w:link w:val="CommentText"/>
    <w:uiPriority w:val="99"/>
    <w:qFormat/>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qFormat/>
    <w:rsid w:val="00096978"/>
    <w:rPr>
      <w:rFonts w:eastAsia="Times New Roman"/>
      <w:sz w:val="27"/>
      <w:szCs w:val="27"/>
      <w:shd w:val="clear" w:color="auto" w:fill="FFFFFF"/>
    </w:rPr>
  </w:style>
  <w:style w:type="character" w:customStyle="1" w:styleId="Headerorfooter">
    <w:name w:val="Header or footer_"/>
    <w:qFormat/>
    <w:rsid w:val="00096978"/>
    <w:rPr>
      <w:rFonts w:ascii="Times New Roman" w:eastAsia="Times New Roman" w:hAnsi="Times New Roman" w:cs="Times New Roman"/>
      <w:b/>
      <w:bCs/>
      <w:i/>
      <w:iCs/>
      <w:caps w:val="0"/>
      <w:smallCaps w:val="0"/>
      <w:strike w:val="0"/>
      <w:dstrike w:val="0"/>
      <w:sz w:val="27"/>
      <w:szCs w:val="27"/>
      <w:u w:val="none"/>
    </w:rPr>
  </w:style>
  <w:style w:type="character" w:customStyle="1" w:styleId="Headerorfooter95pt">
    <w:name w:val="Header or footer + 9.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9"/>
      <w:szCs w:val="19"/>
      <w:u w:val="none"/>
      <w:lang w:val="en-US"/>
    </w:rPr>
  </w:style>
  <w:style w:type="character" w:customStyle="1" w:styleId="Heading10">
    <w:name w:val="Heading #1_"/>
    <w:link w:val="Heading11"/>
    <w:qFormat/>
    <w:rsid w:val="00096978"/>
    <w:rPr>
      <w:rFonts w:eastAsia="Times New Roman"/>
      <w:b/>
      <w:bCs/>
      <w:spacing w:val="-20"/>
      <w:sz w:val="42"/>
      <w:szCs w:val="42"/>
      <w:shd w:val="clear" w:color="auto" w:fill="FFFFFF"/>
    </w:rPr>
  </w:style>
  <w:style w:type="character" w:customStyle="1" w:styleId="Heading20">
    <w:name w:val="Heading #2_"/>
    <w:qFormat/>
    <w:rsid w:val="00096978"/>
    <w:rPr>
      <w:rFonts w:ascii="Times New Roman" w:eastAsia="Times New Roman" w:hAnsi="Times New Roman" w:cs="Times New Roman"/>
      <w:b/>
      <w:bCs/>
      <w:i w:val="0"/>
      <w:iCs w:val="0"/>
      <w:caps w:val="0"/>
      <w:smallCaps w:val="0"/>
      <w:strike w:val="0"/>
      <w:dstrike w:val="0"/>
      <w:sz w:val="33"/>
      <w:szCs w:val="33"/>
      <w:u w:val="none"/>
    </w:rPr>
  </w:style>
  <w:style w:type="character" w:customStyle="1" w:styleId="Picturecaption2Exact">
    <w:name w:val="Picture caption (2) Exact"/>
    <w:qFormat/>
    <w:rsid w:val="00096978"/>
    <w:rPr>
      <w:rFonts w:ascii="Times New Roman" w:eastAsia="Times New Roman" w:hAnsi="Times New Roman" w:cs="Times New Roman"/>
      <w:b w:val="0"/>
      <w:bCs w:val="0"/>
      <w:i w:val="0"/>
      <w:iCs w:val="0"/>
      <w:caps w:val="0"/>
      <w:smallCaps w:val="0"/>
      <w:strike w:val="0"/>
      <w:dstrike w:val="0"/>
      <w:spacing w:val="-3"/>
      <w:sz w:val="25"/>
      <w:szCs w:val="25"/>
      <w:u w:val="none"/>
    </w:rPr>
  </w:style>
  <w:style w:type="character" w:customStyle="1" w:styleId="Bodytext3Exact">
    <w:name w:val="Body text (3) Exact"/>
    <w:link w:val="Bodytext30"/>
    <w:qFormat/>
    <w:rsid w:val="00096978"/>
    <w:rPr>
      <w:rFonts w:eastAsia="Times New Roman"/>
      <w:b/>
      <w:bCs/>
      <w:i/>
      <w:iCs/>
      <w:spacing w:val="-38"/>
      <w:sz w:val="37"/>
      <w:szCs w:val="37"/>
      <w:shd w:val="clear" w:color="auto" w:fill="FFFFFF"/>
      <w:lang w:val="vi-VN"/>
    </w:rPr>
  </w:style>
  <w:style w:type="character" w:customStyle="1" w:styleId="Headerorfooter0">
    <w:name w:val="Header or footer"/>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20">
    <w:name w:val="Body text (2)_"/>
    <w:qFormat/>
    <w:rsid w:val="00096978"/>
    <w:rPr>
      <w:rFonts w:ascii="Times New Roman" w:eastAsia="Times New Roman" w:hAnsi="Times New Roman" w:cs="Times New Roman"/>
      <w:b/>
      <w:bCs/>
      <w:i w:val="0"/>
      <w:iCs w:val="0"/>
      <w:caps w:val="0"/>
      <w:smallCaps w:val="0"/>
      <w:strike w:val="0"/>
      <w:dstrike w:val="0"/>
      <w:sz w:val="27"/>
      <w:szCs w:val="27"/>
      <w:u w:val="none"/>
    </w:rPr>
  </w:style>
  <w:style w:type="character" w:customStyle="1" w:styleId="Bodytext2NotBold">
    <w:name w:val="Body text (2) + Not Bold"/>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1">
    <w:name w:val="Body Text1"/>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single"/>
      <w:lang w:val="en-US"/>
    </w:rPr>
  </w:style>
  <w:style w:type="character" w:customStyle="1" w:styleId="Bodytext4Exact">
    <w:name w:val="Body text (4) Exact"/>
    <w:qFormat/>
    <w:rsid w:val="00096978"/>
    <w:rPr>
      <w:rFonts w:ascii="Times New Roman" w:eastAsia="Times New Roman" w:hAnsi="Times New Roman" w:cs="Times New Roman"/>
      <w:b w:val="0"/>
      <w:bCs w:val="0"/>
      <w:i/>
      <w:iCs/>
      <w:caps w:val="0"/>
      <w:smallCaps w:val="0"/>
      <w:strike w:val="0"/>
      <w:dstrike w:val="0"/>
      <w:spacing w:val="-2"/>
      <w:sz w:val="25"/>
      <w:szCs w:val="25"/>
      <w:u w:val="none"/>
    </w:rPr>
  </w:style>
  <w:style w:type="character" w:customStyle="1" w:styleId="Heading30">
    <w:name w:val="Heading #3_"/>
    <w:qFormat/>
    <w:rsid w:val="00096978"/>
    <w:rPr>
      <w:rFonts w:ascii="Times New Roman" w:eastAsia="Times New Roman" w:hAnsi="Times New Roman" w:cs="Times New Roman"/>
      <w:b/>
      <w:bCs/>
      <w:i w:val="0"/>
      <w:iCs w:val="0"/>
      <w:caps w:val="0"/>
      <w:smallCaps w:val="0"/>
      <w:strike w:val="0"/>
      <w:dstrike w:val="0"/>
      <w:sz w:val="33"/>
      <w:szCs w:val="33"/>
      <w:u w:val="none"/>
    </w:rPr>
  </w:style>
  <w:style w:type="character" w:customStyle="1" w:styleId="Bodytext5">
    <w:name w:val="Body text (5)_"/>
    <w:link w:val="Bodytext50"/>
    <w:qFormat/>
    <w:rsid w:val="00096978"/>
    <w:rPr>
      <w:rFonts w:ascii="Tahoma" w:eastAsia="Tahoma" w:hAnsi="Tahoma" w:cs="Tahoma"/>
      <w:sz w:val="10"/>
      <w:szCs w:val="10"/>
      <w:shd w:val="clear" w:color="auto" w:fill="FFFFFF"/>
    </w:rPr>
  </w:style>
  <w:style w:type="character" w:customStyle="1" w:styleId="TOC3Char">
    <w:name w:val="TOC 3 Char"/>
    <w:link w:val="TOC3"/>
    <w:uiPriority w:val="39"/>
    <w:qFormat/>
    <w:rsid w:val="00096978"/>
    <w:rPr>
      <w:rFonts w:eastAsia="Courier New" w:cs="Courier New"/>
      <w:color w:val="000000"/>
      <w:sz w:val="26"/>
    </w:rPr>
  </w:style>
  <w:style w:type="character" w:customStyle="1" w:styleId="TOC4Char">
    <w:name w:val="TOC 4 Char"/>
    <w:link w:val="TOC4"/>
    <w:uiPriority w:val="39"/>
    <w:qFormat/>
    <w:rsid w:val="00096978"/>
    <w:rPr>
      <w:rFonts w:eastAsia="Courier New" w:cs="Courier New"/>
      <w:i/>
      <w:color w:val="000000"/>
      <w:sz w:val="26"/>
    </w:rPr>
  </w:style>
  <w:style w:type="character" w:customStyle="1" w:styleId="TOC6Char">
    <w:name w:val="TOC 6 Char"/>
    <w:link w:val="TOC6"/>
    <w:uiPriority w:val="39"/>
    <w:qFormat/>
    <w:rsid w:val="00096978"/>
    <w:rPr>
      <w:rFonts w:eastAsia="Courier New" w:cs="Courier New"/>
      <w:color w:val="000000"/>
    </w:rPr>
  </w:style>
  <w:style w:type="character" w:customStyle="1" w:styleId="Tableofcontents3NotItalic">
    <w:name w:val="Table of contents (3)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TableofcontentsItalic">
    <w:name w:val="Table of contents + Italic"/>
    <w:qFormat/>
    <w:rsid w:val="00096978"/>
    <w:rPr>
      <w:rFonts w:ascii="Times New Roman" w:eastAsia="Times New Roman" w:hAnsi="Times New Roman" w:cs="Times New Roman"/>
      <w:b/>
      <w:bCs w:val="0"/>
      <w:i/>
      <w:iCs/>
      <w:caps w:val="0"/>
      <w:smallCaps w:val="0"/>
      <w:strike w:val="0"/>
      <w:dstrike w:val="0"/>
      <w:color w:val="000000"/>
      <w:spacing w:val="0"/>
      <w:w w:val="100"/>
      <w:sz w:val="27"/>
      <w:szCs w:val="27"/>
      <w:u w:val="none"/>
      <w:lang w:val="en-US"/>
    </w:rPr>
  </w:style>
  <w:style w:type="character" w:customStyle="1" w:styleId="Tableofcontents4">
    <w:name w:val="Table of contents (4)_"/>
    <w:link w:val="Tableofcontents40"/>
    <w:qFormat/>
    <w:rsid w:val="00096978"/>
    <w:rPr>
      <w:rFonts w:eastAsia="Times New Roman"/>
      <w:b/>
      <w:bCs/>
      <w:i/>
      <w:iCs/>
      <w:sz w:val="27"/>
      <w:szCs w:val="27"/>
      <w:shd w:val="clear" w:color="auto" w:fill="FFFFFF"/>
    </w:rPr>
  </w:style>
  <w:style w:type="character" w:customStyle="1" w:styleId="Tableofcontents4NotItalic">
    <w:name w:val="Table of contents (4)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Tableofcontents2Italic">
    <w:name w:val="Table of contents (2)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21">
    <w:name w:val="Body Text2"/>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50">
    <w:name w:val="Heading #5_"/>
    <w:qFormat/>
    <w:rsid w:val="00096978"/>
    <w:rPr>
      <w:rFonts w:ascii="Times New Roman" w:eastAsia="Times New Roman" w:hAnsi="Times New Roman" w:cs="Times New Roman"/>
      <w:b/>
      <w:bCs/>
      <w:i w:val="0"/>
      <w:iCs w:val="0"/>
      <w:caps w:val="0"/>
      <w:smallCaps w:val="0"/>
      <w:strike w:val="0"/>
      <w:dstrike w:val="0"/>
      <w:sz w:val="27"/>
      <w:szCs w:val="27"/>
      <w:u w:val="none"/>
    </w:rPr>
  </w:style>
  <w:style w:type="character" w:customStyle="1" w:styleId="Heading51">
    <w:name w:val="Heading #5"/>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single"/>
      <w:lang w:val="en-US"/>
    </w:rPr>
  </w:style>
  <w:style w:type="character" w:customStyle="1" w:styleId="BodytextItalic">
    <w:name w:val="Body text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Bold">
    <w:name w:val="Body text + Bold"/>
    <w:qFormat/>
    <w:rsid w:val="00096978"/>
    <w:rPr>
      <w:rFonts w:ascii="Times New Roman" w:eastAsia="Times New Roman" w:hAnsi="Times New Roman" w:cs="Times New Roman"/>
      <w:b/>
      <w:bCs/>
      <w:i w:val="0"/>
      <w:iCs w:val="0"/>
      <w:caps w:val="0"/>
      <w:smallCaps w:val="0"/>
      <w:strike w:val="0"/>
      <w:dstrike w:val="0"/>
      <w:color w:val="000000"/>
      <w:spacing w:val="0"/>
      <w:w w:val="100"/>
      <w:sz w:val="27"/>
      <w:szCs w:val="27"/>
      <w:u w:val="none"/>
      <w:lang w:val="en-US"/>
    </w:rPr>
  </w:style>
  <w:style w:type="character" w:customStyle="1" w:styleId="Heading5Italic">
    <w:name w:val="Heading #5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4">
    <w:name w:val="Body text (4)_"/>
    <w:qFormat/>
    <w:rsid w:val="00096978"/>
    <w:rPr>
      <w:rFonts w:ascii="Times New Roman" w:eastAsia="Times New Roman" w:hAnsi="Times New Roman" w:cs="Times New Roman"/>
      <w:b w:val="0"/>
      <w:bCs w:val="0"/>
      <w:i/>
      <w:iCs/>
      <w:caps w:val="0"/>
      <w:smallCaps w:val="0"/>
      <w:strike w:val="0"/>
      <w:dstrike w:val="0"/>
      <w:sz w:val="27"/>
      <w:szCs w:val="27"/>
      <w:u w:val="none"/>
    </w:rPr>
  </w:style>
  <w:style w:type="character" w:customStyle="1" w:styleId="Bodytext4NotItalic">
    <w:name w:val="Body text (4)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60">
    <w:name w:val="Body text (6)_"/>
    <w:qFormat/>
    <w:rsid w:val="00096978"/>
    <w:rPr>
      <w:rFonts w:ascii="Times New Roman" w:eastAsia="Times New Roman" w:hAnsi="Times New Roman" w:cs="Times New Roman"/>
      <w:b/>
      <w:bCs/>
      <w:i/>
      <w:iCs/>
      <w:caps w:val="0"/>
      <w:smallCaps w:val="0"/>
      <w:strike w:val="0"/>
      <w:dstrike w:val="0"/>
      <w:sz w:val="27"/>
      <w:szCs w:val="27"/>
      <w:u w:val="none"/>
    </w:rPr>
  </w:style>
  <w:style w:type="character" w:customStyle="1" w:styleId="Bodytext6NotItalic">
    <w:name w:val="Body text (6)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Exact">
    <w:name w:val="Body text Exact"/>
    <w:qFormat/>
    <w:rsid w:val="00096978"/>
    <w:rPr>
      <w:rFonts w:ascii="Times New Roman" w:eastAsia="Times New Roman" w:hAnsi="Times New Roman" w:cs="Times New Roman"/>
      <w:b w:val="0"/>
      <w:bCs w:val="0"/>
      <w:i w:val="0"/>
      <w:iCs w:val="0"/>
      <w:caps w:val="0"/>
      <w:smallCaps w:val="0"/>
      <w:strike w:val="0"/>
      <w:dstrike w:val="0"/>
      <w:color w:val="141414"/>
      <w:spacing w:val="-3"/>
      <w:sz w:val="25"/>
      <w:szCs w:val="25"/>
      <w:u w:val="none"/>
    </w:rPr>
  </w:style>
  <w:style w:type="character" w:customStyle="1" w:styleId="Bodytext7">
    <w:name w:val="Body text (7)_"/>
    <w:qFormat/>
    <w:rsid w:val="00096978"/>
    <w:rPr>
      <w:rFonts w:ascii="Times New Roman" w:eastAsia="Times New Roman" w:hAnsi="Times New Roman" w:cs="Times New Roman"/>
      <w:b w:val="0"/>
      <w:bCs w:val="0"/>
      <w:i w:val="0"/>
      <w:iCs w:val="0"/>
      <w:caps w:val="0"/>
      <w:smallCaps w:val="0"/>
      <w:strike w:val="0"/>
      <w:dstrike w:val="0"/>
      <w:w w:val="150"/>
      <w:sz w:val="10"/>
      <w:szCs w:val="10"/>
      <w:u w:val="none"/>
    </w:rPr>
  </w:style>
  <w:style w:type="character" w:customStyle="1" w:styleId="Bodytext70">
    <w:name w:val="Body text (7)"/>
    <w:qFormat/>
    <w:rsid w:val="00096978"/>
    <w:rPr>
      <w:rFonts w:ascii="Times New Roman" w:eastAsia="Times New Roman" w:hAnsi="Times New Roman" w:cs="Times New Roman"/>
      <w:b w:val="0"/>
      <w:bCs w:val="0"/>
      <w:i w:val="0"/>
      <w:iCs w:val="0"/>
      <w:caps w:val="0"/>
      <w:smallCaps w:val="0"/>
      <w:strike w:val="0"/>
      <w:dstrike w:val="0"/>
      <w:color w:val="000000"/>
      <w:spacing w:val="0"/>
      <w:w w:val="150"/>
      <w:sz w:val="10"/>
      <w:szCs w:val="10"/>
      <w:u w:val="single"/>
      <w:lang w:val="en-US"/>
    </w:rPr>
  </w:style>
  <w:style w:type="character" w:customStyle="1" w:styleId="Bodytext7SmallCaps">
    <w:name w:val="Body text (7) + Small Caps"/>
    <w:qFormat/>
    <w:rsid w:val="00096978"/>
    <w:rPr>
      <w:rFonts w:ascii="Times New Roman" w:eastAsia="Times New Roman" w:hAnsi="Times New Roman" w:cs="Times New Roman"/>
      <w:b w:val="0"/>
      <w:bCs w:val="0"/>
      <w:i w:val="0"/>
      <w:iCs w:val="0"/>
      <w:smallCaps/>
      <w:strike w:val="0"/>
      <w:dstrike w:val="0"/>
      <w:color w:val="000000"/>
      <w:spacing w:val="0"/>
      <w:w w:val="150"/>
      <w:sz w:val="10"/>
      <w:szCs w:val="10"/>
      <w:u w:val="none"/>
      <w:lang w:val="en-US"/>
    </w:rPr>
  </w:style>
  <w:style w:type="character" w:customStyle="1" w:styleId="Bodytext8Exact">
    <w:name w:val="Body text (8) Exact"/>
    <w:link w:val="Bodytext8"/>
    <w:qFormat/>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qFormat/>
    <w:rsid w:val="00096978"/>
    <w:rPr>
      <w:rFonts w:eastAsia="Times New Roman"/>
      <w:spacing w:val="-2"/>
      <w:shd w:val="clear" w:color="auto" w:fill="FFFFFF"/>
    </w:rPr>
  </w:style>
  <w:style w:type="character" w:customStyle="1" w:styleId="Picturecaption">
    <w:name w:val="Picture caption_"/>
    <w:qFormat/>
    <w:rsid w:val="00096978"/>
    <w:rPr>
      <w:rFonts w:ascii="Times New Roman" w:eastAsia="Times New Roman" w:hAnsi="Times New Roman" w:cs="Times New Roman"/>
      <w:b/>
      <w:bCs/>
      <w:i w:val="0"/>
      <w:iCs w:val="0"/>
      <w:caps w:val="0"/>
      <w:smallCaps w:val="0"/>
      <w:strike w:val="0"/>
      <w:dstrike w:val="0"/>
      <w:sz w:val="27"/>
      <w:szCs w:val="27"/>
      <w:u w:val="none"/>
    </w:rPr>
  </w:style>
  <w:style w:type="character" w:customStyle="1" w:styleId="Bodytext9">
    <w:name w:val="Body text (9)_"/>
    <w:qFormat/>
    <w:rsid w:val="00096978"/>
    <w:rPr>
      <w:rFonts w:ascii="Times New Roman" w:eastAsia="Times New Roman" w:hAnsi="Times New Roman" w:cs="Times New Roman"/>
      <w:b/>
      <w:bCs/>
      <w:i/>
      <w:iCs/>
      <w:caps w:val="0"/>
      <w:smallCaps w:val="0"/>
      <w:strike w:val="0"/>
      <w:dstrike w:val="0"/>
      <w:sz w:val="27"/>
      <w:szCs w:val="27"/>
      <w:u w:val="none"/>
    </w:rPr>
  </w:style>
  <w:style w:type="character" w:customStyle="1" w:styleId="Heading42">
    <w:name w:val="Heading #4 (2)_"/>
    <w:link w:val="Heading420"/>
    <w:qFormat/>
    <w:rsid w:val="00096978"/>
    <w:rPr>
      <w:rFonts w:eastAsia="Times New Roman"/>
      <w:spacing w:val="-10"/>
      <w:szCs w:val="28"/>
      <w:shd w:val="clear" w:color="auto" w:fill="FFFFFF"/>
    </w:rPr>
  </w:style>
  <w:style w:type="character" w:customStyle="1" w:styleId="Picturecaption2">
    <w:name w:val="Picture caption (2)_"/>
    <w:link w:val="Picturecaption20"/>
    <w:qFormat/>
    <w:rsid w:val="00096978"/>
    <w:rPr>
      <w:rFonts w:eastAsia="Times New Roman"/>
      <w:sz w:val="27"/>
      <w:szCs w:val="27"/>
      <w:shd w:val="clear" w:color="auto" w:fill="FFFFFF"/>
    </w:rPr>
  </w:style>
  <w:style w:type="character" w:customStyle="1" w:styleId="PicturecaptionExact">
    <w:name w:val="Picture caption Exact"/>
    <w:qFormat/>
    <w:rsid w:val="00096978"/>
    <w:rPr>
      <w:rFonts w:ascii="Times New Roman" w:eastAsia="Times New Roman" w:hAnsi="Times New Roman" w:cs="Times New Roman"/>
      <w:b/>
      <w:bCs/>
      <w:i w:val="0"/>
      <w:iCs w:val="0"/>
      <w:caps w:val="0"/>
      <w:smallCaps w:val="0"/>
      <w:strike w:val="0"/>
      <w:dstrike w:val="0"/>
      <w:spacing w:val="-2"/>
      <w:sz w:val="25"/>
      <w:szCs w:val="25"/>
      <w:u w:val="none"/>
    </w:rPr>
  </w:style>
  <w:style w:type="character" w:customStyle="1" w:styleId="Tablecaption">
    <w:name w:val="Table caption_"/>
    <w:qFormat/>
    <w:rsid w:val="00096978"/>
    <w:rPr>
      <w:rFonts w:ascii="Times New Roman" w:eastAsia="Times New Roman" w:hAnsi="Times New Roman" w:cs="Times New Roman"/>
      <w:b w:val="0"/>
      <w:bCs w:val="0"/>
      <w:i w:val="0"/>
      <w:iCs w:val="0"/>
      <w:caps w:val="0"/>
      <w:smallCaps w:val="0"/>
      <w:strike w:val="0"/>
      <w:dstrike w:val="0"/>
      <w:sz w:val="27"/>
      <w:szCs w:val="27"/>
      <w:u w:val="none"/>
    </w:rPr>
  </w:style>
  <w:style w:type="character" w:customStyle="1" w:styleId="Heading40">
    <w:name w:val="Heading #4_"/>
    <w:link w:val="Heading41"/>
    <w:qFormat/>
    <w:rsid w:val="00096978"/>
    <w:rPr>
      <w:rFonts w:eastAsia="Times New Roman"/>
      <w:sz w:val="27"/>
      <w:szCs w:val="27"/>
      <w:shd w:val="clear" w:color="auto" w:fill="FFFFFF"/>
    </w:rPr>
  </w:style>
  <w:style w:type="character" w:customStyle="1" w:styleId="Bodytext6Exact">
    <w:name w:val="Body text (6) Exact"/>
    <w:qFormat/>
    <w:rsid w:val="00096978"/>
    <w:rPr>
      <w:rFonts w:ascii="Times New Roman" w:eastAsia="Times New Roman" w:hAnsi="Times New Roman" w:cs="Times New Roman"/>
      <w:b/>
      <w:bCs/>
      <w:i/>
      <w:iCs/>
      <w:caps w:val="0"/>
      <w:smallCaps w:val="0"/>
      <w:strike w:val="0"/>
      <w:dstrike w:val="0"/>
      <w:spacing w:val="-3"/>
      <w:sz w:val="25"/>
      <w:szCs w:val="25"/>
      <w:u w:val="none"/>
    </w:rPr>
  </w:style>
  <w:style w:type="character" w:customStyle="1" w:styleId="Bodytext11Exact">
    <w:name w:val="Body text (11) Exact"/>
    <w:qFormat/>
    <w:rsid w:val="00096978"/>
    <w:rPr>
      <w:rFonts w:ascii="Tahoma" w:eastAsia="Tahoma" w:hAnsi="Tahoma" w:cs="Tahoma"/>
      <w:b/>
      <w:bCs/>
      <w:i w:val="0"/>
      <w:iCs w:val="0"/>
      <w:caps w:val="0"/>
      <w:smallCaps w:val="0"/>
      <w:strike w:val="0"/>
      <w:dstrike w:val="0"/>
      <w:spacing w:val="-4"/>
      <w:sz w:val="18"/>
      <w:szCs w:val="18"/>
      <w:u w:val="none"/>
    </w:rPr>
  </w:style>
  <w:style w:type="character" w:customStyle="1" w:styleId="Picturecaption4">
    <w:name w:val="Picture caption (4)_"/>
    <w:qFormat/>
    <w:rsid w:val="00096978"/>
    <w:rPr>
      <w:rFonts w:ascii="Tahoma" w:eastAsia="Tahoma" w:hAnsi="Tahoma" w:cs="Tahoma"/>
      <w:b/>
      <w:bCs/>
      <w:i w:val="0"/>
      <w:iCs w:val="0"/>
      <w:caps w:val="0"/>
      <w:smallCaps w:val="0"/>
      <w:strike w:val="0"/>
      <w:dstrike w:val="0"/>
      <w:sz w:val="19"/>
      <w:szCs w:val="19"/>
      <w:u w:val="none"/>
    </w:rPr>
  </w:style>
  <w:style w:type="character" w:customStyle="1" w:styleId="Picturecaption40">
    <w:name w:val="Picture caption (4)"/>
    <w:qFormat/>
    <w:rsid w:val="00096978"/>
    <w:rPr>
      <w:rFonts w:ascii="Tahoma" w:eastAsia="Tahoma" w:hAnsi="Tahoma" w:cs="Tahoma"/>
      <w:b w:val="0"/>
      <w:bCs w:val="0"/>
      <w:i w:val="0"/>
      <w:iCs w:val="0"/>
      <w:caps w:val="0"/>
      <w:smallCaps w:val="0"/>
      <w:strike w:val="0"/>
      <w:dstrike w:val="0"/>
      <w:color w:val="000000"/>
      <w:spacing w:val="0"/>
      <w:w w:val="100"/>
      <w:sz w:val="19"/>
      <w:szCs w:val="19"/>
      <w:u w:val="single"/>
      <w:lang w:val="en-US"/>
    </w:rPr>
  </w:style>
  <w:style w:type="character" w:customStyle="1" w:styleId="Picturecaption5">
    <w:name w:val="Picture caption (5)_"/>
    <w:link w:val="Picturecaption50"/>
    <w:qFormat/>
    <w:rsid w:val="00096978"/>
    <w:rPr>
      <w:rFonts w:eastAsia="Times New Roman"/>
      <w:sz w:val="13"/>
      <w:szCs w:val="13"/>
      <w:shd w:val="clear" w:color="auto" w:fill="FFFFFF"/>
    </w:rPr>
  </w:style>
  <w:style w:type="character" w:customStyle="1" w:styleId="Picturecaption55pt">
    <w:name w:val="Picture caption (5) + 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0"/>
      <w:szCs w:val="10"/>
      <w:u w:val="none"/>
    </w:rPr>
  </w:style>
  <w:style w:type="character" w:customStyle="1" w:styleId="Bodytext10">
    <w:name w:val="Body text (10)_"/>
    <w:link w:val="Bodytext100"/>
    <w:qFormat/>
    <w:rsid w:val="00096978"/>
    <w:rPr>
      <w:rFonts w:eastAsia="Times New Roman"/>
      <w:sz w:val="13"/>
      <w:szCs w:val="13"/>
      <w:shd w:val="clear" w:color="auto" w:fill="FFFFFF"/>
    </w:rPr>
  </w:style>
  <w:style w:type="character" w:customStyle="1" w:styleId="Bodytext105pt">
    <w:name w:val="Body text (10) + 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0"/>
      <w:szCs w:val="10"/>
      <w:u w:val="none"/>
    </w:rPr>
  </w:style>
  <w:style w:type="character" w:customStyle="1" w:styleId="Bodytext11">
    <w:name w:val="Body text (11)_"/>
    <w:link w:val="Bodytext110"/>
    <w:qFormat/>
    <w:rsid w:val="00096978"/>
    <w:rPr>
      <w:rFonts w:ascii="Tahoma" w:eastAsia="Tahoma" w:hAnsi="Tahoma" w:cs="Tahoma"/>
      <w:b/>
      <w:bCs/>
      <w:sz w:val="19"/>
      <w:szCs w:val="19"/>
      <w:shd w:val="clear" w:color="auto" w:fill="FFFFFF"/>
    </w:rPr>
  </w:style>
  <w:style w:type="character" w:customStyle="1" w:styleId="Heading60">
    <w:name w:val="Heading #6_"/>
    <w:link w:val="Heading61"/>
    <w:qFormat/>
    <w:rsid w:val="00096978"/>
    <w:rPr>
      <w:rFonts w:eastAsia="Times New Roman"/>
      <w:b/>
      <w:bCs/>
      <w:sz w:val="27"/>
      <w:szCs w:val="27"/>
      <w:shd w:val="clear" w:color="auto" w:fill="FFFFFF"/>
    </w:rPr>
  </w:style>
  <w:style w:type="character" w:customStyle="1" w:styleId="Bodytext12">
    <w:name w:val="Body text (12)_"/>
    <w:link w:val="Bodytext120"/>
    <w:qFormat/>
    <w:rsid w:val="00096978"/>
    <w:rPr>
      <w:rFonts w:ascii="Arial Narrow" w:eastAsia="Arial Narrow" w:hAnsi="Arial Narrow" w:cs="Arial Narrow"/>
      <w:b/>
      <w:bCs/>
      <w:sz w:val="19"/>
      <w:szCs w:val="19"/>
      <w:shd w:val="clear" w:color="auto" w:fill="FFFFFF"/>
    </w:rPr>
  </w:style>
  <w:style w:type="character" w:customStyle="1" w:styleId="BodyText31">
    <w:name w:val="Body Text3"/>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70">
    <w:name w:val="Heading #7_"/>
    <w:link w:val="Heading71"/>
    <w:qFormat/>
    <w:rsid w:val="00096978"/>
    <w:rPr>
      <w:rFonts w:eastAsia="Times New Roman"/>
      <w:b/>
      <w:bCs/>
      <w:sz w:val="27"/>
      <w:szCs w:val="27"/>
      <w:shd w:val="clear" w:color="auto" w:fill="FFFFFF"/>
    </w:rPr>
  </w:style>
  <w:style w:type="character" w:customStyle="1" w:styleId="Bodytext40">
    <w:name w:val="Body text (4)"/>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52">
    <w:name w:val="Heading #5 (2)_"/>
    <w:link w:val="Heading520"/>
    <w:qFormat/>
    <w:rsid w:val="00096978"/>
    <w:rPr>
      <w:rFonts w:eastAsia="Times New Roman"/>
      <w:sz w:val="27"/>
      <w:szCs w:val="27"/>
      <w:shd w:val="clear" w:color="auto" w:fill="FFFFFF"/>
    </w:rPr>
  </w:style>
  <w:style w:type="character" w:customStyle="1" w:styleId="BodytextSpacing0ptExact">
    <w:name w:val="Body text + Spacing 0 pt Exact"/>
    <w:qFormat/>
    <w:rsid w:val="00096978"/>
    <w:rPr>
      <w:rFonts w:ascii="Times New Roman" w:eastAsia="Times New Roman" w:hAnsi="Times New Roman" w:cs="Times New Roman"/>
      <w:b w:val="0"/>
      <w:bCs w:val="0"/>
      <w:i w:val="0"/>
      <w:iCs w:val="0"/>
      <w:caps w:val="0"/>
      <w:smallCaps w:val="0"/>
      <w:strike w:val="0"/>
      <w:dstrike w:val="0"/>
      <w:color w:val="000000"/>
      <w:spacing w:val="-4"/>
      <w:w w:val="100"/>
      <w:sz w:val="25"/>
      <w:szCs w:val="25"/>
      <w:u w:val="none"/>
      <w:lang w:val="en-US"/>
    </w:rPr>
  </w:style>
  <w:style w:type="character" w:customStyle="1" w:styleId="Bodytext95pt">
    <w:name w:val="Body text + 9.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9"/>
      <w:szCs w:val="19"/>
      <w:u w:val="none"/>
      <w:lang w:val="en-US"/>
    </w:rPr>
  </w:style>
  <w:style w:type="character" w:customStyle="1" w:styleId="Bodytext61">
    <w:name w:val="Body text (6)"/>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90">
    <w:name w:val="Body text (9)"/>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22">
    <w:name w:val="Body text (2)"/>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Picturecaption6">
    <w:name w:val="Picture caption (6)_"/>
    <w:link w:val="Picturecaption60"/>
    <w:qFormat/>
    <w:rsid w:val="00096978"/>
    <w:rPr>
      <w:rFonts w:eastAsia="Times New Roman"/>
      <w:sz w:val="19"/>
      <w:szCs w:val="19"/>
      <w:shd w:val="clear" w:color="auto" w:fill="FFFFFF"/>
    </w:rPr>
  </w:style>
  <w:style w:type="character" w:customStyle="1" w:styleId="Picturecaption6Exact">
    <w:name w:val="Picture caption (6) Exact"/>
    <w:qFormat/>
    <w:rsid w:val="00096978"/>
    <w:rPr>
      <w:rFonts w:ascii="Times New Roman" w:eastAsia="Times New Roman" w:hAnsi="Times New Roman" w:cs="Times New Roman"/>
      <w:b w:val="0"/>
      <w:bCs w:val="0"/>
      <w:i w:val="0"/>
      <w:iCs w:val="0"/>
      <w:caps w:val="0"/>
      <w:smallCaps w:val="0"/>
      <w:strike w:val="0"/>
      <w:dstrike w:val="0"/>
      <w:spacing w:val="2"/>
      <w:sz w:val="18"/>
      <w:szCs w:val="18"/>
      <w:u w:val="none"/>
    </w:rPr>
  </w:style>
  <w:style w:type="character" w:customStyle="1" w:styleId="Tablecaption2">
    <w:name w:val="Table caption (2)_"/>
    <w:link w:val="Tablecaption20"/>
    <w:qFormat/>
    <w:rsid w:val="00096978"/>
    <w:rPr>
      <w:rFonts w:eastAsia="Times New Roman"/>
      <w:b/>
      <w:bCs/>
      <w:sz w:val="27"/>
      <w:szCs w:val="27"/>
      <w:shd w:val="clear" w:color="auto" w:fill="FFFFFF"/>
    </w:rPr>
  </w:style>
  <w:style w:type="character" w:customStyle="1" w:styleId="Picturecaption0">
    <w:name w:val="Picture caption"/>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Picturecaption7">
    <w:name w:val="Picture caption (7)_"/>
    <w:link w:val="Picturecaption70"/>
    <w:qFormat/>
    <w:rsid w:val="00096978"/>
    <w:rPr>
      <w:rFonts w:eastAsia="Times New Roman"/>
      <w:b/>
      <w:bCs/>
      <w:i/>
      <w:iCs/>
      <w:sz w:val="27"/>
      <w:szCs w:val="27"/>
      <w:shd w:val="clear" w:color="auto" w:fill="FFFFFF"/>
    </w:rPr>
  </w:style>
  <w:style w:type="character" w:customStyle="1" w:styleId="Bodytext13">
    <w:name w:val="Body text (13)_"/>
    <w:link w:val="Bodytext130"/>
    <w:qFormat/>
    <w:rsid w:val="00096978"/>
    <w:rPr>
      <w:rFonts w:ascii="Malgun Gothic" w:eastAsia="Malgun Gothic" w:hAnsi="Malgun Gothic" w:cs="Malgun Gothic"/>
      <w:sz w:val="19"/>
      <w:szCs w:val="19"/>
      <w:shd w:val="clear" w:color="auto" w:fill="FFFFFF"/>
    </w:rPr>
  </w:style>
  <w:style w:type="character" w:customStyle="1" w:styleId="Bodytext139pt">
    <w:name w:val="Body text (13) + 9 pt"/>
    <w:qFormat/>
    <w:rsid w:val="00096978"/>
    <w:rPr>
      <w:rFonts w:ascii="Malgun Gothic" w:eastAsia="Malgun Gothic" w:hAnsi="Malgun Gothic" w:cs="Malgun Gothic"/>
      <w:b w:val="0"/>
      <w:bCs w:val="0"/>
      <w:i w:val="0"/>
      <w:iCs w:val="0"/>
      <w:caps w:val="0"/>
      <w:smallCaps w:val="0"/>
      <w:strike w:val="0"/>
      <w:dstrike w:val="0"/>
      <w:color w:val="000000"/>
      <w:spacing w:val="0"/>
      <w:w w:val="100"/>
      <w:sz w:val="18"/>
      <w:szCs w:val="18"/>
      <w:u w:val="none"/>
    </w:rPr>
  </w:style>
  <w:style w:type="character" w:customStyle="1" w:styleId="Bodytext14">
    <w:name w:val="Body text (14)_"/>
    <w:link w:val="Bodytext140"/>
    <w:qFormat/>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qFormat/>
    <w:rsid w:val="00096978"/>
    <w:rPr>
      <w:rFonts w:ascii="Calibri" w:hAnsi="Calibri" w:cs="Calibri"/>
      <w:spacing w:val="-10"/>
      <w:sz w:val="21"/>
      <w:szCs w:val="21"/>
      <w:shd w:val="clear" w:color="auto" w:fill="FFFFFF"/>
    </w:rPr>
  </w:style>
  <w:style w:type="character" w:customStyle="1" w:styleId="Bodytext16">
    <w:name w:val="Body text (16)_"/>
    <w:link w:val="Bodytext160"/>
    <w:qFormat/>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qFormat/>
    <w:rsid w:val="00096978"/>
    <w:rPr>
      <w:rFonts w:ascii="Arial Unicode MS" w:eastAsia="Arial Unicode MS" w:hAnsi="Arial Unicode MS" w:cs="Arial Unicode MS"/>
      <w:b w:val="0"/>
      <w:bCs w:val="0"/>
      <w:i w:val="0"/>
      <w:iCs w:val="0"/>
      <w:caps w:val="0"/>
      <w:smallCaps w:val="0"/>
      <w:strike w:val="0"/>
      <w:dstrike w:val="0"/>
      <w:color w:val="000000"/>
      <w:spacing w:val="0"/>
      <w:w w:val="100"/>
      <w:sz w:val="20"/>
      <w:szCs w:val="20"/>
      <w:u w:val="none"/>
    </w:rPr>
  </w:style>
  <w:style w:type="character" w:customStyle="1" w:styleId="Bodytext17">
    <w:name w:val="Body text (17)_"/>
    <w:link w:val="Bodytext170"/>
    <w:qFormat/>
    <w:rsid w:val="00096978"/>
    <w:rPr>
      <w:rFonts w:eastAsia="Times New Roman"/>
      <w:shd w:val="clear" w:color="auto" w:fill="FFFFFF"/>
    </w:rPr>
  </w:style>
  <w:style w:type="character" w:customStyle="1" w:styleId="Bodytext12pt">
    <w:name w:val="Body text + 12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4"/>
      <w:szCs w:val="24"/>
      <w:u w:val="none"/>
      <w:lang w:val="en-US"/>
    </w:rPr>
  </w:style>
  <w:style w:type="character" w:customStyle="1" w:styleId="Bodytext12Exact">
    <w:name w:val="Body text (12) Exact"/>
    <w:qFormat/>
    <w:rsid w:val="00096978"/>
    <w:rPr>
      <w:rFonts w:ascii="Arial Narrow" w:eastAsia="Arial Narrow" w:hAnsi="Arial Narrow" w:cs="Arial Narrow"/>
      <w:b/>
      <w:bCs/>
      <w:i w:val="0"/>
      <w:iCs w:val="0"/>
      <w:caps w:val="0"/>
      <w:smallCaps w:val="0"/>
      <w:strike w:val="0"/>
      <w:dstrike w:val="0"/>
      <w:spacing w:val="2"/>
      <w:sz w:val="15"/>
      <w:szCs w:val="15"/>
      <w:u w:val="none"/>
    </w:rPr>
  </w:style>
  <w:style w:type="character" w:customStyle="1" w:styleId="Tablecaption0">
    <w:name w:val="Table caption"/>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72">
    <w:name w:val="Heading #7 (2)_"/>
    <w:link w:val="Heading720"/>
    <w:qFormat/>
    <w:rsid w:val="00096978"/>
    <w:rPr>
      <w:rFonts w:eastAsia="Times New Roman"/>
      <w:sz w:val="27"/>
      <w:szCs w:val="27"/>
      <w:shd w:val="clear" w:color="auto" w:fill="FFFFFF"/>
    </w:rPr>
  </w:style>
  <w:style w:type="character" w:customStyle="1" w:styleId="BodyText41">
    <w:name w:val="Body Text4"/>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43">
    <w:name w:val="Heading #4 (3)_"/>
    <w:link w:val="Heading430"/>
    <w:qFormat/>
    <w:rsid w:val="00096978"/>
    <w:rPr>
      <w:rFonts w:eastAsia="Times New Roman"/>
      <w:b/>
      <w:bCs/>
      <w:sz w:val="33"/>
      <w:szCs w:val="33"/>
      <w:shd w:val="clear" w:color="auto" w:fill="FFFFFF"/>
    </w:rPr>
  </w:style>
  <w:style w:type="character" w:customStyle="1" w:styleId="Heading73">
    <w:name w:val="Heading #7 (3)_"/>
    <w:link w:val="Heading730"/>
    <w:qFormat/>
    <w:rsid w:val="00096978"/>
    <w:rPr>
      <w:rFonts w:eastAsia="Times New Roman"/>
      <w:b/>
      <w:bCs/>
      <w:i/>
      <w:iCs/>
      <w:sz w:val="27"/>
      <w:szCs w:val="27"/>
      <w:shd w:val="clear" w:color="auto" w:fill="FFFFFF"/>
    </w:rPr>
  </w:style>
  <w:style w:type="character" w:customStyle="1" w:styleId="Heading73NotItalic">
    <w:name w:val="Heading #7 (3)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rPr>
  </w:style>
  <w:style w:type="character" w:customStyle="1" w:styleId="Heading7Italic">
    <w:name w:val="Heading #7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115pt">
    <w:name w:val="Body text + 11.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3"/>
      <w:szCs w:val="23"/>
      <w:u w:val="none"/>
      <w:lang w:val="en-US"/>
    </w:rPr>
  </w:style>
  <w:style w:type="character" w:customStyle="1" w:styleId="Bodytext18">
    <w:name w:val="Body text (18)_"/>
    <w:link w:val="Bodytext180"/>
    <w:qFormat/>
    <w:rsid w:val="00096978"/>
    <w:rPr>
      <w:rFonts w:eastAsia="Times New Roman"/>
      <w:sz w:val="23"/>
      <w:szCs w:val="23"/>
      <w:shd w:val="clear" w:color="auto" w:fill="FFFFFF"/>
    </w:rPr>
  </w:style>
  <w:style w:type="character" w:customStyle="1" w:styleId="BodyText51">
    <w:name w:val="Body Text5"/>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single"/>
      <w:lang w:val="en-US"/>
    </w:rPr>
  </w:style>
  <w:style w:type="character" w:customStyle="1" w:styleId="Heading31">
    <w:name w:val="Heading #3"/>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33"/>
      <w:szCs w:val="33"/>
      <w:u w:val="none"/>
      <w:lang w:val="en-US"/>
    </w:rPr>
  </w:style>
  <w:style w:type="character" w:customStyle="1" w:styleId="Tablecaption3">
    <w:name w:val="Table caption (3)_"/>
    <w:qFormat/>
    <w:rsid w:val="00096978"/>
    <w:rPr>
      <w:rFonts w:ascii="Times New Roman" w:eastAsia="Times New Roman" w:hAnsi="Times New Roman" w:cs="Times New Roman"/>
      <w:b w:val="0"/>
      <w:bCs w:val="0"/>
      <w:i w:val="0"/>
      <w:iCs w:val="0"/>
      <w:caps w:val="0"/>
      <w:smallCaps w:val="0"/>
      <w:strike w:val="0"/>
      <w:dstrike w:val="0"/>
      <w:sz w:val="19"/>
      <w:szCs w:val="19"/>
      <w:u w:val="none"/>
    </w:rPr>
  </w:style>
  <w:style w:type="character" w:customStyle="1" w:styleId="Tablecaption30">
    <w:name w:val="Table caption (3)"/>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9"/>
      <w:szCs w:val="19"/>
      <w:u w:val="single"/>
      <w:lang w:val="en-US"/>
    </w:rPr>
  </w:style>
  <w:style w:type="character" w:customStyle="1" w:styleId="Heading21">
    <w:name w:val="Heading #2"/>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33"/>
      <w:szCs w:val="33"/>
      <w:u w:val="none"/>
      <w:lang w:val="en-US"/>
    </w:rPr>
  </w:style>
  <w:style w:type="character" w:customStyle="1" w:styleId="Bodytext19">
    <w:name w:val="Body text (19)_"/>
    <w:link w:val="Bodytext190"/>
    <w:qFormat/>
    <w:rsid w:val="00096978"/>
    <w:rPr>
      <w:rFonts w:eastAsia="Times New Roman"/>
      <w:b/>
      <w:bCs/>
      <w:i/>
      <w:iCs/>
      <w:sz w:val="23"/>
      <w:szCs w:val="23"/>
      <w:shd w:val="clear" w:color="auto" w:fill="FFFFFF"/>
    </w:rPr>
  </w:style>
  <w:style w:type="character" w:customStyle="1" w:styleId="Bodytext2Italic">
    <w:name w:val="Body text (2)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vi-VN"/>
    </w:rPr>
  </w:style>
  <w:style w:type="character" w:customStyle="1" w:styleId="Tablecaption4">
    <w:name w:val="Table caption (4)_"/>
    <w:link w:val="Tablecaption40"/>
    <w:qFormat/>
    <w:rsid w:val="00096978"/>
    <w:rPr>
      <w:rFonts w:eastAsia="Times New Roman"/>
      <w:b/>
      <w:bCs/>
      <w:i/>
      <w:iCs/>
      <w:sz w:val="23"/>
      <w:szCs w:val="23"/>
      <w:shd w:val="clear" w:color="auto" w:fill="FFFFFF"/>
    </w:rPr>
  </w:style>
  <w:style w:type="character" w:customStyle="1" w:styleId="BodytextSpacing1pt">
    <w:name w:val="Body text + Spacing 1 pt"/>
    <w:qFormat/>
    <w:rsid w:val="00096978"/>
    <w:rPr>
      <w:rFonts w:ascii="Times New Roman" w:eastAsia="Times New Roman" w:hAnsi="Times New Roman" w:cs="Times New Roman"/>
      <w:b w:val="0"/>
      <w:bCs w:val="0"/>
      <w:i w:val="0"/>
      <w:iCs w:val="0"/>
      <w:caps w:val="0"/>
      <w:smallCaps w:val="0"/>
      <w:strike w:val="0"/>
      <w:dstrike w:val="0"/>
      <w:color w:val="000000"/>
      <w:spacing w:val="30"/>
      <w:w w:val="100"/>
      <w:sz w:val="27"/>
      <w:szCs w:val="27"/>
      <w:u w:val="none"/>
      <w:lang w:val="en-US"/>
    </w:rPr>
  </w:style>
  <w:style w:type="character" w:customStyle="1" w:styleId="HeadingCharChar">
    <w:name w:val="Heading Char Char"/>
    <w:link w:val="HeadingChar"/>
    <w:qFormat/>
    <w:rsid w:val="00096978"/>
    <w:rPr>
      <w:rFonts w:ascii="Times New Roman" w:eastAsia="Times New Roman" w:hAnsi="Times New Roman" w:cs="Times New Roman"/>
      <w:sz w:val="28"/>
      <w:szCs w:val="28"/>
      <w:lang w:val="x-none" w:eastAsia="x-none"/>
    </w:rPr>
  </w:style>
  <w:style w:type="character" w:customStyle="1" w:styleId="vnbnnidung20">
    <w:name w:val="vnbnnidung20"/>
    <w:qFormat/>
    <w:rsid w:val="00096978"/>
  </w:style>
  <w:style w:type="character" w:customStyle="1" w:styleId="vnbnnidung2innghing">
    <w:name w:val="vnbnnidung2innghing"/>
    <w:qFormat/>
    <w:rsid w:val="00096978"/>
  </w:style>
  <w:style w:type="character" w:customStyle="1" w:styleId="ducnguyen1Char">
    <w:name w:val="ducnguyen1 Char"/>
    <w:link w:val="ducnguyen1"/>
    <w:qFormat/>
    <w:rsid w:val="00096978"/>
    <w:rPr>
      <w:rFonts w:ascii="Times New Roman" w:eastAsia="Courier New" w:hAnsi="Times New Roman" w:cs="Times New Roman"/>
      <w:sz w:val="26"/>
      <w:szCs w:val="26"/>
      <w:lang w:val="x-none" w:eastAsia="x-none"/>
    </w:rPr>
  </w:style>
  <w:style w:type="character" w:customStyle="1" w:styleId="ducnguyen0Char">
    <w:name w:val="ducnguyen0 Char"/>
    <w:link w:val="ducnguyen0"/>
    <w:qFormat/>
    <w:rsid w:val="00096978"/>
    <w:rPr>
      <w:rFonts w:ascii="Times New Roman" w:eastAsia="Courier New" w:hAnsi="Times New Roman" w:cs="Times New Roman"/>
      <w:b/>
      <w:sz w:val="26"/>
      <w:szCs w:val="26"/>
      <w:lang w:val="x-none" w:eastAsia="x-none"/>
    </w:rPr>
  </w:style>
  <w:style w:type="character" w:customStyle="1" w:styleId="Duc1Char">
    <w:name w:val="Duc1 Char"/>
    <w:link w:val="Duc1"/>
    <w:qFormat/>
    <w:rsid w:val="00096978"/>
    <w:rPr>
      <w:rFonts w:ascii="Times New Roman" w:eastAsia="Times New Roman" w:hAnsi="Times New Roman" w:cs="Times New Roman"/>
      <w:b/>
      <w:bCs/>
      <w:kern w:val="2"/>
      <w:sz w:val="32"/>
      <w:szCs w:val="32"/>
      <w:lang w:val="x-none" w:eastAsia="x-none"/>
    </w:rPr>
  </w:style>
  <w:style w:type="character" w:customStyle="1" w:styleId="Duc2Char">
    <w:name w:val="Duc2 Char"/>
    <w:link w:val="Duc2"/>
    <w:qFormat/>
    <w:rsid w:val="00096978"/>
    <w:rPr>
      <w:rFonts w:ascii="Times New Roman" w:eastAsia="Times New Roman" w:hAnsi="Times New Roman" w:cs="Times New Roman"/>
      <w:b/>
      <w:bCs/>
      <w:iCs/>
      <w:sz w:val="28"/>
      <w:szCs w:val="28"/>
      <w:lang w:val="vi-VN" w:eastAsia="x-none"/>
    </w:rPr>
  </w:style>
  <w:style w:type="character" w:customStyle="1" w:styleId="Duc3Char">
    <w:name w:val="Duc3 Char"/>
    <w:link w:val="Duc3"/>
    <w:qFormat/>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qFormat/>
    <w:rsid w:val="00096978"/>
    <w:rPr>
      <w:rFonts w:ascii="Times New Roman" w:eastAsia="Courier New" w:hAnsi="Times New Roman" w:cs="Times New Roman"/>
      <w:bCs/>
      <w:i/>
      <w:sz w:val="28"/>
      <w:szCs w:val="28"/>
      <w:lang w:val="x-none" w:eastAsia="x-none"/>
    </w:rPr>
  </w:style>
  <w:style w:type="character" w:customStyle="1" w:styleId="HeadingChar1">
    <w:name w:val="Heading Char1"/>
    <w:link w:val="Heading"/>
    <w:qFormat/>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qFormat/>
    <w:rsid w:val="00096978"/>
    <w:rPr>
      <w:rFonts w:ascii="Times New Roman" w:eastAsia="Times New Roman" w:hAnsi="Times New Roman" w:cs="Times New Roman"/>
      <w:b/>
      <w:sz w:val="26"/>
      <w:szCs w:val="28"/>
      <w:lang w:val="x-none" w:eastAsia="x-none"/>
    </w:rPr>
  </w:style>
  <w:style w:type="character" w:customStyle="1" w:styleId="Lever2-Char">
    <w:name w:val="Lever 2- Char"/>
    <w:link w:val="Lever2-"/>
    <w:qFormat/>
    <w:rsid w:val="00096978"/>
    <w:rPr>
      <w:rFonts w:ascii="Times New Roman" w:eastAsia="Times New Roman" w:hAnsi="Times New Roman" w:cs="Times New Roman"/>
      <w:b/>
      <w:sz w:val="26"/>
      <w:szCs w:val="28"/>
      <w:lang w:val="x-none" w:eastAsia="x-none"/>
    </w:rPr>
  </w:style>
  <w:style w:type="character" w:customStyle="1" w:styleId="Lever3-Char">
    <w:name w:val="Lever 3- Char"/>
    <w:link w:val="Lever3-"/>
    <w:qFormat/>
    <w:rsid w:val="00096978"/>
    <w:rPr>
      <w:rFonts w:ascii="Times New Roman" w:eastAsia="Times New Roman" w:hAnsi="Times New Roman" w:cs="Times New Roman"/>
      <w:b/>
      <w:i/>
      <w:sz w:val="26"/>
      <w:szCs w:val="28"/>
      <w:lang w:val="x-none" w:eastAsia="x-none"/>
    </w:rPr>
  </w:style>
  <w:style w:type="character" w:customStyle="1" w:styleId="Lever4-Char">
    <w:name w:val="Lever 4- Char"/>
    <w:link w:val="Lever4-"/>
    <w:qFormat/>
    <w:rsid w:val="00096978"/>
    <w:rPr>
      <w:rFonts w:ascii="Times New Roman" w:eastAsia="Times New Roman" w:hAnsi="Times New Roman" w:cs="Times New Roman"/>
      <w:bCs/>
      <w:iCs/>
      <w:kern w:val="2"/>
      <w:sz w:val="26"/>
      <w:szCs w:val="20"/>
      <w:lang w:val="x-none" w:eastAsia="x-none"/>
    </w:rPr>
  </w:style>
  <w:style w:type="character" w:customStyle="1" w:styleId="Lever7-1Char">
    <w:name w:val="Lever 7-1 Char"/>
    <w:link w:val="Lever7-1"/>
    <w:qFormat/>
    <w:rsid w:val="00096978"/>
    <w:rPr>
      <w:rFonts w:ascii="Times New Roman" w:eastAsia="Times New Roman" w:hAnsi="Times New Roman" w:cs="Times New Roman"/>
      <w:sz w:val="26"/>
      <w:szCs w:val="26"/>
      <w:lang w:val="en-GB" w:eastAsia="en-GB"/>
    </w:rPr>
  </w:style>
  <w:style w:type="character" w:customStyle="1" w:styleId="Lever8-Char">
    <w:name w:val="Lever 8- Char"/>
    <w:link w:val="Lever8-"/>
    <w:qFormat/>
    <w:rsid w:val="00096978"/>
    <w:rPr>
      <w:rFonts w:ascii="Times New Roman" w:eastAsia="Courier New" w:hAnsi="Times New Roman" w:cs="Times New Roman"/>
      <w:sz w:val="26"/>
      <w:szCs w:val="26"/>
      <w:lang w:val="x-none" w:eastAsia="x-none"/>
    </w:rPr>
  </w:style>
  <w:style w:type="character" w:customStyle="1" w:styleId="Lever6-Char">
    <w:name w:val="Lever 6- Char"/>
    <w:link w:val="Lever6-"/>
    <w:qFormat/>
    <w:rsid w:val="00096978"/>
    <w:rPr>
      <w:rFonts w:ascii="Times New Roman" w:eastAsia="Times New Roman" w:hAnsi="Times New Roman" w:cs="Times New Roman"/>
      <w:b/>
      <w:sz w:val="26"/>
      <w:szCs w:val="26"/>
      <w:lang w:val="x-none" w:eastAsia="x-none"/>
    </w:rPr>
  </w:style>
  <w:style w:type="character" w:customStyle="1" w:styleId="Lever5-Char">
    <w:name w:val="Lever 5- Char"/>
    <w:link w:val="Lever5-"/>
    <w:qFormat/>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qFormat/>
    <w:rsid w:val="00096978"/>
    <w:rPr>
      <w:rFonts w:ascii="Times New Roman" w:eastAsia="Courier New" w:hAnsi="Times New Roman" w:cs="Times New Roman"/>
      <w:sz w:val="26"/>
      <w:szCs w:val="26"/>
      <w:lang w:val="x-none" w:eastAsia="x-none"/>
    </w:rPr>
  </w:style>
  <w:style w:type="character" w:customStyle="1" w:styleId="CommentSubjectChar">
    <w:name w:val="Comment Subject Char"/>
    <w:basedOn w:val="CommentTextChar"/>
    <w:link w:val="CommentSubject"/>
    <w:uiPriority w:val="99"/>
    <w:semiHidden/>
    <w:qFormat/>
    <w:rsid w:val="00096978"/>
    <w:rPr>
      <w:rFonts w:ascii="Courier New" w:eastAsia="Courier New" w:hAnsi="Courier New" w:cs="Courier New"/>
      <w:b/>
      <w:bCs/>
      <w:color w:val="000000"/>
      <w:sz w:val="20"/>
      <w:szCs w:val="20"/>
      <w:lang w:val="x-none" w:eastAsia="x-none"/>
    </w:rPr>
  </w:style>
  <w:style w:type="character" w:customStyle="1" w:styleId="TitleChar">
    <w:name w:val="Title Char"/>
    <w:basedOn w:val="DefaultParagraphFont"/>
    <w:link w:val="Title"/>
    <w:qFormat/>
    <w:rsid w:val="00096978"/>
    <w:rPr>
      <w:rFonts w:ascii="Times New Roman" w:eastAsia="Times New Roman" w:hAnsi="Times New Roman" w:cs="Times New Roman"/>
      <w:sz w:val="24"/>
      <w:szCs w:val="26"/>
    </w:rPr>
  </w:style>
  <w:style w:type="character" w:customStyle="1" w:styleId="SubtitleChar">
    <w:name w:val="Subtitle Char"/>
    <w:basedOn w:val="DefaultParagraphFont"/>
    <w:link w:val="Subtitle"/>
    <w:qFormat/>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customStyle="1" w:styleId="ThaiHDChar">
    <w:name w:val="Thai HD Char"/>
    <w:link w:val="ThaiHD"/>
    <w:qFormat/>
    <w:rsid w:val="00096978"/>
    <w:rPr>
      <w:rFonts w:ascii="Times New Roman" w:eastAsia="Calibri" w:hAnsi="Times New Roman" w:cs="Times New Roman"/>
      <w:sz w:val="26"/>
      <w:szCs w:val="26"/>
      <w:lang w:val="x-none" w:eastAsia="x-none"/>
    </w:rPr>
  </w:style>
  <w:style w:type="character" w:customStyle="1" w:styleId="Style1Char">
    <w:name w:val="Style1 Char"/>
    <w:qFormat/>
    <w:rsid w:val="00096978"/>
    <w:rPr>
      <w:rFonts w:ascii="Times New Roman" w:eastAsia="Calibri" w:hAnsi="Times New Roman" w:cs="Times New Roman"/>
      <w:sz w:val="26"/>
      <w:szCs w:val="26"/>
    </w:rPr>
  </w:style>
  <w:style w:type="character" w:styleId="FollowedHyperlink">
    <w:name w:val="FollowedHyperlink"/>
    <w:uiPriority w:val="99"/>
    <w:semiHidden/>
    <w:unhideWhenUsed/>
    <w:rsid w:val="00096978"/>
    <w:rPr>
      <w:color w:val="800080"/>
      <w:u w:val="single"/>
    </w:rPr>
  </w:style>
  <w:style w:type="character" w:customStyle="1" w:styleId="FootnoteTextChar">
    <w:name w:val="Footnote Text Char"/>
    <w:basedOn w:val="DefaultParagraphFont"/>
    <w:link w:val="FootnoteText"/>
    <w:qFormat/>
    <w:rsid w:val="00C97675"/>
    <w:rPr>
      <w:rFonts w:ascii="Times New Roman" w:eastAsia="Times New Roman" w:hAnsi="Times New Roman" w:cs="Times New Roman"/>
      <w:sz w:val="20"/>
      <w:szCs w:val="20"/>
    </w:rPr>
  </w:style>
  <w:style w:type="character" w:customStyle="1" w:styleId="FootnoteCharacters">
    <w:name w:val="Footnote Characters"/>
    <w:qFormat/>
    <w:rsid w:val="00C97675"/>
    <w:rPr>
      <w:vertAlign w:val="superscript"/>
    </w:rPr>
  </w:style>
  <w:style w:type="character" w:styleId="FootnoteReference">
    <w:name w:val="footnote reference"/>
    <w:rPr>
      <w:vertAlign w:val="superscript"/>
    </w:rPr>
  </w:style>
  <w:style w:type="character" w:customStyle="1" w:styleId="Artelia-Heading2Char">
    <w:name w:val="Artelia - Heading 2 Char"/>
    <w:link w:val="Artelia-Heading2"/>
    <w:qFormat/>
    <w:rsid w:val="00C97675"/>
    <w:rPr>
      <w:rFonts w:ascii="Arial Bold" w:eastAsia="Times New Roman" w:hAnsi="Arial Bold" w:cs="Times New Roman"/>
      <w:b/>
      <w:caps/>
      <w:sz w:val="24"/>
      <w:szCs w:val="20"/>
    </w:rPr>
  </w:style>
  <w:style w:type="paragraph" w:customStyle="1" w:styleId="Heading">
    <w:name w:val="Heading"/>
    <w:basedOn w:val="Normal"/>
    <w:next w:val="BodyText"/>
    <w:link w:val="HeadingChar1"/>
    <w:qFormat/>
    <w:rsid w:val="00096978"/>
    <w:pPr>
      <w:spacing w:before="120" w:line="360" w:lineRule="auto"/>
      <w:ind w:firstLine="567"/>
      <w:jc w:val="both"/>
    </w:pPr>
    <w:rPr>
      <w:rFonts w:ascii="Times New Roman" w:hAnsi="Times New Roman"/>
      <w:szCs w:val="28"/>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paragraph" w:styleId="List">
    <w:name w:val="List"/>
    <w:basedOn w:val="BodyText"/>
    <w:rPr>
      <w:rFonts w:cs="FreeSans"/>
    </w:rPr>
  </w:style>
  <w:style w:type="paragraph" w:styleId="Caption">
    <w:name w:val="caption"/>
    <w:basedOn w:val="Normal"/>
    <w:next w:val="Normal"/>
    <w:qFormat/>
    <w:rsid w:val="00096978"/>
    <w:rPr>
      <w:rFonts w:ascii="Times New Roman" w:hAnsi="Times New Roman"/>
      <w:b/>
      <w:bCs/>
      <w:szCs w:val="2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
    <w:name w:val="Body Text 2"/>
    <w:basedOn w:val="Normal"/>
    <w:link w:val="BodyText2Char"/>
    <w:uiPriority w:val="99"/>
    <w:qFormat/>
    <w:rsid w:val="00096978"/>
    <w:pPr>
      <w:spacing w:after="120" w:line="480" w:lineRule="auto"/>
    </w:pPr>
    <w:rPr>
      <w:sz w:val="20"/>
      <w:lang w:val="x-none" w:eastAsia="x-none"/>
    </w:rPr>
  </w:style>
  <w:style w:type="paragraph" w:styleId="BodyTextIndent2">
    <w:name w:val="Body Text Indent 2"/>
    <w:basedOn w:val="Normal"/>
    <w:link w:val="BodyTextIndent2Char"/>
    <w:qFormat/>
    <w:rsid w:val="00096978"/>
    <w:pPr>
      <w:spacing w:line="312" w:lineRule="auto"/>
      <w:ind w:left="720"/>
      <w:jc w:val="both"/>
    </w:pPr>
    <w:rPr>
      <w:sz w:val="26"/>
      <w:szCs w:val="23"/>
      <w:lang w:val="x-none" w:eastAsia="x-none"/>
    </w:rPr>
  </w:style>
  <w:style w:type="paragraph" w:customStyle="1" w:styleId="1">
    <w:name w:val="1"/>
    <w:basedOn w:val="Normal"/>
    <w:qFormat/>
    <w:rsid w:val="00096978"/>
    <w:pPr>
      <w:widowControl w:val="0"/>
      <w:spacing w:before="120" w:after="120" w:line="360" w:lineRule="auto"/>
      <w:ind w:left="360" w:hanging="360"/>
      <w:jc w:val="both"/>
    </w:pPr>
    <w:rPr>
      <w:sz w:val="26"/>
      <w:szCs w:val="20"/>
    </w:rPr>
  </w:style>
  <w:style w:type="paragraph" w:styleId="BodyTextIndent3">
    <w:name w:val="Body Text Indent 3"/>
    <w:basedOn w:val="Normal"/>
    <w:link w:val="BodyTextIndent3Char"/>
    <w:qFormat/>
    <w:rsid w:val="00096978"/>
    <w:pPr>
      <w:spacing w:after="120"/>
      <w:ind w:left="360"/>
    </w:pPr>
    <w:rPr>
      <w:sz w:val="16"/>
      <w:szCs w:val="16"/>
      <w:lang w:val="x-none" w:eastAsia="x-none"/>
    </w:rPr>
  </w:style>
  <w:style w:type="paragraph" w:customStyle="1" w:styleId="s">
    <w:name w:val="s"/>
    <w:basedOn w:val="Normal"/>
    <w:qFormat/>
    <w:rsid w:val="00096978"/>
    <w:pPr>
      <w:numPr>
        <w:numId w:val="1"/>
      </w:numPr>
    </w:pPr>
    <w:rPr>
      <w:sz w:val="26"/>
      <w:szCs w:val="26"/>
    </w:rPr>
  </w:style>
  <w:style w:type="paragraph" w:styleId="BlockText">
    <w:name w:val="Block Text"/>
    <w:basedOn w:val="Normal"/>
    <w:qFormat/>
    <w:rsid w:val="00096978"/>
    <w:pPr>
      <w:spacing w:before="120"/>
      <w:ind w:left="567" w:right="-50"/>
      <w:jc w:val="both"/>
    </w:pPr>
    <w:rPr>
      <w:szCs w:val="20"/>
      <w:lang w:val="en-GB"/>
    </w:rPr>
  </w:style>
  <w:style w:type="paragraph" w:customStyle="1" w:styleId="Giua">
    <w:name w:val="Giua"/>
    <w:basedOn w:val="Normal"/>
    <w:qFormat/>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rPr>
      <w:rFonts w:ascii="Tahoma" w:hAnsi="Tahoma"/>
      <w:sz w:val="16"/>
      <w:szCs w:val="16"/>
      <w:lang w:val="x-none" w:eastAsia="x-none"/>
    </w:rPr>
  </w:style>
  <w:style w:type="paragraph" w:customStyle="1" w:styleId="Default">
    <w:name w:val="Default"/>
    <w:qFormat/>
    <w:rsid w:val="00096978"/>
    <w:rPr>
      <w:rFonts w:ascii=".VnArial" w:eastAsia="Times New Roman" w:hAnsi=".VnArial" w:cs=".VnArial"/>
      <w:color w:val="000000"/>
      <w:sz w:val="24"/>
      <w:szCs w:val="24"/>
    </w:rPr>
  </w:style>
  <w:style w:type="paragraph" w:customStyle="1" w:styleId="CharCharChar">
    <w:name w:val="Char Char Char"/>
    <w:basedOn w:val="Normal"/>
    <w:next w:val="Normal"/>
    <w:autoRedefine/>
    <w:semiHidden/>
    <w:qFormat/>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qFormat/>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qFormat/>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qFormat/>
    <w:rsid w:val="00096978"/>
    <w:pPr>
      <w:keepNext w:val="0"/>
      <w:spacing w:before="120" w:after="0"/>
      <w:ind w:left="284"/>
    </w:pPr>
    <w:rPr>
      <w:rFonts w:ascii=".VnArial" w:hAnsi=".VnArial"/>
      <w:sz w:val="22"/>
      <w:szCs w:val="20"/>
    </w:rPr>
  </w:style>
  <w:style w:type="paragraph" w:customStyle="1" w:styleId="Body1">
    <w:name w:val="Body 1"/>
    <w:qFormat/>
    <w:rsid w:val="00096978"/>
    <w:pPr>
      <w:outlineLvl w:val="0"/>
    </w:pPr>
    <w:rPr>
      <w:rFonts w:ascii="Times New Roman" w:eastAsia="Arial Unicode MS" w:hAnsi="Times New Roman" w:cs="Times New Roman"/>
      <w:color w:val="000000"/>
      <w:sz w:val="24"/>
      <w:szCs w:val="20"/>
      <w:u w:color="000000"/>
    </w:rPr>
  </w:style>
  <w:style w:type="paragraph" w:customStyle="1" w:styleId="StyleHeading1VnArialH18ptBold">
    <w:name w:val="Style Heading 1 + .VnArialH 18 pt Bold"/>
    <w:basedOn w:val="Heading1"/>
    <w:link w:val="StyleHeading1VnArialH18ptBoldChar"/>
    <w:qFormat/>
    <w:rsid w:val="00096978"/>
    <w:pPr>
      <w:keepNext w:val="0"/>
      <w:tabs>
        <w:tab w:val="left" w:pos="-416"/>
      </w:tabs>
    </w:pPr>
    <w:rPr>
      <w:rFonts w:eastAsiaTheme="minorHAnsi" w:cstheme="minorBidi"/>
      <w:sz w:val="36"/>
      <w:szCs w:val="22"/>
      <w:lang w:val="en-US" w:eastAsia="en-US"/>
    </w:rPr>
  </w:style>
  <w:style w:type="paragraph" w:customStyle="1" w:styleId="Phn">
    <w:name w:val="Phần"/>
    <w:basedOn w:val="Header"/>
    <w:qFormat/>
    <w:rsid w:val="00096978"/>
    <w:pPr>
      <w:spacing w:before="120" w:after="80" w:line="312" w:lineRule="auto"/>
      <w:jc w:val="center"/>
    </w:pPr>
    <w:rPr>
      <w:rFonts w:ascii=".VnArialH" w:hAnsi=".VnArialH"/>
      <w:b/>
      <w:bCs/>
      <w:sz w:val="36"/>
      <w:szCs w:val="20"/>
      <w:lang w:val="en-US" w:eastAsia="en-US"/>
    </w:rPr>
  </w:style>
  <w:style w:type="paragraph" w:customStyle="1" w:styleId="Table">
    <w:name w:val="Table"/>
    <w:basedOn w:val="Normal"/>
    <w:qFormat/>
    <w:rsid w:val="00096978"/>
    <w:pPr>
      <w:tabs>
        <w:tab w:val="right" w:leader="dot" w:pos="3969"/>
      </w:tabs>
      <w:spacing w:before="80" w:after="80" w:line="300" w:lineRule="exact"/>
      <w:jc w:val="both"/>
    </w:pPr>
    <w:rPr>
      <w:rFonts w:ascii=".VnArial" w:hAnsi=".VnArial"/>
      <w:sz w:val="22"/>
      <w:szCs w:val="20"/>
    </w:rPr>
  </w:style>
  <w:style w:type="paragraph" w:customStyle="1" w:styleId="chuong">
    <w:name w:val="chuong"/>
    <w:basedOn w:val="to"/>
    <w:qFormat/>
    <w:rsid w:val="00096978"/>
    <w:pPr>
      <w:tabs>
        <w:tab w:val="clear" w:pos="3894"/>
        <w:tab w:val="right" w:pos="4000"/>
      </w:tabs>
      <w:spacing w:before="0" w:after="1000"/>
    </w:pPr>
    <w:rPr>
      <w:rFonts w:ascii=".VnArial" w:hAnsi=".VnArial"/>
    </w:rPr>
  </w:style>
  <w:style w:type="paragraph" w:customStyle="1" w:styleId="CharCharCharChar">
    <w:name w:val="Char Char Char Char"/>
    <w:basedOn w:val="Normal"/>
    <w:qFormat/>
    <w:rsid w:val="00096978"/>
    <w:pPr>
      <w:pageBreakBefore/>
      <w:spacing w:beforeAutospacing="1" w:afterAutospacing="1"/>
      <w:jc w:val="both"/>
    </w:pPr>
    <w:rPr>
      <w:rFonts w:ascii="Tahoma" w:hAnsi="Tahoma"/>
      <w:sz w:val="20"/>
      <w:szCs w:val="20"/>
    </w:rPr>
  </w:style>
  <w:style w:type="paragraph" w:customStyle="1" w:styleId="tab-16">
    <w:name w:val="tab-16"/>
    <w:basedOn w:val="Normal"/>
    <w:qFormat/>
    <w:rsid w:val="00096978"/>
    <w:pPr>
      <w:tabs>
        <w:tab w:val="right" w:leader="dot" w:pos="9072"/>
      </w:tabs>
      <w:spacing w:before="80" w:after="80" w:line="300" w:lineRule="exact"/>
      <w:ind w:left="1134"/>
      <w:jc w:val="both"/>
    </w:pPr>
    <w:rPr>
      <w:rFonts w:ascii=".VnArial" w:hAnsi=".VnArial"/>
      <w:sz w:val="22"/>
      <w:szCs w:val="20"/>
    </w:rPr>
  </w:style>
  <w:style w:type="paragraph" w:customStyle="1" w:styleId="Clause">
    <w:name w:val="Clause"/>
    <w:basedOn w:val="Normal"/>
    <w:qFormat/>
    <w:rsid w:val="00096978"/>
    <w:pPr>
      <w:spacing w:before="300" w:after="160" w:line="300" w:lineRule="exact"/>
      <w:ind w:left="567"/>
      <w:jc w:val="both"/>
    </w:pPr>
    <w:rPr>
      <w:rFonts w:ascii=".VnArialH" w:hAnsi=".VnArialH"/>
      <w:b/>
      <w:sz w:val="22"/>
      <w:szCs w:val="20"/>
    </w:rPr>
  </w:style>
  <w:style w:type="paragraph" w:customStyle="1" w:styleId="to">
    <w:name w:val="to"/>
    <w:basedOn w:val="Normal"/>
    <w:qFormat/>
    <w:rsid w:val="00096978"/>
    <w:pPr>
      <w:tabs>
        <w:tab w:val="right" w:pos="3894"/>
      </w:tabs>
      <w:spacing w:before="80" w:after="80" w:line="300" w:lineRule="exact"/>
      <w:ind w:left="1701"/>
      <w:jc w:val="both"/>
    </w:pPr>
    <w:rPr>
      <w:rFonts w:ascii="Arial" w:hAnsi="Arial"/>
      <w:b/>
      <w:sz w:val="22"/>
      <w:szCs w:val="20"/>
    </w:rPr>
  </w:style>
  <w:style w:type="paragraph" w:customStyle="1" w:styleId="StyleHeading216ptBold">
    <w:name w:val="Style Heading 2 + 16 pt Bold"/>
    <w:basedOn w:val="Heading2"/>
    <w:link w:val="StyleHeading216ptBoldChar"/>
    <w:qFormat/>
    <w:rsid w:val="00096978"/>
    <w:pPr>
      <w:keepNext w:val="0"/>
      <w:tabs>
        <w:tab w:val="left" w:pos="140"/>
        <w:tab w:val="left" w:pos="1440"/>
      </w:tabs>
      <w:spacing w:before="120" w:after="120" w:line="288" w:lineRule="auto"/>
      <w:ind w:left="1440" w:hanging="360"/>
    </w:pPr>
    <w:rPr>
      <w:rFonts w:ascii=".VnArialH" w:eastAsiaTheme="minorHAnsi" w:hAnsi=".VnArialH" w:cstheme="minorBidi"/>
      <w:sz w:val="28"/>
      <w:szCs w:val="22"/>
    </w:rPr>
  </w:style>
  <w:style w:type="paragraph" w:customStyle="1" w:styleId="Table-5">
    <w:name w:val="Table-5"/>
    <w:basedOn w:val="Table"/>
    <w:qFormat/>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szCs w:val="28"/>
      <w:lang w:val="nl-NL"/>
    </w:rPr>
  </w:style>
  <w:style w:type="paragraph" w:customStyle="1" w:styleId="vao">
    <w:name w:val="vao"/>
    <w:basedOn w:val="Normal"/>
    <w:qFormat/>
    <w:rsid w:val="00096978"/>
    <w:pPr>
      <w:spacing w:before="80" w:after="80" w:line="300" w:lineRule="exact"/>
      <w:ind w:left="1741" w:hanging="1021"/>
      <w:jc w:val="both"/>
    </w:pPr>
    <w:rPr>
      <w:rFonts w:ascii=".VnArial" w:hAnsi=".VnArial"/>
      <w:sz w:val="22"/>
      <w:szCs w:val="20"/>
    </w:rPr>
  </w:style>
  <w:style w:type="paragraph" w:customStyle="1" w:styleId="innho">
    <w:name w:val="in nho"/>
    <w:basedOn w:val="PlainText"/>
    <w:qFormat/>
    <w:rsid w:val="00096978"/>
    <w:pPr>
      <w:spacing w:before="120" w:after="16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qFormat/>
    <w:rsid w:val="00096978"/>
    <w:pPr>
      <w:tabs>
        <w:tab w:val="left" w:pos="140"/>
        <w:tab w:val="left"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qFormat/>
    <w:rsid w:val="00096978"/>
    <w:pPr>
      <w:keepNext w:val="0"/>
      <w:tabs>
        <w:tab w:val="left" w:pos="-416"/>
        <w:tab w:val="left" w:pos="360"/>
      </w:tabs>
      <w:ind w:left="360" w:hanging="360"/>
    </w:pPr>
    <w:rPr>
      <w:sz w:val="28"/>
      <w:szCs w:val="20"/>
      <w:lang w:val="en-US" w:eastAsia="en-US"/>
    </w:rPr>
  </w:style>
  <w:style w:type="paragraph" w:customStyle="1" w:styleId="StyleHeading3LinespacingMultiple13li">
    <w:name w:val="Style Heading 3 + Line spacing:  Multiple 13 li"/>
    <w:basedOn w:val="Heading3"/>
    <w:qFormat/>
    <w:rsid w:val="00096978"/>
    <w:pPr>
      <w:keepNext w:val="0"/>
      <w:spacing w:before="120" w:after="0" w:line="312" w:lineRule="auto"/>
    </w:pPr>
    <w:rPr>
      <w:rFonts w:ascii=".VnArial" w:hAnsi=".VnArial"/>
      <w:b w:val="0"/>
      <w:bCs w:val="0"/>
      <w:sz w:val="22"/>
      <w:szCs w:val="20"/>
      <w:lang w:val="en-US" w:eastAsia="en-US"/>
    </w:rPr>
  </w:style>
  <w:style w:type="paragraph" w:customStyle="1" w:styleId="chuong1">
    <w:name w:val="chuong1"/>
    <w:basedOn w:val="chuong"/>
    <w:qFormat/>
    <w:rsid w:val="00096978"/>
    <w:pPr>
      <w:spacing w:before="500" w:after="400"/>
    </w:pPr>
    <w:rPr>
      <w:sz w:val="34"/>
    </w:rPr>
  </w:style>
  <w:style w:type="paragraph" w:customStyle="1" w:styleId="phuluc">
    <w:name w:val="phuluc"/>
    <w:basedOn w:val="chuong1"/>
    <w:qFormat/>
    <w:rsid w:val="00096978"/>
    <w:pPr>
      <w:spacing w:before="300" w:after="160"/>
      <w:ind w:left="567"/>
    </w:pPr>
    <w:rPr>
      <w:rFonts w:ascii=".VnArialH" w:hAnsi=".VnArialH"/>
    </w:rPr>
  </w:style>
  <w:style w:type="paragraph" w:customStyle="1" w:styleId="mucluc">
    <w:name w:val="mucluc"/>
    <w:basedOn w:val="Normal"/>
    <w:qFormat/>
    <w:rsid w:val="00096978"/>
    <w:pPr>
      <w:tabs>
        <w:tab w:val="left" w:pos="2268"/>
      </w:tabs>
      <w:spacing w:before="20" w:after="20" w:line="280" w:lineRule="exact"/>
      <w:ind w:left="1134" w:firstLine="510"/>
      <w:jc w:val="both"/>
    </w:pPr>
    <w:rPr>
      <w:rFonts w:ascii="Arial" w:hAnsi="Arial"/>
      <w:sz w:val="20"/>
      <w:szCs w:val="20"/>
    </w:rPr>
  </w:style>
  <w:style w:type="paragraph" w:customStyle="1" w:styleId="cen">
    <w:name w:val="cen"/>
    <w:basedOn w:val="PlainText"/>
    <w:qFormat/>
    <w:rsid w:val="00096978"/>
    <w:pPr>
      <w:spacing w:before="120" w:after="160" w:line="400" w:lineRule="atLeast"/>
      <w:jc w:val="center"/>
    </w:pPr>
    <w:rPr>
      <w:rFonts w:ascii=".VnTimeH" w:hAnsi=".VnTimeH"/>
      <w:b/>
      <w:sz w:val="28"/>
    </w:rPr>
  </w:style>
  <w:style w:type="paragraph" w:styleId="BodyText3">
    <w:name w:val="Body Text 3"/>
    <w:basedOn w:val="Normal"/>
    <w:link w:val="BodyText3Char"/>
    <w:qFormat/>
    <w:rsid w:val="00096978"/>
    <w:pPr>
      <w:spacing w:before="80" w:after="80" w:line="300" w:lineRule="exact"/>
      <w:jc w:val="both"/>
    </w:pPr>
    <w:rPr>
      <w:rFonts w:ascii="Arial" w:hAnsi="Arial"/>
      <w:sz w:val="22"/>
      <w:szCs w:val="20"/>
      <w:lang w:val="x-none" w:eastAsia="x-none"/>
    </w:rPr>
  </w:style>
  <w:style w:type="paragraph" w:customStyle="1" w:styleId="so-chuong">
    <w:name w:val="so-chuong"/>
    <w:basedOn w:val="Normal"/>
    <w:qFormat/>
    <w:rsid w:val="00096978"/>
    <w:pPr>
      <w:spacing w:before="240" w:after="80"/>
      <w:jc w:val="center"/>
    </w:pPr>
    <w:rPr>
      <w:rFonts w:ascii=".VnArial" w:hAnsi=".VnArial"/>
      <w:b/>
      <w:color w:val="808080"/>
      <w:sz w:val="120"/>
      <w:szCs w:val="20"/>
    </w:rPr>
  </w:style>
  <w:style w:type="paragraph" w:customStyle="1" w:styleId="so">
    <w:name w:val="so"/>
    <w:basedOn w:val="Normal"/>
    <w:qFormat/>
    <w:rsid w:val="00096978"/>
    <w:pPr>
      <w:spacing w:before="80" w:after="80"/>
      <w:jc w:val="center"/>
    </w:pPr>
    <w:rPr>
      <w:rFonts w:ascii=".VnArial" w:hAnsi=".VnArial"/>
      <w:b/>
      <w:color w:val="00FFFF"/>
      <w:sz w:val="120"/>
      <w:szCs w:val="20"/>
    </w:rPr>
  </w:style>
  <w:style w:type="paragraph" w:customStyle="1" w:styleId="ngay">
    <w:name w:val="ngay"/>
    <w:basedOn w:val="vao"/>
    <w:qFormat/>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qFormat/>
    <w:rsid w:val="00096978"/>
    <w:pPr>
      <w:spacing w:before="80" w:after="80" w:line="300" w:lineRule="exact"/>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after="200" w:line="276" w:lineRule="auto"/>
      <w:ind w:left="720"/>
      <w:contextualSpacing/>
    </w:pPr>
    <w:rPr>
      <w:rFonts w:ascii="Calibri" w:hAnsi="Calibri"/>
      <w:sz w:val="22"/>
      <w:szCs w:val="22"/>
      <w:lang w:val="x-none" w:eastAsia="x-none"/>
    </w:rPr>
  </w:style>
  <w:style w:type="paragraph" w:customStyle="1" w:styleId="Head42">
    <w:name w:val="Head 4.2"/>
    <w:basedOn w:val="Normal"/>
    <w:qFormat/>
    <w:rsid w:val="00096978"/>
    <w:pPr>
      <w:spacing w:after="240"/>
      <w:ind w:left="360" w:hanging="360"/>
    </w:pPr>
    <w:rPr>
      <w:rFonts w:ascii="Times New Roman" w:hAnsi="Times New Roman"/>
      <w:b/>
      <w:sz w:val="24"/>
      <w:szCs w:val="20"/>
    </w:rPr>
  </w:style>
  <w:style w:type="paragraph" w:customStyle="1" w:styleId="4">
    <w:name w:val="4"/>
    <w:basedOn w:val="Normal"/>
    <w:qFormat/>
    <w:rsid w:val="00096978"/>
    <w:pPr>
      <w:spacing w:before="360" w:line="288" w:lineRule="auto"/>
      <w:jc w:val="both"/>
    </w:pPr>
    <w:rPr>
      <w:rFonts w:ascii=".VnArial" w:hAnsi=".VnArial"/>
      <w:b/>
      <w:sz w:val="20"/>
      <w:szCs w:val="20"/>
    </w:rPr>
  </w:style>
  <w:style w:type="paragraph" w:customStyle="1" w:styleId="Style">
    <w:name w:val="Style"/>
    <w:qFormat/>
    <w:rsid w:val="00096978"/>
    <w:pPr>
      <w:widowControl w:val="0"/>
    </w:pPr>
    <w:rPr>
      <w:rFonts w:ascii="Times New Roman" w:eastAsia="Times New Roman" w:hAnsi="Times New Roman" w:cs="Times New Roman"/>
      <w:sz w:val="24"/>
      <w:szCs w:val="24"/>
    </w:rPr>
  </w:style>
  <w:style w:type="paragraph" w:customStyle="1" w:styleId="DucH1">
    <w:name w:val="DucH1"/>
    <w:basedOn w:val="Normal"/>
    <w:qFormat/>
    <w:rsid w:val="00096978"/>
    <w:pPr>
      <w:spacing w:line="360" w:lineRule="auto"/>
      <w:ind w:left="360" w:hanging="360"/>
      <w:outlineLvl w:val="0"/>
    </w:pPr>
    <w:rPr>
      <w:rFonts w:ascii="Times New Roman" w:hAnsi="Times New Roman"/>
      <w:b/>
      <w:sz w:val="26"/>
      <w:szCs w:val="28"/>
    </w:rPr>
  </w:style>
  <w:style w:type="paragraph" w:styleId="CommentText">
    <w:name w:val="annotation text"/>
    <w:basedOn w:val="Normal"/>
    <w:link w:val="CommentTextChar"/>
    <w:uiPriority w:val="99"/>
    <w:unhideWhenUsed/>
    <w:rsid w:val="00096978"/>
    <w:rPr>
      <w:rFonts w:ascii="Times New Roman" w:eastAsia="MS Mincho" w:hAnsi="Times New Roman"/>
      <w:color w:val="000000"/>
      <w:sz w:val="20"/>
      <w:szCs w:val="20"/>
      <w:lang w:val="x-none" w:eastAsia="x-none"/>
    </w:rPr>
  </w:style>
  <w:style w:type="paragraph" w:customStyle="1" w:styleId="BodyText6">
    <w:name w:val="Body Text6"/>
    <w:basedOn w:val="Normal"/>
    <w:link w:val="Bodytext0"/>
    <w:qFormat/>
    <w:rsid w:val="00096978"/>
    <w:pPr>
      <w:widowControl w:val="0"/>
      <w:shd w:val="clear" w:color="auto" w:fill="FFFFFF"/>
      <w:spacing w:after="2280" w:line="457" w:lineRule="exact"/>
      <w:ind w:hanging="380"/>
      <w:jc w:val="center"/>
    </w:pPr>
    <w:rPr>
      <w:rFonts w:asciiTheme="minorHAnsi" w:hAnsiTheme="minorHAnsi" w:cstheme="minorBidi"/>
      <w:sz w:val="27"/>
      <w:szCs w:val="27"/>
    </w:rPr>
  </w:style>
  <w:style w:type="paragraph" w:customStyle="1" w:styleId="Heading11">
    <w:name w:val="Heading #1"/>
    <w:basedOn w:val="Normal"/>
    <w:link w:val="Heading10"/>
    <w:qFormat/>
    <w:rsid w:val="00096978"/>
    <w:pPr>
      <w:widowControl w:val="0"/>
      <w:shd w:val="clear" w:color="auto" w:fill="FFFFFF"/>
      <w:spacing w:before="2280" w:after="900" w:line="0" w:lineRule="atLeast"/>
      <w:jc w:val="center"/>
      <w:outlineLvl w:val="0"/>
    </w:pPr>
    <w:rPr>
      <w:rFonts w:asciiTheme="minorHAnsi" w:hAnsiTheme="minorHAnsi" w:cstheme="minorBidi"/>
      <w:b/>
      <w:bCs/>
      <w:spacing w:val="-20"/>
      <w:sz w:val="42"/>
      <w:szCs w:val="42"/>
    </w:rPr>
  </w:style>
  <w:style w:type="paragraph" w:customStyle="1" w:styleId="Picturecaption20">
    <w:name w:val="Picture caption (2)"/>
    <w:basedOn w:val="Normal"/>
    <w:link w:val="Picturecaption2"/>
    <w:qFormat/>
    <w:rsid w:val="00096978"/>
    <w:pPr>
      <w:widowControl w:val="0"/>
      <w:shd w:val="clear" w:color="auto" w:fill="FFFFFF"/>
      <w:spacing w:line="0" w:lineRule="atLeast"/>
    </w:pPr>
    <w:rPr>
      <w:rFonts w:asciiTheme="minorHAnsi" w:hAnsiTheme="minorHAnsi" w:cstheme="minorBidi"/>
      <w:sz w:val="27"/>
      <w:szCs w:val="27"/>
    </w:rPr>
  </w:style>
  <w:style w:type="paragraph" w:customStyle="1" w:styleId="Bodytext30">
    <w:name w:val="Body text (3)"/>
    <w:basedOn w:val="Normal"/>
    <w:link w:val="Bodytext3Exact"/>
    <w:qFormat/>
    <w:rsid w:val="00096978"/>
    <w:pPr>
      <w:widowControl w:val="0"/>
      <w:shd w:val="clear" w:color="auto" w:fill="FFFFFF"/>
      <w:spacing w:line="0" w:lineRule="atLeast"/>
    </w:pPr>
    <w:rPr>
      <w:rFonts w:asciiTheme="minorHAnsi" w:hAnsiTheme="minorHAnsi" w:cstheme="minorBidi"/>
      <w:b/>
      <w:bCs/>
      <w:i/>
      <w:iCs/>
      <w:spacing w:val="-38"/>
      <w:sz w:val="37"/>
      <w:szCs w:val="37"/>
      <w:lang w:val="vi-VN"/>
    </w:rPr>
  </w:style>
  <w:style w:type="paragraph" w:customStyle="1" w:styleId="Bodytext50">
    <w:name w:val="Body text (5)"/>
    <w:basedOn w:val="Normal"/>
    <w:link w:val="Bodytext5"/>
    <w:qFormat/>
    <w:rsid w:val="00096978"/>
    <w:pPr>
      <w:widowControl w:val="0"/>
      <w:shd w:val="clear" w:color="auto" w:fill="FFFFFF"/>
      <w:spacing w:after="60" w:line="0" w:lineRule="atLeast"/>
    </w:pPr>
    <w:rPr>
      <w:rFonts w:ascii="Tahoma" w:eastAsia="Tahoma" w:hAnsi="Tahoma" w:cs="Tahoma"/>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color w:val="000000"/>
      <w:sz w:val="22"/>
      <w:szCs w:val="22"/>
    </w:rPr>
  </w:style>
  <w:style w:type="paragraph" w:customStyle="1" w:styleId="Tableofcontents40">
    <w:name w:val="Table of contents (4)"/>
    <w:basedOn w:val="Normal"/>
    <w:link w:val="Tableofcontents4"/>
    <w:qFormat/>
    <w:rsid w:val="00096978"/>
    <w:pPr>
      <w:widowControl w:val="0"/>
      <w:shd w:val="clear" w:color="auto" w:fill="FFFFFF"/>
      <w:spacing w:line="418" w:lineRule="exact"/>
      <w:jc w:val="both"/>
    </w:pPr>
    <w:rPr>
      <w:rFonts w:asciiTheme="minorHAnsi" w:hAnsiTheme="minorHAnsi" w:cstheme="minorBidi"/>
      <w:b/>
      <w:bCs/>
      <w:i/>
      <w:iCs/>
      <w:sz w:val="27"/>
      <w:szCs w:val="27"/>
    </w:rPr>
  </w:style>
  <w:style w:type="paragraph" w:customStyle="1" w:styleId="Bodytext8">
    <w:name w:val="Body text (8)"/>
    <w:basedOn w:val="Normal"/>
    <w:link w:val="Bodytext8Exact"/>
    <w:qFormat/>
    <w:rsid w:val="00096978"/>
    <w:pPr>
      <w:widowControl w:val="0"/>
      <w:shd w:val="clear" w:color="auto" w:fill="FFFFFF"/>
      <w:spacing w:line="0" w:lineRule="atLeast"/>
    </w:pPr>
    <w:rPr>
      <w:rFonts w:ascii="Tahoma" w:eastAsia="Tahoma" w:hAnsi="Tahoma" w:cs="Tahoma"/>
      <w:b/>
      <w:bCs/>
      <w:i/>
      <w:iCs/>
      <w:spacing w:val="-84"/>
      <w:sz w:val="89"/>
      <w:szCs w:val="89"/>
    </w:rPr>
  </w:style>
  <w:style w:type="paragraph" w:customStyle="1" w:styleId="Picturecaption3">
    <w:name w:val="Picture caption (3)"/>
    <w:basedOn w:val="Normal"/>
    <w:link w:val="Picturecaption3Exact"/>
    <w:qFormat/>
    <w:rsid w:val="00096978"/>
    <w:pPr>
      <w:widowControl w:val="0"/>
      <w:shd w:val="clear" w:color="auto" w:fill="FFFFFF"/>
      <w:spacing w:line="266" w:lineRule="exact"/>
    </w:pPr>
    <w:rPr>
      <w:rFonts w:asciiTheme="minorHAnsi" w:hAnsiTheme="minorHAnsi" w:cstheme="minorBidi"/>
      <w:spacing w:val="-2"/>
      <w:sz w:val="22"/>
      <w:szCs w:val="22"/>
    </w:rPr>
  </w:style>
  <w:style w:type="paragraph" w:customStyle="1" w:styleId="Heading420">
    <w:name w:val="Heading #4 (2)"/>
    <w:basedOn w:val="Normal"/>
    <w:link w:val="Heading42"/>
    <w:qFormat/>
    <w:rsid w:val="00096978"/>
    <w:pPr>
      <w:widowControl w:val="0"/>
      <w:shd w:val="clear" w:color="auto" w:fill="FFFFFF"/>
      <w:spacing w:line="0" w:lineRule="atLeast"/>
      <w:jc w:val="right"/>
      <w:outlineLvl w:val="3"/>
    </w:pPr>
    <w:rPr>
      <w:rFonts w:asciiTheme="minorHAnsi" w:hAnsiTheme="minorHAnsi" w:cstheme="minorBidi"/>
      <w:spacing w:val="-10"/>
      <w:sz w:val="22"/>
      <w:szCs w:val="28"/>
    </w:rPr>
  </w:style>
  <w:style w:type="paragraph" w:customStyle="1" w:styleId="Heading41">
    <w:name w:val="Heading #4"/>
    <w:basedOn w:val="Normal"/>
    <w:link w:val="Heading40"/>
    <w:qFormat/>
    <w:rsid w:val="00096978"/>
    <w:pPr>
      <w:widowControl w:val="0"/>
      <w:shd w:val="clear" w:color="auto" w:fill="FFFFFF"/>
      <w:spacing w:line="0" w:lineRule="atLeast"/>
      <w:jc w:val="right"/>
      <w:outlineLvl w:val="3"/>
    </w:pPr>
    <w:rPr>
      <w:rFonts w:asciiTheme="minorHAnsi" w:hAnsiTheme="minorHAnsi" w:cstheme="minorBidi"/>
      <w:sz w:val="27"/>
      <w:szCs w:val="27"/>
    </w:rPr>
  </w:style>
  <w:style w:type="paragraph" w:customStyle="1" w:styleId="Bodytext110">
    <w:name w:val="Body text (11)"/>
    <w:basedOn w:val="Normal"/>
    <w:link w:val="Bodytext11"/>
    <w:qFormat/>
    <w:rsid w:val="00096978"/>
    <w:pPr>
      <w:widowControl w:val="0"/>
      <w:shd w:val="clear" w:color="auto" w:fill="FFFFFF"/>
      <w:spacing w:before="180" w:after="60" w:line="0" w:lineRule="atLeast"/>
    </w:pPr>
    <w:rPr>
      <w:rFonts w:ascii="Tahoma" w:eastAsia="Tahoma" w:hAnsi="Tahoma" w:cs="Tahoma"/>
      <w:b/>
      <w:bCs/>
      <w:sz w:val="19"/>
      <w:szCs w:val="19"/>
    </w:rPr>
  </w:style>
  <w:style w:type="paragraph" w:customStyle="1" w:styleId="Picturecaption50">
    <w:name w:val="Picture caption (5)"/>
    <w:basedOn w:val="Normal"/>
    <w:link w:val="Picturecaption5"/>
    <w:qFormat/>
    <w:rsid w:val="00096978"/>
    <w:pPr>
      <w:widowControl w:val="0"/>
      <w:shd w:val="clear" w:color="auto" w:fill="FFFFFF"/>
      <w:spacing w:line="0" w:lineRule="atLeast"/>
    </w:pPr>
    <w:rPr>
      <w:rFonts w:asciiTheme="minorHAnsi" w:hAnsiTheme="minorHAnsi" w:cstheme="minorBidi"/>
      <w:sz w:val="13"/>
      <w:szCs w:val="13"/>
    </w:rPr>
  </w:style>
  <w:style w:type="paragraph" w:customStyle="1" w:styleId="Bodytext100">
    <w:name w:val="Body text (10)"/>
    <w:basedOn w:val="Normal"/>
    <w:link w:val="Bodytext10"/>
    <w:qFormat/>
    <w:rsid w:val="00096978"/>
    <w:pPr>
      <w:widowControl w:val="0"/>
      <w:shd w:val="clear" w:color="auto" w:fill="FFFFFF"/>
      <w:spacing w:before="900" w:after="180" w:line="0" w:lineRule="atLeast"/>
      <w:jc w:val="both"/>
    </w:pPr>
    <w:rPr>
      <w:rFonts w:asciiTheme="minorHAnsi" w:hAnsiTheme="minorHAnsi" w:cstheme="minorBidi"/>
      <w:sz w:val="13"/>
      <w:szCs w:val="13"/>
    </w:rPr>
  </w:style>
  <w:style w:type="paragraph" w:customStyle="1" w:styleId="Heading61">
    <w:name w:val="Heading #6"/>
    <w:basedOn w:val="Normal"/>
    <w:link w:val="Heading60"/>
    <w:qFormat/>
    <w:rsid w:val="00096978"/>
    <w:pPr>
      <w:widowControl w:val="0"/>
      <w:shd w:val="clear" w:color="auto" w:fill="FFFFFF"/>
      <w:spacing w:after="180" w:line="0" w:lineRule="atLeast"/>
      <w:ind w:hanging="360"/>
      <w:jc w:val="both"/>
      <w:outlineLvl w:val="5"/>
    </w:pPr>
    <w:rPr>
      <w:rFonts w:asciiTheme="minorHAnsi" w:hAnsiTheme="minorHAnsi" w:cstheme="minorBidi"/>
      <w:b/>
      <w:bCs/>
      <w:sz w:val="27"/>
      <w:szCs w:val="27"/>
    </w:rPr>
  </w:style>
  <w:style w:type="paragraph" w:customStyle="1" w:styleId="Bodytext120">
    <w:name w:val="Body text (12)"/>
    <w:basedOn w:val="Normal"/>
    <w:link w:val="Bodytext12"/>
    <w:qFormat/>
    <w:rsid w:val="00096978"/>
    <w:pPr>
      <w:widowControl w:val="0"/>
      <w:shd w:val="clear" w:color="auto" w:fill="FFFFFF"/>
      <w:spacing w:before="600" w:line="356" w:lineRule="exact"/>
      <w:jc w:val="both"/>
    </w:pPr>
    <w:rPr>
      <w:rFonts w:ascii="Arial Narrow" w:eastAsia="Arial Narrow" w:hAnsi="Arial Narrow" w:cs="Arial Narrow"/>
      <w:b/>
      <w:bCs/>
      <w:sz w:val="19"/>
      <w:szCs w:val="19"/>
    </w:rPr>
  </w:style>
  <w:style w:type="paragraph" w:customStyle="1" w:styleId="Heading71">
    <w:name w:val="Heading #7"/>
    <w:basedOn w:val="Normal"/>
    <w:link w:val="Heading70"/>
    <w:qFormat/>
    <w:rsid w:val="00096978"/>
    <w:pPr>
      <w:widowControl w:val="0"/>
      <w:shd w:val="clear" w:color="auto" w:fill="FFFFFF"/>
      <w:spacing w:line="446" w:lineRule="exact"/>
      <w:jc w:val="both"/>
      <w:outlineLvl w:val="6"/>
    </w:pPr>
    <w:rPr>
      <w:rFonts w:asciiTheme="minorHAnsi" w:hAnsiTheme="minorHAnsi" w:cstheme="minorBidi"/>
      <w:b/>
      <w:bCs/>
      <w:sz w:val="27"/>
      <w:szCs w:val="27"/>
    </w:rPr>
  </w:style>
  <w:style w:type="paragraph" w:customStyle="1" w:styleId="Heading520">
    <w:name w:val="Heading #5 (2)"/>
    <w:basedOn w:val="Normal"/>
    <w:link w:val="Heading52"/>
    <w:qFormat/>
    <w:rsid w:val="00096978"/>
    <w:pPr>
      <w:widowControl w:val="0"/>
      <w:shd w:val="clear" w:color="auto" w:fill="FFFFFF"/>
      <w:spacing w:line="0" w:lineRule="atLeast"/>
      <w:jc w:val="right"/>
      <w:outlineLvl w:val="4"/>
    </w:pPr>
    <w:rPr>
      <w:rFonts w:asciiTheme="minorHAnsi" w:hAnsiTheme="minorHAnsi" w:cstheme="minorBidi"/>
      <w:sz w:val="27"/>
      <w:szCs w:val="27"/>
    </w:rPr>
  </w:style>
  <w:style w:type="paragraph" w:customStyle="1" w:styleId="Picturecaption60">
    <w:name w:val="Picture caption (6)"/>
    <w:basedOn w:val="Normal"/>
    <w:link w:val="Picturecaption6"/>
    <w:qFormat/>
    <w:rsid w:val="00096978"/>
    <w:pPr>
      <w:widowControl w:val="0"/>
      <w:shd w:val="clear" w:color="auto" w:fill="FFFFFF"/>
      <w:spacing w:after="240" w:line="0" w:lineRule="atLeast"/>
      <w:jc w:val="both"/>
    </w:pPr>
    <w:rPr>
      <w:rFonts w:asciiTheme="minorHAnsi" w:hAnsiTheme="minorHAnsi" w:cstheme="minorBidi"/>
      <w:sz w:val="19"/>
      <w:szCs w:val="19"/>
    </w:rPr>
  </w:style>
  <w:style w:type="paragraph" w:customStyle="1" w:styleId="Tablecaption20">
    <w:name w:val="Table caption (2)"/>
    <w:basedOn w:val="Normal"/>
    <w:link w:val="Tablecaption2"/>
    <w:qFormat/>
    <w:rsid w:val="00096978"/>
    <w:pPr>
      <w:widowControl w:val="0"/>
      <w:shd w:val="clear" w:color="auto" w:fill="FFFFFF"/>
      <w:spacing w:line="0" w:lineRule="atLeast"/>
    </w:pPr>
    <w:rPr>
      <w:rFonts w:asciiTheme="minorHAnsi" w:hAnsiTheme="minorHAnsi" w:cstheme="minorBidi"/>
      <w:b/>
      <w:bCs/>
      <w:sz w:val="27"/>
      <w:szCs w:val="27"/>
    </w:rPr>
  </w:style>
  <w:style w:type="paragraph" w:customStyle="1" w:styleId="Picturecaption70">
    <w:name w:val="Picture caption (7)"/>
    <w:basedOn w:val="Normal"/>
    <w:link w:val="Picturecaption7"/>
    <w:qFormat/>
    <w:rsid w:val="00096978"/>
    <w:pPr>
      <w:widowControl w:val="0"/>
      <w:shd w:val="clear" w:color="auto" w:fill="FFFFFF"/>
      <w:spacing w:line="0" w:lineRule="atLeast"/>
    </w:pPr>
    <w:rPr>
      <w:rFonts w:asciiTheme="minorHAnsi" w:hAnsiTheme="minorHAnsi" w:cstheme="minorBidi"/>
      <w:b/>
      <w:bCs/>
      <w:i/>
      <w:iCs/>
      <w:sz w:val="27"/>
      <w:szCs w:val="27"/>
    </w:rPr>
  </w:style>
  <w:style w:type="paragraph" w:customStyle="1" w:styleId="Bodytext130">
    <w:name w:val="Body text (13)"/>
    <w:basedOn w:val="Normal"/>
    <w:link w:val="Bodytext13"/>
    <w:qFormat/>
    <w:rsid w:val="00096978"/>
    <w:pPr>
      <w:widowControl w:val="0"/>
      <w:shd w:val="clear" w:color="auto" w:fill="FFFFFF"/>
      <w:spacing w:line="277" w:lineRule="exact"/>
      <w:jc w:val="both"/>
    </w:pPr>
    <w:rPr>
      <w:rFonts w:ascii="Malgun Gothic" w:eastAsia="Malgun Gothic" w:hAnsi="Malgun Gothic" w:cs="Malgun Gothic"/>
      <w:sz w:val="19"/>
      <w:szCs w:val="19"/>
    </w:rPr>
  </w:style>
  <w:style w:type="paragraph" w:customStyle="1" w:styleId="Bodytext140">
    <w:name w:val="Body text (14)"/>
    <w:basedOn w:val="Normal"/>
    <w:link w:val="Bodytext14"/>
    <w:qFormat/>
    <w:rsid w:val="00096978"/>
    <w:pPr>
      <w:widowControl w:val="0"/>
      <w:shd w:val="clear" w:color="auto" w:fill="FFFFFF"/>
      <w:spacing w:line="277" w:lineRule="exact"/>
      <w:jc w:val="both"/>
    </w:pPr>
    <w:rPr>
      <w:rFonts w:ascii="Arial Unicode MS" w:eastAsia="Arial Unicode MS" w:hAnsi="Arial Unicode MS" w:cs="Arial Unicode MS"/>
      <w:spacing w:val="-20"/>
      <w:sz w:val="19"/>
      <w:szCs w:val="19"/>
    </w:rPr>
  </w:style>
  <w:style w:type="paragraph" w:customStyle="1" w:styleId="Bodytext150">
    <w:name w:val="Body text (15)"/>
    <w:basedOn w:val="Normal"/>
    <w:link w:val="Bodytext15"/>
    <w:qFormat/>
    <w:rsid w:val="00096978"/>
    <w:pPr>
      <w:widowControl w:val="0"/>
      <w:shd w:val="clear" w:color="auto" w:fill="FFFFFF"/>
      <w:spacing w:line="277" w:lineRule="exact"/>
      <w:jc w:val="both"/>
    </w:pPr>
    <w:rPr>
      <w:rFonts w:ascii="Calibri" w:eastAsiaTheme="minorHAnsi" w:hAnsi="Calibri" w:cs="Calibri"/>
      <w:spacing w:val="-10"/>
      <w:sz w:val="21"/>
      <w:szCs w:val="21"/>
    </w:rPr>
  </w:style>
  <w:style w:type="paragraph" w:customStyle="1" w:styleId="Bodytext160">
    <w:name w:val="Body text (16)"/>
    <w:basedOn w:val="Normal"/>
    <w:link w:val="Bodytext16"/>
    <w:qFormat/>
    <w:rsid w:val="00096978"/>
    <w:pPr>
      <w:widowControl w:val="0"/>
      <w:shd w:val="clear" w:color="auto" w:fill="FFFFFF"/>
      <w:spacing w:after="300" w:line="277" w:lineRule="exact"/>
      <w:jc w:val="both"/>
    </w:pPr>
    <w:rPr>
      <w:rFonts w:ascii="Malgun Gothic" w:eastAsia="Malgun Gothic" w:hAnsi="Malgun Gothic" w:cs="Malgun Gothic"/>
      <w:sz w:val="19"/>
      <w:szCs w:val="19"/>
    </w:rPr>
  </w:style>
  <w:style w:type="paragraph" w:customStyle="1" w:styleId="Bodytext170">
    <w:name w:val="Body text (17)"/>
    <w:basedOn w:val="Normal"/>
    <w:link w:val="Bodytext17"/>
    <w:qFormat/>
    <w:rsid w:val="00096978"/>
    <w:pPr>
      <w:widowControl w:val="0"/>
      <w:shd w:val="clear" w:color="auto" w:fill="FFFFFF"/>
      <w:spacing w:before="1920" w:line="356" w:lineRule="exact"/>
      <w:jc w:val="both"/>
    </w:pPr>
    <w:rPr>
      <w:rFonts w:asciiTheme="minorHAnsi" w:hAnsiTheme="minorHAnsi" w:cstheme="minorBidi"/>
      <w:sz w:val="22"/>
      <w:szCs w:val="22"/>
    </w:rPr>
  </w:style>
  <w:style w:type="paragraph" w:customStyle="1" w:styleId="Heading720">
    <w:name w:val="Heading #7 (2)"/>
    <w:basedOn w:val="Normal"/>
    <w:link w:val="Heading72"/>
    <w:qFormat/>
    <w:rsid w:val="00096978"/>
    <w:pPr>
      <w:widowControl w:val="0"/>
      <w:shd w:val="clear" w:color="auto" w:fill="FFFFFF"/>
      <w:spacing w:before="420" w:line="446" w:lineRule="exact"/>
      <w:jc w:val="both"/>
      <w:outlineLvl w:val="6"/>
    </w:pPr>
    <w:rPr>
      <w:rFonts w:asciiTheme="minorHAnsi" w:hAnsiTheme="minorHAnsi" w:cstheme="minorBidi"/>
      <w:sz w:val="27"/>
      <w:szCs w:val="27"/>
    </w:rPr>
  </w:style>
  <w:style w:type="paragraph" w:customStyle="1" w:styleId="Heading430">
    <w:name w:val="Heading #4 (3)"/>
    <w:basedOn w:val="Normal"/>
    <w:link w:val="Heading43"/>
    <w:qFormat/>
    <w:rsid w:val="00096978"/>
    <w:pPr>
      <w:widowControl w:val="0"/>
      <w:shd w:val="clear" w:color="auto" w:fill="FFFFFF"/>
      <w:spacing w:after="720" w:line="0" w:lineRule="atLeast"/>
      <w:jc w:val="center"/>
      <w:outlineLvl w:val="3"/>
    </w:pPr>
    <w:rPr>
      <w:rFonts w:asciiTheme="minorHAnsi" w:hAnsiTheme="minorHAnsi" w:cstheme="minorBidi"/>
      <w:b/>
      <w:bCs/>
      <w:sz w:val="33"/>
      <w:szCs w:val="33"/>
    </w:rPr>
  </w:style>
  <w:style w:type="paragraph" w:customStyle="1" w:styleId="Heading730">
    <w:name w:val="Heading #7 (3)"/>
    <w:basedOn w:val="Normal"/>
    <w:link w:val="Heading73"/>
    <w:qFormat/>
    <w:rsid w:val="00096978"/>
    <w:pPr>
      <w:widowControl w:val="0"/>
      <w:shd w:val="clear" w:color="auto" w:fill="FFFFFF"/>
      <w:spacing w:before="420" w:after="420" w:line="0" w:lineRule="atLeast"/>
      <w:jc w:val="both"/>
      <w:outlineLvl w:val="6"/>
    </w:pPr>
    <w:rPr>
      <w:rFonts w:asciiTheme="minorHAnsi" w:hAnsiTheme="minorHAnsi" w:cstheme="minorBidi"/>
      <w:b/>
      <w:bCs/>
      <w:i/>
      <w:iCs/>
      <w:sz w:val="27"/>
      <w:szCs w:val="27"/>
    </w:rPr>
  </w:style>
  <w:style w:type="paragraph" w:customStyle="1" w:styleId="Bodytext180">
    <w:name w:val="Body text (18)"/>
    <w:basedOn w:val="Normal"/>
    <w:link w:val="Bodytext18"/>
    <w:qFormat/>
    <w:rsid w:val="00096978"/>
    <w:pPr>
      <w:widowControl w:val="0"/>
      <w:shd w:val="clear" w:color="auto" w:fill="FFFFFF"/>
      <w:spacing w:after="180" w:line="0" w:lineRule="atLeast"/>
    </w:pPr>
    <w:rPr>
      <w:rFonts w:asciiTheme="minorHAnsi" w:hAnsiTheme="minorHAnsi" w:cstheme="minorBidi"/>
      <w:sz w:val="23"/>
      <w:szCs w:val="23"/>
    </w:rPr>
  </w:style>
  <w:style w:type="paragraph" w:customStyle="1" w:styleId="Bodytext190">
    <w:name w:val="Body text (19)"/>
    <w:basedOn w:val="Normal"/>
    <w:link w:val="Bodytext19"/>
    <w:qFormat/>
    <w:rsid w:val="00096978"/>
    <w:pPr>
      <w:widowControl w:val="0"/>
      <w:shd w:val="clear" w:color="auto" w:fill="FFFFFF"/>
      <w:spacing w:before="180" w:after="600" w:line="0" w:lineRule="atLeast"/>
      <w:ind w:hanging="360"/>
      <w:jc w:val="both"/>
    </w:pPr>
    <w:rPr>
      <w:rFonts w:asciiTheme="minorHAnsi" w:hAnsiTheme="minorHAnsi" w:cstheme="minorBidi"/>
      <w:b/>
      <w:bCs/>
      <w:i/>
      <w:iCs/>
      <w:sz w:val="23"/>
      <w:szCs w:val="23"/>
    </w:rPr>
  </w:style>
  <w:style w:type="paragraph" w:customStyle="1" w:styleId="Tablecaption40">
    <w:name w:val="Table caption (4)"/>
    <w:basedOn w:val="Normal"/>
    <w:link w:val="Tablecaption4"/>
    <w:qFormat/>
    <w:rsid w:val="00096978"/>
    <w:pPr>
      <w:widowControl w:val="0"/>
      <w:shd w:val="clear" w:color="auto" w:fill="FFFFFF"/>
      <w:spacing w:line="0" w:lineRule="atLeast"/>
    </w:pPr>
    <w:rPr>
      <w:rFonts w:asciiTheme="minorHAnsi" w:hAnsiTheme="minorHAnsi" w:cstheme="minorBidi"/>
      <w:b/>
      <w:bCs/>
      <w:i/>
      <w:iCs/>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color w:val="000000"/>
      <w:sz w:val="20"/>
      <w:szCs w:val="20"/>
    </w:r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color w:val="000000"/>
      <w:sz w:val="26"/>
      <w:szCs w:val="20"/>
    </w:rPr>
  </w:style>
  <w:style w:type="paragraph" w:customStyle="1" w:styleId="B">
    <w:name w:val="B"/>
    <w:basedOn w:val="Normal"/>
    <w:qFormat/>
    <w:rsid w:val="00096978"/>
    <w:rPr>
      <w:rFonts w:ascii="Times New Roman" w:hAnsi="Times New Roman"/>
    </w:rPr>
  </w:style>
  <w:style w:type="paragraph" w:customStyle="1" w:styleId="cg">
    <w:name w:val="cg"/>
    <w:basedOn w:val="Heading"/>
    <w:autoRedefine/>
    <w:qFormat/>
    <w:rsid w:val="00096978"/>
    <w:pPr>
      <w:ind w:firstLine="0"/>
      <w:jc w:val="center"/>
    </w:pPr>
  </w:style>
  <w:style w:type="paragraph" w:customStyle="1" w:styleId="cgc">
    <w:name w:val="cgc"/>
    <w:basedOn w:val="cg"/>
    <w:autoRedefine/>
    <w:qFormat/>
    <w:rsid w:val="00096978"/>
    <w:rPr>
      <w:u w:val="single"/>
    </w:rPr>
  </w:style>
  <w:style w:type="paragraph" w:customStyle="1" w:styleId="cgd">
    <w:name w:val="cgd"/>
    <w:basedOn w:val="cg"/>
    <w:autoRedefine/>
    <w:qFormat/>
    <w:rsid w:val="00096978"/>
    <w:rPr>
      <w:b/>
    </w:rPr>
  </w:style>
  <w:style w:type="paragraph" w:customStyle="1" w:styleId="cgn">
    <w:name w:val="cgn"/>
    <w:basedOn w:val="cg"/>
    <w:autoRedefine/>
    <w:qFormat/>
    <w:rsid w:val="00096978"/>
    <w:rPr>
      <w:i/>
    </w:rPr>
  </w:style>
  <w:style w:type="paragraph" w:customStyle="1" w:styleId="cp">
    <w:name w:val="cp"/>
    <w:basedOn w:val="cg"/>
    <w:autoRedefine/>
    <w:qFormat/>
    <w:rsid w:val="00096978"/>
    <w:pPr>
      <w:jc w:val="right"/>
    </w:pPr>
  </w:style>
  <w:style w:type="paragraph" w:customStyle="1" w:styleId="cpc">
    <w:name w:val="cpc"/>
    <w:basedOn w:val="cp"/>
    <w:autoRedefine/>
    <w:qFormat/>
    <w:rsid w:val="00096978"/>
    <w:rPr>
      <w:u w:val="single"/>
    </w:rPr>
  </w:style>
  <w:style w:type="paragraph" w:customStyle="1" w:styleId="cpd">
    <w:name w:val="cpd"/>
    <w:basedOn w:val="cp"/>
    <w:autoRedefine/>
    <w:qFormat/>
    <w:rsid w:val="00096978"/>
    <w:rPr>
      <w:b/>
    </w:rPr>
  </w:style>
  <w:style w:type="paragraph" w:customStyle="1" w:styleId="cpn">
    <w:name w:val="cpn"/>
    <w:basedOn w:val="cp"/>
    <w:autoRedefine/>
    <w:qFormat/>
    <w:rsid w:val="00096978"/>
    <w:rPr>
      <w:i/>
    </w:rPr>
  </w:style>
  <w:style w:type="paragraph" w:customStyle="1" w:styleId="D">
    <w:name w:val="D"/>
    <w:basedOn w:val="Heading"/>
    <w:autoRedefine/>
    <w:qFormat/>
    <w:rsid w:val="00096978"/>
    <w:rPr>
      <w:b/>
    </w:rPr>
  </w:style>
  <w:style w:type="paragraph" w:customStyle="1" w:styleId="Dn">
    <w:name w:val="Dn"/>
    <w:basedOn w:val="Heading"/>
    <w:autoRedefine/>
    <w:qFormat/>
    <w:rsid w:val="00096978"/>
    <w:rPr>
      <w:b/>
      <w:i/>
    </w:rPr>
  </w:style>
  <w:style w:type="paragraph" w:customStyle="1" w:styleId="HeadingChar">
    <w:name w:val="Heading Char"/>
    <w:basedOn w:val="Normal"/>
    <w:link w:val="HeadingCharChar"/>
    <w:qFormat/>
    <w:rsid w:val="00096978"/>
    <w:pPr>
      <w:spacing w:before="120" w:line="360" w:lineRule="auto"/>
      <w:ind w:firstLine="567"/>
      <w:jc w:val="both"/>
    </w:pPr>
    <w:rPr>
      <w:rFonts w:ascii="Times New Roman" w:hAnsi="Times New Roman"/>
      <w:szCs w:val="28"/>
      <w:lang w:val="x-none" w:eastAsia="x-none"/>
    </w:rPr>
  </w:style>
  <w:style w:type="paragraph" w:customStyle="1" w:styleId="N">
    <w:name w:val="N"/>
    <w:basedOn w:val="Heading"/>
    <w:autoRedefine/>
    <w:qFormat/>
    <w:rsid w:val="00096978"/>
    <w:rPr>
      <w:i/>
    </w:rPr>
  </w:style>
  <w:style w:type="paragraph" w:styleId="IndexHeading">
    <w:name w:val="index heading"/>
    <w:basedOn w:val="Heading"/>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color w:val="2E74B5"/>
      <w:szCs w:val="32"/>
      <w:lang w:val="en-US" w:eastAsia="en-US"/>
    </w:r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color w:val="000000"/>
      <w:sz w:val="20"/>
      <w:szCs w:val="20"/>
    </w:rPr>
  </w:style>
  <w:style w:type="paragraph" w:customStyle="1" w:styleId="ducnguyen1">
    <w:name w:val="ducnguyen1"/>
    <w:basedOn w:val="Normal"/>
    <w:link w:val="ducnguyen1Char"/>
    <w:qFormat/>
    <w:rsid w:val="00096978"/>
    <w:pPr>
      <w:keepNext/>
      <w:keepLines/>
      <w:widowControl w:val="0"/>
      <w:spacing w:line="360" w:lineRule="auto"/>
      <w:ind w:firstLine="397"/>
      <w:jc w:val="both"/>
    </w:pPr>
    <w:rPr>
      <w:rFonts w:ascii="Times New Roman" w:eastAsia="Courier New" w:hAnsi="Times New Roman"/>
      <w:sz w:val="26"/>
      <w:szCs w:val="26"/>
      <w:lang w:val="x-none" w:eastAsia="x-none"/>
    </w:rPr>
  </w:style>
  <w:style w:type="paragraph" w:customStyle="1" w:styleId="ducnguyen0">
    <w:name w:val="ducnguyen0"/>
    <w:basedOn w:val="ducnguyen1"/>
    <w:link w:val="ducnguyen0Char"/>
    <w:qFormat/>
    <w:rsid w:val="00096978"/>
    <w:rPr>
      <w:b/>
    </w:rPr>
  </w:style>
  <w:style w:type="paragraph" w:customStyle="1" w:styleId="Duc1">
    <w:name w:val="Duc1"/>
    <w:basedOn w:val="Heading1"/>
    <w:next w:val="Heading1"/>
    <w:link w:val="Duc1Char"/>
    <w:qFormat/>
    <w:rsid w:val="00096978"/>
    <w:pPr>
      <w:spacing w:line="288" w:lineRule="auto"/>
      <w:jc w:val="both"/>
    </w:pPr>
    <w:rPr>
      <w:rFonts w:ascii="Times New Roman" w:hAnsi="Times New Roman"/>
      <w:kern w:val="2"/>
      <w:szCs w:val="32"/>
    </w:rPr>
  </w:style>
  <w:style w:type="paragraph" w:customStyle="1" w:styleId="Duc2">
    <w:name w:val="Duc2"/>
    <w:basedOn w:val="Heading2"/>
    <w:next w:val="Heading2"/>
    <w:link w:val="Duc2Char"/>
    <w:qFormat/>
    <w:rsid w:val="00096978"/>
    <w:pPr>
      <w:numPr>
        <w:ilvl w:val="1"/>
        <w:numId w:val="12"/>
      </w:numPr>
      <w:spacing w:before="120" w:after="120" w:line="288" w:lineRule="auto"/>
      <w:ind w:left="788" w:hanging="431"/>
      <w:jc w:val="both"/>
    </w:pPr>
    <w:rPr>
      <w:rFonts w:ascii="Times New Roman" w:hAnsi="Times New Roman"/>
      <w:iCs/>
      <w:sz w:val="28"/>
      <w:szCs w:val="28"/>
      <w:lang w:val="vi-VN"/>
    </w:rPr>
  </w:style>
  <w:style w:type="paragraph" w:customStyle="1" w:styleId="Duc3">
    <w:name w:val="Duc3"/>
    <w:basedOn w:val="Heading3"/>
    <w:next w:val="Duc2"/>
    <w:link w:val="Duc3Char"/>
    <w:qFormat/>
    <w:rsid w:val="00096978"/>
    <w:pPr>
      <w:numPr>
        <w:numId w:val="13"/>
      </w:numPr>
      <w:spacing w:before="0" w:after="0"/>
    </w:pPr>
    <w:rPr>
      <w:rFonts w:ascii="Times New Roman" w:hAnsi="Times New Roman"/>
      <w:lang w:val="vi-VN"/>
    </w:rPr>
  </w:style>
  <w:style w:type="paragraph" w:customStyle="1" w:styleId="Duc4">
    <w:name w:val="Duc4"/>
    <w:basedOn w:val="Heading4"/>
    <w:link w:val="Duc4Char"/>
    <w:qFormat/>
    <w:rsid w:val="00096978"/>
    <w:pPr>
      <w:tabs>
        <w:tab w:val="left" w:pos="0"/>
      </w:tabs>
      <w:spacing w:before="0" w:after="0" w:line="360" w:lineRule="auto"/>
      <w:jc w:val="both"/>
    </w:pPr>
    <w:rPr>
      <w:rFonts w:ascii="Times New Roman" w:eastAsia="Courier New" w:hAnsi="Times New Roman"/>
      <w:b w:val="0"/>
      <w:i/>
      <w:sz w:val="28"/>
    </w:rPr>
  </w:style>
  <w:style w:type="paragraph" w:customStyle="1" w:styleId="Lever1-">
    <w:name w:val="Lever 1-"/>
    <w:basedOn w:val="Heading"/>
    <w:link w:val="Lever1-Char"/>
    <w:qFormat/>
    <w:rsid w:val="00096978"/>
    <w:pPr>
      <w:numPr>
        <w:numId w:val="16"/>
      </w:numPr>
      <w:spacing w:before="0"/>
      <w:jc w:val="left"/>
      <w:outlineLvl w:val="0"/>
    </w:pPr>
    <w:rPr>
      <w:b/>
      <w:sz w:val="26"/>
    </w:rPr>
  </w:style>
  <w:style w:type="paragraph" w:customStyle="1" w:styleId="Lever2-">
    <w:name w:val="Lever 2-"/>
    <w:basedOn w:val="Lever1-"/>
    <w:link w:val="Lever2-Char"/>
    <w:qFormat/>
    <w:rsid w:val="00096978"/>
    <w:pPr>
      <w:outlineLvl w:val="1"/>
    </w:pPr>
  </w:style>
  <w:style w:type="paragraph" w:customStyle="1" w:styleId="Lever3-">
    <w:name w:val="Lever 3-"/>
    <w:basedOn w:val="Lever2-"/>
    <w:link w:val="Lever3-Char"/>
    <w:qFormat/>
    <w:rsid w:val="00096978"/>
    <w:pPr>
      <w:outlineLvl w:val="2"/>
    </w:pPr>
    <w:rPr>
      <w:i/>
    </w:rPr>
  </w:style>
  <w:style w:type="paragraph" w:customStyle="1" w:styleId="Lever4-">
    <w:name w:val="Lever 4-"/>
    <w:basedOn w:val="Lever3-"/>
    <w:link w:val="Lever4-Char"/>
    <w:qFormat/>
    <w:rsid w:val="00096978"/>
    <w:rPr>
      <w:b w:val="0"/>
      <w:bCs/>
      <w:i w:val="0"/>
      <w:iCs/>
      <w:kern w:val="2"/>
      <w:szCs w:val="20"/>
    </w:rPr>
  </w:style>
  <w:style w:type="paragraph" w:customStyle="1" w:styleId="Lever">
    <w:name w:val="Lever ???"/>
    <w:next w:val="BodyText6"/>
    <w:qFormat/>
    <w:rsid w:val="00096978"/>
    <w:pPr>
      <w:spacing w:line="360" w:lineRule="auto"/>
      <w:ind w:firstLine="397"/>
      <w:jc w:val="both"/>
    </w:pPr>
    <w:rPr>
      <w:rFonts w:ascii="Times New Roman" w:eastAsia="Times New Roman" w:hAnsi="Times New Roman" w:cs="Times New Roman"/>
      <w:sz w:val="26"/>
      <w:szCs w:val="28"/>
    </w:rPr>
  </w:style>
  <w:style w:type="paragraph" w:customStyle="1" w:styleId="Lever7-1">
    <w:name w:val="Lever 7-1"/>
    <w:next w:val="Bodytext30"/>
    <w:link w:val="Lever7-1Char"/>
    <w:qFormat/>
    <w:rsid w:val="00096978"/>
    <w:pPr>
      <w:numPr>
        <w:numId w:val="15"/>
      </w:numPr>
      <w:spacing w:line="360" w:lineRule="auto"/>
      <w:ind w:left="0" w:firstLine="397"/>
      <w:jc w:val="both"/>
    </w:pPr>
    <w:rPr>
      <w:rFonts w:ascii="Times New Roman" w:eastAsia="Times New Roman" w:hAnsi="Times New Roman" w:cs="Times New Roman"/>
      <w:color w:val="000000"/>
      <w:sz w:val="26"/>
      <w:szCs w:val="26"/>
      <w:shd w:val="clear" w:color="auto" w:fill="FFFFFF"/>
      <w:lang w:val="en-GB" w:eastAsia="en-GB"/>
    </w:rPr>
  </w:style>
  <w:style w:type="paragraph" w:customStyle="1" w:styleId="Lever8-">
    <w:name w:val="Lever 8-"/>
    <w:basedOn w:val="ListParagraph"/>
    <w:link w:val="Lever8-Char"/>
    <w:qFormat/>
    <w:rsid w:val="00096978"/>
    <w:pPr>
      <w:keepNext/>
      <w:keepLines/>
      <w:widowControl w:val="0"/>
      <w:numPr>
        <w:numId w:val="14"/>
      </w:numPr>
      <w:spacing w:after="0" w:line="360" w:lineRule="auto"/>
      <w:ind w:left="426" w:hanging="426"/>
      <w:contextualSpacing w:val="0"/>
      <w:jc w:val="both"/>
    </w:pPr>
    <w:rPr>
      <w:rFonts w:ascii="Times New Roman" w:eastAsia="Courier New" w:hAnsi="Times New Roman"/>
      <w:sz w:val="26"/>
      <w:szCs w:val="26"/>
    </w:rPr>
  </w:style>
  <w:style w:type="paragraph" w:customStyle="1" w:styleId="Lever6-">
    <w:name w:val="Lever 6-"/>
    <w:basedOn w:val="Normal"/>
    <w:link w:val="Lever6-Char"/>
    <w:qFormat/>
    <w:rsid w:val="00096978"/>
    <w:pPr>
      <w:keepNext/>
      <w:keepLines/>
      <w:widowControl w:val="0"/>
      <w:numPr>
        <w:numId w:val="10"/>
      </w:numPr>
      <w:spacing w:line="360" w:lineRule="auto"/>
      <w:jc w:val="both"/>
    </w:pPr>
    <w:rPr>
      <w:rFonts w:ascii="Times New Roman" w:hAnsi="Times New Roman"/>
      <w:b/>
      <w:sz w:val="26"/>
      <w:szCs w:val="26"/>
      <w:lang w:val="x-none" w:eastAsia="x-none"/>
    </w:rPr>
  </w:style>
  <w:style w:type="paragraph" w:customStyle="1" w:styleId="Lever5-">
    <w:name w:val="Lever 5-"/>
    <w:basedOn w:val="Normal"/>
    <w:link w:val="Lever5-Char"/>
    <w:qFormat/>
    <w:rsid w:val="00096978"/>
    <w:pPr>
      <w:keepNext/>
      <w:keepLines/>
      <w:widowControl w:val="0"/>
      <w:spacing w:line="360" w:lineRule="auto"/>
    </w:pPr>
    <w:rPr>
      <w:rFonts w:ascii="Times New Roman" w:eastAsia="Courier New" w:hAnsi="Times New Roman"/>
      <w:b/>
      <w:sz w:val="26"/>
      <w:szCs w:val="26"/>
      <w:lang w:val="x-none" w:eastAsia="x-none"/>
    </w:rPr>
  </w:style>
  <w:style w:type="paragraph" w:customStyle="1" w:styleId="Lever7-2">
    <w:name w:val="Lever 7-2"/>
    <w:basedOn w:val="Normal"/>
    <w:link w:val="Lever7-2Char"/>
    <w:qFormat/>
    <w:rsid w:val="00096978"/>
    <w:pPr>
      <w:keepNext/>
      <w:keepLines/>
      <w:widowControl w:val="0"/>
      <w:numPr>
        <w:numId w:val="11"/>
      </w:numPr>
      <w:tabs>
        <w:tab w:val="left" w:pos="426"/>
      </w:tabs>
      <w:spacing w:line="360" w:lineRule="auto"/>
      <w:ind w:left="0" w:firstLine="0"/>
      <w:jc w:val="both"/>
    </w:pPr>
    <w:rPr>
      <w:rFonts w:ascii="Times New Roman" w:eastAsia="Courier New" w:hAnsi="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qFormat/>
    <w:rsid w:val="00096978"/>
    <w:pPr>
      <w:widowControl w:val="0"/>
    </w:pPr>
    <w:rPr>
      <w:rFonts w:ascii="Courier New" w:eastAsia="Courier New" w:hAnsi="Courier New" w:cs="Courier New"/>
      <w:b/>
      <w:bCs/>
      <w:lang w:val="en-US" w:eastAsia="en-US"/>
    </w:rPr>
  </w:style>
  <w:style w:type="paragraph" w:styleId="Title">
    <w:name w:val="Title"/>
    <w:basedOn w:val="Normal"/>
    <w:link w:val="TitleChar"/>
    <w:qFormat/>
    <w:rsid w:val="00096978"/>
    <w:rPr>
      <w:rFonts w:ascii="Times New Roman" w:hAnsi="Times New Roman"/>
      <w:sz w:val="24"/>
      <w:szCs w:val="26"/>
    </w:rPr>
  </w:style>
  <w:style w:type="paragraph" w:styleId="Subtitle">
    <w:name w:val="Subtitle"/>
    <w:basedOn w:val="Normal"/>
    <w:link w:val="SubtitleChar"/>
    <w:qFormat/>
    <w:rsid w:val="00096978"/>
    <w:pPr>
      <w:spacing w:line="360" w:lineRule="atLeast"/>
      <w:outlineLvl w:val="0"/>
    </w:pPr>
    <w:rPr>
      <w:bCs/>
      <w:color w:val="000000"/>
      <w:szCs w:val="20"/>
    </w:rPr>
  </w:style>
  <w:style w:type="paragraph" w:styleId="ListBullet4">
    <w:name w:val="List Bullet 4"/>
    <w:basedOn w:val="Normal"/>
    <w:semiHidden/>
    <w:rsid w:val="00096978"/>
    <w:pPr>
      <w:numPr>
        <w:numId w:val="17"/>
      </w:numPr>
    </w:pPr>
    <w:rPr>
      <w:rFonts w:ascii="Times New Roman" w:hAnsi="Times New Roman"/>
      <w:color w:val="000000"/>
      <w:sz w:val="24"/>
      <w:szCs w:val="26"/>
    </w:rPr>
  </w:style>
  <w:style w:type="paragraph" w:styleId="Revision">
    <w:name w:val="Revision"/>
    <w:uiPriority w:val="99"/>
    <w:semiHidden/>
    <w:qFormat/>
    <w:rsid w:val="00096978"/>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paragraph" w:styleId="NoSpacing">
    <w:name w:val="No Spacing"/>
    <w:uiPriority w:val="1"/>
    <w:qFormat/>
    <w:rsid w:val="00096978"/>
    <w:rPr>
      <w:rFonts w:ascii="Times New Roman" w:eastAsia="Times New Roman" w:hAnsi="Times New Roman" w:cs="Times New Roman"/>
      <w:sz w:val="24"/>
      <w:szCs w:val="24"/>
    </w:rPr>
  </w:style>
  <w:style w:type="paragraph" w:customStyle="1" w:styleId="DucH2">
    <w:name w:val="DucH2"/>
    <w:basedOn w:val="Lever2-"/>
    <w:qFormat/>
    <w:rsid w:val="00096978"/>
    <w:pPr>
      <w:numPr>
        <w:numId w:val="0"/>
      </w:numPr>
      <w:ind w:firstLine="567"/>
    </w:pPr>
  </w:style>
  <w:style w:type="paragraph" w:customStyle="1" w:styleId="DucH3">
    <w:name w:val="DucH3"/>
    <w:basedOn w:val="DucH1"/>
    <w:qFormat/>
    <w:rsid w:val="00096978"/>
    <w:pPr>
      <w:numPr>
        <w:ilvl w:val="2"/>
        <w:numId w:val="18"/>
      </w:numPr>
      <w:tabs>
        <w:tab w:val="left" w:pos="1440"/>
      </w:tabs>
      <w:ind w:left="1440" w:hanging="360"/>
    </w:pPr>
    <w:rPr>
      <w:b w:val="0"/>
    </w:rPr>
  </w:style>
  <w:style w:type="paragraph" w:customStyle="1" w:styleId="msonormal0">
    <w:name w:val="msonormal"/>
    <w:basedOn w:val="Normal"/>
    <w:qFormat/>
    <w:rsid w:val="00096978"/>
    <w:pPr>
      <w:spacing w:beforeAutospacing="1" w:afterAutospacing="1"/>
    </w:pPr>
    <w:rPr>
      <w:rFonts w:ascii="Times New Roman" w:hAnsi="Times New Roman"/>
      <w:sz w:val="24"/>
    </w:rPr>
  </w:style>
  <w:style w:type="paragraph" w:customStyle="1" w:styleId="font5">
    <w:name w:val="font5"/>
    <w:basedOn w:val="Normal"/>
    <w:qFormat/>
    <w:rsid w:val="00096978"/>
    <w:pPr>
      <w:spacing w:beforeAutospacing="1" w:afterAutospacing="1"/>
    </w:pPr>
    <w:rPr>
      <w:rFonts w:ascii="Times New Roman" w:hAnsi="Times New Roman"/>
      <w:b/>
      <w:bCs/>
      <w:sz w:val="20"/>
      <w:szCs w:val="20"/>
    </w:rPr>
  </w:style>
  <w:style w:type="paragraph" w:customStyle="1" w:styleId="font6">
    <w:name w:val="font6"/>
    <w:basedOn w:val="Normal"/>
    <w:qFormat/>
    <w:rsid w:val="00096978"/>
    <w:pPr>
      <w:spacing w:beforeAutospacing="1" w:afterAutospacing="1"/>
    </w:pPr>
    <w:rPr>
      <w:rFonts w:ascii="Tahoma" w:hAnsi="Tahoma" w:cs="Tahoma"/>
      <w:color w:val="000000"/>
      <w:sz w:val="18"/>
      <w:szCs w:val="18"/>
    </w:rPr>
  </w:style>
  <w:style w:type="paragraph" w:customStyle="1" w:styleId="font7">
    <w:name w:val="font7"/>
    <w:basedOn w:val="Normal"/>
    <w:qFormat/>
    <w:rsid w:val="00096978"/>
    <w:pPr>
      <w:spacing w:beforeAutospacing="1" w:afterAutospacing="1"/>
    </w:pPr>
    <w:rPr>
      <w:rFonts w:ascii="Tahoma" w:hAnsi="Tahoma" w:cs="Tahoma"/>
      <w:b/>
      <w:bCs/>
      <w:color w:val="000000"/>
      <w:sz w:val="18"/>
      <w:szCs w:val="18"/>
    </w:rPr>
  </w:style>
  <w:style w:type="paragraph" w:customStyle="1" w:styleId="xl154">
    <w:name w:val="xl154"/>
    <w:basedOn w:val="Normal"/>
    <w:qFormat/>
    <w:rsid w:val="00096978"/>
    <w:pPr>
      <w:spacing w:beforeAutospacing="1" w:afterAutospacing="1"/>
      <w:textAlignment w:val="center"/>
    </w:pPr>
    <w:rPr>
      <w:rFonts w:ascii="Times New Roman" w:hAnsi="Times New Roman"/>
      <w:sz w:val="24"/>
    </w:rPr>
  </w:style>
  <w:style w:type="paragraph" w:customStyle="1" w:styleId="xl155">
    <w:name w:val="xl155"/>
    <w:basedOn w:val="Normal"/>
    <w:qFormat/>
    <w:rsid w:val="00096978"/>
    <w:pPr>
      <w:spacing w:beforeAutospacing="1" w:afterAutospacing="1"/>
      <w:jc w:val="center"/>
      <w:textAlignment w:val="center"/>
    </w:pPr>
    <w:rPr>
      <w:rFonts w:ascii="Times New Roman" w:hAnsi="Times New Roman"/>
      <w:sz w:val="24"/>
    </w:rPr>
  </w:style>
  <w:style w:type="paragraph" w:customStyle="1" w:styleId="xl156">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157">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58">
    <w:name w:val="xl158"/>
    <w:basedOn w:val="Normal"/>
    <w:qFormat/>
    <w:rsid w:val="00096978"/>
    <w:pPr>
      <w:spacing w:beforeAutospacing="1" w:afterAutospacing="1"/>
      <w:textAlignment w:val="center"/>
    </w:pPr>
    <w:rPr>
      <w:rFonts w:ascii="Times New Roman" w:hAnsi="Times New Roman"/>
      <w:b/>
      <w:bCs/>
      <w:sz w:val="24"/>
    </w:rPr>
  </w:style>
  <w:style w:type="paragraph" w:customStyle="1" w:styleId="xl159">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60">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customStyle="1" w:styleId="xl16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62">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63">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164">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65">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66">
    <w:name w:val="xl166"/>
    <w:basedOn w:val="Normal"/>
    <w:qFormat/>
    <w:rsid w:val="00096978"/>
    <w:pPr>
      <w:spacing w:beforeAutospacing="1" w:afterAutospacing="1"/>
      <w:jc w:val="center"/>
      <w:textAlignment w:val="center"/>
    </w:pPr>
    <w:rPr>
      <w:rFonts w:ascii="Times New Roman" w:hAnsi="Times New Roman"/>
      <w:sz w:val="24"/>
    </w:rPr>
  </w:style>
  <w:style w:type="paragraph" w:customStyle="1" w:styleId="xl167">
    <w:name w:val="xl167"/>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168">
    <w:name w:val="xl168"/>
    <w:basedOn w:val="Normal"/>
    <w:qFormat/>
    <w:rsid w:val="00096978"/>
    <w:pPr>
      <w:spacing w:beforeAutospacing="1" w:afterAutospacing="1"/>
      <w:textAlignment w:val="center"/>
    </w:pPr>
    <w:rPr>
      <w:rFonts w:ascii="Times New Roman" w:hAnsi="Times New Roman"/>
      <w:sz w:val="24"/>
    </w:rPr>
  </w:style>
  <w:style w:type="paragraph" w:customStyle="1" w:styleId="xl169">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70">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customStyle="1" w:styleId="xl17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customStyle="1" w:styleId="xl172">
    <w:name w:val="xl172"/>
    <w:basedOn w:val="Normal"/>
    <w:qFormat/>
    <w:rsid w:val="00096978"/>
    <w:pPr>
      <w:spacing w:beforeAutospacing="1" w:afterAutospacing="1"/>
      <w:jc w:val="right"/>
      <w:textAlignment w:val="center"/>
    </w:pPr>
    <w:rPr>
      <w:rFonts w:ascii="Times New Roman" w:hAnsi="Times New Roman"/>
      <w:sz w:val="24"/>
    </w:rPr>
  </w:style>
  <w:style w:type="paragraph" w:customStyle="1" w:styleId="xl173">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customStyle="1" w:styleId="xl174">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customStyle="1" w:styleId="xl175">
    <w:name w:val="xl175"/>
    <w:basedOn w:val="Normal"/>
    <w:qFormat/>
    <w:rsid w:val="00096978"/>
    <w:pPr>
      <w:spacing w:beforeAutospacing="1" w:afterAutospacing="1"/>
      <w:jc w:val="center"/>
      <w:textAlignment w:val="center"/>
    </w:pPr>
    <w:rPr>
      <w:rFonts w:ascii="Times New Roman" w:hAnsi="Times New Roman"/>
      <w:sz w:val="24"/>
    </w:rPr>
  </w:style>
  <w:style w:type="paragraph" w:customStyle="1" w:styleId="xl176">
    <w:name w:val="xl176"/>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177">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78">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customStyle="1" w:styleId="xl179">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customStyle="1" w:styleId="xl180">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8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82">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83">
    <w:name w:val="xl183"/>
    <w:basedOn w:val="Normal"/>
    <w:qFormat/>
    <w:rsid w:val="00096978"/>
    <w:pPr>
      <w:spacing w:beforeAutospacing="1" w:afterAutospacing="1"/>
      <w:jc w:val="center"/>
      <w:textAlignment w:val="center"/>
    </w:pPr>
    <w:rPr>
      <w:rFonts w:ascii="Times New Roman" w:hAnsi="Times New Roman"/>
      <w:sz w:val="24"/>
    </w:rPr>
  </w:style>
  <w:style w:type="paragraph" w:customStyle="1" w:styleId="xl184">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customStyle="1" w:styleId="xl185">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customStyle="1" w:styleId="xl186">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customStyle="1" w:styleId="xl187">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customStyle="1" w:styleId="xl188">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customStyle="1" w:styleId="xl189">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customStyle="1" w:styleId="xl190">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customStyle="1" w:styleId="xl19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customStyle="1" w:styleId="xl192">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customStyle="1" w:styleId="xl193">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customStyle="1" w:styleId="xl194">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customStyle="1" w:styleId="xl195">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customStyle="1" w:styleId="xl196">
    <w:name w:val="xl196"/>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197">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98">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99">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200">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20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customStyle="1" w:styleId="xl202">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customStyle="1" w:styleId="xl203">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204">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customStyle="1" w:styleId="xl205">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customStyle="1" w:styleId="xl206">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07">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08">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09">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10">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1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12">
    <w:name w:val="xl212"/>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213">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customStyle="1" w:styleId="xl214">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customStyle="1" w:styleId="xl215">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customStyle="1" w:styleId="xl151">
    <w:name w:val="xl151"/>
    <w:basedOn w:val="Normal"/>
    <w:qFormat/>
    <w:rsid w:val="00096978"/>
    <w:pPr>
      <w:spacing w:beforeAutospacing="1" w:afterAutospacing="1"/>
      <w:textAlignment w:val="center"/>
    </w:pPr>
    <w:rPr>
      <w:rFonts w:ascii="Times New Roman" w:hAnsi="Times New Roman"/>
      <w:sz w:val="20"/>
      <w:szCs w:val="20"/>
    </w:rPr>
  </w:style>
  <w:style w:type="paragraph" w:customStyle="1" w:styleId="xl152">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customStyle="1" w:styleId="xl153">
    <w:name w:val="xl153"/>
    <w:basedOn w:val="Normal"/>
    <w:qFormat/>
    <w:rsid w:val="00096978"/>
    <w:pPr>
      <w:spacing w:beforeAutospacing="1" w:afterAutospacing="1"/>
      <w:textAlignment w:val="center"/>
    </w:pPr>
    <w:rPr>
      <w:rFonts w:ascii="Times New Roman" w:hAnsi="Times New Roman"/>
      <w:b/>
      <w:bCs/>
      <w:sz w:val="20"/>
      <w:szCs w:val="20"/>
    </w:rPr>
  </w:style>
  <w:style w:type="paragraph" w:customStyle="1" w:styleId="xl65">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66">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67">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customStyle="1" w:styleId="xl68">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69">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customStyle="1" w:styleId="xl70">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7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customStyle="1" w:styleId="xl72">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customStyle="1" w:styleId="xl73">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customStyle="1" w:styleId="xl74">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75">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76">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customStyle="1" w:styleId="xl77">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78">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customStyle="1" w:styleId="xl79">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80">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8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82">
    <w:name w:val="xl82"/>
    <w:basedOn w:val="Normal"/>
    <w:qFormat/>
    <w:rsid w:val="00096978"/>
    <w:pPr>
      <w:spacing w:beforeAutospacing="1" w:afterAutospacing="1"/>
      <w:jc w:val="both"/>
      <w:textAlignment w:val="center"/>
    </w:pPr>
    <w:rPr>
      <w:rFonts w:ascii="Times New Roman" w:hAnsi="Times New Roman"/>
      <w:sz w:val="24"/>
    </w:rPr>
  </w:style>
  <w:style w:type="paragraph" w:customStyle="1" w:styleId="xl83">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customStyle="1" w:styleId="xl84">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customStyle="1" w:styleId="xl85">
    <w:name w:val="xl85"/>
    <w:basedOn w:val="Normal"/>
    <w:qFormat/>
    <w:rsid w:val="00096978"/>
    <w:pPr>
      <w:spacing w:beforeAutospacing="1" w:afterAutospacing="1"/>
      <w:ind w:firstLine="100"/>
      <w:textAlignment w:val="center"/>
    </w:pPr>
    <w:rPr>
      <w:rFonts w:ascii="Times New Roman" w:hAnsi="Times New Roman"/>
      <w:i/>
      <w:iCs/>
      <w:sz w:val="24"/>
    </w:rPr>
  </w:style>
  <w:style w:type="paragraph" w:customStyle="1" w:styleId="xl86">
    <w:name w:val="xl86"/>
    <w:basedOn w:val="Normal"/>
    <w:qFormat/>
    <w:rsid w:val="00096978"/>
    <w:pPr>
      <w:spacing w:beforeAutospacing="1" w:afterAutospacing="1"/>
      <w:textAlignment w:val="center"/>
    </w:pPr>
    <w:rPr>
      <w:rFonts w:ascii="Times New Roman" w:hAnsi="Times New Roman"/>
      <w:color w:val="FF0000"/>
      <w:sz w:val="24"/>
    </w:rPr>
  </w:style>
  <w:style w:type="paragraph" w:customStyle="1" w:styleId="xl87">
    <w:name w:val="xl87"/>
    <w:basedOn w:val="Normal"/>
    <w:qFormat/>
    <w:rsid w:val="00096978"/>
    <w:pPr>
      <w:spacing w:beforeAutospacing="1" w:afterAutospacing="1"/>
    </w:pPr>
    <w:rPr>
      <w:rFonts w:ascii="Times New Roman" w:hAnsi="Times New Roman"/>
      <w:i/>
      <w:iCs/>
      <w:sz w:val="24"/>
    </w:rPr>
  </w:style>
  <w:style w:type="paragraph" w:customStyle="1" w:styleId="xl88">
    <w:name w:val="xl88"/>
    <w:basedOn w:val="Normal"/>
    <w:qFormat/>
    <w:rsid w:val="00096978"/>
    <w:pPr>
      <w:spacing w:beforeAutospacing="1" w:afterAutospacing="1"/>
    </w:pPr>
    <w:rPr>
      <w:rFonts w:ascii="Times New Roman" w:hAnsi="Times New Roman"/>
      <w:b/>
      <w:bCs/>
      <w:sz w:val="24"/>
    </w:rPr>
  </w:style>
  <w:style w:type="paragraph" w:customStyle="1" w:styleId="xl89">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customStyle="1" w:styleId="xl90">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customStyle="1" w:styleId="xl9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customStyle="1" w:styleId="xl92">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93">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94">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customStyle="1" w:styleId="xl95">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96">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97">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customStyle="1" w:styleId="xl98">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99">
    <w:name w:val="xl99"/>
    <w:basedOn w:val="Normal"/>
    <w:qFormat/>
    <w:rsid w:val="00096978"/>
    <w:pPr>
      <w:spacing w:beforeAutospacing="1" w:afterAutospacing="1"/>
      <w:jc w:val="center"/>
    </w:pPr>
    <w:rPr>
      <w:rFonts w:ascii="Times New Roman" w:hAnsi="Times New Roman"/>
      <w:sz w:val="24"/>
    </w:rPr>
  </w:style>
  <w:style w:type="paragraph" w:customStyle="1" w:styleId="xl100">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0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customStyle="1" w:styleId="xl102">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03">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customStyle="1" w:styleId="xl104">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105">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106">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107">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108">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customStyle="1" w:styleId="xl109">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10">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1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customStyle="1" w:styleId="xl112">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13">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14">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15">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after="120" w:line="276" w:lineRule="auto"/>
    </w:pPr>
    <w:rPr>
      <w:rFonts w:ascii="Times New Roman" w:hAnsi="Times New Roman"/>
      <w:sz w:val="20"/>
      <w:szCs w:val="20"/>
    </w:rPr>
  </w:style>
  <w:style w:type="paragraph" w:customStyle="1" w:styleId="Artelia-Heading2">
    <w:name w:val="Artelia - Heading 2"/>
    <w:basedOn w:val="Normal"/>
    <w:next w:val="Normal"/>
    <w:link w:val="Artelia-Heading2Char"/>
    <w:qFormat/>
    <w:rsid w:val="00C97675"/>
    <w:pPr>
      <w:widowControl w:val="0"/>
      <w:numPr>
        <w:numId w:val="21"/>
      </w:numPr>
      <w:spacing w:before="240" w:after="120" w:line="276" w:lineRule="auto"/>
      <w:outlineLvl w:val="1"/>
    </w:pPr>
    <w:rPr>
      <w:rFonts w:ascii="Arial Bold" w:hAnsi="Arial Bold"/>
      <w:b/>
      <w:caps/>
      <w:sz w:val="24"/>
      <w:szCs w:val="20"/>
    </w:rPr>
  </w:style>
  <w:style w:type="paragraph" w:customStyle="1" w:styleId="Artelia-Heading3">
    <w:name w:val="Artelia - Heading 3"/>
    <w:basedOn w:val="Normal"/>
    <w:next w:val="Normal"/>
    <w:qFormat/>
    <w:rsid w:val="00C97675"/>
    <w:pPr>
      <w:numPr>
        <w:ilvl w:val="1"/>
        <w:numId w:val="21"/>
      </w:numPr>
      <w:spacing w:before="60" w:after="120" w:line="276" w:lineRule="auto"/>
    </w:pPr>
    <w:rPr>
      <w:rFonts w:ascii="Arial" w:hAnsi="Arial" w:cs="Arial"/>
      <w:b/>
      <w:sz w:val="20"/>
      <w:szCs w:val="20"/>
    </w:rPr>
  </w:style>
  <w:style w:type="paragraph" w:customStyle="1" w:styleId="font8">
    <w:name w:val="font8"/>
    <w:basedOn w:val="Normal"/>
    <w:qFormat/>
    <w:rsid w:val="00361214"/>
    <w:pPr>
      <w:spacing w:beforeAutospacing="1" w:afterAutospacing="1"/>
    </w:pPr>
    <w:rPr>
      <w:rFonts w:ascii="Times New Roman" w:hAnsi="Times New Roman"/>
      <w:b/>
      <w:bCs/>
      <w:sz w:val="24"/>
    </w:rPr>
  </w:style>
  <w:style w:type="paragraph" w:customStyle="1" w:styleId="font9">
    <w:name w:val="font9"/>
    <w:basedOn w:val="Normal"/>
    <w:qFormat/>
    <w:rsid w:val="00361214"/>
    <w:pPr>
      <w:spacing w:beforeAutospacing="1" w:afterAutospacing="1"/>
    </w:pPr>
    <w:rPr>
      <w:rFonts w:ascii="Times New Roman" w:hAnsi="Times New Roman"/>
      <w:sz w:val="14"/>
      <w:szCs w:val="14"/>
    </w:rPr>
  </w:style>
  <w:style w:type="paragraph" w:customStyle="1" w:styleId="font10">
    <w:name w:val="font10"/>
    <w:basedOn w:val="Normal"/>
    <w:qFormat/>
    <w:rsid w:val="00361214"/>
    <w:pPr>
      <w:spacing w:beforeAutospacing="1" w:afterAutospacing="1"/>
    </w:pPr>
    <w:rPr>
      <w:rFonts w:ascii="Times New Roman" w:hAnsi="Times New Roman"/>
      <w:b/>
      <w:bCs/>
      <w:sz w:val="14"/>
      <w:szCs w:val="14"/>
    </w:rPr>
  </w:style>
  <w:style w:type="paragraph" w:customStyle="1" w:styleId="xl116">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customStyle="1" w:styleId="xl117">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customStyle="1" w:styleId="xl118">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customStyle="1" w:styleId="Style4">
    <w:name w:val="Style4"/>
    <w:uiPriority w:val="99"/>
    <w:qFormat/>
    <w:rsid w:val="00096978"/>
  </w:style>
  <w:style w:type="numbering" w:customStyle="1" w:styleId="Style5">
    <w:name w:val="Style5"/>
    <w:uiPriority w:val="99"/>
    <w:qFormat/>
    <w:rsid w:val="00096978"/>
  </w:style>
  <w:style w:type="numbering" w:customStyle="1" w:styleId="Style6">
    <w:name w:val="Style6"/>
    <w:uiPriority w:val="99"/>
    <w:qFormat/>
    <w:rsid w:val="00096978"/>
  </w:style>
  <w:style w:type="numbering" w:customStyle="1" w:styleId="Style7">
    <w:name w:val="Style7"/>
    <w:uiPriority w:val="99"/>
    <w:qFormat/>
    <w:rsid w:val="00096978"/>
  </w:style>
  <w:style w:type="numbering" w:customStyle="1" w:styleId="Style2">
    <w:name w:val="Style2"/>
    <w:uiPriority w:val="99"/>
    <w:qFormat/>
    <w:rsid w:val="00096978"/>
  </w:style>
  <w:style w:type="numbering" w:customStyle="1" w:styleId="Style3">
    <w:name w:val="Style3"/>
    <w:uiPriority w:val="99"/>
    <w:qFormat/>
    <w:rsid w:val="00096978"/>
  </w:style>
  <w:style w:type="numbering" w:customStyle="1" w:styleId="Style1">
    <w:name w:val="Style1"/>
    <w:qFormat/>
    <w:rsid w:val="00096978"/>
  </w:style>
  <w:style w:type="numbering" w:customStyle="1" w:styleId="NoList1">
    <w:name w:val="No List1"/>
    <w:semiHidden/>
    <w:qFormat/>
    <w:rsid w:val="00096978"/>
  </w:style>
  <w:style w:type="numbering" w:customStyle="1" w:styleId="ducnguyen">
    <w:name w:val="ducnguyen"/>
    <w:uiPriority w:val="99"/>
    <w:qFormat/>
    <w:rsid w:val="00096978"/>
  </w:style>
  <w:style w:type="table" w:styleId="TableGrid">
    <w:name w:val="Table Grid"/>
    <w:basedOn w:val="TableNormal"/>
    <w:uiPriority w:val="59"/>
    <w:rsid w:val="0009697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09697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09697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57</Pages>
  <Words>17994</Words>
  <Characters>102566</Characters>
  <Application>Microsoft Office Word</Application>
  <DocSecurity>0</DocSecurity>
  <Lines>854</Lines>
  <Paragraphs>240</Paragraphs>
  <ScaleCrop>false</ScaleCrop>
  <Company/>
  <LinksUpToDate>false</LinksUpToDate>
  <CharactersWithSpaces>120320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Ngọc Ánh Trương</cp:lastModifiedBy>
  <cp:revision>3</cp:revision>
  <cp:lastPrinted>2026-06-30T03:14:00Z</cp:lastPrinted>
  <dcterms:created xsi:type="dcterms:W3CDTF">2026-10-19T07:30:00Z</dcterms:created>
  <dcterms:modified xsi:type="dcterms:W3CDTF">2026-10-19T07:38:00Z</dcterms:modified>
  <dc:language>en-US</dc:language>
</cp:coreProperties>
</file>