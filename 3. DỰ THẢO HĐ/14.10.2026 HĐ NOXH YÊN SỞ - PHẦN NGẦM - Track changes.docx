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302315" w:rsidRDefault="00D94D6D" w:rsidP="00040F1A">
      <w:pPr>
        <w:pageBreakBefore/>
        <w:spacing w:after="120" w:line="276" w:lineRule="auto"/>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14:paraId="0602B434" w14:textId="75C7764C" w:rsidR="00D94D6D" w:rsidRPr="00302315" w:rsidRDefault="00D107CC" w:rsidP="00040F1A">
      <w:pPr>
        <w:spacing w:after="120" w:line="276" w:lineRule="auto"/>
        <w:jc w:val="center"/>
        <w:rPr>
          <w:rFonts w:ascii="Times New Roman" w:hAnsi="Times New Roman"/>
          <w:b/>
          <w:sz w:val="26"/>
          <w:szCs w:val="26"/>
          <w:lang w:val="pt-BR"/>
        </w:rPr>
      </w:pPr>
      <w:r>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Pr>
          <w:rFonts w:ascii="Times New Roman" w:hAnsi="Times New Roman"/>
          <w:b/>
          <w:sz w:val="26"/>
          <w:szCs w:val="26"/>
          <w:lang w:val="pt-BR"/>
        </w:rPr>
        <w:t>Độc lập – Tự do – Hạnh phúc</w:t>
      </w:r>
    </w:p>
    <w:p w14:paraId="30C7E73D" w14:textId="60612F1A" w:rsidR="00D94D6D" w:rsidRPr="00302315" w:rsidRDefault="00D94D6D" w:rsidP="00040F1A">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 xml:space="preserve">Hà Nội, ngày .... tháng ... năm 2026</w:t>
      </w:r>
    </w:p>
    <w:p w14:paraId="7FFED969" w14:textId="77777777" w:rsidR="00D94D6D" w:rsidRPr="00302315" w:rsidRDefault="00D94D6D" w:rsidP="00040F1A">
      <w:pPr>
        <w:spacing w:after="120" w:line="276" w:lineRule="auto"/>
        <w:rPr>
          <w:rFonts w:ascii="Times New Roman" w:hAnsi="Times New Roman"/>
          <w:sz w:val="26"/>
          <w:szCs w:val="26"/>
          <w:u w:val="single"/>
          <w:lang w:val="pt-BR"/>
        </w:rPr>
      </w:pPr>
    </w:p>
    <w:p w14:paraId="6EE79192" w14:textId="77777777" w:rsidR="00D94D6D" w:rsidRPr="00302315" w:rsidRDefault="00D94D6D" w:rsidP="00040F1A">
      <w:pPr>
        <w:spacing w:after="120" w:line="276" w:lineRule="auto"/>
        <w:rPr>
          <w:rFonts w:ascii="Times New Roman" w:hAnsi="Times New Roman"/>
          <w:sz w:val="26"/>
          <w:szCs w:val="26"/>
          <w:u w:val="single"/>
          <w:lang w:val="pt-BR"/>
        </w:rPr>
      </w:pPr>
    </w:p>
    <w:p w14:paraId="44C874C4" w14:textId="77777777" w:rsidR="00D94D6D" w:rsidRPr="00302315" w:rsidRDefault="00D94D6D" w:rsidP="00040F1A">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59345E3D" w14:textId="4A2E5BBA" w:rsidR="00D94D6D" w:rsidRPr="00302315" w:rsidRDefault="00D94D6D" w:rsidP="00040F1A">
      <w:pPr>
        <w:spacing w:after="120" w:line="276" w:lineRule="auto"/>
        <w:jc w:val="center"/>
        <w:rPr>
          <w:rFonts w:ascii="Times New Roman" w:hAnsi="Times New Roman"/>
          <w:i/>
          <w:sz w:val="26"/>
          <w:szCs w:val="26"/>
          <w:lang w:val="pt-BR"/>
        </w:rPr>
      </w:pPr>
      <w:r>
        <w:rPr>
          <w:rFonts w:ascii="Times New Roman" w:hAnsi="Times New Roman"/>
          <w:i/>
          <w:sz w:val="26"/>
          <w:szCs w:val="26"/>
          <w:highlight w:val="yellow"/>
          <w:lang w:val="pt-BR"/>
        </w:rPr>
        <w:t xml:space="preserve">Số:................  /2026-HĐXD/VNCNEC-......</w:t>
      </w:r>
    </w:p>
    <w:p w14:paraId="49103E99" w14:textId="77777777" w:rsidR="00D94D6D" w:rsidRPr="00302315" w:rsidRDefault="00D94D6D" w:rsidP="00040F1A">
      <w:pPr>
        <w:spacing w:after="120" w:line="276" w:lineRule="auto"/>
        <w:jc w:val="center"/>
        <w:rPr>
          <w:rFonts w:ascii="Times New Roman" w:hAnsi="Times New Roman"/>
          <w:i/>
          <w:sz w:val="26"/>
          <w:szCs w:val="26"/>
          <w:lang w:val="pt-BR"/>
        </w:rPr>
      </w:pPr>
    </w:p>
    <w:p w14:paraId="0F3E57C4" w14:textId="77777777" w:rsidR="00D94D6D" w:rsidRPr="00302315" w:rsidRDefault="00D94D6D" w:rsidP="00040F1A">
      <w:pPr>
        <w:spacing w:after="120" w:line="276" w:lineRule="auto"/>
        <w:rPr>
          <w:rFonts w:ascii="Times New Roman" w:hAnsi="Times New Roman"/>
          <w:sz w:val="26"/>
          <w:szCs w:val="26"/>
          <w:lang w:val="pt-BR"/>
        </w:rPr>
      </w:pPr>
    </w:p>
    <w:p w14:paraId="65B9A80F" w14:textId="77777777" w:rsidR="00D94D6D" w:rsidRPr="00302315" w:rsidRDefault="00D94D6D" w:rsidP="00040F1A">
      <w:pPr>
        <w:pStyle w:val="Style"/>
        <w:spacing w:after="120" w:line="276" w:lineRule="auto"/>
        <w:jc w:val="both"/>
        <w:rPr>
          <w:sz w:val="26"/>
          <w:szCs w:val="26"/>
          <w:lang w:val="pt-BR"/>
        </w:rPr>
      </w:pPr>
    </w:p>
    <w:p w14:paraId="1E712796" w14:textId="10565B0D" w:rsidR="00D94D6D" w:rsidRPr="00302315" w:rsidRDefault="00D94D6D" w:rsidP="00040F1A">
      <w:pPr>
        <w:tabs>
          <w:tab w:val="left" w:pos="1843"/>
        </w:tabs>
        <w:spacing w:after="120" w:line="276" w:lineRule="auto"/>
        <w:rPr>
          <w:rFonts w:ascii="Times New Roman" w:hAnsi="Times New Roman"/>
          <w:b/>
          <w:bCs/>
          <w:sz w:val="26"/>
          <w:szCs w:val="26"/>
          <w:lang w:val="pt-BR"/>
        </w:rPr>
      </w:pPr>
      <w:r>
        <w:rPr>
          <w:rFonts w:ascii="Times New Roman" w:hAnsi="Times New Roman"/>
          <w:b/>
          <w:bCs/>
          <w:sz w:val="26"/>
          <w:szCs w:val="26"/>
          <w:lang w:val="pt-BR"/>
        </w:rPr>
        <w:t xml:space="preserve">Gói thầu:                Thi công hệ cừ, văng chống, kết cấu phần ngầm và chống thấm phần ngầm cho khối nhà ở xã hội CT1.2 và CT2 (CT2.1, CT2.2, CT2.3)</w:t>
      </w:r>
    </w:p>
    <w:p w14:paraId="76085AB0" w14:textId="77777777" w:rsidR="00D94D6D" w:rsidRPr="00302315" w:rsidRDefault="00D94D6D" w:rsidP="00040F1A">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14:paraId="398C10CB" w14:textId="77777777" w:rsidR="00D94D6D" w:rsidRPr="00302315" w:rsidRDefault="00D94D6D" w:rsidP="00040F1A">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14:paraId="4D6D0327" w14:textId="77777777" w:rsidR="00D94D6D" w:rsidRPr="00302315" w:rsidRDefault="00D94D6D" w:rsidP="00040F1A">
      <w:pPr>
        <w:spacing w:after="120" w:line="276" w:lineRule="auto"/>
        <w:rPr>
          <w:rFonts w:ascii="Times New Roman" w:hAnsi="Times New Roman"/>
          <w:b/>
          <w:bCs/>
          <w:sz w:val="26"/>
          <w:szCs w:val="26"/>
          <w:lang w:val="es-ES"/>
        </w:rPr>
      </w:pPr>
    </w:p>
    <w:p w14:paraId="6A1ECCFA" w14:textId="77777777" w:rsidR="00D94D6D" w:rsidRPr="00302315" w:rsidRDefault="00D94D6D" w:rsidP="00040F1A">
      <w:pPr>
        <w:spacing w:after="120" w:line="276" w:lineRule="auto"/>
        <w:jc w:val="center"/>
        <w:rPr>
          <w:rFonts w:ascii="Times New Roman" w:hAnsi="Times New Roman"/>
          <w:sz w:val="26"/>
          <w:szCs w:val="26"/>
          <w:lang w:val="pt-BR"/>
        </w:rPr>
      </w:pPr>
    </w:p>
    <w:p w14:paraId="3AAA7C8B" w14:textId="77777777" w:rsidR="00D94D6D" w:rsidRPr="00302315" w:rsidRDefault="00D94D6D" w:rsidP="00040F1A">
      <w:pPr>
        <w:spacing w:after="120" w:line="276" w:lineRule="auto"/>
        <w:jc w:val="center"/>
        <w:rPr>
          <w:rFonts w:ascii="Times New Roman" w:hAnsi="Times New Roman"/>
          <w:sz w:val="26"/>
          <w:szCs w:val="26"/>
          <w:lang w:val="pt-BR"/>
        </w:rPr>
      </w:pPr>
    </w:p>
    <w:p w14:paraId="3978C5A6" w14:textId="77777777" w:rsidR="00D94D6D" w:rsidRPr="00302315" w:rsidRDefault="00D94D6D" w:rsidP="00040F1A">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69435362" w14:textId="77777777" w:rsidR="00D94D6D" w:rsidRPr="00302315" w:rsidRDefault="00D94D6D" w:rsidP="00040F1A">
      <w:pPr>
        <w:spacing w:after="120" w:line="276" w:lineRule="auto"/>
        <w:rPr>
          <w:rFonts w:ascii="Times New Roman" w:hAnsi="Times New Roman"/>
          <w:sz w:val="26"/>
          <w:szCs w:val="26"/>
          <w:lang w:val="pt-BR"/>
        </w:rPr>
      </w:pPr>
    </w:p>
    <w:p w14:paraId="56E2CDE3" w14:textId="77777777" w:rsidR="00D94D6D" w:rsidRPr="00302315" w:rsidRDefault="00D94D6D" w:rsidP="00040F1A">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56015DE6" w14:textId="77777777" w:rsidR="00D94D6D" w:rsidRPr="00302315" w:rsidRDefault="00D94D6D" w:rsidP="00040F1A">
      <w:pPr>
        <w:spacing w:after="120" w:line="276" w:lineRule="auto"/>
        <w:jc w:val="center"/>
        <w:rPr>
          <w:rFonts w:ascii="Times New Roman" w:hAnsi="Times New Roman"/>
          <w:sz w:val="26"/>
          <w:szCs w:val="26"/>
          <w:lang w:val="pt-BR"/>
        </w:rPr>
      </w:pPr>
    </w:p>
    <w:p w14:paraId="0D7C11A1" w14:textId="77777777" w:rsidR="00D94D6D" w:rsidRPr="00302315" w:rsidRDefault="00D94D6D" w:rsidP="00040F1A">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0996FFDA" w14:textId="77777777" w:rsidR="00D94D6D" w:rsidRPr="00302315" w:rsidRDefault="00D94D6D" w:rsidP="00040F1A">
      <w:pPr>
        <w:spacing w:after="120" w:line="276" w:lineRule="auto"/>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highlight w:val="yellow"/>
          <w:lang w:val="vi-VN"/>
        </w:rPr>
        <w:t>......</w:t>
      </w:r>
    </w:p>
    <w:p w14:paraId="00E20FFD" w14:textId="77777777" w:rsidR="00D94D6D" w:rsidRPr="00302315" w:rsidRDefault="00D94D6D" w:rsidP="00040F1A">
      <w:pPr>
        <w:spacing w:after="120" w:line="276" w:lineRule="auto"/>
        <w:jc w:val="center"/>
        <w:rPr>
          <w:sz w:val="26"/>
          <w:szCs w:val="26"/>
          <w:lang w:val="es-ES"/>
        </w:rPr>
      </w:pPr>
    </w:p>
    <w:p w14:paraId="1F5F56EF" w14:textId="77777777" w:rsidR="00BB3CBC" w:rsidRPr="00302315" w:rsidRDefault="00BB3CBC" w:rsidP="00040F1A">
      <w:pPr>
        <w:spacing w:after="120" w:line="276" w:lineRule="auto"/>
        <w:jc w:val="center"/>
        <w:rPr>
          <w:sz w:val="26"/>
          <w:szCs w:val="26"/>
          <w:lang w:val="es-ES"/>
        </w:rPr>
      </w:pPr>
    </w:p>
    <w:p w14:paraId="5DF39248" w14:textId="77777777" w:rsidR="00BB3CBC" w:rsidRPr="00302315" w:rsidRDefault="00BB3CBC" w:rsidP="00040F1A">
      <w:pPr>
        <w:spacing w:after="120" w:line="276" w:lineRule="auto"/>
        <w:jc w:val="center"/>
        <w:rPr>
          <w:sz w:val="26"/>
          <w:szCs w:val="26"/>
          <w:lang w:val="es-ES"/>
        </w:rPr>
      </w:pPr>
    </w:p>
    <w:p w14:paraId="7B22545F" w14:textId="77777777" w:rsidR="00BB3CBC" w:rsidRPr="00302315" w:rsidRDefault="00BB3CBC" w:rsidP="00040F1A">
      <w:pPr>
        <w:spacing w:after="120" w:line="276" w:lineRule="auto"/>
        <w:jc w:val="center"/>
        <w:rPr>
          <w:sz w:val="26"/>
          <w:szCs w:val="26"/>
          <w:lang w:val="es-ES"/>
        </w:rPr>
      </w:pPr>
    </w:p>
    <w:p w14:paraId="32572DEF" w14:textId="77777777" w:rsidR="00BB3CBC" w:rsidRPr="00302315" w:rsidRDefault="00BB3CBC" w:rsidP="00040F1A">
      <w:pPr>
        <w:spacing w:after="120" w:line="276" w:lineRule="auto"/>
        <w:jc w:val="center"/>
        <w:rPr>
          <w:sz w:val="26"/>
          <w:szCs w:val="26"/>
          <w:lang w:val="es-ES"/>
        </w:rPr>
      </w:pPr>
    </w:p>
    <w:p w14:paraId="28A4BA7C" w14:textId="77777777" w:rsidR="00BB3CBC" w:rsidRPr="00302315" w:rsidRDefault="00BB3CBC" w:rsidP="00040F1A">
      <w:pPr>
        <w:spacing w:after="120" w:line="276" w:lineRule="auto"/>
        <w:jc w:val="center"/>
        <w:rPr>
          <w:sz w:val="26"/>
          <w:szCs w:val="26"/>
          <w:lang w:val="es-ES"/>
        </w:rPr>
      </w:pPr>
    </w:p>
    <w:p w14:paraId="761194DD" w14:textId="77777777" w:rsidR="00BB3CBC" w:rsidRPr="00302315" w:rsidRDefault="00BB3CBC" w:rsidP="00040F1A">
      <w:pPr>
        <w:spacing w:after="120" w:line="276" w:lineRule="auto"/>
        <w:jc w:val="center"/>
        <w:rPr>
          <w:sz w:val="26"/>
          <w:szCs w:val="26"/>
          <w:lang w:val="es-ES"/>
        </w:rPr>
      </w:pPr>
    </w:p>
    <w:p w14:paraId="0851BB6B" w14:textId="77777777" w:rsidR="00040F1A" w:rsidRDefault="00040F1A" w:rsidP="00040F1A">
      <w:pPr>
        <w:spacing w:after="120" w:line="276" w:lineRule="auto"/>
        <w:jc w:val="center"/>
        <w:rPr>
          <w:rFonts w:ascii="Times New Roman" w:hAnsi="Times New Roman"/>
          <w:b/>
          <w:bCs/>
          <w:sz w:val="26"/>
          <w:szCs w:val="26"/>
        </w:rPr>
      </w:pPr>
    </w:p>
    <w:p w14:paraId="4460DA0A" w14:textId="288EC614" w:rsidR="00096978" w:rsidRPr="00302315" w:rsidRDefault="00096978" w:rsidP="00040F1A">
      <w:pPr>
        <w:spacing w:after="120" w:line="276" w:lineRule="auto"/>
        <w:jc w:val="center"/>
        <w:rPr>
          <w:b/>
          <w:sz w:val="26"/>
          <w:szCs w:val="26"/>
          <w:lang w:val="pt-BR"/>
        </w:rPr>
      </w:pPr>
      <w:r>
        <w:rPr>
          <w:rFonts w:ascii="Times New Roman" w:hAnsi="Times New Roman"/>
          <w:b/>
          <w:bCs/>
          <w:sz w:val="26"/>
          <w:szCs w:val="26"/>
        </w:rPr>
        <w:lastRenderedPageBreak/>
        <w:t>CỘNG HOÀ XÃ HỘI CHỦ NGHĨA VIỆT NAM</w:t>
      </w:r>
    </w:p>
    <w:p w14:paraId="5299863A" w14:textId="4A67A099" w:rsidR="00096978" w:rsidRPr="00302315" w:rsidRDefault="00D107CC" w:rsidP="00040F1A">
      <w:pPr>
        <w:widowControl w:val="0"/>
        <w:spacing w:after="120" w:line="276" w:lineRule="auto"/>
        <w:jc w:val="center"/>
        <w:rPr>
          <w:rFonts w:ascii="Times New Roman" w:hAnsi="Times New Roman"/>
          <w:b/>
          <w:sz w:val="26"/>
          <w:szCs w:val="26"/>
        </w:rPr>
      </w:pPr>
      <w:r>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28E416DF" w14:textId="77777777" w:rsidR="00302315" w:rsidRPr="00302315" w:rsidRDefault="00302315" w:rsidP="00040F1A">
      <w:pPr>
        <w:pStyle w:val="Heading1"/>
        <w:spacing w:after="120" w:line="276" w:lineRule="auto"/>
        <w:rPr>
          <w:rFonts w:ascii="Times New Roman" w:hAnsi="Times New Roman"/>
          <w:sz w:val="30"/>
          <w:szCs w:val="30"/>
        </w:rPr>
      </w:pPr>
    </w:p>
    <w:p w14:paraId="66BF3BAE" w14:textId="40F2423E" w:rsidR="00096978" w:rsidRPr="00302315" w:rsidRDefault="00096978" w:rsidP="00040F1A">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51616F88" w14:textId="77777777" w:rsidR="00096978" w:rsidRPr="00302315" w:rsidRDefault="00096978" w:rsidP="00040F1A">
      <w:pPr>
        <w:widowControl w:val="0"/>
        <w:spacing w:after="120" w:line="276" w:lineRule="auto"/>
        <w:jc w:val="center"/>
        <w:rPr>
          <w:rFonts w:ascii="Times New Roman" w:hAnsi="Times New Roman"/>
          <w:b/>
          <w:sz w:val="26"/>
          <w:szCs w:val="26"/>
          <w:lang w:val="vi-VN"/>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p>
    <w:p w14:paraId="33AE4DFA" w14:textId="77777777" w:rsidR="00302315" w:rsidRPr="00302315" w:rsidRDefault="00302315" w:rsidP="00040F1A">
      <w:pPr>
        <w:widowControl w:val="0"/>
        <w:spacing w:after="120" w:line="276" w:lineRule="auto"/>
        <w:rPr>
          <w:rFonts w:ascii="Times New Roman" w:hAnsi="Times New Roman"/>
          <w:b/>
          <w:sz w:val="26"/>
          <w:szCs w:val="26"/>
          <w:u w:val="single"/>
        </w:rPr>
      </w:pPr>
    </w:p>
    <w:p w14:paraId="22008EC6" w14:textId="04992758" w:rsidR="00096978" w:rsidRPr="00302315" w:rsidRDefault="00096978" w:rsidP="00040F1A">
      <w:pPr>
        <w:widowControl w:val="0"/>
        <w:spacing w:after="120" w:line="276" w:lineRule="auto"/>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14:paraId="0A71F7A8" w14:textId="77777777" w:rsidR="00BC1678" w:rsidRPr="00302315" w:rsidRDefault="00BC1678" w:rsidP="00040F1A">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Bộ luật Dân sự số 91/2015/QH13 ngày 24/11/2015 của Quốc hội n</w:t>
      </w:r>
      <w:r>
        <w:rPr>
          <w:rFonts w:ascii="Times New Roman" w:hAnsi="Times New Roman" w:hint="eastAsia"/>
          <w:i/>
          <w:sz w:val="26"/>
          <w:szCs w:val="26"/>
          <w:lang w:val="nl-NL"/>
        </w:rPr>
        <w:t>ư</w:t>
      </w:r>
      <w:r>
        <w:rPr>
          <w:rFonts w:ascii="Times New Roman" w:hAnsi="Times New Roman"/>
          <w:i/>
          <w:sz w:val="26"/>
          <w:szCs w:val="26"/>
          <w:lang w:val="nl-NL"/>
        </w:rPr>
        <w:t>ớc Cộng hòa xã hội chủ nghĩa Việt Nam;</w:t>
      </w:r>
    </w:p>
    <w:p w14:paraId="38546C40" w14:textId="4F6D7AEB"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14:paraId="19C9ACB8" w14:textId="77777777" w:rsidR="00CD1550" w:rsidRPr="00302315" w:rsidRDefault="00000000"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14:paraId="68F3BDAC" w14:textId="573CBC14"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3CF040A" w14:textId="04DDA3CE" w:rsidR="00676424"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Thông báo giao thầu số 0608/CV/2025/IFT-TP ngày 06/08/2025 V/v thực hiện gói thầu “Tổng thầu thiết kế và thi công” Dự án Xây dựng nhà ở cho lực l</w:t>
      </w:r>
      <w:r>
        <w:rPr>
          <w:rFonts w:ascii="Times New Roman" w:hAnsi="Times New Roman" w:hint="eastAsia"/>
          <w:i/>
          <w:sz w:val="26"/>
          <w:szCs w:val="26"/>
          <w:lang w:val="nl-NL"/>
        </w:rPr>
        <w:t>ư</w:t>
      </w:r>
      <w:r>
        <w:rPr>
          <w:rFonts w:ascii="Times New Roman" w:hAnsi="Times New Roman"/>
          <w:i/>
          <w:sz w:val="26"/>
          <w:szCs w:val="26"/>
          <w:lang w:val="nl-NL"/>
        </w:rPr>
        <w:t xml:space="preserve">ợng vũ trang Công an nhân dân tại ô </w:t>
      </w:r>
      <w:r>
        <w:rPr>
          <w:rFonts w:ascii="Times New Roman" w:hAnsi="Times New Roman" w:hint="eastAsia"/>
          <w:i/>
          <w:sz w:val="26"/>
          <w:szCs w:val="26"/>
          <w:lang w:val="nl-NL"/>
        </w:rPr>
        <w:t>đ</w:t>
      </w:r>
      <w:r>
        <w:rPr>
          <w:rFonts w:ascii="Times New Roman" w:hAnsi="Times New Roman"/>
          <w:i/>
          <w:sz w:val="26"/>
          <w:szCs w:val="26"/>
          <w:lang w:val="nl-NL"/>
        </w:rPr>
        <w:t xml:space="preserve">ất C3-ODK3 và C3-ODK4 thuộc phân khu </w:t>
      </w:r>
      <w:r>
        <w:rPr>
          <w:rFonts w:ascii="Times New Roman" w:hAnsi="Times New Roman" w:hint="eastAsia"/>
          <w:i/>
          <w:sz w:val="26"/>
          <w:szCs w:val="26"/>
          <w:lang w:val="nl-NL"/>
        </w:rPr>
        <w:t>đô</w:t>
      </w:r>
      <w:r>
        <w:rPr>
          <w:rFonts w:ascii="Times New Roman" w:hAnsi="Times New Roman"/>
          <w:i/>
          <w:sz w:val="26"/>
          <w:szCs w:val="26"/>
          <w:lang w:val="nl-NL"/>
        </w:rPr>
        <w:t xml:space="preserve"> thị H2- 4, P. Yên Sở, TP. Hà Nội.</w:t>
      </w:r>
    </w:p>
    <w:p w14:paraId="040F3192" w14:textId="77777777" w:rsidR="00E7012F" w:rsidRPr="00E7012F" w:rsidRDefault="00E7012F" w:rsidP="00E7012F">
      <w:pPr>
        <w:spacing w:after="120" w:line="276" w:lineRule="auto"/>
        <w:contextualSpacing/>
        <w:jc w:val="both"/>
        <w:rPr>
          <w:rFonts w:ascii="Times New Roman" w:hAnsi="Times New Roman"/>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5ED69AE" w14:textId="2EC0820F" w:rsidR="00E7012F" w:rsidRPr="00E7012F" w:rsidRDefault="00E7012F" w:rsidP="00E7012F">
      <w:pPr>
        <w:spacing w:after="120" w:line="276" w:lineRule="auto"/>
        <w:contextualSpacing/>
        <w:jc w:val="both"/>
        <w:rPr>
          <w:rFonts w:ascii="Times New Roman" w:hAnsi="Times New Roman"/>
          <w:i/>
          <w:sz w:val="26"/>
          <w:szCs w:val="26"/>
        </w:rPr>
      </w:pPr>
      <w:r>
        <w:rPr>
          <w:rFonts w:ascii="Times New Roman" w:hAnsi="Times New Roman"/>
          <w:i/>
          <w:sz w:val="26"/>
          <w:szCs w:val="26"/>
        </w:rPr>
        <w:t xml:space="preserve">- Căn cứ Hợp đồng tổng thầu thi công xây dựng số 01/2026/HĐTTXL/LDIFT-TP &amp; LD VNCNEC-VH ngày 16/7/2026 giữa Chủ đầu tư và Liên danh VNCN E&amp;C – Việt Hưng;</w:t>
      </w:r>
    </w:p>
    <w:p w14:paraId="6AD0C8C3" w14:textId="0FFC2888" w:rsidR="00676424" w:rsidRPr="00302315" w:rsidRDefault="00676424" w:rsidP="00E7012F">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hồ s</w:t>
      </w:r>
      <w:r>
        <w:rPr>
          <w:rFonts w:ascii="Times New Roman" w:hAnsi="Times New Roman" w:hint="eastAsia"/>
          <w:i/>
          <w:sz w:val="26"/>
          <w:szCs w:val="26"/>
          <w:lang w:val="nl-NL"/>
        </w:rPr>
        <w:t>ơ</w:t>
      </w:r>
      <w:r>
        <w:rPr>
          <w:rFonts w:ascii="Times New Roman" w:hAnsi="Times New Roman"/>
          <w:i/>
          <w:sz w:val="26"/>
          <w:szCs w:val="26"/>
          <w:lang w:val="nl-NL"/>
        </w:rPr>
        <w:t xml:space="preserve"> thiết kế, hồ s</w:t>
      </w:r>
      <w:r>
        <w:rPr>
          <w:rFonts w:ascii="Times New Roman" w:hAnsi="Times New Roman" w:hint="eastAsia"/>
          <w:i/>
          <w:sz w:val="26"/>
          <w:szCs w:val="26"/>
          <w:lang w:val="nl-NL"/>
        </w:rPr>
        <w:t>ơ</w:t>
      </w:r>
      <w:r>
        <w:rPr>
          <w:rFonts w:ascii="Times New Roman" w:hAnsi="Times New Roman"/>
          <w:i/>
          <w:sz w:val="26"/>
          <w:szCs w:val="26"/>
          <w:lang w:val="nl-NL"/>
        </w:rPr>
        <w:t xml:space="preserve"> mời thầu (hoặc hồ s</w:t>
      </w:r>
      <w:r>
        <w:rPr>
          <w:rFonts w:ascii="Times New Roman" w:hAnsi="Times New Roman" w:hint="eastAsia"/>
          <w:i/>
          <w:sz w:val="26"/>
          <w:szCs w:val="26"/>
          <w:lang w:val="nl-NL"/>
        </w:rPr>
        <w:t>ơ</w:t>
      </w:r>
      <w:r>
        <w:rPr>
          <w:rFonts w:ascii="Times New Roman" w:hAnsi="Times New Roman"/>
          <w:i/>
          <w:sz w:val="26"/>
          <w:szCs w:val="26"/>
          <w:lang w:val="nl-NL"/>
        </w:rPr>
        <w:t xml:space="preserve"> yêu cầu), hồ s</w:t>
      </w:r>
      <w:r>
        <w:rPr>
          <w:rFonts w:ascii="Times New Roman" w:hAnsi="Times New Roman" w:hint="eastAsia"/>
          <w:i/>
          <w:sz w:val="26"/>
          <w:szCs w:val="26"/>
          <w:lang w:val="nl-NL"/>
        </w:rPr>
        <w:t>ơ</w:t>
      </w:r>
      <w:r>
        <w:rPr>
          <w:rFonts w:ascii="Times New Roman" w:hAnsi="Times New Roman"/>
          <w:i/>
          <w:sz w:val="26"/>
          <w:szCs w:val="26"/>
          <w:lang w:val="nl-NL"/>
        </w:rPr>
        <w:t xml:space="preserve"> dự thầu (hoặc hồ s</w:t>
      </w:r>
      <w:r>
        <w:rPr>
          <w:rFonts w:ascii="Times New Roman" w:hAnsi="Times New Roman" w:hint="eastAsia"/>
          <w:i/>
          <w:sz w:val="26"/>
          <w:szCs w:val="26"/>
          <w:lang w:val="nl-NL"/>
        </w:rPr>
        <w:t>ơ</w:t>
      </w:r>
      <w:r>
        <w:rPr>
          <w:rFonts w:ascii="Times New Roman" w:hAnsi="Times New Roman"/>
          <w:i/>
          <w:sz w:val="26"/>
          <w:szCs w:val="26"/>
          <w:lang w:val="nl-NL"/>
        </w:rPr>
        <w:t xml:space="preserve"> </w:t>
      </w:r>
      <w:r>
        <w:rPr>
          <w:rFonts w:ascii="Times New Roman" w:hAnsi="Times New Roman" w:hint="eastAsia"/>
          <w:i/>
          <w:sz w:val="26"/>
          <w:szCs w:val="26"/>
          <w:lang w:val="nl-NL"/>
        </w:rPr>
        <w:t>đ</w:t>
      </w:r>
      <w:r>
        <w:rPr>
          <w:rFonts w:ascii="Times New Roman" w:hAnsi="Times New Roman"/>
          <w:i/>
          <w:sz w:val="26"/>
          <w:szCs w:val="26"/>
          <w:lang w:val="nl-NL"/>
        </w:rPr>
        <w:t>ề xuất) và kết quả lựa chọn nhà thầu (nếu có);</w:t>
      </w:r>
    </w:p>
    <w:p w14:paraId="66B2DEB8" w14:textId="00AC338F" w:rsidR="00096978" w:rsidRPr="00302315" w:rsidRDefault="00676424" w:rsidP="00040F1A">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C</w:t>
      </w:r>
      <w:r>
        <w:rPr>
          <w:rFonts w:ascii="Times New Roman" w:hAnsi="Times New Roman" w:hint="eastAsia"/>
          <w:i/>
          <w:sz w:val="26"/>
          <w:szCs w:val="26"/>
          <w:lang w:val="nl-NL"/>
        </w:rPr>
        <w:t>ă</w:t>
      </w:r>
      <w:r>
        <w:rPr>
          <w:rFonts w:ascii="Times New Roman" w:hAnsi="Times New Roman"/>
          <w:i/>
          <w:sz w:val="26"/>
          <w:szCs w:val="26"/>
          <w:lang w:val="nl-NL"/>
        </w:rPr>
        <w:t>n cứ nhu cầu của Bên A và n</w:t>
      </w:r>
      <w:r>
        <w:rPr>
          <w:rFonts w:ascii="Times New Roman" w:hAnsi="Times New Roman" w:hint="eastAsia"/>
          <w:i/>
          <w:sz w:val="26"/>
          <w:szCs w:val="26"/>
          <w:lang w:val="nl-NL"/>
        </w:rPr>
        <w:t>ă</w:t>
      </w:r>
      <w:r>
        <w:rPr>
          <w:rFonts w:ascii="Times New Roman" w:hAnsi="Times New Roman"/>
          <w:i/>
          <w:sz w:val="26"/>
          <w:szCs w:val="26"/>
          <w:lang w:val="nl-NL"/>
        </w:rPr>
        <w:t>ng lực của Bên B.</w:t>
      </w:r>
    </w:p>
    <w:p w14:paraId="3A365273"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668942CA"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76CCC662"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3E57E319"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1A7C359B" w14:textId="77777777" w:rsidR="00302315" w:rsidRPr="00302315" w:rsidRDefault="00302315" w:rsidP="00040F1A">
      <w:pPr>
        <w:spacing w:after="120" w:line="276" w:lineRule="auto"/>
        <w:contextualSpacing/>
        <w:jc w:val="both"/>
        <w:rPr>
          <w:rFonts w:ascii="Times New Roman" w:hAnsi="Times New Roman"/>
          <w:i/>
          <w:sz w:val="26"/>
          <w:szCs w:val="26"/>
          <w:lang w:val="nl-NL"/>
        </w:rPr>
      </w:pPr>
    </w:p>
    <w:p w14:paraId="771718AD" w14:textId="77777777" w:rsidR="00D94D6D" w:rsidRPr="00302315" w:rsidRDefault="00D94D6D" w:rsidP="00040F1A">
      <w:pPr>
        <w:spacing w:after="120" w:line="276" w:lineRule="auto"/>
        <w:contextualSpacing/>
        <w:jc w:val="both"/>
        <w:rPr>
          <w:rFonts w:ascii="Times New Roman" w:hAnsi="Times New Roman"/>
          <w:i/>
          <w:sz w:val="26"/>
          <w:szCs w:val="26"/>
          <w:lang w:val="nl-NL"/>
        </w:rPr>
      </w:pPr>
    </w:p>
    <w:p w14:paraId="4C1A8AE6" w14:textId="77777777" w:rsidR="00096978" w:rsidRPr="00302315" w:rsidRDefault="00096978" w:rsidP="00040F1A">
      <w:pPr>
        <w:spacing w:after="120" w:line="276" w:lineRule="auto"/>
        <w:jc w:val="both"/>
        <w:rPr>
          <w:rFonts w:ascii="Times New Roman" w:hAnsi="Times New Roman"/>
          <w:sz w:val="26"/>
          <w:szCs w:val="26"/>
          <w:lang w:val="nl-NL"/>
        </w:rPr>
      </w:pPr>
      <w:r>
        <w:rPr>
          <w:rFonts w:ascii="Times New Roman" w:hAnsi="Times New Roman"/>
          <w:sz w:val="26"/>
          <w:szCs w:val="26"/>
          <w:lang w:val="nl-NL"/>
        </w:rPr>
        <w:lastRenderedPageBreak/>
        <w:t xml:space="preserve">Hôm nay, ngày        tháng       năm 2026 tại Công ty cổ phần Đầu tư xây dựng và kỹ thuật VNCN E&amp;C, chúng tôi gồm các bên dưới đây:</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9"/>
        <w:gridCol w:w="7650"/>
      </w:tblGrid>
      <w:tr w:rsidR="00D107CC" w:rsidRPr="00302315" w14:paraId="5B366982" w14:textId="77777777" w:rsidTr="00D107CC">
        <w:trPr>
          <w:trHeight w:val="3235"/>
        </w:trPr>
        <w:tc>
          <w:tcPr>
            <w:tcW w:w="1554" w:type="dxa"/>
          </w:tcPr>
          <w:p w14:paraId="24CBFFE8" w14:textId="77777777" w:rsidR="00D107CC" w:rsidRPr="00302315" w:rsidRDefault="00D107CC" w:rsidP="00040F1A">
            <w:pPr>
              <w:spacing w:after="120" w:line="276" w:lineRule="auto"/>
              <w:jc w:val="both"/>
              <w:rPr>
                <w:rFonts w:ascii="Times New Roman" w:hAnsi="Times New Roman"/>
                <w:b/>
                <w:bCs/>
                <w:sz w:val="26"/>
                <w:szCs w:val="26"/>
              </w:rPr>
            </w:pPr>
            <w:r>
              <w:rPr>
                <w:rFonts w:ascii="Times New Roman" w:hAnsi="Times New Roman"/>
                <w:b/>
                <w:bCs/>
                <w:sz w:val="26"/>
                <w:szCs w:val="26"/>
              </w:rPr>
              <w:t>BÊN A</w:t>
            </w:r>
          </w:p>
          <w:p w14:paraId="50BDBCD8"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Địa chỉ</w:t>
            </w:r>
          </w:p>
          <w:p w14:paraId="6E811254"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Điện thoại</w:t>
            </w:r>
          </w:p>
          <w:p w14:paraId="16CB1BD9"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Mã số thuế</w:t>
            </w:r>
          </w:p>
          <w:p w14:paraId="6D9DE4FF"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Số tài khoản</w:t>
            </w:r>
          </w:p>
          <w:p w14:paraId="65D4201B" w14:textId="7C2BCAA5"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89" w:type="dxa"/>
          </w:tcPr>
          <w:p w14:paraId="20D6FD0C"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p w14:paraId="5CC4CBB4"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br/>
              <w:t>:</w:t>
            </w:r>
          </w:p>
          <w:p w14:paraId="65181E29"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p w14:paraId="723310FE"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p w14:paraId="15E0A9C4" w14:textId="1AE74B1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w:t>
            </w:r>
          </w:p>
        </w:tc>
        <w:tc>
          <w:tcPr>
            <w:tcW w:w="7650" w:type="dxa"/>
          </w:tcPr>
          <w:p w14:paraId="630FD923" w14:textId="77777777" w:rsidR="00D107CC" w:rsidRPr="00302315" w:rsidRDefault="00D107CC" w:rsidP="00040F1A">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 xml:space="preserve">CÔNG TY CP </w:t>
            </w:r>
            <w:r>
              <w:rPr>
                <w:rFonts w:ascii="Times New Roman" w:hAnsi="Times New Roman" w:hint="eastAsia"/>
                <w:b/>
                <w:bCs/>
                <w:sz w:val="26"/>
                <w:szCs w:val="26"/>
                <w:lang w:val="vi-VN"/>
              </w:rPr>
              <w:t>Đ</w:t>
            </w:r>
            <w:r>
              <w:rPr>
                <w:rFonts w:ascii="Times New Roman" w:hAnsi="Times New Roman"/>
                <w:b/>
                <w:bCs/>
                <w:sz w:val="26"/>
                <w:szCs w:val="26"/>
                <w:lang w:val="vi-VN"/>
              </w:rPr>
              <w:t>ẦU T</w:t>
            </w:r>
            <w:r>
              <w:rPr>
                <w:rFonts w:ascii="Times New Roman" w:hAnsi="Times New Roman" w:hint="eastAsia"/>
                <w:b/>
                <w:bCs/>
                <w:sz w:val="26"/>
                <w:szCs w:val="26"/>
                <w:lang w:val="vi-VN"/>
              </w:rPr>
              <w:t>Ư</w:t>
            </w:r>
            <w:r>
              <w:rPr>
                <w:rFonts w:ascii="Times New Roman" w:hAnsi="Times New Roman"/>
                <w:b/>
                <w:bCs/>
                <w:sz w:val="26"/>
                <w:szCs w:val="26"/>
                <w:lang w:val="vi-VN"/>
              </w:rPr>
              <w:t xml:space="preserve"> XÂY DỰNG VÀ KỸ THUẬT VNCN E&amp;C</w:t>
            </w:r>
          </w:p>
          <w:p w14:paraId="768BB530"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Tầng 18, tòa nhà Vinaconex, số 34 Láng Hạ, ph</w:t>
            </w:r>
            <w:r>
              <w:rPr>
                <w:rFonts w:ascii="Times New Roman" w:hAnsi="Times New Roman" w:hint="eastAsia"/>
                <w:sz w:val="26"/>
                <w:szCs w:val="26"/>
                <w:lang w:val="vi-VN"/>
              </w:rPr>
              <w:t>ư</w:t>
            </w:r>
            <w:r>
              <w:rPr>
                <w:rFonts w:ascii="Times New Roman" w:hAnsi="Times New Roman"/>
                <w:sz w:val="26"/>
                <w:szCs w:val="26"/>
                <w:lang w:val="vi-VN"/>
              </w:rPr>
              <w:t>ờng Láng, Hà Nội.</w:t>
            </w:r>
          </w:p>
          <w:p w14:paraId="24E5AABC"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024 37765888                                               Fax: 024 37765999</w:t>
            </w:r>
          </w:p>
          <w:p w14:paraId="3657EF01"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0102261441</w:t>
            </w:r>
          </w:p>
          <w:p w14:paraId="6678D586" w14:textId="7777777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0491001572401 tại ngân hàng Vietcombank - Chi nhánh Th</w:t>
            </w:r>
            <w:r>
              <w:rPr>
                <w:rFonts w:ascii="Times New Roman" w:hAnsi="Times New Roman" w:hint="eastAsia"/>
                <w:sz w:val="26"/>
                <w:szCs w:val="26"/>
                <w:lang w:val="vi-VN"/>
              </w:rPr>
              <w:t>ă</w:t>
            </w:r>
            <w:r>
              <w:rPr>
                <w:rFonts w:ascii="Times New Roman" w:hAnsi="Times New Roman"/>
                <w:sz w:val="26"/>
                <w:szCs w:val="26"/>
                <w:lang w:val="vi-VN"/>
              </w:rPr>
              <w:t>ng Long</w:t>
            </w:r>
          </w:p>
          <w:p w14:paraId="66DD84A4" w14:textId="4CAAFD06"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lang w:val="vi-VN"/>
              </w:rPr>
              <w:t>Ông</w:t>
              <w:tab/>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lang w:val="vi-VN"/>
              </w:rPr>
              <w:t xml:space="preserve">Tổng Giám </w:t>
            </w:r>
            <w:r>
              <w:rPr>
                <w:rFonts w:ascii="Times New Roman" w:hAnsi="Times New Roman" w:hint="eastAsia"/>
                <w:b/>
                <w:bCs/>
                <w:sz w:val="26"/>
                <w:szCs w:val="26"/>
                <w:lang w:val="vi-VN"/>
              </w:rPr>
              <w:t>Đ</w:t>
            </w:r>
            <w:r>
              <w:rPr>
                <w:rFonts w:ascii="Times New Roman" w:hAnsi="Times New Roman"/>
                <w:b/>
                <w:bCs/>
                <w:sz w:val="26"/>
                <w:szCs w:val="26"/>
                <w:lang w:val="vi-VN"/>
              </w:rPr>
              <w:t>ốc</w:t>
            </w:r>
          </w:p>
        </w:tc>
      </w:tr>
      <w:tr w:rsidR="00D107CC" w:rsidRPr="00302315" w14:paraId="2FA6BFE8" w14:textId="77777777" w:rsidTr="00D107CC">
        <w:tc>
          <w:tcPr>
            <w:tcW w:w="1554" w:type="dxa"/>
          </w:tcPr>
          <w:p w14:paraId="7001018B" w14:textId="69D1EFC8"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BÊN B</w:t>
            </w:r>
          </w:p>
          <w:p w14:paraId="71A5330B"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Địa chỉ</w:t>
            </w:r>
          </w:p>
          <w:p w14:paraId="69A42F72"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Điện thoại</w:t>
            </w:r>
          </w:p>
          <w:p w14:paraId="5ABD0B65"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Mã số thuế</w:t>
            </w:r>
          </w:p>
          <w:p w14:paraId="216AF982"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Số tài khoản</w:t>
            </w:r>
          </w:p>
          <w:p w14:paraId="517A8993" w14:textId="1FF2C592"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Đại diện</w:t>
            </w:r>
          </w:p>
        </w:tc>
        <w:tc>
          <w:tcPr>
            <w:tcW w:w="289" w:type="dxa"/>
          </w:tcPr>
          <w:p w14:paraId="0DB442AA"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576E3CBD"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br/>
              <w:t>:</w:t>
            </w:r>
          </w:p>
          <w:p w14:paraId="3B1CF55A"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0FD5D9A" w14:textId="77777777" w:rsidR="00D107CC"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4FCB513" w14:textId="72FCC9F7" w:rsidR="00D107CC"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highlight w:val="yellow"/>
              </w:rPr>
              <w:t>:</w:t>
            </w:r>
          </w:p>
        </w:tc>
        <w:tc>
          <w:tcPr>
            <w:tcW w:w="7650" w:type="dxa"/>
          </w:tcPr>
          <w:p w14:paraId="4DBB9097" w14:textId="77777777" w:rsidR="00D107CC" w:rsidRPr="00302315" w:rsidRDefault="00D107CC"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CÔNG TY ……</w:t>
            </w:r>
          </w:p>
          <w:p w14:paraId="7B02C751"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34A57B5E"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4B7A9240"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38497791"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w:t>
            </w:r>
          </w:p>
          <w:p w14:paraId="757CD91A" w14:textId="77777777" w:rsidR="00B0112F" w:rsidRDefault="00000000" w:rsidP="00040F1A">
            <w:pPr>
              <w:spacing w:after="120" w:line="276" w:lineRule="auto"/>
              <w:jc w:val="both"/>
              <w:rPr>
                <w:rFonts w:ascii="Times New Roman" w:hAnsi="Times New Roman"/>
                <w:sz w:val="26"/>
                <w:szCs w:val="26"/>
                <w:lang w:val="vi-VN"/>
              </w:rPr>
            </w:pPr>
            <w:r>
              <w:rPr>
                <w:rFonts w:ascii="Times New Roman" w:hAnsi="Times New Roman"/>
                <w:sz w:val="26"/>
                <w:szCs w:val="26"/>
                <w:highlight w:val="yellow"/>
                <w:lang w:val="vi-VN"/>
              </w:rPr>
              <w:t>Ông/Bà ……</w:t>
            </w:r>
            <w:r>
              <w:rPr>
                <w:rFonts w:ascii="Times New Roman" w:hAnsi="Times New Roman"/>
                <w:sz w:val="26"/>
                <w:szCs w:val="26"/>
                <w:lang w:val="vi-VN"/>
              </w:rPr>
              <w:t xml:space="preserve">          Chức vụ: </w:t>
            </w:r>
            <w:r>
              <w:rPr>
                <w:rFonts w:ascii="Times New Roman" w:hAnsi="Times New Roman"/>
                <w:sz w:val="26"/>
                <w:szCs w:val="26"/>
                <w:highlight w:val="yellow"/>
                <w:lang w:val="vi-VN"/>
              </w:rPr>
              <w:t>……</w:t>
            </w:r>
          </w:p>
        </w:tc>
      </w:tr>
    </w:tbl>
    <w:p w14:paraId="1DB74655" w14:textId="77777777" w:rsidR="00D107CC" w:rsidRPr="00302315" w:rsidRDefault="00D107CC" w:rsidP="00040F1A">
      <w:pPr>
        <w:pStyle w:val="BodyText2"/>
        <w:widowControl w:val="0"/>
        <w:spacing w:line="276" w:lineRule="auto"/>
        <w:jc w:val="both"/>
        <w:rPr>
          <w:rFonts w:ascii="Times New Roman" w:hAnsi="Times New Roman"/>
          <w:b/>
          <w:sz w:val="26"/>
          <w:szCs w:val="26"/>
        </w:rPr>
      </w:pPr>
    </w:p>
    <w:p w14:paraId="5830847A" w14:textId="6BB87040" w:rsidR="00096978" w:rsidRPr="00302315" w:rsidRDefault="00096978" w:rsidP="00040F1A">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58571509" w14:textId="77777777" w:rsidR="00096978" w:rsidRPr="00302315" w:rsidRDefault="00096978" w:rsidP="00040F1A">
      <w:pPr>
        <w:pStyle w:val="Heading2"/>
        <w:spacing w:after="120" w:line="276" w:lineRule="auto"/>
        <w:jc w:val="left"/>
        <w:rPr>
          <w:rFonts w:ascii="Times New Roman" w:hAnsi="Times New Roman"/>
          <w:w w:val="90"/>
          <w:sz w:val="26"/>
          <w:szCs w:val="26"/>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Pr>
          <w:rFonts w:ascii="Times New Roman" w:hAnsi="Times New Roman"/>
          <w:sz w:val="26"/>
          <w:szCs w:val="26"/>
        </w:rPr>
        <w:t xml:space="preserve">Điều 1. </w:t>
      </w:r>
      <w:r>
        <w:rPr>
          <w:rFonts w:ascii="Times New Roman" w:hAnsi="Times New Roman"/>
          <w:w w:val="90"/>
          <w:sz w:val="26"/>
          <w:szCs w:val="26"/>
        </w:rPr>
        <w:t>GIẢI THÍCH TỪ NGỮ</w:t>
      </w:r>
    </w:p>
    <w:p w14:paraId="1FCED682" w14:textId="77777777" w:rsidR="00096978" w:rsidRPr="00302315" w:rsidRDefault="00096978" w:rsidP="00040F1A">
      <w:pPr>
        <w:spacing w:after="120" w:line="276" w:lineRule="auto"/>
        <w:rPr>
          <w:rFonts w:ascii="Times New Roman"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5D0803B4" w14:textId="5D115BFA" w:rsidR="00096978" w:rsidRPr="00302315" w:rsidRDefault="00F12103" w:rsidP="00040F1A">
      <w:pPr>
        <w:spacing w:after="120" w:line="276" w:lineRule="auto"/>
        <w:rPr>
          <w:rFonts w:ascii="Times New Roman" w:hAnsi="Times New Roman"/>
          <w:b/>
          <w:sz w:val="26"/>
          <w:szCs w:val="26"/>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Pr>
          <w:rStyle w:val="StyleHeading3BoldCharCharCharCharCharCharCharCharCharCharCharCharCharCharChar"/>
          <w:rFonts w:ascii="Times New Roman" w:hAnsi="Times New Roman"/>
          <w:sz w:val="26"/>
          <w:szCs w:val="26"/>
          <w:lang w:val="nl-NL"/>
        </w:rPr>
        <w:t>1.1. Chủ đầu tư</w:t>
      </w:r>
      <w:bookmarkEnd w:id="16"/>
      <w:bookmarkEnd w:id="1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302315" w:rsidRDefault="00F12103" w:rsidP="00040F1A">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1.2. Bên A</w:t>
      </w:r>
      <w:bookmarkEnd w:id="18"/>
      <w:bookmarkEnd w:id="19"/>
      <w:r>
        <w:rPr>
          <w:rStyle w:val="StyleHeading3BoldCharCharCharCharCharCharCharCharCharCharCharCharCharCharChar"/>
          <w:rFonts w:ascii="Times New Roman" w:hAnsi="Times New Roman"/>
          <w:sz w:val="26"/>
          <w:szCs w:val="26"/>
          <w:lang w:val="nl-NL"/>
        </w:rPr>
        <w:t xml:space="preserve"> </w:t>
      </w:r>
      <w:bookmarkStart w:id="23" w:name="_Toc179249743"/>
      <w:bookmarkStart w:id="24" w:name="_Toc180807069"/>
      <w:bookmarkStart w:id="25" w:name="_Toc181075447"/>
      <w:bookmarkStart w:id="26" w:name="_Toc273427103"/>
      <w:bookmarkEnd w:id="20"/>
      <w:bookmarkEnd w:id="21"/>
      <w:r>
        <w:rPr>
          <w:rFonts w:ascii="Times New Roman" w:hAnsi="Times New Roman"/>
          <w:sz w:val="26"/>
          <w:szCs w:val="26"/>
          <w:lang w:val="nl-NL"/>
        </w:rPr>
        <w:t>là Công ty Cổ phần Đầu tư Xây dựng và Kỹ thuật VNCN E&amp;C.</w:t>
      </w:r>
    </w:p>
    <w:p w14:paraId="178B46A3" w14:textId="70CD2575" w:rsidR="00096978" w:rsidRPr="00302315" w:rsidRDefault="00F12103" w:rsidP="00040F1A">
      <w:pPr>
        <w:spacing w:after="120" w:line="276" w:lineRule="auto"/>
        <w:rPr>
          <w:rStyle w:val="StyleHeading3BoldCharCharCharCharCharCharCharCharCharCharCharCharCharCharChar"/>
          <w:rFonts w:ascii="Times New Roman" w:hAnsi="Times New Roman"/>
          <w:sz w:val="26"/>
          <w:szCs w:val="26"/>
        </w:rPr>
      </w:pPr>
      <w:commentRangeStart w:id="0"/>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Change w:id="5001" w:author="Claude" w:date="2026-10-14T09:00:00Z">
            <w:rPr>
              <w:rStyle w:val="StyleHeading3BoldCharCharCharCharCharCharCharCharCharCharCharCharCharCharChar"/>
              <w:rFonts w:ascii="Times New Roman" w:hAnsi="Times New Roman"/>
              <w:sz w:val="26"/>
              <w:szCs w:val="26"/>
              <w:lang w:val="nl-NL"/>
            </w:rPr>
          </w:rPrChange>
        </w:rPr>
        <w:t xml:space="preserve">Công ty </w:t>
      </w:r>
      <w:del w:id="5002" w:author="Claude" w:date="2026-10-14T09:00:00Z">
        <w:r>
          <w:rPr>
            <w:rStyle w:val="StyleHeading3BoldCharCharCharCharCharCharCharCharCharCharCharCharCharCharChar"/>
            <w:rFonts w:ascii="Times New Roman" w:hAnsi="Times New Roman"/>
            <w:sz w:val="26"/>
            <w:szCs w:val="26"/>
            <w:highlight w:val="yellow"/>
            <w:lang w:val="nl-NL"/>
          </w:rPr>
          <w:delText xml:space="preserve">……</w:delText>
        </w:r>
      </w:del>
      <w:ins w:id="5003" w:author="Claude" w:date="2026-10-14T09:00:00Z">
        <w:r>
          <w:rPr>
            <w:rStyle w:val="StyleHeading3BoldCharCharCharCharCharCharCharCharCharCharCharCharCharCharChar"/>
            <w:rFonts w:ascii="Times New Roman" w:hAnsi="Times New Roman"/>
            <w:sz w:val="26"/>
            <w:szCs w:val="26"/>
            <w:highlight w:val="yellow"/>
            <w:lang w:val="nl-NL"/>
          </w:rPr>
          <w:t xml:space="preserve">Cổ phần Phục Hưng Holdings</w:t>
        </w:r>
      </w:ins>
      <w:r>
        <w:rPr>
          <w:rStyle w:val="StyleHeading3BoldCharCharCharCharCharCharCharCharCharCharCharCharCharCharChar"/>
          <w:rFonts w:ascii="Times New Roman" w:hAnsi="Times New Roman"/>
          <w:sz w:val="26"/>
          <w:szCs w:val="26"/>
          <w:lang w:val="nl-NL"/>
        </w:rPr>
        <w:t xml:space="preserve">.</w:t>
      </w:r>
      <w:commentRangeEnd w:id="0"/>
      <w:r>
        <w:rPr>
          <w:rStyle w:val="CommentReference"/>
        </w:rPr>
        <w:commentReference w:id="0"/>
      </w:r>
    </w:p>
    <w:p w14:paraId="5521A95D" w14:textId="5E930F89" w:rsidR="00096978" w:rsidRPr="000B3774" w:rsidRDefault="00F12103" w:rsidP="00040F1A">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3"/>
      <w:bookmarkEnd w:id="24"/>
      <w:bookmarkEnd w:id="25"/>
      <w:bookmarkEnd w:id="2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0"/>
          <w:bCs w:val="0"/>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0"/>
          <w:bCs w:val="0"/>
          <w:sz w:val="26"/>
          <w:szCs w:val="26"/>
          <w:lang w:val="nl-NL"/>
        </w:rPr>
        <w:t>Chủ đầu tư.</w:t>
      </w:r>
    </w:p>
    <w:p w14:paraId="076B3FF0" w14:textId="6951BB7B" w:rsidR="00096978" w:rsidRPr="00302315" w:rsidRDefault="00F12103" w:rsidP="00040F1A">
      <w:pPr>
        <w:spacing w:after="120" w:line="276" w:lineRule="auto"/>
        <w:rPr>
          <w:rFonts w:ascii="Times New Roman" w:hAnsi="Times New Roman"/>
          <w:b/>
          <w:sz w:val="26"/>
          <w:szCs w:val="26"/>
          <w:lang w:val="nl-NL"/>
        </w:rPr>
      </w:pPr>
      <w:bookmarkStart w:id="27" w:name="_Toc180807072"/>
      <w:bookmarkStart w:id="28" w:name="_Toc181075450"/>
      <w:bookmarkStart w:id="29" w:name="_Toc273427104"/>
      <w:r>
        <w:rPr>
          <w:rStyle w:val="StyleHeading3BoldCharCharCharCharCharCharCharCharCharCharCharCharCharCharChar"/>
          <w:rFonts w:ascii="Times New Roman" w:hAnsi="Times New Roman"/>
          <w:sz w:val="26"/>
          <w:szCs w:val="26"/>
          <w:lang w:val="nl-NL" w:eastAsia="en-US"/>
        </w:rPr>
        <w:t>1.5. Đại diện Bên A</w:t>
      </w:r>
      <w:bookmarkEnd w:id="27"/>
      <w:bookmarkEnd w:id="28"/>
      <w:bookmarkEnd w:id="29"/>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14:paraId="388083EC" w14:textId="4F9CCF8A"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14:paraId="3551D53E" w14:textId="0922E328" w:rsidR="00096978" w:rsidRPr="00302315" w:rsidRDefault="00F12103" w:rsidP="00040F1A">
      <w:pPr>
        <w:spacing w:after="120" w:line="276" w:lineRule="auto"/>
        <w:rPr>
          <w:rStyle w:val="StyleHeading3BoldCharCharCharCharCharCharCharCharCharCharCharCharCharCharChar"/>
          <w:rFonts w:ascii="Times New Roman" w:hAnsi="Times New Roman"/>
          <w:bCs w:val="0"/>
          <w:sz w:val="26"/>
          <w:szCs w:val="26"/>
          <w:lang w:val="nl-NL"/>
        </w:rPr>
      </w:pPr>
      <w:bookmarkStart w:id="30" w:name="_Toc273427107"/>
      <w:bookmarkStart w:id="31" w:name="_Toc179249744"/>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0"/>
          <w:bCs w:val="0"/>
          <w:sz w:val="26"/>
          <w:szCs w:val="26"/>
          <w:lang w:val="nl-NL" w:eastAsia="en-US"/>
        </w:rPr>
        <w:t xml:space="preserve"> là</w:t>
      </w:r>
      <w:r>
        <w:rPr>
          <w:rStyle w:val="StyleHeading3BoldCharCharCharCharCharCharCharCharCharCharCharCharCharCharChar"/>
          <w:rFonts w:ascii="Times New Roman" w:hAnsi="Times New Roman"/>
          <w:b w:val="0"/>
          <w:bCs w:val="0"/>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30"/>
    </w:p>
    <w:p w14:paraId="51A1BC12" w14:textId="704AA69F" w:rsidR="00B0112F" w:rsidRPr="000B3774" w:rsidRDefault="00000000" w:rsidP="00040F1A">
      <w:pPr>
        <w:spacing w:after="120" w:line="276" w:lineRule="auto"/>
        <w:rPr>
          <w:rStyle w:val="StyleHeading3BoldCharCharCharCharCharCharCharCharCharCharCharCharCharCharChar"/>
          <w:rFonts w:ascii="Times New Roman" w:hAnsi="Times New Roman"/>
          <w:b w:val="0"/>
          <w:bCs w:val="0"/>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1F6E8391" w14:textId="0E45C6F8" w:rsidR="00096978" w:rsidRPr="00302315" w:rsidRDefault="00F12103" w:rsidP="00040F1A">
      <w:pPr>
        <w:spacing w:after="120" w:line="276" w:lineRule="auto"/>
        <w:rPr>
          <w:rFonts w:ascii="Times New Roman" w:hAnsi="Times New Roman"/>
          <w:b/>
          <w:sz w:val="26"/>
          <w:szCs w:val="26"/>
          <w:lang w:val="nl-NL"/>
        </w:rPr>
      </w:pPr>
      <w:bookmarkStart w:id="32" w:name="_Toc273427109"/>
      <w:bookmarkEnd w:id="31"/>
      <w:r>
        <w:rPr>
          <w:rStyle w:val="StyleHeading3BoldCharCharCharCharCharCharCharCharCharCharCharCharCharCharChar"/>
          <w:rFonts w:ascii="Times New Roman" w:hAnsi="Times New Roman"/>
          <w:sz w:val="26"/>
          <w:szCs w:val="26"/>
          <w:lang w:val="nl-NL" w:eastAsia="en-US"/>
        </w:rPr>
        <w:lastRenderedPageBreak/>
        <w:t xml:space="preserve">1.9. Dự án: </w:t>
      </w:r>
      <w:bookmarkEnd w:id="32"/>
      <w:r>
        <w:rPr>
          <w:rStyle w:val="StyleHeading3BoldCharCharCharCharCharCharCharCharCharCharCharCharCharCharChar"/>
          <w:rFonts w:ascii="Times New Roman" w:hAnsi="Times New Roman"/>
          <w:b w:val="0"/>
          <w:bCs w:val="0"/>
          <w:sz w:val="26"/>
          <w:szCs w:val="26"/>
          <w:lang w:val="nl-NL" w:eastAsia="en-US"/>
        </w:rPr>
        <w:t>là</w:t>
      </w:r>
      <w:r>
        <w:rPr>
          <w:rStyle w:val="StyleHeading3BoldCharCharCharCharCharCharCharCharCharCharCharCharCharCharChar"/>
          <w:rFonts w:ascii="Times New Roman" w:hAnsi="Times New Roman"/>
          <w:b w:val="0"/>
          <w:bCs w:val="0"/>
          <w:sz w:val="26"/>
          <w:szCs w:val="26"/>
          <w:lang w:val="vi-VN" w:eastAsia="en-US"/>
        </w:rPr>
        <w:t xml:space="preserve"> Dự án </w:t>
      </w:r>
      <w:r>
        <w:rPr>
          <w:rFonts w:ascii="Times New Roman" w:hAnsi="Times New Roman"/>
          <w:sz w:val="26"/>
          <w:szCs w:val="26"/>
          <w:lang w:val="nl-NL"/>
        </w:rPr>
        <w:t xml:space="preserve">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14:paraId="6DBA158F" w14:textId="13C4727E"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1.10. Hợp đồng</w:t>
      </w:r>
      <w:bookmarkEnd w:id="22"/>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14:paraId="16D9FE85" w14:textId="43E96B55" w:rsidR="00096978" w:rsidRPr="00302315" w:rsidRDefault="00F12103" w:rsidP="00040F1A">
      <w:pPr>
        <w:spacing w:after="120" w:line="276" w:lineRule="auto"/>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3A88EAB0"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6CCB7FD2" w:rsidR="00096978" w:rsidRPr="00302315" w:rsidRDefault="00F12103" w:rsidP="00040F1A">
      <w:pPr>
        <w:spacing w:after="120" w:line="276" w:lineRule="auto"/>
        <w:rPr>
          <w:rFonts w:ascii="Times New Roman" w:hAnsi="Times New Roman"/>
          <w:b/>
          <w:sz w:val="26"/>
          <w:szCs w:val="26"/>
          <w:lang w:val="nl-NL"/>
        </w:rPr>
      </w:pPr>
      <w:commentRangeStart w:id="1"/>
      <w:r>
        <w:rPr>
          <w:rStyle w:val="StyleHeading3BoldCharCharCharCharCharCharCharCharCharCharCharCharCharCharChar"/>
          <w:rFonts w:ascii="Times New Roman" w:hAnsi="Times New Roman"/>
          <w:sz w:val="26"/>
          <w:szCs w:val="26"/>
          <w:lang w:val="nl-NL" w:eastAsia="en-US"/>
        </w:rPr>
        <w:t xml:space="preserve">1.13. Hợp đồng </w:t>
      </w:r>
      <w:ins w:id="5004" w:author="Claude" w:date="2026-10-14T09:00:00Z">
        <w:r>
          <w:rPr>
            <w:rStyle w:val="StyleHeading3BoldCharCharCharCharCharCharCharCharCharCharCharCharCharCharChar"/>
            <w:rFonts w:ascii="Times New Roman" w:hAnsi="Times New Roman"/>
            <w:sz w:val="26"/>
            <w:szCs w:val="26"/>
            <w:lang w:val="nl-NL" w:eastAsia="en-US"/>
          </w:rPr>
          <w:t xml:space="preserve">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 xml:space="preserve">16/7/2026</w:t>
        </w:r>
        <w:r>
          <w:rPr>
            <w:rStyle w:val="StyleHeading3BoldCharCharCharCharCharCharCharCharCharCharCharCharCharCharChar"/>
            <w:rFonts w:ascii="Times New Roman" w:hAnsi="Times New Roman"/>
            <w:sz w:val="26"/>
            <w:szCs w:val="26"/>
            <w:lang w:val="nl-NL" w:eastAsia="en-US"/>
          </w:rPr>
          <w:t xml:space="preserve"> giữa </w:t>
        </w:r>
      </w:ins>
      <w:r>
        <w:rPr>
          <w:rStyle w:val="StyleHeading3BoldCharCharCharCharCharCharCharCharCharCharCharCharCharCharChar"/>
          <w:rFonts w:ascii="Times New Roman" w:hAnsi="Times New Roman"/>
          <w:sz w:val="26"/>
          <w:szCs w:val="26"/>
          <w:lang w:val="nl-NL" w:eastAsia="en-US"/>
        </w:rPr>
        <w:t xml:space="preserve">Chủ đầu tư</w:t>
      </w:r>
      <w:del w:id="5005" w:author="Claude" w:date="2026-10-14T09:00:00Z">
        <w:r>
          <w:rPr>
            <w:rStyle w:val="StyleHeading3BoldCharCharCharCharCharCharCharCharCharCharCharCharCharCharChar"/>
            <w:rFonts w:ascii="Times New Roman" w:hAnsi="Times New Roman"/>
            <w:sz w:val="26"/>
            <w:szCs w:val="26"/>
            <w:lang w:val="nl-NL" w:eastAsia="en-US"/>
          </w:rPr>
          <w:delText xml:space="preserve">:</w:delText>
        </w:r>
        <w:r>
          <w:rPr>
            <w:rFonts w:ascii="Times New Roman" w:hAnsi="Times New Roman"/>
            <w:sz w:val="26"/>
            <w:szCs w:val="26"/>
            <w:lang w:val="nl-NL"/>
          </w:rPr>
          <w:delText xml:space="preserve"> là hợp đồng giữa Bên A</w:delText>
        </w:r>
      </w:del>
      <w:r>
        <w:rPr>
          <w:rFonts w:ascii="Times New Roman" w:hAnsi="Times New Roman"/>
          <w:sz w:val="26"/>
          <w:szCs w:val="26"/>
          <w:lang w:val="nl-NL"/>
        </w:rPr>
        <w:t xml:space="preserve"> và Liên danh</w:t>
      </w:r>
      <w:del w:id="5006" w:author="Claude" w:date="2026-10-14T09:00:00Z">
        <w:r>
          <w:rPr>
            <w:rFonts w:ascii="Times New Roman" w:hAnsi="Times New Roman"/>
            <w:sz w:val="26"/>
            <w:szCs w:val="26"/>
            <w:lang w:val="vi-VN"/>
          </w:rPr>
          <w:delText xml:space="preserve"> Chủ đầu tư</w:delText>
        </w:r>
      </w:del>
      <w:r>
        <w:rPr>
          <w:rFonts w:ascii="Times New Roman" w:hAnsi="Times New Roman"/>
          <w:sz w:val="26"/>
          <w:szCs w:val="26"/>
          <w:lang w:val="nl-NL"/>
        </w:rPr>
        <w:t xml:space="preserve"> Công ty CP Đầu tư </w:t>
      </w:r>
      <w:del w:id="5007" w:author="Claude" w:date="2026-10-14T09:00:00Z">
        <w:r>
          <w:rPr>
            <w:rFonts w:ascii="Times New Roman" w:hAnsi="Times New Roman"/>
            <w:sz w:val="26"/>
            <w:szCs w:val="26"/>
            <w:lang w:val="nl-NL"/>
          </w:rPr>
          <w:delText xml:space="preserve">Tài chính</w:delText>
        </w:r>
      </w:del>
      <w:ins w:id="5008" w:author="Claude" w:date="2026-10-14T09:00:00Z">
        <w:r>
          <w:rPr>
            <w:rFonts w:ascii="Times New Roman" w:hAnsi="Times New Roman"/>
            <w:sz w:val="26"/>
            <w:szCs w:val="26"/>
            <w:lang w:val="nl-NL"/>
          </w:rPr>
          <w:t xml:space="preserve">Xây dựng</w:t>
        </w:r>
      </w:ins>
      <w:r>
        <w:rPr>
          <w:rFonts w:ascii="Times New Roman" w:hAnsi="Times New Roman"/>
          <w:sz w:val="26"/>
          <w:szCs w:val="26"/>
          <w:lang w:val="nl-NL"/>
        </w:rPr>
        <w:t xml:space="preserve"> và </w:t>
      </w:r>
      <w:del w:id="5009" w:author="Claude" w:date="2026-10-14T09:00:00Z">
        <w:r>
          <w:rPr>
            <w:rFonts w:ascii="Times New Roman" w:hAnsi="Times New Roman"/>
            <w:sz w:val="26"/>
            <w:szCs w:val="26"/>
            <w:lang w:val="nl-NL"/>
          </w:rPr>
          <w:delText xml:space="preserve">An ninh Công nghệ IFT và</w:delText>
        </w:r>
      </w:del>
      <w:ins w:id="5010" w:author="Claude" w:date="2026-10-14T09:00:00Z">
        <w:r>
          <w:rPr>
            <w:rFonts w:ascii="Times New Roman" w:hAnsi="Times New Roman"/>
            <w:sz w:val="26"/>
            <w:szCs w:val="26"/>
            <w:lang w:val="nl-NL"/>
          </w:rPr>
          <w:t xml:space="preserve">Kỹ thuật VNCN E&amp;C –</w:t>
        </w:r>
      </w:ins>
      <w:r>
        <w:rPr>
          <w:rFonts w:ascii="Times New Roman" w:hAnsi="Times New Roman"/>
          <w:sz w:val="26"/>
          <w:szCs w:val="26"/>
          <w:lang w:val="nl-NL"/>
        </w:rPr>
        <w:t xml:space="preserve"> Công ty </w:t>
      </w:r>
      <w:del w:id="5011" w:author="Claude" w:date="2026-10-14T09:00:00Z">
        <w:r>
          <w:rPr>
            <w:rFonts w:ascii="Times New Roman" w:hAnsi="Times New Roman"/>
            <w:sz w:val="26"/>
            <w:szCs w:val="26"/>
            <w:lang w:val="nl-NL"/>
          </w:rPr>
          <w:delText xml:space="preserve">TNHH Phát triển Tiền Phong</w:delText>
        </w:r>
      </w:del>
      <w:ins w:id="5012" w:author="Claude" w:date="2026-10-14T09:00:00Z">
        <w:r>
          <w:rPr>
            <w:rFonts w:ascii="Times New Roman" w:hAnsi="Times New Roman"/>
            <w:sz w:val="26"/>
            <w:szCs w:val="26"/>
            <w:lang w:val="nl-NL"/>
          </w:rPr>
          <w:t xml:space="preserve">CP Xây dựng Hạ tầng và Thương mại Việt Hưng, trong đó Bên A là thành viên đứng đầu Liên danh</w:t>
        </w:r>
      </w:ins>
      <w:r>
        <w:rPr>
          <w:rFonts w:ascii="Times New Roman" w:hAnsi="Times New Roman"/>
          <w:sz w:val="26"/>
          <w:szCs w:val="26"/>
          <w:lang w:val="nl-NL"/>
        </w:rPr>
        <w:t xml:space="preserve"> (sau đây gọi là “Hợp đồng thầu chính”).</w:t>
      </w:r>
      <w:commentRangeEnd w:id="1"/>
      <w:r>
        <w:rPr>
          <w:rStyle w:val="CommentReference"/>
        </w:rPr>
        <w:commentReference w:id="1"/>
      </w:r>
    </w:p>
    <w:p w14:paraId="0783DC3E" w14:textId="7E253C91" w:rsidR="00096978" w:rsidRPr="00302315" w:rsidRDefault="00F12103" w:rsidP="00040F1A">
      <w:pPr>
        <w:spacing w:after="120" w:line="276" w:lineRule="auto"/>
        <w:rPr>
          <w:rFonts w:ascii="Times New Roman" w:hAnsi="Times New Roman"/>
          <w:b/>
          <w:sz w:val="26"/>
          <w:szCs w:val="26"/>
          <w:lang w:val="nl-NL"/>
        </w:rPr>
      </w:pPr>
      <w:r>
        <w:rPr>
          <w:rFonts w:ascii="Times New Roman" w:hAnsi="Times New Roman"/>
          <w:b/>
          <w:bCs/>
          <w:sz w:val="26"/>
          <w:szCs w:val="26"/>
          <w:lang w:val="nl-NL"/>
        </w:rPr>
        <w:t>1.14.</w:t>
      </w:r>
      <w:r>
        <w:rPr>
          <w:rFonts w:ascii="Times New Roman" w:hAnsi="Times New Roman"/>
          <w:sz w:val="26"/>
          <w:szCs w:val="26"/>
          <w:lang w:val="nl-NL"/>
        </w:rPr>
        <w:t xml:space="preserve"> Bảng tiên lượng: là bảng kê chi tiết khối lượng và giá các công việc trong hợp đồng.</w:t>
      </w:r>
    </w:p>
    <w:p w14:paraId="68A4EAD2" w14:textId="6C408847" w:rsidR="00096978" w:rsidRPr="00302315" w:rsidRDefault="00F12103" w:rsidP="00040F1A">
      <w:pPr>
        <w:spacing w:after="120" w:line="276" w:lineRule="auto"/>
        <w:rPr>
          <w:rFonts w:ascii="Times New Roman" w:hAnsi="Times New Roman"/>
          <w:b/>
          <w:sz w:val="26"/>
          <w:szCs w:val="26"/>
          <w:lang w:val="nl-NL"/>
        </w:rPr>
      </w:pPr>
      <w:bookmarkStart w:id="33" w:name="_Toc179249752"/>
      <w:bookmarkStart w:id="34" w:name="_Toc180807077"/>
      <w:bookmarkStart w:id="35" w:name="_Toc181075455"/>
      <w:bookmarkStart w:id="36" w:name="_Toc273427113"/>
      <w:r>
        <w:rPr>
          <w:rStyle w:val="StyleHeading3BoldCharCharCharCharCharCharCharCharCharCharCharCharCharCharChar"/>
          <w:rFonts w:ascii="Times New Roman" w:hAnsi="Times New Roman"/>
          <w:sz w:val="26"/>
          <w:szCs w:val="26"/>
          <w:lang w:val="nl-NL"/>
        </w:rPr>
        <w:t>1.15. Biên bản nghiệm thu</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14:paraId="19D17240" w14:textId="0CBB2DAB" w:rsidR="00096978" w:rsidRPr="00040F1A" w:rsidRDefault="00F12103" w:rsidP="00040F1A">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1318D3AD" w14:textId="2ED8FE59" w:rsidR="00096978" w:rsidRPr="00302315" w:rsidRDefault="00F12103" w:rsidP="00040F1A">
      <w:pPr>
        <w:spacing w:after="120" w:line="276" w:lineRule="auto"/>
        <w:rPr>
          <w:rFonts w:ascii="Times New Roman" w:hAnsi="Times New Roman"/>
          <w:b/>
          <w:sz w:val="26"/>
          <w:szCs w:val="26"/>
          <w:lang w:val="nl-NL"/>
        </w:rPr>
      </w:pPr>
      <w:bookmarkStart w:id="37" w:name="_Toc179249765"/>
      <w:bookmarkStart w:id="38" w:name="_Toc180807079"/>
      <w:bookmarkStart w:id="39" w:name="_Toc181075457"/>
      <w:bookmarkStart w:id="40" w:name="_Toc273427115"/>
      <w:bookmarkStart w:id="41" w:name="_Toc179249782"/>
      <w:r>
        <w:rPr>
          <w:rStyle w:val="StyleHeading3BoldCharCharCharCharCharCharCharCharCharCharCharCharCharCharChar"/>
          <w:rFonts w:ascii="Times New Roman" w:hAnsi="Times New Roman"/>
          <w:sz w:val="26"/>
          <w:szCs w:val="26"/>
          <w:lang w:val="nl-NL"/>
        </w:rPr>
        <w:t xml:space="preserve">1.17. Thiết bị của </w:t>
      </w:r>
      <w:bookmarkEnd w:id="37"/>
      <w:bookmarkEnd w:id="38"/>
      <w:bookmarkEnd w:id="39"/>
      <w:bookmarkEnd w:id="40"/>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551DA1D6" w:rsidR="00096978" w:rsidRPr="00302315" w:rsidRDefault="00F12103" w:rsidP="00040F1A">
      <w:pPr>
        <w:spacing w:after="120" w:line="276" w:lineRule="auto"/>
        <w:rPr>
          <w:rFonts w:ascii="Times New Roman" w:hAnsi="Times New Roman"/>
          <w:b/>
          <w:bCs/>
          <w:sz w:val="26"/>
          <w:szCs w:val="26"/>
          <w:lang w:val="nl-NL"/>
        </w:rPr>
      </w:pPr>
      <w:bookmarkStart w:id="42" w:name="_Toc180807083"/>
      <w:bookmarkStart w:id="43" w:name="_Toc181075461"/>
      <w:bookmarkStart w:id="44" w:name="_Toc273427119"/>
      <w:bookmarkStart w:id="45" w:name="_Toc179249775"/>
      <w:r>
        <w:rPr>
          <w:rStyle w:val="StyleHeading3BoldCharCharCharCharCharCharCharCharCharCharCharCharCharCharChar"/>
          <w:rFonts w:ascii="Times New Roman" w:hAnsi="Times New Roman"/>
          <w:sz w:val="26"/>
          <w:szCs w:val="26"/>
          <w:lang w:val="nl-NL"/>
        </w:rPr>
        <w:t xml:space="preserve">1.18. Công trình: </w:t>
      </w:r>
      <w:bookmarkEnd w:id="42"/>
      <w:bookmarkEnd w:id="43"/>
      <w:bookmarkEnd w:id="44"/>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14:paraId="720699C1" w14:textId="7553173D" w:rsidR="00096978" w:rsidRPr="00302315" w:rsidRDefault="00F12103"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 xml:space="preserve">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14:paraId="024576FB" w14:textId="05225D20" w:rsidR="00CD1550" w:rsidRPr="00302315" w:rsidRDefault="00382A1C" w:rsidP="00040F1A">
      <w:pPr>
        <w:spacing w:after="120" w:line="276" w:lineRule="auto"/>
        <w:rPr>
          <w:rFonts w:ascii="Times New Roman" w:hAnsi="Times New Roman"/>
          <w:b/>
          <w:sz w:val="26"/>
          <w:szCs w:val="26"/>
          <w:lang w:val="nl-NL"/>
        </w:rPr>
      </w:pPr>
      <w:r>
        <w:rPr>
          <w:rFonts w:ascii="Times New Roman" w:hAnsi="Times New Roman"/>
          <w:b/>
          <w:sz w:val="26"/>
          <w:szCs w:val="26"/>
          <w:lang w:val="nl-NL"/>
        </w:rPr>
        <w:t xml:space="preserve">1.20. Phần ngầm:</w:t>
      </w:r>
      <w:r>
        <w:rPr>
          <w:rFonts w:ascii="Times New Roman" w:hAnsi="Times New Roman"/>
          <w:sz w:val="26"/>
          <w:szCs w:val="26"/>
          <w:lang w:val="nl-NL"/>
        </w:rPr>
        <w:t xml:space="preserve"> là toàn bộ công việc thi công hệ cừ, văng chống; kết cấu bê tông cốt thép phần ngầm (móng, đài, giằng, sàn đáy, tường tầng hầm, cột, vách, dầm, sàn tầng hầm) đến hết cao độ ±0.00 (hoàn thành bê tông sàn tầng 1)</w:t>
      </w:r>
      <w:ins w:id="5013" w:author="Claude" w:date="2026-10-14T09:00:00Z">
        <w:r>
          <w:rPr>
            <w:rFonts w:ascii="Times New Roman" w:hAnsi="Times New Roman"/>
            <w:sz w:val="26"/>
            <w:szCs w:val="26"/>
            <w:lang w:val="nl-NL"/>
          </w:rPr>
          <w:t xml:space="preserve">, kết cấu bể nước sinh hoạt, bể nước PCCC, bể nước xử lý nước thải, móng cẩu tháp</w:t>
        </w:r>
      </w:ins>
      <w:r>
        <w:rPr>
          <w:rFonts w:ascii="Times New Roman" w:hAnsi="Times New Roman"/>
          <w:sz w:val="26"/>
          <w:szCs w:val="26"/>
          <w:lang w:val="nl-NL"/>
        </w:rPr>
        <w:t xml:space="preserve"> và công tác chống thấm các kết cấu nằm dưới cao độ này theo Hồ sơ thiết kế được duyệt. Ranh giới chi tiết theo Biểu </w:t>
      </w:r>
      <w:ins w:id="5014" w:author="Claude" w:date="2026-10-14T09:00:00Z">
        <w:r>
          <w:rPr>
            <w:rFonts w:ascii="Times New Roman" w:hAnsi="Times New Roman"/>
            <w:sz w:val="26"/>
            <w:szCs w:val="26"/>
            <w:lang w:val="nl-NL"/>
          </w:rPr>
          <w:t xml:space="preserve">01, Biểu </w:t>
        </w:r>
      </w:ins>
      <w:r>
        <w:rPr>
          <w:rFonts w:ascii="Times New Roman" w:hAnsi="Times New Roman"/>
          <w:sz w:val="26"/>
          <w:szCs w:val="26"/>
          <w:lang w:val="nl-NL"/>
        </w:rPr>
        <w:t xml:space="preserve">02 và Biểu 03. Công tác đất (đào, vận chuyển, đổ thải, đắp đất</w:t>
      </w:r>
      <w:ins w:id="5015" w:author="Claude" w:date="2026-10-14T09:00:00Z">
        <w:r>
          <w:rPr>
            <w:rFonts w:ascii="Times New Roman" w:hAnsi="Times New Roman"/>
            <w:sz w:val="26"/>
            <w:szCs w:val="26"/>
            <w:lang w:val="nl-NL"/>
          </w:rPr>
          <w:t xml:space="preserve">, đập đầu cọc, san gạt nền</w:t>
        </w:r>
      </w:ins>
      <w:r>
        <w:rPr>
          <w:rFonts w:ascii="Times New Roman" w:hAnsi="Times New Roman"/>
          <w:sz w:val="26"/>
          <w:szCs w:val="26"/>
          <w:lang w:val="nl-NL"/>
        </w:rPr>
        <w:t xml:space="preserve">), công tác chống mối</w:t>
      </w:r>
      <w:ins w:id="5016" w:author="Claude" w:date="2026-10-14T09:00:00Z">
        <w:r>
          <w:rPr>
            <w:rFonts w:ascii="Times New Roman" w:hAnsi="Times New Roman"/>
            <w:sz w:val="26"/>
            <w:szCs w:val="26"/>
            <w:lang w:val="nl-NL"/>
          </w:rPr>
          <w:t xml:space="preserve">, cọc khoan nhồi móng cẩu tháp</w:t>
        </w:r>
      </w:ins>
      <w:r>
        <w:rPr>
          <w:rFonts w:ascii="Times New Roman" w:hAnsi="Times New Roman"/>
          <w:sz w:val="26"/>
          <w:szCs w:val="26"/>
          <w:lang w:val="nl-NL"/>
        </w:rPr>
        <w:t xml:space="preserve">, công tác hoàn thiện ướt (xây, trát, ốp, lát, sơn, bả) và kết cấu, hoàn thiện phần thân không thuộc phạm vi Hợp đồng này.</w:t>
      </w:r>
    </w:p>
    <w:p w14:paraId="44B8E1AB" w14:textId="122A33D5" w:rsidR="00B0112F" w:rsidRPr="00040F1A" w:rsidRDefault="00000000" w:rsidP="00040F1A">
      <w:pPr>
        <w:spacing w:after="120" w:line="276" w:lineRule="auto"/>
        <w:rPr>
          <w:rFonts w:ascii="Times New Roman" w:hAnsi="Times New Roman"/>
          <w:bCs/>
          <w:sz w:val="26"/>
          <w:szCs w:val="26"/>
          <w:lang w:val="nl-NL"/>
        </w:rPr>
      </w:pPr>
      <w:r>
        <w:rPr>
          <w:rFonts w:ascii="Times New Roman" w:hAnsi="Times New Roman"/>
          <w:b/>
          <w:sz w:val="26"/>
          <w:szCs w:val="26"/>
          <w:lang w:val="nl-NL"/>
        </w:rPr>
        <w:t xml:space="preserve">1.21. Nhà thầu khác: </w:t>
      </w:r>
      <w:r>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DF22405" w14:textId="13076411" w:rsidR="00096978" w:rsidRPr="00302315" w:rsidRDefault="00382A1C" w:rsidP="00040F1A">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lastRenderedPageBreak/>
        <w:t>1.22.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37E71A18" w:rsidR="00096978" w:rsidRPr="00302315" w:rsidRDefault="00382A1C" w:rsidP="00040F1A">
      <w:pPr>
        <w:spacing w:after="120" w:line="276" w:lineRule="auto"/>
        <w:rPr>
          <w:rFonts w:ascii="Times New Roman" w:hAnsi="Times New Roman"/>
          <w:b/>
          <w:sz w:val="26"/>
          <w:szCs w:val="26"/>
          <w:lang w:val="nl-NL"/>
        </w:rPr>
      </w:pPr>
      <w:bookmarkStart w:id="46" w:name="_Toc179249776"/>
      <w:bookmarkStart w:id="47" w:name="_Toc180807085"/>
      <w:bookmarkStart w:id="48" w:name="_Toc181075463"/>
      <w:bookmarkStart w:id="49" w:name="_Toc273427121"/>
      <w:bookmarkEnd w:id="45"/>
      <w:r>
        <w:rPr>
          <w:rStyle w:val="StyleHeading3BoldCharCharCharCharCharCharCharCharCharCharCharCharCharCharChar"/>
          <w:rFonts w:ascii="Times New Roman" w:hAnsi="Times New Roman"/>
          <w:sz w:val="26"/>
          <w:szCs w:val="26"/>
          <w:lang w:val="nl-NL"/>
        </w:rPr>
        <w:t>1.23. Rủi ro và bất khả kháng</w:t>
      </w:r>
      <w:bookmarkEnd w:id="46"/>
      <w:bookmarkEnd w:id="47"/>
      <w:bookmarkEnd w:id="48"/>
      <w:bookmarkEnd w:id="4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14:paraId="37764F18" w14:textId="49F7D042" w:rsidR="00096978" w:rsidRPr="00302315" w:rsidRDefault="00382A1C" w:rsidP="00040F1A">
      <w:pPr>
        <w:spacing w:after="120" w:line="276" w:lineRule="auto"/>
        <w:rPr>
          <w:rFonts w:ascii="Times New Roman" w:hAnsi="Times New Roman"/>
          <w:b/>
          <w:sz w:val="26"/>
          <w:szCs w:val="26"/>
          <w:lang w:val="nl-NL"/>
        </w:rPr>
      </w:pPr>
      <w:bookmarkStart w:id="50" w:name="_Toc179249777"/>
      <w:bookmarkStart w:id="51" w:name="_Toc180807086"/>
      <w:bookmarkStart w:id="52" w:name="_Toc181075464"/>
      <w:bookmarkStart w:id="53" w:name="_Toc273427122"/>
      <w:r>
        <w:rPr>
          <w:rStyle w:val="StyleHeading3BoldCharCharCharCharCharCharCharCharCharCharCharCharCharCharChar"/>
          <w:rFonts w:ascii="Times New Roman" w:hAnsi="Times New Roman"/>
          <w:sz w:val="26"/>
          <w:szCs w:val="26"/>
          <w:lang w:val="nl-NL"/>
        </w:rPr>
        <w:t>1.24. Luật</w:t>
      </w:r>
      <w:bookmarkEnd w:id="50"/>
      <w:bookmarkEnd w:id="51"/>
      <w:bookmarkEnd w:id="52"/>
      <w:bookmarkEnd w:id="5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14:paraId="50C52868" w14:textId="0BBE8FAB" w:rsidR="00096978" w:rsidRPr="00302315" w:rsidRDefault="00382A1C" w:rsidP="00040F1A">
      <w:pPr>
        <w:spacing w:after="120" w:line="276" w:lineRule="auto"/>
        <w:rPr>
          <w:rFonts w:ascii="Times New Roman" w:hAnsi="Times New Roman"/>
          <w:b/>
          <w:sz w:val="26"/>
          <w:szCs w:val="26"/>
          <w:lang w:val="nl-NL"/>
        </w:rPr>
      </w:pPr>
      <w:bookmarkStart w:id="54" w:name="_Toc179249779"/>
      <w:bookmarkStart w:id="55" w:name="_Toc180807087"/>
      <w:bookmarkStart w:id="56" w:name="_Toc181075465"/>
      <w:bookmarkStart w:id="57" w:name="_Toc273427123"/>
      <w:r>
        <w:rPr>
          <w:rStyle w:val="StyleHeading3BoldCharCharCharCharCharCharCharCharCharCharCharCharCharCharChar"/>
          <w:rFonts w:ascii="Times New Roman" w:hAnsi="Times New Roman"/>
          <w:sz w:val="26"/>
          <w:szCs w:val="26"/>
          <w:lang w:val="nl-NL"/>
        </w:rPr>
        <w:t>1.25. Công trường</w:t>
      </w:r>
      <w:bookmarkEnd w:id="54"/>
      <w:bookmarkEnd w:id="55"/>
      <w:bookmarkEnd w:id="56"/>
      <w:bookmarkEnd w:id="5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14:paraId="36ABEBB5" w14:textId="42FD5CF5" w:rsidR="00096978" w:rsidRPr="00302315" w:rsidRDefault="00382A1C" w:rsidP="00040F1A">
      <w:pPr>
        <w:spacing w:after="120" w:line="276" w:lineRule="auto"/>
        <w:rPr>
          <w:rFonts w:ascii="Times New Roman" w:hAnsi="Times New Roman"/>
          <w:b/>
          <w:sz w:val="26"/>
          <w:szCs w:val="26"/>
          <w:lang w:val="nl-NL"/>
        </w:rPr>
      </w:pPr>
      <w:r>
        <w:rPr>
          <w:rFonts w:ascii="Times New Roman" w:hAnsi="Times New Roman"/>
          <w:b/>
          <w:bCs/>
          <w:sz w:val="26"/>
          <w:szCs w:val="26"/>
          <w:lang w:val="nl-NL"/>
        </w:rPr>
        <w:t>1.26.</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302315" w:rsidRDefault="00096978" w:rsidP="00040F1A">
      <w:pPr>
        <w:pStyle w:val="Heading2"/>
        <w:spacing w:after="120" w:line="276" w:lineRule="auto"/>
        <w:jc w:val="left"/>
        <w:rPr>
          <w:rFonts w:ascii="Times New Roman" w:hAnsi="Times New Roman"/>
          <w:sz w:val="26"/>
          <w:szCs w:val="26"/>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Pr>
          <w:rFonts w:ascii="Times New Roman" w:hAnsi="Times New Roman"/>
          <w:sz w:val="26"/>
          <w:szCs w:val="26"/>
        </w:rPr>
        <w:t>Điều 2. HỒ SƠ HỢP ĐỒNG VÀ THỨ TỰ ƯU TIÊN</w:t>
      </w:r>
    </w:p>
    <w:p w14:paraId="158F971A"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40A4799E" w14:textId="682C9332"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a) Hợp đồng;</w:t>
      </w:r>
    </w:p>
    <w:p w14:paraId="00DA6C95" w14:textId="78912D2C"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 xml:space="preserve">b) Các Biểu chi tiết kèm theo Hợp đồng; </w:t>
      </w:r>
    </w:p>
    <w:p w14:paraId="56843CDC" w14:textId="5926DDB3"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c) Phần Hồ sơ thiết kế có liên quan;</w:t>
      </w:r>
    </w:p>
    <w:p w14:paraId="2A1FAE9F" w14:textId="0AC69A03"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d) Phần Chỉ dẫn kỹ thuật có liên quan;</w:t>
      </w:r>
    </w:p>
    <w:p w14:paraId="1C7AE1E1" w14:textId="49F19B9F" w:rsidR="00096978" w:rsidRPr="00302315" w:rsidRDefault="00382A1C" w:rsidP="00040F1A">
      <w:pPr>
        <w:spacing w:after="120" w:line="276" w:lineRule="auto"/>
        <w:rPr>
          <w:rFonts w:ascii="Times New Roman" w:hAnsi="Times New Roman"/>
          <w:b/>
          <w:bCs/>
          <w:sz w:val="26"/>
          <w:szCs w:val="26"/>
        </w:rPr>
      </w:pPr>
      <w:r>
        <w:rPr>
          <w:rFonts w:ascii="Times New Roman" w:hAnsi="Times New Roman"/>
          <w:sz w:val="26"/>
          <w:szCs w:val="26"/>
        </w:rPr>
        <w:t>e) Các tài liệu khác có liên quan (nếu có).</w:t>
      </w:r>
    </w:p>
    <w:p w14:paraId="31383F98" w14:textId="5359FA13" w:rsidR="00CD1550" w:rsidRPr="00302315" w:rsidRDefault="00000000" w:rsidP="00040F1A">
      <w:pPr>
        <w:spacing w:after="120" w:line="276" w:lineRule="auto"/>
        <w:rPr>
          <w:rFonts w:ascii="Times New Roman" w:hAnsi="Times New Roman"/>
          <w:b/>
          <w:bCs/>
          <w:sz w:val="26"/>
          <w:szCs w:val="26"/>
        </w:rPr>
      </w:pPr>
      <w:r>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t>
      </w:r>
    </w:p>
    <w:p w14:paraId="55EC6F4D"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6A76C8F1"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6A07BBEF"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45C1BFBA"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b) Ngôn ngữ áp dụng và giao dịch Hợp đồng là tiếng Việt.</w:t>
      </w:r>
    </w:p>
    <w:p w14:paraId="34E51EBC"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3.2. Chuyển nhượng hợp đồng</w:t>
      </w:r>
    </w:p>
    <w:p w14:paraId="54D8D5CE" w14:textId="661AB106"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hoặc một phần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14:paraId="1D8F32EE" w14:textId="29061556"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lastRenderedPageBreak/>
        <w:t>3.3. Bảo mật</w:t>
      </w:r>
    </w:p>
    <w:p w14:paraId="19A187F0" w14:textId="2B9A9A13"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64E8D3DB" w14:textId="6515898A"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14:paraId="5314784F"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3.4. Tuân thủ pháp luật</w:t>
      </w:r>
    </w:p>
    <w:p w14:paraId="53586349"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43E5E7C8"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14:paraId="0CDB0E32" w14:textId="4C77B26F"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14:paraId="4ABC4EAF" w14:textId="2705390C"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3.5. Khấu trừ giá trị Hợp đồng</w:t>
      </w:r>
    </w:p>
    <w:p w14:paraId="35236F99" w14:textId="321F344B"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Pr>
          <w:rFonts w:ascii="Times New Roman" w:hAnsi="Times New Roman"/>
          <w:sz w:val="26"/>
          <w:szCs w:val="26"/>
          <w:highlight w:val="yellow"/>
        </w:rPr>
        <w:t>……</w:t>
      </w:r>
      <w:r>
        <w:rPr>
          <w:rFonts w:ascii="Times New Roman" w:hAnsi="Times New Roman"/>
          <w:sz w:val="26"/>
          <w:szCs w:val="26"/>
        </w:rPr>
        <w:t>%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p>
    <w:p w14:paraId="2B7CFE79" w14:textId="7225F34A"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3.6. Thông báo</w:t>
      </w:r>
    </w:p>
    <w:p w14:paraId="753B4324" w14:textId="754F1652"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Bên A: </w:t>
      </w:r>
      <w:r>
        <w:rPr>
          <w:rFonts w:ascii="Times New Roman" w:hAnsi="Times New Roman"/>
          <w:sz w:val="26"/>
          <w:szCs w:val="26"/>
          <w:highlight w:val="yellow"/>
        </w:rPr>
        <w:t>……</w:t>
      </w:r>
      <w:r>
        <w:rPr>
          <w:rFonts w:ascii="Times New Roman" w:hAnsi="Times New Roman"/>
          <w:sz w:val="26"/>
          <w:szCs w:val="26"/>
        </w:rPr>
        <w:t xml:space="preserve">; của Bên B: </w:t>
      </w:r>
      <w:r>
        <w:rPr>
          <w:rFonts w:ascii="Times New Roman" w:hAnsi="Times New Roman"/>
          <w:sz w:val="26"/>
          <w:szCs w:val="26"/>
          <w:highlight w:val="yellow"/>
        </w:rPr>
        <w:t>……</w:t>
      </w:r>
      <w:r>
        <w:rPr>
          <w:rFonts w:ascii="Times New Roman" w:hAnsi="Times New Roman"/>
          <w:sz w:val="26"/>
          <w:szCs w:val="26"/>
        </w:rPr>
        <w:t>.</w:t>
      </w:r>
    </w:p>
    <w:p w14:paraId="7D8BBE73" w14:textId="77777777" w:rsidR="00096978" w:rsidRPr="00302315" w:rsidRDefault="00096978" w:rsidP="00040F1A">
      <w:pPr>
        <w:spacing w:after="120" w:line="276" w:lineRule="auto"/>
        <w:rPr>
          <w:rFonts w:ascii="Times New Roman" w:hAnsi="Times New Roman"/>
          <w:b/>
          <w:bCs/>
          <w:sz w:val="26"/>
          <w:szCs w:val="26"/>
        </w:rPr>
      </w:pPr>
      <w:r>
        <w:rPr>
          <w:rFonts w:ascii="Times New Roman" w:hAnsi="Times New Roman"/>
          <w:b/>
          <w:bCs/>
          <w:sz w:val="26"/>
          <w:szCs w:val="26"/>
        </w:rPr>
        <w:t>3.7. Tài liệu tham chiếu</w:t>
      </w:r>
    </w:p>
    <w:p w14:paraId="75164413" w14:textId="77777777" w:rsidR="00096978" w:rsidRPr="00302315" w:rsidRDefault="00096978" w:rsidP="00040F1A">
      <w:pPr>
        <w:spacing w:after="120" w:line="276" w:lineRule="auto"/>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4. NỘI DUNG CÔNG VIỆC </w:t>
      </w:r>
    </w:p>
    <w:p w14:paraId="64001ED5" w14:textId="54B684F5"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4.1.</w:t>
      </w:r>
      <w:r>
        <w:rPr>
          <w:rFonts w:ascii="Times New Roman" w:hAnsi="Times New Roman"/>
          <w:sz w:val="26"/>
          <w:szCs w:val="26"/>
        </w:rPr>
        <w:t xml:space="preserve"> Bên A giao và Bên B nhận thi công Gói thầu: Thi công hệ cừ, văng chống, kết cấu phần ngầm và chống thấm phần ngầm cho khối nhà ở xã hội CT1.2 và CT2 (CT2.1, </w:t>
        <w:lastRenderedPageBreak/>
        <w:t xml:space="preserve">CT2.2 và CT2.3), Dự án: Xây dựng nhà ở cho lực lượng vũ trang Công an nhân dân tại ô đất C3-ODK3 và C3-ODK4 thuộc phân khu đô thị H2-4, Phường Yên Sở, Thành phố Hà Nội.</w:t>
      </w:r>
    </w:p>
    <w:p w14:paraId="73ABAD03" w14:textId="77777777" w:rsidR="00096978" w:rsidRPr="00302315" w:rsidRDefault="00096978" w:rsidP="00040F1A">
      <w:pPr>
        <w:spacing w:after="120" w:line="276" w:lineRule="auto"/>
        <w:jc w:val="both"/>
        <w:rPr>
          <w:rFonts w:ascii="Times New Roman" w:hAnsi="Times New Roman"/>
          <w:i/>
          <w:iCs/>
          <w:sz w:val="26"/>
          <w:szCs w:val="26"/>
        </w:rPr>
      </w:pPr>
      <w:r>
        <w:rPr>
          <w:rFonts w:ascii="Times New Roman" w:hAnsi="Times New Roman"/>
          <w:i/>
          <w:iCs/>
          <w:sz w:val="26"/>
          <w:szCs w:val="26"/>
        </w:rPr>
        <w:t>(Chi tiết khối l</w:t>
      </w:r>
      <w:r>
        <w:rPr>
          <w:rFonts w:ascii="Times New Roman" w:hAnsi="Times New Roman" w:hint="eastAsia"/>
          <w:i/>
          <w:iCs/>
          <w:sz w:val="26"/>
          <w:szCs w:val="26"/>
        </w:rPr>
        <w:t>ư</w:t>
      </w:r>
      <w:r>
        <w:rPr>
          <w:rFonts w:ascii="Times New Roman" w:hAnsi="Times New Roman"/>
          <w:i/>
          <w:iCs/>
          <w:sz w:val="26"/>
          <w:szCs w:val="26"/>
        </w:rPr>
        <w:t xml:space="preserve">ợng và phạm vi công việc tại Biểu 01[Chi tiết giá hợp </w:t>
      </w:r>
      <w:r>
        <w:rPr>
          <w:rFonts w:ascii="Times New Roman" w:hAnsi="Times New Roman" w:hint="eastAsia"/>
          <w:i/>
          <w:iCs/>
          <w:sz w:val="26"/>
          <w:szCs w:val="26"/>
        </w:rPr>
        <w:t>đ</w:t>
      </w:r>
      <w:r>
        <w:rPr>
          <w:rFonts w:ascii="Times New Roman" w:hAnsi="Times New Roman"/>
          <w:i/>
          <w:iCs/>
          <w:sz w:val="26"/>
          <w:szCs w:val="26"/>
        </w:rPr>
        <w:t xml:space="preserve">ồng], Biểu 02[Phạm vi công việc] và Biểu 03[Ma trận phân chia phạm vi công việc và trách nhiệm] kèm theo Hợp </w:t>
      </w:r>
      <w:r>
        <w:rPr>
          <w:rFonts w:ascii="Times New Roman" w:hAnsi="Times New Roman" w:hint="eastAsia"/>
          <w:i/>
          <w:iCs/>
          <w:sz w:val="26"/>
          <w:szCs w:val="26"/>
        </w:rPr>
        <w:t>đ</w:t>
      </w:r>
      <w:r>
        <w:rPr>
          <w:rFonts w:ascii="Times New Roman" w:hAnsi="Times New Roman"/>
          <w:i/>
          <w:iCs/>
          <w:sz w:val="26"/>
          <w:szCs w:val="26"/>
        </w:rPr>
        <w:t>ồng này)</w:t>
      </w:r>
    </w:p>
    <w:p w14:paraId="0230587B" w14:textId="258A1526" w:rsidR="00B0112F" w:rsidRDefault="00000000" w:rsidP="00040F1A">
      <w:pPr>
        <w:spacing w:after="120" w:line="276" w:lineRule="auto"/>
        <w:jc w:val="both"/>
        <w:rPr>
          <w:rFonts w:ascii="Times New Roman" w:hAnsi="Times New Roman"/>
          <w:sz w:val="26"/>
          <w:szCs w:val="26"/>
        </w:rPr>
      </w:pPr>
      <w:r>
        <w:rPr>
          <w:rFonts w:ascii="Times New Roman" w:hAnsi="Times New Roman"/>
          <w:b/>
          <w:bCs/>
          <w:sz w:val="26"/>
          <w:szCs w:val="26"/>
        </w:rPr>
        <w:t>4.2. Phối hợp với Nhà thầu thi công công tác đất. Bên B có nghĩa vụ:</w:t>
      </w:r>
    </w:p>
    <w:p w14:paraId="13BF16A4"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24D44EA6"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7FDA0234"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6993852A"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5B689B43"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14:paraId="57192E9B" w14:textId="77777777" w:rsidR="00B0112F" w:rsidRDefault="00000000" w:rsidP="00040F1A">
      <w:pPr>
        <w:spacing w:after="120" w:line="276" w:lineRule="auto"/>
        <w:jc w:val="both"/>
        <w:rPr>
          <w:rFonts w:ascii="Times New Roman" w:hAnsi="Times New Roman"/>
          <w:sz w:val="26"/>
          <w:szCs w:val="26"/>
        </w:rPr>
      </w:pPr>
      <w:r>
        <w:rPr>
          <w:rFonts w:ascii="Times New Roman" w:hAnsi="Times New Roman"/>
          <w:b/>
          <w:bCs/>
          <w:sz w:val="26"/>
          <w:szCs w:val="26"/>
        </w:rPr>
        <w:t>Chậm trễ của Nhà thầu khác chỉ là căn cứ để Bên A xem xét gia hạn thời gian tương ứng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p>
    <w:p w14:paraId="1268415F" w14:textId="4315A9BA"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Bên B phải thi công đúng Hồ sơ thiết kế, Chỉ dẫn kỹ thuật, yêu cầu của Chủ đầu tư, Tư vấn giám sát và chỉ dẫn của Bên A; Bên B có nghĩa vụ sửa chữa mọi sai sót thuộc phạm vi công việc của mình bằng chi phí của Bên B.</w:t>
      </w:r>
    </w:p>
    <w:p w14:paraId="44A0984D" w14:textId="45CE0C30" w:rsidR="003B0A74" w:rsidRPr="00302315" w:rsidRDefault="004A1E7E" w:rsidP="00040F1A">
      <w:pPr>
        <w:spacing w:after="120" w:line="276" w:lineRule="auto"/>
        <w:jc w:val="both"/>
        <w:rPr>
          <w:rFonts w:ascii="Times New Roman" w:hAnsi="Times New Roman"/>
          <w:sz w:val="26"/>
          <w:szCs w:val="26"/>
        </w:rPr>
      </w:pPr>
      <w:r>
        <w:rPr>
          <w:rFonts w:ascii="Times New Roman" w:hAnsi="Times New Roman"/>
          <w:b/>
          <w:bCs/>
          <w:sz w:val="26"/>
          <w:szCs w:val="26"/>
        </w:rPr>
        <w:t xml:space="preserve">4.4.</w:t>
      </w:r>
      <w:r>
        <w:rPr>
          <w:rFonts w:ascii="Times New Roman" w:hAnsi="Times New Roman"/>
          <w:sz w:val="26"/>
          <w:szCs w:val="26"/>
        </w:rPr>
        <w:t xml:space="preserve"> Trong phạm vi công việc của Hợp đồng, Bên B có nghĩa vụ tuân thủ các yêu cầu của Hợp đồng thầu chính </w:t>
      </w:r>
      <w:del w:id="5017" w:author="Claude" w:date="2026-10-14T09:00:00Z">
        <w:r>
          <w:rPr>
            <w:rFonts w:ascii="Times New Roman" w:hAnsi="Times New Roman"/>
            <w:sz w:val="26"/>
            <w:szCs w:val="26"/>
          </w:rPr>
          <w:delText xml:space="preserve">(trừ các điều khoản tài chính)</w:delText>
        </w:r>
      </w:del>
      <w:ins w:id="5018" w:author="Claude" w:date="2026-10-14T09:00:00Z">
        <w:r>
          <w:rPr>
            <w:rFonts w:ascii="Times New Roman" w:hAnsi="Times New Roman"/>
            <w:sz w:val="26"/>
            <w:szCs w:val="26"/>
          </w:rPr>
          <w:t xml:space="preserve">theo nguyên tắc back to back</w:t>
        </w:r>
      </w:ins>
      <w:r>
        <w:rPr>
          <w:rFonts w:ascii="Times New Roman" w:hAnsi="Times New Roman"/>
          <w:sz w:val="26"/>
          <w:szCs w:val="26"/>
        </w:rPr>
        <w:t xml:space="preserve">, Hồ sơ thiết kế, Chỉ dẫn kỹ thuật và chỉ dẫn hợp pháp của Chủ đầu tư, Tư vấn giám sát, Bên A</w:t>
      </w:r>
      <w:ins w:id="5019" w:author="Claude" w:date="2026-10-14T09:00:00Z">
        <w:r>
          <w:rPr>
            <w:rFonts w:ascii="Times New Roman" w:hAnsi="Times New Roman"/>
            <w:sz w:val="26"/>
            <w:szCs w:val="26"/>
          </w:rPr>
          <w:t xml:space="preserve">. Các nghĩa vụ của Bên A đối với Chủ đầu tư theo Hợp đồng thầu chính liên quan đến phạm vi công việc của Bên B được áp dụng tương ứng đối với Bên B, trừ các nội dung về giá, tạm ứng, thanh toán</w:t>
        </w:r>
      </w:ins>
      <w:r>
        <w:rPr>
          <w:rFonts w:ascii="Times New Roman" w:hAnsi="Times New Roman"/>
          <w:sz w:val="26"/>
          <w:szCs w:val="26"/>
        </w:rPr>
        <w:t xml:space="preserve"> đã được </w:t>
      </w:r>
      <w:del w:id="5020" w:author="Claude" w:date="2026-10-14T09:00:00Z">
        <w:r>
          <w:rPr>
            <w:rFonts w:ascii="Times New Roman" w:hAnsi="Times New Roman"/>
            <w:sz w:val="26"/>
            <w:szCs w:val="26"/>
          </w:rPr>
          <w:delText xml:space="preserve">Bên A chuyển giao hoặc thông báo</w:delText>
        </w:r>
      </w:del>
      <w:ins w:id="5021" w:author="Claude" w:date="2026-10-14T09:00:00Z">
        <w:r>
          <w:rPr>
            <w:rFonts w:ascii="Times New Roman" w:hAnsi="Times New Roman"/>
            <w:sz w:val="26"/>
            <w:szCs w:val="26"/>
          </w:rPr>
          <w:t xml:space="preserve">quy định riêng tại Hợp đồng này</w:t>
        </w:r>
      </w:ins>
      <w:r>
        <w:rPr>
          <w:rFonts w:ascii="Times New Roman" w:hAnsi="Times New Roman"/>
          <w:sz w:val="26"/>
          <w:szCs w:val="26"/>
        </w:rPr>
        <w:t xml:space="preserve">.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 hại, tiền phạt phát sinh tương ứng.</w:t>
      </w:r>
    </w:p>
    <w:p w14:paraId="5FFFA40D" w14:textId="77777777" w:rsidR="00096978" w:rsidRPr="00302315" w:rsidRDefault="00096978" w:rsidP="00040F1A">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t xml:space="preserve">4.</w:t>
      </w:r>
      <w:del w:id="5022" w:author="Claude" w:date="2026-10-14T09:00:00Z">
        <w:r>
          <w:rPr>
            <w:rFonts w:ascii="Times New Roman" w:hAnsi="Times New Roman"/>
            <w:b/>
            <w:bCs/>
            <w:sz w:val="26"/>
            <w:szCs w:val="26"/>
          </w:rPr>
          <w:delText xml:space="preserve">4</w:delText>
        </w:r>
      </w:del>
      <w:ins w:id="5023" w:author="Claude" w:date="2026-10-14T09:00:00Z">
        <w:r>
          <w:rPr>
            <w:rFonts w:ascii="Times New Roman" w:hAnsi="Times New Roman"/>
            <w:b/>
            <w:bCs/>
            <w:sz w:val="26"/>
            <w:szCs w:val="26"/>
          </w:rPr>
          <w:t xml:space="preserve">5</w:t>
        </w:r>
      </w:ins>
      <w:r>
        <w:rPr>
          <w:rFonts w:ascii="Times New Roman" w:hAnsi="Times New Roman"/>
          <w:b/>
          <w:bCs/>
          <w:sz w:val="26"/>
          <w:szCs w:val="26"/>
        </w:rPr>
        <w:t xml:space="preserve">.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 xml:space="preserve">Biểu 04[Yêu cầu về thiết bị]</w:t>
      </w:r>
      <w:r>
        <w:rPr>
          <w:rFonts w:ascii="Times New Roman" w:hAnsi="Times New Roman"/>
          <w:sz w:val="26"/>
          <w:szCs w:val="26"/>
        </w:rPr>
        <w:t xml:space="preserve">. Tiến độ huy động theo yêu cầu của Bên A, phù hợp với tiến </w:t>
      </w:r>
      <w:r>
        <w:rPr>
          <w:rFonts w:ascii="Times New Roman" w:hAnsi="Times New Roman" w:hint="eastAsia"/>
          <w:sz w:val="26"/>
          <w:szCs w:val="26"/>
        </w:rPr>
        <w:t xml:space="preserve">đ</w:t>
      </w:r>
      <w:r>
        <w:rPr>
          <w:rFonts w:ascii="Times New Roman" w:hAnsi="Times New Roman"/>
          <w:sz w:val="26"/>
          <w:szCs w:val="26"/>
        </w:rPr>
        <w:t xml:space="preserve">ộ huy động của Dự án và yêu cầu của Chủ </w:t>
      </w:r>
      <w:r>
        <w:rPr>
          <w:rFonts w:ascii="Times New Roman" w:hAnsi="Times New Roman" w:hint="eastAsia"/>
          <w:sz w:val="26"/>
          <w:szCs w:val="26"/>
        </w:rPr>
        <w:t xml:space="preserve">đ</w:t>
      </w:r>
      <w:r>
        <w:rPr>
          <w:rFonts w:ascii="Times New Roman" w:hAnsi="Times New Roman"/>
          <w:sz w:val="26"/>
          <w:szCs w:val="26"/>
        </w:rPr>
        <w:t xml:space="preserve">ầu t</w:t>
      </w:r>
      <w:r>
        <w:rPr>
          <w:rFonts w:ascii="Times New Roman" w:hAnsi="Times New Roman" w:hint="eastAsia"/>
          <w:sz w:val="26"/>
          <w:szCs w:val="26"/>
        </w:rPr>
        <w:t xml:space="preserve">ư</w:t>
      </w:r>
      <w:r>
        <w:rPr>
          <w:rFonts w:ascii="Times New Roman" w:hAnsi="Times New Roman"/>
          <w:sz w:val="26"/>
          <w:szCs w:val="26"/>
        </w:rPr>
        <w:t xml:space="preserve">.</w:t>
      </w:r>
    </w:p>
    <w:p w14:paraId="6D457E02"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5. YÊU CẦU VỀ CHẤT LƯỢNG, KỸ THUẬT</w:t>
      </w:r>
    </w:p>
    <w:p w14:paraId="1DFFF329" w14:textId="231934B0"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7F203D0A" w14:textId="109D7B69"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 Đối với biện pháp hệ cừ, văng chống, Bên B phải thuê tổ chức tư vấn đủ điều kiện năng lực thẩm tra trước khi trình Bên A phê duyệt; chi phí thẩm tra do Bên B chịu.</w:t>
      </w:r>
    </w:p>
    <w:p w14:paraId="12D29DF9" w14:textId="3DBBB353"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35031E51" w14:textId="53688FDF"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53AEE07E" w14:textId="385524C3"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5.5.</w:t>
      </w:r>
      <w:r>
        <w:rPr>
          <w:rFonts w:ascii="Times New Roman" w:hAnsi="Times New Roman"/>
          <w:sz w:val="26"/>
          <w:szCs w:val="26"/>
        </w:rPr>
        <w:t xml:space="preserve"> Bên B không được tự ý thay đổi chủng loại, </w:t>
      </w:r>
      <w:ins w:id="5024" w:author="Claude" w:date="2026-10-14T09:00:00Z">
        <w:r>
          <w:rPr>
            <w:rFonts w:ascii="Times New Roman" w:hAnsi="Times New Roman"/>
            <w:sz w:val="26"/>
            <w:szCs w:val="26"/>
          </w:rPr>
          <w:t xml:space="preserve">thương hiệu, </w:t>
        </w:r>
      </w:ins>
      <w:r>
        <w:rPr>
          <w:rFonts w:ascii="Times New Roman" w:hAnsi="Times New Roman"/>
          <w:sz w:val="26"/>
          <w:szCs w:val="26"/>
        </w:rPr>
        <w:t xml:space="preserve">quy cách vật liệu đã được phê duyệt</w:t>
      </w:r>
      <w:del w:id="5025" w:author="Claude" w:date="2026-10-14T09:00:00Z">
        <w:r>
          <w:rPr>
            <w:rFonts w:ascii="Times New Roman" w:hAnsi="Times New Roman"/>
            <w:sz w:val="26"/>
            <w:szCs w:val="26"/>
          </w:rPr>
          <w:delText xml:space="preserve">, vật liệu do Bên A cấp</w:delText>
        </w:r>
      </w:del>
      <w:r>
        <w:rPr>
          <w:rFonts w:ascii="Times New Roman" w:hAnsi="Times New Roman"/>
          <w:sz w:val="26"/>
          <w:szCs w:val="26"/>
        </w:rPr>
        <w:t xml:space="preserve"> hoặc quy cách kỹ thuật trong Hồ sơ thiết kế</w:t>
      </w:r>
      <w:ins w:id="5026" w:author="Claude" w:date="2026-10-14T09:00:00Z">
        <w:r>
          <w:rPr>
            <w:rFonts w:ascii="Times New Roman" w:hAnsi="Times New Roman"/>
            <w:sz w:val="26"/>
            <w:szCs w:val="26"/>
          </w:rPr>
          <w:t xml:space="preserve">, Biểu 07</w:t>
        </w:r>
      </w:ins>
      <w:r>
        <w:rPr>
          <w:rFonts w:ascii="Times New Roman" w:hAnsi="Times New Roman"/>
          <w:sz w:val="26"/>
          <w:szCs w:val="26"/>
        </w:rPr>
        <w:t xml:space="preserve">. Mọi thay đổi phải được Bên A chấp thuận bằng văn bản.</w:t>
      </w:r>
    </w:p>
    <w:p w14:paraId="76E71E28" w14:textId="42F51725"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1B7CE350" w14:textId="7A2D086E"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5.7.</w:t>
      </w:r>
      <w:r>
        <w:rPr>
          <w:rFonts w:ascii="Times New Roman" w:hAnsi="Times New Roman"/>
          <w:sz w:val="26"/>
          <w:szCs w:val="26"/>
        </w:rPr>
        <w: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t>
      </w:r>
    </w:p>
    <w:p w14:paraId="2129346E" w14:textId="08D0EC03"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5.8.</w:t>
      </w:r>
      <w:r>
        <w:rPr>
          <w:rFonts w:ascii="Times New Roman" w:hAnsi="Times New Roman"/>
          <w:sz w:val="26"/>
          <w:szCs w:val="26"/>
        </w:rPr>
        <w:t xml:space="preserve"> Bên B chịu trách nhiệm hoàn thành công việc của Hợp đồng bằng chi phí của mình đến khi bàn giao Hạng mục công trình và hoàn thành nghĩa vụ bảo hành.</w:t>
      </w:r>
    </w:p>
    <w:p w14:paraId="44CD1490" w14:textId="6EB11A4D"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5.9.</w:t>
      </w:r>
      <w:r>
        <w:rPr>
          <w:rFonts w:ascii="Times New Roman" w:hAnsi="Times New Roman"/>
          <w:sz w:val="26"/>
          <w:szCs w:val="26"/>
        </w:rPr>
        <w:t xml:space="preserve"> Mọi tổn thất, hư hỏng đối với Hạng mục công trình, người lao động, vật liệu, máy móc, thiết bị phát sinh do lỗi của Bên B thì Bên B phải sửa chữa, khắc phục, bồi thường bằng chi phí của mình.</w:t>
      </w:r>
    </w:p>
    <w:p w14:paraId="7C1DE545" w14:textId="77777777" w:rsidR="00B0112F" w:rsidRPr="00040F1A" w:rsidRDefault="00000000"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5.10. </w:t>
      </w:r>
      <w:r>
        <w:rPr>
          <w:rFonts w:ascii="Times New Roman" w:hAnsi="Times New Roman"/>
          <w:sz w:val="26"/>
          <w:szCs w:val="26"/>
        </w:rPr>
        <w:t>Bên B chịu trách nhiệm về chất lượng công tác chống thấm phần ngầm. Trước khi nghiệm thu, Bên B phải thực hiện thí nghiệm, thử kín nước (ngâm nước, thử áp) theo Chỉ dẫn kỹ thuật và yêu cầu của Bên A; mọi vị trí thấm, rò rỉ phát hiện trong thời gian thi công và bảo hành phải được Bên B xử lý bằng chi phí của mình.</w:t>
      </w:r>
    </w:p>
    <w:p w14:paraId="0A9A9F6C"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68E2B42B" w14:textId="07901F10"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5C26CFD4" w14:textId="54884575"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lastRenderedPageBreak/>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57FFDBAB" w14:textId="1519F12C"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0D9B1F4B" w14:textId="37A729A1"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130C3081" w14:textId="6188854A"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w:t>
      </w:r>
      <w:ins w:id="5027" w:author="Claude" w:date="2026-10-14T09:00:00Z">
        <w:r>
          <w:rPr>
            <w:rFonts w:ascii="Times New Roman" w:hAnsi="Times New Roman"/>
            <w:sz w:val="26"/>
            <w:szCs w:val="26"/>
          </w:rPr>
          <w:t xml:space="preserve">Bên B phải thông báo bằng văn bản cho Bên A tối thiểu </w:t>
        </w:r>
        <w:r>
          <w:rPr>
            <w:rFonts w:ascii="Times New Roman" w:hAnsi="Times New Roman"/>
            <w:sz w:val="26"/>
            <w:szCs w:val="26"/>
            <w:highlight w:val="yellow"/>
          </w:rPr>
          <w:t xml:space="preserve">24</w:t>
        </w:r>
        <w:r>
          <w:rPr>
            <w:rFonts w:ascii="Times New Roman" w:hAnsi="Times New Roman"/>
            <w:sz w:val="26"/>
            <w:szCs w:val="26"/>
          </w:rPr>
          <w:t xml:space="preserve"> giờ trước khi che khuất, phủ lấp công việc. </w:t>
        </w:r>
      </w:ins>
      <w:r>
        <w:rPr>
          <w:rFonts w:ascii="Times New Roman" w:hAnsi="Times New Roman"/>
          <w:sz w:val="26"/>
          <w:szCs w:val="26"/>
        </w:rPr>
        <w:t xml:space="preserve">Công việc, bộ phận bị che khuất phải được nghiệm thu và lập bản vẽ hoàn công trước khi thi công công việc tiếp theo</w:t>
      </w:r>
      <w:ins w:id="5028" w:author="Claude" w:date="2026-10-14T09:00:00Z">
        <w:r>
          <w:rPr>
            <w:rFonts w:ascii="Times New Roman" w:hAnsi="Times New Roman"/>
            <w:sz w:val="26"/>
            <w:szCs w:val="26"/>
          </w:rPr>
          <w:t xml:space="preserve">; công việc bị che khuất khi chưa được nghiệm thu bị coi là không được chấp nhận</w:t>
        </w:r>
      </w:ins>
      <w:r>
        <w:rPr>
          <w:rFonts w:ascii="Times New Roman" w:hAnsi="Times New Roman"/>
          <w:sz w:val="26"/>
          <w:szCs w:val="26"/>
        </w:rPr>
        <w:t xml:space="preserve">.</w:t>
      </w:r>
    </w:p>
    <w:p w14:paraId="55AD7770" w14:textId="03F117F9"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d) Việc kiểm tra, nghiệm thu của Bên A không miễn trừ, không làm giảm trách nhiệm của Bên B theo Hợp đồng và pháp luật.</w:t>
      </w:r>
      <w:ins w:id="5029" w:author="Claude" w:date="2026-10-14T09:00:00Z">
        <w:r>
          <w:rPr>
            <w:rFonts w:ascii="Times New Roman" w:hAnsi="Times New Roman"/>
            <w:sz w:val="26"/>
            <w:szCs w:val="26"/>
          </w:rPr>
          <w:t xml:space="preserve"> Số lượng hồ sơ nghiệm thu hoàn thành: </w:t>
        </w:r>
        <w:r>
          <w:rPr>
            <w:rFonts w:ascii="Times New Roman" w:hAnsi="Times New Roman"/>
            <w:sz w:val="26"/>
            <w:szCs w:val="26"/>
            <w:highlight w:val="yellow"/>
          </w:rPr>
          <w:t xml:space="preserve">08</w:t>
        </w:r>
        <w:r>
          <w:rPr>
            <w:rFonts w:ascii="Times New Roman" w:hAnsi="Times New Roman"/>
            <w:sz w:val="26"/>
            <w:szCs w:val="26"/>
          </w:rPr>
          <w:t xml:space="preserve"> bộ.</w:t>
        </w:r>
      </w:ins>
    </w:p>
    <w:p w14:paraId="7ACBF4D3"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7D7C4D7E" w14:textId="77777777"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24B5CAF1" w14:textId="77777777"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77777777" w:rsidR="00096978" w:rsidRPr="00302315" w:rsidRDefault="00096978"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(ii) Được Bên A chấp thuận nghiệm thu bàn giao Hạng mục công trình.</w:t>
      </w:r>
      <w:ins w:id="5030" w:author="Claude" w:date="2026-10-14T09:00:00Z">
        <w:r>
          <w:rPr>
            <w:rFonts w:ascii="Times New Roman" w:hAnsi="Times New Roman"/>
            <w:sz w:val="26"/>
            <w:szCs w:val="26"/>
          </w:rPr>
          <w:t xml:space="preserve"> Bên B phải thông báo bằng văn bản cho Bên A tối thiểu </w:t>
        </w:r>
        <w:r>
          <w:rPr>
            <w:rFonts w:ascii="Times New Roman" w:hAnsi="Times New Roman"/>
            <w:sz w:val="26"/>
            <w:szCs w:val="26"/>
            <w:highlight w:val="yellow"/>
          </w:rPr>
          <w:t xml:space="preserve">07</w:t>
        </w:r>
        <w:r>
          <w:rPr>
            <w:rFonts w:ascii="Times New Roman" w:hAnsi="Times New Roman"/>
            <w:sz w:val="26"/>
            <w:szCs w:val="26"/>
          </w:rPr>
          <w:t xml:space="preserve"> ngày trước khi Hạng mục công trình hoàn thành và sẵn sàng nghiệm thu, bàn giao.</w:t>
        </w:r>
      </w:ins>
    </w:p>
    <w:p w14:paraId="21F176AA" w14:textId="77777777" w:rsidR="00B0112F" w:rsidRDefault="00000000" w:rsidP="00040F1A">
      <w:pPr>
        <w:tabs>
          <w:tab w:val="left" w:pos="459"/>
        </w:tabs>
        <w:spacing w:after="120" w:line="276" w:lineRule="auto"/>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14:paraId="7EF4686E"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015730FC" w14:textId="7D1731DB" w:rsidR="002F2C35" w:rsidRPr="00302315" w:rsidRDefault="00096978" w:rsidP="00040F1A">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08FEF21E" w14:textId="72BF7002" w:rsidR="00096978" w:rsidRPr="00302315" w:rsidRDefault="00096978" w:rsidP="00040F1A">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và/hoặc tự thực hiện hoặc thuê Nhà thầu khác thực hiện; toàn bộ chi phí phát sinh được khấu trừ vào giá trị thanh toán của Bên B.</w:t>
      </w:r>
    </w:p>
    <w:p w14:paraId="379B0FB7"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52B6A1E7" w14:textId="50A9AE4E"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sau khi tháo dỡ. Việc chuyển quyền sở hữu không làm giảm trách nhiệm của Bên B đối với các tài sản này theo Hợp đồng.</w:t>
      </w:r>
    </w:p>
    <w:p w14:paraId="436E08EA"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7. TIẾN ĐỘ THỰC HIỆN HỢP ĐỒNG</w:t>
      </w:r>
    </w:p>
    <w:p w14:paraId="6F58C55B" w14:textId="77777777" w:rsidR="00FE1FAE" w:rsidRPr="00302315" w:rsidRDefault="00FE1FAE"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3B9837C8" w14:textId="129CB15A" w:rsidR="00FE1FAE" w:rsidRPr="00302315" w:rsidRDefault="00FE1FAE"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a) Tiến độ thực hiện Hợp đồng gồm các mốc bắt buộc sau, làm căn cứ xác định vi phạm và phạt chậm tiến độ:</w:t>
      </w:r>
    </w:p>
    <w:p w14:paraId="59A0DA15" w14:textId="204C77EE" w:rsidR="00FE1FAE"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 xml:space="preserve">- Khởi công thi công hệ cừ, văng chống: </w:t>
      </w:r>
      <w:r>
        <w:rPr>
          <w:rFonts w:ascii="Times New Roman" w:hAnsi="Times New Roman"/>
          <w:sz w:val="26"/>
          <w:szCs w:val="26"/>
          <w:highlight w:val="yellow"/>
        </w:rPr>
        <w:t>ngày ……/……/2026</w:t>
      </w:r>
    </w:p>
    <w:p w14:paraId="0ADB3D16" w14:textId="0C1A0898" w:rsidR="00FE1FAE" w:rsidRPr="00302315" w:rsidRDefault="00D107CC" w:rsidP="00040F1A">
      <w:pPr>
        <w:spacing w:after="120" w:line="276" w:lineRule="auto"/>
        <w:jc w:val="both"/>
        <w:rPr>
          <w:rFonts w:ascii="Times New Roman" w:hAnsi="Times New Roman"/>
          <w:sz w:val="26"/>
          <w:szCs w:val="26"/>
          <w:highlight w:val="yellow"/>
        </w:rPr>
      </w:pPr>
      <w:r>
        <w:rPr>
          <w:rFonts w:ascii="Times New Roman" w:hAnsi="Times New Roman"/>
          <w:sz w:val="26"/>
          <w:szCs w:val="26"/>
        </w:rPr>
        <w:t xml:space="preserve">- Hoàn thành kết cấu phần ngầm đến cao độ ±0.00: </w:t>
      </w:r>
      <w:r>
        <w:rPr>
          <w:rFonts w:ascii="Times New Roman" w:hAnsi="Times New Roman"/>
          <w:sz w:val="26"/>
          <w:szCs w:val="26"/>
          <w:highlight w:val="yellow"/>
        </w:rPr>
        <w:t>ngày ……/……/……</w:t>
      </w:r>
    </w:p>
    <w:p w14:paraId="17C32639" w14:textId="30A19BB6" w:rsidR="00FE1FAE"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Hoàn thành công tác chống thấm phần ngầm, tháo dỡ hệ văng chống, nhổ cừ và bàn giao Hạng mục công trình: </w:t>
      </w:r>
      <w:r>
        <w:rPr>
          <w:rFonts w:ascii="Times New Roman" w:hAnsi="Times New Roman"/>
          <w:sz w:val="26"/>
          <w:szCs w:val="26"/>
          <w:highlight w:val="yellow"/>
        </w:rPr>
        <w:t>ngày ……/……/……</w:t>
      </w:r>
    </w:p>
    <w:p w14:paraId="47620F21" w14:textId="77777777" w:rsidR="00B0112F" w:rsidRDefault="00000000" w:rsidP="00040F1A">
      <w:pPr>
        <w:spacing w:after="120" w:line="276" w:lineRule="auto"/>
        <w:jc w:val="both"/>
        <w:rPr>
          <w:rFonts w:ascii="Times New Roman" w:hAnsi="Times New Roman"/>
          <w:sz w:val="26"/>
          <w:szCs w:val="26"/>
        </w:rPr>
      </w:pPr>
      <w:commentRangeStart w:id="2"/>
      <w:r>
        <w:rPr>
          <w:rFonts w:ascii="Times New Roman" w:hAnsi="Times New Roman"/>
          <w:sz w:val="26"/>
          <w:szCs w:val="26"/>
        </w:rPr>
        <w:t xml:space="preserve">- Tổng thời gian thực hiện Hợp đồng: </w:t>
      </w:r>
      <w:del w:id="5031" w:author="Claude" w:date="2026-10-14T09:00:00Z">
        <w:r>
          <w:rPr>
            <w:rFonts w:ascii="Times New Roman" w:hAnsi="Times New Roman"/>
            <w:sz w:val="26"/>
            <w:szCs w:val="26"/>
            <w:highlight w:val="yellow"/>
          </w:rPr>
          <w:delText xml:space="preserve">……</w:delText>
        </w:r>
      </w:del>
      <w:ins w:id="5032" w:author="Claude" w:date="2026-10-14T09:00:00Z">
        <w:r>
          <w:rPr>
            <w:rFonts w:ascii="Times New Roman" w:hAnsi="Times New Roman"/>
            <w:sz w:val="26"/>
            <w:szCs w:val="26"/>
            <w:highlight w:val="yellow"/>
          </w:rPr>
          <w:t xml:space="preserve">268</w:t>
        </w:r>
      </w:ins>
      <w:r>
        <w:rPr>
          <w:rFonts w:ascii="Times New Roman" w:hAnsi="Times New Roman"/>
          <w:sz w:val="26"/>
          <w:szCs w:val="26"/>
        </w:rPr>
        <w:t xml:space="preserve"> ngày</w:t>
      </w:r>
      <w:ins w:id="5033" w:author="Claude" w:date="2026-10-14T09:00:00Z">
        <w:r>
          <w:rPr>
            <w:rFonts w:ascii="Times New Roman" w:hAnsi="Times New Roman"/>
            <w:sz w:val="26"/>
            <w:szCs w:val="26"/>
          </w:rPr>
          <w:t xml:space="preserve"> (liên tục, bao gồm cả thứ Bảy, Chủ nhật, ngày nghỉ lễ, Tết)</w:t>
        </w:r>
      </w:ins>
      <w:r>
        <w:rPr>
          <w:rFonts w:ascii="Times New Roman" w:hAnsi="Times New Roman"/>
          <w:sz w:val="26"/>
          <w:szCs w:val="26"/>
        </w:rPr>
        <w:t xml:space="preserve"> kể từ ngày </w:t>
      </w:r>
      <w:del w:id="5034" w:author="Claude" w:date="2026-10-14T09:00:00Z">
        <w:r>
          <w:rPr>
            <w:rFonts w:ascii="Times New Roman" w:hAnsi="Times New Roman"/>
            <w:sz w:val="26"/>
            <w:szCs w:val="26"/>
          </w:rPr>
          <w:delText xml:space="preserve">khởi công</w:delText>
        </w:r>
      </w:del>
      <w:ins w:id="5035" w:author="Claude" w:date="2026-10-14T09:00:00Z">
        <w:r>
          <w:rPr>
            <w:rFonts w:ascii="Times New Roman" w:hAnsi="Times New Roman"/>
            <w:sz w:val="26"/>
            <w:szCs w:val="26"/>
          </w:rPr>
          <w:t xml:space="preserve">ký Hợp đồng</w:t>
        </w:r>
      </w:ins>
      <w:r>
        <w:rPr>
          <w:rFonts w:ascii="Times New Roman" w:hAnsi="Times New Roman"/>
          <w:sz w:val="26"/>
          <w:szCs w:val="26"/>
        </w:rPr>
        <w:t xml:space="preserve">.</w:t>
      </w:r>
      <w:commentRangeEnd w:id="2"/>
      <w:r>
        <w:rPr>
          <w:rStyle w:val="CommentReference"/>
        </w:rPr>
        <w:commentReference w:id="2"/>
      </w:r>
    </w:p>
    <w:p w14:paraId="349E1925" w14:textId="77777777" w:rsidR="00096978" w:rsidRPr="00302315" w:rsidRDefault="00FE1FAE"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7.2. Ngày bắt đầu và hoàn thành </w:t>
      </w:r>
    </w:p>
    <w:p w14:paraId="30378260" w14:textId="1D93A9E2"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 xml:space="preserve">Ngày bắt đầu: kể từ ngày </w:t>
      </w:r>
      <w:ins w:id="5036" w:author="Claude" w:date="2026-10-14T09:00:00Z">
        <w:r>
          <w:rPr>
            <w:rFonts w:ascii="Times New Roman" w:hAnsi="Times New Roman"/>
            <w:sz w:val="26"/>
            <w:szCs w:val="26"/>
          </w:rPr>
          <w:t xml:space="preserve">ký </w:t>
        </w:r>
      </w:ins>
      <w:r>
        <w:rPr>
          <w:rFonts w:ascii="Times New Roman" w:hAnsi="Times New Roman"/>
          <w:sz w:val="26"/>
          <w:szCs w:val="26"/>
        </w:rPr>
        <w:t xml:space="preserve">Hợp đồng</w:t>
      </w:r>
      <w:del w:id="5037" w:author="Claude" w:date="2026-10-14T09:00:00Z">
        <w:r>
          <w:rPr>
            <w:rFonts w:ascii="Times New Roman" w:hAnsi="Times New Roman"/>
            <w:sz w:val="26"/>
            <w:szCs w:val="26"/>
          </w:rPr>
          <w:delText xml:space="preserve"> có hiệu lực hoặc ngày Bên A thông báo bàn giao mặt bằng, theo Tiến</w:delText>
        </w:r>
      </w:del>
      <w:ins w:id="5038" w:author="Claude" w:date="2026-10-14T09:00:00Z">
        <w:r>
          <w:rPr>
            <w:rFonts w:ascii="Times New Roman" w:hAnsi="Times New Roman"/>
            <w:sz w:val="26"/>
            <w:szCs w:val="26"/>
          </w:rPr>
          <w:t xml:space="preserve">. Các mốc tiến</w:t>
        </w:r>
      </w:ins>
      <w:r>
        <w:rPr>
          <w:rFonts w:ascii="Times New Roman" w:hAnsi="Times New Roman"/>
          <w:sz w:val="26"/>
          <w:szCs w:val="26"/>
        </w:rPr>
        <w:t xml:space="preserve"> độ </w:t>
      </w:r>
      <w:del w:id="5039" w:author="Claude" w:date="2026-10-14T09:00:00Z">
        <w:r>
          <w:rPr>
            <w:rFonts w:ascii="Times New Roman" w:hAnsi="Times New Roman"/>
            <w:sz w:val="26"/>
            <w:szCs w:val="26"/>
          </w:rPr>
          <w:delText xml:space="preserve">được Bên A chấp thuận</w:delText>
        </w:r>
      </w:del>
      <w:ins w:id="5040" w:author="Claude" w:date="2026-10-14T09:00:00Z">
        <w:r>
          <w:rPr>
            <w:rFonts w:ascii="Times New Roman" w:hAnsi="Times New Roman"/>
            <w:sz w:val="26"/>
            <w:szCs w:val="26"/>
          </w:rPr>
          <w:t xml:space="preserve">cụ thể tại Điều 7.1 do hai bên thống nhất và là bộ phận không tách rời của Hợp đồng</w:t>
        </w:r>
      </w:ins>
      <w:r>
        <w:rPr>
          <w:rFonts w:ascii="Times New Roman" w:hAnsi="Times New Roman"/>
          <w:sz w:val="26"/>
          <w:szCs w:val="26"/>
        </w:rPr>
        <w:t xml:space="preserve">. Trong vòng 05 ngày kể từ ngày ký Hợp đồng</w:t>
      </w:r>
      <w:del w:id="5041" w:author="Claude" w:date="2026-10-14T09:00:00Z">
        <w:r>
          <w:rPr>
            <w:rFonts w:ascii="Times New Roman" w:hAnsi="Times New Roman"/>
            <w:sz w:val="26"/>
            <w:szCs w:val="26"/>
          </w:rPr>
          <w:delText xml:space="preserve"> hoặc kể từ ngày Bên A thông báo bàn giao mặt bằng</w:delText>
        </w:r>
      </w:del>
      <w:r>
        <w:rPr>
          <w:rFonts w:ascii="Times New Roman" w:hAnsi="Times New Roman"/>
          <w:sz w:val="26"/>
          <w:szCs w:val="26"/>
        </w:rPr>
        <w:t xml:space="preserve">, Bên B phải trình Bên A tiến độ thi công chi tiết; tiến độ phải phù hợp với tiến độ thi công công tác đất của Nhà thầu khác và phải được Bên A chấp thuận.</w:t>
      </w:r>
      <w:ins w:id="5042" w:author="Claude" w:date="2026-10-14T09:00:00Z">
        <w:r>
          <w:rPr>
            <w:rFonts w:ascii="Times New Roman" w:hAnsi="Times New Roman"/>
            <w:sz w:val="26"/>
            <w:szCs w:val="26"/>
          </w:rPr>
          <w:t xml:space="preserve"> Việc chậm tạm ứng, chậm bàn giao từng phần mặt bằng không do lỗi của Bên A không làm thay đổi ngày bắt đầu.</w:t>
        </w:r>
      </w:ins>
    </w:p>
    <w:p w14:paraId="5C915FDC" w14:textId="1288BC62" w:rsidR="00FE1FAE" w:rsidRPr="00302315" w:rsidRDefault="00FE1FAE"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14:paraId="50176399" w14:textId="30561ABF"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Khi Bên A yêu cầu thi công theo từng đợt, hai bên xác nhận khối lượng từng đợt làm căn cứ bàn giao mặt bằng. Bên B có nghĩa vụ huy động máy móc, thiết bị, nhân lực, vật tư đến Công trường, thi công đúng tiến độ đã được chấp thuận và liên tục cho đến khi hoàn thành.</w:t>
      </w:r>
    </w:p>
    <w:p w14:paraId="2C54B4E8" w14:textId="0292D661"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 Bên B phải điều chỉnh tiến độ theo yêu cầu của Bên A;</w:t>
      </w:r>
    </w:p>
    <w:p w14:paraId="48ACF755" w14:textId="6A803C4E" w:rsidR="00096978" w:rsidRPr="00302315" w:rsidRDefault="00096978" w:rsidP="00040F1A">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 bảo đảm Bên A hoàn thành nghĩa vụ theo Hợp đồng thầu chính;</w:t>
      </w:r>
    </w:p>
    <w:p w14:paraId="2E99438F" w14:textId="5FF645D4" w:rsidR="00096978" w:rsidRPr="00302315" w:rsidRDefault="00D05036" w:rsidP="00040F1A">
      <w:pPr>
        <w:spacing w:after="120" w:line="276" w:lineRule="auto"/>
        <w:jc w:val="both"/>
        <w:rPr>
          <w:rFonts w:ascii="Times New Roman" w:hAnsi="Times New Roman"/>
          <w:sz w:val="26"/>
          <w:szCs w:val="26"/>
        </w:rPr>
      </w:pPr>
      <w:r>
        <w:rPr>
          <w:rFonts w:ascii="Times New Roman" w:hAnsi="Times New Roman"/>
          <w:sz w:val="26"/>
          <w:szCs w:val="26"/>
        </w:rPr>
        <w:t>e) Khi chậm tiến độ, Bên B phải áp dụng biện pháp bổ sung, kể cả tăng ca, làm thêm giờ, làm vào ngày nghỉ, bằng chi phí của mình để bảo đảm tiến độ của Bên A. Bên B phải bồi thường toàn bộ thiệt hại mà Bên A phải gánh chịu do Bên B chậm tiến độ;</w:t>
      </w:r>
    </w:p>
    <w:p w14:paraId="48C189F5" w14:textId="5C8575C7" w:rsidR="00096978" w:rsidRPr="00302315" w:rsidRDefault="00D05036" w:rsidP="00040F1A">
      <w:pPr>
        <w:spacing w:after="120" w:line="276" w:lineRule="auto"/>
        <w:jc w:val="both"/>
        <w:rPr>
          <w:rFonts w:ascii="Times New Roman" w:hAnsi="Times New Roman"/>
          <w:sz w:val="26"/>
          <w:szCs w:val="26"/>
        </w:rPr>
      </w:pPr>
      <w:r>
        <w:rPr>
          <w:rFonts w:ascii="Times New Roman" w:hAnsi="Times New Roman"/>
          <w:sz w:val="26"/>
          <w:szCs w:val="26"/>
        </w:rPr>
        <w:t>f) Khi tiến độ thực tế không phù hợp với tiến độ đã được chấp thuận, Bên A có quyền yêu cầu Bên B lập tiến độ điều chỉnh, nêu rõ biện pháp bảo đảm hoàn thành đúng các mốc tiến độ bắt buộc;</w:t>
      </w:r>
    </w:p>
    <w:p w14:paraId="43D66102" w14:textId="4A80D138" w:rsidR="00096978" w:rsidRPr="00302315" w:rsidRDefault="00D05036" w:rsidP="00040F1A">
      <w:pPr>
        <w:tabs>
          <w:tab w:val="left" w:pos="6750"/>
        </w:tabs>
        <w:spacing w:after="120" w:line="276" w:lineRule="auto"/>
        <w:jc w:val="both"/>
        <w:rPr>
          <w:rFonts w:ascii="Times New Roman" w:hAnsi="Times New Roman"/>
          <w:sz w:val="26"/>
          <w:szCs w:val="26"/>
        </w:rPr>
      </w:pPr>
      <w:r>
        <w:rPr>
          <w:rFonts w:ascii="Times New Roman" w:hAnsi="Times New Roman"/>
          <w:sz w:val="26"/>
          <w:szCs w:val="26"/>
        </w:rPr>
        <w:t>g) Bên B phải lập và trình duyệt biện pháp thi công, bản vẽ thi công, bản vẽ chi tiết, mẫu vật liệu và tài liệu cần thiết khác trong thời hạn bảo đảm thực hiện đúng tiến độ;</w:t>
      </w:r>
    </w:p>
    <w:p w14:paraId="12545DE0" w14:textId="7FE6A7E7" w:rsidR="00096978" w:rsidRPr="00302315" w:rsidRDefault="00D05036"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h) Thời hạn hoàn thành, bàn giao: theo Điều 7.1 và Tiến độ được Bên A chấp thuận.</w:t>
      </w:r>
    </w:p>
    <w:p w14:paraId="49A20D2D" w14:textId="77777777" w:rsidR="00096978" w:rsidRPr="00302315" w:rsidRDefault="00096978"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p>
    <w:p w14:paraId="68E05707" w14:textId="2610D06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 Ngoài ra, Bên B phải bồi thường toàn bộ thiệt hại của Bên A, bao gồm khoản tiền Bên A bị Chủ đầu tư phạt chậm tiến độ do lỗi của Bên B.</w:t>
      </w:r>
    </w:p>
    <w:p w14:paraId="0177A607" w14:textId="7F4A5C9A"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bằng chi phí của mình.</w:t>
      </w:r>
    </w:p>
    <w:p w14:paraId="6628FF08" w14:textId="042B745B"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w:t>
      </w:r>
    </w:p>
    <w:p w14:paraId="4DCCC15B"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43229122" w14:textId="77777777" w:rsidR="00096978"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20268D5C" w14:textId="25CD27F3"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0209CB42" w14:textId="10FC56B4"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w:t>
      </w:r>
      <w:ins w:id="5043" w:author="Claude" w:date="2026-10-14T09:00:00Z">
        <w:r>
          <w:rPr>
            <w:rFonts w:ascii="Times New Roman" w:hAnsi="Times New Roman"/>
            <w:sz w:val="26"/>
            <w:szCs w:val="26"/>
          </w:rPr>
          <w:t xml:space="preserve">chứng thực </w:t>
        </w:r>
      </w:ins>
      <w:r>
        <w:rPr>
          <w:rFonts w:ascii="Times New Roman" w:hAnsi="Times New Roman"/>
          <w:sz w:val="26"/>
          <w:szCs w:val="26"/>
        </w:rPr>
        <w:t xml:space="preserve">hợp đồng/giấy chứng nhận bảo hiểm còn hiệu lực trước khi huy động thiết bị, nhân lực vào Công trường</w:t>
      </w:r>
      <w:ins w:id="5044" w:author="Claude" w:date="2026-10-14T09:00:00Z">
        <w:r>
          <w:rPr>
            <w:rFonts w:ascii="Times New Roman" w:hAnsi="Times New Roman"/>
            <w:sz w:val="26"/>
            <w:szCs w:val="26"/>
          </w:rPr>
          <w:t xml:space="preserve"> và không muộn hơn </w:t>
        </w:r>
        <w:r>
          <w:rPr>
            <w:rFonts w:ascii="Times New Roman" w:hAnsi="Times New Roman"/>
            <w:sz w:val="26"/>
            <w:szCs w:val="26"/>
            <w:highlight w:val="yellow"/>
          </w:rPr>
          <w:t xml:space="preserve">30</w:t>
        </w:r>
        <w:r>
          <w:rPr>
            <w:rFonts w:ascii="Times New Roman" w:hAnsi="Times New Roman"/>
            <w:sz w:val="26"/>
            <w:szCs w:val="26"/>
          </w:rPr>
          <w:t xml:space="preserve"> ngày kể từ ngày ký Hợp đồng</w:t>
        </w:r>
      </w:ins>
      <w:r>
        <w:rPr>
          <w:rFonts w:ascii="Times New Roman" w:hAnsi="Times New Roman"/>
          <w:sz w:val="26"/>
          <w:szCs w:val="26"/>
        </w:rPr>
        <w:t xml:space="preserve">.</w:t>
      </w:r>
    </w:p>
    <w:p w14:paraId="4CC7455E" w14:textId="0D73AEB4"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w:t>
      </w:r>
      <w:ins w:id="5045" w:author="Claude" w:date="2026-10-14T09:00:00Z">
        <w:r>
          <w:rPr>
            <w:rFonts w:ascii="Times New Roman" w:hAnsi="Times New Roman"/>
            <w:sz w:val="26"/>
            <w:szCs w:val="26"/>
          </w:rPr>
          <w:t xml:space="preserve">; Bên B phải bồi thường cho bên thứ ba các thiệt hại do Bên B gây ra mà bảo hiểm công trình không bồi thường hoặc dưới mức miễn bồi thường</w:t>
        </w:r>
      </w:ins>
      <w:r>
        <w:rPr>
          <w:rFonts w:ascii="Times New Roman" w:hAnsi="Times New Roman"/>
          <w:sz w:val="26"/>
          <w:szCs w:val="26"/>
        </w:rPr>
        <w:t xml:space="preserve">.</w:t>
      </w:r>
    </w:p>
    <w:p w14:paraId="13BD0F4E" w14:textId="77777777" w:rsidR="00FA2683" w:rsidRPr="00302315" w:rsidRDefault="00935744" w:rsidP="00040F1A">
      <w:pPr>
        <w:tabs>
          <w:tab w:val="left" w:pos="709"/>
        </w:tabs>
        <w:spacing w:after="120" w:line="276" w:lineRule="auto"/>
        <w:jc w:val="both"/>
        <w:rPr>
          <w:rFonts w:ascii="Times New Roman" w:hAnsi="Times New Roman"/>
          <w:b/>
          <w:bCs/>
          <w:sz w:val="26"/>
          <w:szCs w:val="26"/>
          <w:highlight w:val="yellow"/>
        </w:rPr>
      </w:pPr>
      <w:r>
        <w:rPr>
          <w:rFonts w:ascii="Times New Roman" w:hAnsi="Times New Roman"/>
          <w:b/>
          <w:bCs/>
          <w:sz w:val="26"/>
          <w:szCs w:val="26"/>
        </w:rPr>
        <w:t>8.2. Bảo hành:</w:t>
      </w:r>
    </w:p>
    <w:p w14:paraId="5700D9E2" w14:textId="5DC5C6E7" w:rsidR="00096978" w:rsidRPr="00302315" w:rsidRDefault="00096978"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Thời hạn bảo hành: </w:t>
      </w:r>
      <w:r>
        <w:rPr>
          <w:rFonts w:ascii="Times New Roman" w:hAnsi="Times New Roman"/>
          <w:sz w:val="26"/>
          <w:szCs w:val="26"/>
          <w:highlight w:val="yellow"/>
          <w:rPrChange w:id="5046" w:author="Claude" w:date="2026-10-14T09:00:00Z">
            <w:rPr>
              <w:rFonts w:ascii="Times New Roman" w:hAnsi="Times New Roman"/>
              <w:sz w:val="26"/>
              <w:szCs w:val="26"/>
            </w:rPr>
          </w:rPrChange>
        </w:rPr>
        <w:t xml:space="preserve">24</w:t>
      </w:r>
      <w:r>
        <w:rPr>
          <w:rFonts w:ascii="Times New Roman" w:hAnsi="Times New Roman"/>
          <w:sz w:val="26"/>
          <w:szCs w:val="26"/>
        </w:rPr>
        <w:t xml:space="preserve"> tháng (riêng công tác chống thấm: </w:t>
      </w:r>
      <w:r>
        <w:rPr>
          <w:rFonts w:ascii="Times New Roman" w:hAnsi="Times New Roman"/>
          <w:sz w:val="26"/>
          <w:szCs w:val="26"/>
          <w:highlight w:val="yellow"/>
        </w:rPr>
        <w:t xml:space="preserve">60</w:t>
      </w:r>
      <w:r>
        <w:rPr>
          <w:rFonts w:ascii="Times New Roman" w:hAnsi="Times New Roman"/>
          <w:sz w:val="26"/>
          <w:szCs w:val="26"/>
          <w:rPrChange w:id="5047" w:author="Claude" w:date="2026-10-14T09:00:00Z">
            <w:rPr>
              <w:rFonts w:ascii="Times New Roman" w:hAnsi="Times New Roman"/>
              <w:sz w:val="26"/>
              <w:szCs w:val="26"/>
              <w:highlight w:val="yellow"/>
            </w:rPr>
          </w:rPrChange>
        </w:rPr>
        <w:t xml:space="preserve"> tháng</w:t>
      </w:r>
      <w:r>
        <w:rPr>
          <w:rFonts w:ascii="Times New Roman" w:hAnsi="Times New Roman"/>
          <w:sz w:val="26"/>
          <w:szCs w:val="26"/>
        </w:rPr>
        <w:t xml:space="preserve">) kể từ ngày Chủ đầu tư </w:t>
      </w:r>
      <w:ins w:id="5048" w:author="Claude" w:date="2026-10-14T09:00:00Z">
        <w:r>
          <w:rPr>
            <w:rFonts w:ascii="Times New Roman" w:hAnsi="Times New Roman"/>
            <w:sz w:val="26"/>
            <w:szCs w:val="26"/>
          </w:rPr>
          <w:t xml:space="preserve">ký biên bản </w:t>
        </w:r>
      </w:ins>
      <w:r>
        <w:rPr>
          <w:rFonts w:ascii="Times New Roman" w:hAnsi="Times New Roman"/>
          <w:sz w:val="26"/>
          <w:szCs w:val="26"/>
        </w:rPr>
        <w:t xml:space="preserve">nghiệm thu hoàn thành</w:t>
      </w:r>
      <w:del w:id="5049" w:author="Claude" w:date="2026-10-14T09:00:00Z">
        <w:r>
          <w:rPr>
            <w:rFonts w:ascii="Times New Roman" w:hAnsi="Times New Roman"/>
            <w:sz w:val="26"/>
            <w:szCs w:val="26"/>
          </w:rPr>
          <w:delText xml:space="preserve"> toàn bộ</w:delText>
        </w:r>
      </w:del>
      <w:r>
        <w:rPr>
          <w:rFonts w:ascii="Times New Roman" w:hAnsi="Times New Roman"/>
          <w:sz w:val="26"/>
          <w:szCs w:val="26"/>
        </w:rPr>
        <w:t xml:space="preserve"> Công trình đưa vào sử dụng, nhưng không ngắn hơn thời hạn bảo hành mà Bên A phải chịu theo Hợp đồng thầu chính.</w:t>
      </w:r>
    </w:p>
    <w:p w14:paraId="56B395EE" w14:textId="5A6AA0D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Tiền bảo hành</w:t>
      </w:r>
      <w:del w:id="5050" w:author="Claude" w:date="2026-10-14T09:00:00Z">
        <w:r>
          <w:rPr>
            <w:rFonts w:ascii="Times New Roman" w:hAnsi="Times New Roman"/>
            <w:sz w:val="26"/>
            <w:szCs w:val="26"/>
          </w:rPr>
          <w:delText xml:space="preserve"> và giữ lại chờ quyết toán: </w:delText>
        </w:r>
        <w:r>
          <w:rPr>
            <w:rFonts w:ascii="Times New Roman" w:hAnsi="Times New Roman"/>
            <w:sz w:val="26"/>
            <w:szCs w:val="26"/>
            <w:highlight w:val="yellow"/>
          </w:rPr>
          <w:delText xml:space="preserve">5</w:delText>
        </w:r>
      </w:del>
      <w:ins w:id="5051" w:author="Claude" w:date="2026-10-14T09:00:00Z">
        <w:r>
          <w:rPr>
            <w:rFonts w:ascii="Times New Roman" w:hAnsi="Times New Roman"/>
            <w:sz w:val="26"/>
            <w:szCs w:val="26"/>
          </w:rPr>
          <w:t xml:space="preserve">: </w:t>
        </w:r>
        <w:r>
          <w:rPr>
            <w:rFonts w:ascii="Times New Roman" w:hAnsi="Times New Roman"/>
            <w:sz w:val="26"/>
            <w:szCs w:val="26"/>
            <w:highlight w:val="yellow"/>
          </w:rPr>
          <w:t xml:space="preserve">03</w:t>
        </w:r>
      </w:ins>
      <w:r>
        <w:rPr>
          <w:rFonts w:ascii="Times New Roman" w:hAnsi="Times New Roman"/>
          <w:sz w:val="26"/>
          <w:szCs w:val="26"/>
          <w:rPrChange w:id="5052" w:author="Claude" w:date="2026-10-14T09:00:00Z">
            <w:rPr>
              <w:rFonts w:ascii="Times New Roman" w:hAnsi="Times New Roman"/>
              <w:sz w:val="26"/>
              <w:szCs w:val="26"/>
              <w:highlight w:val="yellow"/>
            </w:rPr>
          </w:rPrChange>
        </w:rPr>
        <w:t xml:space="preserve">%</w:t>
      </w:r>
      <w:r>
        <w:rPr>
          <w:rFonts w:ascii="Times New Roman" w:hAnsi="Times New Roman"/>
          <w:sz w:val="26"/>
          <w:szCs w:val="26"/>
        </w:rPr>
        <w:t xml:space="preserve"> giá trị </w:t>
      </w:r>
      <w:del w:id="5053" w:author="Claude" w:date="2026-10-14T09:00:00Z">
        <w:r>
          <w:rPr>
            <w:rFonts w:ascii="Times New Roman" w:hAnsi="Times New Roman"/>
            <w:sz w:val="26"/>
            <w:szCs w:val="26"/>
          </w:rPr>
          <w:delText xml:space="preserve">hoàn thành</w:delText>
        </w:r>
      </w:del>
      <w:ins w:id="5054" w:author="Claude" w:date="2026-10-14T09:00:00Z">
        <w:r>
          <w:rPr>
            <w:rFonts w:ascii="Times New Roman" w:hAnsi="Times New Roman"/>
            <w:sz w:val="26"/>
            <w:szCs w:val="26"/>
          </w:rPr>
          <w:t xml:space="preserve">quyết toán Hợp đồng</w:t>
        </w:r>
      </w:ins>
      <w:r>
        <w:rPr>
          <w:rFonts w:ascii="Times New Roman" w:hAnsi="Times New Roman"/>
          <w:sz w:val="26"/>
          <w:szCs w:val="26"/>
        </w:rPr>
        <w:t xml:space="preserve">.</w:t>
      </w:r>
    </w:p>
    <w:p w14:paraId="428BBBB4"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05ACC5FB" w14:textId="0A8650B0"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w:t>
      </w:r>
      <w:del w:id="5055" w:author="Claude" w:date="2026-10-14T09:00:00Z">
        <w:r>
          <w:rPr>
            <w:rFonts w:ascii="Times New Roman" w:hAnsi="Times New Roman"/>
            <w:sz w:val="26"/>
            <w:szCs w:val="26"/>
          </w:rPr>
          <w:delText xml:space="preserve">triển khai</w:delText>
        </w:r>
      </w:del>
      <w:ins w:id="5056" w:author="Claude" w:date="2026-10-14T09:00:00Z">
        <w:r>
          <w:rPr>
            <w:rFonts w:ascii="Times New Roman" w:hAnsi="Times New Roman"/>
            <w:sz w:val="26"/>
            <w:szCs w:val="26"/>
          </w:rPr>
          <w:t xml:space="preserve">bắt đầu</w:t>
        </w:r>
      </w:ins>
      <w:r>
        <w:rPr>
          <w:rFonts w:ascii="Times New Roman" w:hAnsi="Times New Roman"/>
          <w:sz w:val="26"/>
          <w:szCs w:val="26"/>
        </w:rPr>
        <w:t xml:space="preserve"> khắc phục trong vòng </w:t>
      </w:r>
      <w:del w:id="5057" w:author="Claude" w:date="2026-10-14T09:00:00Z">
        <w:r>
          <w:rPr>
            <w:rFonts w:ascii="Times New Roman" w:hAnsi="Times New Roman"/>
            <w:sz w:val="26"/>
            <w:szCs w:val="26"/>
          </w:rPr>
          <w:delText xml:space="preserve">07</w:delText>
        </w:r>
      </w:del>
      <w:ins w:id="5058" w:author="Claude" w:date="2026-10-14T09:00:00Z">
        <w:r>
          <w:rPr>
            <w:rFonts w:ascii="Times New Roman" w:hAnsi="Times New Roman"/>
            <w:sz w:val="26"/>
            <w:szCs w:val="26"/>
            <w:highlight w:val="yellow"/>
          </w:rPr>
          <w:t xml:space="preserve">03</w:t>
        </w:r>
      </w:ins>
      <w:r>
        <w:rPr>
          <w:rFonts w:ascii="Times New Roman" w:hAnsi="Times New Roman"/>
          <w:sz w:val="26"/>
          <w:szCs w:val="26"/>
        </w:rPr>
        <w:t xml:space="preserve"> ngày (đối với sự cố khẩn cấp, thấm, rò rỉ nước: </w:t>
      </w:r>
      <w:r>
        <w:rPr>
          <w:rFonts w:ascii="Times New Roman" w:hAnsi="Times New Roman"/>
          <w:sz w:val="26"/>
          <w:szCs w:val="26"/>
          <w:highlight w:val="yellow"/>
          <w:rPrChange w:id="5059" w:author="Claude" w:date="2026-10-14T09:00:00Z">
            <w:rPr>
              <w:rFonts w:ascii="Times New Roman" w:hAnsi="Times New Roman"/>
              <w:sz w:val="26"/>
              <w:szCs w:val="26"/>
            </w:rPr>
          </w:rPrChange>
        </w:rPr>
        <w:t xml:space="preserve">24</w:t>
      </w:r>
      <w:r>
        <w:rPr>
          <w:rFonts w:ascii="Times New Roman" w:hAnsi="Times New Roman"/>
          <w:sz w:val="26"/>
          <w:szCs w:val="26"/>
        </w:rPr>
        <w:t xml:space="preserve"> giờ) kể từ khi nhận được </w:t>
      </w:r>
      <w:del w:id="5060" w:author="Claude" w:date="2026-10-14T09:00:00Z">
        <w:r>
          <w:rPr>
            <w:rFonts w:ascii="Times New Roman" w:hAnsi="Times New Roman"/>
            <w:sz w:val="26"/>
            <w:szCs w:val="26"/>
          </w:rPr>
          <w:delText xml:space="preserve">yêu cầu</w:delText>
        </w:r>
      </w:del>
      <w:ins w:id="5061" w:author="Claude" w:date="2026-10-14T09:00:00Z">
        <w:r>
          <w:rPr>
            <w:rFonts w:ascii="Times New Roman" w:hAnsi="Times New Roman"/>
            <w:sz w:val="26"/>
            <w:szCs w:val="26"/>
          </w:rPr>
          <w:t xml:space="preserve">thông báo</w:t>
        </w:r>
      </w:ins>
      <w:r>
        <w:rPr>
          <w:rFonts w:ascii="Times New Roman" w:hAnsi="Times New Roman"/>
          <w:sz w:val="26"/>
          <w:szCs w:val="26"/>
        </w:rPr>
        <w:t xml:space="preserve">, Bên A có quyền tự thực hiện hoặc thuê Nhà thầu khác thực hiện; toàn bộ chi phí được khấu trừ vào khoản Bên A còn phải thanh toán cho Bên B, tiền bảo hành hoặc thu từ bảo lãnh bảo hành.</w:t>
      </w:r>
      <w:ins w:id="5062" w:author="Claude" w:date="2026-10-14T09:00:00Z">
        <w:r>
          <w:rPr>
            <w:rFonts w:ascii="Times New Roman" w:hAnsi="Times New Roman"/>
            <w:sz w:val="26"/>
            <w:szCs w:val="26"/>
          </w:rPr>
          <w:t xml:space="preserve"> Trường hợp các khoản trên không đủ, Bên B phải hoàn trả phần còn thiếu trong vòng </w:t>
        </w:r>
        <w:r>
          <w:rPr>
            <w:rFonts w:ascii="Times New Roman" w:hAnsi="Times New Roman"/>
            <w:sz w:val="26"/>
            <w:szCs w:val="26"/>
            <w:highlight w:val="yellow"/>
          </w:rPr>
          <w:t xml:space="preserve">05</w:t>
        </w:r>
        <w:r>
          <w:rPr>
            <w:rFonts w:ascii="Times New Roman" w:hAnsi="Times New Roman"/>
            <w:sz w:val="26"/>
            <w:szCs w:val="26"/>
          </w:rPr>
          <w:t xml:space="preserve"> ngày kể từ ngày nhận được thông báo; quá thời hạn này Bên B phải trả lãi chậm thanh toán bằng </w:t>
        </w:r>
        <w:r>
          <w:rPr>
            <w:rFonts w:ascii="Times New Roman" w:hAnsi="Times New Roman"/>
            <w:sz w:val="26"/>
            <w:szCs w:val="26"/>
            <w:highlight w:val="yellow"/>
          </w:rPr>
          <w:t xml:space="preserve">150</w:t>
        </w:r>
        <w:r>
          <w:rPr>
            <w:rFonts w:ascii="Times New Roman" w:hAnsi="Times New Roman"/>
            <w:sz w:val="26"/>
            <w:szCs w:val="26"/>
          </w:rPr>
          <w:t xml:space="preserve">% lãi suất tiết kiệm kỳ hạn 01 tháng do Ngân hàng TMCP Ngoại thương Việt Nam công bố tại thời điểm tính, nhân với số tiền và thời gian chậm thanh toán.</w:t>
        </w:r>
      </w:ins>
    </w:p>
    <w:p w14:paraId="5033DCA3" w14:textId="283EBDB9" w:rsidR="00C56B5A"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14:paraId="69D3C8E3" w14:textId="466BFFE0" w:rsidR="000068E8" w:rsidRPr="00302315" w:rsidRDefault="00C56B5A"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Bên B được hoàn trả tiền bảo hành sau khi kết thúc thời hạn bảo hành và được Bên A xác nhận hoàn thành nghĩa vụ bảo hành. Trường hợp Bên B nộp bảo lãnh bảo hành có giá trị bằng </w:t>
      </w:r>
      <w:del w:id="5063" w:author="Claude" w:date="2026-10-14T09:00:00Z">
        <w:r>
          <w:rPr>
            <w:rFonts w:ascii="Times New Roman" w:hAnsi="Times New Roman"/>
            <w:sz w:val="26"/>
            <w:szCs w:val="26"/>
          </w:rPr>
          <w:delText xml:space="preserve">tiền bảo hành</w:delText>
        </w:r>
      </w:del>
      <w:ins w:id="5064" w:author="Claude" w:date="2026-10-14T09:00:00Z">
        <w:r>
          <w:rPr>
            <w:rFonts w:ascii="Times New Roman" w:hAnsi="Times New Roman"/>
            <w:sz w:val="26"/>
            <w:szCs w:val="26"/>
            <w:highlight w:val="yellow"/>
          </w:rPr>
          <w:t xml:space="preserve">03</w:t>
        </w:r>
        <w:r>
          <w:rPr>
            <w:rFonts w:ascii="Times New Roman" w:hAnsi="Times New Roman"/>
            <w:sz w:val="26"/>
            <w:szCs w:val="26"/>
          </w:rPr>
          <w:t xml:space="preserve">% giá trị quyết toán</w:t>
        </w:r>
      </w:ins>
      <w:r>
        <w:rPr>
          <w:rFonts w:ascii="Times New Roman" w:hAnsi="Times New Roman"/>
          <w:sz w:val="26"/>
          <w:szCs w:val="26"/>
        </w:rPr>
        <w:t xml:space="preserve"> theo Điều 20.3, Bên A hoàn trả tiền bảo hành theo Điều 10.3.2 sau khi nhận được bản gốc thư bảo lãnh hợp lệ.</w:t>
      </w:r>
    </w:p>
    <w:p w14:paraId="7CCEAE76"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72573E31" w14:textId="77777777" w:rsidR="00382A1C"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2007EAB1" w14:textId="4F5105C5" w:rsidR="00096978" w:rsidRPr="00302315" w:rsidRDefault="00935744"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Hợp đồng theo đơn giá cố định. Đơn giá không được điều chỉnh trong suốt thời gian thực hiện Hợp đồng, kể cả khi có biến động giá vật liệu, nhân công, nhiên liệu, máy thi công, trừ trường hợp </w:t>
      </w:r>
      <w:ins w:id="5065" w:author="Claude" w:date="2026-10-14T09:00:00Z">
        <w:r>
          <w:rPr>
            <w:rFonts w:ascii="Times New Roman" w:hAnsi="Times New Roman"/>
            <w:sz w:val="26"/>
            <w:szCs w:val="26"/>
          </w:rPr>
          <w:t xml:space="preserve">pháp luật có quy định bắt buộc điều chỉnh hoặc </w:t>
        </w:r>
      </w:ins>
      <w:r>
        <w:rPr>
          <w:rFonts w:ascii="Times New Roman" w:hAnsi="Times New Roman"/>
          <w:sz w:val="26"/>
          <w:szCs w:val="26"/>
        </w:rPr>
        <w:t xml:space="preserve">Bên A được Chủ đầu tư chấp thuận điều chỉnh tương ứng theo Hợp đồng thầu chính.</w:t>
      </w:r>
    </w:p>
    <w:p w14:paraId="6AC34BA9" w14:textId="77777777" w:rsidR="00096978"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613A778C" w14:textId="4A12B81E"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0917F1" w14:textId="77777777" w:rsidR="00096978" w:rsidRPr="00302315" w:rsidRDefault="00935744"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6E84979" w14:textId="5C7BDBB3" w:rsidR="00096978" w:rsidRPr="00302315" w:rsidRDefault="00096978" w:rsidP="00040F1A">
      <w:pPr>
        <w:tabs>
          <w:tab w:val="left" w:pos="709"/>
        </w:tabs>
        <w:spacing w:after="120" w:line="276" w:lineRule="auto"/>
        <w:jc w:val="both"/>
        <w:rPr>
          <w:rFonts w:ascii="Times New Roman" w:hAnsi="Times New Roman"/>
          <w:sz w:val="26"/>
          <w:szCs w:val="26"/>
        </w:rPr>
      </w:pPr>
      <w:commentRangeStart w:id="3"/>
      <w:del w:id="5066" w:author="Claude" w:date="2026-10-14T09:00:00Z">
        <w:r>
          <w:rPr>
            <w:rFonts w:ascii="Times New Roman" w:hAnsi="Times New Roman"/>
            <w:sz w:val="26"/>
            <w:szCs w:val="26"/>
          </w:rPr>
          <w:delText xml:space="preserve">a) Giá Hợp đồng (tạm tính): </w:delText>
        </w:r>
        <w:r>
          <w:rPr>
            <w:rFonts w:ascii="Times New Roman" w:hAnsi="Times New Roman"/>
            <w:sz w:val="26"/>
            <w:szCs w:val="26"/>
            <w:highlight w:val="yellow"/>
          </w:rPr>
          <w:delText xml:space="preserve">……</w:delText>
        </w:r>
        <w:r>
          <w:rPr>
            <w:rFonts w:ascii="Times New Roman" w:hAnsi="Times New Roman"/>
            <w:sz w:val="26"/>
            <w:szCs w:val="26"/>
          </w:rPr>
          <w:delText xml:space="preserve"> đồng, đã bao gồm thuế GTGT (Bằng chữ: </w:delText>
        </w:r>
        <w:r>
          <w:rPr>
            <w:rFonts w:ascii="Times New Roman" w:hAnsi="Times New Roman"/>
            <w:sz w:val="26"/>
            <w:szCs w:val="26"/>
            <w:highlight w:val="yellow"/>
          </w:rPr>
          <w:delText xml:space="preserve">……</w:delText>
        </w:r>
        <w:r>
          <w:rPr>
            <w:rFonts w:ascii="Times New Roman" w:hAnsi="Times New Roman"/>
            <w:sz w:val="26"/>
            <w:szCs w:val="26"/>
          </w:rPr>
          <w:delText xml:space="preserve">)</w:delText>
        </w:r>
      </w:del>
      <w:ins w:id="5067" w:author="Claude" w:date="2026-10-14T09:00:00Z">
        <w:r>
          <w:rPr>
            <w:rFonts w:ascii="Times New Roman" w:hAnsi="Times New Roman"/>
            <w:sz w:val="26"/>
            <w:szCs w:val="26"/>
          </w:rPr>
          <w:t xml:space="preserve">a) Giá Hợp đồng (tạm tính): </w:t>
        </w:r>
        <w:r>
          <w:rPr>
            <w:rFonts w:ascii="Times New Roman" w:hAnsi="Times New Roman"/>
            <w:sz w:val="26"/>
            <w:szCs w:val="26"/>
            <w:highlight w:val="yellow"/>
          </w:rPr>
          <w:t xml:space="preserve">215.928.265.204</w:t>
        </w:r>
        <w:r>
          <w:rPr>
            <w:rFonts w:ascii="Times New Roman" w:hAnsi="Times New Roman"/>
            <w:sz w:val="26"/>
            <w:szCs w:val="26"/>
          </w:rPr>
          <w:t xml:space="preserve"> đồng, đã bao gồm thuế GTGT 8% (Bằng chữ: </w:t>
        </w:r>
        <w:r>
          <w:rPr>
            <w:rFonts w:ascii="Times New Roman" w:hAnsi="Times New Roman"/>
            <w:sz w:val="26"/>
            <w:szCs w:val="26"/>
            <w:highlight w:val="yellow"/>
          </w:rPr>
          <w:t xml:space="preserve">Hai trăm mười lăm tỷ, chín trăm hai mươi tám triệu, hai trăm sáu mươi lăm nghìn, hai trăm linh bốn đồng</w:t>
        </w:r>
        <w:r>
          <w:rPr>
            <w:rFonts w:ascii="Times New Roman" w:hAnsi="Times New Roman"/>
            <w:sz w:val="26"/>
            <w:szCs w:val="26"/>
          </w:rPr>
          <w:t xml:space="preserve">). Trong đó: giá trị trước thuế </w:t>
        </w:r>
        <w:r>
          <w:rPr>
            <w:rFonts w:ascii="Times New Roman" w:hAnsi="Times New Roman"/>
            <w:sz w:val="26"/>
            <w:szCs w:val="26"/>
            <w:highlight w:val="yellow"/>
          </w:rPr>
          <w:t xml:space="preserve">199.933.578.893</w:t>
        </w:r>
        <w:r>
          <w:rPr>
            <w:rFonts w:ascii="Times New Roman" w:hAnsi="Times New Roman"/>
            <w:sz w:val="26"/>
            <w:szCs w:val="26"/>
          </w:rPr>
          <w:t xml:space="preserve"> đồng; thuế GTGT 8% </w:t>
        </w:r>
        <w:r>
          <w:rPr>
            <w:rFonts w:ascii="Times New Roman" w:hAnsi="Times New Roman"/>
            <w:sz w:val="26"/>
            <w:szCs w:val="26"/>
            <w:highlight w:val="yellow"/>
          </w:rPr>
          <w:t xml:space="preserve">15.994.686.311</w:t>
        </w:r>
        <w:r>
          <w:rPr>
            <w:rFonts w:ascii="Times New Roman" w:hAnsi="Times New Roman"/>
            <w:sz w:val="26"/>
            <w:szCs w:val="26"/>
          </w:rPr>
          <w:t xml:space="preserve"> đồng. Thuế suất GTGT áp dụng theo quy định tại thời điểm xuất hóa đơn.</w:t>
        </w:r>
      </w:ins>
      <w:commentRangeEnd w:id="3"/>
      <w:r>
        <w:rPr>
          <w:rStyle w:val="CommentReference"/>
        </w:rPr>
        <w:commentReference w:id="3"/>
      </w:r>
    </w:p>
    <w:p w14:paraId="58578763" w14:textId="77777777" w:rsidR="00096978" w:rsidRPr="00302315" w:rsidRDefault="00096978" w:rsidP="00040F1A">
      <w:pPr>
        <w:tabs>
          <w:tab w:val="left" w:pos="709"/>
        </w:tabs>
        <w:spacing w:after="120" w:line="276" w:lineRule="auto"/>
        <w:jc w:val="center"/>
        <w:rPr>
          <w:rFonts w:ascii="Times New Roman" w:hAnsi="Times New Roman"/>
          <w:i/>
          <w:iCs/>
          <w:sz w:val="26"/>
          <w:szCs w:val="26"/>
        </w:rPr>
      </w:pPr>
      <w:r>
        <w:rPr>
          <w:rFonts w:ascii="Times New Roman" w:hAnsi="Times New Roman"/>
          <w:i/>
          <w:iCs/>
          <w:sz w:val="26"/>
          <w:szCs w:val="26"/>
        </w:rPr>
        <w:t>Chi tiết xem Biểu 01[Chi tiết giá hợp đồng] đính kèm Hợp đồng.</w:t>
      </w:r>
    </w:p>
    <w:p w14:paraId="30F1D867" w14:textId="2E4C14A0"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w:t>
      </w:r>
      <w:ins w:id="5068" w:author="Claude" w:date="2026-10-14T09:00:00Z">
        <w:r>
          <w:rPr>
            <w:rFonts w:ascii="Times New Roman" w:hAnsi="Times New Roman"/>
            <w:sz w:val="26"/>
            <w:szCs w:val="26"/>
          </w:rPr>
          <w:t xml:space="preserve">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ins>
    </w:p>
    <w:p w14:paraId="4907AF6D"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46E1B16E"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14:paraId="5B6091B7" w14:textId="24B1A16F"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(2) Toàn bộ chi phí cần thiết để thi công hoàn thành công việc của Hợp đồng, bao gồm nhưng không giới hạn:</w:t>
      </w:r>
      <w:ins w:id="5069" w:author="Claude" w:date="2026-10-14T09:00:00Z">
        <w:r>
          <w:rPr>
            <w:rFonts w:ascii="Times New Roman" w:hAnsi="Times New Roman"/>
            <w:sz w:val="26"/>
            <w:szCs w:val="26"/>
          </w:rPr>
          <w:t xml:space="preserve"> chi phí vật liệu chính, vật liệu phụ;</w:t>
        </w:r>
      </w:ins>
      <w:r>
        <w:rPr>
          <w:rFonts w:ascii="Times New Roman" w:hAnsi="Times New Roman"/>
          <w:sz w:val="26"/>
          <w:szCs w:val="26"/>
        </w:rPr>
        <w:t xml:space="preserve">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hạ mực nước ngầm, tiêu thoát nước hố móng trong thời gian thi công của Bên B; chi phí quan trắc</w:t>
      </w:r>
      <w:ins w:id="5070" w:author="Claude" w:date="2026-10-14T09:00:00Z">
        <w:r>
          <w:rPr>
            <w:rFonts w:ascii="Times New Roman" w:hAnsi="Times New Roman"/>
            <w:sz w:val="26"/>
            <w:szCs w:val="26"/>
          </w:rPr>
          <w:t xml:space="preserve"> thuộc phạm vi của Bên B theo Biểu 03; chi phí thẩm tra biện pháp thi công hệ cừ, văng chống</w:t>
        </w:r>
      </w:ins>
      <w:r>
        <w:rPr>
          <w:rFonts w:ascii="Times New Roman" w:hAnsi="Times New Roman"/>
          <w:sz w:val="26"/>
          <w:szCs w:val="26"/>
        </w:rPr>
        <w:t xml:space="preserve">;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22C301A2" w14:textId="3557A028" w:rsidR="00096978" w:rsidRPr="00302315" w:rsidRDefault="004F1396"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c) Bên B</w:t>
      </w:r>
      <w:ins w:id="5071" w:author="Claude" w:date="2026-10-14T09:00:00Z">
        <w:r>
          <w:rPr>
            <w:rFonts w:ascii="Times New Roman" w:hAnsi="Times New Roman"/>
            <w:sz w:val="26"/>
            <w:szCs w:val="26"/>
          </w:rPr>
          <w:t xml:space="preserve"> cung cấp toàn bộ vật liệu chính, vật liệu phụ và</w:t>
        </w:r>
      </w:ins>
      <w:r>
        <w:rPr>
          <w:rFonts w:ascii="Times New Roman" w:hAnsi="Times New Roman"/>
          <w:sz w:val="26"/>
          <w:szCs w:val="26"/>
        </w:rPr>
        <w:t xml:space="preserve"> chịu toàn bộ chi phí </w:t>
      </w:r>
      <w:del w:id="5072" w:author="Claude" w:date="2026-10-14T09:00:00Z">
        <w:r>
          <w:rPr>
            <w:rFonts w:ascii="Times New Roman" w:hAnsi="Times New Roman"/>
            <w:sz w:val="26"/>
            <w:szCs w:val="26"/>
          </w:rPr>
          <w:delText xml:space="preserve">đối với phần vật tư vượt định mức </w:delText>
        </w:r>
      </w:del>
      <w:r>
        <w:rPr>
          <w:rFonts w:ascii="Times New Roman" w:hAnsi="Times New Roman"/>
          <w:sz w:val="26"/>
          <w:szCs w:val="26"/>
        </w:rPr>
        <w:t xml:space="preserve">hao hụt </w:t>
      </w:r>
      <w:del w:id="5073" w:author="Claude" w:date="2026-10-14T09:00:00Z">
        <w:r>
          <w:rPr>
            <w:rFonts w:ascii="Times New Roman" w:hAnsi="Times New Roman"/>
            <w:sz w:val="26"/>
            <w:szCs w:val="26"/>
          </w:rPr>
          <w:delText xml:space="preserve">cho phép quy định tại Biểu 07</w:delText>
        </w:r>
      </w:del>
      <w:ins w:id="5074" w:author="Claude" w:date="2026-10-14T09:00:00Z">
        <w:r>
          <w:rPr>
            <w:rFonts w:ascii="Times New Roman" w:hAnsi="Times New Roman"/>
            <w:sz w:val="26"/>
            <w:szCs w:val="26"/>
          </w:rPr>
          <w:t xml:space="preserve">vật liệu trong quá trình thi công</w:t>
        </w:r>
      </w:ins>
      <w:r>
        <w:rPr>
          <w:rFonts w:ascii="Times New Roman" w:hAnsi="Times New Roman"/>
          <w:sz w:val="26"/>
          <w:szCs w:val="26"/>
        </w:rPr>
        <w:t xml:space="preserve">.</w:t>
      </w:r>
    </w:p>
    <w:p w14:paraId="2E2269C3"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7940235F"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2C99E2EE" w14:textId="77777777" w:rsidR="00096978"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26A3A233" w14:textId="77777777" w:rsidR="00096978" w:rsidRPr="00302315" w:rsidRDefault="00096978"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6E923AEB" w14:textId="77777777" w:rsidR="00096978" w:rsidRPr="00302315" w:rsidRDefault="00096978"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AEB32A4" w14:textId="2DB1400D" w:rsidR="004D434C" w:rsidRPr="00302315" w:rsidRDefault="002435FB"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a) Giá trị tạm ứng: </w:t>
      </w:r>
      <w:del w:id="5075" w:author="Claude" w:date="2026-10-14T09:00:00Z">
        <w:r>
          <w:rPr>
            <w:rFonts w:ascii="Times New Roman" w:hAnsi="Times New Roman"/>
            <w:sz w:val="26"/>
            <w:szCs w:val="26"/>
          </w:rPr>
          <w:delText xml:space="preserve">tối đa </w:delText>
        </w:r>
        <w:r>
          <w:rPr>
            <w:rFonts w:ascii="Times New Roman" w:hAnsi="Times New Roman"/>
            <w:sz w:val="26"/>
            <w:szCs w:val="26"/>
            <w:highlight w:val="yellow"/>
          </w:rPr>
          <w:delText xml:space="preserve">……</w:delText>
        </w:r>
      </w:del>
      <w:ins w:id="5076" w:author="Claude" w:date="2026-10-14T09:00:00Z">
        <w:r>
          <w:rPr>
            <w:rFonts w:ascii="Times New Roman" w:hAnsi="Times New Roman"/>
            <w:sz w:val="26"/>
            <w:szCs w:val="26"/>
            <w:highlight w:val="yellow"/>
          </w:rPr>
          <w:t xml:space="preserve">20</w:t>
        </w:r>
      </w:ins>
      <w:r>
        <w:rPr>
          <w:rFonts w:ascii="Times New Roman" w:hAnsi="Times New Roman"/>
          <w:sz w:val="26"/>
          <w:szCs w:val="26"/>
        </w:rPr>
        <w:t xml:space="preserve">% giá trị Hợp đồng trước thuế GTGT</w:t>
      </w:r>
      <w:ins w:id="5077" w:author="Claude" w:date="2026-10-14T09:00:00Z">
        <w:r>
          <w:rPr>
            <w:rFonts w:ascii="Times New Roman" w:hAnsi="Times New Roman"/>
            <w:sz w:val="26"/>
            <w:szCs w:val="26"/>
          </w:rPr>
          <w:t xml:space="preserve">, tương ứng </w:t>
        </w:r>
        <w:r>
          <w:rPr>
            <w:rFonts w:ascii="Times New Roman" w:hAnsi="Times New Roman"/>
            <w:sz w:val="26"/>
            <w:szCs w:val="26"/>
            <w:highlight w:val="yellow"/>
          </w:rPr>
          <w:t xml:space="preserve">39.986.715.779</w:t>
        </w:r>
        <w:r>
          <w:rPr>
            <w:rFonts w:ascii="Times New Roman" w:hAnsi="Times New Roman"/>
            <w:sz w:val="26"/>
            <w:szCs w:val="26"/>
          </w:rPr>
          <w:t xml:space="preserve"> đồng</w:t>
        </w:r>
      </w:ins>
      <w:r>
        <w:rPr>
          <w:rFonts w:ascii="Times New Roman" w:hAnsi="Times New Roman"/>
          <w:sz w:val="26"/>
          <w:szCs w:val="26"/>
        </w:rPr>
        <w:t xml:space="preserve">. Bên A tạm ứng trong vòng 15 ngày làm việc kể từ ngày nhận đủ các hồ sơ hợp lệ sau của Bên B:</w:t>
      </w:r>
    </w:p>
    <w:p w14:paraId="137AEF30" w14:textId="03F2F87C"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Hợp </w:t>
      </w:r>
      <w:r>
        <w:rPr>
          <w:rFonts w:ascii="Times New Roman" w:hAnsi="Times New Roman" w:hint="eastAsia"/>
          <w:sz w:val="26"/>
          <w:szCs w:val="26"/>
        </w:rPr>
        <w:t>đ</w:t>
      </w:r>
      <w:r>
        <w:rPr>
          <w:rFonts w:ascii="Times New Roman" w:hAnsi="Times New Roman"/>
          <w:sz w:val="26"/>
          <w:szCs w:val="26"/>
        </w:rPr>
        <w:t xml:space="preserve">ồng đã </w:t>
      </w:r>
      <w:r>
        <w:rPr>
          <w:rFonts w:ascii="Times New Roman" w:hAnsi="Times New Roman" w:hint="eastAsia"/>
          <w:sz w:val="26"/>
          <w:szCs w:val="26"/>
        </w:rPr>
        <w:t>đư</w:t>
      </w:r>
      <w:r>
        <w:rPr>
          <w:rFonts w:ascii="Times New Roman" w:hAnsi="Times New Roman"/>
          <w:sz w:val="26"/>
          <w:szCs w:val="26"/>
        </w:rPr>
        <w:t>ợc ký kết;</w:t>
      </w:r>
    </w:p>
    <w:p w14:paraId="6E36CFE4" w14:textId="02BA1B53" w:rsidR="0087553B" w:rsidRPr="004E6660" w:rsidRDefault="00D107CC"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Th</w:t>
      </w:r>
      <w:r>
        <w:rPr>
          <w:rFonts w:ascii="Times New Roman" w:hAnsi="Times New Roman" w:hint="eastAsia"/>
          <w:sz w:val="26"/>
          <w:szCs w:val="26"/>
        </w:rPr>
        <w:t>ư</w:t>
      </w: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ề nghị tạm ứng;</w:t>
      </w:r>
    </w:p>
    <w:p w14:paraId="47D23FCC" w14:textId="42ABA10D"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thực hiện Hợp </w:t>
      </w:r>
      <w:r>
        <w:rPr>
          <w:rFonts w:ascii="Times New Roman" w:hAnsi="Times New Roman" w:hint="eastAsia"/>
          <w:sz w:val="26"/>
          <w:szCs w:val="26"/>
        </w:rPr>
        <w:t xml:space="preserve">đ</w:t>
      </w:r>
      <w:r>
        <w:rPr>
          <w:rFonts w:ascii="Times New Roman" w:hAnsi="Times New Roman"/>
          <w:sz w:val="26"/>
          <w:szCs w:val="26"/>
        </w:rPr>
        <w:t xml:space="preserve">ồng có giá trị bằng </w:t>
      </w:r>
      <w:del w:id="5078" w:author="Claude" w:date="2026-10-14T09:00:00Z">
        <w:r>
          <w:rPr>
            <w:rFonts w:ascii="Times New Roman" w:hAnsi="Times New Roman"/>
            <w:sz w:val="26"/>
            <w:szCs w:val="26"/>
            <w:highlight w:val="yellow"/>
          </w:rPr>
          <w:delText xml:space="preserve">……</w:delText>
        </w:r>
      </w:del>
      <w:ins w:id="5079" w:author="Claude" w:date="2026-10-14T09:00:00Z">
        <w:r>
          <w:rPr>
            <w:rFonts w:ascii="Times New Roman" w:hAnsi="Times New Roman"/>
            <w:sz w:val="26"/>
            <w:szCs w:val="26"/>
            <w:highlight w:val="yellow"/>
          </w:rPr>
          <w:t xml:space="preserve">05</w:t>
        </w:r>
      </w:ins>
      <w:r>
        <w:rPr>
          <w:rFonts w:ascii="Times New Roman" w:hAnsi="Times New Roman"/>
          <w:sz w:val="26"/>
          <w:szCs w:val="26"/>
        </w:rPr>
        <w:t xml:space="preserve">% giá trị Hợp </w:t>
      </w:r>
      <w:r>
        <w:rPr>
          <w:rFonts w:ascii="Times New Roman" w:hAnsi="Times New Roman" w:hint="eastAsia"/>
          <w:sz w:val="26"/>
          <w:szCs w:val="26"/>
        </w:rPr>
        <w:t xml:space="preserve">đ</w:t>
      </w:r>
      <w:r>
        <w:rPr>
          <w:rFonts w:ascii="Times New Roman" w:hAnsi="Times New Roman"/>
          <w:sz w:val="26"/>
          <w:szCs w:val="26"/>
        </w:rPr>
        <w:t xml:space="preserve">ồng theo </w:t>
      </w:r>
      <w:r>
        <w:rPr>
          <w:rFonts w:ascii="Times New Roman" w:hAnsi="Times New Roman" w:hint="eastAsia"/>
          <w:sz w:val="26"/>
          <w:szCs w:val="26"/>
        </w:rPr>
        <w:t xml:space="preserve">Đ</w:t>
      </w:r>
      <w:r>
        <w:rPr>
          <w:rFonts w:ascii="Times New Roman" w:hAnsi="Times New Roman"/>
          <w:sz w:val="26"/>
          <w:szCs w:val="26"/>
        </w:rPr>
        <w:t xml:space="preserve">iều 20.2;</w:t>
      </w:r>
    </w:p>
    <w:p w14:paraId="67E64ECC" w14:textId="110A87B0"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del w:id="5080" w:author="Claude" w:date="2026-10-14T09:00:00Z">
        <w:r>
          <w:rPr>
            <w:rFonts w:ascii="Times New Roman" w:hAnsi="Times New Roman"/>
            <w:sz w:val="26"/>
            <w:szCs w:val="26"/>
            <w:highlight w:val="yellow"/>
          </w:rPr>
          <w:delText xml:space="preserve">……</w:delText>
        </w:r>
      </w:del>
      <w:ins w:id="5081" w:author="Claude" w:date="2026-10-14T09:00:00Z">
        <w:r>
          <w:rPr>
            <w:rFonts w:ascii="Times New Roman" w:hAnsi="Times New Roman"/>
            <w:sz w:val="26"/>
            <w:szCs w:val="26"/>
            <w:highlight w:val="yellow"/>
          </w:rPr>
          <w:t xml:space="preserve">100</w:t>
        </w:r>
      </w:ins>
      <w:r>
        <w:rPr>
          <w:rFonts w:ascii="Times New Roman" w:hAnsi="Times New Roman"/>
          <w:sz w:val="26"/>
          <w:szCs w:val="26"/>
        </w:rPr>
        <w:t xml:space="preserve">% số tiền tạm ứng theo Điều 20.1;</w:t>
      </w:r>
    </w:p>
    <w:p w14:paraId="0969D236" w14:textId="0060B82A" w:rsidR="0087553B" w:rsidRPr="00302315" w:rsidRDefault="00D107C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 Biên bản xác nhận thiết bị thi công </w:t>
      </w:r>
      <w:r>
        <w:rPr>
          <w:rFonts w:ascii="Times New Roman" w:hAnsi="Times New Roman" w:hint="eastAsia"/>
          <w:sz w:val="26"/>
          <w:szCs w:val="26"/>
        </w:rPr>
        <w:t>đã</w:t>
      </w:r>
      <w:r>
        <w:rPr>
          <w:rFonts w:ascii="Times New Roman" w:hAnsi="Times New Roman"/>
          <w:sz w:val="26"/>
          <w:szCs w:val="26"/>
        </w:rPr>
        <w:t xml:space="preserve"> tập kết tại Công tr</w:t>
      </w:r>
      <w:r>
        <w:rPr>
          <w:rFonts w:ascii="Times New Roman" w:hAnsi="Times New Roman" w:hint="eastAsia"/>
          <w:sz w:val="26"/>
          <w:szCs w:val="26"/>
        </w:rPr>
        <w:t>ư</w:t>
      </w:r>
      <w:r>
        <w:rPr>
          <w:rFonts w:ascii="Times New Roman" w:hAnsi="Times New Roman"/>
          <w:sz w:val="26"/>
          <w:szCs w:val="26"/>
        </w:rPr>
        <w:t xml:space="preserve">ờng, có xác nhận của Bên A;</w:t>
      </w:r>
    </w:p>
    <w:p w14:paraId="04B2FA46" w14:textId="74365CA5" w:rsidR="00096978" w:rsidRPr="00302315" w:rsidRDefault="00096978"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w:t>
      </w:r>
      <w:ins w:id="5082" w:author="Claude" w:date="2026-10-14T09:00:00Z">
        <w:r>
          <w:rPr>
            <w:rFonts w:ascii="Times New Roman" w:hAnsi="Times New Roman"/>
            <w:sz w:val="26"/>
            <w:szCs w:val="26"/>
          </w:rPr>
          <w:t xml:space="preserve">giảm trừ (</w:t>
        </w:r>
      </w:ins>
      <w:r>
        <w:rPr>
          <w:rFonts w:ascii="Times New Roman" w:hAnsi="Times New Roman"/>
          <w:sz w:val="26"/>
          <w:szCs w:val="26"/>
        </w:rPr>
        <w:t xml:space="preserve">thu hồi</w:t>
      </w:r>
      <w:ins w:id="5083" w:author="Claude" w:date="2026-10-14T09:00:00Z">
        <w:r>
          <w:rPr>
            <w:rFonts w:ascii="Times New Roman" w:hAnsi="Times New Roman"/>
            <w:sz w:val="26"/>
            <w:szCs w:val="26"/>
          </w:rPr>
          <w:t xml:space="preserve">)</w:t>
        </w:r>
      </w:ins>
      <w:r>
        <w:rPr>
          <w:rFonts w:ascii="Times New Roman" w:hAnsi="Times New Roman"/>
          <w:sz w:val="26"/>
          <w:szCs w:val="26"/>
        </w:rPr>
        <w:t xml:space="preserve"> dần </w:t>
      </w:r>
      <w:del w:id="5084" w:author="Claude" w:date="2026-10-14T09:00:00Z">
        <w:r>
          <w:rPr>
            <w:rFonts w:ascii="Times New Roman" w:hAnsi="Times New Roman"/>
            <w:sz w:val="26"/>
            <w:szCs w:val="26"/>
          </w:rPr>
          <w:delText xml:space="preserve">qua</w:delText>
        </w:r>
      </w:del>
      <w:ins w:id="5085" w:author="Claude" w:date="2026-10-14T09:00:00Z">
        <w:r>
          <w:rPr>
            <w:rFonts w:ascii="Times New Roman" w:hAnsi="Times New Roman"/>
            <w:sz w:val="26"/>
            <w:szCs w:val="26"/>
          </w:rPr>
          <w:t xml:space="preserve">vào</w:t>
        </w:r>
      </w:ins>
      <w:r>
        <w:rPr>
          <w:rFonts w:ascii="Times New Roman" w:hAnsi="Times New Roman"/>
          <w:sz w:val="26"/>
          <w:szCs w:val="26"/>
        </w:rPr>
        <w:t xml:space="preserve"> các </w:t>
      </w:r>
      <w:del w:id="5086" w:author="Claude" w:date="2026-10-14T09:00:00Z">
        <w:r>
          <w:rPr>
            <w:rFonts w:ascii="Times New Roman" w:hAnsi="Times New Roman"/>
            <w:sz w:val="26"/>
            <w:szCs w:val="26"/>
          </w:rPr>
          <w:delText xml:space="preserve">lần</w:delText>
        </w:r>
      </w:del>
      <w:ins w:id="5087" w:author="Claude" w:date="2026-10-14T09:00:00Z">
        <w:r>
          <w:rPr>
            <w:rFonts w:ascii="Times New Roman" w:hAnsi="Times New Roman"/>
            <w:sz w:val="26"/>
            <w:szCs w:val="26"/>
          </w:rPr>
          <w:t xml:space="preserve">đợt</w:t>
        </w:r>
      </w:ins>
      <w:r>
        <w:rPr>
          <w:rFonts w:ascii="Times New Roman" w:hAnsi="Times New Roman"/>
          <w:sz w:val="26"/>
          <w:szCs w:val="26"/>
        </w:rPr>
        <w:t xml:space="preserve"> thanh toán, bắt đầu từ </w:t>
      </w:r>
      <w:del w:id="5088" w:author="Claude" w:date="2026-10-14T09:00:00Z">
        <w:r>
          <w:rPr>
            <w:rFonts w:ascii="Times New Roman" w:hAnsi="Times New Roman"/>
            <w:sz w:val="26"/>
            <w:szCs w:val="26"/>
          </w:rPr>
          <w:delText xml:space="preserve">lần</w:delText>
        </w:r>
      </w:del>
      <w:ins w:id="5089" w:author="Claude" w:date="2026-10-14T09:00:00Z">
        <w:r>
          <w:rPr>
            <w:rFonts w:ascii="Times New Roman" w:hAnsi="Times New Roman"/>
            <w:sz w:val="26"/>
            <w:szCs w:val="26"/>
          </w:rPr>
          <w:t xml:space="preserve">đợt</w:t>
        </w:r>
      </w:ins>
      <w:r>
        <w:rPr>
          <w:rFonts w:ascii="Times New Roman" w:hAnsi="Times New Roman"/>
          <w:sz w:val="26"/>
          <w:szCs w:val="26"/>
        </w:rPr>
        <w:t xml:space="preserve"> thanh toán đầu tiên và thu hồi hết khi giá trị </w:t>
      </w:r>
      <w:del w:id="5090" w:author="Claude" w:date="2026-10-14T09:00:00Z">
        <w:r>
          <w:rPr>
            <w:rFonts w:ascii="Times New Roman" w:hAnsi="Times New Roman"/>
            <w:sz w:val="26"/>
            <w:szCs w:val="26"/>
          </w:rPr>
          <w:delText xml:space="preserve">thanh toán</w:delText>
        </w:r>
      </w:del>
      <w:ins w:id="5091" w:author="Claude" w:date="2026-10-14T09:00:00Z">
        <w:r>
          <w:rPr>
            <w:rFonts w:ascii="Times New Roman" w:hAnsi="Times New Roman"/>
            <w:sz w:val="26"/>
            <w:szCs w:val="26"/>
          </w:rPr>
          <w:t xml:space="preserve">khối lượng hoàn thành</w:t>
        </w:r>
      </w:ins>
      <w:r>
        <w:rPr>
          <w:rFonts w:ascii="Times New Roman" w:hAnsi="Times New Roman"/>
          <w:sz w:val="26"/>
          <w:szCs w:val="26"/>
        </w:rPr>
        <w:t xml:space="preserve"> đạt </w:t>
      </w:r>
      <w:del w:id="5092" w:author="Claude" w:date="2026-10-14T09:00:00Z">
        <w:r>
          <w:rPr>
            <w:rFonts w:ascii="Times New Roman" w:hAnsi="Times New Roman"/>
            <w:sz w:val="26"/>
            <w:szCs w:val="26"/>
            <w:highlight w:val="yellow"/>
          </w:rPr>
          <w:delText xml:space="preserve">……</w:delText>
        </w:r>
      </w:del>
      <w:ins w:id="5093" w:author="Claude" w:date="2026-10-14T09:00:00Z">
        <w:r>
          <w:rPr>
            <w:rFonts w:ascii="Times New Roman" w:hAnsi="Times New Roman"/>
            <w:sz w:val="26"/>
            <w:szCs w:val="26"/>
            <w:highlight w:val="yellow"/>
          </w:rPr>
          <w:t xml:space="preserve">80</w:t>
        </w:r>
      </w:ins>
      <w:r>
        <w:rPr>
          <w:rFonts w:ascii="Times New Roman" w:hAnsi="Times New Roman"/>
          <w:sz w:val="26"/>
          <w:szCs w:val="26"/>
        </w:rPr>
        <w:t xml:space="preserve">%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6137F3B1" w14:textId="648D217F" w:rsidR="00E00D25" w:rsidRPr="00302315" w:rsidRDefault="008D17A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Giá trị thu hồi tạm ứng  = GTT</w:t>
      </w:r>
      <w:r>
        <w:rPr>
          <w:rFonts w:ascii="Times New Roman" w:hAnsi="Times New Roman" w:hint="eastAsia"/>
          <w:sz w:val="26"/>
          <w:szCs w:val="26"/>
        </w:rPr>
        <w:t xml:space="preserve">Ư</w:t>
      </w:r>
      <w:r>
        <w:rPr>
          <w:rFonts w:ascii="Times New Roman" w:hAnsi="Times New Roman"/>
          <w:sz w:val="26"/>
          <w:szCs w:val="26"/>
        </w:rPr>
        <w:t xml:space="preserve"> x [GTHT/(GTH</w:t>
      </w:r>
      <w:r>
        <w:rPr>
          <w:rFonts w:ascii="Times New Roman" w:hAnsi="Times New Roman" w:hint="eastAsia"/>
          <w:sz w:val="26"/>
          <w:szCs w:val="26"/>
        </w:rPr>
        <w:t xml:space="preserve">Đ</w:t>
      </w:r>
      <w:r>
        <w:rPr>
          <w:rFonts w:ascii="Times New Roman" w:hAnsi="Times New Roman"/>
          <w:sz w:val="26"/>
          <w:szCs w:val="26"/>
        </w:rPr>
        <w:t xml:space="preserve"> x </w:t>
      </w:r>
      <w:del w:id="5094" w:author="Claude" w:date="2026-10-14T09:00:00Z">
        <w:r>
          <w:rPr>
            <w:rFonts w:ascii="Times New Roman" w:hAnsi="Times New Roman"/>
            <w:sz w:val="26"/>
            <w:szCs w:val="26"/>
            <w:highlight w:val="yellow"/>
          </w:rPr>
          <w:delText xml:space="preserve">……</w:delText>
        </w:r>
      </w:del>
      <w:ins w:id="5095" w:author="Claude" w:date="2026-10-14T09:00:00Z">
        <w:r>
          <w:rPr>
            <w:rFonts w:ascii="Times New Roman" w:hAnsi="Times New Roman"/>
            <w:sz w:val="26"/>
            <w:szCs w:val="26"/>
            <w:highlight w:val="yellow"/>
          </w:rPr>
          <w:t xml:space="preserve">80</w:t>
        </w:r>
      </w:ins>
      <w:r>
        <w:rPr>
          <w:rFonts w:ascii="Times New Roman" w:hAnsi="Times New Roman"/>
          <w:sz w:val="26"/>
          <w:szCs w:val="26"/>
        </w:rPr>
        <w:t xml:space="preserve">%)]</w:t>
      </w:r>
    </w:p>
    <w:p w14:paraId="3A8CCA35" w14:textId="77777777" w:rsidR="00E00D25" w:rsidRPr="00302315" w:rsidRDefault="00E00D25"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GTT</w:t>
      </w:r>
      <w:r>
        <w:rPr>
          <w:rFonts w:ascii="Times New Roman" w:hAnsi="Times New Roman" w:hint="eastAsia"/>
          <w:sz w:val="26"/>
          <w:szCs w:val="26"/>
        </w:rPr>
        <w:t>Ư</w:t>
      </w:r>
      <w:r>
        <w:rPr>
          <w:rFonts w:ascii="Times New Roman" w:hAnsi="Times New Roman"/>
          <w:sz w:val="26"/>
          <w:szCs w:val="26"/>
        </w:rPr>
        <w:t xml:space="preserve">: Giá trị tạm ứng theo hợp </w:t>
      </w:r>
      <w:r>
        <w:rPr>
          <w:rFonts w:ascii="Times New Roman" w:hAnsi="Times New Roman" w:hint="eastAsia"/>
          <w:sz w:val="26"/>
          <w:szCs w:val="26"/>
        </w:rPr>
        <w:t>đ</w:t>
      </w:r>
      <w:r>
        <w:rPr>
          <w:rFonts w:ascii="Times New Roman" w:hAnsi="Times New Roman"/>
          <w:sz w:val="26"/>
          <w:szCs w:val="26"/>
        </w:rPr>
        <w:t>ồng</w:t>
      </w:r>
    </w:p>
    <w:p w14:paraId="4636253A" w14:textId="77777777" w:rsidR="001476C6" w:rsidRPr="00302315" w:rsidRDefault="00E00D25"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GTHT: Giá trị hoàn thành</w:t>
      </w:r>
    </w:p>
    <w:p w14:paraId="263EF0F9" w14:textId="77777777" w:rsidR="008D17AC" w:rsidRPr="00302315" w:rsidRDefault="008D17A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GTHĐ: Giá trị hợp đồng</w:t>
      </w:r>
    </w:p>
    <w:p w14:paraId="57AF3E32" w14:textId="77777777" w:rsidR="00096978" w:rsidRPr="00302315" w:rsidRDefault="00096978"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14:paraId="78F1F7C6" w14:textId="14908EA9" w:rsidR="00096978" w:rsidRPr="00302315" w:rsidRDefault="00D107CC" w:rsidP="00040F1A">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14:paraId="75BB718B" w14:textId="6C0FB664" w:rsidR="00096978" w:rsidRPr="00302315" w:rsidRDefault="00D107CC"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t>
      </w:r>
    </w:p>
    <w:p w14:paraId="32FFE333" w14:textId="77777777" w:rsidR="00096978" w:rsidRPr="00302315" w:rsidRDefault="00096978" w:rsidP="00040F1A">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1DBBDF31" w14:textId="2B35B240" w:rsidR="00743C15" w:rsidRPr="00302315" w:rsidRDefault="00096978" w:rsidP="00040F1A">
      <w:pPr>
        <w:widowControl w:val="0"/>
        <w:tabs>
          <w:tab w:val="left" w:pos="270"/>
        </w:tabs>
        <w:spacing w:after="120" w:line="276" w:lineRule="auto"/>
        <w:jc w:val="both"/>
        <w:rPr>
          <w:rFonts w:ascii="Times New Roman" w:hAnsi="Times New Roman"/>
          <w:sz w:val="26"/>
          <w:szCs w:val="26"/>
        </w:rPr>
      </w:pPr>
      <w:commentRangeStart w:id="4"/>
      <w:r>
        <w:rPr>
          <w:rFonts w:ascii="Times New Roman" w:hAnsi="Times New Roman"/>
          <w:b/>
          <w:bCs/>
          <w:sz w:val="26"/>
          <w:szCs w:val="26"/>
        </w:rPr>
        <w:t xml:space="preserve">a) Thanh toán theo đợt:</w:t>
      </w:r>
      <w:r>
        <w:rPr>
          <w:rFonts w:ascii="Times New Roman" w:hAnsi="Times New Roman"/>
          <w:sz w:val="26"/>
          <w:szCs w:val="26"/>
        </w:rPr>
        <w:t xml:space="preserve"> Bên A thanh toán cho Bên B </w:t>
      </w:r>
      <w:del w:id="5096" w:author="Claude" w:date="2026-10-14T09:00:00Z">
        <w:r>
          <w:rPr>
            <w:rFonts w:ascii="Times New Roman" w:hAnsi="Times New Roman"/>
            <w:sz w:val="26"/>
            <w:szCs w:val="26"/>
          </w:rPr>
          <w:delText xml:space="preserve">tối đa </w:delText>
        </w:r>
        <w:r>
          <w:rPr>
            <w:rFonts w:ascii="Times New Roman" w:hAnsi="Times New Roman"/>
            <w:sz w:val="26"/>
            <w:szCs w:val="26"/>
            <w:highlight w:val="yellow"/>
          </w:rPr>
          <w:delText xml:space="preserve">……</w:delText>
        </w:r>
      </w:del>
      <w:ins w:id="5097" w:author="Claude" w:date="2026-10-14T09:00:00Z">
        <w:r>
          <w:rPr>
            <w:rFonts w:ascii="Times New Roman" w:hAnsi="Times New Roman"/>
            <w:sz w:val="26"/>
            <w:szCs w:val="26"/>
          </w:rPr>
          <w:t xml:space="preserve">đến </w:t>
        </w:r>
        <w:r>
          <w:rPr>
            <w:rFonts w:ascii="Times New Roman" w:hAnsi="Times New Roman"/>
            <w:sz w:val="26"/>
            <w:szCs w:val="26"/>
            <w:highlight w:val="yellow"/>
          </w:rPr>
          <w:t xml:space="preserve">90</w:t>
        </w:r>
      </w:ins>
      <w:r>
        <w:rPr>
          <w:rFonts w:ascii="Times New Roman" w:hAnsi="Times New Roman"/>
          <w:sz w:val="26"/>
          <w:szCs w:val="26"/>
        </w:rPr>
        <w:t xml:space="preserve">% giá trị khối lượng hoàn thành được nghiệm thu của từng đợt (giá trị đề nghị thanh toán mỗi đợt tối thiểu </w:t>
      </w:r>
      <w:del w:id="5098" w:author="Claude" w:date="2026-10-14T09:00:00Z">
        <w:r>
          <w:rPr>
            <w:rFonts w:ascii="Times New Roman" w:hAnsi="Times New Roman"/>
            <w:sz w:val="26"/>
            <w:szCs w:val="26"/>
            <w:highlight w:val="yellow"/>
          </w:rPr>
          <w:delText xml:space="preserve">……</w:delText>
        </w:r>
      </w:del>
      <w:ins w:id="5099" w:author="Claude" w:date="2026-10-14T09:00:00Z">
        <w:r>
          <w:rPr>
            <w:rFonts w:ascii="Times New Roman" w:hAnsi="Times New Roman"/>
            <w:sz w:val="26"/>
            <w:szCs w:val="26"/>
            <w:highlight w:val="yellow"/>
          </w:rPr>
          <w:t xml:space="preserve">2.000.000.000</w:t>
        </w:r>
      </w:ins>
      <w:r>
        <w:rPr>
          <w:rFonts w:ascii="Times New Roman" w:hAnsi="Times New Roman"/>
          <w:sz w:val="26"/>
          <w:szCs w:val="26"/>
        </w:rPr>
        <w:t xml:space="preserve"> đồng), sau khi </w:t>
      </w:r>
      <w:del w:id="5100" w:author="Claude" w:date="2026-10-14T09:00:00Z">
        <w:r>
          <w:rPr>
            <w:rFonts w:ascii="Times New Roman" w:hAnsi="Times New Roman"/>
            <w:sz w:val="26"/>
            <w:szCs w:val="26"/>
          </w:rPr>
          <w:delText xml:space="preserve">Bên B nộp đủ hồ</w:delText>
        </w:r>
      </w:del>
      <w:ins w:id="5101" w:author="Claude" w:date="2026-10-14T09:00:00Z">
        <w:r>
          <w:rPr>
            <w:rFonts w:ascii="Times New Roman" w:hAnsi="Times New Roman"/>
            <w:sz w:val="26"/>
            <w:szCs w:val="26"/>
          </w:rPr>
          <w:t xml:space="preserve">trừ tiền thu hồi tạm ứng và các khoản khấu trừ (nếu có). Hồ</w:t>
        </w:r>
      </w:ins>
      <w:r>
        <w:rPr>
          <w:rFonts w:ascii="Times New Roman" w:hAnsi="Times New Roman"/>
          <w:sz w:val="26"/>
          <w:szCs w:val="26"/>
        </w:rPr>
        <w:t xml:space="preserve"> sơ thanh toán </w:t>
      </w:r>
      <w:ins w:id="5102" w:author="Claude" w:date="2026-10-14T09:00:00Z">
        <w:r>
          <w:rPr>
            <w:rFonts w:ascii="Times New Roman" w:hAnsi="Times New Roman"/>
            <w:sz w:val="26"/>
            <w:szCs w:val="26"/>
          </w:rPr>
          <w:t xml:space="preserve">theo đợt thực hiện theo nguyên tắc back to back với Hợp đồng thầu chính, </w:t>
        </w:r>
      </w:ins>
      <w:r>
        <w:rPr>
          <w:rFonts w:ascii="Times New Roman" w:hAnsi="Times New Roman"/>
          <w:sz w:val="26"/>
          <w:szCs w:val="26"/>
        </w:rPr>
        <w:t xml:space="preserve">gồm:</w:t>
      </w:r>
      <w:commentRangeEnd w:id="4"/>
      <w:r>
        <w:rPr>
          <w:rStyle w:val="CommentReference"/>
        </w:rPr>
        <w:commentReference w:id="4"/>
      </w:r>
    </w:p>
    <w:p w14:paraId="4B6E0F1A" w14:textId="0D908A6C"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Hồ s</w:t>
      </w:r>
      <w:r>
        <w:rPr>
          <w:rFonts w:ascii="Times New Roman" w:hAnsi="Times New Roman" w:hint="eastAsia"/>
          <w:sz w:val="26"/>
          <w:szCs w:val="26"/>
        </w:rPr>
        <w:t xml:space="preserve">ơ</w:t>
      </w:r>
      <w:ins w:id="5103" w:author="Claude" w:date="2026-10-14T09:00:00Z">
        <w:r>
          <w:rPr>
            <w:rFonts w:ascii="Times New Roman" w:hAnsi="Times New Roman" w:hint="eastAsia"/>
            <w:sz w:val="26"/>
            <w:szCs w:val="26"/>
          </w:rPr>
          <w:t xml:space="preserve"> chất lượng theo quy định về</w:t>
        </w:r>
      </w:ins>
      <w:r>
        <w:rPr>
          <w:rFonts w:ascii="Times New Roman" w:hAnsi="Times New Roman"/>
          <w:sz w:val="26"/>
          <w:szCs w:val="26"/>
        </w:rPr>
        <w:t xml:space="preserve"> quản lý chất l</w:t>
      </w:r>
      <w:r>
        <w:rPr>
          <w:rFonts w:ascii="Times New Roman" w:hAnsi="Times New Roman" w:hint="eastAsia"/>
          <w:sz w:val="26"/>
          <w:szCs w:val="26"/>
        </w:rPr>
        <w:t xml:space="preserve">ư</w:t>
      </w:r>
      <w:r>
        <w:rPr>
          <w:rFonts w:ascii="Times New Roman" w:hAnsi="Times New Roman"/>
          <w:sz w:val="26"/>
          <w:szCs w:val="26"/>
        </w:rPr>
        <w:t xml:space="preserve">ợng </w:t>
      </w:r>
      <w:del w:id="5104" w:author="Claude" w:date="2026-10-14T09:00:00Z">
        <w:r>
          <w:rPr>
            <w:rFonts w:ascii="Times New Roman" w:hAnsi="Times New Roman"/>
            <w:sz w:val="26"/>
            <w:szCs w:val="26"/>
          </w:rPr>
          <w:delText xml:space="preserve">(</w:delText>
        </w:r>
      </w:del>
      <w:ins w:id="5105" w:author="Claude" w:date="2026-10-14T09:00:00Z">
        <w:r>
          <w:rPr>
            <w:rFonts w:ascii="Times New Roman" w:hAnsi="Times New Roman"/>
            <w:sz w:val="26"/>
            <w:szCs w:val="26"/>
          </w:rPr>
          <w:t xml:space="preserve">công trình xây dựng (hồ sơ pháp lý liên quan, </w:t>
        </w:r>
      </w:ins>
      <w:r>
        <w:rPr>
          <w:rFonts w:ascii="Times New Roman" w:hAnsi="Times New Roman"/>
          <w:sz w:val="26"/>
          <w:szCs w:val="26"/>
        </w:rPr>
        <w:t xml:space="preserve">biên bản nghiệm thu</w:t>
      </w:r>
      <w:ins w:id="5106" w:author="Claude" w:date="2026-10-14T09:00:00Z">
        <w:r>
          <w:rPr>
            <w:rFonts w:ascii="Times New Roman" w:hAnsi="Times New Roman"/>
            <w:sz w:val="26"/>
            <w:szCs w:val="26"/>
          </w:rPr>
          <w:t xml:space="preserve">, kết quả thí nghiệm, kiểm định chất lượng sản phẩm, bản vẽ hoàn</w:t>
        </w:r>
      </w:ins>
      <w:r>
        <w:rPr>
          <w:rFonts w:ascii="Times New Roman" w:hAnsi="Times New Roman"/>
          <w:sz w:val="26"/>
          <w:szCs w:val="26"/>
        </w:rPr>
        <w:t xml:space="preserve"> công</w:t>
      </w:r>
      <w:del w:id="5107" w:author="Claude" w:date="2026-10-14T09:00:00Z">
        <w:r>
          <w:rPr>
            <w:rFonts w:ascii="Times New Roman" w:hAnsi="Times New Roman"/>
            <w:sz w:val="26"/>
            <w:szCs w:val="26"/>
          </w:rPr>
          <w:delText xml:space="preserve"> việc</w:delText>
        </w:r>
      </w:del>
      <w:r>
        <w:rPr>
          <w:rFonts w:ascii="Times New Roman" w:hAnsi="Times New Roman"/>
          <w:sz w:val="26"/>
          <w:szCs w:val="26"/>
        </w:rPr>
        <w:t xml:space="preserve">, nhật ký thi công</w:t>
      </w:r>
      <w:del w:id="5108" w:author="Claude" w:date="2026-10-14T09:00:00Z">
        <w:r>
          <w:rPr>
            <w:rFonts w:ascii="Times New Roman" w:hAnsi="Times New Roman"/>
            <w:sz w:val="26"/>
            <w:szCs w:val="26"/>
          </w:rPr>
          <w:delText xml:space="preserve">, s</w:delText>
        </w:r>
        <w:r>
          <w:rPr>
            <w:rFonts w:ascii="Times New Roman" w:hAnsi="Times New Roman" w:hint="eastAsia"/>
            <w:sz w:val="26"/>
            <w:szCs w:val="26"/>
          </w:rPr>
          <w:delText xml:space="preserve">ơ</w:delText>
        </w:r>
        <w:r>
          <w:rPr>
            <w:rFonts w:ascii="Times New Roman" w:hAnsi="Times New Roman"/>
            <w:sz w:val="26"/>
            <w:szCs w:val="26"/>
          </w:rPr>
          <w:delText xml:space="preserve"> họa hoàn công, kết quả thí nghiệm…). Các</w:delText>
        </w:r>
      </w:del>
      <w:ins w:id="5109" w:author="Claude" w:date="2026-10-14T09:00:00Z">
        <w:r>
          <w:rPr>
            <w:rFonts w:ascii="Times New Roman" w:hAnsi="Times New Roman"/>
            <w:sz w:val="26"/>
            <w:szCs w:val="26"/>
          </w:rPr>
          <w:t xml:space="preserve">);</w:t>
        </w:r>
      </w:ins>
      <w:r>
        <w:rPr>
          <w:rFonts w:ascii="Times New Roman" w:hAnsi="Times New Roman"/>
          <w:sz w:val="26"/>
          <w:szCs w:val="26"/>
        </w:rPr>
        <w:t xml:space="preserve"> chứng chỉ vật liệu</w:t>
      </w:r>
      <w:del w:id="5110" w:author="Claude" w:date="2026-10-14T09:00:00Z">
        <w:r>
          <w:rPr>
            <w:rFonts w:ascii="Times New Roman" w:hAnsi="Times New Roman"/>
            <w:sz w:val="26"/>
            <w:szCs w:val="26"/>
          </w:rPr>
          <w:delText xml:space="preserve"> bản sao </w:delText>
        </w:r>
        <w:r>
          <w:rPr>
            <w:rFonts w:ascii="Times New Roman" w:hAnsi="Times New Roman" w:hint="eastAsia"/>
            <w:sz w:val="26"/>
            <w:szCs w:val="26"/>
          </w:rPr>
          <w:delText xml:space="preserve">đư</w:delText>
        </w:r>
        <w:r>
          <w:rPr>
            <w:rFonts w:ascii="Times New Roman" w:hAnsi="Times New Roman"/>
            <w:sz w:val="26"/>
            <w:szCs w:val="26"/>
          </w:rPr>
          <w:delText xml:space="preserve">ợc các bên chấp nhận; Riêng</w:delText>
        </w:r>
      </w:del>
      <w:ins w:id="5111" w:author="Claude" w:date="2026-10-14T09:00:00Z">
        <w:r>
          <w:rPr>
            <w:rFonts w:ascii="Times New Roman" w:hAnsi="Times New Roman"/>
            <w:sz w:val="26"/>
            <w:szCs w:val="26"/>
          </w:rPr>
          <w:t xml:space="preserve">; riêng</w:t>
        </w:r>
      </w:ins>
      <w:r>
        <w:rPr>
          <w:rFonts w:ascii="Times New Roman" w:hAnsi="Times New Roman"/>
          <w:sz w:val="26"/>
          <w:szCs w:val="26"/>
        </w:rPr>
        <w:t xml:space="preserve"> công tác quan trắc </w:t>
      </w:r>
      <w:del w:id="5112" w:author="Claude" w:date="2026-10-14T09:00:00Z">
        <w:r>
          <w:rPr>
            <w:rFonts w:ascii="Times New Roman" w:hAnsi="Times New Roman"/>
            <w:sz w:val="26"/>
            <w:szCs w:val="26"/>
          </w:rPr>
          <w:delText xml:space="preserve">hệ cừ, văng chống</w:delText>
        </w:r>
      </w:del>
      <w:ins w:id="5113" w:author="Claude" w:date="2026-10-14T09:00:00Z">
        <w:r>
          <w:rPr>
            <w:rFonts w:ascii="Times New Roman" w:hAnsi="Times New Roman"/>
            <w:sz w:val="26"/>
            <w:szCs w:val="26"/>
          </w:rPr>
          <w:t xml:space="preserve">công trình lân cận</w:t>
        </w:r>
      </w:ins>
      <w:r>
        <w:rPr>
          <w:rFonts w:ascii="Times New Roman" w:hAnsi="Times New Roman"/>
          <w:sz w:val="26"/>
          <w:szCs w:val="26"/>
        </w:rPr>
        <w:t xml:space="preserve"> và thí nghiệm chống thấm phải có đề cương, báo cáo kết quả quan trắc, thí nghiệm;</w:t>
      </w:r>
    </w:p>
    <w:p w14:paraId="58462A0B" w14:textId="7CA9E836"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ối với bê tông và vữa:</w:t>
      </w:r>
    </w:p>
    <w:p w14:paraId="16C7BA6C" w14:textId="7DC66368"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Kết quả thí nghiệm bê tông R7 (khi ch</w:t>
      </w:r>
      <w:r>
        <w:rPr>
          <w:rFonts w:ascii="Times New Roman" w:hAnsi="Times New Roman" w:hint="eastAsia"/>
          <w:sz w:val="26"/>
          <w:szCs w:val="26"/>
        </w:rPr>
        <w:t xml:space="preserve">ư</w:t>
      </w:r>
      <w:r>
        <w:rPr>
          <w:rFonts w:ascii="Times New Roman" w:hAnsi="Times New Roman"/>
          <w:sz w:val="26"/>
          <w:szCs w:val="26"/>
        </w:rPr>
        <w:t xml:space="preserve">a có kết quả R28) và nộp bổ sung </w:t>
      </w:r>
      <w:del w:id="5114" w:author="Claude" w:date="2026-10-14T09:00:00Z">
        <w:r>
          <w:rPr>
            <w:rFonts w:ascii="Times New Roman" w:hAnsi="Times New Roman"/>
            <w:sz w:val="26"/>
            <w:szCs w:val="26"/>
          </w:rPr>
          <w:delText xml:space="preserve">R28</w:delText>
        </w:r>
      </w:del>
      <w:ins w:id="5115" w:author="Claude" w:date="2026-10-14T09:00:00Z">
        <w:r>
          <w:rPr>
            <w:rFonts w:ascii="Times New Roman" w:hAnsi="Times New Roman"/>
            <w:sz w:val="26"/>
            <w:szCs w:val="26"/>
          </w:rPr>
          <w:t xml:space="preserve">kết quả R28 kèm biên bản nghiệm thu</w:t>
        </w:r>
      </w:ins>
      <w:r>
        <w:rPr>
          <w:rFonts w:ascii="Times New Roman" w:hAnsi="Times New Roman"/>
          <w:sz w:val="26"/>
          <w:szCs w:val="26"/>
        </w:rPr>
        <w:t xml:space="preserve"> ở kỳ thanh toán </w:t>
      </w:r>
      <w:ins w:id="5116" w:author="Claude" w:date="2026-10-14T09:00:00Z">
        <w:r>
          <w:rPr>
            <w:rFonts w:ascii="Times New Roman" w:hAnsi="Times New Roman"/>
            <w:sz w:val="26"/>
            <w:szCs w:val="26"/>
          </w:rPr>
          <w:t xml:space="preserve">kế </w:t>
        </w:r>
      </w:ins>
      <w:r>
        <w:rPr>
          <w:rFonts w:ascii="Times New Roman" w:hAnsi="Times New Roman"/>
          <w:sz w:val="26"/>
          <w:szCs w:val="26"/>
        </w:rPr>
        <w:t xml:space="preserve">tiếp</w:t>
      </w:r>
      <w:del w:id="5117" w:author="Claude" w:date="2026-10-14T09:00:00Z">
        <w:r>
          <w:rPr>
            <w:rFonts w:ascii="Times New Roman" w:hAnsi="Times New Roman"/>
            <w:sz w:val="26"/>
            <w:szCs w:val="26"/>
          </w:rPr>
          <w:delText xml:space="preserve"> theo</w:delText>
        </w:r>
      </w:del>
      <w:ins w:id="5118" w:author="Claude" w:date="2026-10-14T09:00:00Z">
        <w:r>
          <w:rPr>
            <w:rFonts w:ascii="Times New Roman" w:hAnsi="Times New Roman"/>
            <w:sz w:val="26"/>
            <w:szCs w:val="26"/>
          </w:rPr>
          <w:t xml:space="preserve">. Trường hợp Bên B không bổ sung, Bên A tạm khấu trừ toàn bộ giá trị cấu kiện liên quan vào lần thanh toán kế tiếp</w:t>
        </w:r>
      </w:ins>
      <w:r>
        <w:rPr>
          <w:rFonts w:ascii="Times New Roman" w:hAnsi="Times New Roman"/>
          <w:sz w:val="26"/>
          <w:szCs w:val="26"/>
        </w:rPr>
        <w:t xml:space="preserve">;</w:t>
      </w:r>
    </w:p>
    <w:p w14:paraId="07476D39" w14:textId="4D14B451"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w:t>
      </w:r>
      <w:del w:id="5119" w:author="Claude" w:date="2026-10-14T09:00:00Z">
        <w:r>
          <w:rPr>
            <w:rFonts w:ascii="Times New Roman" w:hAnsi="Times New Roman"/>
            <w:sz w:val="26"/>
            <w:szCs w:val="26"/>
          </w:rPr>
          <w:delText xml:space="preserve">Bảng</w:delText>
        </w:r>
      </w:del>
      <w:ins w:id="5120" w:author="Claude" w:date="2026-10-14T09:00:00Z">
        <w:r>
          <w:rPr>
            <w:rFonts w:ascii="Times New Roman" w:hAnsi="Times New Roman"/>
            <w:sz w:val="26"/>
            <w:szCs w:val="26"/>
          </w:rPr>
          <w:t xml:space="preserve">Biên bản</w:t>
        </w:r>
      </w:ins>
      <w:r>
        <w:rPr>
          <w:rFonts w:ascii="Times New Roman" w:hAnsi="Times New Roman"/>
          <w:sz w:val="26"/>
          <w:szCs w:val="26"/>
        </w:rPr>
        <w:t xml:space="preserve"> nghiệm thu </w:t>
      </w:r>
      <w:del w:id="5121" w:author="Claude" w:date="2026-10-14T09:00:00Z">
        <w:r>
          <w:rPr>
            <w:rFonts w:ascii="Times New Roman" w:hAnsi="Times New Roman"/>
            <w:sz w:val="26"/>
            <w:szCs w:val="26"/>
          </w:rPr>
          <w:delText xml:space="preserve">khối l</w:delText>
        </w:r>
        <w:r>
          <w:rPr>
            <w:rFonts w:ascii="Times New Roman" w:hAnsi="Times New Roman" w:hint="eastAsia"/>
            <w:sz w:val="26"/>
            <w:szCs w:val="26"/>
          </w:rPr>
          <w:delText xml:space="preserve">ư</w:delText>
        </w:r>
        <w:r>
          <w:rPr>
            <w:rFonts w:ascii="Times New Roman" w:hAnsi="Times New Roman"/>
            <w:sz w:val="26"/>
            <w:szCs w:val="26"/>
          </w:rPr>
          <w:delText xml:space="preserve">ợng</w:delText>
        </w:r>
      </w:del>
      <w:ins w:id="5122" w:author="Claude" w:date="2026-10-14T09:00:00Z">
        <w:r>
          <w:rPr>
            <w:rFonts w:ascii="Times New Roman" w:hAnsi="Times New Roman"/>
            <w:sz w:val="26"/>
            <w:szCs w:val="26"/>
          </w:rPr>
          <w:t xml:space="preserve">hoàn thành</w:t>
        </w:r>
      </w:ins>
      <w:r>
        <w:rPr>
          <w:rFonts w:ascii="Times New Roman" w:hAnsi="Times New Roman"/>
          <w:sz w:val="26"/>
          <w:szCs w:val="26"/>
        </w:rPr>
        <w:t xml:space="preserve"> công việc</w:t>
      </w:r>
      <w:ins w:id="5123" w:author="Claude" w:date="2026-10-14T09:00:00Z">
        <w:r>
          <w:rPr>
            <w:rFonts w:ascii="Times New Roman" w:hAnsi="Times New Roman"/>
            <w:sz w:val="26"/>
            <w:szCs w:val="26"/>
          </w:rPr>
          <w:t xml:space="preserve"> theo giai đoạn; Bảng xác định khối lượng</w:t>
        </w:r>
      </w:ins>
      <w:r>
        <w:rPr>
          <w:rFonts w:ascii="Times New Roman" w:hAnsi="Times New Roman"/>
          <w:sz w:val="26"/>
          <w:szCs w:val="26"/>
        </w:rPr>
        <w:t xml:space="preserve"> hoàn thành </w:t>
      </w:r>
      <w:r>
        <w:rPr>
          <w:rFonts w:ascii="Times New Roman" w:hAnsi="Times New Roman" w:hint="eastAsia"/>
          <w:sz w:val="26"/>
          <w:szCs w:val="26"/>
        </w:rPr>
        <w:t xml:space="preserve">đư</w:t>
      </w:r>
      <w:r>
        <w:rPr>
          <w:rFonts w:ascii="Times New Roman" w:hAnsi="Times New Roman"/>
          <w:sz w:val="26"/>
          <w:szCs w:val="26"/>
        </w:rPr>
        <w:t xml:space="preserve">ợc Bên A, Tư vấn giám sát và Chủ đầu tư xác nhận</w:t>
      </w:r>
      <w:ins w:id="5124" w:author="Claude" w:date="2026-10-14T09:00:00Z">
        <w:r>
          <w:rPr>
            <w:rFonts w:ascii="Times New Roman" w:hAnsi="Times New Roman"/>
            <w:sz w:val="26"/>
            <w:szCs w:val="26"/>
          </w:rPr>
          <w:t xml:space="preserve"> (khối lượng xác định theo bản vẽ hoàn công được phê duyệt)</w:t>
        </w:r>
      </w:ins>
      <w:r>
        <w:rPr>
          <w:rFonts w:ascii="Times New Roman" w:hAnsi="Times New Roman"/>
          <w:sz w:val="26"/>
          <w:szCs w:val="26"/>
        </w:rPr>
        <w:t xml:space="preserve">;</w:t>
      </w:r>
    </w:p>
    <w:p w14:paraId="5A35C8B8" w14:textId="0461101A"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Bảng </w:t>
      </w:r>
      <w:del w:id="5125" w:author="Claude" w:date="2026-10-14T09:00:00Z">
        <w:r>
          <w:rPr>
            <w:rFonts w:ascii="Times New Roman" w:hAnsi="Times New Roman"/>
            <w:sz w:val="26"/>
            <w:szCs w:val="26"/>
          </w:rPr>
          <w:delText xml:space="preserve">tính</w:delText>
        </w:r>
      </w:del>
      <w:ins w:id="5126" w:author="Claude" w:date="2026-10-14T09:00:00Z">
        <w:r>
          <w:rPr>
            <w:rFonts w:ascii="Times New Roman" w:hAnsi="Times New Roman"/>
            <w:sz w:val="26"/>
            <w:szCs w:val="26"/>
          </w:rPr>
          <w:t xml:space="preserve">xác định</w:t>
        </w:r>
      </w:ins>
      <w:r>
        <w:rPr>
          <w:rFonts w:ascii="Times New Roman" w:hAnsi="Times New Roman"/>
          <w:sz w:val="26"/>
          <w:szCs w:val="26"/>
        </w:rPr>
        <w:t xml:space="preserve"> giá trị </w:t>
      </w:r>
      <w:del w:id="5127" w:author="Claude" w:date="2026-10-14T09:00:00Z">
        <w:r>
          <w:rPr>
            <w:rFonts w:ascii="Times New Roman" w:hAnsi="Times New Roman"/>
            <w:sz w:val="26"/>
            <w:szCs w:val="26"/>
          </w:rPr>
          <w:delText xml:space="preserve">công việc</w:delText>
        </w:r>
      </w:del>
      <w:ins w:id="5128" w:author="Claude" w:date="2026-10-14T09:00:00Z">
        <w:r>
          <w:rPr>
            <w:rFonts w:ascii="Times New Roman" w:hAnsi="Times New Roman"/>
            <w:sz w:val="26"/>
            <w:szCs w:val="26"/>
          </w:rPr>
          <w:t xml:space="preserve">khối lượng</w:t>
        </w:r>
      </w:ins>
      <w:r>
        <w:rPr>
          <w:rFonts w:ascii="Times New Roman" w:hAnsi="Times New Roman"/>
          <w:sz w:val="26"/>
          <w:szCs w:val="26"/>
        </w:rPr>
        <w:t xml:space="preserve"> hoàn thành </w:t>
      </w:r>
      <w:r>
        <w:rPr>
          <w:rFonts w:ascii="Times New Roman" w:hAnsi="Times New Roman" w:hint="eastAsia"/>
          <w:sz w:val="26"/>
          <w:szCs w:val="26"/>
        </w:rPr>
        <w:t xml:space="preserve">đư</w:t>
      </w:r>
      <w:r>
        <w:rPr>
          <w:rFonts w:ascii="Times New Roman" w:hAnsi="Times New Roman"/>
          <w:sz w:val="26"/>
          <w:szCs w:val="26"/>
        </w:rPr>
        <w:t xml:space="preserve">ợc Bên A xác nhận;</w:t>
      </w:r>
    </w:p>
    <w:p w14:paraId="5C6230B4" w14:textId="0BA2AFEA"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Bảng xác </w:t>
      </w:r>
      <w:r>
        <w:rPr>
          <w:rFonts w:ascii="Times New Roman" w:hAnsi="Times New Roman" w:hint="eastAsia"/>
          <w:sz w:val="26"/>
          <w:szCs w:val="26"/>
        </w:rPr>
        <w:t>đ</w:t>
      </w:r>
      <w:r>
        <w:rPr>
          <w:rFonts w:ascii="Times New Roman" w:hAnsi="Times New Roman"/>
          <w:sz w:val="26"/>
          <w:szCs w:val="26"/>
        </w:rPr>
        <w:t>ịnh giá trị khối l</w:t>
      </w:r>
      <w:r>
        <w:rPr>
          <w:rFonts w:ascii="Times New Roman" w:hAnsi="Times New Roman" w:hint="eastAsia"/>
          <w:sz w:val="26"/>
          <w:szCs w:val="26"/>
        </w:rPr>
        <w:t>ư</w:t>
      </w:r>
      <w:r>
        <w:rPr>
          <w:rFonts w:ascii="Times New Roman" w:hAnsi="Times New Roman"/>
          <w:sz w:val="26"/>
          <w:szCs w:val="26"/>
        </w:rPr>
        <w:t xml:space="preserve">ợng phát sinh ngoài hợp </w:t>
      </w:r>
      <w:r>
        <w:rPr>
          <w:rFonts w:ascii="Times New Roman" w:hAnsi="Times New Roman" w:hint="eastAsia"/>
          <w:sz w:val="26"/>
          <w:szCs w:val="26"/>
        </w:rPr>
        <w:t>đ</w:t>
      </w:r>
      <w:r>
        <w:rPr>
          <w:rFonts w:ascii="Times New Roman" w:hAnsi="Times New Roman"/>
          <w:sz w:val="26"/>
          <w:szCs w:val="26"/>
        </w:rPr>
        <w:t xml:space="preserve">ồng (nếu có). Phần phát sinh sẽ </w:t>
      </w:r>
      <w:r>
        <w:rPr>
          <w:rFonts w:ascii="Times New Roman" w:hAnsi="Times New Roman" w:hint="eastAsia"/>
          <w:sz w:val="26"/>
          <w:szCs w:val="26"/>
        </w:rPr>
        <w:t>đư</w:t>
      </w:r>
      <w:r>
        <w:rPr>
          <w:rFonts w:ascii="Times New Roman" w:hAnsi="Times New Roman"/>
          <w:sz w:val="26"/>
          <w:szCs w:val="26"/>
        </w:rPr>
        <w:t xml:space="preserve">ợc hai bên lập thành Phụ lục Hợp </w:t>
      </w:r>
      <w:r>
        <w:rPr>
          <w:rFonts w:ascii="Times New Roman" w:hAnsi="Times New Roman" w:hint="eastAsia"/>
          <w:sz w:val="26"/>
          <w:szCs w:val="26"/>
        </w:rPr>
        <w:t>đ</w:t>
      </w:r>
      <w:r>
        <w:rPr>
          <w:rFonts w:ascii="Times New Roman" w:hAnsi="Times New Roman"/>
          <w:sz w:val="26"/>
          <w:szCs w:val="26"/>
        </w:rPr>
        <w:t xml:space="preserve">ồng sau khi giá trị phần phát sinh </w:t>
      </w:r>
      <w:r>
        <w:rPr>
          <w:rFonts w:ascii="Times New Roman" w:hAnsi="Times New Roman" w:hint="eastAsia"/>
          <w:sz w:val="26"/>
          <w:szCs w:val="26"/>
        </w:rPr>
        <w:t>đư</w:t>
      </w:r>
      <w:r>
        <w:rPr>
          <w:rFonts w:ascii="Times New Roman" w:hAnsi="Times New Roman"/>
          <w:sz w:val="26"/>
          <w:szCs w:val="26"/>
        </w:rPr>
        <w:t xml:space="preserve">ợc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 xml:space="preserve"> phê duyệt;</w:t>
      </w:r>
    </w:p>
    <w:p w14:paraId="3DF35EE1" w14:textId="6448E1A5"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14:paraId="3C8BB062" w14:textId="77FE430C"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w:t>
      </w:r>
      <w:del w:id="5129" w:author="Claude" w:date="2026-10-14T09:00:00Z">
        <w:r>
          <w:rPr>
            <w:rFonts w:ascii="Times New Roman" w:hAnsi="Times New Roman" w:hint="eastAsia"/>
            <w:sz w:val="26"/>
            <w:szCs w:val="26"/>
          </w:rPr>
          <w:delText xml:space="preserve">Đ</w:delText>
        </w:r>
        <w:r>
          <w:rPr>
            <w:rFonts w:ascii="Times New Roman" w:hAnsi="Times New Roman"/>
            <w:sz w:val="26"/>
            <w:szCs w:val="26"/>
          </w:rPr>
          <w:delText xml:space="preserve">ề</w:delText>
        </w:r>
      </w:del>
      <w:ins w:id="5130" w:author="Claude" w:date="2026-10-14T09:00:00Z">
        <w:r>
          <w:rPr>
            <w:rFonts w:ascii="Times New Roman" w:hAnsi="Times New Roman" w:hint="eastAsia"/>
            <w:sz w:val="26"/>
            <w:szCs w:val="26"/>
          </w:rPr>
          <w:t xml:space="preserve">Công văn đề</w:t>
        </w:r>
      </w:ins>
      <w:r>
        <w:rPr>
          <w:rFonts w:ascii="Times New Roman" w:hAnsi="Times New Roman"/>
          <w:sz w:val="26"/>
          <w:szCs w:val="26"/>
        </w:rPr>
        <w:t xml:space="preserve"> nghị thanh toán</w:t>
      </w:r>
      <w:ins w:id="5131" w:author="Claude" w:date="2026-10-14T09:00:00Z">
        <w:r>
          <w:rPr>
            <w:rFonts w:ascii="Times New Roman" w:hAnsi="Times New Roman"/>
            <w:sz w:val="26"/>
            <w:szCs w:val="26"/>
          </w:rPr>
          <w:t xml:space="preserve"> (theo mẫu của Bên A)</w:t>
        </w:r>
      </w:ins>
      <w:r>
        <w:rPr>
          <w:rFonts w:ascii="Times New Roman" w:hAnsi="Times New Roman"/>
          <w:sz w:val="26"/>
          <w:szCs w:val="26"/>
        </w:rPr>
        <w:t xml:space="preserve">;</w:t>
      </w:r>
    </w:p>
    <w:p w14:paraId="55FA86DA" w14:textId="0AE47415"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Hóa </w:t>
      </w:r>
      <w:r>
        <w:rPr>
          <w:rFonts w:ascii="Times New Roman" w:hAnsi="Times New Roman" w:hint="eastAsia"/>
          <w:sz w:val="26"/>
          <w:szCs w:val="26"/>
        </w:rPr>
        <w:t xml:space="preserve">đơ</w:t>
      </w:r>
      <w:r>
        <w:rPr>
          <w:rFonts w:ascii="Times New Roman" w:hAnsi="Times New Roman"/>
          <w:sz w:val="26"/>
          <w:szCs w:val="26"/>
        </w:rPr>
        <w:t xml:space="preserve">n GTGT hợp lệ.</w:t>
      </w:r>
      <w:ins w:id="5132" w:author="Claude" w:date="2026-10-14T09:00:00Z">
        <w:r>
          <w:rPr>
            <w:rFonts w:ascii="Times New Roman" w:hAnsi="Times New Roman"/>
            <w:sz w:val="26"/>
            <w:szCs w:val="26"/>
          </w:rPr>
          <w:t xml:space="preserve"> Số lượng hồ sơ thanh toán: </w:t>
        </w:r>
        <w:r>
          <w:rPr>
            <w:rFonts w:ascii="Times New Roman" w:hAnsi="Times New Roman"/>
            <w:sz w:val="26"/>
            <w:szCs w:val="26"/>
            <w:highlight w:val="yellow"/>
          </w:rPr>
          <w:t xml:space="preserve">08</w:t>
        </w:r>
        <w:r>
          <w:rPr>
            <w:rFonts w:ascii="Times New Roman" w:hAnsi="Times New Roman"/>
            <w:sz w:val="26"/>
            <w:szCs w:val="26"/>
          </w:rPr>
          <w:t xml:space="preserve"> bộ.</w:t>
        </w:r>
      </w:ins>
    </w:p>
    <w:p w14:paraId="07143E94" w14:textId="01F46D5B"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xml:space="preserve">- Giá trị phần Công tác trọn gói tại Biểu 01 [Chi tiết giá hợp đồng] </w:t>
      </w:r>
      <w:r>
        <w:rPr>
          <w:rFonts w:ascii="Times New Roman" w:hAnsi="Times New Roman" w:hint="eastAsia"/>
          <w:sz w:val="26"/>
          <w:szCs w:val="26"/>
        </w:rPr>
        <w:t>đư</w:t>
      </w:r>
      <w:r>
        <w:rPr>
          <w:rFonts w:ascii="Times New Roman" w:hAnsi="Times New Roman"/>
          <w:sz w:val="26"/>
          <w:szCs w:val="26"/>
        </w:rPr>
        <w:t xml:space="preserve">ợc thanh toán </w:t>
      </w:r>
      <w:r>
        <w:rPr>
          <w:rFonts w:ascii="Times New Roman" w:hAnsi="Times New Roman" w:hint="eastAsia"/>
          <w:sz w:val="26"/>
          <w:szCs w:val="26"/>
        </w:rPr>
        <w:t>theo</w:t>
      </w:r>
      <w:r>
        <w:rPr>
          <w:rFonts w:ascii="Times New Roman" w:hAnsi="Times New Roman"/>
          <w:sz w:val="26"/>
          <w:szCs w:val="26"/>
        </w:rPr>
        <w:t xml:space="preserve"> tỷ lệ giá trị khối l</w:t>
      </w:r>
      <w:r>
        <w:rPr>
          <w:rFonts w:ascii="Times New Roman" w:hAnsi="Times New Roman" w:hint="eastAsia"/>
          <w:sz w:val="26"/>
          <w:szCs w:val="26"/>
        </w:rPr>
        <w:t>ư</w:t>
      </w:r>
      <w:r>
        <w:rPr>
          <w:rFonts w:ascii="Times New Roman" w:hAnsi="Times New Roman"/>
          <w:sz w:val="26"/>
          <w:szCs w:val="26"/>
        </w:rPr>
        <w:t xml:space="preserve">ợng công tác thi công chính hoàn thành trên tổng giá trị công tác thi công chính của Hợp </w:t>
      </w:r>
      <w:r>
        <w:rPr>
          <w:rFonts w:ascii="Times New Roman" w:hAnsi="Times New Roman" w:hint="eastAsia"/>
          <w:sz w:val="26"/>
          <w:szCs w:val="26"/>
        </w:rPr>
        <w:t>đ</w:t>
      </w:r>
      <w:r>
        <w:rPr>
          <w:rFonts w:ascii="Times New Roman" w:hAnsi="Times New Roman"/>
          <w:sz w:val="26"/>
          <w:szCs w:val="26"/>
        </w:rPr>
        <w:t xml:space="preserve">ồng, hoặc theo giá trị công việc Công tác chuẩn bị, Biện pháp thi công </w:t>
      </w:r>
      <w:r>
        <w:rPr>
          <w:rFonts w:ascii="Times New Roman" w:hAnsi="Times New Roman" w:hint="eastAsia"/>
          <w:sz w:val="26"/>
          <w:szCs w:val="26"/>
        </w:rPr>
        <w:t>đư</w:t>
      </w:r>
      <w:r>
        <w:rPr>
          <w:rFonts w:ascii="Times New Roman" w:hAnsi="Times New Roman"/>
          <w:sz w:val="26"/>
          <w:szCs w:val="26"/>
        </w:rPr>
        <w:t>ợc nghiệm thu, áp dụng giá trị nào thấp h</w:t>
      </w:r>
      <w:r>
        <w:rPr>
          <w:rFonts w:ascii="Times New Roman" w:hAnsi="Times New Roman" w:hint="eastAsia"/>
          <w:sz w:val="26"/>
          <w:szCs w:val="26"/>
        </w:rPr>
        <w:t>ơ</w:t>
      </w:r>
      <w:r>
        <w:rPr>
          <w:rFonts w:ascii="Times New Roman" w:hAnsi="Times New Roman"/>
          <w:sz w:val="26"/>
          <w:szCs w:val="26"/>
        </w:rPr>
        <w:t>n.</w:t>
      </w:r>
    </w:p>
    <w:p w14:paraId="2EB15E07" w14:textId="452209A7"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Thời hạn xác nhận hồ s</w:t>
      </w:r>
      <w:r>
        <w:rPr>
          <w:rFonts w:ascii="Times New Roman" w:hAnsi="Times New Roman" w:hint="eastAsia"/>
          <w:sz w:val="26"/>
          <w:szCs w:val="26"/>
        </w:rPr>
        <w:t>ơ</w:t>
      </w:r>
      <w:r>
        <w:rPr>
          <w:rFonts w:ascii="Times New Roman" w:hAnsi="Times New Roman"/>
          <w:sz w:val="26"/>
          <w:szCs w:val="26"/>
        </w:rPr>
        <w:t xml:space="preserve"> và thanh toán:</w:t>
      </w:r>
    </w:p>
    <w:p w14:paraId="6570F71A" w14:textId="29F4CA40" w:rsidR="00F123D1" w:rsidRPr="00302315" w:rsidRDefault="00D107CC" w:rsidP="00040F1A">
      <w:pPr>
        <w:spacing w:after="120" w:line="276" w:lineRule="auto"/>
        <w:jc w:val="both"/>
        <w:rPr>
          <w:rFonts w:ascii="Times New Roman" w:hAnsi="Times New Roman"/>
          <w:sz w:val="26"/>
          <w:szCs w:val="26"/>
        </w:rPr>
      </w:pPr>
      <w:del w:id="5133" w:author="Claude" w:date="2026-10-14T09:00:00Z">
        <w:r>
          <w:rPr>
            <w:rFonts w:ascii="Times New Roman" w:hAnsi="Times New Roman"/>
            <w:sz w:val="26"/>
            <w:szCs w:val="26"/>
          </w:rPr>
          <w:delText xml:space="preserve">- Hồ sơ nghiệm thu chất lượng, Bảng nghiệm thu khối lượng hoàn thành: Bên A xem xét, xác nhận trong vòng 14 ngày kể từ ngày nhận đủ hồ sơ hợp lệ.</w:delText>
        </w:r>
      </w:del>
      <w:ins w:id="5134" w:author="Claude" w:date="2026-10-14T09:00:00Z">
        <w:r>
          <w:rPr>
            <w:rFonts w:ascii="Times New Roman" w:hAnsi="Times New Roman"/>
            <w:sz w:val="26"/>
            <w:szCs w:val="26"/>
          </w:rPr>
          <w:t xml:space="preserve">- Thời hạn xem xét, xác nhận hồ sơ thanh toán của Bên A, Tư vấn giám sát và Chủ đầu tư thực hiện theo nguyên tắc back to back với thời hạn xem xét, phê duyệt hồ sơ thanh toán của Chủ đầu tư và Tư vấn giám sát theo Hợp đồng thầu chính.</w:t>
        </w:r>
      </w:ins>
    </w:p>
    <w:p w14:paraId="39C48201" w14:textId="145C3AED" w:rsidR="00F123D1" w:rsidRPr="00302315" w:rsidRDefault="00D107CC" w:rsidP="00040F1A">
      <w:pPr>
        <w:spacing w:after="120" w:line="276" w:lineRule="auto"/>
        <w:jc w:val="both"/>
        <w:rPr>
          <w:rFonts w:ascii="Times New Roman" w:hAnsi="Times New Roman"/>
          <w:sz w:val="26"/>
          <w:szCs w:val="26"/>
        </w:rPr>
      </w:pPr>
      <w:del w:id="5135" w:author="Claude" w:date="2026-10-14T09:00:00Z">
        <w:r>
          <w:rPr>
            <w:rFonts w:ascii="Times New Roman" w:hAnsi="Times New Roman"/>
            <w:sz w:val="26"/>
            <w:szCs w:val="26"/>
          </w:rPr>
          <w:delText xml:space="preserve">- Bảng tính giá trị công việc hoàn thành: Bên A xem xét, xác nhận trong vòng 14 ngày kể từ ngày nhận đủ hồ sơ nghiệm thu khối lượng đã được xác nhận và hồ sơ thanh toán hợp lệ.</w:delText>
        </w:r>
      </w:del>
      <w:ins w:id="5136" w:author="Claude" w:date="2026-10-14T09:00:00Z">
        <w:r>
          <w:rPr>
            <w:rFonts w:ascii="Times New Roman" w:hAnsi="Times New Roman"/>
            <w:sz w:val="26"/>
            <w:szCs w:val="26"/>
          </w:rPr>
          <w:t xml:space="preserve">- Bên B có trách nhiệm phối hợp với Bên A hoàn thiện hồ sơ thanh toán đáp ứng yêu cầu của Tư vấn giám sát, Chủ đầu tư để Bên A kịp thời nộp hồ sơ thanh toán cho Chủ đầu tư.</w:t>
        </w:r>
      </w:ins>
    </w:p>
    <w:p w14:paraId="472C0FEE" w14:textId="5C260A31" w:rsidR="00F123D1" w:rsidRPr="00302315" w:rsidRDefault="00D107CC" w:rsidP="00040F1A">
      <w:pPr>
        <w:spacing w:after="120" w:line="276" w:lineRule="auto"/>
        <w:jc w:val="both"/>
        <w:rPr>
          <w:rFonts w:ascii="Times New Roman" w:hAnsi="Times New Roman"/>
          <w:sz w:val="26"/>
          <w:szCs w:val="26"/>
        </w:rPr>
      </w:pPr>
      <w:r>
        <w:rPr>
          <w:rFonts w:ascii="Times New Roman" w:hAnsi="Times New Roman"/>
          <w:sz w:val="26"/>
          <w:szCs w:val="26"/>
        </w:rPr>
        <w: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14:paraId="006BEBEA" w14:textId="1640B87A" w:rsidR="00F123D1" w:rsidRPr="00302315" w:rsidRDefault="00C115A2" w:rsidP="00040F1A">
      <w:pPr>
        <w:widowControl w:val="0"/>
        <w:tabs>
          <w:tab w:val="left" w:pos="270"/>
        </w:tabs>
        <w:spacing w:after="120" w:line="276" w:lineRule="auto"/>
        <w:jc w:val="both"/>
        <w:rPr>
          <w:rFonts w:ascii="Times New Roman" w:hAnsi="Times New Roman"/>
          <w:sz w:val="26"/>
          <w:szCs w:val="26"/>
        </w:rPr>
      </w:pPr>
      <w:commentRangeStart w:id="5"/>
      <w:r>
        <w:rPr>
          <w:rFonts w:ascii="Times New Roman" w:hAnsi="Times New Roman"/>
          <w:b/>
          <w:bCs/>
          <w:sz w:val="26"/>
          <w:szCs w:val="26"/>
        </w:rPr>
        <w:t xml:space="preserve">b) Thanh toán </w:t>
      </w:r>
      <w:del w:id="5137" w:author="Claude" w:date="2026-10-14T09:00:00Z">
        <w:r>
          <w:rPr>
            <w:rFonts w:ascii="Times New Roman" w:hAnsi="Times New Roman"/>
            <w:b/>
            <w:bCs/>
            <w:sz w:val="26"/>
            <w:szCs w:val="26"/>
          </w:rPr>
          <w:delText xml:space="preserve">khi hoàn thành toàn bộ công việc</w:delText>
        </w:r>
      </w:del>
      <w:ins w:id="5138" w:author="Claude" w:date="2026-10-14T09:00:00Z">
        <w:r>
          <w:rPr>
            <w:rFonts w:ascii="Times New Roman" w:hAnsi="Times New Roman"/>
            <w:b/>
            <w:bCs/>
            <w:sz w:val="26"/>
            <w:szCs w:val="26"/>
          </w:rPr>
          <w:t xml:space="preserve">quyết toán</w:t>
        </w:r>
      </w:ins>
      <w:r>
        <w:rPr>
          <w:rFonts w:ascii="Times New Roman" w:hAnsi="Times New Roman"/>
          <w:b/>
          <w:bCs/>
          <w:sz w:val="26"/>
          <w:szCs w:val="26"/>
        </w:rPr>
        <w:t xml:space="preserve">: </w:t>
      </w:r>
      <w:r>
        <w:rPr>
          <w:rFonts w:ascii="Times New Roman" w:hAnsi="Times New Roman"/>
          <w:sz w:val="26"/>
          <w:szCs w:val="26"/>
        </w:rPr>
        <w:t xml:space="preserve">sau khi Bên B hoàn thành toàn bộ công việc</w:t>
      </w:r>
      <w:del w:id="5139" w:author="Claude" w:date="2026-10-14T09:00:00Z">
        <w:r>
          <w:rPr>
            <w:rFonts w:ascii="Times New Roman" w:hAnsi="Times New Roman"/>
            <w:sz w:val="26"/>
            <w:szCs w:val="26"/>
          </w:rPr>
          <w:delText xml:space="preserve"> và</w:delText>
        </w:r>
      </w:del>
      <w:ins w:id="5140" w:author="Claude" w:date="2026-10-14T09:00:00Z">
        <w:r>
          <w:rPr>
            <w:rFonts w:ascii="Times New Roman" w:hAnsi="Times New Roman"/>
            <w:sz w:val="26"/>
            <w:szCs w:val="26"/>
          </w:rPr>
          <w:t xml:space="preserve">,</w:t>
        </w:r>
      </w:ins>
      <w:r>
        <w:rPr>
          <w:rFonts w:ascii="Times New Roman" w:hAnsi="Times New Roman"/>
          <w:sz w:val="26"/>
          <w:szCs w:val="26"/>
        </w:rPr>
        <w:t xml:space="preserve"> các bên ký Biên bản nghiệm thu hoàn thành, bàn giao Hạng mục công trình</w:t>
      </w:r>
      <w:ins w:id="5141" w:author="Claude" w:date="2026-10-14T09:00:00Z">
        <w:r>
          <w:rPr>
            <w:rFonts w:ascii="Times New Roman" w:hAnsi="Times New Roman"/>
            <w:sz w:val="26"/>
            <w:szCs w:val="26"/>
          </w:rPr>
          <w:t xml:space="preserve"> và Chủ đầu tư phê duyệt giá trị quyết toán phần công việc tương ứng theo Hợp đồng thầu chính</w:t>
        </w:r>
      </w:ins>
      <w:r>
        <w:rPr>
          <w:rFonts w:ascii="Times New Roman" w:hAnsi="Times New Roman"/>
          <w:sz w:val="26"/>
          <w:szCs w:val="26"/>
        </w:rPr>
        <w:t xml:space="preserve">. Hồ sơ quyết toán </w:t>
      </w:r>
      <w:ins w:id="5142" w:author="Claude" w:date="2026-10-14T09:00:00Z">
        <w:r>
          <w:rPr>
            <w:rFonts w:ascii="Times New Roman" w:hAnsi="Times New Roman"/>
            <w:sz w:val="26"/>
            <w:szCs w:val="26"/>
          </w:rPr>
          <w:t xml:space="preserve">thực hiện theo nguyên tắc back to back với Hợp đồng thầu chính, </w:t>
        </w:r>
      </w:ins>
      <w:r>
        <w:rPr>
          <w:rFonts w:ascii="Times New Roman" w:hAnsi="Times New Roman"/>
          <w:sz w:val="26"/>
          <w:szCs w:val="26"/>
        </w:rPr>
        <w:t xml:space="preserve">gồm:</w:t>
      </w:r>
      <w:commentRangeEnd w:id="5"/>
      <w:r>
        <w:rPr>
          <w:rStyle w:val="CommentReference"/>
        </w:rPr>
        <w:commentReference w:id="5"/>
      </w:r>
    </w:p>
    <w:p w14:paraId="47462A4D" w14:textId="43474280" w:rsidR="00F123D1"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xml:space="preserve">- Giấy đề nghị </w:t>
      </w:r>
      <w:del w:id="5143" w:author="Claude" w:date="2026-10-14T09:00:00Z">
        <w:r>
          <w:rPr>
            <w:rFonts w:ascii="Times New Roman" w:hAnsi="Times New Roman"/>
            <w:sz w:val="26"/>
            <w:szCs w:val="26"/>
          </w:rPr>
          <w:delText xml:space="preserve">thanh</w:delText>
        </w:r>
      </w:del>
      <w:ins w:id="5144" w:author="Claude" w:date="2026-10-14T09:00:00Z">
        <w:r>
          <w:rPr>
            <w:rFonts w:ascii="Times New Roman" w:hAnsi="Times New Roman"/>
            <w:sz w:val="26"/>
            <w:szCs w:val="26"/>
          </w:rPr>
          <w:t xml:space="preserve">quyết</w:t>
        </w:r>
      </w:ins>
      <w:r>
        <w:rPr>
          <w:rFonts w:ascii="Times New Roman" w:hAnsi="Times New Roman"/>
          <w:sz w:val="26"/>
          <w:szCs w:val="26"/>
        </w:rPr>
        <w:t xml:space="preserve"> toán</w:t>
      </w:r>
      <w:ins w:id="5145" w:author="Claude" w:date="2026-10-14T09:00:00Z">
        <w:r>
          <w:rPr>
            <w:rFonts w:ascii="Times New Roman" w:hAnsi="Times New Roman"/>
            <w:sz w:val="26"/>
            <w:szCs w:val="26"/>
          </w:rPr>
          <w:t xml:space="preserve">;</w:t>
        </w:r>
      </w:ins>
    </w:p>
    <w:p w14:paraId="69D1B1F3" w14:textId="6257A3C3" w:rsidR="00F123D1"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Hồ sơ chất lượng và các hồ sơ liên quan khác:</w:t>
      </w:r>
    </w:p>
    <w:p w14:paraId="2CA4A4C0" w14:textId="77777777" w:rsidR="00F123D1" w:rsidRPr="00302315" w:rsidRDefault="00F123D1" w:rsidP="00040F1A">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thi công:</w:t>
      </w:r>
    </w:p>
    <w:p w14:paraId="43511BB0" w14:textId="33764357"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Hồ sơ, bản vẽ hoàn công đã được các bên xác nhận;</w:t>
      </w:r>
    </w:p>
    <w:p w14:paraId="19A002C9" w14:textId="7FAB7788"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nghiệm thu gồm: </w:t>
      </w:r>
    </w:p>
    <w:p w14:paraId="2A979650" w14:textId="066B3257"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Biên bản nghiệm thu bàn giao Hạng mục công trình;</w:t>
      </w:r>
    </w:p>
    <w:p w14:paraId="146E44DF" w14:textId="0AD16969"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biên bản nghiệm thu công việc hoàn thành;</w:t>
      </w:r>
    </w:p>
    <w:p w14:paraId="6554CF43" w14:textId="54E30D7E"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Hồ sơ nghiệm thu vật liệu đầu vào, kết quả thí nghiệm;</w:t>
      </w:r>
    </w:p>
    <w:p w14:paraId="01A03CA6" w14:textId="1964A567"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biên bản hiện trường.</w:t>
      </w:r>
    </w:p>
    <w:p w14:paraId="7B4350B7" w14:textId="7A4CE9BB"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Nhật ký thi công;</w:t>
      </w:r>
    </w:p>
    <w:p w14:paraId="607C8752" w14:textId="3495D76D"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Hồ sơ quyết toán (giá trị hoàn thành) bao gồm:</w:t>
      </w:r>
    </w:p>
    <w:p w14:paraId="2460507F" w14:textId="1B888292"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Bảng giá trị công việc hoàn thành theo hợp đồng;</w:t>
      </w:r>
    </w:p>
    <w:p w14:paraId="1DFCEDB5" w14:textId="7DAAE5CB"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w:t>
      </w:r>
      <w:ins w:id="5146" w:author="Claude" w:date="2026-10-14T09:00:00Z">
        <w:r>
          <w:rPr>
            <w:rFonts w:ascii="Times New Roman" w:hAnsi="Times New Roman"/>
            <w:noProof/>
            <w:sz w:val="26"/>
            <w:szCs w:val="26"/>
            <w:lang w:val="en-US" w:eastAsia="en-US"/>
          </w:rPr>
          <w:t xml:space="preserve"> xác định giá trị quyết toán Hợp đồng, bao gồm bảng xác định</w:t>
        </w:r>
      </w:ins>
      <w:r>
        <w:rPr>
          <w:rFonts w:ascii="Times New Roman" w:hAnsi="Times New Roman"/>
          <w:noProof/>
          <w:sz w:val="26"/>
          <w:szCs w:val="26"/>
          <w:lang w:val="en-US" w:eastAsia="en-US"/>
        </w:rPr>
        <w:t xml:space="preserve"> giá trị khối lượng phát sinh ngoài </w:t>
      </w:r>
      <w:del w:id="5147" w:author="Claude" w:date="2026-10-14T09:00:00Z">
        <w:r>
          <w:rPr>
            <w:rFonts w:ascii="Times New Roman" w:hAnsi="Times New Roman"/>
            <w:noProof/>
            <w:sz w:val="26"/>
            <w:szCs w:val="26"/>
            <w:lang w:val="en-US" w:eastAsia="en-US"/>
          </w:rPr>
          <w:delText xml:space="preserve">hợp</w:delText>
        </w:r>
      </w:del>
      <w:ins w:id="5148" w:author="Claude" w:date="2026-10-14T09:00:00Z">
        <w:r>
          <w:rPr>
            <w:rFonts w:ascii="Times New Roman" w:hAnsi="Times New Roman"/>
            <w:noProof/>
            <w:sz w:val="26"/>
            <w:szCs w:val="26"/>
            <w:lang w:val="en-US" w:eastAsia="en-US"/>
          </w:rPr>
          <w:t xml:space="preserve">phạm vi Hợp</w:t>
        </w:r>
      </w:ins>
      <w:r>
        <w:rPr>
          <w:rFonts w:ascii="Times New Roman" w:hAnsi="Times New Roman"/>
          <w:noProof/>
          <w:sz w:val="26"/>
          <w:szCs w:val="26"/>
          <w:lang w:val="en-US" w:eastAsia="en-US"/>
        </w:rPr>
        <w:t xml:space="preserve"> đồng (</w:t>
      </w:r>
      <w:del w:id="5149" w:author="Claude" w:date="2026-10-14T09:00:00Z">
        <w:r>
          <w:rPr>
            <w:rFonts w:ascii="Times New Roman" w:hAnsi="Times New Roman"/>
            <w:noProof/>
            <w:sz w:val="26"/>
            <w:szCs w:val="26"/>
            <w:lang w:val="en-US" w:eastAsia="en-US"/>
          </w:rPr>
          <w:delText xml:space="preserve">trường hợp chưa có PLHĐ trong quá trình thi công phải trình Chủ đầu tư phê duyệt giá trị phát sinh và</w:delText>
        </w:r>
      </w:del>
      <w:ins w:id="5150" w:author="Claude" w:date="2026-10-14T09:00:00Z">
        <w:r>
          <w:rPr>
            <w:rFonts w:ascii="Times New Roman" w:hAnsi="Times New Roman"/>
            <w:noProof/>
            <w:sz w:val="26"/>
            <w:szCs w:val="26"/>
            <w:lang w:val="en-US" w:eastAsia="en-US"/>
          </w:rPr>
          <w:t xml:space="preserve">nếu có) đã được</w:t>
        </w:r>
      </w:ins>
      <w:r>
        <w:rPr>
          <w:rFonts w:ascii="Times New Roman" w:hAnsi="Times New Roman"/>
          <w:noProof/>
          <w:sz w:val="26"/>
          <w:szCs w:val="26"/>
          <w:lang w:val="en-US" w:eastAsia="en-US"/>
        </w:rPr>
        <w:t xml:space="preserve"> lập </w:t>
      </w:r>
      <w:del w:id="5151" w:author="Claude" w:date="2026-10-14T09:00:00Z">
        <w:r>
          <w:rPr>
            <w:rFonts w:ascii="Times New Roman" w:hAnsi="Times New Roman"/>
            <w:noProof/>
            <w:sz w:val="26"/>
            <w:szCs w:val="26"/>
            <w:lang w:val="en-US" w:eastAsia="en-US"/>
          </w:rPr>
          <w:delText xml:space="preserve">Phụ</w:delText>
        </w:r>
      </w:del>
      <w:ins w:id="5152" w:author="Claude" w:date="2026-10-14T09:00:00Z">
        <w:r>
          <w:rPr>
            <w:rFonts w:ascii="Times New Roman" w:hAnsi="Times New Roman"/>
            <w:noProof/>
            <w:sz w:val="26"/>
            <w:szCs w:val="26"/>
            <w:lang w:val="en-US" w:eastAsia="en-US"/>
          </w:rPr>
          <w:t xml:space="preserve">thành phụ</w:t>
        </w:r>
      </w:ins>
      <w:r>
        <w:rPr>
          <w:rFonts w:ascii="Times New Roman" w:hAnsi="Times New Roman"/>
          <w:noProof/>
          <w:sz w:val="26"/>
          <w:szCs w:val="26"/>
          <w:lang w:val="en-US" w:eastAsia="en-US"/>
        </w:rPr>
        <w:t xml:space="preserve"> lục Hợp đồng</w:t>
      </w:r>
      <w:del w:id="5153" w:author="Claude" w:date="2026-10-14T09:00:00Z">
        <w:r>
          <w:rPr>
            <w:rFonts w:ascii="Times New Roman" w:hAnsi="Times New Roman"/>
            <w:noProof/>
            <w:sz w:val="26"/>
            <w:szCs w:val="26"/>
            <w:lang w:val="en-US" w:eastAsia="en-US"/>
          </w:rPr>
          <w:delText xml:space="preserve">)</w:delText>
        </w:r>
      </w:del>
      <w:r>
        <w:rPr>
          <w:rFonts w:ascii="Times New Roman" w:hAnsi="Times New Roman"/>
          <w:noProof/>
          <w:sz w:val="26"/>
          <w:szCs w:val="26"/>
          <w:lang w:val="en-US" w:eastAsia="en-US"/>
        </w:rPr>
        <w:t xml:space="preserve">;</w:t>
      </w:r>
    </w:p>
    <w:p w14:paraId="0B37FCDE" w14:textId="4374112E"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Bảng Tổng hợp các khoản thưởng, phạt, khấu trừ Hợp đồng và các hồ sơ liên quan.</w:t>
      </w:r>
    </w:p>
    <w:p w14:paraId="7DEC8864" w14:textId="77777777" w:rsidR="00F123D1" w:rsidRPr="00302315" w:rsidRDefault="00F123D1" w:rsidP="00040F1A">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Công tác chuẩn bị, Biện pháp thi công:</w:t>
      </w:r>
    </w:p>
    <w:p w14:paraId="763969EC" w14:textId="35F6A8F9"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Biên bản nghiệm thu hoàn thành Công tác chuẩn bị;</w:t>
      </w:r>
    </w:p>
    <w:p w14:paraId="13A17DD8" w14:textId="60925F5C"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Biên bản nghiệm thu hoàn thành Các Công tác thuộc phần Biện pháp thi công;</w:t>
      </w:r>
    </w:p>
    <w:p w14:paraId="35658BBB" w14:textId="0E94A665" w:rsidR="00F123D1" w:rsidRPr="00302315" w:rsidRDefault="007A44B1" w:rsidP="00040F1A">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Các hồ sơ liên quan khác.</w:t>
      </w:r>
    </w:p>
    <w:p w14:paraId="13AE4A9F" w14:textId="17CFC55A"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Hóa đơn GTGT tương ứng toàn bộ giá trị quyết toán Hợp đồng</w:t>
      </w:r>
      <w:ins w:id="5154" w:author="Claude" w:date="2026-10-14T09:00:00Z">
        <w:r>
          <w:rPr>
            <w:rFonts w:ascii="Times New Roman" w:hAnsi="Times New Roman"/>
            <w:noProof/>
            <w:sz w:val="26"/>
            <w:szCs w:val="26"/>
            <w:lang w:val="en-US" w:eastAsia="en-US"/>
          </w:rPr>
          <w:t xml:space="preserve"> (căn cứ giá trị quyết toán, Bên B xuất hóa đơn bổ sung hoặc điều chỉnh giảm theo quy định)</w:t>
        </w:r>
      </w:ins>
      <w:r>
        <w:rPr>
          <w:rFonts w:ascii="Times New Roman" w:hAnsi="Times New Roman"/>
          <w:noProof/>
          <w:sz w:val="26"/>
          <w:szCs w:val="26"/>
          <w:lang w:val="en-US" w:eastAsia="en-US"/>
        </w:rPr>
        <w:t xml:space="preserve">;</w:t>
      </w:r>
    </w:p>
    <w:p w14:paraId="20716664" w14:textId="578DD910" w:rsidR="00F123D1" w:rsidRPr="00302315" w:rsidRDefault="007A44B1" w:rsidP="00040F1A">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tài liệu khác có liên quan theo quy định của pháp luật </w:t>
      </w:r>
      <w:del w:id="5155" w:author="Claude" w:date="2026-10-14T09:00:00Z">
        <w:r>
          <w:rPr>
            <w:rFonts w:ascii="Times New Roman" w:hAnsi="Times New Roman"/>
            <w:noProof/>
            <w:sz w:val="26"/>
            <w:szCs w:val="26"/>
            <w:lang w:val="en-US" w:eastAsia="en-US"/>
          </w:rPr>
          <w:delText xml:space="preserve">(nếu có) và được các Bên thống nhất.</w:delText>
        </w:r>
      </w:del>
      <w:ins w:id="5156" w:author="Claude" w:date="2026-10-14T09:00:00Z">
        <w:r>
          <w:rPr>
            <w:rFonts w:ascii="Times New Roman" w:hAnsi="Times New Roman"/>
            <w:noProof/>
            <w:sz w:val="26"/>
            <w:szCs w:val="26"/>
            <w:lang w:val="en-US" w:eastAsia="en-US"/>
          </w:rPr>
          <w:t xml:space="preserve">và yêu cầu của Chủ đầu tư. Số lượng hồ sơ quyết toán: </w:t>
        </w:r>
        <w:r>
          <w:rPr>
            <w:rFonts w:ascii="Times New Roman" w:hAnsi="Times New Roman"/>
            <w:noProof/>
            <w:sz w:val="26"/>
            <w:szCs w:val="26"/>
            <w:highlight w:val="yellow"/>
            <w:lang w:val="en-US" w:eastAsia="en-US"/>
          </w:rPr>
          <w:t xml:space="preserve">08</w:t>
        </w:r>
        <w:r>
          <w:rPr>
            <w:rFonts w:ascii="Times New Roman" w:hAnsi="Times New Roman"/>
            <w:noProof/>
            <w:sz w:val="26"/>
            <w:szCs w:val="26"/>
            <w:lang w:val="en-US" w:eastAsia="en-US"/>
          </w:rPr>
          <w:t xml:space="preserve"> bộ gốc.</w:t>
        </w:r>
      </w:ins>
    </w:p>
    <w:p w14:paraId="3971DFBF" w14:textId="5CECDD87" w:rsidR="00F123D1" w:rsidRPr="00302315" w:rsidRDefault="00F123D1" w:rsidP="00040F1A">
      <w:pPr>
        <w:spacing w:after="120" w:line="276" w:lineRule="auto"/>
        <w:jc w:val="both"/>
        <w:rPr>
          <w:rFonts w:ascii="Times New Roman" w:hAnsi="Times New Roman"/>
          <w:sz w:val="26"/>
          <w:szCs w:val="26"/>
        </w:rPr>
      </w:pPr>
      <w:r>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del w:id="5157" w:author="Claude" w:date="2026-10-14T09:00:00Z">
        <w:r>
          <w:rPr>
            <w:rFonts w:ascii="Times New Roman" w:hAnsi="Times New Roman"/>
            <w:sz w:val="26"/>
            <w:szCs w:val="26"/>
            <w:highlight w:val="yellow"/>
          </w:rPr>
          <w:delText xml:space="preserve">……</w:delText>
        </w:r>
      </w:del>
      <w:ins w:id="5158" w:author="Claude" w:date="2026-10-14T09:00:00Z">
        <w:r>
          <w:rPr>
            <w:rFonts w:ascii="Times New Roman" w:hAnsi="Times New Roman"/>
            <w:sz w:val="26"/>
            <w:szCs w:val="26"/>
            <w:highlight w:val="yellow"/>
          </w:rPr>
          <w:t xml:space="preserve">97</w:t>
        </w:r>
      </w:ins>
      <w:r>
        <w:rPr>
          <w:rFonts w:ascii="Times New Roman" w:hAnsi="Times New Roman"/>
          <w:sz w:val="26"/>
          <w:szCs w:val="26"/>
        </w:rPr>
        <w:t xml:space="preserve">% giá trị quyết toán được </w:t>
      </w:r>
      <w:del w:id="5159" w:author="Claude" w:date="2026-10-14T09:00:00Z">
        <w:r>
          <w:rPr>
            <w:rFonts w:ascii="Times New Roman" w:hAnsi="Times New Roman"/>
            <w:sz w:val="26"/>
            <w:szCs w:val="26"/>
          </w:rPr>
          <w:delText xml:space="preserve">Bên A xác nhận</w:delText>
        </w:r>
      </w:del>
      <w:ins w:id="5160" w:author="Claude" w:date="2026-10-14T09:00:00Z">
        <w:r>
          <w:rPr>
            <w:rFonts w:ascii="Times New Roman" w:hAnsi="Times New Roman"/>
            <w:sz w:val="26"/>
            <w:szCs w:val="26"/>
          </w:rPr>
          <w:t xml:space="preserve">phê duyệt, giữ lại </w:t>
        </w:r>
        <w:r>
          <w:rPr>
            <w:rFonts w:ascii="Times New Roman" w:hAnsi="Times New Roman"/>
            <w:sz w:val="26"/>
            <w:szCs w:val="26"/>
            <w:highlight w:val="yellow"/>
          </w:rPr>
          <w:t xml:space="preserve">03</w:t>
        </w:r>
        <w:r>
          <w:rPr>
            <w:rFonts w:ascii="Times New Roman" w:hAnsi="Times New Roman"/>
            <w:sz w:val="26"/>
            <w:szCs w:val="26"/>
          </w:rPr>
          <w:t xml:space="preserve">% giá trị quyết toán để bảo đảm nghĩa vụ bảo hành</w:t>
        </w:r>
      </w:ins>
      <w:r>
        <w:rPr>
          <w:rFonts w:ascii="Times New Roman" w:hAnsi="Times New Roman"/>
          <w:sz w:val="26"/>
          <w:szCs w:val="26"/>
        </w:rPr>
        <w:t xml:space="preserve">, sau khi đối trừ các khoản đã tạm ứng, đã thanh toán, tiền phạt, bồi thường và các khoản khấu trừ khác (nếu có).</w:t>
      </w:r>
      <w:ins w:id="5161" w:author="Claude" w:date="2026-10-14T09:00:00Z">
        <w:r>
          <w:rPr>
            <w:rFonts w:ascii="Times New Roman" w:hAnsi="Times New Roman"/>
            <w:sz w:val="26"/>
            <w:szCs w:val="26"/>
          </w:rPr>
          <w:t xml:space="preserve"> Trường hợp Bên B nộp bảo lãnh bảo hành có giá trị bằng </w:t>
        </w:r>
        <w:r>
          <w:rPr>
            <w:rFonts w:ascii="Times New Roman" w:hAnsi="Times New Roman"/>
            <w:sz w:val="26"/>
            <w:szCs w:val="26"/>
            <w:highlight w:val="yellow"/>
          </w:rPr>
          <w:t xml:space="preserve">03</w:t>
        </w:r>
        <w:r>
          <w:rPr>
            <w:rFonts w:ascii="Times New Roman" w:hAnsi="Times New Roman"/>
            <w:sz w:val="26"/>
            <w:szCs w:val="26"/>
          </w:rPr>
          <w:t xml:space="preserve">% giá trị quyết toán theo Điều 20.3, Bên A thanh toán đến </w:t>
        </w:r>
        <w:r>
          <w:rPr>
            <w:rFonts w:ascii="Times New Roman" w:hAnsi="Times New Roman"/>
            <w:sz w:val="26"/>
            <w:szCs w:val="26"/>
            <w:highlight w:val="yellow"/>
          </w:rPr>
          <w:t xml:space="preserve">100</w:t>
        </w:r>
        <w:r>
          <w:rPr>
            <w:rFonts w:ascii="Times New Roman" w:hAnsi="Times New Roman"/>
            <w:sz w:val="26"/>
            <w:szCs w:val="26"/>
          </w:rPr>
          <w:t xml:space="preserve">% giá trị quyết toán.</w:t>
        </w:r>
      </w:ins>
    </w:p>
    <w:p w14:paraId="60A17EEC" w14:textId="0512B19A" w:rsidR="009E3ACA" w:rsidRPr="00302315" w:rsidRDefault="005B194F" w:rsidP="00040F1A">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c) Thanh toán tiền bảo hành (</w:t>
      </w:r>
      <w:del w:id="5162" w:author="Claude" w:date="2026-10-14T09:00:00Z">
        <w:r>
          <w:rPr>
            <w:rFonts w:ascii="Times New Roman" w:hAnsi="Times New Roman"/>
            <w:b/>
            <w:bCs/>
            <w:sz w:val="26"/>
            <w:szCs w:val="26"/>
            <w:highlight w:val="yellow"/>
          </w:rPr>
          <w:delText xml:space="preserve">……</w:delText>
        </w:r>
      </w:del>
      <w:ins w:id="5163" w:author="Claude" w:date="2026-10-14T09:00:00Z">
        <w:r>
          <w:rPr>
            <w:rFonts w:ascii="Times New Roman" w:hAnsi="Times New Roman"/>
            <w:b/>
            <w:bCs/>
            <w:sz w:val="26"/>
            <w:szCs w:val="26"/>
            <w:highlight w:val="yellow"/>
          </w:rPr>
          <w:t xml:space="preserve">03</w:t>
        </w:r>
      </w:ins>
      <w:r>
        <w:rPr>
          <w:rFonts w:ascii="Times New Roman" w:hAnsi="Times New Roman"/>
          <w:b/>
          <w:bCs/>
          <w:sz w:val="26"/>
          <w:szCs w:val="26"/>
        </w:rPr>
        <w:t xml:space="preserve">% giá trị quyết toán)</w:t>
      </w:r>
      <w:del w:id="5164" w:author="Claude" w:date="2026-10-14T09:00:00Z">
        <w:r>
          <w:rPr>
            <w:rFonts w:ascii="Times New Roman" w:hAnsi="Times New Roman"/>
            <w:b/>
            <w:bCs/>
            <w:sz w:val="26"/>
            <w:szCs w:val="26"/>
          </w:rPr>
          <w:delText xml:space="preserve">: Bên A thanh toán sau</w:delText>
        </w:r>
        <w:r>
          <w:rPr>
            <w:rFonts w:ascii="Times New Roman" w:hAnsi="Times New Roman"/>
            <w:sz w:val="26"/>
            <w:szCs w:val="26"/>
          </w:rPr>
          <w:delText xml:space="preserve"> khi</w:delText>
        </w:r>
      </w:del>
      <w:ins w:id="5165" w:author="Claude" w:date="2026-10-14T09:00:00Z">
        <w:r>
          <w:rPr>
            <w:rFonts w:ascii="Times New Roman" w:hAnsi="Times New Roman"/>
            <w:b/>
            <w:bCs/>
            <w:sz w:val="26"/>
            <w:szCs w:val="26"/>
          </w:rPr>
          <w:t xml:space="preserve"> trong trường hợp</w:t>
        </w:r>
      </w:ins>
      <w:r>
        <w:rPr>
          <w:rFonts w:ascii="Times New Roman" w:hAnsi="Times New Roman"/>
          <w:sz w:val="26"/>
          <w:szCs w:val="26"/>
        </w:rPr>
        <w:t xml:space="preserve"> Bên B nộp bảo lãnh bảo hành. Hồ sơ thanh toán gồm:</w:t>
      </w:r>
    </w:p>
    <w:p w14:paraId="2E8F0A16" w14:textId="3F5E2897"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Công văn đề nghị thanh toán</w:t>
      </w:r>
    </w:p>
    <w:p w14:paraId="4082CC7A" w14:textId="571DBE06"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00045956" w14:textId="604030AC" w:rsidR="009E3ACA"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 Hóa đơn VAT (nếu có)</w:t>
      </w:r>
    </w:p>
    <w:p w14:paraId="41E3F768" w14:textId="245B0FD4" w:rsidR="005B194F" w:rsidRPr="00302315" w:rsidRDefault="009E3ACA" w:rsidP="00040F1A">
      <w:pPr>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nộp bảo lãnh bảo hành, Bên A giữ lại </w:t>
      </w:r>
      <w:del w:id="5166" w:author="Claude" w:date="2026-10-14T09:00:00Z">
        <w:r>
          <w:rPr>
            <w:rFonts w:ascii="Times New Roman" w:hAnsi="Times New Roman"/>
            <w:sz w:val="26"/>
            <w:szCs w:val="26"/>
            <w:highlight w:val="yellow"/>
          </w:rPr>
          <w:delText xml:space="preserve">……</w:delText>
        </w:r>
      </w:del>
      <w:ins w:id="5167" w:author="Claude" w:date="2026-10-14T09:00:00Z">
        <w:r>
          <w:rPr>
            <w:rFonts w:ascii="Times New Roman" w:hAnsi="Times New Roman"/>
            <w:sz w:val="26"/>
            <w:szCs w:val="26"/>
            <w:highlight w:val="yellow"/>
          </w:rPr>
          <w:t xml:space="preserve">03</w:t>
        </w:r>
      </w:ins>
      <w:r>
        <w:rPr>
          <w:rFonts w:ascii="Times New Roman" w:hAnsi="Times New Roman"/>
          <w:sz w:val="26"/>
          <w:szCs w:val="26"/>
        </w:rPr>
        <w:t xml:space="preserve">% giá trị quyết toán và thanh toán cho Bên B khi kết thúc thời hạn bảo hành. Hồ sơ thanh toán gồm:</w:t>
      </w:r>
    </w:p>
    <w:p w14:paraId="61972F57" w14:textId="799A531D" w:rsidR="005B194F" w:rsidRPr="00302315" w:rsidRDefault="0015704E" w:rsidP="00040F1A">
      <w:pPr>
        <w:spacing w:after="120" w:line="276" w:lineRule="auto"/>
        <w:jc w:val="both"/>
        <w:rPr>
          <w:rFonts w:ascii="Times New Roman" w:hAnsi="Times New Roman"/>
          <w:sz w:val="26"/>
          <w:szCs w:val="26"/>
        </w:rPr>
      </w:pPr>
      <w:r>
        <w:rPr>
          <w:rFonts w:ascii="Times New Roman" w:hAnsi="Times New Roman"/>
          <w:sz w:val="26"/>
          <w:szCs w:val="26"/>
        </w:rPr>
        <w:t>- Công văn đề nghị thanh toán Bên B</w:t>
      </w:r>
    </w:p>
    <w:p w14:paraId="00000D27" w14:textId="777F864A" w:rsidR="005B194F"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Biên bản nghiệm thu hoàn thành nghĩa vụ bảo hành.</w:t>
      </w:r>
    </w:p>
    <w:p w14:paraId="1D053DE7" w14:textId="7641D38C" w:rsidR="005B194F"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Thanh lý hợp đồng</w:t>
      </w:r>
    </w:p>
    <w:p w14:paraId="6D248B40" w14:textId="5E44F268" w:rsidR="005B194F"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Hóa đơn VAT (nếu có)</w:t>
      </w:r>
    </w:p>
    <w:p w14:paraId="2DFF170E" w14:textId="77777777" w:rsidR="00F926FE" w:rsidRPr="00302315" w:rsidRDefault="005B194F"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2E2430DB" w14:textId="12F73E98" w:rsidR="004D434C"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3D7300F3" w14:textId="69DBA088" w:rsidR="004D434C" w:rsidRPr="00302315" w:rsidRDefault="007A44B1" w:rsidP="00040F1A">
      <w:pPr>
        <w:spacing w:after="120" w:line="276" w:lineRule="auto"/>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14:paraId="7FF83760" w14:textId="77777777" w:rsidR="002268E2" w:rsidRPr="00302315" w:rsidRDefault="002268E2" w:rsidP="00040F1A">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70715A8E" w14:textId="7D79AE50" w:rsidR="00096978" w:rsidRPr="00302315" w:rsidRDefault="002268E2" w:rsidP="00040F1A">
      <w:pPr>
        <w:spacing w:after="120" w:line="276" w:lineRule="auto"/>
        <w:jc w:val="both"/>
        <w:rPr>
          <w:rFonts w:ascii="Times New Roman" w:hAnsi="Times New Roman"/>
          <w:sz w:val="26"/>
          <w:szCs w:val="26"/>
        </w:rPr>
      </w:pPr>
      <w:r>
        <w:rPr>
          <w:rFonts w:ascii="Times New Roman" w:hAnsi="Times New Roman"/>
          <w:sz w:val="26"/>
          <w:szCs w:val="26"/>
        </w:rPr>
        <w:t xml:space="preserve">Bên A thanh toán các khoản tạm ứng, thanh toán theo đợt</w:t>
      </w:r>
      <w:del w:id="5168" w:author="Claude" w:date="2026-10-14T09:00:00Z">
        <w:r>
          <w:rPr>
            <w:rFonts w:ascii="Times New Roman" w:hAnsi="Times New Roman"/>
            <w:sz w:val="26"/>
            <w:szCs w:val="26"/>
          </w:rPr>
          <w:delText xml:space="preserve">, thanh toán khi hoàn thành</w:delText>
        </w:r>
      </w:del>
      <w:r>
        <w:rPr>
          <w:rFonts w:ascii="Times New Roman" w:hAnsi="Times New Roman"/>
          <w:sz w:val="26"/>
          <w:szCs w:val="26"/>
        </w:rPr>
        <w:t xml:space="preserve"> trong vòng </w:t>
      </w:r>
      <w:del w:id="5169" w:author="Claude" w:date="2026-10-14T09:00:00Z">
        <w:r>
          <w:rPr>
            <w:rFonts w:ascii="Times New Roman" w:hAnsi="Times New Roman"/>
            <w:sz w:val="26"/>
            <w:szCs w:val="26"/>
          </w:rPr>
          <w:delText xml:space="preserve">15</w:delText>
        </w:r>
      </w:del>
      <w:ins w:id="5170" w:author="Claude" w:date="2026-10-14T09:00:00Z">
        <w:r>
          <w:rPr>
            <w:rFonts w:ascii="Times New Roman" w:hAnsi="Times New Roman"/>
            <w:sz w:val="26"/>
            <w:szCs w:val="26"/>
            <w:highlight w:val="yellow"/>
          </w:rPr>
          <w:t xml:space="preserve">14</w:t>
        </w:r>
      </w:ins>
      <w:r>
        <w:rPr>
          <w:rFonts w:ascii="Times New Roman" w:hAnsi="Times New Roman"/>
          <w:sz w:val="26"/>
          <w:szCs w:val="26"/>
        </w:rPr>
        <w:t xml:space="preserve"> ngày</w:t>
      </w:r>
      <w:del w:id="5171" w:author="Claude" w:date="2026-10-14T09:00:00Z">
        <w:r>
          <w:rPr>
            <w:rFonts w:ascii="Times New Roman" w:hAnsi="Times New Roman"/>
            <w:sz w:val="26"/>
            <w:szCs w:val="26"/>
          </w:rPr>
          <w:delText xml:space="preserve"> làm việc</w:delText>
        </w:r>
      </w:del>
      <w:r>
        <w:rPr>
          <w:rFonts w:ascii="Times New Roman" w:hAnsi="Times New Roman"/>
          <w:sz w:val="26"/>
          <w:szCs w:val="26"/>
        </w:rPr>
        <w:t xml:space="preserve"> kể từ ngày nhận đủ hồ sơ thanh toán hợp lệ của Bên B.</w:t>
      </w:r>
      <w:ins w:id="5172" w:author="Claude" w:date="2026-10-14T09:00:00Z">
        <w:r>
          <w:rPr>
            <w:rFonts w:ascii="Times New Roman" w:hAnsi="Times New Roman"/>
            <w:sz w:val="26"/>
            <w:szCs w:val="26"/>
          </w:rPr>
          <w:t xml:space="preserve"> Giá trị quyết toán còn lại được thanh toán trong vòng </w:t>
        </w:r>
        <w:r>
          <w:rPr>
            <w:rFonts w:ascii="Times New Roman" w:hAnsi="Times New Roman"/>
            <w:sz w:val="26"/>
            <w:szCs w:val="26"/>
            <w:highlight w:val="yellow"/>
          </w:rPr>
          <w:t xml:space="preserve">14</w:t>
        </w:r>
        <w:r>
          <w:rPr>
            <w:rFonts w:ascii="Times New Roman" w:hAnsi="Times New Roman"/>
            <w:sz w:val="26"/>
            <w:szCs w:val="26"/>
          </w:rPr>
          <w:t xml:space="preserve"> ngày kể từ ngày Bên A nhận được thanh toán tương ứng của Chủ đầu tư.</w:t>
        </w:r>
      </w:ins>
    </w:p>
    <w:p w14:paraId="47ABDD04" w14:textId="54043077" w:rsidR="00CD1550" w:rsidRPr="00302315" w:rsidRDefault="00000000" w:rsidP="00040F1A">
      <w:pPr>
        <w:spacing w:after="120" w:line="276" w:lineRule="auto"/>
        <w:jc w:val="both"/>
        <w:rPr>
          <w:rFonts w:ascii="Times New Roman" w:hAnsi="Times New Roman"/>
          <w:sz w:val="26"/>
          <w:szCs w:val="26"/>
        </w:rPr>
      </w:pPr>
      <w:r>
        <w:rPr>
          <w:rFonts w:ascii="Times New Roman" w:hAnsi="Times New Roman"/>
          <w:sz w:val="26"/>
          <w:szCs w:val="26"/>
        </w:rPr>
        <w:t xml:space="preserve">Trường hợp Chủ đầu tư chậm thanh toán cho Bên A phần công việc tương ứng, thời hạn thanh toán cho Bên B được lùi tương ứng; Bên A không bị coi là vi phạm nghĩa vụ thanh toán và không phải trả lãi chậm thanh toán.</w:t>
      </w:r>
      <w:ins w:id="5173" w:author="Claude" w:date="2026-10-14T09:00:00Z">
        <w:r>
          <w:rPr>
            <w:rFonts w:ascii="Times New Roman" w:hAnsi="Times New Roman"/>
            <w:sz w:val="26"/>
            <w:szCs w:val="26"/>
          </w:rPr>
          <w:t xml:space="preserve"> Trường hợp Bên A chậm thanh toán do lỗi của Bên A, Bên A trả lãi chậm thanh toán theo lãi suất huy động tiền gửi kỳ hạn </w:t>
        </w:r>
        <w:r>
          <w:rPr>
            <w:rFonts w:ascii="Times New Roman" w:hAnsi="Times New Roman"/>
            <w:sz w:val="26"/>
            <w:szCs w:val="26"/>
            <w:highlight w:val="yellow"/>
          </w:rPr>
          <w:t xml:space="preserve">01</w:t>
        </w:r>
        <w:r>
          <w:rPr>
            <w:rFonts w:ascii="Times New Roman" w:hAnsi="Times New Roman"/>
            <w:sz w:val="26"/>
            <w:szCs w:val="26"/>
          </w:rPr>
          <w:t xml:space="preserve"> tháng do ngân hàng nơi Bên B mở tài khoản thanh toán công bố, tính trên số tiền và số ngày chậm thanh toán. Việc Bên A chậm thanh toán không là căn cứ để Bên B kéo dài tiến độ, yêu cầu bù tiến độ hoặc chi phí phát sinh.</w:t>
        </w:r>
      </w:ins>
    </w:p>
    <w:p w14:paraId="274ABDCB" w14:textId="0D5D6DB5" w:rsidR="002268E2" w:rsidRPr="00302315" w:rsidRDefault="002268E2" w:rsidP="00040F1A">
      <w:pPr>
        <w:spacing w:after="120" w:line="276" w:lineRule="auto"/>
        <w:jc w:val="both"/>
        <w:rPr>
          <w:rFonts w:ascii="Times New Roman" w:hAnsi="Times New Roman"/>
          <w:sz w:val="26"/>
          <w:szCs w:val="26"/>
        </w:rPr>
      </w:pPr>
      <w:r>
        <w:rPr>
          <w:rFonts w:ascii="Times New Roman" w:hAnsi="Times New Roman"/>
          <w:sz w:val="26"/>
          <w:szCs w:val="26"/>
        </w:rPr>
        <w:t>Thời hạn thanh toán tiền bảo hành: trong vòng 20 ngày làm việc kể từ ngày Bên A nhận đủ hồ sơ thanh toán tiền bảo hành hợp lệ của Bên B.</w:t>
      </w:r>
    </w:p>
    <w:p w14:paraId="795FD854" w14:textId="77777777" w:rsidR="00096978" w:rsidRPr="00302315" w:rsidRDefault="00096978" w:rsidP="00040F1A">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6CFB0892" w14:textId="5FD1EF55"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7584C531" w14:textId="77777777" w:rsidR="00096978" w:rsidRPr="00302315" w:rsidRDefault="00096978" w:rsidP="00040F1A">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018DE842"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b) Hoá đơn hợp lệ theo quy định của Bộ Tài Chính;</w:t>
      </w:r>
    </w:p>
    <w:p w14:paraId="2119E3F3" w14:textId="7777777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c) Phiếu giá thanh toán tạm thời có xác nhận của đại diện Bên A;</w:t>
      </w:r>
    </w:p>
    <w:p w14:paraId="794AA23D" w14:textId="161E3C0A"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w:t>
        <w:lastRenderedPageBreak/>
        <w:t>bằng văn bản mà Bên B không khắc phục trong thời hạn Bên A ấn định. Khoản thanh toán trực tiếp và chi phí liên quan được khấu trừ vào giá trị thanh toán của Bên B.</w:t>
      </w:r>
    </w:p>
    <w:p w14:paraId="3F3EEA82" w14:textId="0FB7655B"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Giá trị Bên A thanh toán cuối cùng cho Bên B là giá trị quyết toán Hợp đồng.</w:t>
      </w:r>
    </w:p>
    <w:p w14:paraId="6BB749E0" w14:textId="7C1D7AC6"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719A0F9B" w14:textId="7F0B5B3B"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3E55A99D" w14:textId="2FBC2426"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b/>
          <w:bCs/>
          <w:sz w:val="26"/>
          <w:szCs w:val="26"/>
        </w:rPr>
        <w:t>10.10.</w:t>
      </w:r>
      <w:r>
        <w:rPr>
          <w:rFonts w:ascii="Times New Roman" w:hAnsi="Times New Roman"/>
          <w:sz w:val="26"/>
          <w:szCs w:val="26"/>
        </w:rPr>
        <w:t xml:space="preserve"> Bên A có quyền bù trừ mọi khoản Bên B phải trả cho Bên A vào các khoản thanh toán đến hạn cho Bên B theo Hợp đồng.</w:t>
      </w:r>
    </w:p>
    <w:p w14:paraId="7758D30F"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14:paraId="25A5DD4A" w14:textId="77777777" w:rsidR="00096978" w:rsidRPr="00302315" w:rsidRDefault="00096978" w:rsidP="00040F1A">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672716A7" w14:textId="7153D1BD"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619CFC67" w14:textId="069BD10F"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14:paraId="5E8BDF4C" w14:textId="72CD9D58"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37024552" w14:textId="50AA30B5"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6D2A250A" w14:textId="11AAF48B"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04DBF110" w14:textId="1320B19D"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Pr>
          <w:rFonts w:ascii="Times New Roman" w:hAnsi="Times New Roman"/>
          <w:sz w:val="26"/>
          <w:szCs w:val="26"/>
          <w:lang w:val="vi-VN"/>
        </w:rPr>
        <w:t>Tạm giữ khoản tiền tương ứng với các khoản phải khấu trừ, các khoản đang tranh chấp tại bất kỳ thời điểm nào trong quá trình thực hiện Hợp đồng.</w:t>
      </w:r>
    </w:p>
    <w:p w14:paraId="04BBB32E" w14:textId="1ADE0F8C"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Yêu cầu toàn bộ thiết bị, trang bị bảo hộ lao động của Bên B trên Công trường phải </w:t>
        <w:lastRenderedPageBreak/>
        <w:t>gắn biểu trưng (logo) của Bên A.</w:t>
      </w:r>
    </w:p>
    <w:p w14:paraId="11D29E52" w14:textId="77777777" w:rsidR="00B0112F" w:rsidRDefault="00000000"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14:paraId="2FD5A050" w14:textId="77777777" w:rsidR="00096978" w:rsidRPr="00302315" w:rsidRDefault="00096978" w:rsidP="00040F1A">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3173E42C"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46052DEC" w14:textId="1652ADFF"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14:paraId="4FBF8A94" w14:textId="06AC575D"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del w:id="5174" w:author="Claude" w:date="2026-10-14T09:00:00Z">
        <w:r>
          <w:rPr>
            <w:rFonts w:ascii="Times New Roman" w:hAnsi="Times New Roman"/>
            <w:sz w:val="26"/>
            <w:szCs w:val="26"/>
          </w:rPr>
          <w:delText xml:space="preserve">Cung cấp vật tư quy định tại Biểu 07 đúng chủng loại, chất lượng đã được Tư vấn giám sát, Chủ đầu tư phê duyệt, theo thời điểm và địa điểm quy định tại Điều 14.</w:delText>
        </w:r>
      </w:del>
      <w:ins w:id="5175" w:author="Claude" w:date="2026-10-14T09:00:00Z">
        <w:r>
          <w:rPr>
            <w:rFonts w:ascii="Times New Roman" w:hAnsi="Times New Roman"/>
            <w:sz w:val="26"/>
            <w:szCs w:val="26"/>
          </w:rPr>
          <w:t xml:space="preserve">Bàn giao cho Bên B hệ thống điện tạm, chiếu sáng thi công và hàng rào bao quanh Công trường theo Biểu 03; cung cấp nguồn điện thi công, điểm đấu nối nước tạm đến phạm vi Dự án.</w:t>
        </w:r>
      </w:ins>
    </w:p>
    <w:p w14:paraId="0234336D" w14:textId="257A3DBF"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Bàn giao toàn bộ hoặc từng phần mặt bằng thi công mà Bên A nhận được từ Chủ đầu tư phù hợp với tiến độ; bàn giao hố đào theo từng giai đoạn sau khi Nhà thầu khác hoàn thành công tác đất tương ứng.</w:t>
      </w:r>
    </w:p>
    <w:p w14:paraId="27A5800A"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14:paraId="5A4850E0"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Thanh toán cho Bên B theo đúng thỏa thuận trong Hợp đồng.</w:t>
      </w:r>
    </w:p>
    <w:p w14:paraId="235386AE" w14:textId="46BDA553"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Thanh toán chi phí dừng chờ cho Bên B chỉ khi đồng thời đáp ứng các điều kiện: (i) việc dừng chờ do lỗi trực tiếp của Bên A; (ii) kéo dài liên tục quá </w:t>
      </w:r>
      <w:r>
        <w:rPr>
          <w:rFonts w:ascii="Times New Roman" w:hAnsi="Times New Roman"/>
          <w:sz w:val="26"/>
          <w:szCs w:val="26"/>
          <w:highlight w:val="yellow"/>
        </w:rPr>
        <w:t>……</w:t>
      </w:r>
      <w:r>
        <w:rPr>
          <w:rFonts w:ascii="Times New Roman" w:hAnsi="Times New Roman"/>
          <w:sz w:val="26"/>
          <w:szCs w:val="26"/>
        </w:rPr>
        <w: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t>
      </w:r>
    </w:p>
    <w:p w14:paraId="56628ADD" w14:textId="77777777" w:rsidR="00096978" w:rsidRPr="00302315" w:rsidRDefault="00096978" w:rsidP="00040F1A">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1D762F55"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5A028AB2"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2E8FBF0F" w14:textId="6EE8745F"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14:paraId="5BA1679B"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528946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Đề xuất Bên A điều chỉnh thiết kế phù hợp thực tế thi công; việc điều chỉnh chỉ được </w:t>
        <w:lastRenderedPageBreak/>
        <w:t>thực hiện khi được cấp có thẩm quyền chấp thuận.</w:t>
      </w:r>
    </w:p>
    <w:p w14:paraId="49AD9B27"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24260115" w14:textId="278F96DB"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61045B44"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7F2E3B55" w14:textId="412253DF"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14:paraId="2BA720D8" w14:textId="77777777" w:rsidR="00096978" w:rsidRPr="00302315" w:rsidRDefault="00096978" w:rsidP="00040F1A">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45A3C6C6" w14:textId="5CF87A89"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12.2. Nghĩa vụ của Bên B:</w:t>
      </w:r>
    </w:p>
    <w:p w14:paraId="58105DDE" w14:textId="77777777" w:rsidR="00B0112F" w:rsidRDefault="00000000"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 Nghĩa vụ chung</w:t>
      </w:r>
    </w:p>
    <w:p w14:paraId="370D7EA2" w14:textId="65EDF5FF" w:rsidR="00DB0CD2" w:rsidRPr="00302315" w:rsidRDefault="00096978" w:rsidP="00040F1A">
      <w:pPr>
        <w:tabs>
          <w:tab w:val="left" w:pos="709"/>
        </w:tabs>
        <w:spacing w:after="120" w:line="276" w:lineRule="auto"/>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theo quy định của pháp luật.</w:t>
      </w:r>
    </w:p>
    <w:p w14:paraId="1BBFEB7D" w14:textId="496ED5F1"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2CB9DDB3" w14:textId="72A31FC2"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101E120A" w14:textId="30483BF8" w:rsidR="00DB0CD2"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6CA6B3D1" w14:textId="36351BB9" w:rsidR="00224484"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e) Bên B có trách nhiệm tuân thủ quy định về vệ sinh môi trường của Dự án và pháp luật; tự thực hiện bằng chi phí của mình các hạng mục bảo đảm vệ sinh môi trường (</w:t>
      </w:r>
      <w:del w:id="5176" w:author="Claude" w:date="2026-10-14T09:00:00Z">
        <w:r>
          <w:rPr>
            <w:rFonts w:ascii="Times New Roman" w:hAnsi="Times New Roman"/>
            <w:sz w:val="26"/>
            <w:szCs w:val="26"/>
            <w:lang w:val="fr-FR"/>
          </w:rPr>
          <w:delText xml:space="preserve">cầu rửa xe, </w:delText>
        </w:r>
      </w:del>
      <w:r>
        <w:rPr>
          <w:rFonts w:ascii="Times New Roman" w:hAnsi="Times New Roman"/>
          <w:sz w:val="26"/>
          <w:szCs w:val="26"/>
          <w:lang w:val="fr-FR"/>
        </w:rPr>
        <w:t xml:space="preserve">rào chắn khu vực thi công của Bên B…)</w:t>
      </w:r>
      <w:del w:id="5177" w:author="Claude" w:date="2026-10-14T09:00:00Z">
        <w:r>
          <w:rPr>
            <w:rFonts w:ascii="Times New Roman" w:hAnsi="Times New Roman"/>
            <w:sz w:val="26"/>
            <w:szCs w:val="26"/>
            <w:lang w:val="fr-FR"/>
          </w:rPr>
          <w:delText xml:space="preserve">, không</w:delText>
        </w:r>
      </w:del>
      <w:ins w:id="5178" w:author="Claude" w:date="2026-10-14T09:00:00Z">
        <w:r>
          <w:rPr>
            <w:rFonts w:ascii="Times New Roman" w:hAnsi="Times New Roman"/>
            <w:sz w:val="26"/>
            <w:szCs w:val="26"/>
            <w:lang w:val="fr-FR"/>
          </w:rPr>
          <w:t xml:space="preserve">. Bên B vận hành cầu rửa xe, rửa đường, vệ sinh môi trường cho toàn bộ Công trường,</w:t>
        </w:r>
      </w:ins>
      <w:r>
        <w:rPr>
          <w:rFonts w:ascii="Times New Roman" w:hAnsi="Times New Roman"/>
          <w:sz w:val="26"/>
          <w:szCs w:val="26"/>
          <w:lang w:val="fr-FR"/>
        </w:rPr>
        <w:t xml:space="preserve"> bao gồm </w:t>
      </w:r>
      <w:del w:id="5179" w:author="Claude" w:date="2026-10-14T09:00:00Z">
        <w:r>
          <w:rPr>
            <w:rFonts w:ascii="Times New Roman" w:hAnsi="Times New Roman"/>
            <w:sz w:val="26"/>
            <w:szCs w:val="26"/>
            <w:lang w:val="fr-FR"/>
          </w:rPr>
          <w:delText xml:space="preserve">hàng rào bao quanh Công</w:delText>
        </w:r>
      </w:del>
      <w:ins w:id="5180" w:author="Claude" w:date="2026-10-14T09:00:00Z">
        <w:r>
          <w:rPr>
            <w:rFonts w:ascii="Times New Roman" w:hAnsi="Times New Roman"/>
            <w:sz w:val="26"/>
            <w:szCs w:val="26"/>
            <w:lang w:val="fr-FR"/>
          </w:rPr>
          <w:t xml:space="preserve">phạm vi phục vụ công tác đào đất; Bên A thanh toán riêng phần rửa xe, rửa đường, vệ sinh môi</w:t>
        </w:r>
      </w:ins>
      <w:r>
        <w:rPr>
          <w:rFonts w:ascii="Times New Roman" w:hAnsi="Times New Roman"/>
          <w:sz w:val="26"/>
          <w:szCs w:val="26"/>
          <w:lang w:val="fr-FR"/>
        </w:rPr>
        <w:t xml:space="preserve"> tr</w:t>
      </w:r>
      <w:r>
        <w:rPr>
          <w:rFonts w:ascii="Times New Roman" w:hAnsi="Times New Roman" w:hint="eastAsia"/>
          <w:sz w:val="26"/>
          <w:szCs w:val="26"/>
          <w:lang w:val="fr-FR"/>
        </w:rPr>
        <w:t xml:space="preserve">ư</w:t>
      </w:r>
      <w:r>
        <w:rPr>
          <w:rFonts w:ascii="Times New Roman" w:hAnsi="Times New Roman"/>
          <w:sz w:val="26"/>
          <w:szCs w:val="26"/>
          <w:lang w:val="fr-FR"/>
        </w:rPr>
        <w:t xml:space="preserve">ờng</w:t>
      </w:r>
      <w:ins w:id="5181" w:author="Claude" w:date="2026-10-14T09:00:00Z">
        <w:r>
          <w:rPr>
            <w:rFonts w:ascii="Times New Roman" w:hAnsi="Times New Roman"/>
            <w:sz w:val="26"/>
            <w:szCs w:val="26"/>
            <w:lang w:val="fr-FR"/>
          </w:rPr>
          <w:t xml:space="preserve"> phục vụ công tác đào đất theo đơn giá do hai bên thống nhất bằng phụ lục Hợp đồng</w:t>
        </w:r>
      </w:ins>
      <w:r>
        <w:rPr>
          <w:rFonts w:ascii="Times New Roman" w:hAnsi="Times New Roman"/>
          <w:sz w:val="26"/>
          <w:szCs w:val="26"/>
          <w:lang w:val="fr-FR"/>
        </w:rPr>
        <w:t xml:space="preserve">.</w:t>
      </w:r>
    </w:p>
    <w:p w14:paraId="524D3CE1" w14:textId="6428E71B" w:rsidR="00CD1550"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w:t>
      </w:r>
      <w:del w:id="5182" w:author="Claude" w:date="2026-10-14T09:00:00Z">
        <w:r>
          <w:rPr>
            <w:rFonts w:ascii="Times New Roman" w:hAnsi="Times New Roman"/>
            <w:sz w:val="26"/>
            <w:szCs w:val="26"/>
            <w:lang w:val="fr-FR"/>
          </w:rPr>
          <w:delText xml:space="preserve">; thực hiện quan trắc chuyển vị, lún, mực nước ngầm theo Hồ sơ thiết kế và yêu cầu của Bên A</w:delText>
        </w:r>
      </w:del>
      <w:r>
        <w:rPr>
          <w:rFonts w:ascii="Times New Roman" w:hAnsi="Times New Roman"/>
          <w:sz w:val="26"/>
          <w:szCs w:val="26"/>
          <w:lang w:val="fr-FR"/>
        </w:rPr>
        <w:t xml:space="preserve"> trong suốt thời gian thi công Phần ngầm</w:t>
      </w:r>
      <w:del w:id="5183" w:author="Claude" w:date="2026-10-14T09:00:00Z">
        <w:r>
          <w:rPr>
            <w:rFonts w:ascii="Times New Roman" w:hAnsi="Times New Roman"/>
            <w:sz w:val="26"/>
            <w:szCs w:val="26"/>
            <w:lang w:val="fr-FR"/>
          </w:rPr>
          <w:delText xml:space="preserve">;</w:delText>
        </w:r>
      </w:del>
      <w:ins w:id="5184" w:author="Claude" w:date="2026-10-14T09:00:00Z">
        <w:r>
          <w:rPr>
            <w:rFonts w:ascii="Times New Roman" w:hAnsi="Times New Roman"/>
            <w:sz w:val="26"/>
            <w:szCs w:val="26"/>
            <w:lang w:val="fr-FR"/>
          </w:rPr>
          <w:t xml:space="preserve">.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Bên B thực hiện quan trắc công trình lân cận theo Biểu 03. Bên B</w:t>
        </w:r>
      </w:ins>
      <w:r>
        <w:rPr>
          <w:rFonts w:ascii="Times New Roman" w:hAnsi="Times New Roman"/>
          <w:sz w:val="26"/>
          <w:szCs w:val="26"/>
          <w:lang w:val="fr-FR"/>
        </w:rPr>
        <w:t xml:space="preserve"> chịu toàn bộ chi phí khắc phục, bồi thường khi xảy ra sự cố sạt lở, lún, nứt, hư hỏng công trình lân cận, hạ tầng kỹ thuật do lỗi của Bên B.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w:t>
      </w:r>
      <w:del w:id="5185" w:author="Claude" w:date="2026-10-14T09:00:00Z">
        <w:r>
          <w:rPr>
            <w:rFonts w:ascii="Times New Roman" w:hAnsi="Times New Roman"/>
            <w:sz w:val="26"/>
            <w:szCs w:val="26"/>
            <w:lang w:val="fr-FR"/>
          </w:rPr>
          <w:delText xml:space="preserve">1b</w:delText>
        </w:r>
      </w:del>
      <w:ins w:id="5186" w:author="Claude" w:date="2026-10-14T09:00:00Z">
        <w:r>
          <w:rPr>
            <w:rFonts w:ascii="Times New Roman" w:hAnsi="Times New Roman"/>
            <w:sz w:val="26"/>
            <w:szCs w:val="26"/>
            <w:lang w:val="fr-FR"/>
          </w:rPr>
          <w:t xml:space="preserve">2</w:t>
        </w:r>
      </w:ins>
      <w:r>
        <w:rPr>
          <w:rFonts w:ascii="Times New Roman" w:hAnsi="Times New Roman"/>
          <w:sz w:val="26"/>
          <w:szCs w:val="26"/>
          <w:lang w:val="fr-FR"/>
        </w:rPr>
        <w:t xml:space="preserve">.</w:t>
      </w:r>
    </w:p>
    <w:p w14:paraId="78256990" w14:textId="13AE2333" w:rsidR="00CD1550" w:rsidRPr="00302315" w:rsidRDefault="0015704E"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lastRenderedPageBreak/>
        <w:t>g) Bên B có nghĩa vụ thu gom, vận chuyển phế thải xây dựng phát sinh từ công việc của mình (bao gồm bùn, đất thải từ hạ cừ, hút nước hố móng) đến bãi đổ hợp pháp, có hồ sơ chứng minh nguồn tiếp nhận; chịu trách nhiệm pháp lý và chi phí về vận chuyển, đổ thải, vệ sinh môi trường, an toàn giao thông. Mọi khoản xử phạt, bồi thường do vi phạm của Bên B do Bên B chịu.</w:t>
      </w:r>
    </w:p>
    <w:p w14:paraId="06EE02B1" w14:textId="77777777" w:rsidR="00B0112F" w:rsidRDefault="00000000"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hạ mực nước ngầm, tiêu thoát nước hố móng trong suốt thời gian thi công Phần ngầm, bảo đảm hố móng không bị ngập nước, kết cấu không bị đẩy nổi; chịu toàn bộ thiệt hại phát sinh do sự cố của hệ thống này.</w:t>
      </w:r>
    </w:p>
    <w:p w14:paraId="4E4FB3BF"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62AF78BB"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00B78FAE"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302315" w:rsidRDefault="00096978"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4B2C787F" w:rsidR="00096978" w:rsidRPr="00302315" w:rsidRDefault="00096978"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4B9F3EA7" w14:textId="27582589" w:rsidR="00096978" w:rsidRPr="00302315" w:rsidRDefault="00096978"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14:paraId="37335C51" w14:textId="77777777" w:rsidR="00F57BE7" w:rsidRPr="00302315" w:rsidRDefault="00F57BE7" w:rsidP="00040F1A">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0F73C1D1" w14:textId="3F7B5C3D"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66DF3090"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lastRenderedPageBreak/>
        <w:t>12.2.4 Mặt bằng, mốc</w:t>
      </w:r>
    </w:p>
    <w:p w14:paraId="1B56E2A6" w14:textId="7C00F5CE"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w:t>
      </w:r>
      <w:ins w:id="5187" w:author="Claude" w:date="2026-10-14T09:00:00Z">
        <w:r>
          <w:rPr>
            <w:rFonts w:ascii="Times New Roman" w:hAnsi="Times New Roman"/>
            <w:sz w:val="26"/>
            <w:szCs w:val="26"/>
            <w:lang w:val="fr-FR"/>
          </w:rPr>
          <w:t xml:space="preserve">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ins>
    </w:p>
    <w:p w14:paraId="6F41C814"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49A595EF"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14:paraId="73B6B78C"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bookmarkStart w:id="64" w:name="_Toc323775524"/>
      <w:bookmarkStart w:id="65" w:name="_Toc323776361"/>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Pr>
          <w:rFonts w:ascii="Times New Roman" w:hAnsi="Times New Roman"/>
          <w:sz w:val="26"/>
          <w:szCs w:val="26"/>
          <w:lang w:val="fr-FR"/>
        </w:rPr>
        <w:t>;</w:t>
      </w:r>
    </w:p>
    <w:p w14:paraId="43AC5B63"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5FAE068A"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14:paraId="5941F299"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2DB79C44" w:rsidR="00096978" w:rsidRPr="00302315" w:rsidRDefault="00096978" w:rsidP="00040F1A">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cho đến khi Bên B thực hiện đầy đủ biện pháp an toàn, hoặc Bên A tự thực hiện biện pháp khắc phục. Toàn bộ chi phí liên quan do Bên B chịu và được khấu trừ vào giá trị thanh toán; Bên B không được bồi thường, không được gia hạn thời gian trong trường hợp này.</w:t>
      </w:r>
    </w:p>
    <w:p w14:paraId="1D729BBB"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50CD143F" w14:textId="71CB4C05" w:rsidR="00096978" w:rsidRPr="00302315" w:rsidRDefault="00096978" w:rsidP="00040F1A">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lastRenderedPageBreak/>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668EA161" w14:textId="5DDB87A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14:paraId="08D2070B"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7C64EDAF" w14:textId="0439A586"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14:paraId="46FF57B9"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4CD52581"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14:paraId="6E38CAB7"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302315" w:rsidRDefault="00096978" w:rsidP="00040F1A">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302315" w:rsidRDefault="00096978" w:rsidP="00040F1A">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3D0B9B6" w14:textId="328FC811" w:rsidR="00096978" w:rsidRPr="00302315" w:rsidRDefault="00096978" w:rsidP="00040F1A">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lastRenderedPageBreak/>
        <w:t>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p>
    <w:p w14:paraId="797131F6"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0696A913" w14:textId="2F0D2163" w:rsidR="005D7A96" w:rsidRPr="00302315" w:rsidRDefault="00096978" w:rsidP="00040F1A">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A cung cấp nguồn điện</w:t>
      </w:r>
      <w:del w:id="5188" w:author="Claude" w:date="2026-10-14T09:00:00Z">
        <w:r>
          <w:rPr>
            <w:rFonts w:ascii="Times New Roman" w:hAnsi="Times New Roman"/>
            <w:sz w:val="26"/>
            <w:szCs w:val="26"/>
            <w:lang w:val="fr-FR"/>
          </w:rPr>
          <w:delText xml:space="preserve">, nước</w:delText>
        </w:r>
      </w:del>
      <w:ins w:id="5189" w:author="Claude" w:date="2026-10-14T09:00:00Z">
        <w:r>
          <w:rPr>
            <w:rFonts w:ascii="Times New Roman" w:hAnsi="Times New Roman"/>
            <w:sz w:val="26"/>
            <w:szCs w:val="26"/>
            <w:lang w:val="fr-FR"/>
          </w:rPr>
          <w:t xml:space="preserve"> thi công</w:t>
        </w:r>
      </w:ins>
      <w:r>
        <w:rPr>
          <w:rFonts w:ascii="Times New Roman" w:hAnsi="Times New Roman"/>
          <w:sz w:val="26"/>
          <w:szCs w:val="26"/>
          <w:lang w:val="fr-FR"/>
        </w:rPr>
        <w:t xml:space="preserve"> đến điểm đấu nối </w:t>
      </w:r>
      <w:del w:id="5190" w:author="Claude" w:date="2026-10-14T09:00:00Z">
        <w:r>
          <w:rPr>
            <w:rFonts w:ascii="Times New Roman" w:hAnsi="Times New Roman"/>
            <w:sz w:val="26"/>
            <w:szCs w:val="26"/>
            <w:lang w:val="fr-FR"/>
          </w:rPr>
          <w:delText xml:space="preserve">trong</w:delText>
        </w:r>
      </w:del>
      <w:ins w:id="5191" w:author="Claude" w:date="2026-10-14T09:00:00Z">
        <w:r>
          <w:rPr>
            <w:rFonts w:ascii="Times New Roman" w:hAnsi="Times New Roman"/>
            <w:sz w:val="26"/>
            <w:szCs w:val="26"/>
            <w:lang w:val="fr-FR"/>
          </w:rPr>
          <w:t xml:space="preserve">và điểm đấu nối nước tạm đến</w:t>
        </w:r>
      </w:ins>
      <w:r>
        <w:rPr>
          <w:rFonts w:ascii="Times New Roman" w:hAnsi="Times New Roman"/>
          <w:sz w:val="26"/>
          <w:szCs w:val="26"/>
          <w:lang w:val="fr-FR"/>
        </w:rPr>
        <w:t xml:space="preserve"> phạm vi </w:t>
      </w:r>
      <w:ins w:id="5192" w:author="Claude" w:date="2026-10-14T09:00:00Z">
        <w:r>
          <w:rPr>
            <w:rFonts w:ascii="Times New Roman" w:hAnsi="Times New Roman"/>
            <w:sz w:val="26"/>
            <w:szCs w:val="26"/>
            <w:lang w:val="fr-FR"/>
          </w:rPr>
          <w:t xml:space="preserve">hàng rào </w:t>
        </w:r>
      </w:ins>
      <w:r>
        <w:rPr>
          <w:rFonts w:ascii="Times New Roman" w:hAnsi="Times New Roman"/>
          <w:sz w:val="26"/>
          <w:szCs w:val="26"/>
          <w:lang w:val="fr-FR"/>
        </w:rPr>
        <w:t xml:space="preserve">Dự án</w:t>
      </w:r>
      <w:ins w:id="5193" w:author="Claude" w:date="2026-10-14T09:00:00Z">
        <w:r>
          <w:rPr>
            <w:rFonts w:ascii="Times New Roman" w:hAnsi="Times New Roman"/>
            <w:sz w:val="26"/>
            <w:szCs w:val="26"/>
            <w:lang w:val="fr-FR"/>
          </w:rPr>
          <w:t xml:space="preserve">.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w:t>
        </w:r>
      </w:ins>
      <w:r>
        <w:rPr>
          <w:rFonts w:ascii="Times New Roman" w:hAnsi="Times New Roman"/>
          <w:sz w:val="26"/>
          <w:szCs w:val="26"/>
          <w:lang w:val="fr-FR"/>
        </w:rPr>
        <w:t xml:space="preserve">. Bên B chịu chi phí sử dụng điện, nước và chi phí thiết lập hệ thống điện, nước từ điểm đấu nối đến vị trí thi công của Bên B.</w:t>
      </w:r>
      <w:ins w:id="5194" w:author="Claude" w:date="2026-10-14T09:00:00Z">
        <w:r>
          <w:rPr>
            <w:rFonts w:ascii="Times New Roman" w:hAnsi="Times New Roman"/>
            <w:sz w:val="26"/>
            <w:szCs w:val="26"/>
            <w:lang w:val="fr-FR"/>
          </w:rPr>
          <w:t xml:space="preserve"> Phương án Bên B tự cung cấp nguồn điện thi công (nếu Bên A lựa chọn) được bổ sung bằng phụ lục Hợp đồng.</w:t>
        </w:r>
      </w:ins>
    </w:p>
    <w:p w14:paraId="5CE0F75F" w14:textId="1FB84C59" w:rsidR="00096978" w:rsidRPr="00302315" w:rsidRDefault="002762BD" w:rsidP="00040F1A">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t>
      </w:r>
    </w:p>
    <w:p w14:paraId="3D7EDD91"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4706C649"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2BCA773A"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77777777" w:rsidR="00096978" w:rsidRPr="00302315" w:rsidRDefault="00096978" w:rsidP="00040F1A">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467A0E09"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53794F7A"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204DC891" w14:textId="42ABC545"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63142A88"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302315" w:rsidRDefault="00096978" w:rsidP="00040F1A">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0E1A5985" w14:textId="0FAA78F8" w:rsidR="00096978" w:rsidRPr="00302315" w:rsidRDefault="00096978" w:rsidP="00040F1A">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14:paraId="23E8E9E8" w14:textId="77777777" w:rsidR="00096978" w:rsidRPr="00302315" w:rsidRDefault="00096978" w:rsidP="00040F1A">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396231AA" w14:textId="12606EA3" w:rsidR="00096978" w:rsidRPr="00302315" w:rsidRDefault="00096978" w:rsidP="00040F1A">
      <w:pPr>
        <w:tabs>
          <w:tab w:val="left" w:pos="709"/>
        </w:tabs>
        <w:spacing w:after="120" w:line="276" w:lineRule="auto"/>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07180C12" w14:textId="77777777" w:rsidR="00096978" w:rsidRPr="00302315" w:rsidRDefault="00096978" w:rsidP="00040F1A">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4093C2B0" w14:textId="174C664C" w:rsidR="00096978" w:rsidRPr="00302315" w:rsidRDefault="00096978" w:rsidP="00040F1A">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7FA0C3F5" w14:textId="77777777" w:rsidR="00096978" w:rsidRPr="00302315" w:rsidRDefault="00096978" w:rsidP="00040F1A">
      <w:pPr>
        <w:tabs>
          <w:tab w:val="left" w:pos="709"/>
        </w:tabs>
        <w:spacing w:after="120" w:line="276" w:lineRule="auto"/>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558A8F08"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13. PHÁT SINH, THAY ĐỔI </w:t>
      </w:r>
    </w:p>
    <w:p w14:paraId="3F9DF7A7" w14:textId="77777777" w:rsidR="00096978" w:rsidRPr="00302315" w:rsidRDefault="00096978" w:rsidP="00040F1A">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13.1. Thực hiện công việc phát sinh, thay đổi</w:t>
      </w:r>
    </w:p>
    <w:p w14:paraId="2A32A207" w14:textId="1FC522D9" w:rsidR="00E865B7" w:rsidRPr="00302315" w:rsidRDefault="00096978" w:rsidP="00040F1A">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lastRenderedPageBreak/>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737EB0A5" w14:textId="15045F28" w:rsidR="00096978" w:rsidRPr="00302315" w:rsidRDefault="00096978" w:rsidP="00040F1A">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Đối với công việc phát sinh, thay đổi khẩn cấp liên quan đến công việc của Bên B, Bên B phải thực hiện ngay bằng nguồn lực hiện có.</w:t>
      </w:r>
    </w:p>
    <w:p w14:paraId="5E4B9C6E" w14:textId="15552E3F" w:rsidR="00096978" w:rsidRPr="00302315" w:rsidRDefault="00096978" w:rsidP="00040F1A">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Bên B có trách nhiệm lập và nộp Bên A hồ sơ khối lượng phát sinh, gồm biện pháp thi công và đơn giá, theo nguyên tắc:</w:t>
      </w:r>
    </w:p>
    <w:p w14:paraId="15BD16C8" w14:textId="77777777" w:rsidR="00096978" w:rsidRPr="00302315" w:rsidRDefault="00096978" w:rsidP="00040F1A">
      <w:pPr>
        <w:pStyle w:val="ListParagraph"/>
        <w:tabs>
          <w:tab w:val="left" w:pos="284"/>
        </w:tabs>
        <w:spacing w:after="120"/>
        <w:ind w:left="0"/>
        <w:contextualSpacing w:val="0"/>
        <w:jc w:val="both"/>
        <w:rPr>
          <w:rFonts w:ascii="Times New Roman" w:hAnsi="Times New Roman"/>
          <w:sz w:val="26"/>
          <w:szCs w:val="26"/>
        </w:rPr>
      </w:pPr>
      <w:r>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140C4D8C" w:rsidR="00096978" w:rsidRPr="00302315" w:rsidRDefault="00096978" w:rsidP="00040F1A">
      <w:pPr>
        <w:pStyle w:val="ListParagraph"/>
        <w:tabs>
          <w:tab w:val="left" w:pos="284"/>
        </w:tabs>
        <w:spacing w:after="120"/>
        <w:ind w:left="0"/>
        <w:contextualSpacing w:val="0"/>
        <w:jc w:val="both"/>
        <w:rPr>
          <w:rFonts w:ascii="Times New Roman" w:hAnsi="Times New Roman"/>
          <w:strike/>
          <w:sz w:val="26"/>
          <w:szCs w:val="26"/>
          <w:lang w:val="en-US"/>
        </w:rPr>
      </w:pPr>
      <w:r>
        <w:rPr>
          <w:rFonts w:ascii="Times New Roman" w:hAnsi="Times New Roman"/>
          <w:sz w:val="26"/>
          <w:szCs w:val="26"/>
        </w:rPr>
        <w:t xml:space="preserve">(ii) Trường hợp khối lượng công việc phát sinh, thay đổi chưa có đơn giá trong Hợp đồng</w:t>
      </w:r>
      <w:del w:id="5195" w:author="Claude" w:date="2026-10-14T09:00:00Z">
        <w:r>
          <w:rPr>
            <w:rFonts w:ascii="Times New Roman" w:hAnsi="Times New Roman"/>
            <w:sz w:val="26"/>
            <w:szCs w:val="26"/>
          </w:rPr>
          <w:delText xml:space="preserve"> hoặc đã có</w:delText>
        </w:r>
      </w:del>
      <w:ins w:id="5196" w:author="Claude" w:date="2026-10-14T09:00:00Z">
        <w:r>
          <w:rPr>
            <w:rFonts w:ascii="Times New Roman" w:hAnsi="Times New Roman"/>
            <w:sz w:val="26"/>
            <w:szCs w:val="26"/>
          </w:rPr>
          <w:t xml:space="preserve">, Bên B phải đệ trình</w:t>
        </w:r>
      </w:ins>
      <w:r>
        <w:rPr>
          <w:rFonts w:ascii="Times New Roman" w:hAnsi="Times New Roman"/>
          <w:sz w:val="26"/>
          <w:szCs w:val="26"/>
        </w:rPr>
        <w:t xml:space="preserve"> đơn giá </w:t>
      </w:r>
      <w:del w:id="5197" w:author="Claude" w:date="2026-10-14T09:00:00Z">
        <w:r>
          <w:rPr>
            <w:rFonts w:ascii="Times New Roman" w:hAnsi="Times New Roman"/>
            <w:sz w:val="26"/>
            <w:szCs w:val="26"/>
          </w:rPr>
          <w:delText xml:space="preserve">nhưng phải điều chỉnh theo quy </w:delText>
        </w:r>
      </w:del>
      <w:ins w:id="5198" w:author="Claude" w:date="2026-10-14T09:00:00Z">
        <w:r>
          <w:rPr>
            <w:rFonts w:ascii="Times New Roman" w:hAnsi="Times New Roman"/>
            <w:sz w:val="26"/>
            <w:szCs w:val="26"/>
          </w:rPr>
          <w:t xml:space="preserve">chi tiết kèm bảng chiết tính và đầy đủ căn cứ (</w:t>
        </w:r>
      </w:ins>
      <w:r>
        <w:rPr>
          <w:rFonts w:ascii="Times New Roman" w:hAnsi="Times New Roman"/>
          <w:sz w:val="26"/>
          <w:szCs w:val="26"/>
        </w:rPr>
        <w:t xml:space="preserve">định </w:t>
      </w:r>
      <w:del w:id="5199" w:author="Claude" w:date="2026-10-14T09:00:00Z">
        <w:r>
          <w:rPr>
            <w:rFonts w:ascii="Times New Roman" w:hAnsi="Times New Roman"/>
            <w:sz w:val="26"/>
            <w:szCs w:val="26"/>
          </w:rPr>
          <w:delText xml:space="preserve">của Hợp đồng</w:delText>
        </w:r>
      </w:del>
      <w:ins w:id="5200" w:author="Claude" w:date="2026-10-14T09:00:00Z">
        <w:r>
          <w:rPr>
            <w:rFonts w:ascii="Times New Roman" w:hAnsi="Times New Roman"/>
            <w:sz w:val="26"/>
            <w:szCs w:val="26"/>
          </w:rPr>
          <w:t xml:space="preserve">mức, báo giá, hóa đơn</w:t>
        </w:r>
      </w:ins>
      <w:r>
        <w:rPr>
          <w:rFonts w:ascii="Times New Roman" w:hAnsi="Times New Roman"/>
          <w:sz w:val="26"/>
          <w:szCs w:val="26"/>
        </w:rPr>
        <w:t xml:space="preserve">, đơn giá </w:t>
      </w:r>
      <w:del w:id="5201" w:author="Claude" w:date="2026-10-14T09:00:00Z">
        <w:r>
          <w:rPr>
            <w:rFonts w:ascii="Times New Roman" w:hAnsi="Times New Roman"/>
            <w:sz w:val="26"/>
            <w:szCs w:val="26"/>
          </w:rPr>
          <w:delText xml:space="preserve">do hai bên thỏa thuận trước khi thực hiện,</w:delText>
        </w:r>
      </w:del>
      <w:ins w:id="5202" w:author="Claude" w:date="2026-10-14T09:00:00Z">
        <w:r>
          <w:rPr>
            <w:rFonts w:ascii="Times New Roman" w:hAnsi="Times New Roman"/>
            <w:sz w:val="26"/>
            <w:szCs w:val="26"/>
          </w:rPr>
          <w:t xml:space="preserve">công việc tương tự) để Bên A xem xét, phê duyệt; đơn giá được phê duyệt</w:t>
        </w:r>
      </w:ins>
      <w:r>
        <w:rPr>
          <w:rFonts w:ascii="Times New Roman" w:hAnsi="Times New Roman"/>
          <w:sz w:val="26"/>
          <w:szCs w:val="26"/>
        </w:rPr>
        <w:t xml:space="preserve"> không vượt quá đơn giá Chủ đầu tư phê duyệt cho Bên A đối với công việc tương ứng sau khi trừ </w:t>
      </w:r>
      <w:r>
        <w:rPr>
          <w:rFonts w:ascii="Times New Roman" w:hAnsi="Times New Roman"/>
          <w:sz w:val="26"/>
          <w:szCs w:val="26"/>
          <w:highlight w:val="yellow"/>
        </w:rPr>
        <w:t xml:space="preserve">……</w:t>
      </w:r>
      <w:r>
        <w:rPr>
          <w:rFonts w:ascii="Times New Roman" w:hAnsi="Times New Roman"/>
          <w:sz w:val="26"/>
          <w:szCs w:val="26"/>
        </w:rPr>
        <w:t xml:space="preserve">% chi phí quản lý của Bên A.</w:t>
      </w:r>
      <w:ins w:id="5203" w:author="Claude" w:date="2026-10-14T09:00:00Z">
        <w:r>
          <w:rPr>
            <w:rFonts w:ascii="Times New Roman" w:hAnsi="Times New Roman"/>
            <w:sz w:val="26"/>
            <w:szCs w:val="26"/>
          </w:rPr>
          <w:t xml:space="preserve"> Bên B nộp hồ sơ phát sinh trong vòng </w:t>
        </w:r>
        <w:r>
          <w:rPr>
            <w:rFonts w:ascii="Times New Roman" w:hAnsi="Times New Roman"/>
            <w:sz w:val="26"/>
            <w:szCs w:val="26"/>
            <w:highlight w:val="yellow"/>
          </w:rPr>
          <w:t xml:space="preserve">07</w:t>
        </w:r>
        <w:r>
          <w:rPr>
            <w:rFonts w:ascii="Times New Roman" w:hAnsi="Times New Roman"/>
            <w:sz w:val="26"/>
            <w:szCs w:val="26"/>
          </w:rPr>
          <w:t xml:space="preserve"> ngày kể từ ngày nhận được yêu cầu; Bên A xem xét trong vòng </w:t>
        </w:r>
        <w:r>
          <w:rPr>
            <w:rFonts w:ascii="Times New Roman" w:hAnsi="Times New Roman"/>
            <w:sz w:val="26"/>
            <w:szCs w:val="26"/>
            <w:highlight w:val="yellow"/>
          </w:rPr>
          <w:t xml:space="preserve">14</w:t>
        </w:r>
        <w:r>
          <w:rPr>
            <w:rFonts w:ascii="Times New Roman" w:hAnsi="Times New Roman"/>
            <w:sz w:val="26"/>
            <w:szCs w:val="26"/>
          </w:rPr>
          <w:t xml:space="preserve"> ngày làm việc kể từ ngày nhận đủ hồ sơ hợp lệ. Việc Bên A không có ý kiến trong thời hạn nêu trên không được coi là chấp thuận.</w:t>
        </w:r>
      </w:ins>
    </w:p>
    <w:p w14:paraId="67862137" w14:textId="3CA06656" w:rsidR="00096978" w:rsidRPr="00302315" w:rsidRDefault="00F949E3" w:rsidP="00040F1A">
      <w:pPr>
        <w:spacing w:after="120" w:line="276" w:lineRule="auto"/>
        <w:jc w:val="both"/>
        <w:rPr>
          <w:rFonts w:ascii="Times New Roman" w:hAnsi="Times New Roman"/>
          <w:sz w:val="26"/>
          <w:szCs w:val="26"/>
        </w:rPr>
      </w:pPr>
      <w:r>
        <w:rPr>
          <w:rFonts w:ascii="Times New Roman" w:hAnsi="Times New Roman"/>
          <w:sz w:val="26"/>
          <w:szCs w:val="26"/>
        </w:rPr>
        <w:t>(iii) Bên B kh</w:t>
      </w:r>
      <w:r>
        <w:rPr>
          <w:rFonts w:ascii="Times New Roman" w:hAnsi="Times New Roman" w:cs=".VnTime"/>
          <w:sz w:val="26"/>
          <w:szCs w:val="26"/>
        </w:rPr>
        <w:t>ô</w:t>
      </w:r>
      <w:r>
        <w:rPr>
          <w:rFonts w:ascii="Times New Roman" w:hAnsi="Times New Roman"/>
          <w:sz w:val="26"/>
          <w:szCs w:val="26"/>
        </w:rPr>
        <w:t xml:space="preserve">ng </w:t>
      </w:r>
      <w:r>
        <w:rPr>
          <w:rFonts w:ascii="Times New Roman" w:hAnsi="Times New Roman" w:cs="Calibri"/>
          <w:sz w:val="26"/>
          <w:szCs w:val="26"/>
        </w:rPr>
        <w:t>đượ</w:t>
      </w:r>
      <w:r>
        <w:rPr>
          <w:rFonts w:ascii="Times New Roman" w:hAnsi="Times New Roman"/>
          <w:sz w:val="26"/>
          <w:szCs w:val="26"/>
        </w:rPr>
        <w:t>c trì hoãn công việc (kể cả công việc phát sinh, thay đổi) đã được Bên A yêu cầu hoặc chấp thuận bằng văn bản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p>
    <w:p w14:paraId="1FB52562" w14:textId="77777777" w:rsidR="00096978" w:rsidRPr="00302315" w:rsidRDefault="00096978" w:rsidP="00040F1A">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13.2. Thanh toán công việc phát sinh, thay đổi</w:t>
      </w:r>
    </w:p>
    <w:p w14:paraId="0367D162" w14:textId="56951D3D" w:rsidR="00096978" w:rsidRPr="00302315" w:rsidRDefault="00096978" w:rsidP="00040F1A">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14:paraId="40D85998" w14:textId="419BD0BD" w:rsidR="00AB43FE" w:rsidRPr="00302315" w:rsidRDefault="00096978" w:rsidP="00040F1A">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Bên A thanh toán công việc phát sinh, thay đổi trong vòng 14 ngày làm việc kể từ ngày nhận </w:t>
      </w:r>
      <w:r>
        <w:rPr>
          <w:rFonts w:ascii="Times New Roman" w:hAnsi="Times New Roman"/>
          <w:sz w:val="26"/>
          <w:szCs w:val="26"/>
          <w:lang w:val="en-US"/>
        </w:rPr>
        <w:t xml:space="preserve">đủ </w:t>
      </w:r>
      <w:r>
        <w:rPr>
          <w:rFonts w:ascii="Times New Roman" w:hAnsi="Times New Roman"/>
          <w:sz w:val="26"/>
          <w:szCs w:val="26"/>
        </w:rPr>
        <w:t>hồ sơ thanh toán hợp lệ của Bên B.</w:t>
      </w:r>
    </w:p>
    <w:p w14:paraId="46F1F083" w14:textId="77777777" w:rsidR="00AB43FE" w:rsidRPr="00302315" w:rsidRDefault="00AB43FE" w:rsidP="00040F1A">
      <w:pPr>
        <w:pStyle w:val="ListParagraph"/>
        <w:tabs>
          <w:tab w:val="left" w:pos="284"/>
        </w:tabs>
        <w:spacing w:after="120"/>
        <w:ind w:left="0"/>
        <w:contextualSpacing w:val="0"/>
        <w:jc w:val="both"/>
        <w:rPr>
          <w:rFonts w:ascii="Times New Roman" w:hAnsi="Times New Roman"/>
          <w:b/>
          <w:sz w:val="26"/>
          <w:szCs w:val="26"/>
          <w:lang w:val="en-US"/>
        </w:rPr>
      </w:pPr>
      <w:r>
        <w:rPr>
          <w:rFonts w:ascii="Times New Roman" w:hAnsi="Times New Roman"/>
          <w:b/>
          <w:sz w:val="26"/>
          <w:szCs w:val="26"/>
          <w:lang w:val="en-US"/>
        </w:rPr>
        <w:t>13.3. Các thay đổi không được coi là phát sinh</w:t>
      </w:r>
    </w:p>
    <w:p w14:paraId="4AA4B8B1" w14:textId="4401B13D" w:rsidR="00AB43FE" w:rsidRPr="00302315" w:rsidRDefault="00AB43FE" w:rsidP="00040F1A">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14:paraId="2C4E35BE" w14:textId="3D1360D2" w:rsidR="00AB43FE" w:rsidRPr="00302315" w:rsidRDefault="00AB43FE" w:rsidP="00040F1A">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14:paraId="4F7092E3" w14:textId="77777777" w:rsidR="00096978" w:rsidRPr="00302315" w:rsidRDefault="00096978" w:rsidP="00040F1A">
      <w:pPr>
        <w:pStyle w:val="Heading2"/>
        <w:spacing w:after="120" w:line="276" w:lineRule="auto"/>
        <w:jc w:val="left"/>
        <w:rPr>
          <w:rFonts w:ascii="Times New Roman" w:hAnsi="Times New Roman"/>
          <w:sz w:val="26"/>
          <w:szCs w:val="26"/>
        </w:rPr>
      </w:pPr>
      <w:commentRangeStart w:id="6"/>
      <w:r>
        <w:rPr>
          <w:rFonts w:ascii="Times New Roman" w:hAnsi="Times New Roman"/>
          <w:sz w:val="26"/>
          <w:szCs w:val="26"/>
        </w:rPr>
        <w:t xml:space="preserve">Điều 14. VẬT TƯ</w:t>
      </w:r>
      <w:ins w:id="5204" w:author="Claude" w:date="2026-10-14T09:00:00Z">
        <w:r>
          <w:rPr>
            <w:rFonts w:ascii="Times New Roman" w:hAnsi="Times New Roman"/>
            <w:sz w:val="26"/>
            <w:szCs w:val="26"/>
          </w:rPr>
          <w:t xml:space="preserve">, VẬT LIỆU DO</w:t>
        </w:r>
      </w:ins>
      <w:r>
        <w:rPr>
          <w:rFonts w:ascii="Times New Roman" w:hAnsi="Times New Roman"/>
          <w:sz w:val="26"/>
          <w:szCs w:val="26"/>
        </w:rPr>
        <w:t xml:space="preserve"> BÊN </w:t>
      </w:r>
      <w:del w:id="5205" w:author="Claude" w:date="2026-10-14T09:00:00Z">
        <w:r>
          <w:rPr>
            <w:rFonts w:ascii="Times New Roman" w:hAnsi="Times New Roman"/>
            <w:sz w:val="26"/>
            <w:szCs w:val="26"/>
          </w:rPr>
          <w:delText xml:space="preserve">A</w:delText>
        </w:r>
      </w:del>
      <w:ins w:id="5206" w:author="Claude" w:date="2026-10-14T09:00:00Z">
        <w:r>
          <w:rPr>
            <w:rFonts w:ascii="Times New Roman" w:hAnsi="Times New Roman"/>
            <w:sz w:val="26"/>
            <w:szCs w:val="26"/>
          </w:rPr>
          <w:t xml:space="preserve">B CUNG</w:t>
        </w:r>
      </w:ins>
      <w:r>
        <w:rPr>
          <w:rFonts w:ascii="Times New Roman" w:hAnsi="Times New Roman"/>
          <w:sz w:val="26"/>
          <w:szCs w:val="26"/>
        </w:rPr>
        <w:t xml:space="preserve"> CẤP</w:t>
      </w:r>
      <w:commentRangeEnd w:id="6"/>
      <w:r>
        <w:rPr>
          <w:rStyle w:val="CommentReference"/>
        </w:rPr>
        <w:commentReference w:id="6"/>
      </w:r>
    </w:p>
    <w:p w14:paraId="2CBFF8A4" w14:textId="6D1C76C7" w:rsidR="001E0506" w:rsidRPr="00302315" w:rsidRDefault="001E0506" w:rsidP="00040F1A">
      <w:pPr>
        <w:spacing w:after="120" w:line="276" w:lineRule="auto"/>
        <w:jc w:val="both"/>
        <w:rPr>
          <w:rFonts w:ascii="Times New Roman" w:hAnsi="Times New Roman"/>
          <w:b/>
          <w:sz w:val="26"/>
          <w:szCs w:val="26"/>
          <w:highlight w:val="yellow"/>
        </w:rPr>
      </w:pPr>
      <w:del w:id="5207" w:author="Claude" w:date="2026-10-14T09:00:00Z">
        <w:r>
          <w:rPr>
            <w:rFonts w:ascii="Times New Roman" w:hAnsi="Times New Roman"/>
            <w:b/>
            <w:sz w:val="26"/>
            <w:szCs w:val="26"/>
          </w:rPr>
          <w:delText xml:space="preserve">(chỉ áp dụng với trường hợp Bên A cấp vật tư)</w:delText>
        </w:r>
      </w:del>
      <w:ins w:id="5208" w:author="Claude" w:date="2026-10-14T09:00:00Z">
        <w:r>
          <w:rPr>
            <w:rFonts w:ascii="Times New Roman" w:hAnsi="Times New Roman"/>
            <w:b/>
            <w:sz w:val="26"/>
            <w:szCs w:val="26"/>
          </w:rPr>
          <w:t xml:space="preserve">14.1.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ins>
    </w:p>
    <w:p w14:paraId="5BB26DD0" w14:textId="26CEB30D" w:rsidR="00096978" w:rsidRPr="00302315" w:rsidRDefault="00096978" w:rsidP="00040F1A">
      <w:pPr>
        <w:spacing w:after="120" w:line="276" w:lineRule="auto"/>
        <w:jc w:val="both"/>
        <w:rPr>
          <w:rFonts w:ascii="Times New Roman" w:hAnsi="Times New Roman"/>
          <w:sz w:val="26"/>
          <w:szCs w:val="26"/>
          <w:highlight w:val="yellow"/>
          <w:lang w:val="vi-VN"/>
        </w:rPr>
      </w:pPr>
      <w:del w:id="5209" w:author="Claude" w:date="2026-10-14T09:00:00Z">
        <w:r>
          <w:rPr>
            <w:rFonts w:ascii="Times New Roman" w:hAnsi="Times New Roman"/>
            <w:b/>
            <w:sz w:val="26"/>
            <w:szCs w:val="26"/>
            <w:lang w:val="vi-VN"/>
          </w:rPr>
          <w:delText xml:space="preserve">1</w:delText>
        </w:r>
        <w:r>
          <w:rPr>
            <w:rFonts w:ascii="Times New Roman" w:hAnsi="Times New Roman"/>
            <w:b/>
            <w:sz w:val="26"/>
            <w:szCs w:val="26"/>
          </w:rPr>
          <w:delText xml:space="preserve">4</w:delText>
        </w:r>
        <w:r>
          <w:rPr>
            <w:rFonts w:ascii="Times New Roman" w:hAnsi="Times New Roman"/>
            <w:b/>
            <w:sz w:val="26"/>
            <w:szCs w:val="26"/>
            <w:lang w:val="vi-VN"/>
          </w:rPr>
          <w:delText xml:space="preserve">.1.</w:delText>
        </w:r>
        <w:r>
          <w:rPr>
            <w:rFonts w:ascii="Times New Roman" w:hAnsi="Times New Roman"/>
            <w:sz w:val="26"/>
            <w:szCs w:val="26"/>
            <w:lang w:val="vi-VN"/>
          </w:rPr>
          <w:delText xml:space="preserve"> </w:delText>
        </w:r>
        <w:r>
          <w:rPr>
            <w:rFonts w:ascii="Times New Roman" w:hAnsi="Times New Roman"/>
            <w:sz w:val="26"/>
            <w:szCs w:val="26"/>
          </w:rPr>
          <w:delText xml:space="preserve">Bên A cấp</w:delText>
        </w:r>
        <w:r>
          <w:rPr>
            <w:rFonts w:ascii="Times New Roman" w:hAnsi="Times New Roman"/>
            <w:sz w:val="26"/>
            <w:szCs w:val="26"/>
            <w:lang w:val="vi-VN"/>
          </w:rPr>
          <w:delText xml:space="preserve"> cho Bên B</w:delText>
        </w:r>
        <w:r>
          <w:rPr>
            <w:rFonts w:ascii="Times New Roman" w:hAnsi="Times New Roman"/>
            <w:sz w:val="26"/>
            <w:szCs w:val="26"/>
          </w:rPr>
          <w:delText xml:space="preserve"> các loại vật tư, vật liệu: Bê tông thương phẩm, cốt thép và các vật tư khác theo Biểu 07. </w:delText>
        </w:r>
        <w:r>
          <w:rPr>
            <w:rFonts w:ascii="Times New Roman" w:hAnsi="Times New Roman"/>
            <w:sz w:val="26"/>
            <w:szCs w:val="26"/>
            <w:lang w:val="vi-VN"/>
          </w:rPr>
          <w:delText xml:space="preserve">Khi có nhu cầu sử dụng các vật tư này, Bên B phải gửi cho Bên A </w:delText>
        </w:r>
        <w:r>
          <w:rPr>
            <w:rFonts w:ascii="Times New Roman" w:hAnsi="Times New Roman"/>
            <w:sz w:val="26"/>
            <w:szCs w:val="26"/>
          </w:rPr>
          <w:delText xml:space="preserve">g</w:delText>
        </w:r>
        <w:r>
          <w:rPr>
            <w:rFonts w:ascii="Times New Roman" w:hAnsi="Times New Roman"/>
            <w:sz w:val="26"/>
            <w:szCs w:val="26"/>
            <w:lang w:val="vi-VN"/>
          </w:rPr>
          <w:delText xml:space="preserve">iấy đề nghị cấp vật tư trước ít nhất trước</w:delText>
        </w:r>
        <w:r>
          <w:rPr>
            <w:rFonts w:ascii="Times New Roman" w:hAnsi="Times New Roman"/>
            <w:sz w:val="26"/>
            <w:szCs w:val="26"/>
          </w:rPr>
          <w:delText xml:space="preserve"> 10 ngày với bê tông, 14 ngày với cốt thép và các vật tư khác. </w:delText>
        </w:r>
        <w:r>
          <w:rPr>
            <w:rFonts w:ascii="Times New Roman" w:hAnsi="Times New Roman"/>
            <w:sz w:val="26"/>
            <w:szCs w:val="26"/>
            <w:lang w:val="vi-VN"/>
          </w:rPr>
          <w:delText xml:space="preserve">Giấy đề nghị cấp vật tư phải có các nội dung: </w:delText>
        </w:r>
        <w:r>
          <w:rPr>
            <w:rFonts w:ascii="Times New Roman" w:hAnsi="Times New Roman"/>
            <w:sz w:val="26"/>
            <w:szCs w:val="26"/>
          </w:rPr>
          <w:delText xml:space="preserve">c</w:delText>
        </w:r>
        <w:r>
          <w:rPr>
            <w:rFonts w:ascii="Times New Roman" w:hAnsi="Times New Roman"/>
            <w:sz w:val="26"/>
            <w:szCs w:val="26"/>
            <w:lang w:val="vi-VN"/>
          </w:rPr>
          <w:delText xml:space="preserve">hủng loại, số lượng, thời gian, địa điểm. Trên cơ sở kiểm tra sự phù hợp giữa yêu cầu của Bên B với tiến độ thi công thực tế trên Công trường, Bên A sẽ xem xét, quyết định cấp vật tư cho Bên B. </w:delText>
        </w:r>
      </w:del>
      <w:ins w:id="5210" w:author="Claude" w:date="2026-10-14T09:00:00Z">
        <w:r>
          <w:rPr>
            <w:rFonts w:ascii="Times New Roman" w:hAnsi="Times New Roman"/>
            <w:b/>
            <w:sz w:val="26"/>
            <w:szCs w:val="26"/>
            <w:lang w:val="vi-VN"/>
          </w:rPr>
          <w:t xml:space="preserve">14.2.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ins>
    </w:p>
    <w:p w14:paraId="672BB447" w14:textId="77777777" w:rsidR="00096978" w:rsidRPr="00302315" w:rsidRDefault="00096978" w:rsidP="00040F1A">
      <w:pPr>
        <w:spacing w:after="120" w:line="276" w:lineRule="auto"/>
        <w:jc w:val="both"/>
        <w:rPr>
          <w:rFonts w:ascii="Times New Roman" w:hAnsi="Times New Roman"/>
          <w:strike/>
          <w:sz w:val="26"/>
          <w:szCs w:val="26"/>
          <w:highlight w:val="yellow"/>
          <w:lang w:val="vi-VN"/>
        </w:rPr>
      </w:pPr>
      <w:del w:id="5211" w:author="Claude" w:date="2026-10-14T09:00:00Z">
        <w:r>
          <w:rPr>
            <w:rFonts w:ascii="Times New Roman" w:hAnsi="Times New Roman"/>
            <w:b/>
            <w:sz w:val="26"/>
            <w:szCs w:val="26"/>
            <w:lang w:val="vi-VN"/>
          </w:rPr>
          <w:delText xml:space="preserve">14.2.</w:delText>
        </w:r>
        <w:r>
          <w:rPr>
            <w:rFonts w:ascii="Times New Roman" w:hAnsi="Times New Roman"/>
            <w:sz w:val="26"/>
            <w:szCs w:val="26"/>
            <w:lang w:val="vi-VN"/>
          </w:rPr>
          <w:delTex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delText>
        </w:r>
      </w:del>
      <w:ins w:id="5212" w:author="Claude" w:date="2026-10-14T09:00:00Z">
        <w:r>
          <w:rPr>
            <w:rFonts w:ascii="Times New Roman" w:hAnsi="Times New Roman"/>
            <w:b/>
            <w:sz w:val="26"/>
            <w:szCs w:val="26"/>
            <w:lang w:val="vi-VN"/>
          </w:rPr>
          <w:t xml:space="preserve">14.3.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ins>
    </w:p>
    <w:p w14:paraId="12B00154" w14:textId="77777777" w:rsidR="00096978" w:rsidRPr="00302315" w:rsidRDefault="00096978" w:rsidP="00040F1A">
      <w:pPr>
        <w:spacing w:after="120" w:line="276" w:lineRule="auto"/>
        <w:jc w:val="both"/>
        <w:rPr>
          <w:rFonts w:ascii="Times New Roman" w:hAnsi="Times New Roman"/>
          <w:sz w:val="26"/>
          <w:szCs w:val="26"/>
          <w:highlight w:val="yellow"/>
          <w:lang w:val="vi-VN"/>
        </w:rPr>
      </w:pPr>
      <w:del w:id="5213" w:author="Claude" w:date="2026-10-14T09:00:00Z">
        <w:r>
          <w:rPr>
            <w:rFonts w:ascii="Times New Roman" w:hAnsi="Times New Roman"/>
            <w:b/>
            <w:sz w:val="26"/>
            <w:szCs w:val="26"/>
            <w:lang w:val="vi-VN"/>
          </w:rPr>
          <w:delText xml:space="preserve">14.3.</w:delText>
        </w:r>
        <w:r>
          <w:rPr>
            <w:rFonts w:ascii="Times New Roman" w:hAnsi="Times New Roman"/>
            <w:sz w:val="26"/>
            <w:szCs w:val="26"/>
            <w:lang w:val="vi-VN"/>
          </w:rPr>
          <w:delTex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delText>
        </w:r>
      </w:del>
      <w:ins w:id="5214" w:author="Claude" w:date="2026-10-14T09:00:00Z">
        <w:r>
          <w:rPr>
            <w:rFonts w:ascii="Times New Roman" w:hAnsi="Times New Roman"/>
            <w:b/>
            <w:sz w:val="26"/>
            <w:szCs w:val="26"/>
            <w:lang w:val="vi-VN"/>
          </w:rPr>
          <w:t xml:space="preserve">14.4. Bên B tự tổ chức tiếp nhận, bảo quản vật tư tại Công trường bằng chi phí của mình và chịu mọi rủi ro mất mát, hư hỏng vật tư cho đến khi bàn giao Hạng mục công trình.</w:t>
        </w:r>
      </w:ins>
    </w:p>
    <w:p w14:paraId="052FBED3" w14:textId="62B7C313" w:rsidR="006966B9" w:rsidRPr="00302315" w:rsidRDefault="006966B9" w:rsidP="00040F1A">
      <w:pPr>
        <w:spacing w:after="120" w:line="276" w:lineRule="auto"/>
        <w:jc w:val="both"/>
        <w:rPr>
          <w:del w:id="5287" w:author="Claude" w:date="2026-10-14T09:00:00Z"/>
          <w:rFonts w:ascii="Times New Roman" w:hAnsi="Times New Roman"/>
          <w:sz w:val="26"/>
          <w:szCs w:val="26"/>
          <w:highlight w:val="yellow"/>
          <w:lang w:val="vi-VN"/>
        </w:rPr>
      </w:pPr>
      <w:del w:id="5285" w:author="Claude" w:date="2026-10-14T09:00:00Z">
        <w:r>
          <w:rPr>
            <w:rFonts w:ascii="Times New Roman" w:hAnsi="Times New Roman"/>
            <w:b/>
            <w:sz w:val="26"/>
            <w:szCs w:val="26"/>
            <w:lang w:val="vi-VN"/>
          </w:rPr>
          <w:delText xml:space="preserve">14.4.</w:delText>
        </w:r>
      </w:del>
      <w:del w:id="5286" w:author="Claude" w:date="2026-10-14T09:00:00Z">
        <w:r>
          <w:rPr>
            <w:rFonts w:ascii="Times New Roman" w:hAnsi="Times New Roman"/>
            <w:sz w:val="26"/>
            <w:szCs w:val="26"/>
            <w:lang w:val="vi-VN"/>
          </w:rPr>
          <w:delText xml:space="preserve"> Bằng chi phí, phương tiện và nhân lực của Bên B, Bên B hạ hàng, nhận và bảo quản các vật tư, vật liệu Bên A cấp tại công trường Dự án. Đối với cốt thép, bằng chi phí của Bên B, Bên B sẽ thực hiện cắt mẫu thí nghiệm và chuyển toàn bộ mẫu thép đến văn phòng công trường của Bên A hoặc phòng thí nghiệm tại công trường của Bên A.</w:delText>
        </w:r>
      </w:del>
    </w:p>
    <w:p w14:paraId="13B846D3" w14:textId="77777777" w:rsidR="00096978" w:rsidRPr="00302315" w:rsidRDefault="00096978" w:rsidP="00040F1A">
      <w:pPr>
        <w:spacing w:after="120" w:line="276" w:lineRule="auto"/>
        <w:jc w:val="both"/>
        <w:rPr>
          <w:del w:id="5291" w:author="Claude" w:date="2026-10-14T09:00:00Z"/>
          <w:rFonts w:ascii="Times New Roman" w:hAnsi="Times New Roman"/>
          <w:sz w:val="26"/>
          <w:szCs w:val="26"/>
          <w:highlight w:val="yellow"/>
          <w:lang w:val="nl-NL"/>
        </w:rPr>
      </w:pPr>
      <w:del w:id="5288" w:author="Claude" w:date="2026-10-14T09:00:00Z">
        <w:r>
          <w:rPr>
            <w:rFonts w:ascii="Times New Roman" w:hAnsi="Times New Roman"/>
            <w:b/>
            <w:sz w:val="26"/>
            <w:szCs w:val="26"/>
            <w:lang w:val="vi-VN"/>
          </w:rPr>
          <w:delText xml:space="preserve">14.5.</w:delText>
        </w:r>
      </w:del>
      <w:del w:id="5289" w:author="Claude" w:date="2026-10-14T09:00:00Z">
        <w:r>
          <w:rPr>
            <w:rFonts w:ascii="Times New Roman" w:hAnsi="Times New Roman"/>
            <w:sz w:val="26"/>
            <w:szCs w:val="26"/>
            <w:lang w:val="vi-VN"/>
          </w:rPr>
          <w:delText xml:space="preserve"> </w:delText>
        </w:r>
      </w:del>
      <w:del w:id="5290" w:author="Claude" w:date="2026-10-14T09:00:00Z">
        <w:r>
          <w:rPr>
            <w:rFonts w:ascii="Times New Roman" w:hAnsi="Times New Roman"/>
            <w:sz w:val="26"/>
            <w:szCs w:val="26"/>
            <w:lang w:val="nl-NL"/>
          </w:rPr>
          <w:delText xml:space="preserve">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delText>
        </w:r>
      </w:del>
    </w:p>
    <w:p w14:paraId="1F81B989" w14:textId="7347F8FD" w:rsidR="00096978" w:rsidRPr="00302315" w:rsidRDefault="00096978" w:rsidP="00040F1A">
      <w:pPr>
        <w:spacing w:after="120" w:line="276" w:lineRule="auto"/>
        <w:jc w:val="both"/>
        <w:rPr>
          <w:del w:id="5298" w:author="Claude" w:date="2026-10-14T09:00:00Z"/>
          <w:rFonts w:ascii="Times New Roman" w:hAnsi="Times New Roman"/>
          <w:b/>
          <w:bCs/>
          <w:sz w:val="26"/>
          <w:szCs w:val="26"/>
          <w:highlight w:val="yellow"/>
          <w:lang w:val="nl-NL"/>
        </w:rPr>
      </w:pPr>
      <w:del w:id="5292" w:author="Claude" w:date="2026-10-14T09:00:00Z">
        <w:r>
          <w:rPr>
            <w:rFonts w:ascii="Times New Roman" w:hAnsi="Times New Roman"/>
            <w:b/>
            <w:bCs/>
            <w:sz w:val="26"/>
            <w:szCs w:val="26"/>
            <w:lang w:val="nl-NL"/>
          </w:rPr>
          <w:delText xml:space="preserve">14.6.</w:delText>
        </w:r>
      </w:del>
      <w:del w:id="5293" w:author="Claude" w:date="2026-10-14T09:00:00Z">
        <w:r>
          <w:rPr>
            <w:rFonts w:ascii="Times New Roman" w:hAnsi="Times New Roman"/>
            <w:sz w:val="26"/>
            <w:szCs w:val="26"/>
            <w:lang w:val="vi-VN"/>
          </w:rPr>
          <w:delText xml:space="preserve"> Các chi phí kiểm tra chất lượng, nghiệm thu vật liệu trước khi </w:delText>
        </w:r>
      </w:del>
      <w:del w:id="5294" w:author="Claude" w:date="2026-10-14T09:00:00Z">
        <w:r>
          <w:rPr>
            <w:rFonts w:ascii="Times New Roman" w:hAnsi="Times New Roman"/>
            <w:sz w:val="26"/>
            <w:szCs w:val="26"/>
            <w:lang w:val="nl-NL"/>
          </w:rPr>
          <w:delText xml:space="preserve">đưa vào</w:delText>
        </w:r>
      </w:del>
      <w:del w:id="5295" w:author="Claude" w:date="2026-10-14T09:00:00Z">
        <w:r>
          <w:rPr>
            <w:rFonts w:ascii="Times New Roman" w:hAnsi="Times New Roman"/>
            <w:sz w:val="26"/>
            <w:szCs w:val="26"/>
            <w:lang w:val="vi-VN"/>
          </w:rPr>
          <w:delText xml:space="preserve"> sử dụng cho Hạng mục công trình</w:delText>
        </w:r>
      </w:del>
      <w:del w:id="5296" w:author="Claude" w:date="2026-10-14T09:00:00Z">
        <w:r>
          <w:rPr>
            <w:rFonts w:ascii="Times New Roman" w:hAnsi="Times New Roman"/>
            <w:sz w:val="26"/>
            <w:szCs w:val="26"/>
            <w:lang w:val="nl-NL"/>
          </w:rPr>
          <w:delText xml:space="preserve"> và các chi </w:delText>
        </w:r>
      </w:del>
      <w:del w:id="5297" w:author="Claude" w:date="2026-10-14T09:00:00Z">
        <w:r>
          <w:rPr>
            <w:rFonts w:ascii="Times New Roman" w:hAnsi="Times New Roman"/>
            <w:sz w:val="26"/>
            <w:szCs w:val="26"/>
            <w:lang w:val="vi-VN"/>
          </w:rPr>
          <w:delText xml:space="preserve">phí khác liên quan đến vật liệu trong quá trình thi công và nghiệm thu công việc xây dựng đối với vật tư do Bên A cấp sẽ do Bên A chịu, trừ chi phí lấy mẫu, vận chuyển mẫu và chi phí thí nghiệm lại do mẫu không đạt vì lỗi của Bên B.</w:delText>
        </w:r>
      </w:del>
    </w:p>
    <w:p w14:paraId="4EB78F0A" w14:textId="77777777" w:rsidR="00096978" w:rsidRPr="00302315" w:rsidRDefault="00096978" w:rsidP="00040F1A">
      <w:pPr>
        <w:spacing w:after="120" w:line="276" w:lineRule="auto"/>
        <w:jc w:val="both"/>
        <w:rPr>
          <w:del w:id="5305" w:author="Claude" w:date="2026-10-14T09:00:00Z"/>
          <w:rFonts w:ascii="Times New Roman" w:hAnsi="Times New Roman"/>
          <w:sz w:val="26"/>
          <w:szCs w:val="26"/>
          <w:highlight w:val="yellow"/>
          <w:lang w:val="vi-VN"/>
        </w:rPr>
      </w:pPr>
      <w:del w:id="5299" w:author="Claude" w:date="2026-10-14T09:00:00Z">
        <w:r>
          <w:rPr>
            <w:rFonts w:ascii="Times New Roman" w:hAnsi="Times New Roman"/>
            <w:b/>
            <w:sz w:val="26"/>
            <w:szCs w:val="26"/>
            <w:lang w:val="vi-VN"/>
          </w:rPr>
          <w:delText xml:space="preserve">1</w:delText>
        </w:r>
      </w:del>
      <w:del w:id="5300" w:author="Claude" w:date="2026-10-14T09:00:00Z">
        <w:r>
          <w:rPr>
            <w:rFonts w:ascii="Times New Roman" w:hAnsi="Times New Roman"/>
            <w:b/>
            <w:sz w:val="26"/>
            <w:szCs w:val="26"/>
            <w:lang w:val="nl-NL"/>
          </w:rPr>
          <w:delText xml:space="preserve">4</w:delText>
        </w:r>
      </w:del>
      <w:del w:id="5301" w:author="Claude" w:date="2026-10-14T09:00:00Z">
        <w:r>
          <w:rPr>
            <w:rFonts w:ascii="Times New Roman" w:hAnsi="Times New Roman"/>
            <w:b/>
            <w:sz w:val="26"/>
            <w:szCs w:val="26"/>
            <w:lang w:val="vi-VN"/>
          </w:rPr>
          <w:delText xml:space="preserve">.</w:delText>
        </w:r>
      </w:del>
      <w:del w:id="5302" w:author="Claude" w:date="2026-10-14T09:00:00Z">
        <w:r>
          <w:rPr>
            <w:rFonts w:ascii="Times New Roman" w:hAnsi="Times New Roman"/>
            <w:b/>
            <w:sz w:val="26"/>
            <w:szCs w:val="26"/>
            <w:lang w:val="nl-NL"/>
          </w:rPr>
          <w:delText xml:space="preserve">7</w:delText>
        </w:r>
      </w:del>
      <w:del w:id="5303" w:author="Claude" w:date="2026-10-14T09:00:00Z">
        <w:r>
          <w:rPr>
            <w:rFonts w:ascii="Times New Roman" w:hAnsi="Times New Roman"/>
            <w:b/>
            <w:sz w:val="26"/>
            <w:szCs w:val="26"/>
            <w:lang w:val="vi-VN"/>
          </w:rPr>
          <w:delText xml:space="preserve">.</w:delText>
        </w:r>
      </w:del>
      <w:del w:id="5304" w:author="Claude" w:date="2026-10-14T09:00:00Z">
        <w:r>
          <w:rPr>
            <w:rFonts w:ascii="Times New Roman" w:hAnsi="Times New Roman"/>
            <w:sz w:val="26"/>
            <w:szCs w:val="26"/>
            <w:lang w:val="vi-VN"/>
          </w:rPr>
          <w:delText xml:space="preserve"> Bên B phải tự bảo quản vật tư do Bên A cấp bằng chi phí của mình. Bên A không chịu trách nhiệm đối với các rủi ro liên quan đến việc bảo quản, sử dụng vật tư của Bên B tại Công trường.</w:delText>
        </w:r>
      </w:del>
    </w:p>
    <w:p w14:paraId="72F75D67" w14:textId="77777777" w:rsidR="00096978" w:rsidRPr="00302315" w:rsidRDefault="00096978" w:rsidP="00040F1A">
      <w:pPr>
        <w:spacing w:after="120" w:line="276" w:lineRule="auto"/>
        <w:jc w:val="both"/>
        <w:rPr>
          <w:del w:id="5308" w:author="Claude" w:date="2026-10-14T09:00:00Z"/>
          <w:rFonts w:ascii="Times New Roman" w:hAnsi="Times New Roman"/>
          <w:strike/>
          <w:sz w:val="26"/>
          <w:szCs w:val="26"/>
          <w:highlight w:val="yellow"/>
          <w:lang w:val="vi-VN"/>
        </w:rPr>
      </w:pPr>
      <w:del w:id="5306" w:author="Claude" w:date="2026-10-14T09:00:00Z">
        <w:r>
          <w:rPr>
            <w:rFonts w:ascii="Times New Roman" w:hAnsi="Times New Roman"/>
            <w:b/>
            <w:sz w:val="26"/>
            <w:szCs w:val="26"/>
            <w:lang w:val="vi-VN"/>
          </w:rPr>
          <w:delText xml:space="preserve">14.8.</w:delText>
        </w:r>
      </w:del>
      <w:del w:id="5307" w:author="Claude" w:date="2026-10-14T09:00:00Z">
        <w:r>
          <w:rPr>
            <w:rFonts w:ascii="Times New Roman" w:hAnsi="Times New Roman"/>
            <w:sz w:val="26"/>
            <w:szCs w:val="26"/>
            <w:lang w:val="vi-VN"/>
          </w:rPr>
          <w:delText xml:space="preserve"> Bên B phải sử dụng các vật tư do Bên A cấp đúng mục đích.</w:delText>
        </w:r>
      </w:del>
    </w:p>
    <w:p w14:paraId="16C73267" w14:textId="77777777" w:rsidR="00096978" w:rsidRPr="00302315" w:rsidRDefault="00096978" w:rsidP="00040F1A">
      <w:pPr>
        <w:spacing w:after="120" w:line="276" w:lineRule="auto"/>
        <w:jc w:val="both"/>
        <w:rPr>
          <w:del w:id="5312" w:author="Claude" w:date="2026-10-14T09:00:00Z"/>
          <w:rFonts w:ascii="Times New Roman" w:hAnsi="Times New Roman"/>
          <w:sz w:val="26"/>
          <w:szCs w:val="26"/>
          <w:lang w:val="vi-VN"/>
        </w:rPr>
      </w:pPr>
      <w:del w:id="5309" w:author="Claude" w:date="2026-10-14T09:00:00Z">
        <w:r>
          <w:rPr>
            <w:rFonts w:ascii="Times New Roman" w:hAnsi="Times New Roman"/>
            <w:b/>
            <w:sz w:val="26"/>
            <w:szCs w:val="26"/>
            <w:lang w:val="vi-VN"/>
          </w:rPr>
          <w:delText xml:space="preserve">14.9.</w:delText>
        </w:r>
      </w:del>
      <w:del w:id="5310" w:author="Claude" w:date="2026-10-14T09:00:00Z">
        <w:r>
          <w:rPr>
            <w:rFonts w:ascii="Times New Roman" w:hAnsi="Times New Roman"/>
            <w:sz w:val="26"/>
            <w:szCs w:val="26"/>
            <w:lang w:val="vi-VN"/>
          </w:rPr>
          <w:delText xml:space="preserve"> Mức hao hụt cho phép của các loại vật liệu mà Bên A cấp cho Bên B được quy định chi tiết trong </w:delText>
        </w:r>
      </w:del>
      <w:del w:id="5311" w:author="Claude" w:date="2026-10-14T09:00:00Z">
        <w:r>
          <w:rPr>
            <w:rFonts w:ascii="Times New Roman" w:hAnsi="Times New Roman"/>
            <w:bCs/>
            <w:i/>
            <w:iCs/>
            <w:sz w:val="26"/>
            <w:szCs w:val="26"/>
            <w:lang w:val="nl-NL"/>
          </w:rPr>
          <w:delText xml:space="preserve">Biểu 07 Hao hụt cho phép các vật tư Bên A cấp cho Bên B đính kèm theo Hợp đồng này.</w:delText>
        </w:r>
      </w:del>
    </w:p>
    <w:p w14:paraId="72E5682A"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15. SỬA ĐỔI, ĐIỀU CHỈNH HỢP ĐỒNG </w:t>
      </w:r>
    </w:p>
    <w:p w14:paraId="65DA0FC9" w14:textId="77777777" w:rsidR="00096978" w:rsidRPr="00302315" w:rsidRDefault="00096978" w:rsidP="00040F1A">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799C8E06" w14:textId="77777777" w:rsidR="00096978" w:rsidRPr="00302315" w:rsidRDefault="00096978" w:rsidP="00040F1A">
      <w:pPr>
        <w:tabs>
          <w:tab w:val="left" w:pos="709"/>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4C512C41" w:rsidR="00096978" w:rsidRPr="00302315" w:rsidRDefault="00096978" w:rsidP="00040F1A">
      <w:pPr>
        <w:tabs>
          <w:tab w:val="left" w:pos="709"/>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ins w:id="5215" w:author="Claude" w:date="2026-10-14T09:00:00Z">
        <w:r>
          <w:rPr>
            <w:rFonts w:ascii="Times New Roman" w:hAnsi="Times New Roman"/>
            <w:noProof w:val="0"/>
            <w:sz w:val="26"/>
            <w:szCs w:val="26"/>
            <w:lang w:val="vi-VN"/>
          </w:rPr>
          <w:t xml:space="preserve"> Bên B chỉ được gia hạn thời gian hoàn thành trong các trường hợp và phạm vi Bên A được Chủ đầu tư chấp thuận gia hạn theo Hợp đồng thầu chính.</w:t>
        </w:r>
      </w:ins>
    </w:p>
    <w:p w14:paraId="7FD746E6" w14:textId="77777777" w:rsidR="00096978" w:rsidRPr="00302315" w:rsidRDefault="00096978" w:rsidP="00040F1A">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00C7D31B" w14:textId="6DB21FC7" w:rsidR="00096978" w:rsidRPr="00302315" w:rsidRDefault="00096978" w:rsidP="00040F1A">
      <w:pPr>
        <w:widowControl w:val="0"/>
        <w:tabs>
          <w:tab w:val="left" w:pos="884"/>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Bên A thanh toán cho Bên B theo khối lượng thực tế hoàn thành </w:t>
      </w:r>
      <w:r>
        <w:rPr>
          <w:rFonts w:ascii="Times New Roman" w:hAnsi="Times New Roman"/>
          <w:sz w:val="26"/>
          <w:szCs w:val="26"/>
          <w:lang w:val="vi-VN"/>
        </w:rPr>
        <w:t>(</w:t>
      </w:r>
      <w:r>
        <w:rPr>
          <w:rFonts w:ascii="Times New Roman" w:hAnsi="Times New Roman"/>
          <w:noProof w:val="0"/>
          <w:sz w:val="26"/>
          <w:szCs w:val="26"/>
          <w:lang w:val="vi-VN"/>
        </w:rPr>
        <w:t>tăng hoặc giảm so với khối lượng tạm tính) đúng Hồ sơ thiết kế, Chỉ dẫn kỹ thuật, được Tư vấn giám sát nghiệm thu cho Bên A và được Bên A xác nhận.</w:t>
      </w:r>
    </w:p>
    <w:p w14:paraId="0CFA5581" w14:textId="77777777" w:rsidR="00096978" w:rsidRPr="00302315" w:rsidRDefault="00096978" w:rsidP="00040F1A">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15.3. Điều chỉnh, sửa đổi các điều khoản, nội dung khác của Hợp đồng:</w:t>
      </w:r>
    </w:p>
    <w:p w14:paraId="7AAEED29" w14:textId="3C7DD7AA" w:rsidR="00096978" w:rsidRPr="00302315" w:rsidRDefault="00096978" w:rsidP="00040F1A">
      <w:pPr>
        <w:widowControl w:val="0"/>
        <w:tabs>
          <w:tab w:val="left" w:pos="360"/>
        </w:tabs>
        <w:spacing w:after="120" w:line="276" w:lineRule="auto"/>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23CD252F"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16. BẤT KHẢ KHÁNG</w:t>
      </w:r>
    </w:p>
    <w:p w14:paraId="101851DF" w14:textId="5D3C8324"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16.1.</w:t>
      </w:r>
      <w:r>
        <w:rPr>
          <w:rFonts w:ascii="Times New Roman" w:hAnsi="Times New Roman"/>
          <w:noProof w:val="0"/>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10098AAB" w14:textId="08D6F61C"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16.2.</w:t>
      </w:r>
      <w:r>
        <w:rPr>
          <w:rFonts w:ascii="Times New Roman" w:hAnsi="Times New Roman"/>
          <w:noProof w:val="0"/>
          <w:sz w:val="26"/>
          <w:szCs w:val="26"/>
          <w:lang w:val="vi-VN"/>
        </w:rPr>
        <w:t xml:space="preserve"> Sự kiện bất khả kháng không phải là căn cứ để bên kia chấm dứt Hợp đồng. Bên bị ảnh hưởng có nghĩa vụ:</w:t>
      </w:r>
    </w:p>
    <w:p w14:paraId="59196D81" w14:textId="77777777"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532AE7DC"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b) Thông báo bằng văn bản cho bên kia trong vòng 03 ngày kể từ ngày xảy ra sự kiện bất khả kháng, kèm tài liệu chứng minh.</w:t>
      </w:r>
    </w:p>
    <w:p w14:paraId="4B162AD0" w14:textId="77777777"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16.3.</w:t>
      </w:r>
      <w:r>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1A9FB51A" w:rsidR="00096978" w:rsidRPr="00302315" w:rsidRDefault="00096978"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lastRenderedPageBreak/>
        <w:t>16.4.</w:t>
      </w:r>
      <w:r>
        <w:rPr>
          <w:rFonts w:ascii="Times New Roman" w:hAnsi="Times New Roman"/>
          <w:noProof w:val="0"/>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283303C2" w14:textId="77777777" w:rsidR="00CD1550" w:rsidRPr="00302315" w:rsidRDefault="00000000" w:rsidP="00040F1A">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16.5.</w:t>
      </w:r>
      <w:r>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2697C382"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27341643" w14:textId="77777777" w:rsidR="00096978" w:rsidRPr="00302315" w:rsidRDefault="00096978" w:rsidP="00040F1A">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1446DF7C" w14:textId="0129C13D" w:rsidR="00096978" w:rsidRPr="00302315" w:rsidRDefault="00096978" w:rsidP="00040F1A">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7DF85509" w14:textId="4DD8088D" w:rsidR="00096978" w:rsidRPr="00302315" w:rsidRDefault="00096978" w:rsidP="00040F1A">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 chỉ được xem xét trong phạm vi Bên A được Chủ đầu tư chấp thuận bù đắp.</w:t>
      </w:r>
    </w:p>
    <w:p w14:paraId="3AE334EE" w14:textId="77777777" w:rsidR="00096978" w:rsidRPr="00302315" w:rsidRDefault="00096978" w:rsidP="00040F1A">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(iii) Các trường hợp bất khả kháng.</w:t>
      </w:r>
    </w:p>
    <w:p>
      <w:pPr>
        <w:widowControl w:val="0"/>
        <w:tabs>
          <w:tab w:val="left" w:pos="1134"/>
        </w:tabs>
        <w:spacing w:after="120" w:line="276" w:lineRule="auto"/>
        <w:jc w:val="both"/>
        <w:rPr>
          <w:ins w:id="5313" w:author="Claude" w:date="2026-10-14T09:00:00Z"/>
          <w:rFonts w:ascii="Times New Roman" w:hAnsi="Times New Roman"/>
          <w:sz w:val="26"/>
          <w:szCs w:val="26"/>
          <w:lang w:val="vi-VN"/>
        </w:rPr>
      </w:pPr>
      <w:ins w:id="5314" w:author="Claude" w:date="2026-10-14T09:00:00Z">
        <w:r>
          <w:rPr>
            <w:rFonts w:ascii="Times New Roman" w:hAnsi="Times New Roman"/>
            <w:sz w:val="26"/>
            <w:szCs w:val="26"/>
            <w:lang w:val="vi-VN"/>
          </w:rPr>
          <w:t xml:space="preserve">(iv) Bên A chậm thanh toán quá </w:t>
        </w:r>
        <w:r>
          <w:rPr>
            <w:rFonts w:ascii="Times New Roman" w:hAnsi="Times New Roman"/>
            <w:sz w:val="26"/>
            <w:szCs w:val="26"/>
            <w:highlight w:val="yellow"/>
            <w:lang w:val="vi-VN"/>
          </w:rPr>
          <w:t xml:space="preserve">56</w:t>
        </w:r>
        <w:r>
          <w:rPr>
            <w:rFonts w:ascii="Times New Roman" w:hAnsi="Times New Roman"/>
            <w:sz w:val="26"/>
            <w:szCs w:val="26"/>
            <w:lang w:val="vi-VN"/>
          </w:rPr>
          <w:t xml:space="preserve"> ngày kể từ ngày đến hạn thanh toán (trừ trường hợp Chủ đầu tư chậm thanh toán theo Điều 10.3.2 điểm e): Bên B có quyền gửi văn bản thông báo tạm dừng phần công việc bị ảnh hưởng theo thời hạn báo trước tại điểm b khoản này. Bên B không được tạm dừng thi công trước khi hết thời hạn báo trước.</w:t>
        </w:r>
      </w:ins>
    </w:p>
    <w:p w14:paraId="39724F46" w14:textId="33F18ECE" w:rsidR="00096978" w:rsidRPr="00302315" w:rsidRDefault="00096978" w:rsidP="00040F1A">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b) Bên tạm dừng phải thông báo bằng văn bản cho bên kia ít nhất 28 ngày trước,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71580ED6"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5A3E22D9" w14:textId="77777777" w:rsidR="00096978" w:rsidRPr="00302315" w:rsidRDefault="00096978" w:rsidP="00040F1A">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1CCBC975" w14:textId="77777777" w:rsidR="00096978" w:rsidRPr="00302315" w:rsidRDefault="00096978" w:rsidP="00040F1A">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50FC5330" w14:textId="77777777" w:rsidR="00096978" w:rsidRPr="00302315" w:rsidRDefault="00096978" w:rsidP="00040F1A">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7B102F6D" w14:textId="77777777" w:rsidR="00096978" w:rsidRPr="00302315" w:rsidRDefault="00096978" w:rsidP="00040F1A">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37F41631" w:rsidR="00096978" w:rsidRPr="00302315" w:rsidRDefault="00096978" w:rsidP="00040F1A">
      <w:pPr>
        <w:spacing w:after="120" w:line="276" w:lineRule="auto"/>
        <w:jc w:val="both"/>
        <w:rPr>
          <w:rFonts w:ascii="Times New Roman" w:hAnsi="Times New Roman"/>
          <w:bCs/>
          <w:sz w:val="26"/>
          <w:szCs w:val="26"/>
          <w:lang w:val="vi-VN"/>
        </w:rPr>
      </w:pPr>
      <w:r>
        <w:rPr>
          <w:rFonts w:ascii="Times New Roman" w:hAnsi="Times New Roman"/>
          <w:sz w:val="26"/>
          <w:szCs w:val="26"/>
          <w:lang w:val="vi-VN"/>
        </w:rPr>
        <w:t>(iv) Hợp đồng thầu chính bị chấm dứt trước thời hạn: Bên A chỉ thanh toán giá trị khối lượng đã được nghiệm thu, không chịu phạt và không bồi thường cho Bên B.</w:t>
      </w:r>
    </w:p>
    <w:p w14:paraId="722FB9C6" w14:textId="77777777" w:rsidR="00096978" w:rsidRPr="00302315" w:rsidRDefault="00096978" w:rsidP="00040F1A">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14:paraId="2BF6C749" w14:textId="2A0414AB" w:rsidR="00096978" w:rsidRPr="00302315" w:rsidRDefault="00096978" w:rsidP="00040F1A">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3547F3CB" w14:textId="3E5580E2" w:rsidR="00096978" w:rsidRPr="00302315" w:rsidRDefault="00096978" w:rsidP="00040F1A">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ngừng thi công </w:t>
      </w:r>
      <w:del w:id="5216" w:author="Claude" w:date="2026-10-14T09:00:00Z">
        <w:r>
          <w:rPr>
            <w:rFonts w:ascii="Times New Roman" w:hAnsi="Times New Roman"/>
            <w:sz w:val="26"/>
            <w:szCs w:val="26"/>
            <w:lang w:val="vi-VN"/>
          </w:rPr>
          <w:delText xml:space="preserve">07</w:delText>
        </w:r>
      </w:del>
      <w:ins w:id="5217" w:author="Claude" w:date="2026-10-14T09:00:00Z">
        <w:r>
          <w:rPr>
            <w:rFonts w:ascii="Times New Roman" w:hAnsi="Times New Roman"/>
            <w:sz w:val="26"/>
            <w:szCs w:val="26"/>
            <w:highlight w:val="yellow"/>
            <w:lang w:val="vi-VN"/>
          </w:rPr>
          <w:t xml:space="preserve">14</w:t>
        </w:r>
      </w:ins>
      <w:r>
        <w:rPr>
          <w:rFonts w:ascii="Times New Roman" w:hAnsi="Times New Roman"/>
          <w:sz w:val="26"/>
          <w:szCs w:val="26"/>
          <w:lang w:val="vi-VN"/>
        </w:rPr>
        <w:t xml:space="preserve"> ngày liên tục không có lý do chính đáng;</w:t>
      </w:r>
    </w:p>
    <w:p w14:paraId="24607609" w14:textId="667C47E9"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Công việc bị chậm quá </w:t>
      </w:r>
      <w:del w:id="5218" w:author="Claude" w:date="2026-10-14T09:00:00Z">
        <w:r>
          <w:rPr>
            <w:rFonts w:ascii="Times New Roman" w:hAnsi="Times New Roman"/>
            <w:sz w:val="26"/>
            <w:szCs w:val="26"/>
            <w:lang w:val="vi-VN"/>
          </w:rPr>
          <w:delText xml:space="preserve">14</w:delText>
        </w:r>
      </w:del>
      <w:ins w:id="5219" w:author="Claude" w:date="2026-10-14T09:00:00Z">
        <w:r>
          <w:rPr>
            <w:rFonts w:ascii="Times New Roman" w:hAnsi="Times New Roman"/>
            <w:sz w:val="26"/>
            <w:szCs w:val="26"/>
            <w:highlight w:val="yellow"/>
            <w:lang w:val="vi-VN"/>
          </w:rPr>
          <w:t xml:space="preserve">45</w:t>
        </w:r>
      </w:ins>
      <w:r>
        <w:rPr>
          <w:rFonts w:ascii="Times New Roman" w:hAnsi="Times New Roman"/>
          <w:sz w:val="26"/>
          <w:szCs w:val="26"/>
          <w:lang w:val="vi-VN"/>
        </w:rPr>
        <w:t xml:space="preserve"> ngày so với tiến độ được chấp thuận </w:t>
      </w:r>
      <w:del w:id="5220" w:author="Claude" w:date="2026-10-14T09:00:00Z">
        <w:r>
          <w:rPr>
            <w:rFonts w:ascii="Times New Roman" w:hAnsi="Times New Roman"/>
            <w:sz w:val="26"/>
            <w:szCs w:val="26"/>
            <w:lang w:val="vi-VN"/>
          </w:rPr>
          <w:delText xml:space="preserve">và</w:delText>
        </w:r>
      </w:del>
      <w:ins w:id="5221" w:author="Claude" w:date="2026-10-14T09:00:00Z">
        <w:r>
          <w:rPr>
            <w:rFonts w:ascii="Times New Roman" w:hAnsi="Times New Roman"/>
            <w:sz w:val="26"/>
            <w:szCs w:val="26"/>
            <w:lang w:val="vi-VN"/>
          </w:rPr>
          <w:t xml:space="preserve">mà</w:t>
        </w:r>
      </w:ins>
      <w:r>
        <w:rPr>
          <w:rFonts w:ascii="Times New Roman" w:hAnsi="Times New Roman"/>
          <w:sz w:val="26"/>
          <w:szCs w:val="26"/>
          <w:lang w:val="vi-VN"/>
        </w:rPr>
        <w:t xml:space="preserve"> Bên B không </w:t>
      </w:r>
      <w:del w:id="5222" w:author="Claude" w:date="2026-10-14T09:00:00Z">
        <w:r>
          <w:rPr>
            <w:rFonts w:ascii="Times New Roman" w:hAnsi="Times New Roman"/>
            <w:sz w:val="26"/>
            <w:szCs w:val="26"/>
            <w:lang w:val="vi-VN"/>
          </w:rPr>
          <w:delText xml:space="preserve">áp dụng biện pháp</w:delText>
        </w:r>
      </w:del>
      <w:ins w:id="5223" w:author="Claude" w:date="2026-10-14T09:00:00Z">
        <w:r>
          <w:rPr>
            <w:rFonts w:ascii="Times New Roman" w:hAnsi="Times New Roman"/>
            <w:sz w:val="26"/>
            <w:szCs w:val="26"/>
            <w:lang w:val="vi-VN"/>
          </w:rPr>
          <w:t xml:space="preserve">có động thái</w:t>
        </w:r>
      </w:ins>
      <w:r>
        <w:rPr>
          <w:rFonts w:ascii="Times New Roman" w:hAnsi="Times New Roman"/>
          <w:sz w:val="26"/>
          <w:szCs w:val="26"/>
          <w:lang w:val="vi-VN"/>
        </w:rPr>
        <w:t xml:space="preserve"> khắc phục </w:t>
      </w:r>
      <w:del w:id="5224" w:author="Claude" w:date="2026-10-14T09:00:00Z">
        <w:r>
          <w:rPr>
            <w:rFonts w:ascii="Times New Roman" w:hAnsi="Times New Roman"/>
            <w:sz w:val="26"/>
            <w:szCs w:val="26"/>
            <w:lang w:val="vi-VN"/>
          </w:rPr>
          <w:delText xml:space="preserve">hiệu quả</w:delText>
        </w:r>
      </w:del>
      <w:ins w:id="5225" w:author="Claude" w:date="2026-10-14T09:00:00Z">
        <w:r>
          <w:rPr>
            <w:rFonts w:ascii="Times New Roman" w:hAnsi="Times New Roman"/>
            <w:sz w:val="26"/>
            <w:szCs w:val="26"/>
            <w:lang w:val="vi-VN"/>
          </w:rPr>
          <w:t xml:space="preserve">hoặc bất kỳ nỗ lực nào để bù tiến độ</w:t>
        </w:r>
      </w:ins>
      <w:r>
        <w:rPr>
          <w:rFonts w:ascii="Times New Roman" w:hAnsi="Times New Roman"/>
          <w:sz w:val="26"/>
          <w:szCs w:val="26"/>
          <w:lang w:val="vi-VN"/>
        </w:rPr>
        <w:t xml:space="preserve"> (tăng cường nhân lực, vật tư, thiết bị, làm thêm giờ, làm vào ngày nghỉ…);</w:t>
      </w:r>
    </w:p>
    <w:p w14:paraId="239CEF18" w14:textId="440074AD"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w:t>
      </w:r>
    </w:p>
    <w:p w14:paraId="568D2B8E" w14:textId="09D7D120"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vi phạm nghĩa vụ theo Hợp đồng và đã bị Bên A nhắc nhở bằng văn bản hoặc biên bản họp đến lần thứ ba;</w:t>
      </w:r>
    </w:p>
    <w:p w14:paraId="00CCDD80"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75B39908" w14:textId="77777777" w:rsidR="00096978" w:rsidRPr="00302315" w:rsidRDefault="00096978" w:rsidP="00040F1A">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678AD980" w:rsidR="00096978" w:rsidRPr="00302315" w:rsidRDefault="00096978" w:rsidP="00040F1A">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hoặc một phần công việc khi chưa được Bên A chấp thuận bằng văn bản;</w:t>
      </w:r>
    </w:p>
    <w:p w14:paraId="32877A25" w14:textId="54C6EDBF"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14:paraId="1265B6C2" w14:textId="6487273C"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nộp hoặc không gia hạn bảo lãnh theo quy định của Hợp đồng;</w:t>
      </w:r>
    </w:p>
    <w:p w14:paraId="73E9E922" w14:textId="77777777" w:rsidR="00B0112F" w:rsidRDefault="00000000"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Để xảy ra sự cố mất ổn định hệ cừ, văng chống, sạt lở hố đào hoặc gây hư hỏng công trình lân cận do lỗi của Bên B;</w:t>
      </w:r>
    </w:p>
    <w:p w14:paraId="6320F7BB"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2CCB72D" w14:textId="77777777" w:rsidR="00096978" w:rsidRPr="00302315" w:rsidRDefault="00096978" w:rsidP="00040F1A">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302315" w:rsidRDefault="00096978" w:rsidP="00040F1A">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14:paraId="30B704E6" w14:textId="77777777" w:rsidR="00096978" w:rsidRPr="00302315" w:rsidRDefault="00096978" w:rsidP="00040F1A">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14:paraId="7843C550" w14:textId="77777777" w:rsidR="002B726F" w:rsidRPr="00302315" w:rsidRDefault="00096978" w:rsidP="00040F1A">
      <w:pPr>
        <w:pStyle w:val="ListParagraph"/>
        <w:numPr>
          <w:ilvl w:val="0"/>
          <w:numId w:val="36"/>
        </w:numPr>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Bên A bị phá sản hoặc vỡ nợ, bị đóng cửa, bị quản lý tài sản, bị đình chỉ hoạt động; </w:t>
      </w:r>
    </w:p>
    <w:p w14:paraId="5AF5777C" w14:textId="5B9FFF0F" w:rsidR="002B726F" w:rsidRPr="00302315" w:rsidRDefault="002B726F" w:rsidP="00040F1A">
      <w:pPr>
        <w:spacing w:after="120" w:line="276" w:lineRule="auto"/>
        <w:jc w:val="both"/>
        <w:rPr>
          <w:rFonts w:ascii="Times New Roman" w:hAnsi="Times New Roman"/>
          <w:sz w:val="26"/>
          <w:szCs w:val="26"/>
        </w:rPr>
      </w:pPr>
      <w:r>
        <w:rPr>
          <w:rFonts w:ascii="Times New Roman" w:hAnsi="Times New Roman"/>
          <w:sz w:val="26"/>
          <w:szCs w:val="26"/>
        </w:rPr>
        <w:t xml:space="preserve">(ii) Bên A chậm thanh toán quá </w:t>
      </w:r>
      <w:r>
        <w:rPr>
          <w:rFonts w:ascii="Times New Roman" w:hAnsi="Times New Roman"/>
          <w:sz w:val="26"/>
          <w:szCs w:val="26"/>
          <w:highlight w:val="yellow"/>
          <w:rPrChange w:id="5226" w:author="Claude" w:date="2026-10-14T09:00:00Z">
            <w:rPr>
              <w:rFonts w:ascii="Times New Roman" w:hAnsi="Times New Roman"/>
              <w:sz w:val="26"/>
              <w:szCs w:val="26"/>
            </w:rPr>
          </w:rPrChange>
        </w:rPr>
        <w:t xml:space="preserve">60</w:t>
      </w:r>
      <w:r>
        <w:rPr>
          <w:rFonts w:ascii="Times New Roman" w:hAnsi="Times New Roman"/>
          <w:sz w:val="26"/>
          <w:szCs w:val="26"/>
        </w:rPr>
        <w:t xml:space="preserve"> ngày so với thời hạn quy định tại Hợp đồng, trừ trường hợp Chủ đầu tư chậm thanh toán theo Điều 10.3.2 điểm e;</w:t>
      </w:r>
    </w:p>
    <w:p>
      <w:pPr>
        <w:spacing w:after="120" w:line="276" w:lineRule="auto"/>
        <w:jc w:val="both"/>
        <w:rPr>
          <w:ins w:id="5315" w:author="Claude" w:date="2026-10-14T09:00:00Z"/>
          <w:rFonts w:ascii="Times New Roman" w:hAnsi="Times New Roman"/>
          <w:sz w:val="26"/>
          <w:szCs w:val="26"/>
        </w:rPr>
      </w:pPr>
      <w:ins w:id="5316" w:author="Claude" w:date="2026-10-14T09:00:00Z">
        <w:r>
          <w:rPr>
            <w:rFonts w:ascii="Times New Roman" w:hAnsi="Times New Roman"/>
            <w:sz w:val="26"/>
            <w:szCs w:val="26"/>
          </w:rPr>
          <w:t xml:space="preserve">(iii) Công trình bị tạm dừng quá </w:t>
        </w:r>
        <w:r>
          <w:rPr>
            <w:rFonts w:ascii="Times New Roman" w:hAnsi="Times New Roman"/>
            <w:sz w:val="26"/>
            <w:szCs w:val="26"/>
            <w:highlight w:val="yellow"/>
          </w:rPr>
          <w:t xml:space="preserve">60</w:t>
        </w:r>
        <w:r>
          <w:rPr>
            <w:rFonts w:ascii="Times New Roman" w:hAnsi="Times New Roman"/>
            <w:sz w:val="26"/>
            <w:szCs w:val="26"/>
          </w:rPr>
          <w:t xml:space="preserve"> ngày liên tục do lỗi của Bên A.</w:t>
        </w:r>
      </w:ins>
    </w:p>
    <w:p w14:paraId="0FCA9560" w14:textId="77777777" w:rsidR="00096978" w:rsidRPr="00302315" w:rsidRDefault="00096978" w:rsidP="00040F1A">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d) Thủ tục chấm dứt hợp đồng:</w:t>
      </w:r>
    </w:p>
    <w:p w14:paraId="69D14F2D" w14:textId="77777777" w:rsidR="00096978" w:rsidRPr="00302315" w:rsidRDefault="00096978" w:rsidP="00040F1A">
      <w:pPr>
        <w:numPr>
          <w:ilvl w:val="2"/>
          <w:numId w:val="14"/>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77777777" w:rsidR="00096978" w:rsidRPr="00302315" w:rsidRDefault="00096978" w:rsidP="00040F1A">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378A756F" w:rsidR="00150995" w:rsidRPr="00302315" w:rsidRDefault="00150995" w:rsidP="00040F1A">
      <w:pPr>
        <w:numPr>
          <w:ilvl w:val="2"/>
          <w:numId w:val="14"/>
        </w:numPr>
        <w:tabs>
          <w:tab w:val="left" w:pos="567"/>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t>
      </w:r>
    </w:p>
    <w:p w14:paraId="6901F7BC" w14:textId="09CA696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18. PHẠT, BỒI THƯỜNG HỢP ĐỒNG</w:t>
      </w:r>
    </w:p>
    <w:p w14:paraId="0B89CAE1" w14:textId="154317C5"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 xml:space="preserve">Các bên thỏa thuận mức phạt và bồi thường theo Điều 86 Luật Xây dựng số 135/2025/QH15</w:t>
      </w:r>
      <w:ins w:id="5227" w:author="Claude" w:date="2026-10-14T09:00:00Z">
        <w:r>
          <w:rPr>
            <w:rFonts w:ascii="Times New Roman" w:hAnsi="Times New Roman"/>
            <w:sz w:val="26"/>
            <w:szCs w:val="26"/>
          </w:rPr>
          <w:t xml:space="preserve"> và theo nguyên tắc back to back với Hợp đồng thầu chính</w:t>
        </w:r>
      </w:ins>
      <w:r>
        <w:rPr>
          <w:rFonts w:ascii="Times New Roman" w:hAnsi="Times New Roman"/>
          <w:sz w:val="26"/>
          <w:szCs w:val="26"/>
        </w:rPr>
        <w:t xml:space="preserve">. Tổng mức phạt vi phạm đối với Bên B không vượt quá </w:t>
      </w:r>
      <w:r>
        <w:rPr>
          <w:rFonts w:ascii="Times New Roman" w:hAnsi="Times New Roman"/>
          <w:sz w:val="26"/>
          <w:szCs w:val="26"/>
          <w:highlight w:val="yellow"/>
        </w:rPr>
        <w:t xml:space="preserve">……</w:t>
      </w:r>
      <w:r>
        <w:rPr>
          <w:rFonts w:ascii="Times New Roman" w:hAnsi="Times New Roman"/>
          <w:sz w:val="26"/>
          <w:szCs w:val="26"/>
        </w:rPr>
        <w:t xml:space="preserve">%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p>
    <w:p w14:paraId="4038DC93"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6072CE24" w14:textId="191DAF97" w:rsidR="00096978" w:rsidRPr="00302315" w:rsidRDefault="00096978" w:rsidP="00040F1A">
      <w:pPr>
        <w:spacing w:after="120" w:line="276" w:lineRule="auto"/>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phải chịu phạt </w:t>
      </w:r>
      <w:r>
        <w:rPr>
          <w:rFonts w:ascii="Times New Roman" w:hAnsi="Times New Roman"/>
          <w:sz w:val="26"/>
          <w:szCs w:val="26"/>
          <w:highlight w:val="yellow"/>
        </w:rPr>
        <w:t xml:space="preserve">……</w:t>
      </w:r>
      <w:r>
        <w:rPr>
          <w:rFonts w:ascii="Times New Roman" w:hAnsi="Times New Roman"/>
          <w:sz w:val="26"/>
          <w:szCs w:val="26"/>
        </w:rPr>
        <w:t xml:space="preserve">% giá trị phần công việc vi phạm, đồng thời phải phá dỡ, làm lại hoặc hoàn thiện công việc bằng chi phí của mình và bồi thường thiệt hại thực tế cho Bên A.</w:t>
      </w:r>
      <w:ins w:id="5228" w:author="Claude" w:date="2026-10-14T09:00:00Z">
        <w:r>
          <w:rPr>
            <w:rFonts w:ascii="Times New Roman" w:hAnsi="Times New Roman"/>
            <w:sz w:val="26"/>
            <w:szCs w:val="26"/>
          </w:rPr>
          <w:t xml:space="preserve"> Trường hợp công việc đã chỉnh sửa quá </w:t>
        </w:r>
        <w:r>
          <w:rPr>
            <w:rFonts w:ascii="Times New Roman" w:hAnsi="Times New Roman"/>
            <w:sz w:val="26"/>
            <w:szCs w:val="26"/>
            <w:highlight w:val="yellow"/>
          </w:rPr>
          <w:t xml:space="preserve">02</w:t>
        </w:r>
        <w:r>
          <w:rPr>
            <w:rFonts w:ascii="Times New Roman" w:hAnsi="Times New Roman"/>
            <w:sz w:val="26"/>
            <w:szCs w:val="26"/>
          </w:rPr>
          <w:t xml:space="preserve"> lần mà vẫn không đạt yêu cầu, Bên B chịu phạt thêm </w:t>
        </w:r>
        <w:r>
          <w:rPr>
            <w:rFonts w:ascii="Times New Roman" w:hAnsi="Times New Roman"/>
            <w:sz w:val="26"/>
            <w:szCs w:val="26"/>
            <w:highlight w:val="yellow"/>
          </w:rPr>
          <w:t xml:space="preserve">05.000.000</w:t>
        </w:r>
        <w:r>
          <w:rPr>
            <w:rFonts w:ascii="Times New Roman" w:hAnsi="Times New Roman"/>
            <w:sz w:val="26"/>
            <w:szCs w:val="26"/>
          </w:rPr>
          <w:t xml:space="preserve"> đồng cho mỗi lỗi vi phạm hoặc mỗi lần chỉnh sửa.</w:t>
        </w:r>
      </w:ins>
    </w:p>
    <w:p w14:paraId="2F5B13A5"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540D6F3E" w14:textId="23D9A3DD"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 xml:space="preserve">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14:paraId="2271703F"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18.3. Phạt, bồi thường do chậm tiến độ:</w:t>
      </w:r>
    </w:p>
    <w:p w14:paraId="74EBE8BD" w14:textId="2C4A51BC" w:rsidR="00096978" w:rsidRPr="00302315" w:rsidRDefault="00096978" w:rsidP="00040F1A">
      <w:pPr>
        <w:spacing w:after="120" w:line="276" w:lineRule="auto"/>
        <w:jc w:val="both"/>
        <w:rPr>
          <w:rFonts w:ascii="Times New Roman" w:hAnsi="Times New Roman"/>
          <w:sz w:val="26"/>
          <w:szCs w:val="26"/>
        </w:rPr>
      </w:pPr>
      <w:commentRangeStart w:id="7"/>
      <w:r>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del w:id="5229" w:author="Claude" w:date="2026-10-14T09:00:00Z">
        <w:r>
          <w:rPr>
            <w:rFonts w:ascii="Times New Roman" w:hAnsi="Times New Roman"/>
            <w:sz w:val="26"/>
            <w:szCs w:val="26"/>
            <w:highlight w:val="yellow"/>
          </w:rPr>
          <w:delText xml:space="preserve">……</w:delText>
        </w:r>
      </w:del>
      <w:ins w:id="5230" w:author="Claude" w:date="2026-10-14T09:00:00Z">
        <w:r>
          <w:rPr>
            <w:rFonts w:ascii="Times New Roman" w:hAnsi="Times New Roman"/>
            <w:sz w:val="26"/>
            <w:szCs w:val="26"/>
            <w:highlight w:val="yellow"/>
          </w:rPr>
          <w:t xml:space="preserve">0,05</w:t>
        </w:r>
      </w:ins>
      <w:r>
        <w:rPr>
          <w:rFonts w:ascii="Times New Roman" w:hAnsi="Times New Roman"/>
          <w:sz w:val="26"/>
          <w:szCs w:val="26"/>
        </w:rPr>
        <w:t xml:space="preserve">% giá trị Hợp đồng cho mỗi </w:t>
      </w:r>
      <w:del w:id="5231" w:author="Claude" w:date="2026-10-14T09:00:00Z">
        <w:r>
          <w:rPr>
            <w:rFonts w:ascii="Times New Roman" w:hAnsi="Times New Roman"/>
            <w:sz w:val="26"/>
            <w:szCs w:val="26"/>
          </w:rPr>
          <w:delText xml:space="preserve">ngày</w:delText>
        </w:r>
      </w:del>
      <w:ins w:id="5232" w:author="Claude" w:date="2026-10-14T09:00:00Z">
        <w:r>
          <w:rPr>
            <w:rFonts w:ascii="Times New Roman" w:hAnsi="Times New Roman"/>
            <w:sz w:val="26"/>
            <w:szCs w:val="26"/>
          </w:rPr>
          <w:t xml:space="preserve">01 tuần</w:t>
        </w:r>
      </w:ins>
      <w:r>
        <w:rPr>
          <w:rFonts w:ascii="Times New Roman" w:hAnsi="Times New Roman"/>
          <w:sz w:val="26"/>
          <w:szCs w:val="26"/>
        </w:rPr>
        <w:t xml:space="preserve"> chậm so với từng mốc tiến độ quy định tại Điều 7.1 và Tiến độ chi tiết được Bên A chấp thuận; tổng mức phạt </w:t>
      </w:r>
      <w:ins w:id="5233" w:author="Claude" w:date="2026-10-14T09:00:00Z">
        <w:r>
          <w:rPr>
            <w:rFonts w:ascii="Times New Roman" w:hAnsi="Times New Roman"/>
            <w:sz w:val="26"/>
            <w:szCs w:val="26"/>
          </w:rPr>
          <w:t xml:space="preserve">chậm tiến độ </w:t>
        </w:r>
      </w:ins>
      <w:r>
        <w:rPr>
          <w:rFonts w:ascii="Times New Roman" w:hAnsi="Times New Roman"/>
          <w:sz w:val="26"/>
          <w:szCs w:val="26"/>
        </w:rPr>
        <w:t xml:space="preserve">không vượt quá </w:t>
      </w:r>
      <w:del w:id="5234" w:author="Claude" w:date="2026-10-14T09:00:00Z">
        <w:r>
          <w:rPr>
            <w:rFonts w:ascii="Times New Roman" w:hAnsi="Times New Roman"/>
            <w:sz w:val="26"/>
            <w:szCs w:val="26"/>
          </w:rPr>
          <w:delText xml:space="preserve">mức tối đa quy định tại đoạn đầu Điều này</w:delText>
        </w:r>
      </w:del>
      <w:ins w:id="5235" w:author="Claude" w:date="2026-10-14T09:00:00Z">
        <w:r>
          <w:rPr>
            <w:rFonts w:ascii="Times New Roman" w:hAnsi="Times New Roman"/>
            <w:sz w:val="26"/>
            <w:szCs w:val="26"/>
            <w:highlight w:val="yellow"/>
          </w:rPr>
          <w:t xml:space="preserve">08</w:t>
        </w:r>
        <w:r>
          <w:rPr>
            <w:rFonts w:ascii="Times New Roman" w:hAnsi="Times New Roman"/>
            <w:sz w:val="26"/>
            <w:szCs w:val="26"/>
          </w:rPr>
          <w:t xml:space="preserve">% giá trị Hợp đồng</w:t>
        </w:r>
      </w:ins>
      <w:r>
        <w:rPr>
          <w:rFonts w:ascii="Times New Roman" w:hAnsi="Times New Roman"/>
          <w:sz w:val="26"/>
          <w:szCs w:val="26"/>
        </w:rPr>
        <w:t xml:space="preserve">. Việc phạt vi phạm không loại trừ quyền yêu cầu bồi thường thiệt hại của Bên A.</w:t>
      </w:r>
      <w:commentRangeEnd w:id="7"/>
      <w:r>
        <w:rPr>
          <w:rStyle w:val="CommentReference"/>
        </w:rPr>
        <w:commentReference w:id="7"/>
      </w:r>
    </w:p>
    <w:p w14:paraId="194CA248"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18.4. Phạt, bồi thường do chậm khắc phục sai sót:</w:t>
      </w:r>
    </w:p>
    <w:p w14:paraId="2BFA754E" w14:textId="6D7429B1" w:rsidR="00096978" w:rsidRPr="00302315" w:rsidRDefault="00096978" w:rsidP="00040F1A">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khắc phục sai sót đúng thời hạn theo thông báo của Bên A, Bên B phải hoàn trả toàn bộ chi phí khắc phục thực tế của Bên A và chịu phạt </w:t>
      </w:r>
      <w:r>
        <w:rPr>
          <w:rFonts w:ascii="Times New Roman" w:hAnsi="Times New Roman"/>
          <w:sz w:val="26"/>
          <w:szCs w:val="26"/>
          <w:highlight w:val="yellow"/>
        </w:rPr>
        <w:t>……</w:t>
      </w:r>
      <w:r>
        <w:rPr>
          <w:rFonts w:ascii="Times New Roman" w:hAnsi="Times New Roman"/>
          <w:sz w:val="26"/>
          <w:szCs w:val="26"/>
        </w:rPr>
        <w:t>% chi phí khắc phục đó.</w:t>
      </w:r>
    </w:p>
    <w:p w14:paraId="4273004F"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18.5. Phạt, bồi thường do chậm đệ trình, giao nộp hồ sơ, tài liệu:</w:t>
      </w:r>
    </w:p>
    <w:p w14:paraId="50DFC1C5" w14:textId="06C1AC37" w:rsidR="00096978" w:rsidRPr="00302315" w:rsidRDefault="00096978" w:rsidP="00040F1A">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Bên B chậm đệ trình, giao nộp hồ sơ, tài liệu theo quy định của Hợp đồng và/hoặc thông báo của Bên A, Bên B phải chịu phạt: lần nhắc nhở bằng văn bản thứ nhất: 20.000.000 đồng (hai mươi triệu đồng); mỗi lần nhắc nhở tiếp theo: gấp 02 lần mức phạt liền kề trước đó; tổng mức phạt đối với hành vi này không vượt quá </w:t>
      </w:r>
      <w:r>
        <w:rPr>
          <w:rFonts w:ascii="Times New Roman" w:hAnsi="Times New Roman"/>
          <w:sz w:val="26"/>
          <w:szCs w:val="26"/>
          <w:highlight w:val="yellow"/>
        </w:rPr>
        <w:t>……</w:t>
      </w:r>
      <w:r>
        <w:rPr>
          <w:rFonts w:ascii="Times New Roman" w:hAnsi="Times New Roman"/>
          <w:sz w:val="26"/>
          <w:szCs w:val="26"/>
        </w:rPr>
        <w:t xml:space="preserve">% giá trị Hợp đồng. Bên B phải bồi thường mọi thiệt hại cho Bên A, bên thứ ba (nếu có) do việc chậm trễ gây ra.</w:t>
      </w:r>
    </w:p>
    <w:p w14:paraId="33199210" w14:textId="77777777" w:rsidR="00096978" w:rsidRPr="00302315" w:rsidRDefault="00096978"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18.6. Phạt do chấm dứt Hợp đồng:</w:t>
      </w:r>
    </w:p>
    <w:p w14:paraId="77052E13" w14:textId="44AAC9A6" w:rsidR="00096978" w:rsidRPr="00302315" w:rsidRDefault="00096978" w:rsidP="00040F1A">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lastRenderedPageBreak/>
        <w:t xml:space="preserve">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 đồng thời chịu phạt </w:t>
      </w:r>
      <w:r>
        <w:rPr>
          <w:rFonts w:ascii="Times New Roman" w:hAnsi="Times New Roman"/>
          <w:sz w:val="26"/>
          <w:szCs w:val="26"/>
          <w:highlight w:val="yellow"/>
        </w:rPr>
        <w:t>……</w:t>
      </w:r>
      <w:r>
        <w:rPr>
          <w:rFonts w:ascii="Times New Roman" w:hAnsi="Times New Roman"/>
          <w:sz w:val="26"/>
          <w:szCs w:val="26"/>
        </w:rPr>
        <w:t xml:space="preserve">% giá trị Hợp đồng.</w:t>
      </w:r>
    </w:p>
    <w:p w14:paraId="1CC58CEF" w14:textId="480792C2" w:rsidR="00096978" w:rsidRPr="00302315" w:rsidRDefault="00096978" w:rsidP="00040F1A">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b) Trường hợp chấm dứt Hợp đồng do lỗi của Bên A, Bên A thanh toán cho Bên B giá trị khối lượng đã được nghiệm thu hợp lệ đến thời điểm chấm dứt, sau khi trừ các khoản đã tạm ứng, thanh toán. Bên A không chịu phạt và không bồi thường lợi nhuận dự kiến của phần việc chưa thực hiện.</w:t>
      </w:r>
    </w:p>
    <w:p w14:paraId="61BC7461" w14:textId="77777777" w:rsidR="00CD1550" w:rsidRPr="00302315" w:rsidRDefault="00000000"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18.7. Thưởng hợp đồng:</w:t>
      </w:r>
      <w:r>
        <w:rPr>
          <w:rFonts w:ascii="Times New Roman" w:hAnsi="Times New Roman"/>
          <w:sz w:val="26"/>
          <w:szCs w:val="26"/>
        </w:rPr>
        <w:t xml:space="preserve"> Không áp dụng.</w:t>
      </w:r>
    </w:p>
    <w:p w14:paraId="15C998FD"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19. QUYẾT TOÁN VÀ THANH LÝ HỢP ĐỒNG</w:t>
      </w:r>
    </w:p>
    <w:p w14:paraId="71FEDD07" w14:textId="77777777" w:rsidR="00096978" w:rsidRPr="00302315" w:rsidRDefault="00A153B6"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19.1. Quyết toán hợp đồng: </w:t>
      </w:r>
    </w:p>
    <w:p w14:paraId="59723B72" w14:textId="49AF9CDE"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Sau khi hoàn thành toàn bộ công việc của Hợp đồng, Bên B phải lập và trình Bên A hồ sơ quyết toán Hợp đồng theo mẫu của Bên A</w:t>
      </w:r>
      <w:ins w:id="5236" w:author="Claude" w:date="2026-10-14T09:00:00Z">
        <w:r>
          <w:rPr>
            <w:rFonts w:ascii="Times New Roman" w:hAnsi="Times New Roman"/>
            <w:bCs/>
            <w:sz w:val="26"/>
            <w:szCs w:val="26"/>
          </w:rPr>
          <w:t xml:space="preserve"> và theo nguyên tắc back to back với Hợp đồng thầu chính</w:t>
        </w:r>
      </w:ins>
      <w:r>
        <w:rPr>
          <w:rFonts w:ascii="Times New Roman" w:hAnsi="Times New Roman"/>
          <w:bCs/>
          <w:sz w:val="26"/>
          <w:szCs w:val="26"/>
        </w:rPr>
        <w:t xml:space="preserve">, cụ thể:</w:t>
      </w:r>
    </w:p>
    <w:p w14:paraId="0E5F5F75" w14:textId="77777777" w:rsidR="00096978" w:rsidRPr="00302315" w:rsidRDefault="00096978" w:rsidP="00040F1A">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(i) Thời hạn nộp hồ sơ quyết toán Hợp đồng: Trong vòng </w:t>
      </w:r>
      <w:r>
        <w:rPr>
          <w:rFonts w:ascii="Times New Roman" w:hAnsi="Times New Roman"/>
          <w:bCs/>
          <w:sz w:val="26"/>
          <w:szCs w:val="26"/>
          <w:highlight w:val="yellow"/>
          <w:rPrChange w:id="5237" w:author="Claude" w:date="2026-10-14T09:00:00Z">
            <w:rPr>
              <w:rFonts w:ascii="Times New Roman" w:hAnsi="Times New Roman"/>
              <w:bCs/>
              <w:sz w:val="26"/>
              <w:szCs w:val="26"/>
            </w:rPr>
          </w:rPrChange>
        </w:rPr>
        <w:t xml:space="preserve">30</w:t>
      </w:r>
      <w:r>
        <w:rPr>
          <w:rFonts w:ascii="Times New Roman" w:hAnsi="Times New Roman"/>
          <w:bCs/>
          <w:sz w:val="26"/>
          <w:szCs w:val="26"/>
        </w:rPr>
        <w:t xml:space="preserve"> ngày kể từ ngày </w:t>
      </w:r>
      <w:del w:id="5238" w:author="Claude" w:date="2026-10-14T09:00:00Z">
        <w:r>
          <w:rPr>
            <w:rFonts w:ascii="Times New Roman" w:hAnsi="Times New Roman"/>
            <w:bCs/>
            <w:sz w:val="26"/>
            <w:szCs w:val="26"/>
          </w:rPr>
          <w:delText xml:space="preserve">Bên B</w:delText>
        </w:r>
      </w:del>
      <w:ins w:id="5239" w:author="Claude" w:date="2026-10-14T09:00:00Z">
        <w:r>
          <w:rPr>
            <w:rFonts w:ascii="Times New Roman" w:hAnsi="Times New Roman"/>
            <w:bCs/>
            <w:sz w:val="26"/>
            <w:szCs w:val="26"/>
          </w:rPr>
          <w:t xml:space="preserve">ký biên bản nghiệm thu</w:t>
        </w:r>
      </w:ins>
      <w:r>
        <w:rPr>
          <w:rFonts w:ascii="Times New Roman" w:hAnsi="Times New Roman"/>
          <w:bCs/>
          <w:sz w:val="26"/>
          <w:szCs w:val="26"/>
        </w:rPr>
        <w:t xml:space="preserve"> hoàn thành </w:t>
      </w:r>
      <w:del w:id="5240" w:author="Claude" w:date="2026-10-14T09:00:00Z">
        <w:r>
          <w:rPr>
            <w:rFonts w:ascii="Times New Roman" w:hAnsi="Times New Roman"/>
            <w:bCs/>
            <w:sz w:val="26"/>
            <w:szCs w:val="26"/>
          </w:rPr>
          <w:delText xml:space="preserve">toàn bộ các</w:delText>
        </w:r>
      </w:del>
      <w:ins w:id="5241" w:author="Claude" w:date="2026-10-14T09:00:00Z">
        <w:r>
          <w:rPr>
            <w:rFonts w:ascii="Times New Roman" w:hAnsi="Times New Roman"/>
            <w:bCs/>
            <w:sz w:val="26"/>
            <w:szCs w:val="26"/>
          </w:rPr>
          <w:t xml:space="preserve">Hạng mục</w:t>
        </w:r>
      </w:ins>
      <w:r>
        <w:rPr>
          <w:rFonts w:ascii="Times New Roman" w:hAnsi="Times New Roman"/>
          <w:bCs/>
          <w:sz w:val="26"/>
          <w:szCs w:val="26"/>
        </w:rPr>
        <w:t xml:space="preserve"> công </w:t>
      </w:r>
      <w:del w:id="5242" w:author="Claude" w:date="2026-10-14T09:00:00Z">
        <w:r>
          <w:rPr>
            <w:rFonts w:ascii="Times New Roman" w:hAnsi="Times New Roman"/>
            <w:bCs/>
            <w:sz w:val="26"/>
            <w:szCs w:val="26"/>
          </w:rPr>
          <w:delText xml:space="preserve">việc của Hợp đồng</w:delText>
        </w:r>
      </w:del>
      <w:ins w:id="5243" w:author="Claude" w:date="2026-10-14T09:00:00Z">
        <w:r>
          <w:rPr>
            <w:rFonts w:ascii="Times New Roman" w:hAnsi="Times New Roman"/>
            <w:bCs/>
            <w:sz w:val="26"/>
            <w:szCs w:val="26"/>
          </w:rPr>
          <w:t xml:space="preserve">trình</w:t>
        </w:r>
      </w:ins>
      <w:r>
        <w:rPr>
          <w:rFonts w:ascii="Times New Roman" w:hAnsi="Times New Roman"/>
          <w:bCs/>
          <w:sz w:val="26"/>
          <w:szCs w:val="26"/>
        </w:rPr>
        <w:t xml:space="preserve">.</w:t>
      </w:r>
    </w:p>
    <w:p w14:paraId="7BDDB336" w14:textId="2C3394A7" w:rsidR="00096978" w:rsidRPr="00302315" w:rsidRDefault="00096978" w:rsidP="00040F1A">
      <w:pPr>
        <w:tabs>
          <w:tab w:val="left" w:pos="709"/>
        </w:tabs>
        <w:spacing w:after="120" w:line="276" w:lineRule="auto"/>
        <w:jc w:val="both"/>
        <w:rPr>
          <w:rFonts w:ascii="Times New Roman" w:hAnsi="Times New Roman"/>
          <w:bCs/>
          <w:strike/>
          <w:sz w:val="26"/>
          <w:szCs w:val="26"/>
        </w:rPr>
      </w:pPr>
      <w:r>
        <w:rPr>
          <w:rFonts w:ascii="Times New Roman" w:hAnsi="Times New Roman"/>
          <w:bCs/>
          <w:sz w:val="26"/>
          <w:szCs w:val="26"/>
        </w:rPr>
        <w:t xml:space="preserve">(ii) Thành phần hồ sơ quyết toán Hợp đồng, bao gồm nhưng không giới hạn</w:t>
      </w:r>
      <w:del w:id="5244" w:author="Claude" w:date="2026-10-14T09:00:00Z">
        <w:r>
          <w:rPr>
            <w:rFonts w:ascii="Times New Roman" w:hAnsi="Times New Roman"/>
            <w:bCs/>
            <w:sz w:val="26"/>
            <w:szCs w:val="26"/>
          </w:rPr>
          <w:delText xml:space="preserve"> như sau</w:delText>
        </w:r>
      </w:del>
      <w:r>
        <w:rPr>
          <w:rFonts w:ascii="Times New Roman" w:hAnsi="Times New Roman"/>
          <w:bCs/>
          <w:sz w:val="26"/>
          <w:szCs w:val="26"/>
        </w:rPr>
        <w:t xml:space="preserve">: (1) </w:t>
      </w:r>
      <w:del w:id="5245" w:author="Claude" w:date="2026-10-14T09:00:00Z">
        <w:r>
          <w:rPr>
            <w:rFonts w:ascii="Times New Roman" w:hAnsi="Times New Roman"/>
            <w:bCs/>
            <w:sz w:val="26"/>
            <w:szCs w:val="26"/>
          </w:rPr>
          <w:delText xml:space="preserve">Quyển</w:delText>
        </w:r>
      </w:del>
      <w:ins w:id="5246" w:author="Claude" w:date="2026-10-14T09:00:00Z">
        <w:r>
          <w:rPr>
            <w:rFonts w:ascii="Times New Roman" w:hAnsi="Times New Roman"/>
            <w:bCs/>
            <w:sz w:val="26"/>
            <w:szCs w:val="26"/>
          </w:rPr>
          <w:t xml:space="preserve">Bảng xác định</w:t>
        </w:r>
      </w:ins>
      <w:r>
        <w:rPr>
          <w:rFonts w:ascii="Times New Roman" w:hAnsi="Times New Roman"/>
          <w:bCs/>
          <w:sz w:val="26"/>
          <w:szCs w:val="26"/>
        </w:rPr>
        <w:t xml:space="preserve"> giá trị quyết toán </w:t>
      </w:r>
      <w:del w:id="5247" w:author="Claude" w:date="2026-10-14T09:00:00Z">
        <w:r>
          <w:rPr>
            <w:rFonts w:ascii="Times New Roman" w:hAnsi="Times New Roman"/>
            <w:bCs/>
            <w:sz w:val="26"/>
            <w:szCs w:val="26"/>
          </w:rPr>
          <w:delText xml:space="preserve">hợp</w:delText>
        </w:r>
      </w:del>
      <w:ins w:id="5248" w:author="Claude" w:date="2026-10-14T09:00:00Z">
        <w:r>
          <w:rPr>
            <w:rFonts w:ascii="Times New Roman" w:hAnsi="Times New Roman"/>
            <w:bCs/>
            <w:sz w:val="26"/>
            <w:szCs w:val="26"/>
          </w:rPr>
          <w:t xml:space="preserve">Hợp</w:t>
        </w:r>
      </w:ins>
      <w:r>
        <w:rPr>
          <w:rFonts w:ascii="Times New Roman" w:hAnsi="Times New Roman"/>
          <w:bCs/>
          <w:sz w:val="26"/>
          <w:szCs w:val="26"/>
        </w:rPr>
        <w:t xml:space="preserve"> đồng (</w:t>
      </w:r>
      <w:del w:id="5249" w:author="Claude" w:date="2026-10-14T09:00:00Z">
        <w:r>
          <w:rPr>
            <w:rFonts w:ascii="Times New Roman" w:hAnsi="Times New Roman"/>
            <w:bCs/>
            <w:sz w:val="26"/>
            <w:szCs w:val="26"/>
          </w:rPr>
          <w:delText xml:space="preserve">theo mẫu của Bên A</w:delText>
        </w:r>
      </w:del>
      <w:ins w:id="5250" w:author="Claude" w:date="2026-10-14T09:00:00Z">
        <w:r>
          <w:rPr>
            <w:rFonts w:ascii="Times New Roman" w:hAnsi="Times New Roman"/>
            <w:bCs/>
            <w:sz w:val="26"/>
            <w:szCs w:val="26"/>
          </w:rPr>
          <w:t xml:space="preserve">bao gồm giá trị khối lượng phát sinh ngoài phạm vi Hợp đồng, nếu có</w:t>
        </w:r>
      </w:ins>
      <w:r>
        <w:rPr>
          <w:rFonts w:ascii="Times New Roman" w:hAnsi="Times New Roman"/>
          <w:bCs/>
          <w:sz w:val="26"/>
          <w:szCs w:val="26"/>
        </w:rPr>
        <w:t xml:space="preserve">); (2) </w:t>
      </w:r>
      <w:del w:id="5251" w:author="Claude" w:date="2026-10-14T09:00:00Z">
        <w:r>
          <w:rPr>
            <w:rFonts w:ascii="Times New Roman" w:hAnsi="Times New Roman"/>
            <w:bCs/>
            <w:sz w:val="26"/>
            <w:szCs w:val="26"/>
          </w:rPr>
          <w:delText xml:space="preserve">Hồ sơ hoàn công, biên</w:delText>
        </w:r>
      </w:del>
      <w:ins w:id="5252" w:author="Claude" w:date="2026-10-14T09:00:00Z">
        <w:r>
          <w:rPr>
            <w:rFonts w:ascii="Times New Roman" w:hAnsi="Times New Roman"/>
            <w:bCs/>
            <w:sz w:val="26"/>
            <w:szCs w:val="26"/>
          </w:rPr>
          <w:t xml:space="preserve">Biên</w:t>
        </w:r>
      </w:ins>
      <w:r>
        <w:rPr>
          <w:rFonts w:ascii="Times New Roman" w:hAnsi="Times New Roman"/>
          <w:bCs/>
          <w:sz w:val="26"/>
          <w:szCs w:val="26"/>
        </w:rPr>
        <w:t xml:space="preserve"> bản nghiệm thu hoàn thành</w:t>
      </w:r>
      <w:ins w:id="5253" w:author="Claude" w:date="2026-10-14T09:00:00Z">
        <w:r>
          <w:rPr>
            <w:rFonts w:ascii="Times New Roman" w:hAnsi="Times New Roman"/>
            <w:bCs/>
            <w:sz w:val="26"/>
            <w:szCs w:val="26"/>
          </w:rPr>
          <w:t xml:space="preserve">, bàn giao toàn bộ công việc</w:t>
        </w:r>
      </w:ins>
      <w:r>
        <w:rPr>
          <w:rFonts w:ascii="Times New Roman" w:hAnsi="Times New Roman"/>
          <w:bCs/>
          <w:sz w:val="26"/>
          <w:szCs w:val="26"/>
        </w:rPr>
        <w:t xml:space="preserve">; (3</w:t>
      </w:r>
      <w:ins w:id="5254" w:author="Claude" w:date="2026-10-14T09:00:00Z">
        <w:r>
          <w:rPr>
            <w:rFonts w:ascii="Times New Roman" w:hAnsi="Times New Roman"/>
            <w:bCs/>
            <w:sz w:val="26"/>
            <w:szCs w:val="26"/>
          </w:rPr>
          <w:t xml:space="preserve">) Biên bản xác nhận khối lượng hoàn thành; (4) Hồ sơ chất lượng, hồ sơ hoàn công, nhật ký thi công; (5</w:t>
        </w:r>
      </w:ins>
      <w:r>
        <w:rPr>
          <w:rFonts w:ascii="Times New Roman" w:hAnsi="Times New Roman"/>
          <w:bCs/>
          <w:sz w:val="26"/>
          <w:szCs w:val="26"/>
        </w:rPr>
        <w:t xml:space="preserve">) Bảng tổng hợp các khoản phạt, khấu trừ; (</w:t>
      </w:r>
      <w:del w:id="5255" w:author="Claude" w:date="2026-10-14T09:00:00Z">
        <w:r>
          <w:rPr>
            <w:rFonts w:ascii="Times New Roman" w:hAnsi="Times New Roman"/>
            <w:bCs/>
            <w:sz w:val="26"/>
            <w:szCs w:val="26"/>
          </w:rPr>
          <w:delText xml:space="preserve">4</w:delText>
        </w:r>
      </w:del>
      <w:ins w:id="5256" w:author="Claude" w:date="2026-10-14T09:00:00Z">
        <w:r>
          <w:rPr>
            <w:rFonts w:ascii="Times New Roman" w:hAnsi="Times New Roman"/>
            <w:bCs/>
            <w:sz w:val="26"/>
            <w:szCs w:val="26"/>
          </w:rPr>
          <w:t xml:space="preserve">6</w:t>
        </w:r>
      </w:ins>
      <w:r>
        <w:rPr>
          <w:rFonts w:ascii="Times New Roman" w:hAnsi="Times New Roman"/>
          <w:bCs/>
          <w:sz w:val="26"/>
          <w:szCs w:val="26"/>
        </w:rPr>
        <w:t xml:space="preserve">) Hóa đơn GTGT; (</w:t>
      </w:r>
      <w:del w:id="5257" w:author="Claude" w:date="2026-10-14T09:00:00Z">
        <w:r>
          <w:rPr>
            <w:rFonts w:ascii="Times New Roman" w:hAnsi="Times New Roman"/>
            <w:bCs/>
            <w:sz w:val="26"/>
            <w:szCs w:val="26"/>
          </w:rPr>
          <w:delText xml:space="preserve">5</w:delText>
        </w:r>
      </w:del>
      <w:ins w:id="5258" w:author="Claude" w:date="2026-10-14T09:00:00Z">
        <w:r>
          <w:rPr>
            <w:rFonts w:ascii="Times New Roman" w:hAnsi="Times New Roman"/>
            <w:bCs/>
            <w:sz w:val="26"/>
            <w:szCs w:val="26"/>
          </w:rPr>
          <w:t xml:space="preserve">7) Giấy đề nghị quyết toán; (8</w:t>
        </w:r>
      </w:ins>
      <w:r>
        <w:rPr>
          <w:rFonts w:ascii="Times New Roman" w:hAnsi="Times New Roman"/>
          <w:bCs/>
          <w:sz w:val="26"/>
          <w:szCs w:val="26"/>
        </w:rPr>
        <w:t xml:space="preserve">) Các tài liệu khác theo yêu cầu của Bên A và Chủ đầu tư.</w:t>
      </w:r>
      <w:ins w:id="5259" w:author="Claude" w:date="2026-10-14T09:00:00Z">
        <w:r>
          <w:rPr>
            <w:rFonts w:ascii="Times New Roman" w:hAnsi="Times New Roman"/>
            <w:bCs/>
            <w:sz w:val="26"/>
            <w:szCs w:val="26"/>
          </w:rPr>
          <w:t xml:space="preserve"> Số lượng: </w:t>
        </w:r>
        <w:r>
          <w:rPr>
            <w:rFonts w:ascii="Times New Roman" w:hAnsi="Times New Roman"/>
            <w:bCs/>
            <w:sz w:val="26"/>
            <w:szCs w:val="26"/>
            <w:highlight w:val="yellow"/>
          </w:rPr>
          <w:t xml:space="preserve">08</w:t>
        </w:r>
        <w:r>
          <w:rPr>
            <w:rFonts w:ascii="Times New Roman" w:hAnsi="Times New Roman"/>
            <w:bCs/>
            <w:sz w:val="26"/>
            <w:szCs w:val="26"/>
          </w:rPr>
          <w:t xml:space="preserve"> bộ gốc.</w:t>
        </w:r>
      </w:ins>
    </w:p>
    <w:p w14:paraId="0331292A" w14:textId="77777777" w:rsidR="00096978" w:rsidRPr="00302315" w:rsidRDefault="00096978" w:rsidP="00040F1A">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004DE31" w14:textId="64A3DA67"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14:paraId="25CCBE8B" w14:textId="688C3FD3"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3AB6A294" w14:textId="6EB078F0" w:rsidR="00096978" w:rsidRPr="00302315" w:rsidRDefault="00096978" w:rsidP="00040F1A">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0B87D791" w14:textId="77777777" w:rsidR="00096978" w:rsidRPr="00302315" w:rsidRDefault="00A153B6" w:rsidP="00040F1A">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19.2. Thanh lý hợp đồng: </w:t>
      </w:r>
    </w:p>
    <w:p w14:paraId="75659A4F" w14:textId="571F289D" w:rsidR="00096978" w:rsidRPr="00302315" w:rsidRDefault="00096978" w:rsidP="00040F1A">
      <w:pPr>
        <w:widowControl w:val="0"/>
        <w:tabs>
          <w:tab w:val="left" w:pos="709"/>
        </w:tabs>
        <w:spacing w:after="120" w:line="276" w:lineRule="auto"/>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14:paraId="55DDB139" w14:textId="77777777" w:rsidR="00B97008" w:rsidRPr="00302315" w:rsidRDefault="00B97008" w:rsidP="00040F1A">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Điều 20. BẢO LÃNH</w:t>
      </w:r>
    </w:p>
    <w:p w14:paraId="34E4C088" w14:textId="77777777" w:rsidR="009D7002" w:rsidRPr="00302315" w:rsidRDefault="009D7002" w:rsidP="00040F1A">
      <w:pPr>
        <w:spacing w:after="120" w:line="276" w:lineRule="auto"/>
        <w:jc w:val="both"/>
        <w:rPr>
          <w:rFonts w:ascii="Times New Roman" w:hAnsi="Times New Roman"/>
          <w:b/>
          <w:sz w:val="26"/>
          <w:szCs w:val="26"/>
        </w:rPr>
      </w:pPr>
      <w:r>
        <w:rPr>
          <w:rFonts w:ascii="Times New Roman" w:hAnsi="Times New Roman"/>
          <w:b/>
          <w:sz w:val="26"/>
          <w:szCs w:val="26"/>
        </w:rPr>
        <w:t>20.1. Bảo lãnh tạm ứng Hợp đồng:</w:t>
      </w:r>
    </w:p>
    <w:p w14:paraId="46BAFFAA" w14:textId="77777777" w:rsidR="009D7002" w:rsidRPr="00302315" w:rsidRDefault="009D7002" w:rsidP="00040F1A">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302315" w:rsidRDefault="009D7002" w:rsidP="00040F1A">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035CBBE4" w14:textId="30B98E0C" w:rsidR="009D7002" w:rsidRPr="00302315" w:rsidRDefault="009D700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tạm ứng: bằng </w:t>
      </w:r>
      <w:del w:id="5260" w:author="Claude" w:date="2026-10-14T09:00:00Z">
        <w:r>
          <w:rPr>
            <w:rFonts w:ascii="Times New Roman" w:hAnsi="Times New Roman"/>
            <w:sz w:val="26"/>
            <w:szCs w:val="26"/>
            <w:highlight w:val="yellow"/>
          </w:rPr>
          <w:delText xml:space="preserve">……</w:delText>
        </w:r>
      </w:del>
      <w:ins w:id="5261" w:author="Claude" w:date="2026-10-14T09:00:00Z">
        <w:r>
          <w:rPr>
            <w:rFonts w:ascii="Times New Roman" w:hAnsi="Times New Roman"/>
            <w:sz w:val="26"/>
            <w:szCs w:val="26"/>
            <w:highlight w:val="yellow"/>
          </w:rPr>
          <w:t xml:space="preserve">100</w:t>
        </w:r>
      </w:ins>
      <w:r>
        <w:rPr>
          <w:rFonts w:ascii="Times New Roman" w:hAnsi="Times New Roman"/>
          <w:sz w:val="26"/>
          <w:szCs w:val="26"/>
        </w:rPr>
        <w:t xml:space="preserve">% giá trị tiền tạm ứng.</w:t>
      </w:r>
    </w:p>
    <w:p w14:paraId="17A0D7CC" w14:textId="77777777" w:rsidR="009D7002" w:rsidRPr="00302315" w:rsidRDefault="009D7002" w:rsidP="00040F1A">
      <w:pPr>
        <w:spacing w:after="120" w:line="276" w:lineRule="auto"/>
        <w:jc w:val="both"/>
        <w:rPr>
          <w:rFonts w:ascii="Times New Roman" w:hAnsi="Times New Roman"/>
          <w:sz w:val="26"/>
          <w:szCs w:val="26"/>
        </w:rPr>
      </w:pPr>
      <w:r>
        <w:rPr>
          <w:rFonts w:ascii="Times New Roman" w:hAnsi="Times New Roman"/>
          <w:sz w:val="26"/>
          <w:szCs w:val="26"/>
        </w:rPr>
        <w:t xml:space="preserve">Thời hạn hiệu lực của bảo lãnh: Bảo lãnh tiền tạm ứng có hiệu lực đến 28 ngày sau ngày Bên A thu hồi hết tiền tạm ứng</w:t>
      </w:r>
      <w:ins w:id="5262" w:author="Claude" w:date="2026-10-14T09:00:00Z">
        <w:r>
          <w:rPr>
            <w:rFonts w:ascii="Times New Roman" w:hAnsi="Times New Roman"/>
            <w:sz w:val="26"/>
            <w:szCs w:val="26"/>
          </w:rPr>
          <w:t xml:space="preserve">. Giá trị bảo lãnh được giảm tương ứng với số tiền tạm ứng đã được thu hồi khi được Bên A xác nhận bằng văn bản</w:t>
        </w:r>
      </w:ins>
      <w:r>
        <w:rPr>
          <w:rFonts w:ascii="Times New Roman" w:hAnsi="Times New Roman"/>
          <w:sz w:val="26"/>
          <w:szCs w:val="26"/>
        </w:rPr>
        <w:t xml:space="preserve">. Nếu các điều khoản của bảo lãnh có ghi rõ ngày hết hạn và Bên A vẫn chưa thu hồi hết tiền tạm ứng vào thời điểm 28 ngày trước khi hết hạn </w:t>
      </w:r>
      <w:del w:id="5263" w:author="Claude" w:date="2026-10-14T09:00:00Z">
        <w:r>
          <w:rPr>
            <w:rFonts w:ascii="Times New Roman" w:hAnsi="Times New Roman"/>
            <w:sz w:val="26"/>
            <w:szCs w:val="26"/>
          </w:rPr>
          <w:delText xml:space="preserve">Bảo</w:delText>
        </w:r>
      </w:del>
      <w:ins w:id="5264" w:author="Claude" w:date="2026-10-14T09:00:00Z">
        <w:r>
          <w:rPr>
            <w:rFonts w:ascii="Times New Roman" w:hAnsi="Times New Roman"/>
            <w:sz w:val="26"/>
            <w:szCs w:val="26"/>
          </w:rPr>
          <w:t xml:space="preserve">bảo</w:t>
        </w:r>
      </w:ins>
      <w:r>
        <w:rPr>
          <w:rFonts w:ascii="Times New Roman" w:hAnsi="Times New Roman"/>
          <w:sz w:val="26"/>
          <w:szCs w:val="26"/>
        </w:rPr>
        <w:t xml:space="preserve">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ins w:id="5265" w:author="Claude" w:date="2026-10-14T09:00:00Z">
        <w:r>
          <w:rPr>
            <w:rFonts w:ascii="Times New Roman" w:hAnsi="Times New Roman"/>
            <w:sz w:val="26"/>
            <w:szCs w:val="26"/>
          </w:rPr>
          <w:t xml:space="preserve"> và Bên A có quyền thu toàn bộ giá trị bảo lãnh</w:t>
        </w:r>
      </w:ins>
      <w:r>
        <w:rPr>
          <w:rFonts w:ascii="Times New Roman" w:hAnsi="Times New Roman"/>
          <w:sz w:val="26"/>
          <w:szCs w:val="26"/>
        </w:rPr>
        <w:t xml:space="preserve">.</w:t>
      </w:r>
    </w:p>
    <w:p w14:paraId="108368E8" w14:textId="77777777" w:rsidR="009D7002" w:rsidRPr="00302315" w:rsidRDefault="009D700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1C5C3DD0" w14:textId="77777777" w:rsidR="00B31CD2" w:rsidRPr="00302315" w:rsidRDefault="00673B35" w:rsidP="00040F1A">
      <w:pPr>
        <w:tabs>
          <w:tab w:val="left" w:pos="720"/>
        </w:tabs>
        <w:spacing w:after="120" w:line="276" w:lineRule="auto"/>
        <w:jc w:val="both"/>
        <w:rPr>
          <w:rFonts w:ascii="Times New Roman" w:hAnsi="Times New Roman"/>
          <w:b/>
          <w:sz w:val="26"/>
          <w:szCs w:val="26"/>
        </w:rPr>
      </w:pPr>
      <w:r>
        <w:rPr>
          <w:rFonts w:ascii="Times New Roman" w:hAnsi="Times New Roman"/>
          <w:b/>
          <w:sz w:val="26"/>
          <w:szCs w:val="26"/>
        </w:rPr>
        <w:t xml:space="preserve">20.2. Bảo lãnh thực hiện Hợp đồng: </w:t>
      </w:r>
    </w:p>
    <w:p w14:paraId="19BC0A83" w14:textId="77777777"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44EFE51E" w14:textId="4E3DBA70"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bằng </w:t>
      </w:r>
      <w:del w:id="5266" w:author="Claude" w:date="2026-10-14T09:00:00Z">
        <w:r>
          <w:rPr>
            <w:rFonts w:ascii="Times New Roman" w:hAnsi="Times New Roman"/>
            <w:sz w:val="26"/>
            <w:szCs w:val="26"/>
            <w:highlight w:val="yellow"/>
          </w:rPr>
          <w:delText xml:space="preserve">……</w:delText>
        </w:r>
      </w:del>
      <w:ins w:id="5267" w:author="Claude" w:date="2026-10-14T09:00:00Z">
        <w:r>
          <w:rPr>
            <w:rFonts w:ascii="Times New Roman" w:hAnsi="Times New Roman"/>
            <w:sz w:val="26"/>
            <w:szCs w:val="26"/>
            <w:highlight w:val="yellow"/>
          </w:rPr>
          <w:t xml:space="preserve">05</w:t>
        </w:r>
      </w:ins>
      <w:r>
        <w:rPr>
          <w:rFonts w:ascii="Times New Roman" w:hAnsi="Times New Roman"/>
          <w:sz w:val="26"/>
          <w:szCs w:val="26"/>
        </w:rPr>
        <w:t xml:space="preserve">% giá trị Hợp đồng.</w:t>
      </w:r>
    </w:p>
    <w:p w14:paraId="42358A7D" w14:textId="77777777" w:rsidR="00B31CD2" w:rsidRPr="00302315" w:rsidRDefault="00B31CD2" w:rsidP="00040F1A">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2AE922A6" w14:textId="77777777" w:rsidR="00B0112F" w:rsidRDefault="00000000" w:rsidP="00040F1A">
      <w:pPr>
        <w:spacing w:after="120" w:line="276" w:lineRule="auto"/>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1B0EA80B" w14:textId="35CB737A"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14:paraId="1C515E2D" w14:textId="48EC232B" w:rsidR="00B31CD2" w:rsidRPr="00302315" w:rsidRDefault="00B31CD2" w:rsidP="00040F1A">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7896B651" w14:textId="260E13EC" w:rsidR="00673B35" w:rsidRPr="00302315" w:rsidRDefault="00673B35" w:rsidP="00040F1A">
      <w:pPr>
        <w:spacing w:after="120" w:line="276" w:lineRule="auto"/>
        <w:jc w:val="both"/>
        <w:rPr>
          <w:rFonts w:ascii="Times New Roman" w:hAnsi="Times New Roman"/>
          <w:sz w:val="26"/>
          <w:szCs w:val="26"/>
        </w:rPr>
      </w:pPr>
      <w:r>
        <w:rPr>
          <w:rFonts w:ascii="Times New Roman" w:hAnsi="Times New Roman"/>
          <w:b/>
          <w:sz w:val="26"/>
          <w:szCs w:val="26"/>
        </w:rPr>
        <w:t>20.3. Bảo lãnh Bảo hành</w:t>
      </w:r>
      <w:r>
        <w:rPr>
          <w:rFonts w:ascii="Times New Roman" w:hAnsi="Times New Roman"/>
          <w:sz w:val="26"/>
          <w:szCs w:val="26"/>
        </w:rPr>
        <w:t xml:space="preserve">: </w:t>
      </w:r>
    </w:p>
    <w:p w14:paraId="48DD36B0" w14:textId="77777777" w:rsidR="002A6C67" w:rsidRPr="00302315" w:rsidRDefault="002A6C67" w:rsidP="00040F1A">
      <w:pPr>
        <w:spacing w:after="120" w:line="276" w:lineRule="auto"/>
        <w:jc w:val="both"/>
        <w:rPr>
          <w:rFonts w:ascii="Times New Roman" w:hAnsi="Times New Roman"/>
          <w:sz w:val="26"/>
          <w:szCs w:val="26"/>
        </w:rPr>
      </w:pPr>
      <w:r>
        <w:rPr>
          <w:rFonts w:ascii="Times New Roman" w:hAnsi="Times New Roman"/>
          <w:sz w:val="26"/>
          <w:szCs w:val="26"/>
        </w:rPr>
        <w:lastRenderedPageBreak/>
        <w:t>Hình thức bảo lãnh: Bảo lãnh vô điều kiện, không hủy ngang của Ngân hàng thương mại trong nước được Bên A chấp thuận (Vietcombank, Vietinbank, BIDV, Agribank hoặc ACB, TPBank chi nhánh Hà nội).</w:t>
      </w:r>
    </w:p>
    <w:p w14:paraId="6987E21D" w14:textId="77777777" w:rsidR="00B97008" w:rsidRPr="00302315" w:rsidRDefault="00B31CD2" w:rsidP="00040F1A">
      <w:pPr>
        <w:spacing w:after="120" w:line="276" w:lineRule="auto"/>
        <w:jc w:val="both"/>
        <w:rPr>
          <w:rFonts w:ascii="Times New Roman" w:hAnsi="Times New Roman"/>
          <w:sz w:val="26"/>
          <w:szCs w:val="26"/>
        </w:rPr>
      </w:pPr>
      <w:r>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w:t>
      </w:r>
      <w:del w:id="5268" w:author="Claude" w:date="2026-10-14T09:00:00Z">
        <w:r>
          <w:rPr>
            <w:rFonts w:ascii="Times New Roman" w:hAnsi="Times New Roman"/>
            <w:sz w:val="26"/>
            <w:szCs w:val="26"/>
          </w:rPr>
          <w:delText xml:space="preserve">tương đương khoản tiền giữ lại bảo hành được hoàn trả cho Bên B</w:delText>
        </w:r>
      </w:del>
      <w:ins w:id="5269" w:author="Claude" w:date="2026-10-14T09:00:00Z">
        <w:r>
          <w:rPr>
            <w:rFonts w:ascii="Times New Roman" w:hAnsi="Times New Roman"/>
            <w:sz w:val="26"/>
            <w:szCs w:val="26"/>
          </w:rPr>
          <w:t xml:space="preserve">bằng </w:t>
        </w:r>
        <w:r>
          <w:rPr>
            <w:rFonts w:ascii="Times New Roman" w:hAnsi="Times New Roman"/>
            <w:sz w:val="26"/>
            <w:szCs w:val="26"/>
            <w:highlight w:val="yellow"/>
          </w:rPr>
          <w:t xml:space="preserve">03</w:t>
        </w:r>
        <w:r>
          <w:rPr>
            <w:rFonts w:ascii="Times New Roman" w:hAnsi="Times New Roman"/>
            <w:sz w:val="26"/>
            <w:szCs w:val="26"/>
          </w:rPr>
          <w:t xml:space="preserve">% giá trị quyết toán Hợp đồng</w:t>
        </w:r>
      </w:ins>
      <w:r>
        <w:rPr>
          <w:rFonts w:ascii="Times New Roman" w:hAnsi="Times New Roman"/>
          <w:sz w:val="26"/>
          <w:szCs w:val="26"/>
        </w:rPr>
        <w:t xml:space="preserve"> và có hiệu lực đến hết thời hạn bảo hành theo Hợp đồng cộng thêm 14 ngày.</w:t>
      </w:r>
    </w:p>
    <w:p w14:paraId="1CFA6D1F"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21. TRANH CHẤP, GIẢI QUYẾT TRANH CHẤP</w:t>
      </w:r>
    </w:p>
    <w:p w14:paraId="4E38F808" w14:textId="17D6CD3F"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7A902677" w14:textId="07D3B64E"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21.2. Việc</w:t>
      </w:r>
      <w:r>
        <w:rPr>
          <w:rFonts w:ascii="Times New Roman" w:hAnsi="Times New Roman"/>
          <w:sz w:val="26"/>
          <w:szCs w:val="26"/>
        </w:rPr>
        <w:t xml:space="preserve"> 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0720A216" w14:textId="77777777" w:rsidR="00096978" w:rsidRPr="00302315" w:rsidRDefault="00096978" w:rsidP="00040F1A">
      <w:pPr>
        <w:widowControl w:val="0"/>
        <w:tabs>
          <w:tab w:val="left" w:pos="284"/>
        </w:tabs>
        <w:spacing w:after="120" w:line="276" w:lineRule="auto"/>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302315" w:rsidRDefault="00096978" w:rsidP="00040F1A">
      <w:pPr>
        <w:pStyle w:val="Heading2"/>
        <w:spacing w:after="120" w:line="276" w:lineRule="auto"/>
        <w:jc w:val="left"/>
        <w:rPr>
          <w:rFonts w:ascii="Times New Roman" w:hAnsi="Times New Roman"/>
          <w:sz w:val="26"/>
          <w:szCs w:val="26"/>
        </w:rPr>
      </w:pPr>
      <w:r>
        <w:rPr>
          <w:rFonts w:ascii="Times New Roman" w:hAnsi="Times New Roman"/>
          <w:sz w:val="26"/>
          <w:szCs w:val="26"/>
        </w:rPr>
        <w:t>Điều 22. ĐIỀU KHOẢN CHUNG</w:t>
      </w:r>
    </w:p>
    <w:p w14:paraId="60FE3FDD" w14:textId="77777777"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2E55B3B9"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22.2.</w:t>
      </w:r>
      <w:r>
        <w:rPr>
          <w:rFonts w:ascii="Times New Roman" w:hAnsi="Times New Roman"/>
          <w:sz w:val="26"/>
          <w:szCs w:val="26"/>
        </w:rPr>
        <w:t xml:space="preserve"> Các bên cam kết thực hiện đầy đủ các điều khoản của Hợp đồng.</w:t>
      </w:r>
    </w:p>
    <w:p w14:paraId="2D1890E2" w14:textId="77777777"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22.3.</w:t>
      </w:r>
      <w:r>
        <w:rPr>
          <w:rFonts w:ascii="Times New Roman" w:hAnsi="Times New Roman"/>
          <w:sz w:val="26"/>
          <w:szCs w:val="26"/>
        </w:rPr>
        <w:t xml:space="preserve"> Hợp đồng này có hiệu lực kể từ ngày ký.</w:t>
      </w:r>
    </w:p>
    <w:p w14:paraId="227AE9D2" w14:textId="77777777" w:rsidR="00096978" w:rsidRPr="00302315" w:rsidRDefault="00096978" w:rsidP="00040F1A">
      <w:pPr>
        <w:widowControl w:val="0"/>
        <w:spacing w:after="120" w:line="276" w:lineRule="auto"/>
        <w:jc w:val="both"/>
        <w:rPr>
          <w:rFonts w:ascii="Times New Roman" w:hAnsi="Times New Roman"/>
          <w:sz w:val="26"/>
          <w:szCs w:val="26"/>
        </w:rPr>
      </w:pPr>
      <w:r>
        <w:rPr>
          <w:rFonts w:ascii="Times New Roman" w:hAnsi="Times New Roman"/>
          <w:b/>
          <w:sz w:val="26"/>
          <w:szCs w:val="26"/>
        </w:rPr>
        <w:t>22.4</w:t>
      </w:r>
      <w:r>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302315" w:rsidRDefault="0015704E" w:rsidP="00040F1A">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536"/>
        <w:gridCol w:w="4536"/>
      </w:tblGrid>
      <w:tr w:rsidR="00096978" w:rsidRPr="00302315" w14:paraId="4A95B9CB" w14:textId="77777777" w:rsidTr="006E22ED">
        <w:trPr>
          <w:jc w:val="center"/>
        </w:trPr>
        <w:tc>
          <w:tcPr>
            <w:tcW w:w="4797" w:type="dxa"/>
          </w:tcPr>
          <w:p w14:paraId="6068EE36" w14:textId="77777777" w:rsidR="00096978" w:rsidRPr="00302315" w:rsidRDefault="00096978" w:rsidP="00040F1A">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798" w:type="dxa"/>
          </w:tcPr>
          <w:p w14:paraId="34876E0D" w14:textId="77777777" w:rsidR="00096978" w:rsidRPr="00302315" w:rsidRDefault="00096978" w:rsidP="00040F1A">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p>
        </w:tc>
      </w:tr>
      <w:bookmarkEnd w:id="58"/>
      <w:bookmarkEnd w:id="59"/>
      <w:bookmarkEnd w:id="60"/>
      <w:bookmarkEnd w:id="61"/>
      <w:bookmarkEnd w:id="62"/>
      <w:bookmarkEnd w:id="63"/>
    </w:tbl>
    <w:p w14:paraId="6D058F1D" w14:textId="77777777" w:rsidR="00096978" w:rsidRPr="00302315" w:rsidRDefault="00096978" w:rsidP="00040F1A">
      <w:pPr>
        <w:spacing w:after="120" w:line="276" w:lineRule="auto"/>
        <w:jc w:val="both"/>
        <w:rPr>
          <w:rFonts w:ascii="Times New Roman" w:hAnsi="Times New Roman"/>
          <w:sz w:val="26"/>
          <w:szCs w:val="26"/>
          <w:lang w:val="nl-NL"/>
        </w:rPr>
      </w:pPr>
    </w:p>
    <w:p w14:paraId="09503ABB" w14:textId="77777777" w:rsidR="0079751C" w:rsidRPr="00302315" w:rsidRDefault="0079751C" w:rsidP="00040F1A">
      <w:pPr>
        <w:spacing w:after="120" w:line="276" w:lineRule="auto"/>
        <w:jc w:val="center"/>
        <w:rPr>
          <w:rFonts w:ascii="Times New Roman" w:hAnsi="Times New Roman"/>
          <w:b/>
          <w:bCs/>
          <w:sz w:val="26"/>
          <w:szCs w:val="26"/>
        </w:rPr>
      </w:pPr>
    </w:p>
    <w:p w14:paraId="65E9E0B0" w14:textId="77777777" w:rsidR="00AB523C" w:rsidRPr="00302315" w:rsidRDefault="00AB523C" w:rsidP="00040F1A">
      <w:pPr>
        <w:spacing w:after="120" w:line="276" w:lineRule="auto"/>
        <w:jc w:val="center"/>
        <w:rPr>
          <w:rFonts w:ascii="Times New Roman" w:hAnsi="Times New Roman"/>
          <w:b/>
          <w:bCs/>
          <w:sz w:val="26"/>
          <w:szCs w:val="26"/>
        </w:rPr>
      </w:pPr>
    </w:p>
    <w:p w14:paraId="585DA816" w14:textId="77777777" w:rsidR="00AB523C" w:rsidRPr="00302315" w:rsidRDefault="00AB523C" w:rsidP="00040F1A">
      <w:pPr>
        <w:spacing w:after="120" w:line="276" w:lineRule="auto"/>
        <w:jc w:val="center"/>
        <w:rPr>
          <w:rFonts w:ascii="Times New Roman" w:hAnsi="Times New Roman"/>
          <w:b/>
          <w:bCs/>
          <w:sz w:val="26"/>
          <w:szCs w:val="26"/>
        </w:rPr>
      </w:pPr>
    </w:p>
    <w:p w14:paraId="1C064044" w14:textId="77777777" w:rsidR="00AB523C" w:rsidRPr="00302315" w:rsidRDefault="00AB523C" w:rsidP="00040F1A">
      <w:pPr>
        <w:spacing w:after="120" w:line="276" w:lineRule="auto"/>
        <w:jc w:val="center"/>
        <w:rPr>
          <w:rFonts w:ascii="Times New Roman" w:hAnsi="Times New Roman"/>
          <w:b/>
          <w:bCs/>
          <w:sz w:val="26"/>
          <w:szCs w:val="26"/>
        </w:rPr>
      </w:pPr>
    </w:p>
    <w:p w14:paraId="36DC363D" w14:textId="77777777" w:rsidR="00AB523C" w:rsidRPr="00302315" w:rsidRDefault="00AB523C" w:rsidP="00040F1A">
      <w:pPr>
        <w:spacing w:after="120" w:line="276" w:lineRule="auto"/>
        <w:jc w:val="center"/>
        <w:rPr>
          <w:rFonts w:ascii="Times New Roman" w:hAnsi="Times New Roman"/>
          <w:b/>
          <w:bCs/>
          <w:sz w:val="26"/>
          <w:szCs w:val="26"/>
        </w:rPr>
      </w:pPr>
    </w:p>
    <w:p w14:paraId="39198B37" w14:textId="77777777" w:rsidR="00AB523C" w:rsidRPr="00302315" w:rsidRDefault="00AB523C" w:rsidP="00040F1A">
      <w:pPr>
        <w:spacing w:after="120" w:line="276" w:lineRule="auto"/>
        <w:jc w:val="center"/>
        <w:rPr>
          <w:rFonts w:ascii="Times New Roman" w:hAnsi="Times New Roman"/>
          <w:b/>
          <w:bCs/>
          <w:sz w:val="26"/>
          <w:szCs w:val="26"/>
        </w:rPr>
      </w:pPr>
    </w:p>
    <w:p w14:paraId="23FE9AA5" w14:textId="77777777" w:rsidR="00AB523C" w:rsidRPr="00302315" w:rsidRDefault="00AB523C" w:rsidP="00040F1A">
      <w:pPr>
        <w:spacing w:after="120" w:line="276" w:lineRule="auto"/>
        <w:jc w:val="center"/>
        <w:rPr>
          <w:rFonts w:ascii="Times New Roman" w:hAnsi="Times New Roman"/>
          <w:b/>
          <w:bCs/>
          <w:sz w:val="26"/>
          <w:szCs w:val="26"/>
        </w:rPr>
      </w:pPr>
    </w:p>
    <w:p w14:paraId="797F615D" w14:textId="77777777" w:rsidR="00AB523C" w:rsidRPr="00302315" w:rsidRDefault="00AB523C" w:rsidP="00040F1A">
      <w:pPr>
        <w:spacing w:after="120" w:line="276" w:lineRule="auto"/>
        <w:jc w:val="center"/>
        <w:rPr>
          <w:rFonts w:ascii="Times New Roman" w:hAnsi="Times New Roman"/>
          <w:b/>
          <w:bCs/>
          <w:sz w:val="26"/>
          <w:szCs w:val="26"/>
        </w:rPr>
      </w:pPr>
    </w:p>
    <w:p w14:paraId="26C71A2F" w14:textId="77777777" w:rsidR="00AB523C" w:rsidRPr="00302315" w:rsidRDefault="00AB523C" w:rsidP="00040F1A">
      <w:pPr>
        <w:spacing w:after="120" w:line="276" w:lineRule="auto"/>
        <w:jc w:val="center"/>
        <w:rPr>
          <w:rFonts w:ascii="Times New Roman" w:hAnsi="Times New Roman"/>
          <w:b/>
          <w:bCs/>
          <w:sz w:val="26"/>
          <w:szCs w:val="26"/>
        </w:rPr>
      </w:pPr>
    </w:p>
    <w:p w14:paraId="3F44380B" w14:textId="77777777" w:rsidR="00AB523C" w:rsidRPr="00302315" w:rsidRDefault="00AB523C" w:rsidP="00040F1A">
      <w:pPr>
        <w:spacing w:after="120" w:line="276" w:lineRule="auto"/>
        <w:jc w:val="center"/>
        <w:rPr>
          <w:rFonts w:ascii="Times New Roman" w:hAnsi="Times New Roman"/>
          <w:b/>
          <w:bCs/>
          <w:sz w:val="26"/>
          <w:szCs w:val="26"/>
        </w:rPr>
      </w:pPr>
    </w:p>
    <w:p w14:paraId="3726D5F6" w14:textId="77777777" w:rsidR="00AB523C" w:rsidRPr="00302315" w:rsidRDefault="00AB523C" w:rsidP="00040F1A">
      <w:pPr>
        <w:spacing w:after="120" w:line="276" w:lineRule="auto"/>
        <w:jc w:val="center"/>
        <w:rPr>
          <w:rFonts w:ascii="Times New Roman" w:hAnsi="Times New Roman"/>
          <w:b/>
          <w:bCs/>
          <w:sz w:val="26"/>
          <w:szCs w:val="26"/>
        </w:rPr>
      </w:pPr>
    </w:p>
    <w:p w14:paraId="67EB21A5" w14:textId="77777777" w:rsidR="00AB523C" w:rsidRPr="00302315" w:rsidRDefault="00AB523C" w:rsidP="00040F1A">
      <w:pPr>
        <w:spacing w:after="120" w:line="276" w:lineRule="auto"/>
        <w:jc w:val="center"/>
        <w:rPr>
          <w:rFonts w:ascii="Times New Roman" w:hAnsi="Times New Roman"/>
          <w:b/>
          <w:bCs/>
          <w:sz w:val="26"/>
          <w:szCs w:val="26"/>
        </w:rPr>
      </w:pPr>
    </w:p>
    <w:p w14:paraId="4276AAA2" w14:textId="77777777" w:rsidR="00AB523C" w:rsidRPr="00302315" w:rsidRDefault="00AB523C" w:rsidP="00040F1A">
      <w:pPr>
        <w:spacing w:after="120" w:line="276" w:lineRule="auto"/>
        <w:jc w:val="center"/>
        <w:rPr>
          <w:rFonts w:ascii="Times New Roman" w:hAnsi="Times New Roman"/>
          <w:b/>
          <w:bCs/>
          <w:sz w:val="26"/>
          <w:szCs w:val="26"/>
        </w:rPr>
      </w:pPr>
    </w:p>
    <w:p w14:paraId="5D7CCDB6" w14:textId="77777777" w:rsidR="00AB523C" w:rsidRPr="00302315" w:rsidRDefault="00AB523C" w:rsidP="00040F1A">
      <w:pPr>
        <w:spacing w:after="120" w:line="276" w:lineRule="auto"/>
        <w:jc w:val="center"/>
        <w:rPr>
          <w:rFonts w:ascii="Times New Roman" w:hAnsi="Times New Roman"/>
          <w:b/>
          <w:bCs/>
          <w:sz w:val="26"/>
          <w:szCs w:val="26"/>
        </w:rPr>
      </w:pPr>
    </w:p>
    <w:p w14:paraId="43233848" w14:textId="4C82E118" w:rsidR="00096978" w:rsidRPr="00302315" w:rsidRDefault="007255D7" w:rsidP="00040F1A">
      <w:pPr>
        <w:spacing w:after="120" w:line="276" w:lineRule="auto"/>
        <w:jc w:val="center"/>
        <w:rPr>
          <w:rFonts w:ascii="Times New Roman" w:hAnsi="Times New Roman"/>
          <w:b/>
          <w:bCs/>
          <w:sz w:val="26"/>
          <w:szCs w:val="26"/>
        </w:rPr>
      </w:pPr>
      <w:r>
        <w:rPr>
          <w:rFonts w:ascii="Times New Roman" w:hAnsi="Times New Roman"/>
          <w:b/>
          <w:bCs/>
          <w:sz w:val="26"/>
          <w:szCs w:val="26"/>
        </w:rPr>
        <w:br w:type="column"/>
      </w:r>
      <w:r>
        <w:rPr>
          <w:rFonts w:ascii="Times New Roman" w:hAnsi="Times New Roman"/>
          <w:b/>
          <w:bCs/>
          <w:sz w:val="26"/>
          <w:szCs w:val="26"/>
          <w:highlight w:val="yellow"/>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302315" w14:paraId="277E4288" w14:textId="77777777" w:rsidTr="006E22ED">
        <w:tc>
          <w:tcPr>
            <w:tcW w:w="296" w:type="pct"/>
            <w:tcMar>
              <w:top w:w="0" w:type="dxa"/>
              <w:left w:w="0" w:type="dxa"/>
              <w:bottom w:w="0" w:type="dxa"/>
              <w:right w:w="0" w:type="dxa"/>
            </w:tcMar>
            <w:vAlign w:val="center"/>
          </w:tcPr>
          <w:p w14:paraId="393308E2"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2578CD" w:rsidRPr="00302315" w14:paraId="15D7E0AC" w14:textId="77777777" w:rsidTr="006E22ED">
        <w:tc>
          <w:tcPr>
            <w:tcW w:w="296" w:type="pct"/>
            <w:tcMar>
              <w:top w:w="0" w:type="dxa"/>
              <w:left w:w="0" w:type="dxa"/>
              <w:bottom w:w="0" w:type="dxa"/>
              <w:right w:w="0" w:type="dxa"/>
            </w:tcMar>
            <w:vAlign w:val="center"/>
          </w:tcPr>
          <w:p w14:paraId="31CB364C"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Chi tiết giá hợp đồng</w:t>
            </w:r>
          </w:p>
        </w:tc>
      </w:tr>
      <w:tr w:rsidR="002578CD" w:rsidRPr="00302315" w14:paraId="7CFE11E6" w14:textId="77777777" w:rsidTr="006E22ED">
        <w:tc>
          <w:tcPr>
            <w:tcW w:w="296" w:type="pct"/>
            <w:tcMar>
              <w:top w:w="0" w:type="dxa"/>
              <w:left w:w="0" w:type="dxa"/>
              <w:bottom w:w="0" w:type="dxa"/>
              <w:right w:w="0" w:type="dxa"/>
            </w:tcMar>
            <w:vAlign w:val="center"/>
          </w:tcPr>
          <w:p w14:paraId="15D2E773"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302315" w:rsidRDefault="00BB3CBC" w:rsidP="00040F1A">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2578CD" w:rsidRPr="00302315" w14:paraId="4BCAF8C9" w14:textId="77777777" w:rsidTr="006E22ED">
        <w:tc>
          <w:tcPr>
            <w:tcW w:w="296" w:type="pct"/>
            <w:tcMar>
              <w:top w:w="0" w:type="dxa"/>
              <w:left w:w="0" w:type="dxa"/>
              <w:bottom w:w="0" w:type="dxa"/>
              <w:right w:w="0" w:type="dxa"/>
            </w:tcMar>
            <w:vAlign w:val="center"/>
          </w:tcPr>
          <w:p w14:paraId="3A01A8F4" w14:textId="77777777" w:rsidR="00096978" w:rsidRPr="00302315" w:rsidRDefault="00096978" w:rsidP="00040F1A">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302315" w:rsidRDefault="00BB3CBC" w:rsidP="00040F1A">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 phân chia phạm vi công việc và trách nhiệm</w:t>
            </w:r>
          </w:p>
        </w:tc>
      </w:tr>
      <w:tr w:rsidR="002578CD" w:rsidRPr="00302315" w14:paraId="07FB221D" w14:textId="77777777" w:rsidTr="006E22ED">
        <w:tc>
          <w:tcPr>
            <w:tcW w:w="296" w:type="pct"/>
            <w:tcMar>
              <w:top w:w="0" w:type="dxa"/>
              <w:left w:w="0" w:type="dxa"/>
              <w:bottom w:w="0" w:type="dxa"/>
              <w:right w:w="0" w:type="dxa"/>
            </w:tcMar>
            <w:vAlign w:val="center"/>
          </w:tcPr>
          <w:p w14:paraId="44B70BC3" w14:textId="77777777" w:rsidR="00096978" w:rsidRPr="00302315" w:rsidRDefault="00096978" w:rsidP="00040F1A">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2578CD" w:rsidRPr="00302315" w14:paraId="34FE84AF" w14:textId="77777777" w:rsidTr="006E22ED">
        <w:tc>
          <w:tcPr>
            <w:tcW w:w="296" w:type="pct"/>
            <w:tcMar>
              <w:top w:w="0" w:type="dxa"/>
              <w:left w:w="0" w:type="dxa"/>
              <w:bottom w:w="0" w:type="dxa"/>
              <w:right w:w="0" w:type="dxa"/>
            </w:tcMar>
            <w:vAlign w:val="center"/>
          </w:tcPr>
          <w:p w14:paraId="48586137"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302315"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2578CD" w:rsidRPr="00040F1A" w14:paraId="5AA8450E" w14:textId="77777777" w:rsidTr="006E22ED">
        <w:tc>
          <w:tcPr>
            <w:tcW w:w="296" w:type="pct"/>
            <w:tcMar>
              <w:top w:w="0" w:type="dxa"/>
              <w:left w:w="0" w:type="dxa"/>
              <w:bottom w:w="0" w:type="dxa"/>
              <w:right w:w="0" w:type="dxa"/>
            </w:tcMar>
            <w:vAlign w:val="center"/>
          </w:tcPr>
          <w:p w14:paraId="23350008" w14:textId="77777777" w:rsidR="00096978" w:rsidRPr="00040F1A"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040F1A"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040F1A"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Mẫu bảo lãnh</w:t>
            </w:r>
          </w:p>
        </w:tc>
      </w:tr>
      <w:tr w:rsidR="002578CD" w:rsidRPr="00040F1A" w14:paraId="10C7ECB5" w14:textId="77777777" w:rsidTr="006E22ED">
        <w:tc>
          <w:tcPr>
            <w:tcW w:w="296" w:type="pct"/>
            <w:tcMar>
              <w:top w:w="0" w:type="dxa"/>
              <w:left w:w="0" w:type="dxa"/>
              <w:bottom w:w="0" w:type="dxa"/>
              <w:right w:w="0" w:type="dxa"/>
            </w:tcMar>
            <w:vAlign w:val="center"/>
          </w:tcPr>
          <w:p w14:paraId="046E05F4" w14:textId="77777777" w:rsidR="001020C7" w:rsidRPr="00040F1A" w:rsidRDefault="001020C7" w:rsidP="00040F1A">
            <w:pPr>
              <w:spacing w:after="120" w:line="276" w:lineRule="auto"/>
              <w:jc w:val="center"/>
              <w:rPr>
                <w:rFonts w:ascii="Times New Roman" w:hAnsi="Times New Roman"/>
                <w:sz w:val="26"/>
                <w:szCs w:val="26"/>
              </w:rPr>
            </w:pPr>
            <w:r>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040F1A" w:rsidRDefault="001020C7" w:rsidP="00040F1A">
            <w:pPr>
              <w:spacing w:after="120" w:line="276" w:lineRule="auto"/>
              <w:jc w:val="center"/>
              <w:rPr>
                <w:rFonts w:ascii="Times New Roman" w:hAnsi="Times New Roman"/>
                <w:sz w:val="26"/>
                <w:szCs w:val="26"/>
              </w:rPr>
            </w:pPr>
            <w:r>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77777777" w:rsidR="001020C7" w:rsidRPr="00040F1A" w:rsidRDefault="001020C7" w:rsidP="00040F1A">
            <w:pPr>
              <w:spacing w:after="120" w:line="276" w:lineRule="auto"/>
              <w:rPr>
                <w:rFonts w:ascii="Times New Roman" w:hAnsi="Times New Roman"/>
                <w:sz w:val="26"/>
                <w:szCs w:val="26"/>
              </w:rPr>
            </w:pPr>
            <w:r>
              <w:rPr>
                <w:rFonts w:ascii="Times New Roman" w:hAnsi="Times New Roman"/>
                <w:sz w:val="26"/>
                <w:szCs w:val="26"/>
              </w:rPr>
              <w:t xml:space="preserve"> Danh mục</w:t>
            </w:r>
            <w:ins w:id="5270" w:author="Claude" w:date="2026-10-14T09:00:00Z">
              <w:r>
                <w:rPr>
                  <w:rFonts w:ascii="Times New Roman" w:hAnsi="Times New Roman"/>
                  <w:sz w:val="26"/>
                  <w:szCs w:val="26"/>
                </w:rPr>
                <w:t xml:space="preserve">, thương hiệu</w:t>
              </w:r>
            </w:ins>
            <w:r>
              <w:rPr>
                <w:rFonts w:ascii="Times New Roman" w:hAnsi="Times New Roman"/>
                <w:sz w:val="26"/>
                <w:szCs w:val="26"/>
              </w:rPr>
              <w:t xml:space="preserve"> vật tư </w:t>
            </w:r>
            <w:ins w:id="5271" w:author="Claude" w:date="2026-10-14T09:00:00Z">
              <w:r>
                <w:rPr>
                  <w:rFonts w:ascii="Times New Roman" w:hAnsi="Times New Roman"/>
                  <w:sz w:val="26"/>
                  <w:szCs w:val="26"/>
                </w:rPr>
                <w:t xml:space="preserve">chính do </w:t>
              </w:r>
            </w:ins>
            <w:r>
              <w:rPr>
                <w:rFonts w:ascii="Times New Roman" w:hAnsi="Times New Roman"/>
                <w:sz w:val="26"/>
                <w:szCs w:val="26"/>
              </w:rPr>
              <w:t xml:space="preserve">Bên </w:t>
            </w:r>
            <w:del w:id="5272" w:author="Claude" w:date="2026-10-14T09:00:00Z">
              <w:r>
                <w:rPr>
                  <w:rFonts w:ascii="Times New Roman" w:hAnsi="Times New Roman"/>
                  <w:sz w:val="26"/>
                  <w:szCs w:val="26"/>
                </w:rPr>
                <w:delText xml:space="preserve">A</w:delText>
              </w:r>
            </w:del>
            <w:ins w:id="5273" w:author="Claude" w:date="2026-10-14T09:00:00Z">
              <w:r>
                <w:rPr>
                  <w:rFonts w:ascii="Times New Roman" w:hAnsi="Times New Roman"/>
                  <w:sz w:val="26"/>
                  <w:szCs w:val="26"/>
                </w:rPr>
                <w:t xml:space="preserve">B cung</w:t>
              </w:r>
            </w:ins>
            <w:r>
              <w:rPr>
                <w:rFonts w:ascii="Times New Roman" w:hAnsi="Times New Roman"/>
                <w:sz w:val="26"/>
                <w:szCs w:val="26"/>
              </w:rPr>
              <w:t xml:space="preserve"> cấp</w:t>
            </w:r>
            <w:del w:id="5274" w:author="Claude" w:date="2026-10-14T09:00:00Z">
              <w:r>
                <w:rPr>
                  <w:rFonts w:ascii="Times New Roman" w:hAnsi="Times New Roman"/>
                  <w:sz w:val="26"/>
                  <w:szCs w:val="26"/>
                </w:rPr>
                <w:delText xml:space="preserve"> và hao hụt cho phép</w:delText>
              </w:r>
            </w:del>
          </w:p>
        </w:tc>
      </w:tr>
      <w:tr w:rsidR="002578CD" w:rsidRPr="00040F1A" w14:paraId="0053DFC6" w14:textId="77777777" w:rsidTr="006E22ED">
        <w:tc>
          <w:tcPr>
            <w:tcW w:w="296" w:type="pct"/>
            <w:tcMar>
              <w:top w:w="0" w:type="dxa"/>
              <w:left w:w="0" w:type="dxa"/>
              <w:bottom w:w="0" w:type="dxa"/>
              <w:right w:w="0" w:type="dxa"/>
            </w:tcMar>
            <w:vAlign w:val="center"/>
          </w:tcPr>
          <w:p w14:paraId="60D09526" w14:textId="77777777" w:rsidR="00096978" w:rsidRPr="00040F1A" w:rsidRDefault="007038C3" w:rsidP="00040F1A">
            <w:pPr>
              <w:spacing w:after="120" w:line="276" w:lineRule="auto"/>
              <w:jc w:val="center"/>
              <w:rPr>
                <w:rFonts w:ascii="Times New Roman" w:hAnsi="Times New Roman"/>
                <w:sz w:val="26"/>
                <w:szCs w:val="26"/>
              </w:rPr>
            </w:pPr>
            <w:r>
              <w:rPr>
                <w:rFonts w:ascii="Times New Roman" w:hAnsi="Times New Roman"/>
                <w:sz w:val="26"/>
                <w:szCs w:val="26"/>
              </w:rPr>
              <w:t>8</w:t>
            </w:r>
          </w:p>
        </w:tc>
        <w:tc>
          <w:tcPr>
            <w:tcW w:w="881" w:type="pct"/>
            <w:tcMar>
              <w:top w:w="0" w:type="dxa"/>
              <w:left w:w="0" w:type="dxa"/>
              <w:bottom w:w="0" w:type="dxa"/>
              <w:right w:w="0" w:type="dxa"/>
            </w:tcMar>
            <w:vAlign w:val="center"/>
          </w:tcPr>
          <w:p w14:paraId="3CF6B1E4" w14:textId="77777777" w:rsidR="00096978" w:rsidRPr="00040F1A" w:rsidRDefault="002418FB" w:rsidP="00040F1A">
            <w:pPr>
              <w:spacing w:after="120" w:line="276" w:lineRule="auto"/>
              <w:jc w:val="center"/>
              <w:rPr>
                <w:rFonts w:ascii="Times New Roman" w:hAnsi="Times New Roman"/>
                <w:sz w:val="26"/>
                <w:szCs w:val="26"/>
              </w:rPr>
            </w:pPr>
            <w:r>
              <w:rPr>
                <w:rFonts w:ascii="Times New Roman" w:hAnsi="Times New Roman"/>
                <w:sz w:val="26"/>
                <w:szCs w:val="26"/>
              </w:rPr>
              <w:t>Biểu 08</w:t>
            </w:r>
          </w:p>
        </w:tc>
        <w:tc>
          <w:tcPr>
            <w:tcW w:w="3823" w:type="pct"/>
            <w:tcMar>
              <w:top w:w="0" w:type="dxa"/>
              <w:left w:w="0" w:type="dxa"/>
              <w:bottom w:w="0" w:type="dxa"/>
              <w:right w:w="0" w:type="dxa"/>
            </w:tcMar>
            <w:vAlign w:val="center"/>
          </w:tcPr>
          <w:p w14:paraId="5F133E8F" w14:textId="77777777" w:rsidR="00096978" w:rsidRPr="00040F1A" w:rsidRDefault="00EF54B5" w:rsidP="00040F1A">
            <w:pPr>
              <w:spacing w:after="120" w:line="276" w:lineRule="auto"/>
              <w:rPr>
                <w:rFonts w:ascii="Times New Roman" w:hAnsi="Times New Roman"/>
                <w:sz w:val="26"/>
                <w:szCs w:val="26"/>
              </w:rPr>
            </w:pPr>
            <w:r>
              <w:rPr>
                <w:rFonts w:ascii="Times New Roman" w:hAnsi="Times New Roman"/>
                <w:sz w:val="26"/>
                <w:szCs w:val="26"/>
              </w:rPr>
              <w:t xml:space="preserve"> Tiến độ thỏa thuận</w:t>
            </w:r>
          </w:p>
        </w:tc>
      </w:tr>
      <w:tr w:rsidR="002578CD" w:rsidRPr="00040F1A" w14:paraId="63BD6657" w14:textId="77777777" w:rsidTr="006E22ED">
        <w:tc>
          <w:tcPr>
            <w:tcW w:w="296" w:type="pct"/>
            <w:tcMar>
              <w:top w:w="0" w:type="dxa"/>
              <w:left w:w="0" w:type="dxa"/>
              <w:bottom w:w="0" w:type="dxa"/>
              <w:right w:w="0" w:type="dxa"/>
            </w:tcMar>
            <w:vAlign w:val="center"/>
          </w:tcPr>
          <w:p w14:paraId="2CBC7105" w14:textId="77777777" w:rsidR="00096978" w:rsidRPr="00040F1A" w:rsidRDefault="007038C3" w:rsidP="00040F1A">
            <w:pPr>
              <w:spacing w:after="120" w:line="276" w:lineRule="auto"/>
              <w:jc w:val="center"/>
              <w:rPr>
                <w:rFonts w:ascii="Times New Roman" w:hAnsi="Times New Roman"/>
                <w:sz w:val="26"/>
                <w:szCs w:val="26"/>
              </w:rPr>
            </w:pPr>
            <w:r>
              <w:rPr>
                <w:rFonts w:ascii="Times New Roman" w:hAnsi="Times New Roman"/>
                <w:sz w:val="26"/>
                <w:szCs w:val="26"/>
              </w:rPr>
              <w:t>9</w:t>
            </w:r>
          </w:p>
        </w:tc>
        <w:tc>
          <w:tcPr>
            <w:tcW w:w="881" w:type="pct"/>
            <w:tcMar>
              <w:top w:w="0" w:type="dxa"/>
              <w:left w:w="0" w:type="dxa"/>
              <w:bottom w:w="0" w:type="dxa"/>
              <w:right w:w="0" w:type="dxa"/>
            </w:tcMar>
            <w:vAlign w:val="center"/>
          </w:tcPr>
          <w:p w14:paraId="5448883C" w14:textId="77777777" w:rsidR="00096978" w:rsidRPr="00040F1A" w:rsidRDefault="002418FB" w:rsidP="00040F1A">
            <w:pPr>
              <w:spacing w:after="120" w:line="276" w:lineRule="auto"/>
              <w:jc w:val="center"/>
              <w:rPr>
                <w:rFonts w:ascii="Times New Roman" w:hAnsi="Times New Roman"/>
                <w:sz w:val="26"/>
                <w:szCs w:val="26"/>
              </w:rPr>
            </w:pPr>
            <w:r>
              <w:rPr>
                <w:rFonts w:ascii="Times New Roman" w:hAnsi="Times New Roman"/>
                <w:sz w:val="26"/>
                <w:szCs w:val="26"/>
              </w:rPr>
              <w:t>Biểu 09</w:t>
            </w:r>
          </w:p>
        </w:tc>
        <w:tc>
          <w:tcPr>
            <w:tcW w:w="3823" w:type="pct"/>
            <w:tcMar>
              <w:top w:w="0" w:type="dxa"/>
              <w:left w:w="0" w:type="dxa"/>
              <w:bottom w:w="0" w:type="dxa"/>
              <w:right w:w="0" w:type="dxa"/>
            </w:tcMar>
            <w:vAlign w:val="center"/>
          </w:tcPr>
          <w:p w14:paraId="7D9F4F98" w14:textId="3AFB3EC0" w:rsidR="00096978" w:rsidRPr="00040F1A"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Chỉ dẫn kỹ thuật</w:t>
            </w:r>
          </w:p>
        </w:tc>
      </w:tr>
      <w:tr w:rsidR="002578CD" w:rsidRPr="00040F1A" w14:paraId="00B74DED" w14:textId="77777777" w:rsidTr="006E22ED">
        <w:tc>
          <w:tcPr>
            <w:tcW w:w="296" w:type="pct"/>
            <w:tcMar>
              <w:top w:w="0" w:type="dxa"/>
              <w:left w:w="0" w:type="dxa"/>
              <w:bottom w:w="0" w:type="dxa"/>
              <w:right w:w="0" w:type="dxa"/>
            </w:tcMar>
            <w:vAlign w:val="center"/>
          </w:tcPr>
          <w:p w14:paraId="740BF5A3" w14:textId="77777777" w:rsidR="00096978" w:rsidRPr="00040F1A" w:rsidRDefault="007038C3" w:rsidP="00040F1A">
            <w:pPr>
              <w:spacing w:after="120" w:line="276" w:lineRule="auto"/>
              <w:jc w:val="center"/>
              <w:rPr>
                <w:rFonts w:ascii="Times New Roman" w:hAnsi="Times New Roman"/>
                <w:sz w:val="26"/>
                <w:szCs w:val="26"/>
              </w:rPr>
            </w:pPr>
            <w:r>
              <w:rPr>
                <w:rFonts w:ascii="Times New Roman" w:hAnsi="Times New Roman"/>
                <w:sz w:val="26"/>
                <w:szCs w:val="26"/>
              </w:rPr>
              <w:t>10</w:t>
            </w:r>
          </w:p>
        </w:tc>
        <w:tc>
          <w:tcPr>
            <w:tcW w:w="881" w:type="pct"/>
            <w:tcMar>
              <w:top w:w="0" w:type="dxa"/>
              <w:left w:w="0" w:type="dxa"/>
              <w:bottom w:w="0" w:type="dxa"/>
              <w:right w:w="0" w:type="dxa"/>
            </w:tcMar>
            <w:vAlign w:val="center"/>
          </w:tcPr>
          <w:p w14:paraId="09DB6CD9" w14:textId="77777777" w:rsidR="00096978" w:rsidRPr="00040F1A" w:rsidRDefault="002418FB" w:rsidP="00040F1A">
            <w:pPr>
              <w:spacing w:after="120" w:line="276" w:lineRule="auto"/>
              <w:jc w:val="center"/>
              <w:rPr>
                <w:rFonts w:ascii="Times New Roman" w:hAnsi="Times New Roman"/>
                <w:sz w:val="26"/>
                <w:szCs w:val="26"/>
              </w:rPr>
            </w:pPr>
            <w:r>
              <w:rPr>
                <w:rFonts w:ascii="Times New Roman" w:hAnsi="Times New Roman"/>
                <w:sz w:val="26"/>
                <w:szCs w:val="26"/>
              </w:rPr>
              <w:t>Biểu 10</w:t>
            </w:r>
          </w:p>
        </w:tc>
        <w:tc>
          <w:tcPr>
            <w:tcW w:w="3823" w:type="pct"/>
            <w:tcMar>
              <w:top w:w="0" w:type="dxa"/>
              <w:left w:w="0" w:type="dxa"/>
              <w:bottom w:w="0" w:type="dxa"/>
              <w:right w:w="0" w:type="dxa"/>
            </w:tcMar>
            <w:vAlign w:val="center"/>
          </w:tcPr>
          <w:p w14:paraId="41EB7369" w14:textId="53A31A0D" w:rsidR="00096978" w:rsidRPr="00040F1A"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Bản vẽ thiết kế</w:t>
            </w:r>
          </w:p>
        </w:tc>
      </w:tr>
      <w:tr w:rsidR="00096978" w:rsidRPr="00302315" w14:paraId="0760BF87" w14:textId="77777777" w:rsidTr="006E22ED">
        <w:tc>
          <w:tcPr>
            <w:tcW w:w="296" w:type="pct"/>
            <w:tcMar>
              <w:top w:w="0" w:type="dxa"/>
              <w:left w:w="0" w:type="dxa"/>
              <w:bottom w:w="0" w:type="dxa"/>
              <w:right w:w="0" w:type="dxa"/>
            </w:tcMar>
            <w:vAlign w:val="center"/>
          </w:tcPr>
          <w:p w14:paraId="13353B37" w14:textId="77777777" w:rsidR="00096978" w:rsidRPr="00040F1A" w:rsidRDefault="00096978" w:rsidP="00040F1A">
            <w:pPr>
              <w:spacing w:after="120" w:line="276" w:lineRule="auto"/>
              <w:jc w:val="center"/>
              <w:rPr>
                <w:rFonts w:ascii="Times New Roman" w:hAnsi="Times New Roman"/>
                <w:sz w:val="26"/>
                <w:szCs w:val="26"/>
              </w:rPr>
            </w:pPr>
            <w:r>
              <w:rPr>
                <w:rFonts w:ascii="Times New Roman" w:hAnsi="Times New Roman"/>
                <w:sz w:val="26"/>
                <w:szCs w:val="26"/>
              </w:rPr>
              <w:t>11</w:t>
            </w:r>
          </w:p>
        </w:tc>
        <w:tc>
          <w:tcPr>
            <w:tcW w:w="881" w:type="pct"/>
            <w:tcMar>
              <w:top w:w="0" w:type="dxa"/>
              <w:left w:w="0" w:type="dxa"/>
              <w:bottom w:w="0" w:type="dxa"/>
              <w:right w:w="0" w:type="dxa"/>
            </w:tcMar>
            <w:vAlign w:val="center"/>
          </w:tcPr>
          <w:p w14:paraId="7C2D76B5" w14:textId="77777777" w:rsidR="00096978" w:rsidRPr="00040F1A" w:rsidRDefault="00317DF6" w:rsidP="00040F1A">
            <w:pPr>
              <w:spacing w:after="120" w:line="276" w:lineRule="auto"/>
              <w:jc w:val="center"/>
              <w:rPr>
                <w:rFonts w:ascii="Times New Roman" w:hAnsi="Times New Roman"/>
                <w:sz w:val="26"/>
                <w:szCs w:val="26"/>
              </w:rPr>
            </w:pPr>
            <w:r>
              <w:rPr>
                <w:rFonts w:ascii="Times New Roman" w:hAnsi="Times New Roman"/>
                <w:sz w:val="26"/>
                <w:szCs w:val="26"/>
              </w:rPr>
              <w:t>Biểu 11</w:t>
            </w:r>
          </w:p>
        </w:tc>
        <w:tc>
          <w:tcPr>
            <w:tcW w:w="3823" w:type="pct"/>
            <w:tcMar>
              <w:top w:w="0" w:type="dxa"/>
              <w:left w:w="0" w:type="dxa"/>
              <w:bottom w:w="0" w:type="dxa"/>
              <w:right w:w="0" w:type="dxa"/>
            </w:tcMar>
            <w:vAlign w:val="center"/>
          </w:tcPr>
          <w:p w14:paraId="772FFF44" w14:textId="332B3772" w:rsidR="00096978" w:rsidRPr="00302315" w:rsidRDefault="00BB3CBC" w:rsidP="00040F1A">
            <w:pPr>
              <w:spacing w:after="120" w:line="276" w:lineRule="auto"/>
              <w:rPr>
                <w:rFonts w:ascii="Times New Roman" w:hAnsi="Times New Roman"/>
                <w:sz w:val="26"/>
                <w:szCs w:val="26"/>
              </w:rPr>
            </w:pPr>
            <w:r>
              <w:rPr>
                <w:rFonts w:ascii="Times New Roman" w:hAnsi="Times New Roman"/>
                <w:sz w:val="26"/>
                <w:szCs w:val="26"/>
              </w:rPr>
              <w:t xml:space="preserve"> Các tài liệu khác</w:t>
            </w:r>
          </w:p>
        </w:tc>
      </w:tr>
    </w:tbl>
    <w:p w14:paraId="25A06035" w14:textId="77777777" w:rsidR="00096978" w:rsidRPr="00302315" w:rsidRDefault="00096978" w:rsidP="00040F1A">
      <w:pPr>
        <w:spacing w:after="120" w:line="276" w:lineRule="auto"/>
        <w:jc w:val="both"/>
        <w:rPr>
          <w:rFonts w:ascii="Times New Roman" w:hAnsi="Times New Roman"/>
          <w:sz w:val="26"/>
          <w:szCs w:val="26"/>
          <w:lang w:val="nl-NL"/>
        </w:rPr>
      </w:pPr>
    </w:p>
    <w:p w14:paraId="149793A5" w14:textId="77777777" w:rsidR="00096978" w:rsidRPr="00302315" w:rsidRDefault="00096978" w:rsidP="00040F1A">
      <w:pPr>
        <w:spacing w:after="120" w:line="276" w:lineRule="auto"/>
        <w:jc w:val="both"/>
        <w:rPr>
          <w:rFonts w:ascii="Times New Roman" w:hAnsi="Times New Roman"/>
          <w:sz w:val="26"/>
          <w:szCs w:val="26"/>
          <w:lang w:val="nl-NL"/>
        </w:rPr>
      </w:pPr>
    </w:p>
    <w:p w14:paraId="1607D1DF" w14:textId="77777777" w:rsidR="00096978" w:rsidRPr="00302315" w:rsidRDefault="00096978" w:rsidP="00040F1A">
      <w:pPr>
        <w:spacing w:after="120" w:line="276" w:lineRule="auto"/>
        <w:jc w:val="both"/>
        <w:rPr>
          <w:rFonts w:ascii="Times New Roman" w:hAnsi="Times New Roman"/>
          <w:sz w:val="26"/>
          <w:szCs w:val="26"/>
          <w:lang w:val="nl-NL"/>
        </w:rPr>
      </w:pPr>
    </w:p>
    <w:p w14:paraId="450B22F1" w14:textId="77777777" w:rsidR="00096978" w:rsidRPr="00302315" w:rsidRDefault="00096978" w:rsidP="00040F1A">
      <w:pPr>
        <w:spacing w:after="120" w:line="276" w:lineRule="auto"/>
        <w:jc w:val="both"/>
        <w:rPr>
          <w:rFonts w:ascii="Times New Roman" w:hAnsi="Times New Roman"/>
          <w:sz w:val="26"/>
          <w:szCs w:val="26"/>
          <w:lang w:val="nl-NL"/>
        </w:rPr>
      </w:pPr>
    </w:p>
    <w:p w14:paraId="5748439A" w14:textId="77777777" w:rsidR="00096978" w:rsidRPr="00302315" w:rsidRDefault="00096978" w:rsidP="00040F1A">
      <w:pPr>
        <w:spacing w:after="120" w:line="276" w:lineRule="auto"/>
        <w:jc w:val="both"/>
        <w:rPr>
          <w:rFonts w:ascii="Times New Roman" w:hAnsi="Times New Roman"/>
          <w:sz w:val="26"/>
          <w:szCs w:val="26"/>
          <w:lang w:val="nl-NL"/>
        </w:rPr>
      </w:pPr>
    </w:p>
    <w:p w14:paraId="0A5652CD" w14:textId="77777777" w:rsidR="00096978" w:rsidRPr="00302315" w:rsidRDefault="00096978" w:rsidP="00040F1A">
      <w:pPr>
        <w:spacing w:after="120" w:line="276" w:lineRule="auto"/>
        <w:jc w:val="both"/>
        <w:rPr>
          <w:rFonts w:ascii="Times New Roman" w:hAnsi="Times New Roman"/>
          <w:sz w:val="26"/>
          <w:szCs w:val="26"/>
          <w:lang w:val="nl-NL"/>
        </w:rPr>
      </w:pPr>
    </w:p>
    <w:p w14:paraId="2CB32C82" w14:textId="77777777" w:rsidR="00096978" w:rsidRPr="00302315" w:rsidRDefault="00096978" w:rsidP="00040F1A">
      <w:pPr>
        <w:spacing w:after="120" w:line="276" w:lineRule="auto"/>
        <w:jc w:val="both"/>
        <w:rPr>
          <w:rFonts w:ascii="Times New Roman" w:hAnsi="Times New Roman"/>
          <w:sz w:val="26"/>
          <w:szCs w:val="26"/>
          <w:lang w:val="nl-NL"/>
        </w:rPr>
      </w:pPr>
    </w:p>
    <w:p w14:paraId="70BF4D3E" w14:textId="77777777" w:rsidR="00096978" w:rsidRPr="00302315" w:rsidRDefault="00096978" w:rsidP="00040F1A">
      <w:pPr>
        <w:spacing w:after="120" w:line="276" w:lineRule="auto"/>
        <w:jc w:val="both"/>
        <w:rPr>
          <w:rFonts w:ascii="Times New Roman" w:hAnsi="Times New Roman"/>
          <w:sz w:val="26"/>
          <w:szCs w:val="26"/>
          <w:lang w:val="nl-NL"/>
        </w:rPr>
      </w:pPr>
    </w:p>
    <w:p w14:paraId="76033171" w14:textId="77777777" w:rsidR="00096978" w:rsidRPr="00302315" w:rsidRDefault="00096978" w:rsidP="00040F1A">
      <w:pPr>
        <w:spacing w:after="120" w:line="276" w:lineRule="auto"/>
        <w:jc w:val="both"/>
        <w:rPr>
          <w:rFonts w:ascii="Times New Roman" w:hAnsi="Times New Roman"/>
          <w:sz w:val="26"/>
          <w:szCs w:val="26"/>
          <w:lang w:val="nl-NL"/>
        </w:rPr>
      </w:pPr>
    </w:p>
    <w:p w14:paraId="738CA7DF" w14:textId="77777777" w:rsidR="00096978" w:rsidRPr="00302315" w:rsidRDefault="00096978" w:rsidP="00040F1A">
      <w:pPr>
        <w:spacing w:after="120" w:line="276" w:lineRule="auto"/>
        <w:jc w:val="both"/>
        <w:rPr>
          <w:rFonts w:ascii="Times New Roman" w:hAnsi="Times New Roman"/>
          <w:sz w:val="26"/>
          <w:szCs w:val="26"/>
          <w:lang w:val="nl-NL"/>
        </w:rPr>
      </w:pPr>
    </w:p>
    <w:p w14:paraId="7610FE89" w14:textId="77777777" w:rsidR="00096978" w:rsidRPr="00302315" w:rsidRDefault="00096978" w:rsidP="00040F1A">
      <w:pPr>
        <w:spacing w:after="120" w:line="276" w:lineRule="auto"/>
        <w:jc w:val="both"/>
        <w:rPr>
          <w:rFonts w:ascii="Times New Roman" w:hAnsi="Times New Roman"/>
          <w:sz w:val="26"/>
          <w:szCs w:val="26"/>
          <w:lang w:val="nl-NL"/>
        </w:rPr>
      </w:pPr>
    </w:p>
    <w:p w14:paraId="0501B699" w14:textId="77777777" w:rsidR="00096978" w:rsidRPr="00302315" w:rsidRDefault="00096978" w:rsidP="00040F1A">
      <w:pPr>
        <w:spacing w:after="120" w:line="276" w:lineRule="auto"/>
        <w:jc w:val="both"/>
        <w:rPr>
          <w:rFonts w:ascii="Times New Roman" w:hAnsi="Times New Roman"/>
          <w:sz w:val="26"/>
          <w:szCs w:val="26"/>
          <w:lang w:val="nl-NL"/>
        </w:rPr>
      </w:pPr>
    </w:p>
    <w:p w14:paraId="2DC6C38E" w14:textId="77777777" w:rsidR="00096978" w:rsidRPr="00302315" w:rsidRDefault="00096978" w:rsidP="00040F1A">
      <w:pPr>
        <w:spacing w:after="120" w:line="276" w:lineRule="auto"/>
        <w:jc w:val="both"/>
        <w:rPr>
          <w:rFonts w:ascii="Times New Roman" w:hAnsi="Times New Roman"/>
          <w:sz w:val="26"/>
          <w:szCs w:val="26"/>
          <w:lang w:val="nl-NL"/>
        </w:rPr>
      </w:pPr>
    </w:p>
    <w:p w14:paraId="3D48EC5D" w14:textId="77777777" w:rsidR="00096978" w:rsidRPr="00302315" w:rsidRDefault="00096978" w:rsidP="00040F1A">
      <w:pPr>
        <w:spacing w:after="120" w:line="276" w:lineRule="auto"/>
        <w:jc w:val="both"/>
        <w:rPr>
          <w:rFonts w:ascii="Times New Roman" w:hAnsi="Times New Roman"/>
          <w:sz w:val="26"/>
          <w:szCs w:val="26"/>
          <w:lang w:val="nl-NL"/>
        </w:rPr>
      </w:pPr>
    </w:p>
    <w:p w14:paraId="31A07418" w14:textId="77777777" w:rsidR="006631B8" w:rsidRPr="00302315" w:rsidRDefault="006631B8" w:rsidP="00040F1A">
      <w:pPr>
        <w:spacing w:after="120" w:line="276" w:lineRule="auto"/>
        <w:rPr>
          <w:rFonts w:ascii="Times New Roman" w:hAnsi="Times New Roman"/>
          <w:b/>
          <w:bCs/>
          <w:sz w:val="26"/>
          <w:szCs w:val="26"/>
          <w:lang w:val="nl-NL"/>
        </w:rPr>
      </w:pPr>
      <w:r>
        <w:rPr>
          <w:rFonts w:ascii="Times New Roman" w:hAnsi="Times New Roman"/>
          <w:b/>
          <w:bCs/>
          <w:sz w:val="26"/>
          <w:szCs w:val="26"/>
          <w:lang w:val="nl-NL"/>
        </w:rPr>
        <w:br w:type="page"/>
      </w:r>
    </w:p>
    <w:p w14:paraId="73927B0E" w14:textId="77777777" w:rsidR="00096978" w:rsidRPr="00040F1A" w:rsidRDefault="00096978" w:rsidP="00040F1A">
      <w:pPr>
        <w:spacing w:after="120" w:line="276" w:lineRule="auto"/>
        <w:jc w:val="center"/>
        <w:rPr>
          <w:rFonts w:ascii="Times New Roman" w:hAnsi="Times New Roman"/>
          <w:b/>
          <w:bCs/>
          <w:sz w:val="26"/>
          <w:szCs w:val="26"/>
          <w:highlight w:val="yellow"/>
          <w:lang w:val="nl-NL"/>
        </w:rPr>
      </w:pPr>
      <w:commentRangeStart w:id="8"/>
      <w:r>
        <w:rPr>
          <w:rFonts w:ascii="Times New Roman" w:hAnsi="Times New Roman"/>
          <w:b/>
          <w:bCs/>
          <w:sz w:val="26"/>
          <w:szCs w:val="26"/>
          <w:highlight w:val="yellow"/>
          <w:lang w:val="nl-NL"/>
        </w:rPr>
        <w:lastRenderedPageBreak/>
        <w:t>BIỂU 01</w:t>
      </w:r>
      <w:commentRangeEnd w:id="8"/>
      <w:r>
        <w:rPr>
          <w:rStyle w:val="CommentReference"/>
        </w:rPr>
        <w:commentReference w:id="8"/>
      </w:r>
    </w:p>
    <w:p w14:paraId="5587CD15" w14:textId="77777777" w:rsidR="00096978" w:rsidRPr="00040F1A" w:rsidRDefault="00096978" w:rsidP="00040F1A">
      <w:pPr>
        <w:spacing w:after="120" w:line="276" w:lineRule="auto"/>
        <w:jc w:val="center"/>
        <w:rPr>
          <w:rFonts w:ascii="Times New Roman" w:hAnsi="Times New Roman"/>
          <w:b/>
          <w:bCs/>
          <w:sz w:val="26"/>
          <w:szCs w:val="26"/>
          <w:highlight w:val="yellow"/>
          <w:lang w:val="nl-NL"/>
        </w:rPr>
      </w:pPr>
      <w:r>
        <w:rPr>
          <w:rFonts w:ascii="Times New Roman" w:hAnsi="Times New Roman"/>
          <w:b/>
          <w:bCs/>
          <w:sz w:val="26"/>
          <w:szCs w:val="26"/>
          <w:highlight w:val="yellow"/>
          <w:lang w:val="vi-VN"/>
        </w:rPr>
        <w:t xml:space="preserve"> </w:t>
      </w:r>
      <w:r>
        <w:rPr>
          <w:rFonts w:ascii="Times New Roman" w:hAnsi="Times New Roman"/>
          <w:b/>
          <w:bCs/>
          <w:sz w:val="26"/>
          <w:szCs w:val="26"/>
          <w:highlight w:val="yellow"/>
          <w:lang w:val="nl-NL"/>
        </w:rPr>
        <w:t>BIỂU CHI TIẾT GIÁ HỢP ĐỒNG</w:t>
      </w:r>
    </w:p>
    <w:p w14:paraId="55D3885A" w14:textId="77777777" w:rsidR="00096978" w:rsidRPr="00040F1A" w:rsidRDefault="00096978" w:rsidP="00040F1A">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p>
      <w:pPr>
        <w:spacing w:before="60" w:after="60"/>
        <w:jc w:val="both"/>
        <w:rPr>
          <w:ins w:id="5317" w:author="Claude" w:date="2026-10-14T09:00:00Z"/>
        </w:rPr>
      </w:pPr>
      <w:ins w:id="5318" w:author="Claude" w:date="2026-10-14T09:00:00Z">
        <w:r>
          <w:rPr>
            <w:rFonts w:ascii="Times New Roman" w:hAnsi="Times New Roman" w:cs="Times New Roman"/>
            <w:sz w:val="22"/>
            <w:szCs w:val="22"/>
          </w:rPr>
          <w:t xml:space="preserve">Dự án: Xây dựng nhà ở cho lực lượng vũ trang Công an nhân dân tại ô đất C3-ODK3 và C3-ODK4 thuộc phân khu đô thị H2-4, Phường Yên Sở, Thành phố Hà Nội.</w:t>
        </w:r>
      </w:ins>
    </w:p>
    <w:p>
      <w:pPr>
        <w:spacing w:before="60" w:after="60"/>
        <w:jc w:val="both"/>
        <w:rPr>
          <w:ins w:id="5319" w:author="Claude" w:date="2026-10-14T09:00:00Z"/>
        </w:rPr>
      </w:pPr>
      <w:ins w:id="5320" w:author="Claude" w:date="2026-10-14T09:00:00Z">
        <w:r>
          <w:rPr>
            <w:rFonts w:ascii="Times New Roman" w:hAnsi="Times New Roman" w:cs="Times New Roman"/>
            <w:sz w:val="22"/>
            <w:szCs w:val="22"/>
          </w:rPr>
          <w:t xml:space="preserve">Gói thầu: Thi công hệ cừ, văng chống, kết cấu phần ngầm và chống thấm phần ngầm cho khối nhà ở xã hội CT1.2 và CT2 (CT2.1, CT2.2, CT2.3).</w:t>
        </w:r>
      </w:ins>
    </w:p>
    <w:p>
      <w:pPr>
        <w:spacing w:before="60" w:after="60"/>
        <w:jc w:val="both"/>
        <w:rPr>
          <w:ins w:id="5321" w:author="Claude" w:date="2026-10-14T09:00:00Z"/>
        </w:rPr>
      </w:pPr>
      <w:ins w:id="5322" w:author="Claude" w:date="2026-10-14T09:00:00Z">
        <w:r>
          <w:rPr>
            <w:rFonts w:ascii="Times New Roman" w:hAnsi="Times New Roman" w:cs="Times New Roman"/>
            <w:b/>
            <w:bCs/>
            <w:sz w:val="24"/>
            <w:szCs w:val="24"/>
          </w:rPr>
          <w:t xml:space="preserve">I. BẢNG TỔNG HỢP GIÁ TRỊ HỢP ĐỒNG</w:t>
        </w:r>
      </w:ins>
    </w:p>
    <w:p>
      <w:pPr>
        <w:spacing w:before="60" w:after="60"/>
        <w:jc w:val="both"/>
        <w:rPr>
          <w:ins w:id="5323" w:author="Claude" w:date="2026-10-14T09:00:00Z"/>
        </w:rPr>
      </w:pPr>
      <w:ins w:id="5324" w:author="Claude" w:date="2026-10-14T09:00:00Z">
        <w:r>
          <w:rPr>
            <w:rFonts w:ascii="Times New Roman" w:hAnsi="Times New Roman" w:cs="Times New Roman"/>
            <w:i/>
            <w:iCs/>
            <w:sz w:val="20"/>
            <w:szCs w:val="20"/>
          </w:rPr>
          <w:t xml:space="preserve">Đơn vị tính: đồng</w:t>
        </w:r>
      </w:ins>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Pr>
      <w:tblGrid>
        <w:gridCol w:w="700"/>
        <w:gridCol w:w="3972"/>
        <w:gridCol w:w="2000"/>
        <w:gridCol w:w="2400"/>
      </w:tblGrid>
      <w:tr>
        <w:trPr>
          <w:tblHeader/>
          <w:cantSplit/>
          <w:ins w:id="5333" w:author="Claude" w:date="2026-10-14T09:00:00Z"/>
        </w:trPr>
        <w:tc>
          <w:tcPr>
            <w:tcW w:w="700" w:type="dxa"/>
            <w:shd w:val="clear" w:color="auto" w:fill="D9D9D9"/>
            <w:vAlign w:val="center"/>
          </w:tcPr>
          <w:p>
            <w:pPr>
              <w:spacing w:before="0" w:after="0"/>
              <w:jc w:val="center"/>
              <w:rPr>
                <w:ins w:id="5325" w:author="Claude" w:date="2026-10-14T09:00:00Z"/>
              </w:rPr>
            </w:pPr>
            <w:ins w:id="5326" w:author="Claude" w:date="2026-10-14T09:00:00Z">
              <w:r>
                <w:rPr>
                  <w:rFonts w:ascii="Times New Roman" w:hAnsi="Times New Roman" w:cs="Times New Roman"/>
                  <w:b/>
                  <w:bCs/>
                  <w:sz w:val="20"/>
                  <w:szCs w:val="20"/>
                </w:rPr>
                <w:t xml:space="preserve">TT</w:t>
              </w:r>
            </w:ins>
          </w:p>
        </w:tc>
        <w:tc>
          <w:tcPr>
            <w:tcW w:w="3972" w:type="dxa"/>
            <w:shd w:val="clear" w:color="auto" w:fill="D9D9D9"/>
            <w:vAlign w:val="center"/>
          </w:tcPr>
          <w:p>
            <w:pPr>
              <w:spacing w:before="0" w:after="0"/>
              <w:jc w:val="center"/>
              <w:rPr>
                <w:ins w:id="5327" w:author="Claude" w:date="2026-10-14T09:00:00Z"/>
              </w:rPr>
            </w:pPr>
            <w:ins w:id="5328" w:author="Claude" w:date="2026-10-14T09:00:00Z">
              <w:r>
                <w:rPr>
                  <w:rFonts w:ascii="Times New Roman" w:hAnsi="Times New Roman" w:cs="Times New Roman"/>
                  <w:b/>
                  <w:bCs/>
                  <w:sz w:val="20"/>
                  <w:szCs w:val="20"/>
                </w:rPr>
                <w:t xml:space="preserve">Nội dung</w:t>
              </w:r>
            </w:ins>
          </w:p>
        </w:tc>
        <w:tc>
          <w:tcPr>
            <w:tcW w:w="2000" w:type="dxa"/>
            <w:shd w:val="clear" w:color="auto" w:fill="D9D9D9"/>
            <w:vAlign w:val="center"/>
          </w:tcPr>
          <w:p>
            <w:pPr>
              <w:spacing w:before="0" w:after="0"/>
              <w:jc w:val="center"/>
              <w:rPr>
                <w:ins w:id="5329" w:author="Claude" w:date="2026-10-14T09:00:00Z"/>
              </w:rPr>
            </w:pPr>
            <w:ins w:id="5330" w:author="Claude" w:date="2026-10-14T09:00:00Z">
              <w:r>
                <w:rPr>
                  <w:rFonts w:ascii="Times New Roman" w:hAnsi="Times New Roman" w:cs="Times New Roman"/>
                  <w:b/>
                  <w:bCs/>
                  <w:sz w:val="20"/>
                  <w:szCs w:val="20"/>
                </w:rPr>
                <w:t xml:space="preserve">Số tiền (VNĐ)</w:t>
              </w:r>
            </w:ins>
          </w:p>
        </w:tc>
        <w:tc>
          <w:tcPr>
            <w:tcW w:w="2400" w:type="dxa"/>
            <w:shd w:val="clear" w:color="auto" w:fill="D9D9D9"/>
            <w:vAlign w:val="center"/>
          </w:tcPr>
          <w:p>
            <w:pPr>
              <w:spacing w:before="0" w:after="0"/>
              <w:jc w:val="center"/>
              <w:rPr>
                <w:ins w:id="5331" w:author="Claude" w:date="2026-10-14T09:00:00Z"/>
              </w:rPr>
            </w:pPr>
            <w:ins w:id="5332" w:author="Claude" w:date="2026-10-14T09:00:00Z">
              <w:r>
                <w:rPr>
                  <w:rFonts w:ascii="Times New Roman" w:hAnsi="Times New Roman" w:cs="Times New Roman"/>
                  <w:b/>
                  <w:bCs/>
                  <w:sz w:val="20"/>
                  <w:szCs w:val="20"/>
                </w:rPr>
                <w:t xml:space="preserve">Ghi chú</w:t>
              </w:r>
            </w:ins>
          </w:p>
        </w:tc>
      </w:tr>
      <w:tr>
        <w:trPr>
          <w:cantSplit/>
          <w:ins w:id="5341" w:author="Claude" w:date="2026-10-14T09:00:00Z"/>
        </w:trPr>
        <w:tc>
          <w:tcPr>
            <w:tcW w:w="700" w:type="dxa"/>
            <w:vAlign w:val="center"/>
          </w:tcPr>
          <w:p>
            <w:pPr>
              <w:spacing w:before="0" w:after="0"/>
              <w:jc w:val="center"/>
              <w:rPr>
                <w:ins w:id="5334" w:author="Claude" w:date="2026-10-14T09:00:00Z"/>
              </w:rPr>
            </w:pPr>
            <w:ins w:id="5335" w:author="Claude" w:date="2026-10-14T09:00:00Z">
              <w:r>
                <w:rPr>
                  <w:rFonts w:ascii="Times New Roman" w:hAnsi="Times New Roman" w:cs="Times New Roman"/>
                  <w:b/>
                  <w:bCs/>
                  <w:sz w:val="20"/>
                  <w:szCs w:val="20"/>
                </w:rPr>
                <w:t xml:space="preserve">1</w:t>
              </w:r>
            </w:ins>
          </w:p>
        </w:tc>
        <w:tc>
          <w:tcPr>
            <w:tcW w:w="3972" w:type="dxa"/>
            <w:vAlign w:val="center"/>
          </w:tcPr>
          <w:p>
            <w:pPr>
              <w:spacing w:before="0" w:after="0"/>
              <w:jc w:val="left"/>
              <w:rPr>
                <w:ins w:id="5336" w:author="Claude" w:date="2026-10-14T09:00:00Z"/>
              </w:rPr>
            </w:pPr>
            <w:ins w:id="5337" w:author="Claude" w:date="2026-10-14T09:00:00Z">
              <w:r>
                <w:rPr>
                  <w:rFonts w:ascii="Times New Roman" w:hAnsi="Times New Roman" w:cs="Times New Roman"/>
                  <w:b/>
                  <w:bCs/>
                  <w:sz w:val="20"/>
                  <w:szCs w:val="20"/>
                </w:rPr>
                <w:t xml:space="preserve">Chi phí tiện ích công trường</w:t>
              </w:r>
            </w:ins>
          </w:p>
        </w:tc>
        <w:tc>
          <w:tcPr>
            <w:tcW w:w="2000" w:type="dxa"/>
            <w:vAlign w:val="center"/>
          </w:tcPr>
          <w:p>
            <w:pPr>
              <w:spacing w:before="0" w:after="0"/>
              <w:jc w:val="right"/>
              <w:rPr>
                <w:ins w:id="5338" w:author="Claude" w:date="2026-10-14T09:00:00Z"/>
              </w:rPr>
            </w:pPr>
            <w:ins w:id="5339" w:author="Claude" w:date="2026-10-14T09:00:00Z">
              <w:r>
                <w:rPr>
                  <w:rFonts w:ascii="Times New Roman" w:hAnsi="Times New Roman" w:cs="Times New Roman"/>
                  <w:b/>
                  <w:bCs/>
                  <w:sz w:val="20"/>
                  <w:szCs w:val="20"/>
                </w:rPr>
                <w:t xml:space="preserve">28.180.986.000</w:t>
              </w:r>
            </w:ins>
          </w:p>
        </w:tc>
        <w:tc>
          <w:tcPr>
            <w:tcW w:w="2400" w:type="dxa"/>
            <w:vAlign w:val="center"/>
          </w:tcPr>
          <w:p>
            <w:pPr>
              <w:spacing w:before="0" w:after="0"/>
              <w:jc w:val="left"/>
              <w:rPr>
                <w:ins w:id="5340" w:author="Claude" w:date="2026-10-14T09:00:00Z"/>
              </w:rPr>
            </w:pPr>
          </w:p>
        </w:tc>
      </w:tr>
      <w:tr>
        <w:trPr>
          <w:cantSplit/>
          <w:ins w:id="5349" w:author="Claude" w:date="2026-10-14T09:00:00Z"/>
        </w:trPr>
        <w:tc>
          <w:tcPr>
            <w:tcW w:w="700" w:type="dxa"/>
            <w:vAlign w:val="center"/>
          </w:tcPr>
          <w:p>
            <w:pPr>
              <w:spacing w:before="0" w:after="0"/>
              <w:jc w:val="center"/>
              <w:rPr>
                <w:ins w:id="5342" w:author="Claude" w:date="2026-10-14T09:00:00Z"/>
              </w:rPr>
            </w:pPr>
          </w:p>
        </w:tc>
        <w:tc>
          <w:tcPr>
            <w:tcW w:w="3972" w:type="dxa"/>
            <w:vAlign w:val="center"/>
          </w:tcPr>
          <w:p>
            <w:pPr>
              <w:spacing w:before="0" w:after="0"/>
              <w:jc w:val="left"/>
              <w:rPr>
                <w:ins w:id="5343" w:author="Claude" w:date="2026-10-14T09:00:00Z"/>
              </w:rPr>
            </w:pPr>
            <w:ins w:id="5344" w:author="Claude" w:date="2026-10-14T09:00:00Z">
              <w:r>
                <w:rPr>
                  <w:rFonts w:ascii="Times New Roman" w:hAnsi="Times New Roman" w:cs="Times New Roman"/>
                  <w:sz w:val="20"/>
                  <w:szCs w:val="20"/>
                </w:rPr>
                <w:t xml:space="preserve">- Chi phí chung</w:t>
              </w:r>
            </w:ins>
          </w:p>
        </w:tc>
        <w:tc>
          <w:tcPr>
            <w:tcW w:w="2000" w:type="dxa"/>
            <w:vAlign w:val="center"/>
          </w:tcPr>
          <w:p>
            <w:pPr>
              <w:spacing w:before="0" w:after="0"/>
              <w:jc w:val="right"/>
              <w:rPr>
                <w:ins w:id="5345" w:author="Claude" w:date="2026-10-14T09:00:00Z"/>
              </w:rPr>
            </w:pPr>
            <w:ins w:id="5346" w:author="Claude" w:date="2026-10-14T09:00:00Z">
              <w:r>
                <w:rPr>
                  <w:rFonts w:ascii="Times New Roman" w:hAnsi="Times New Roman" w:cs="Times New Roman"/>
                  <w:sz w:val="20"/>
                  <w:szCs w:val="20"/>
                </w:rPr>
                <w:t xml:space="preserve">20.778.337.000</w:t>
              </w:r>
            </w:ins>
          </w:p>
        </w:tc>
        <w:tc>
          <w:tcPr>
            <w:tcW w:w="2400" w:type="dxa"/>
            <w:vAlign w:val="center"/>
          </w:tcPr>
          <w:p>
            <w:pPr>
              <w:spacing w:before="0" w:after="0"/>
              <w:jc w:val="left"/>
              <w:rPr>
                <w:ins w:id="5347" w:author="Claude" w:date="2026-10-14T09:00:00Z"/>
              </w:rPr>
            </w:pPr>
            <w:ins w:id="5348" w:author="Claude" w:date="2026-10-14T09:00:00Z">
              <w:r>
                <w:rPr>
                  <w:rFonts w:ascii="Times New Roman" w:hAnsi="Times New Roman" w:cs="Times New Roman"/>
                  <w:i/>
                  <w:iCs/>
                  <w:sz w:val="18"/>
                  <w:szCs w:val="18"/>
                </w:rPr>
                <w:t xml:space="preserve">Trọn gói</w:t>
              </w:r>
            </w:ins>
          </w:p>
        </w:tc>
      </w:tr>
      <w:tr>
        <w:trPr>
          <w:cantSplit/>
          <w:ins w:id="5357" w:author="Claude" w:date="2026-10-14T09:00:00Z"/>
        </w:trPr>
        <w:tc>
          <w:tcPr>
            <w:tcW w:w="700" w:type="dxa"/>
            <w:vAlign w:val="center"/>
          </w:tcPr>
          <w:p>
            <w:pPr>
              <w:spacing w:before="0" w:after="0"/>
              <w:jc w:val="center"/>
              <w:rPr>
                <w:ins w:id="5350" w:author="Claude" w:date="2026-10-14T09:00:00Z"/>
              </w:rPr>
            </w:pPr>
          </w:p>
        </w:tc>
        <w:tc>
          <w:tcPr>
            <w:tcW w:w="3972" w:type="dxa"/>
            <w:vAlign w:val="center"/>
          </w:tcPr>
          <w:p>
            <w:pPr>
              <w:spacing w:before="0" w:after="0"/>
              <w:jc w:val="left"/>
              <w:rPr>
                <w:ins w:id="5351" w:author="Claude" w:date="2026-10-14T09:00:00Z"/>
              </w:rPr>
            </w:pPr>
            <w:ins w:id="5352" w:author="Claude" w:date="2026-10-14T09:00:00Z">
              <w:r>
                <w:rPr>
                  <w:rFonts w:ascii="Times New Roman" w:hAnsi="Times New Roman" w:cs="Times New Roman"/>
                  <w:sz w:val="20"/>
                  <w:szCs w:val="20"/>
                </w:rPr>
                <w:t xml:space="preserve">- Cẩu tháp</w:t>
              </w:r>
            </w:ins>
          </w:p>
        </w:tc>
        <w:tc>
          <w:tcPr>
            <w:tcW w:w="2000" w:type="dxa"/>
            <w:vAlign w:val="center"/>
          </w:tcPr>
          <w:p>
            <w:pPr>
              <w:spacing w:before="0" w:after="0"/>
              <w:jc w:val="right"/>
              <w:rPr>
                <w:ins w:id="5353" w:author="Claude" w:date="2026-10-14T09:00:00Z"/>
              </w:rPr>
            </w:pPr>
            <w:ins w:id="5354" w:author="Claude" w:date="2026-10-14T09:00:00Z">
              <w:r>
                <w:rPr>
                  <w:rFonts w:ascii="Times New Roman" w:hAnsi="Times New Roman" w:cs="Times New Roman"/>
                  <w:sz w:val="20"/>
                  <w:szCs w:val="20"/>
                </w:rPr>
                <w:t xml:space="preserve">7.402.649.000</w:t>
              </w:r>
            </w:ins>
          </w:p>
        </w:tc>
        <w:tc>
          <w:tcPr>
            <w:tcW w:w="2400" w:type="dxa"/>
            <w:vAlign w:val="center"/>
          </w:tcPr>
          <w:p>
            <w:pPr>
              <w:spacing w:before="0" w:after="0"/>
              <w:jc w:val="left"/>
              <w:rPr>
                <w:ins w:id="5355" w:author="Claude" w:date="2026-10-14T09:00:00Z"/>
              </w:rPr>
            </w:pPr>
            <w:ins w:id="5356" w:author="Claude" w:date="2026-10-14T09:00:00Z">
              <w:r>
                <w:rPr>
                  <w:rFonts w:ascii="Times New Roman" w:hAnsi="Times New Roman" w:cs="Times New Roman"/>
                  <w:i/>
                  <w:iCs/>
                  <w:sz w:val="18"/>
                  <w:szCs w:val="18"/>
                </w:rPr>
                <w:t xml:space="preserve">Trọn gói</w:t>
              </w:r>
            </w:ins>
          </w:p>
        </w:tc>
      </w:tr>
      <w:tr>
        <w:trPr>
          <w:cantSplit/>
          <w:ins w:id="5365" w:author="Claude" w:date="2026-10-14T09:00:00Z"/>
        </w:trPr>
        <w:tc>
          <w:tcPr>
            <w:tcW w:w="700" w:type="dxa"/>
            <w:vAlign w:val="center"/>
          </w:tcPr>
          <w:p>
            <w:pPr>
              <w:spacing w:before="0" w:after="0"/>
              <w:jc w:val="center"/>
              <w:rPr>
                <w:ins w:id="5358" w:author="Claude" w:date="2026-10-14T09:00:00Z"/>
              </w:rPr>
            </w:pPr>
            <w:ins w:id="5359" w:author="Claude" w:date="2026-10-14T09:00:00Z">
              <w:r>
                <w:rPr>
                  <w:rFonts w:ascii="Times New Roman" w:hAnsi="Times New Roman" w:cs="Times New Roman"/>
                  <w:b/>
                  <w:bCs/>
                  <w:sz w:val="20"/>
                  <w:szCs w:val="20"/>
                </w:rPr>
                <w:t xml:space="preserve">2</w:t>
              </w:r>
            </w:ins>
          </w:p>
        </w:tc>
        <w:tc>
          <w:tcPr>
            <w:tcW w:w="3972" w:type="dxa"/>
            <w:vAlign w:val="center"/>
          </w:tcPr>
          <w:p>
            <w:pPr>
              <w:spacing w:before="0" w:after="0"/>
              <w:jc w:val="left"/>
              <w:rPr>
                <w:ins w:id="5360" w:author="Claude" w:date="2026-10-14T09:00:00Z"/>
              </w:rPr>
            </w:pPr>
            <w:ins w:id="5361" w:author="Claude" w:date="2026-10-14T09:00:00Z">
              <w:r>
                <w:rPr>
                  <w:rFonts w:ascii="Times New Roman" w:hAnsi="Times New Roman" w:cs="Times New Roman"/>
                  <w:b/>
                  <w:bCs/>
                  <w:sz w:val="20"/>
                  <w:szCs w:val="20"/>
                </w:rPr>
                <w:t xml:space="preserve">Phần biện pháp thi công</w:t>
              </w:r>
            </w:ins>
          </w:p>
        </w:tc>
        <w:tc>
          <w:tcPr>
            <w:tcW w:w="2000" w:type="dxa"/>
            <w:vAlign w:val="center"/>
          </w:tcPr>
          <w:p>
            <w:pPr>
              <w:spacing w:before="0" w:after="0"/>
              <w:jc w:val="right"/>
              <w:rPr>
                <w:ins w:id="5362" w:author="Claude" w:date="2026-10-14T09:00:00Z"/>
              </w:rPr>
            </w:pPr>
            <w:ins w:id="5363" w:author="Claude" w:date="2026-10-14T09:00:00Z">
              <w:r>
                <w:rPr>
                  <w:rFonts w:ascii="Times New Roman" w:hAnsi="Times New Roman" w:cs="Times New Roman"/>
                  <w:b/>
                  <w:bCs/>
                  <w:sz w:val="20"/>
                  <w:szCs w:val="20"/>
                </w:rPr>
                <w:t xml:space="preserve">27.849.834.089</w:t>
              </w:r>
            </w:ins>
          </w:p>
        </w:tc>
        <w:tc>
          <w:tcPr>
            <w:tcW w:w="2400" w:type="dxa"/>
            <w:vAlign w:val="center"/>
          </w:tcPr>
          <w:p>
            <w:pPr>
              <w:spacing w:before="0" w:after="0"/>
              <w:jc w:val="left"/>
              <w:rPr>
                <w:ins w:id="5364" w:author="Claude" w:date="2026-10-14T09:00:00Z"/>
              </w:rPr>
            </w:pPr>
          </w:p>
        </w:tc>
      </w:tr>
      <w:tr>
        <w:trPr>
          <w:cantSplit/>
          <w:ins w:id="5374" w:author="Claude" w:date="2026-10-14T09:00:00Z"/>
        </w:trPr>
        <w:tc>
          <w:tcPr>
            <w:tcW w:w="700" w:type="dxa"/>
            <w:vAlign w:val="center"/>
          </w:tcPr>
          <w:p>
            <w:pPr>
              <w:spacing w:before="0" w:after="0"/>
              <w:jc w:val="center"/>
              <w:rPr>
                <w:ins w:id="5366" w:author="Claude" w:date="2026-10-14T09:00:00Z"/>
              </w:rPr>
            </w:pPr>
            <w:ins w:id="5367" w:author="Claude" w:date="2026-10-14T09:00:00Z">
              <w:r>
                <w:rPr>
                  <w:rFonts w:ascii="Times New Roman" w:hAnsi="Times New Roman" w:cs="Times New Roman"/>
                  <w:b/>
                  <w:bCs/>
                  <w:sz w:val="20"/>
                  <w:szCs w:val="20"/>
                </w:rPr>
                <w:t xml:space="preserve">3</w:t>
              </w:r>
            </w:ins>
          </w:p>
        </w:tc>
        <w:tc>
          <w:tcPr>
            <w:tcW w:w="3972" w:type="dxa"/>
            <w:vAlign w:val="center"/>
          </w:tcPr>
          <w:p>
            <w:pPr>
              <w:spacing w:before="0" w:after="0"/>
              <w:jc w:val="left"/>
              <w:rPr>
                <w:ins w:id="5368" w:author="Claude" w:date="2026-10-14T09:00:00Z"/>
              </w:rPr>
            </w:pPr>
            <w:ins w:id="5369" w:author="Claude" w:date="2026-10-14T09:00:00Z">
              <w:r>
                <w:rPr>
                  <w:rFonts w:ascii="Times New Roman" w:hAnsi="Times New Roman" w:cs="Times New Roman"/>
                  <w:b/>
                  <w:bCs/>
                  <w:sz w:val="20"/>
                  <w:szCs w:val="20"/>
                </w:rPr>
                <w:t xml:space="preserve">Phần kết cấu ngầm</w:t>
              </w:r>
            </w:ins>
          </w:p>
        </w:tc>
        <w:tc>
          <w:tcPr>
            <w:tcW w:w="2000" w:type="dxa"/>
            <w:vAlign w:val="center"/>
          </w:tcPr>
          <w:p>
            <w:pPr>
              <w:spacing w:before="0" w:after="0"/>
              <w:jc w:val="right"/>
              <w:rPr>
                <w:ins w:id="5370" w:author="Claude" w:date="2026-10-14T09:00:00Z"/>
              </w:rPr>
            </w:pPr>
            <w:ins w:id="5371" w:author="Claude" w:date="2026-10-14T09:00:00Z">
              <w:r>
                <w:rPr>
                  <w:rFonts w:ascii="Times New Roman" w:hAnsi="Times New Roman" w:cs="Times New Roman"/>
                  <w:b/>
                  <w:bCs/>
                  <w:sz w:val="20"/>
                  <w:szCs w:val="20"/>
                </w:rPr>
                <w:t xml:space="preserve">130.405.045.690</w:t>
              </w:r>
            </w:ins>
          </w:p>
        </w:tc>
        <w:tc>
          <w:tcPr>
            <w:tcW w:w="2400" w:type="dxa"/>
            <w:vAlign w:val="center"/>
          </w:tcPr>
          <w:p>
            <w:pPr>
              <w:spacing w:before="0" w:after="0"/>
              <w:jc w:val="left"/>
              <w:rPr>
                <w:ins w:id="5372" w:author="Claude" w:date="2026-10-14T09:00:00Z"/>
              </w:rPr>
            </w:pPr>
            <w:ins w:id="5373" w:author="Claude" w:date="2026-10-14T09:00:00Z">
              <w:r>
                <w:rPr>
                  <w:rFonts w:ascii="Times New Roman" w:hAnsi="Times New Roman" w:cs="Times New Roman"/>
                  <w:i/>
                  <w:iCs/>
                  <w:sz w:val="18"/>
                  <w:szCs w:val="18"/>
                </w:rPr>
                <w:t xml:space="preserve">Không bao gồm công tác đất, chống mối</w:t>
              </w:r>
            </w:ins>
          </w:p>
        </w:tc>
      </w:tr>
      <w:tr>
        <w:trPr>
          <w:cantSplit/>
          <w:ins w:id="5383" w:author="Claude" w:date="2026-10-14T09:00:00Z"/>
        </w:trPr>
        <w:tc>
          <w:tcPr>
            <w:tcW w:w="700" w:type="dxa"/>
            <w:vAlign w:val="center"/>
          </w:tcPr>
          <w:p>
            <w:pPr>
              <w:spacing w:before="0" w:after="0"/>
              <w:jc w:val="center"/>
              <w:rPr>
                <w:ins w:id="5375" w:author="Claude" w:date="2026-10-14T09:00:00Z"/>
              </w:rPr>
            </w:pPr>
            <w:ins w:id="5376" w:author="Claude" w:date="2026-10-14T09:00:00Z">
              <w:r>
                <w:rPr>
                  <w:rFonts w:ascii="Times New Roman" w:hAnsi="Times New Roman" w:cs="Times New Roman"/>
                  <w:b/>
                  <w:bCs/>
                  <w:sz w:val="20"/>
                  <w:szCs w:val="20"/>
                </w:rPr>
                <w:t xml:space="preserve">4</w:t>
              </w:r>
            </w:ins>
          </w:p>
        </w:tc>
        <w:tc>
          <w:tcPr>
            <w:tcW w:w="3972" w:type="dxa"/>
            <w:vAlign w:val="center"/>
          </w:tcPr>
          <w:p>
            <w:pPr>
              <w:spacing w:before="0" w:after="0"/>
              <w:jc w:val="left"/>
              <w:rPr>
                <w:ins w:id="5377" w:author="Claude" w:date="2026-10-14T09:00:00Z"/>
              </w:rPr>
            </w:pPr>
            <w:ins w:id="5378" w:author="Claude" w:date="2026-10-14T09:00:00Z">
              <w:r>
                <w:rPr>
                  <w:rFonts w:ascii="Times New Roman" w:hAnsi="Times New Roman" w:cs="Times New Roman"/>
                  <w:b/>
                  <w:bCs/>
                  <w:sz w:val="20"/>
                  <w:szCs w:val="20"/>
                </w:rPr>
                <w:t xml:space="preserve">Bể nước sinh hoạt</w:t>
              </w:r>
            </w:ins>
          </w:p>
        </w:tc>
        <w:tc>
          <w:tcPr>
            <w:tcW w:w="2000" w:type="dxa"/>
            <w:vAlign w:val="center"/>
          </w:tcPr>
          <w:p>
            <w:pPr>
              <w:spacing w:before="0" w:after="0"/>
              <w:jc w:val="right"/>
              <w:rPr>
                <w:ins w:id="5379" w:author="Claude" w:date="2026-10-14T09:00:00Z"/>
              </w:rPr>
            </w:pPr>
            <w:ins w:id="5380" w:author="Claude" w:date="2026-10-14T09:00:00Z">
              <w:r>
                <w:rPr>
                  <w:rFonts w:ascii="Times New Roman" w:hAnsi="Times New Roman" w:cs="Times New Roman"/>
                  <w:b/>
                  <w:bCs/>
                  <w:sz w:val="20"/>
                  <w:szCs w:val="20"/>
                </w:rPr>
                <w:t xml:space="preserve">2.381.448.154</w:t>
              </w:r>
            </w:ins>
          </w:p>
        </w:tc>
        <w:tc>
          <w:tcPr>
            <w:tcW w:w="2400" w:type="dxa"/>
            <w:vAlign w:val="center"/>
          </w:tcPr>
          <w:p>
            <w:pPr>
              <w:spacing w:before="0" w:after="0"/>
              <w:jc w:val="left"/>
              <w:rPr>
                <w:ins w:id="5381" w:author="Claude" w:date="2026-10-14T09:00:00Z"/>
              </w:rPr>
            </w:pPr>
            <w:ins w:id="5382" w:author="Claude" w:date="2026-10-14T09:00:00Z">
              <w:r>
                <w:rPr>
                  <w:rFonts w:ascii="Times New Roman" w:hAnsi="Times New Roman" w:cs="Times New Roman"/>
                  <w:i/>
                  <w:iCs/>
                  <w:sz w:val="18"/>
                  <w:szCs w:val="18"/>
                </w:rPr>
                <w:t xml:space="preserve">Khối lượng tạm tính</w:t>
              </w:r>
            </w:ins>
          </w:p>
        </w:tc>
      </w:tr>
      <w:tr>
        <w:trPr>
          <w:cantSplit/>
          <w:ins w:id="5392" w:author="Claude" w:date="2026-10-14T09:00:00Z"/>
        </w:trPr>
        <w:tc>
          <w:tcPr>
            <w:tcW w:w="700" w:type="dxa"/>
            <w:vAlign w:val="center"/>
          </w:tcPr>
          <w:p>
            <w:pPr>
              <w:spacing w:before="0" w:after="0"/>
              <w:jc w:val="center"/>
              <w:rPr>
                <w:ins w:id="5384" w:author="Claude" w:date="2026-10-14T09:00:00Z"/>
              </w:rPr>
            </w:pPr>
            <w:ins w:id="5385" w:author="Claude" w:date="2026-10-14T09:00:00Z">
              <w:r>
                <w:rPr>
                  <w:rFonts w:ascii="Times New Roman" w:hAnsi="Times New Roman" w:cs="Times New Roman"/>
                  <w:b/>
                  <w:bCs/>
                  <w:sz w:val="20"/>
                  <w:szCs w:val="20"/>
                </w:rPr>
                <w:t xml:space="preserve">5</w:t>
              </w:r>
            </w:ins>
          </w:p>
        </w:tc>
        <w:tc>
          <w:tcPr>
            <w:tcW w:w="3972" w:type="dxa"/>
            <w:vAlign w:val="center"/>
          </w:tcPr>
          <w:p>
            <w:pPr>
              <w:spacing w:before="0" w:after="0"/>
              <w:jc w:val="left"/>
              <w:rPr>
                <w:ins w:id="5386" w:author="Claude" w:date="2026-10-14T09:00:00Z"/>
              </w:rPr>
            </w:pPr>
            <w:ins w:id="5387" w:author="Claude" w:date="2026-10-14T09:00:00Z">
              <w:r>
                <w:rPr>
                  <w:rFonts w:ascii="Times New Roman" w:hAnsi="Times New Roman" w:cs="Times New Roman"/>
                  <w:b/>
                  <w:bCs/>
                  <w:sz w:val="20"/>
                  <w:szCs w:val="20"/>
                </w:rPr>
                <w:t xml:space="preserve">Bể nước PCCC</w:t>
              </w:r>
            </w:ins>
          </w:p>
        </w:tc>
        <w:tc>
          <w:tcPr>
            <w:tcW w:w="2000" w:type="dxa"/>
            <w:vAlign w:val="center"/>
          </w:tcPr>
          <w:p>
            <w:pPr>
              <w:spacing w:before="0" w:after="0"/>
              <w:jc w:val="right"/>
              <w:rPr>
                <w:ins w:id="5388" w:author="Claude" w:date="2026-10-14T09:00:00Z"/>
              </w:rPr>
            </w:pPr>
            <w:ins w:id="5389" w:author="Claude" w:date="2026-10-14T09:00:00Z">
              <w:r>
                <w:rPr>
                  <w:rFonts w:ascii="Times New Roman" w:hAnsi="Times New Roman" w:cs="Times New Roman"/>
                  <w:b/>
                  <w:bCs/>
                  <w:sz w:val="20"/>
                  <w:szCs w:val="20"/>
                </w:rPr>
                <w:t xml:space="preserve">2.381.448.154</w:t>
              </w:r>
            </w:ins>
          </w:p>
        </w:tc>
        <w:tc>
          <w:tcPr>
            <w:tcW w:w="2400" w:type="dxa"/>
            <w:vAlign w:val="center"/>
          </w:tcPr>
          <w:p>
            <w:pPr>
              <w:spacing w:before="0" w:after="0"/>
              <w:jc w:val="left"/>
              <w:rPr>
                <w:ins w:id="5390" w:author="Claude" w:date="2026-10-14T09:00:00Z"/>
              </w:rPr>
            </w:pPr>
            <w:ins w:id="5391" w:author="Claude" w:date="2026-10-14T09:00:00Z">
              <w:r>
                <w:rPr>
                  <w:rFonts w:ascii="Times New Roman" w:hAnsi="Times New Roman" w:cs="Times New Roman"/>
                  <w:i/>
                  <w:iCs/>
                  <w:sz w:val="18"/>
                  <w:szCs w:val="18"/>
                </w:rPr>
                <w:t xml:space="preserve">Khối lượng tạm tính</w:t>
              </w:r>
            </w:ins>
          </w:p>
        </w:tc>
      </w:tr>
      <w:tr>
        <w:trPr>
          <w:cantSplit/>
          <w:ins w:id="5401" w:author="Claude" w:date="2026-10-14T09:00:00Z"/>
        </w:trPr>
        <w:tc>
          <w:tcPr>
            <w:tcW w:w="700" w:type="dxa"/>
            <w:vAlign w:val="center"/>
          </w:tcPr>
          <w:p>
            <w:pPr>
              <w:spacing w:before="0" w:after="0"/>
              <w:jc w:val="center"/>
              <w:rPr>
                <w:ins w:id="5393" w:author="Claude" w:date="2026-10-14T09:00:00Z"/>
              </w:rPr>
            </w:pPr>
            <w:ins w:id="5394" w:author="Claude" w:date="2026-10-14T09:00:00Z">
              <w:r>
                <w:rPr>
                  <w:rFonts w:ascii="Times New Roman" w:hAnsi="Times New Roman" w:cs="Times New Roman"/>
                  <w:b/>
                  <w:bCs/>
                  <w:sz w:val="20"/>
                  <w:szCs w:val="20"/>
                </w:rPr>
                <w:t xml:space="preserve">6</w:t>
              </w:r>
            </w:ins>
          </w:p>
        </w:tc>
        <w:tc>
          <w:tcPr>
            <w:tcW w:w="3972" w:type="dxa"/>
            <w:vAlign w:val="center"/>
          </w:tcPr>
          <w:p>
            <w:pPr>
              <w:spacing w:before="0" w:after="0"/>
              <w:jc w:val="left"/>
              <w:rPr>
                <w:ins w:id="5395" w:author="Claude" w:date="2026-10-14T09:00:00Z"/>
              </w:rPr>
            </w:pPr>
            <w:ins w:id="5396" w:author="Claude" w:date="2026-10-14T09:00:00Z">
              <w:r>
                <w:rPr>
                  <w:rFonts w:ascii="Times New Roman" w:hAnsi="Times New Roman" w:cs="Times New Roman"/>
                  <w:b/>
                  <w:bCs/>
                  <w:sz w:val="20"/>
                  <w:szCs w:val="20"/>
                </w:rPr>
                <w:t xml:space="preserve">Bể nước xử lý nước thải</w:t>
              </w:r>
            </w:ins>
          </w:p>
        </w:tc>
        <w:tc>
          <w:tcPr>
            <w:tcW w:w="2000" w:type="dxa"/>
            <w:vAlign w:val="center"/>
          </w:tcPr>
          <w:p>
            <w:pPr>
              <w:spacing w:before="0" w:after="0"/>
              <w:jc w:val="right"/>
              <w:rPr>
                <w:ins w:id="5397" w:author="Claude" w:date="2026-10-14T09:00:00Z"/>
              </w:rPr>
            </w:pPr>
            <w:ins w:id="5398" w:author="Claude" w:date="2026-10-14T09:00:00Z">
              <w:r>
                <w:rPr>
                  <w:rFonts w:ascii="Times New Roman" w:hAnsi="Times New Roman" w:cs="Times New Roman"/>
                  <w:b/>
                  <w:bCs/>
                  <w:sz w:val="20"/>
                  <w:szCs w:val="20"/>
                </w:rPr>
                <w:t xml:space="preserve">2.381.448.154</w:t>
              </w:r>
            </w:ins>
          </w:p>
        </w:tc>
        <w:tc>
          <w:tcPr>
            <w:tcW w:w="2400" w:type="dxa"/>
            <w:vAlign w:val="center"/>
          </w:tcPr>
          <w:p>
            <w:pPr>
              <w:spacing w:before="0" w:after="0"/>
              <w:jc w:val="left"/>
              <w:rPr>
                <w:ins w:id="5399" w:author="Claude" w:date="2026-10-14T09:00:00Z"/>
              </w:rPr>
            </w:pPr>
            <w:ins w:id="5400" w:author="Claude" w:date="2026-10-14T09:00:00Z">
              <w:r>
                <w:rPr>
                  <w:rFonts w:ascii="Times New Roman" w:hAnsi="Times New Roman" w:cs="Times New Roman"/>
                  <w:i/>
                  <w:iCs/>
                  <w:sz w:val="18"/>
                  <w:szCs w:val="18"/>
                </w:rPr>
                <w:t xml:space="preserve">Khối lượng tạm tính</w:t>
              </w:r>
            </w:ins>
          </w:p>
        </w:tc>
      </w:tr>
      <w:tr>
        <w:trPr>
          <w:cantSplit/>
          <w:ins w:id="5410" w:author="Claude" w:date="2026-10-14T09:00:00Z"/>
        </w:trPr>
        <w:tc>
          <w:tcPr>
            <w:tcW w:w="700" w:type="dxa"/>
            <w:vAlign w:val="center"/>
          </w:tcPr>
          <w:p>
            <w:pPr>
              <w:spacing w:before="0" w:after="0"/>
              <w:jc w:val="center"/>
              <w:rPr>
                <w:ins w:id="5402" w:author="Claude" w:date="2026-10-14T09:00:00Z"/>
              </w:rPr>
            </w:pPr>
            <w:ins w:id="5403" w:author="Claude" w:date="2026-10-14T09:00:00Z">
              <w:r>
                <w:rPr>
                  <w:rFonts w:ascii="Times New Roman" w:hAnsi="Times New Roman" w:cs="Times New Roman"/>
                  <w:b/>
                  <w:bCs/>
                  <w:sz w:val="20"/>
                  <w:szCs w:val="20"/>
                </w:rPr>
                <w:t xml:space="preserve">7</w:t>
              </w:r>
            </w:ins>
          </w:p>
        </w:tc>
        <w:tc>
          <w:tcPr>
            <w:tcW w:w="3972" w:type="dxa"/>
            <w:vAlign w:val="center"/>
          </w:tcPr>
          <w:p>
            <w:pPr>
              <w:spacing w:before="0" w:after="0"/>
              <w:jc w:val="left"/>
              <w:rPr>
                <w:ins w:id="5404" w:author="Claude" w:date="2026-10-14T09:00:00Z"/>
              </w:rPr>
            </w:pPr>
            <w:ins w:id="5405" w:author="Claude" w:date="2026-10-14T09:00:00Z">
              <w:r>
                <w:rPr>
                  <w:rFonts w:ascii="Times New Roman" w:hAnsi="Times New Roman" w:cs="Times New Roman"/>
                  <w:b/>
                  <w:bCs/>
                  <w:sz w:val="20"/>
                  <w:szCs w:val="20"/>
                </w:rPr>
                <w:t xml:space="preserve">Phần chống thấm</w:t>
              </w:r>
            </w:ins>
          </w:p>
        </w:tc>
        <w:tc>
          <w:tcPr>
            <w:tcW w:w="2000" w:type="dxa"/>
            <w:vAlign w:val="center"/>
          </w:tcPr>
          <w:p>
            <w:pPr>
              <w:spacing w:before="0" w:after="0"/>
              <w:jc w:val="right"/>
              <w:rPr>
                <w:ins w:id="5406" w:author="Claude" w:date="2026-10-14T09:00:00Z"/>
              </w:rPr>
            </w:pPr>
            <w:ins w:id="5407" w:author="Claude" w:date="2026-10-14T09:00:00Z">
              <w:r>
                <w:rPr>
                  <w:rFonts w:ascii="Times New Roman" w:hAnsi="Times New Roman" w:cs="Times New Roman"/>
                  <w:b/>
                  <w:bCs/>
                  <w:sz w:val="20"/>
                  <w:szCs w:val="20"/>
                </w:rPr>
                <w:t xml:space="preserve">5.713.276.503</w:t>
              </w:r>
            </w:ins>
          </w:p>
        </w:tc>
        <w:tc>
          <w:tcPr>
            <w:tcW w:w="2400" w:type="dxa"/>
            <w:vAlign w:val="center"/>
          </w:tcPr>
          <w:p>
            <w:pPr>
              <w:spacing w:before="0" w:after="0"/>
              <w:jc w:val="left"/>
              <w:rPr>
                <w:ins w:id="5408" w:author="Claude" w:date="2026-10-14T09:00:00Z"/>
              </w:rPr>
            </w:pPr>
            <w:ins w:id="5409" w:author="Claude" w:date="2026-10-14T09:00:00Z">
              <w:r>
                <w:rPr>
                  <w:rFonts w:ascii="Times New Roman" w:hAnsi="Times New Roman" w:cs="Times New Roman"/>
                  <w:i/>
                  <w:iCs/>
                  <w:sz w:val="18"/>
                  <w:szCs w:val="18"/>
                </w:rPr>
                <w:t xml:space="preserve">Nền hầm và tường hầm</w:t>
              </w:r>
            </w:ins>
          </w:p>
        </w:tc>
      </w:tr>
      <w:tr>
        <w:trPr>
          <w:cantSplit/>
          <w:ins w:id="5419" w:author="Claude" w:date="2026-10-14T09:00:00Z"/>
        </w:trPr>
        <w:tc>
          <w:tcPr>
            <w:tcW w:w="700" w:type="dxa"/>
            <w:vAlign w:val="center"/>
          </w:tcPr>
          <w:p>
            <w:pPr>
              <w:spacing w:before="0" w:after="0"/>
              <w:jc w:val="center"/>
              <w:rPr>
                <w:ins w:id="5411" w:author="Claude" w:date="2026-10-14T09:00:00Z"/>
              </w:rPr>
            </w:pPr>
            <w:ins w:id="5412" w:author="Claude" w:date="2026-10-14T09:00:00Z">
              <w:r>
                <w:rPr>
                  <w:rFonts w:ascii="Times New Roman" w:hAnsi="Times New Roman" w:cs="Times New Roman"/>
                  <w:b/>
                  <w:bCs/>
                  <w:sz w:val="20"/>
                  <w:szCs w:val="20"/>
                </w:rPr>
                <w:t xml:space="preserve">8</w:t>
              </w:r>
            </w:ins>
          </w:p>
        </w:tc>
        <w:tc>
          <w:tcPr>
            <w:tcW w:w="3972" w:type="dxa"/>
            <w:vAlign w:val="center"/>
          </w:tcPr>
          <w:p>
            <w:pPr>
              <w:spacing w:before="0" w:after="0"/>
              <w:jc w:val="left"/>
              <w:rPr>
                <w:ins w:id="5413" w:author="Claude" w:date="2026-10-14T09:00:00Z"/>
              </w:rPr>
            </w:pPr>
            <w:ins w:id="5414" w:author="Claude" w:date="2026-10-14T09:00:00Z">
              <w:r>
                <w:rPr>
                  <w:rFonts w:ascii="Times New Roman" w:hAnsi="Times New Roman" w:cs="Times New Roman"/>
                  <w:b/>
                  <w:bCs/>
                  <w:sz w:val="20"/>
                  <w:szCs w:val="20"/>
                </w:rPr>
                <w:t xml:space="preserve">Móng cẩu tháp</w:t>
              </w:r>
            </w:ins>
          </w:p>
        </w:tc>
        <w:tc>
          <w:tcPr>
            <w:tcW w:w="2000" w:type="dxa"/>
            <w:vAlign w:val="center"/>
          </w:tcPr>
          <w:p>
            <w:pPr>
              <w:spacing w:before="0" w:after="0"/>
              <w:jc w:val="right"/>
              <w:rPr>
                <w:ins w:id="5415" w:author="Claude" w:date="2026-10-14T09:00:00Z"/>
              </w:rPr>
            </w:pPr>
            <w:ins w:id="5416" w:author="Claude" w:date="2026-10-14T09:00:00Z">
              <w:r>
                <w:rPr>
                  <w:rFonts w:ascii="Times New Roman" w:hAnsi="Times New Roman" w:cs="Times New Roman"/>
                  <w:b/>
                  <w:bCs/>
                  <w:sz w:val="20"/>
                  <w:szCs w:val="20"/>
                </w:rPr>
                <w:t xml:space="preserve">640.092.150</w:t>
              </w:r>
            </w:ins>
          </w:p>
        </w:tc>
        <w:tc>
          <w:tcPr>
            <w:tcW w:w="2400" w:type="dxa"/>
            <w:vAlign w:val="center"/>
          </w:tcPr>
          <w:p>
            <w:pPr>
              <w:spacing w:before="0" w:after="0"/>
              <w:jc w:val="left"/>
              <w:rPr>
                <w:ins w:id="5417" w:author="Claude" w:date="2026-10-14T09:00:00Z"/>
              </w:rPr>
            </w:pPr>
            <w:ins w:id="5418" w:author="Claude" w:date="2026-10-14T09:00:00Z">
              <w:r>
                <w:rPr>
                  <w:rFonts w:ascii="Times New Roman" w:hAnsi="Times New Roman" w:cs="Times New Roman"/>
                  <w:i/>
                  <w:iCs/>
                  <w:sz w:val="18"/>
                  <w:szCs w:val="18"/>
                </w:rPr>
                <w:t xml:space="preserve">Không bao gồm cọc khoan nhồi, phá dỡ móng và cọc</w:t>
              </w:r>
            </w:ins>
          </w:p>
        </w:tc>
      </w:tr>
      <w:tr>
        <w:trPr>
          <w:cantSplit/>
          <w:ins w:id="5426" w:author="Claude" w:date="2026-10-14T09:00:00Z"/>
        </w:trPr>
        <w:tc>
          <w:tcPr>
            <w:tcW w:w="700" w:type="dxa"/>
            <w:shd w:val="clear" w:color="auto" w:fill="F2F2F2"/>
            <w:vAlign w:val="center"/>
          </w:tcPr>
          <w:p>
            <w:pPr>
              <w:spacing w:before="0" w:after="0"/>
              <w:jc w:val="left"/>
              <w:rPr>
                <w:ins w:id="5420" w:author="Claude" w:date="2026-10-14T09:00:00Z"/>
              </w:rPr>
            </w:pPr>
          </w:p>
        </w:tc>
        <w:tc>
          <w:tcPr>
            <w:tcW w:w="3972" w:type="dxa"/>
            <w:shd w:val="clear" w:color="auto" w:fill="F2F2F2"/>
            <w:vAlign w:val="center"/>
          </w:tcPr>
          <w:p>
            <w:pPr>
              <w:spacing w:before="0" w:after="0"/>
              <w:jc w:val="left"/>
              <w:rPr>
                <w:ins w:id="5421" w:author="Claude" w:date="2026-10-14T09:00:00Z"/>
              </w:rPr>
            </w:pPr>
            <w:ins w:id="5422" w:author="Claude" w:date="2026-10-14T09:00:00Z">
              <w:r>
                <w:rPr>
                  <w:rFonts w:ascii="Times New Roman" w:hAnsi="Times New Roman" w:cs="Times New Roman"/>
                  <w:b/>
                  <w:bCs/>
                  <w:sz w:val="20"/>
                  <w:szCs w:val="20"/>
                </w:rPr>
                <w:t xml:space="preserve">GIÁ TRỊ HỢP ĐỒNG TRƯỚC THUẾ</w:t>
              </w:r>
            </w:ins>
          </w:p>
        </w:tc>
        <w:tc>
          <w:tcPr>
            <w:tcW w:w="2000" w:type="dxa"/>
            <w:shd w:val="clear" w:color="auto" w:fill="F2F2F2"/>
            <w:vAlign w:val="center"/>
          </w:tcPr>
          <w:p>
            <w:pPr>
              <w:spacing w:before="0" w:after="0"/>
              <w:jc w:val="right"/>
              <w:rPr>
                <w:ins w:id="5423" w:author="Claude" w:date="2026-10-14T09:00:00Z"/>
              </w:rPr>
            </w:pPr>
            <w:ins w:id="5424" w:author="Claude" w:date="2026-10-14T09:00:00Z">
              <w:r>
                <w:rPr>
                  <w:rFonts w:ascii="Times New Roman" w:hAnsi="Times New Roman" w:cs="Times New Roman"/>
                  <w:b/>
                  <w:bCs/>
                  <w:sz w:val="20"/>
                  <w:szCs w:val="20"/>
                  <w:highlight w:val="yellow"/>
                </w:rPr>
                <w:t xml:space="preserve">199.933.578.893</w:t>
              </w:r>
            </w:ins>
          </w:p>
        </w:tc>
        <w:tc>
          <w:tcPr>
            <w:tcW w:w="2400" w:type="dxa"/>
            <w:shd w:val="clear" w:color="auto" w:fill="F2F2F2"/>
            <w:vAlign w:val="center"/>
          </w:tcPr>
          <w:p>
            <w:pPr>
              <w:spacing w:before="0" w:after="0"/>
              <w:jc w:val="left"/>
              <w:rPr>
                <w:ins w:id="5425" w:author="Claude" w:date="2026-10-14T09:00:00Z"/>
              </w:rPr>
            </w:pPr>
          </w:p>
        </w:tc>
      </w:tr>
      <w:tr>
        <w:trPr>
          <w:cantSplit/>
          <w:ins w:id="5433" w:author="Claude" w:date="2026-10-14T09:00:00Z"/>
        </w:trPr>
        <w:tc>
          <w:tcPr>
            <w:tcW w:w="700" w:type="dxa"/>
            <w:shd w:val="clear" w:color="auto" w:fill="F2F2F2"/>
            <w:vAlign w:val="center"/>
          </w:tcPr>
          <w:p>
            <w:pPr>
              <w:spacing w:before="0" w:after="0"/>
              <w:jc w:val="left"/>
              <w:rPr>
                <w:ins w:id="5427" w:author="Claude" w:date="2026-10-14T09:00:00Z"/>
              </w:rPr>
            </w:pPr>
          </w:p>
        </w:tc>
        <w:tc>
          <w:tcPr>
            <w:tcW w:w="3972" w:type="dxa"/>
            <w:shd w:val="clear" w:color="auto" w:fill="F2F2F2"/>
            <w:vAlign w:val="center"/>
          </w:tcPr>
          <w:p>
            <w:pPr>
              <w:spacing w:before="0" w:after="0"/>
              <w:jc w:val="left"/>
              <w:rPr>
                <w:ins w:id="5428" w:author="Claude" w:date="2026-10-14T09:00:00Z"/>
              </w:rPr>
            </w:pPr>
            <w:ins w:id="5429" w:author="Claude" w:date="2026-10-14T09:00:00Z">
              <w:r>
                <w:rPr>
                  <w:rFonts w:ascii="Times New Roman" w:hAnsi="Times New Roman" w:cs="Times New Roman"/>
                  <w:b/>
                  <w:bCs/>
                  <w:sz w:val="20"/>
                  <w:szCs w:val="20"/>
                </w:rPr>
                <w:t xml:space="preserve">THUẾ GTGT 8%</w:t>
              </w:r>
            </w:ins>
          </w:p>
        </w:tc>
        <w:tc>
          <w:tcPr>
            <w:tcW w:w="2000" w:type="dxa"/>
            <w:shd w:val="clear" w:color="auto" w:fill="F2F2F2"/>
            <w:vAlign w:val="center"/>
          </w:tcPr>
          <w:p>
            <w:pPr>
              <w:spacing w:before="0" w:after="0"/>
              <w:jc w:val="right"/>
              <w:rPr>
                <w:ins w:id="5430" w:author="Claude" w:date="2026-10-14T09:00:00Z"/>
              </w:rPr>
            </w:pPr>
            <w:ins w:id="5431" w:author="Claude" w:date="2026-10-14T09:00:00Z">
              <w:r>
                <w:rPr>
                  <w:rFonts w:ascii="Times New Roman" w:hAnsi="Times New Roman" w:cs="Times New Roman"/>
                  <w:b/>
                  <w:bCs/>
                  <w:sz w:val="20"/>
                  <w:szCs w:val="20"/>
                  <w:highlight w:val="yellow"/>
                </w:rPr>
                <w:t xml:space="preserve">15.994.686.311</w:t>
              </w:r>
            </w:ins>
          </w:p>
        </w:tc>
        <w:tc>
          <w:tcPr>
            <w:tcW w:w="2400" w:type="dxa"/>
            <w:shd w:val="clear" w:color="auto" w:fill="F2F2F2"/>
            <w:vAlign w:val="center"/>
          </w:tcPr>
          <w:p>
            <w:pPr>
              <w:spacing w:before="0" w:after="0"/>
              <w:jc w:val="left"/>
              <w:rPr>
                <w:ins w:id="5432" w:author="Claude" w:date="2026-10-14T09:00:00Z"/>
              </w:rPr>
            </w:pPr>
          </w:p>
        </w:tc>
      </w:tr>
      <w:tr>
        <w:trPr>
          <w:cantSplit/>
          <w:ins w:id="5440" w:author="Claude" w:date="2026-10-14T09:00:00Z"/>
        </w:trPr>
        <w:tc>
          <w:tcPr>
            <w:tcW w:w="700" w:type="dxa"/>
            <w:shd w:val="clear" w:color="auto" w:fill="F2F2F2"/>
            <w:vAlign w:val="center"/>
          </w:tcPr>
          <w:p>
            <w:pPr>
              <w:spacing w:before="0" w:after="0"/>
              <w:jc w:val="left"/>
              <w:rPr>
                <w:ins w:id="5434" w:author="Claude" w:date="2026-10-14T09:00:00Z"/>
              </w:rPr>
            </w:pPr>
          </w:p>
        </w:tc>
        <w:tc>
          <w:tcPr>
            <w:tcW w:w="3972" w:type="dxa"/>
            <w:shd w:val="clear" w:color="auto" w:fill="F2F2F2"/>
            <w:vAlign w:val="center"/>
          </w:tcPr>
          <w:p>
            <w:pPr>
              <w:spacing w:before="0" w:after="0"/>
              <w:jc w:val="left"/>
              <w:rPr>
                <w:ins w:id="5435" w:author="Claude" w:date="2026-10-14T09:00:00Z"/>
              </w:rPr>
            </w:pPr>
            <w:ins w:id="5436" w:author="Claude" w:date="2026-10-14T09:00:00Z">
              <w:r>
                <w:rPr>
                  <w:rFonts w:ascii="Times New Roman" w:hAnsi="Times New Roman" w:cs="Times New Roman"/>
                  <w:b/>
                  <w:bCs/>
                  <w:sz w:val="20"/>
                  <w:szCs w:val="20"/>
                </w:rPr>
                <w:t xml:space="preserve">GIÁ TRỊ HỢP ĐỒNG SAU THUẾ</w:t>
              </w:r>
            </w:ins>
          </w:p>
        </w:tc>
        <w:tc>
          <w:tcPr>
            <w:tcW w:w="2000" w:type="dxa"/>
            <w:shd w:val="clear" w:color="auto" w:fill="F2F2F2"/>
            <w:vAlign w:val="center"/>
          </w:tcPr>
          <w:p>
            <w:pPr>
              <w:spacing w:before="0" w:after="0"/>
              <w:jc w:val="right"/>
              <w:rPr>
                <w:ins w:id="5437" w:author="Claude" w:date="2026-10-14T09:00:00Z"/>
              </w:rPr>
            </w:pPr>
            <w:ins w:id="5438" w:author="Claude" w:date="2026-10-14T09:00:00Z">
              <w:r>
                <w:rPr>
                  <w:rFonts w:ascii="Times New Roman" w:hAnsi="Times New Roman" w:cs="Times New Roman"/>
                  <w:b/>
                  <w:bCs/>
                  <w:sz w:val="20"/>
                  <w:szCs w:val="20"/>
                  <w:highlight w:val="yellow"/>
                </w:rPr>
                <w:t xml:space="preserve">215.928.265.204</w:t>
              </w:r>
            </w:ins>
          </w:p>
        </w:tc>
        <w:tc>
          <w:tcPr>
            <w:tcW w:w="2400" w:type="dxa"/>
            <w:shd w:val="clear" w:color="auto" w:fill="F2F2F2"/>
            <w:vAlign w:val="center"/>
          </w:tcPr>
          <w:p>
            <w:pPr>
              <w:spacing w:before="0" w:after="0"/>
              <w:jc w:val="left"/>
              <w:rPr>
                <w:ins w:id="5439" w:author="Claude" w:date="2026-10-14T09:00:00Z"/>
              </w:rPr>
            </w:pPr>
          </w:p>
        </w:tc>
      </w:tr>
    </w:tbl>
    <w:p>
      <w:pPr>
        <w:spacing w:before="60" w:after="60"/>
        <w:jc w:val="both"/>
        <w:rPr>
          <w:ins w:id="5441" w:author="Claude" w:date="2026-10-14T09:00:00Z"/>
        </w:rPr>
      </w:pPr>
      <w:ins w:id="5442" w:author="Claude" w:date="2026-10-14T09:00:00Z">
        <w:r>
          <w:rPr>
            <w:rFonts w:ascii="Times New Roman" w:hAnsi="Times New Roman" w:cs="Times New Roman"/>
            <w:b/>
            <w:bCs/>
            <w:sz w:val="22"/>
            <w:szCs w:val="22"/>
          </w:rPr>
          <w:t xml:space="preserve">Ghi chú:</w:t>
        </w:r>
      </w:ins>
    </w:p>
    <w:p>
      <w:pPr>
        <w:spacing w:before="60" w:after="60"/>
        <w:jc w:val="both"/>
        <w:rPr>
          <w:ins w:id="5443" w:author="Claude" w:date="2026-10-14T09:00:00Z"/>
        </w:rPr>
      </w:pPr>
      <w:ins w:id="5444" w:author="Claude" w:date="2026-10-14T09:00:00Z">
        <w:r>
          <w:rPr>
            <w:rFonts w:ascii="Times New Roman" w:hAnsi="Times New Roman" w:cs="Times New Roman"/>
            <w:sz w:val="22"/>
            <w:szCs w:val="22"/>
          </w:rPr>
          <w:t xml:space="preserve">1. Giá trị Hợp đồng không bao gồm: công tác đất (đào, vận chuyển, đắp, đập đầu cọc, san gạt nền), công tác chống mối, cọc khoan nhồi móng cẩu tháp, phá dỡ móng cẩu tháp và cọc khoan nhồi.</w:t>
        </w:r>
      </w:ins>
    </w:p>
    <w:p>
      <w:pPr>
        <w:spacing w:before="60" w:after="60"/>
        <w:jc w:val="both"/>
        <w:rPr>
          <w:ins w:id="5445" w:author="Claude" w:date="2026-10-14T09:00:00Z"/>
        </w:rPr>
      </w:pPr>
      <w:ins w:id="5446" w:author="Claude" w:date="2026-10-14T09:00:00Z">
        <w:r>
          <w:rPr>
            <w:rFonts w:ascii="Times New Roman" w:hAnsi="Times New Roman" w:cs="Times New Roman"/>
            <w:sz w:val="22"/>
            <w:szCs w:val="22"/>
          </w:rPr>
          <w:t xml:space="preserve">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w:t>
        </w:r>
      </w:ins>
    </w:p>
    <w:p>
      <w:pPr>
        <w:spacing w:before="60" w:after="60"/>
        <w:jc w:val="both"/>
        <w:rPr>
          <w:ins w:id="5447" w:author="Claude" w:date="2026-10-14T09:00:00Z"/>
        </w:rPr>
      </w:pPr>
      <w:ins w:id="5448" w:author="Claude" w:date="2026-10-14T09:00:00Z">
        <w:r>
          <w:rPr>
            <w:rFonts w:ascii="Times New Roman" w:hAnsi="Times New Roman" w:cs="Times New Roman"/>
            <w:sz w:val="22"/>
            <w:szCs w:val="22"/>
          </w:rPr>
          <w:t xml:space="preserve">3. Đơn giá là đơn giá cố định, không điều chỉnh theo biến động giá vật tư (Điều 9.1). Chi phí chung và chi phí cẩu tháp là trọn gói.</w:t>
        </w:r>
      </w:ins>
    </w:p>
    <w:p>
      <w:pPr>
        <w:spacing w:before="60" w:after="60"/>
        <w:jc w:val="both"/>
        <w:rPr>
          <w:ins w:id="5449" w:author="Claude" w:date="2026-10-14T09:00:00Z"/>
        </w:rPr>
      </w:pPr>
      <w:ins w:id="5450" w:author="Claude" w:date="2026-10-14T09:00:00Z">
        <w:r>
          <w:rPr>
            <w:rFonts w:ascii="Times New Roman" w:hAnsi="Times New Roman" w:cs="Times New Roman"/>
            <w:sz w:val="22"/>
            <w:szCs w:val="22"/>
          </w:rPr>
          <w:t xml:space="preserve">4. Chi phí lưu cừ, lưu văng chống khi tiến độ kéo dài chỉ được áp dụng khi việc kéo dài do lỗi của Bên A và được Bên A chấp thuận bằng văn bản; khối lượng xác định theo thực tế được Bên A xác nhận.</w:t>
        </w:r>
      </w:ins>
    </w:p>
    <w:p>
      <w:pPr>
        <w:spacing w:before="60" w:after="60"/>
        <w:jc w:val="both"/>
        <w:rPr>
          <w:ins w:id="5451" w:author="Claude" w:date="2026-10-14T09:00:00Z"/>
        </w:rPr>
      </w:pPr>
      <w:ins w:id="5452" w:author="Claude" w:date="2026-10-14T09:00:00Z">
        <w:r>
          <w:rPr>
            <w:rFonts w:ascii="Times New Roman" w:hAnsi="Times New Roman" w:cs="Times New Roman"/>
            <w:b/>
            <w:bCs/>
            <w:sz w:val="24"/>
            <w:szCs w:val="24"/>
          </w:rPr>
          <w:t xml:space="preserve">II. BẢNG CHI TIẾT GIÁ TRỊ HỢP ĐỒNG</w:t>
        </w:r>
      </w:ins>
    </w:p>
    <w:p>
      <w:pPr>
        <w:spacing w:before="60" w:after="60"/>
        <w:jc w:val="both"/>
        <w:rPr>
          <w:ins w:id="5453" w:author="Claude" w:date="2026-10-14T09:00:00Z"/>
        </w:rPr>
      </w:pPr>
      <w:ins w:id="5454" w:author="Claude" w:date="2026-10-14T09:00:00Z">
        <w:r>
          <w:rPr>
            <w:rFonts w:ascii="Times New Roman" w:hAnsi="Times New Roman" w:cs="Times New Roman"/>
            <w:i/>
            <w:iCs/>
            <w:sz w:val="20"/>
            <w:szCs w:val="20"/>
          </w:rPr>
          <w:t xml:space="preserve">Đơn vị tính: đồng</w:t>
        </w:r>
      </w:ins>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Pr>
      <w:tblGrid>
        <w:gridCol w:w="450"/>
        <w:gridCol w:w="2150"/>
        <w:gridCol w:w="1150"/>
        <w:gridCol w:w="480"/>
        <w:gridCol w:w="780"/>
        <w:gridCol w:w="780"/>
        <w:gridCol w:w="780"/>
        <w:gridCol w:w="950"/>
        <w:gridCol w:w="1552"/>
      </w:tblGrid>
      <w:tr>
        <w:trPr>
          <w:tblHeader/>
          <w:cantSplit/>
          <w:ins w:id="5473" w:author="Claude" w:date="2026-10-14T09:00:00Z"/>
        </w:trPr>
        <w:tc>
          <w:tcPr>
            <w:tcW w:w="450" w:type="dxa"/>
            <w:shd w:val="clear" w:color="auto" w:fill="D9D9D9"/>
            <w:vAlign w:val="center"/>
          </w:tcPr>
          <w:p>
            <w:pPr>
              <w:spacing w:before="0" w:after="0"/>
              <w:jc w:val="center"/>
              <w:rPr>
                <w:ins w:id="5455" w:author="Claude" w:date="2026-10-14T09:00:00Z"/>
              </w:rPr>
            </w:pPr>
            <w:ins w:id="5456" w:author="Claude" w:date="2026-10-14T09:00:00Z">
              <w:r>
                <w:rPr>
                  <w:rFonts w:ascii="Times New Roman" w:hAnsi="Times New Roman" w:cs="Times New Roman"/>
                  <w:b/>
                  <w:bCs/>
                  <w:sz w:val="18"/>
                  <w:szCs w:val="18"/>
                </w:rPr>
                <w:t xml:space="preserve">STT</w:t>
              </w:r>
            </w:ins>
          </w:p>
        </w:tc>
        <w:tc>
          <w:tcPr>
            <w:tcW w:w="2150" w:type="dxa"/>
            <w:shd w:val="clear" w:color="auto" w:fill="D9D9D9"/>
            <w:vAlign w:val="center"/>
          </w:tcPr>
          <w:p>
            <w:pPr>
              <w:spacing w:before="0" w:after="0"/>
              <w:jc w:val="center"/>
              <w:rPr>
                <w:ins w:id="5457" w:author="Claude" w:date="2026-10-14T09:00:00Z"/>
              </w:rPr>
            </w:pPr>
            <w:ins w:id="5458" w:author="Claude" w:date="2026-10-14T09:00:00Z">
              <w:r>
                <w:rPr>
                  <w:rFonts w:ascii="Times New Roman" w:hAnsi="Times New Roman" w:cs="Times New Roman"/>
                  <w:b/>
                  <w:bCs/>
                  <w:sz w:val="18"/>
                  <w:szCs w:val="18"/>
                </w:rPr>
                <w:t xml:space="preserve">Công việc</w:t>
              </w:r>
            </w:ins>
          </w:p>
        </w:tc>
        <w:tc>
          <w:tcPr>
            <w:tcW w:w="1150" w:type="dxa"/>
            <w:shd w:val="clear" w:color="auto" w:fill="D9D9D9"/>
            <w:vAlign w:val="center"/>
          </w:tcPr>
          <w:p>
            <w:pPr>
              <w:spacing w:before="0" w:after="0"/>
              <w:jc w:val="center"/>
              <w:rPr>
                <w:ins w:id="5459" w:author="Claude" w:date="2026-10-14T09:00:00Z"/>
              </w:rPr>
            </w:pPr>
            <w:ins w:id="5460" w:author="Claude" w:date="2026-10-14T09:00:00Z">
              <w:r>
                <w:rPr>
                  <w:rFonts w:ascii="Times New Roman" w:hAnsi="Times New Roman" w:cs="Times New Roman"/>
                  <w:b/>
                  <w:bCs/>
                  <w:sz w:val="18"/>
                  <w:szCs w:val="18"/>
                </w:rPr>
                <w:t xml:space="preserve">Diễn giải</w:t>
              </w:r>
            </w:ins>
          </w:p>
        </w:tc>
        <w:tc>
          <w:tcPr>
            <w:tcW w:w="480" w:type="dxa"/>
            <w:shd w:val="clear" w:color="auto" w:fill="D9D9D9"/>
            <w:vAlign w:val="center"/>
          </w:tcPr>
          <w:p>
            <w:pPr>
              <w:spacing w:before="0" w:after="0"/>
              <w:jc w:val="center"/>
              <w:rPr>
                <w:ins w:id="5461" w:author="Claude" w:date="2026-10-14T09:00:00Z"/>
              </w:rPr>
            </w:pPr>
            <w:ins w:id="5462" w:author="Claude" w:date="2026-10-14T09:00:00Z">
              <w:r>
                <w:rPr>
                  <w:rFonts w:ascii="Times New Roman" w:hAnsi="Times New Roman" w:cs="Times New Roman"/>
                  <w:b/>
                  <w:bCs/>
                  <w:sz w:val="18"/>
                  <w:szCs w:val="18"/>
                </w:rPr>
                <w:t xml:space="preserve">Đơn vị</w:t>
              </w:r>
            </w:ins>
          </w:p>
        </w:tc>
        <w:tc>
          <w:tcPr>
            <w:tcW w:w="780" w:type="dxa"/>
            <w:shd w:val="clear" w:color="auto" w:fill="D9D9D9"/>
            <w:vAlign w:val="center"/>
          </w:tcPr>
          <w:p>
            <w:pPr>
              <w:spacing w:before="0" w:after="0"/>
              <w:jc w:val="center"/>
              <w:rPr>
                <w:ins w:id="5463" w:author="Claude" w:date="2026-10-14T09:00:00Z"/>
              </w:rPr>
            </w:pPr>
            <w:ins w:id="5464" w:author="Claude" w:date="2026-10-14T09:00:00Z">
              <w:r>
                <w:rPr>
                  <w:rFonts w:ascii="Times New Roman" w:hAnsi="Times New Roman" w:cs="Times New Roman"/>
                  <w:b/>
                  <w:bCs/>
                  <w:sz w:val="18"/>
                  <w:szCs w:val="18"/>
                </w:rPr>
                <w:t xml:space="preserve">KL Tòa CT1.2</w:t>
              </w:r>
            </w:ins>
          </w:p>
        </w:tc>
        <w:tc>
          <w:tcPr>
            <w:tcW w:w="780" w:type="dxa"/>
            <w:shd w:val="clear" w:color="auto" w:fill="D9D9D9"/>
            <w:vAlign w:val="center"/>
          </w:tcPr>
          <w:p>
            <w:pPr>
              <w:spacing w:before="0" w:after="0"/>
              <w:jc w:val="center"/>
              <w:rPr>
                <w:ins w:id="5465" w:author="Claude" w:date="2026-10-14T09:00:00Z"/>
              </w:rPr>
            </w:pPr>
            <w:ins w:id="5466" w:author="Claude" w:date="2026-10-14T09:00:00Z">
              <w:r>
                <w:rPr>
                  <w:rFonts w:ascii="Times New Roman" w:hAnsi="Times New Roman" w:cs="Times New Roman"/>
                  <w:b/>
                  <w:bCs/>
                  <w:sz w:val="18"/>
                  <w:szCs w:val="18"/>
                </w:rPr>
                <w:t xml:space="preserve">KL Tòa CT2</w:t>
              </w:r>
            </w:ins>
          </w:p>
        </w:tc>
        <w:tc>
          <w:tcPr>
            <w:tcW w:w="780" w:type="dxa"/>
            <w:shd w:val="clear" w:color="auto" w:fill="D9D9D9"/>
            <w:vAlign w:val="center"/>
          </w:tcPr>
          <w:p>
            <w:pPr>
              <w:spacing w:before="0" w:after="0"/>
              <w:jc w:val="center"/>
              <w:rPr>
                <w:ins w:id="5467" w:author="Claude" w:date="2026-10-14T09:00:00Z"/>
              </w:rPr>
            </w:pPr>
            <w:ins w:id="5468" w:author="Claude" w:date="2026-10-14T09:00:00Z">
              <w:r>
                <w:rPr>
                  <w:rFonts w:ascii="Times New Roman" w:hAnsi="Times New Roman" w:cs="Times New Roman"/>
                  <w:b/>
                  <w:bCs/>
                  <w:sz w:val="18"/>
                  <w:szCs w:val="18"/>
                </w:rPr>
                <w:t xml:space="preserve">KL Tổng</w:t>
              </w:r>
            </w:ins>
          </w:p>
        </w:tc>
        <w:tc>
          <w:tcPr>
            <w:tcW w:w="950" w:type="dxa"/>
            <w:shd w:val="clear" w:color="auto" w:fill="D9D9D9"/>
            <w:vAlign w:val="center"/>
          </w:tcPr>
          <w:p>
            <w:pPr>
              <w:spacing w:before="0" w:after="0"/>
              <w:jc w:val="center"/>
              <w:rPr>
                <w:ins w:id="5469" w:author="Claude" w:date="2026-10-14T09:00:00Z"/>
              </w:rPr>
            </w:pPr>
            <w:ins w:id="5470" w:author="Claude" w:date="2026-10-14T09:00:00Z">
              <w:r>
                <w:rPr>
                  <w:rFonts w:ascii="Times New Roman" w:hAnsi="Times New Roman" w:cs="Times New Roman"/>
                  <w:b/>
                  <w:bCs/>
                  <w:sz w:val="18"/>
                  <w:szCs w:val="18"/>
                </w:rPr>
                <w:t xml:space="preserve">Đơn giá</w:t>
              </w:r>
            </w:ins>
          </w:p>
        </w:tc>
        <w:tc>
          <w:tcPr>
            <w:tcW w:w="1552" w:type="dxa"/>
            <w:shd w:val="clear" w:color="auto" w:fill="D9D9D9"/>
            <w:vAlign w:val="center"/>
          </w:tcPr>
          <w:p>
            <w:pPr>
              <w:spacing w:before="0" w:after="0"/>
              <w:jc w:val="center"/>
              <w:rPr>
                <w:ins w:id="5471" w:author="Claude" w:date="2026-10-14T09:00:00Z"/>
              </w:rPr>
            </w:pPr>
            <w:ins w:id="5472" w:author="Claude" w:date="2026-10-14T09:00:00Z">
              <w:r>
                <w:rPr>
                  <w:rFonts w:ascii="Times New Roman" w:hAnsi="Times New Roman" w:cs="Times New Roman"/>
                  <w:b/>
                  <w:bCs/>
                  <w:sz w:val="18"/>
                  <w:szCs w:val="18"/>
                </w:rPr>
                <w:t xml:space="preserve">Thành tiền</w:t>
              </w:r>
            </w:ins>
          </w:p>
        </w:tc>
      </w:tr>
      <w:tr>
        <w:trPr>
          <w:cantSplit/>
          <w:ins w:id="5486" w:author="Claude" w:date="2026-10-14T09:00:00Z"/>
        </w:trPr>
        <w:tc>
          <w:tcPr>
            <w:tcW w:w="450" w:type="dxa"/>
            <w:shd w:val="clear" w:color="auto" w:fill="F2F2F2"/>
            <w:vAlign w:val="center"/>
          </w:tcPr>
          <w:p>
            <w:pPr>
              <w:spacing w:before="0" w:after="0"/>
              <w:jc w:val="center"/>
              <w:rPr>
                <w:ins w:id="5474" w:author="Claude" w:date="2026-10-14T09:00:00Z"/>
              </w:rPr>
            </w:pPr>
            <w:ins w:id="5475" w:author="Claude" w:date="2026-10-14T09:00:00Z">
              <w:r>
                <w:rPr>
                  <w:rFonts w:ascii="Times New Roman" w:hAnsi="Times New Roman" w:cs="Times New Roman"/>
                  <w:b/>
                  <w:bCs/>
                  <w:sz w:val="18"/>
                  <w:szCs w:val="18"/>
                </w:rPr>
                <w:t xml:space="preserve">II</w:t>
              </w:r>
            </w:ins>
          </w:p>
        </w:tc>
        <w:tc>
          <w:tcPr>
            <w:tcW w:w="2150" w:type="dxa"/>
            <w:shd w:val="clear" w:color="auto" w:fill="F2F2F2"/>
            <w:vAlign w:val="center"/>
          </w:tcPr>
          <w:p>
            <w:pPr>
              <w:spacing w:before="0" w:after="0"/>
              <w:jc w:val="left"/>
              <w:rPr>
                <w:ins w:id="5476" w:author="Claude" w:date="2026-10-14T09:00:00Z"/>
              </w:rPr>
            </w:pPr>
            <w:ins w:id="5477" w:author="Claude" w:date="2026-10-14T09:00:00Z">
              <w:r>
                <w:rPr>
                  <w:rFonts w:ascii="Times New Roman" w:hAnsi="Times New Roman" w:cs="Times New Roman"/>
                  <w:b/>
                  <w:bCs/>
                  <w:sz w:val="18"/>
                  <w:szCs w:val="18"/>
                </w:rPr>
                <w:t xml:space="preserve">PHẦN NGẦM</w:t>
              </w:r>
            </w:ins>
          </w:p>
        </w:tc>
        <w:tc>
          <w:tcPr>
            <w:tcW w:w="1150" w:type="dxa"/>
            <w:shd w:val="clear" w:color="auto" w:fill="F2F2F2"/>
            <w:vAlign w:val="center"/>
          </w:tcPr>
          <w:p>
            <w:pPr>
              <w:spacing w:before="0" w:after="0"/>
              <w:jc w:val="left"/>
              <w:rPr>
                <w:ins w:id="5478" w:author="Claude" w:date="2026-10-14T09:00:00Z"/>
              </w:rPr>
            </w:pPr>
          </w:p>
        </w:tc>
        <w:tc>
          <w:tcPr>
            <w:tcW w:w="480" w:type="dxa"/>
            <w:shd w:val="clear" w:color="auto" w:fill="F2F2F2"/>
            <w:vAlign w:val="center"/>
          </w:tcPr>
          <w:p>
            <w:pPr>
              <w:spacing w:before="0" w:after="0"/>
              <w:jc w:val="center"/>
              <w:rPr>
                <w:ins w:id="5479" w:author="Claude" w:date="2026-10-14T09:00:00Z"/>
              </w:rPr>
            </w:pPr>
          </w:p>
        </w:tc>
        <w:tc>
          <w:tcPr>
            <w:tcW w:w="780" w:type="dxa"/>
            <w:shd w:val="clear" w:color="auto" w:fill="F2F2F2"/>
            <w:vAlign w:val="center"/>
          </w:tcPr>
          <w:p>
            <w:pPr>
              <w:spacing w:before="0" w:after="0"/>
              <w:jc w:val="right"/>
              <w:rPr>
                <w:ins w:id="5480" w:author="Claude" w:date="2026-10-14T09:00:00Z"/>
              </w:rPr>
            </w:pPr>
          </w:p>
        </w:tc>
        <w:tc>
          <w:tcPr>
            <w:tcW w:w="780" w:type="dxa"/>
            <w:shd w:val="clear" w:color="auto" w:fill="F2F2F2"/>
            <w:vAlign w:val="center"/>
          </w:tcPr>
          <w:p>
            <w:pPr>
              <w:spacing w:before="0" w:after="0"/>
              <w:jc w:val="right"/>
              <w:rPr>
                <w:ins w:id="5481" w:author="Claude" w:date="2026-10-14T09:00:00Z"/>
              </w:rPr>
            </w:pPr>
          </w:p>
        </w:tc>
        <w:tc>
          <w:tcPr>
            <w:tcW w:w="780" w:type="dxa"/>
            <w:shd w:val="clear" w:color="auto" w:fill="F2F2F2"/>
            <w:vAlign w:val="center"/>
          </w:tcPr>
          <w:p>
            <w:pPr>
              <w:spacing w:before="0" w:after="0"/>
              <w:jc w:val="right"/>
              <w:rPr>
                <w:ins w:id="5482" w:author="Claude" w:date="2026-10-14T09:00:00Z"/>
              </w:rPr>
            </w:pPr>
          </w:p>
        </w:tc>
        <w:tc>
          <w:tcPr>
            <w:tcW w:w="950" w:type="dxa"/>
            <w:shd w:val="clear" w:color="auto" w:fill="F2F2F2"/>
            <w:vAlign w:val="center"/>
          </w:tcPr>
          <w:p>
            <w:pPr>
              <w:spacing w:before="0" w:after="0"/>
              <w:jc w:val="right"/>
              <w:rPr>
                <w:ins w:id="5483" w:author="Claude" w:date="2026-10-14T09:00:00Z"/>
              </w:rPr>
            </w:pPr>
          </w:p>
        </w:tc>
        <w:tc>
          <w:tcPr>
            <w:tcW w:w="1552" w:type="dxa"/>
            <w:shd w:val="clear" w:color="auto" w:fill="F2F2F2"/>
            <w:vAlign w:val="center"/>
          </w:tcPr>
          <w:p>
            <w:pPr>
              <w:spacing w:before="0" w:after="0"/>
              <w:jc w:val="right"/>
              <w:rPr>
                <w:ins w:id="5484" w:author="Claude" w:date="2026-10-14T09:00:00Z"/>
              </w:rPr>
            </w:pPr>
            <w:ins w:id="5485" w:author="Claude" w:date="2026-10-14T09:00:00Z">
              <w:r>
                <w:rPr>
                  <w:rFonts w:ascii="Times New Roman" w:hAnsi="Times New Roman" w:cs="Times New Roman"/>
                  <w:b/>
                  <w:bCs/>
                  <w:sz w:val="18"/>
                  <w:szCs w:val="18"/>
                </w:rPr>
                <w:t xml:space="preserve">130.405.045.690</w:t>
              </w:r>
            </w:ins>
          </w:p>
        </w:tc>
      </w:tr>
      <w:tr>
        <w:trPr>
          <w:cantSplit/>
          <w:ins w:id="5501" w:author="Claude" w:date="2026-10-14T09:00:00Z"/>
        </w:trPr>
        <w:tc>
          <w:tcPr>
            <w:tcW w:w="450" w:type="dxa"/>
            <w:shd w:val="clear" w:color="auto" w:fill="F2F2F2"/>
            <w:vAlign w:val="center"/>
          </w:tcPr>
          <w:p>
            <w:pPr>
              <w:spacing w:before="0" w:after="0"/>
              <w:jc w:val="center"/>
              <w:rPr>
                <w:ins w:id="5487" w:author="Claude" w:date="2026-10-14T09:00:00Z"/>
              </w:rPr>
            </w:pPr>
          </w:p>
        </w:tc>
        <w:tc>
          <w:tcPr>
            <w:tcW w:w="2150" w:type="dxa"/>
            <w:shd w:val="clear" w:color="auto" w:fill="F2F2F2"/>
            <w:vAlign w:val="center"/>
          </w:tcPr>
          <w:p>
            <w:pPr>
              <w:spacing w:before="0" w:after="0"/>
              <w:jc w:val="left"/>
              <w:rPr>
                <w:ins w:id="5488" w:author="Claude" w:date="2026-10-14T09:00:00Z"/>
              </w:rPr>
            </w:pPr>
            <w:ins w:id="5489" w:author="Claude" w:date="2026-10-14T09:00:00Z">
              <w:r>
                <w:rPr>
                  <w:rFonts w:ascii="Times New Roman" w:hAnsi="Times New Roman" w:cs="Times New Roman"/>
                  <w:b/>
                  <w:bCs/>
                  <w:sz w:val="18"/>
                  <w:szCs w:val="18"/>
                </w:rPr>
                <w:t xml:space="preserve">Bê tông</w:t>
              </w:r>
            </w:ins>
          </w:p>
        </w:tc>
        <w:tc>
          <w:tcPr>
            <w:tcW w:w="1150" w:type="dxa"/>
            <w:shd w:val="clear" w:color="auto" w:fill="F2F2F2"/>
            <w:vAlign w:val="center"/>
          </w:tcPr>
          <w:p>
            <w:pPr>
              <w:spacing w:before="0" w:after="0"/>
              <w:jc w:val="left"/>
              <w:rPr>
                <w:ins w:id="5490" w:author="Claude" w:date="2026-10-14T09:00:00Z"/>
              </w:rPr>
            </w:pPr>
          </w:p>
        </w:tc>
        <w:tc>
          <w:tcPr>
            <w:tcW w:w="480" w:type="dxa"/>
            <w:shd w:val="clear" w:color="auto" w:fill="F2F2F2"/>
            <w:vAlign w:val="center"/>
          </w:tcPr>
          <w:p>
            <w:pPr>
              <w:spacing w:before="0" w:after="0"/>
              <w:jc w:val="center"/>
              <w:rPr>
                <w:ins w:id="5491" w:author="Claude" w:date="2026-10-14T09:00:00Z"/>
              </w:rPr>
            </w:pPr>
          </w:p>
        </w:tc>
        <w:tc>
          <w:tcPr>
            <w:tcW w:w="780" w:type="dxa"/>
            <w:shd w:val="clear" w:color="auto" w:fill="F2F2F2"/>
            <w:vAlign w:val="center"/>
          </w:tcPr>
          <w:p>
            <w:pPr>
              <w:spacing w:before="0" w:after="0"/>
              <w:jc w:val="right"/>
              <w:rPr>
                <w:ins w:id="5492" w:author="Claude" w:date="2026-10-14T09:00:00Z"/>
              </w:rPr>
            </w:pPr>
            <w:ins w:id="5493" w:author="Claude" w:date="2026-10-14T09:00:00Z">
              <w:r>
                <w:rPr>
                  <w:rFonts w:ascii="Times New Roman" w:hAnsi="Times New Roman" w:cs="Times New Roman"/>
                  <w:b/>
                  <w:bCs/>
                  <w:sz w:val="18"/>
                  <w:szCs w:val="18"/>
                </w:rPr>
                <w:t xml:space="preserve">3.887,93</w:t>
              </w:r>
            </w:ins>
          </w:p>
        </w:tc>
        <w:tc>
          <w:tcPr>
            <w:tcW w:w="780" w:type="dxa"/>
            <w:shd w:val="clear" w:color="auto" w:fill="F2F2F2"/>
            <w:vAlign w:val="center"/>
          </w:tcPr>
          <w:p>
            <w:pPr>
              <w:spacing w:before="0" w:after="0"/>
              <w:jc w:val="right"/>
              <w:rPr>
                <w:ins w:id="5494" w:author="Claude" w:date="2026-10-14T09:00:00Z"/>
              </w:rPr>
            </w:pPr>
            <w:ins w:id="5495" w:author="Claude" w:date="2026-10-14T09:00:00Z">
              <w:r>
                <w:rPr>
                  <w:rFonts w:ascii="Times New Roman" w:hAnsi="Times New Roman" w:cs="Times New Roman"/>
                  <w:b/>
                  <w:bCs/>
                  <w:sz w:val="18"/>
                  <w:szCs w:val="18"/>
                </w:rPr>
                <w:t xml:space="preserve">13.781,41</w:t>
              </w:r>
            </w:ins>
          </w:p>
        </w:tc>
        <w:tc>
          <w:tcPr>
            <w:tcW w:w="780" w:type="dxa"/>
            <w:shd w:val="clear" w:color="auto" w:fill="F2F2F2"/>
            <w:vAlign w:val="center"/>
          </w:tcPr>
          <w:p>
            <w:pPr>
              <w:spacing w:before="0" w:after="0"/>
              <w:jc w:val="right"/>
              <w:rPr>
                <w:ins w:id="5496" w:author="Claude" w:date="2026-10-14T09:00:00Z"/>
              </w:rPr>
            </w:pPr>
            <w:ins w:id="5497" w:author="Claude" w:date="2026-10-14T09:00:00Z">
              <w:r>
                <w:rPr>
                  <w:rFonts w:ascii="Times New Roman" w:hAnsi="Times New Roman" w:cs="Times New Roman"/>
                  <w:b/>
                  <w:bCs/>
                  <w:sz w:val="18"/>
                  <w:szCs w:val="18"/>
                </w:rPr>
                <w:t xml:space="preserve">17.669,34</w:t>
              </w:r>
            </w:ins>
          </w:p>
        </w:tc>
        <w:tc>
          <w:tcPr>
            <w:tcW w:w="950" w:type="dxa"/>
            <w:shd w:val="clear" w:color="auto" w:fill="F2F2F2"/>
            <w:vAlign w:val="center"/>
          </w:tcPr>
          <w:p>
            <w:pPr>
              <w:spacing w:before="0" w:after="0"/>
              <w:jc w:val="right"/>
              <w:rPr>
                <w:ins w:id="5498" w:author="Claude" w:date="2026-10-14T09:00:00Z"/>
              </w:rPr>
            </w:pPr>
          </w:p>
        </w:tc>
        <w:tc>
          <w:tcPr>
            <w:tcW w:w="1552" w:type="dxa"/>
            <w:shd w:val="clear" w:color="auto" w:fill="F2F2F2"/>
            <w:vAlign w:val="center"/>
          </w:tcPr>
          <w:p>
            <w:pPr>
              <w:spacing w:before="0" w:after="0"/>
              <w:jc w:val="right"/>
              <w:rPr>
                <w:ins w:id="5499" w:author="Claude" w:date="2026-10-14T09:00:00Z"/>
              </w:rPr>
            </w:pPr>
            <w:ins w:id="5500" w:author="Claude" w:date="2026-10-14T09:00:00Z">
              <w:r>
                <w:rPr>
                  <w:rFonts w:ascii="Times New Roman" w:hAnsi="Times New Roman" w:cs="Times New Roman"/>
                  <w:b/>
                  <w:bCs/>
                  <w:sz w:val="18"/>
                  <w:szCs w:val="18"/>
                </w:rPr>
                <w:t xml:space="preserve">40.778.655.968</w:t>
              </w:r>
            </w:ins>
          </w:p>
        </w:tc>
      </w:tr>
      <w:tr>
        <w:trPr>
          <w:cantSplit/>
          <w:ins w:id="5519" w:author="Claude" w:date="2026-10-14T09:00:00Z"/>
        </w:trPr>
        <w:tc>
          <w:tcPr>
            <w:tcW w:w="450" w:type="dxa"/>
            <w:vAlign w:val="center"/>
          </w:tcPr>
          <w:p>
            <w:pPr>
              <w:spacing w:before="0" w:after="0"/>
              <w:jc w:val="center"/>
              <w:rPr>
                <w:ins w:id="5502" w:author="Claude" w:date="2026-10-14T09:00:00Z"/>
              </w:rPr>
            </w:pPr>
            <w:ins w:id="5503" w:author="Claude" w:date="2026-10-14T09:00:00Z">
              <w:r>
                <w:rPr>
                  <w:rFonts w:ascii="Times New Roman" w:hAnsi="Times New Roman" w:cs="Times New Roman"/>
                  <w:sz w:val="18"/>
                  <w:szCs w:val="18"/>
                </w:rPr>
                <w:t xml:space="preserve">5</w:t>
              </w:r>
            </w:ins>
          </w:p>
        </w:tc>
        <w:tc>
          <w:tcPr>
            <w:tcW w:w="2150" w:type="dxa"/>
            <w:vAlign w:val="center"/>
          </w:tcPr>
          <w:p>
            <w:pPr>
              <w:spacing w:before="0" w:after="0"/>
              <w:jc w:val="left"/>
              <w:rPr>
                <w:ins w:id="5504" w:author="Claude" w:date="2026-10-14T09:00:00Z"/>
              </w:rPr>
            </w:pPr>
            <w:ins w:id="5505" w:author="Claude" w:date="2026-10-14T09:00:00Z">
              <w:r>
                <w:rPr>
                  <w:rFonts w:ascii="Times New Roman" w:hAnsi="Times New Roman" w:cs="Times New Roman"/>
                  <w:sz w:val="18"/>
                  <w:szCs w:val="18"/>
                </w:rPr>
                <w:t xml:space="preserve">Rải nilong trước khi đổ lót</w:t>
              </w:r>
            </w:ins>
          </w:p>
        </w:tc>
        <w:tc>
          <w:tcPr>
            <w:tcW w:w="1150" w:type="dxa"/>
            <w:vAlign w:val="center"/>
          </w:tcPr>
          <w:p>
            <w:pPr>
              <w:spacing w:before="0" w:after="0"/>
              <w:jc w:val="left"/>
              <w:rPr>
                <w:ins w:id="5506" w:author="Claude" w:date="2026-10-14T09:00:00Z"/>
              </w:rPr>
            </w:pPr>
          </w:p>
        </w:tc>
        <w:tc>
          <w:tcPr>
            <w:tcW w:w="480" w:type="dxa"/>
            <w:vAlign w:val="center"/>
          </w:tcPr>
          <w:p>
            <w:pPr>
              <w:spacing w:before="0" w:after="0"/>
              <w:jc w:val="center"/>
              <w:rPr>
                <w:ins w:id="5507" w:author="Claude" w:date="2026-10-14T09:00:00Z"/>
              </w:rPr>
            </w:pPr>
            <w:ins w:id="5508"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509" w:author="Claude" w:date="2026-10-14T09:00:00Z"/>
              </w:rPr>
            </w:pPr>
            <w:ins w:id="5510" w:author="Claude" w:date="2026-10-14T09:00:00Z">
              <w:r>
                <w:rPr>
                  <w:rFonts w:ascii="Times New Roman" w:hAnsi="Times New Roman" w:cs="Times New Roman"/>
                  <w:sz w:val="18"/>
                  <w:szCs w:val="18"/>
                </w:rPr>
                <w:t xml:space="preserve">2.182,8</w:t>
              </w:r>
            </w:ins>
          </w:p>
        </w:tc>
        <w:tc>
          <w:tcPr>
            <w:tcW w:w="780" w:type="dxa"/>
            <w:vAlign w:val="center"/>
          </w:tcPr>
          <w:p>
            <w:pPr>
              <w:spacing w:before="0" w:after="0"/>
              <w:jc w:val="right"/>
              <w:rPr>
                <w:ins w:id="5511" w:author="Claude" w:date="2026-10-14T09:00:00Z"/>
              </w:rPr>
            </w:pPr>
            <w:ins w:id="5512" w:author="Claude" w:date="2026-10-14T09:00:00Z">
              <w:r>
                <w:rPr>
                  <w:rFonts w:ascii="Times New Roman" w:hAnsi="Times New Roman" w:cs="Times New Roman"/>
                  <w:sz w:val="18"/>
                  <w:szCs w:val="18"/>
                </w:rPr>
                <w:t xml:space="preserve">8.163,9</w:t>
              </w:r>
            </w:ins>
          </w:p>
        </w:tc>
        <w:tc>
          <w:tcPr>
            <w:tcW w:w="780" w:type="dxa"/>
            <w:vAlign w:val="center"/>
          </w:tcPr>
          <w:p>
            <w:pPr>
              <w:spacing w:before="0" w:after="0"/>
              <w:jc w:val="right"/>
              <w:rPr>
                <w:ins w:id="5513" w:author="Claude" w:date="2026-10-14T09:00:00Z"/>
              </w:rPr>
            </w:pPr>
            <w:ins w:id="5514" w:author="Claude" w:date="2026-10-14T09:00:00Z">
              <w:r>
                <w:rPr>
                  <w:rFonts w:ascii="Times New Roman" w:hAnsi="Times New Roman" w:cs="Times New Roman"/>
                  <w:sz w:val="18"/>
                  <w:szCs w:val="18"/>
                </w:rPr>
                <w:t xml:space="preserve">10.346,7</w:t>
              </w:r>
            </w:ins>
          </w:p>
        </w:tc>
        <w:tc>
          <w:tcPr>
            <w:tcW w:w="950" w:type="dxa"/>
            <w:vAlign w:val="center"/>
          </w:tcPr>
          <w:p>
            <w:pPr>
              <w:spacing w:before="0" w:after="0"/>
              <w:jc w:val="right"/>
              <w:rPr>
                <w:ins w:id="5515" w:author="Claude" w:date="2026-10-14T09:00:00Z"/>
              </w:rPr>
            </w:pPr>
            <w:ins w:id="5516" w:author="Claude" w:date="2026-10-14T09:00:00Z">
              <w:r>
                <w:rPr>
                  <w:rFonts w:ascii="Times New Roman" w:hAnsi="Times New Roman" w:cs="Times New Roman"/>
                  <w:sz w:val="18"/>
                  <w:szCs w:val="18"/>
                </w:rPr>
                <w:t xml:space="preserve">16.028</w:t>
              </w:r>
            </w:ins>
          </w:p>
        </w:tc>
        <w:tc>
          <w:tcPr>
            <w:tcW w:w="1552" w:type="dxa"/>
            <w:vAlign w:val="center"/>
          </w:tcPr>
          <w:p>
            <w:pPr>
              <w:spacing w:before="0" w:after="0"/>
              <w:jc w:val="right"/>
              <w:rPr>
                <w:ins w:id="5517" w:author="Claude" w:date="2026-10-14T09:00:00Z"/>
              </w:rPr>
            </w:pPr>
            <w:ins w:id="5518" w:author="Claude" w:date="2026-10-14T09:00:00Z">
              <w:r>
                <w:rPr>
                  <w:rFonts w:ascii="Times New Roman" w:hAnsi="Times New Roman" w:cs="Times New Roman"/>
                  <w:b/>
                  <w:bCs/>
                  <w:sz w:val="18"/>
                  <w:szCs w:val="18"/>
                </w:rPr>
                <w:t xml:space="preserve">165.836.908</w:t>
              </w:r>
            </w:ins>
          </w:p>
        </w:tc>
      </w:tr>
      <w:tr>
        <w:trPr>
          <w:cantSplit/>
          <w:ins w:id="5538" w:author="Claude" w:date="2026-10-14T09:00:00Z"/>
        </w:trPr>
        <w:tc>
          <w:tcPr>
            <w:tcW w:w="450" w:type="dxa"/>
            <w:vAlign w:val="center"/>
          </w:tcPr>
          <w:p>
            <w:pPr>
              <w:spacing w:before="0" w:after="0"/>
              <w:jc w:val="center"/>
              <w:rPr>
                <w:ins w:id="5520" w:author="Claude" w:date="2026-10-14T09:00:00Z"/>
              </w:rPr>
            </w:pPr>
            <w:ins w:id="5521" w:author="Claude" w:date="2026-10-14T09:00:00Z">
              <w:r>
                <w:rPr>
                  <w:rFonts w:ascii="Times New Roman" w:hAnsi="Times New Roman" w:cs="Times New Roman"/>
                  <w:sz w:val="18"/>
                  <w:szCs w:val="18"/>
                </w:rPr>
                <w:t xml:space="preserve">6</w:t>
              </w:r>
            </w:ins>
          </w:p>
        </w:tc>
        <w:tc>
          <w:tcPr>
            <w:tcW w:w="2150" w:type="dxa"/>
            <w:vAlign w:val="center"/>
          </w:tcPr>
          <w:p>
            <w:pPr>
              <w:spacing w:before="0" w:after="0"/>
              <w:jc w:val="left"/>
              <w:rPr>
                <w:ins w:id="5522" w:author="Claude" w:date="2026-10-14T09:00:00Z"/>
              </w:rPr>
            </w:pPr>
            <w:ins w:id="5523" w:author="Claude" w:date="2026-10-14T09:00:00Z">
              <w:r>
                <w:rPr>
                  <w:rFonts w:ascii="Times New Roman" w:hAnsi="Times New Roman" w:cs="Times New Roman"/>
                  <w:sz w:val="18"/>
                  <w:szCs w:val="18"/>
                </w:rPr>
                <w:t xml:space="preserve">Bê tông lót</w:t>
              </w:r>
            </w:ins>
          </w:p>
        </w:tc>
        <w:tc>
          <w:tcPr>
            <w:tcW w:w="1150" w:type="dxa"/>
            <w:vAlign w:val="center"/>
          </w:tcPr>
          <w:p>
            <w:pPr>
              <w:spacing w:before="0" w:after="0"/>
              <w:jc w:val="left"/>
              <w:rPr>
                <w:ins w:id="5524" w:author="Claude" w:date="2026-10-14T09:00:00Z"/>
              </w:rPr>
            </w:pPr>
            <w:ins w:id="5525" w:author="Claude" w:date="2026-10-14T09:00:00Z">
              <w:r>
                <w:rPr>
                  <w:rFonts w:ascii="Times New Roman" w:hAnsi="Times New Roman" w:cs="Times New Roman"/>
                  <w:sz w:val="18"/>
                  <w:szCs w:val="18"/>
                </w:rPr>
                <w:t xml:space="preserve">Mác  M100,150 (B7,5 /B10)</w:t>
              </w:r>
            </w:ins>
          </w:p>
        </w:tc>
        <w:tc>
          <w:tcPr>
            <w:tcW w:w="480" w:type="dxa"/>
            <w:vAlign w:val="center"/>
          </w:tcPr>
          <w:p>
            <w:pPr>
              <w:spacing w:before="0" w:after="0"/>
              <w:jc w:val="center"/>
              <w:rPr>
                <w:ins w:id="5526" w:author="Claude" w:date="2026-10-14T09:00:00Z"/>
              </w:rPr>
            </w:pPr>
            <w:ins w:id="5527"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528" w:author="Claude" w:date="2026-10-14T09:00:00Z"/>
              </w:rPr>
            </w:pPr>
            <w:ins w:id="5529" w:author="Claude" w:date="2026-10-14T09:00:00Z">
              <w:r>
                <w:rPr>
                  <w:rFonts w:ascii="Times New Roman" w:hAnsi="Times New Roman" w:cs="Times New Roman"/>
                  <w:sz w:val="18"/>
                  <w:szCs w:val="18"/>
                </w:rPr>
                <w:t xml:space="preserve">234,26</w:t>
              </w:r>
            </w:ins>
          </w:p>
        </w:tc>
        <w:tc>
          <w:tcPr>
            <w:tcW w:w="780" w:type="dxa"/>
            <w:vAlign w:val="center"/>
          </w:tcPr>
          <w:p>
            <w:pPr>
              <w:spacing w:before="0" w:after="0"/>
              <w:jc w:val="right"/>
              <w:rPr>
                <w:ins w:id="5530" w:author="Claude" w:date="2026-10-14T09:00:00Z"/>
              </w:rPr>
            </w:pPr>
            <w:ins w:id="5531" w:author="Claude" w:date="2026-10-14T09:00:00Z">
              <w:r>
                <w:rPr>
                  <w:rFonts w:ascii="Times New Roman" w:hAnsi="Times New Roman" w:cs="Times New Roman"/>
                  <w:sz w:val="18"/>
                  <w:szCs w:val="18"/>
                </w:rPr>
                <w:t xml:space="preserve">984,92</w:t>
              </w:r>
            </w:ins>
          </w:p>
        </w:tc>
        <w:tc>
          <w:tcPr>
            <w:tcW w:w="780" w:type="dxa"/>
            <w:vAlign w:val="center"/>
          </w:tcPr>
          <w:p>
            <w:pPr>
              <w:spacing w:before="0" w:after="0"/>
              <w:jc w:val="right"/>
              <w:rPr>
                <w:ins w:id="5532" w:author="Claude" w:date="2026-10-14T09:00:00Z"/>
              </w:rPr>
            </w:pPr>
            <w:ins w:id="5533" w:author="Claude" w:date="2026-10-14T09:00:00Z">
              <w:r>
                <w:rPr>
                  <w:rFonts w:ascii="Times New Roman" w:hAnsi="Times New Roman" w:cs="Times New Roman"/>
                  <w:sz w:val="18"/>
                  <w:szCs w:val="18"/>
                </w:rPr>
                <w:t xml:space="preserve">1.219,18</w:t>
              </w:r>
            </w:ins>
          </w:p>
        </w:tc>
        <w:tc>
          <w:tcPr>
            <w:tcW w:w="950" w:type="dxa"/>
            <w:vAlign w:val="center"/>
          </w:tcPr>
          <w:p>
            <w:pPr>
              <w:spacing w:before="0" w:after="0"/>
              <w:jc w:val="right"/>
              <w:rPr>
                <w:ins w:id="5534" w:author="Claude" w:date="2026-10-14T09:00:00Z"/>
              </w:rPr>
            </w:pPr>
            <w:ins w:id="5535" w:author="Claude" w:date="2026-10-14T09:00:00Z">
              <w:r>
                <w:rPr>
                  <w:rFonts w:ascii="Times New Roman" w:hAnsi="Times New Roman" w:cs="Times New Roman"/>
                  <w:sz w:val="18"/>
                  <w:szCs w:val="18"/>
                </w:rPr>
                <w:t xml:space="preserve">2.292.680</w:t>
              </w:r>
            </w:ins>
          </w:p>
        </w:tc>
        <w:tc>
          <w:tcPr>
            <w:tcW w:w="1552" w:type="dxa"/>
            <w:vAlign w:val="center"/>
          </w:tcPr>
          <w:p>
            <w:pPr>
              <w:spacing w:before="0" w:after="0"/>
              <w:jc w:val="right"/>
              <w:rPr>
                <w:ins w:id="5536" w:author="Claude" w:date="2026-10-14T09:00:00Z"/>
              </w:rPr>
            </w:pPr>
            <w:ins w:id="5537" w:author="Claude" w:date="2026-10-14T09:00:00Z">
              <w:r>
                <w:rPr>
                  <w:rFonts w:ascii="Times New Roman" w:hAnsi="Times New Roman" w:cs="Times New Roman"/>
                  <w:b/>
                  <w:bCs/>
                  <w:sz w:val="18"/>
                  <w:szCs w:val="18"/>
                </w:rPr>
                <w:t xml:space="preserve">2.795.180.661</w:t>
              </w:r>
            </w:ins>
          </w:p>
        </w:tc>
      </w:tr>
      <w:tr>
        <w:trPr>
          <w:cantSplit/>
          <w:ins w:id="5557" w:author="Claude" w:date="2026-10-14T09:00:00Z"/>
        </w:trPr>
        <w:tc>
          <w:tcPr>
            <w:tcW w:w="450" w:type="dxa"/>
            <w:vAlign w:val="center"/>
          </w:tcPr>
          <w:p>
            <w:pPr>
              <w:spacing w:before="0" w:after="0"/>
              <w:jc w:val="center"/>
              <w:rPr>
                <w:ins w:id="5539" w:author="Claude" w:date="2026-10-14T09:00:00Z"/>
              </w:rPr>
            </w:pPr>
            <w:ins w:id="5540" w:author="Claude" w:date="2026-10-14T09:00:00Z">
              <w:r>
                <w:rPr>
                  <w:rFonts w:ascii="Times New Roman" w:hAnsi="Times New Roman" w:cs="Times New Roman"/>
                  <w:sz w:val="18"/>
                  <w:szCs w:val="18"/>
                </w:rPr>
                <w:t xml:space="preserve">7</w:t>
              </w:r>
            </w:ins>
          </w:p>
        </w:tc>
        <w:tc>
          <w:tcPr>
            <w:tcW w:w="2150" w:type="dxa"/>
            <w:vAlign w:val="center"/>
          </w:tcPr>
          <w:p>
            <w:pPr>
              <w:spacing w:before="0" w:after="0"/>
              <w:jc w:val="left"/>
              <w:rPr>
                <w:ins w:id="5541" w:author="Claude" w:date="2026-10-14T09:00:00Z"/>
              </w:rPr>
            </w:pPr>
            <w:ins w:id="5542" w:author="Claude" w:date="2026-10-14T09:00:00Z">
              <w:r>
                <w:rPr>
                  <w:rFonts w:ascii="Times New Roman" w:hAnsi="Times New Roman" w:cs="Times New Roman"/>
                  <w:sz w:val="18"/>
                  <w:szCs w:val="18"/>
                </w:rPr>
                <w:t xml:space="preserve">Bê tông móng</w:t>
              </w:r>
            </w:ins>
          </w:p>
        </w:tc>
        <w:tc>
          <w:tcPr>
            <w:tcW w:w="1150" w:type="dxa"/>
            <w:vAlign w:val="center"/>
          </w:tcPr>
          <w:p>
            <w:pPr>
              <w:spacing w:before="0" w:after="0"/>
              <w:jc w:val="left"/>
              <w:rPr>
                <w:ins w:id="5543" w:author="Claude" w:date="2026-10-14T09:00:00Z"/>
              </w:rPr>
            </w:pPr>
            <w:ins w:id="5544" w:author="Claude" w:date="2026-10-14T09:00:00Z">
              <w:r>
                <w:rPr>
                  <w:rFonts w:ascii="Times New Roman" w:hAnsi="Times New Roman" w:cs="Times New Roman"/>
                  <w:sz w:val="18"/>
                  <w:szCs w:val="18"/>
                </w:rPr>
                <w:t xml:space="preserve">Mác 400 (B30)</w:t>
              </w:r>
            </w:ins>
          </w:p>
        </w:tc>
        <w:tc>
          <w:tcPr>
            <w:tcW w:w="480" w:type="dxa"/>
            <w:vAlign w:val="center"/>
          </w:tcPr>
          <w:p>
            <w:pPr>
              <w:spacing w:before="0" w:after="0"/>
              <w:jc w:val="center"/>
              <w:rPr>
                <w:ins w:id="5545" w:author="Claude" w:date="2026-10-14T09:00:00Z"/>
              </w:rPr>
            </w:pPr>
            <w:ins w:id="5546"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547" w:author="Claude" w:date="2026-10-14T09:00:00Z"/>
              </w:rPr>
            </w:pPr>
            <w:ins w:id="5548" w:author="Claude" w:date="2026-10-14T09:00:00Z">
              <w:r>
                <w:rPr>
                  <w:rFonts w:ascii="Times New Roman" w:hAnsi="Times New Roman" w:cs="Times New Roman"/>
                  <w:sz w:val="18"/>
                  <w:szCs w:val="18"/>
                </w:rPr>
                <w:t xml:space="preserve">1.804,45</w:t>
              </w:r>
            </w:ins>
          </w:p>
        </w:tc>
        <w:tc>
          <w:tcPr>
            <w:tcW w:w="780" w:type="dxa"/>
            <w:vAlign w:val="center"/>
          </w:tcPr>
          <w:p>
            <w:pPr>
              <w:spacing w:before="0" w:after="0"/>
              <w:jc w:val="right"/>
              <w:rPr>
                <w:ins w:id="5549" w:author="Claude" w:date="2026-10-14T09:00:00Z"/>
              </w:rPr>
            </w:pPr>
            <w:ins w:id="5550" w:author="Claude" w:date="2026-10-14T09:00:00Z">
              <w:r>
                <w:rPr>
                  <w:rFonts w:ascii="Times New Roman" w:hAnsi="Times New Roman" w:cs="Times New Roman"/>
                  <w:sz w:val="18"/>
                  <w:szCs w:val="18"/>
                </w:rPr>
                <w:t xml:space="preserve">6.095,8</w:t>
              </w:r>
            </w:ins>
          </w:p>
        </w:tc>
        <w:tc>
          <w:tcPr>
            <w:tcW w:w="780" w:type="dxa"/>
            <w:vAlign w:val="center"/>
          </w:tcPr>
          <w:p>
            <w:pPr>
              <w:spacing w:before="0" w:after="0"/>
              <w:jc w:val="right"/>
              <w:rPr>
                <w:ins w:id="5551" w:author="Claude" w:date="2026-10-14T09:00:00Z"/>
              </w:rPr>
            </w:pPr>
            <w:ins w:id="5552" w:author="Claude" w:date="2026-10-14T09:00:00Z">
              <w:r>
                <w:rPr>
                  <w:rFonts w:ascii="Times New Roman" w:hAnsi="Times New Roman" w:cs="Times New Roman"/>
                  <w:sz w:val="18"/>
                  <w:szCs w:val="18"/>
                </w:rPr>
                <w:t xml:space="preserve">7.900,25</w:t>
              </w:r>
            </w:ins>
          </w:p>
        </w:tc>
        <w:tc>
          <w:tcPr>
            <w:tcW w:w="950" w:type="dxa"/>
            <w:vAlign w:val="center"/>
          </w:tcPr>
          <w:p>
            <w:pPr>
              <w:spacing w:before="0" w:after="0"/>
              <w:jc w:val="right"/>
              <w:rPr>
                <w:ins w:id="5553" w:author="Claude" w:date="2026-10-14T09:00:00Z"/>
              </w:rPr>
            </w:pPr>
            <w:ins w:id="5554" w:author="Claude" w:date="2026-10-14T09:00:00Z">
              <w:r>
                <w:rPr>
                  <w:rFonts w:ascii="Times New Roman" w:hAnsi="Times New Roman" w:cs="Times New Roman"/>
                  <w:sz w:val="18"/>
                  <w:szCs w:val="18"/>
                </w:rPr>
                <w:t xml:space="preserve">2.249.713</w:t>
              </w:r>
            </w:ins>
          </w:p>
        </w:tc>
        <w:tc>
          <w:tcPr>
            <w:tcW w:w="1552" w:type="dxa"/>
            <w:vAlign w:val="center"/>
          </w:tcPr>
          <w:p>
            <w:pPr>
              <w:spacing w:before="0" w:after="0"/>
              <w:jc w:val="right"/>
              <w:rPr>
                <w:ins w:id="5555" w:author="Claude" w:date="2026-10-14T09:00:00Z"/>
              </w:rPr>
            </w:pPr>
            <w:ins w:id="5556" w:author="Claude" w:date="2026-10-14T09:00:00Z">
              <w:r>
                <w:rPr>
                  <w:rFonts w:ascii="Times New Roman" w:hAnsi="Times New Roman" w:cs="Times New Roman"/>
                  <w:b/>
                  <w:bCs/>
                  <w:sz w:val="18"/>
                  <w:szCs w:val="18"/>
                </w:rPr>
                <w:t xml:space="preserve">17.773.300.528</w:t>
              </w:r>
            </w:ins>
          </w:p>
        </w:tc>
      </w:tr>
      <w:tr>
        <w:trPr>
          <w:cantSplit/>
          <w:ins w:id="5576" w:author="Claude" w:date="2026-10-14T09:00:00Z"/>
        </w:trPr>
        <w:tc>
          <w:tcPr>
            <w:tcW w:w="450" w:type="dxa"/>
            <w:vAlign w:val="center"/>
          </w:tcPr>
          <w:p>
            <w:pPr>
              <w:spacing w:before="0" w:after="0"/>
              <w:jc w:val="center"/>
              <w:rPr>
                <w:ins w:id="5558" w:author="Claude" w:date="2026-10-14T09:00:00Z"/>
              </w:rPr>
            </w:pPr>
            <w:ins w:id="5559" w:author="Claude" w:date="2026-10-14T09:00:00Z">
              <w:r>
                <w:rPr>
                  <w:rFonts w:ascii="Times New Roman" w:hAnsi="Times New Roman" w:cs="Times New Roman"/>
                  <w:sz w:val="18"/>
                  <w:szCs w:val="18"/>
                </w:rPr>
                <w:t xml:space="preserve">8</w:t>
              </w:r>
            </w:ins>
          </w:p>
        </w:tc>
        <w:tc>
          <w:tcPr>
            <w:tcW w:w="2150" w:type="dxa"/>
            <w:vAlign w:val="center"/>
          </w:tcPr>
          <w:p>
            <w:pPr>
              <w:spacing w:before="0" w:after="0"/>
              <w:jc w:val="left"/>
              <w:rPr>
                <w:ins w:id="5560" w:author="Claude" w:date="2026-10-14T09:00:00Z"/>
              </w:rPr>
            </w:pPr>
            <w:ins w:id="5561" w:author="Claude" w:date="2026-10-14T09:00:00Z">
              <w:r>
                <w:rPr>
                  <w:rFonts w:ascii="Times New Roman" w:hAnsi="Times New Roman" w:cs="Times New Roman"/>
                  <w:sz w:val="18"/>
                  <w:szCs w:val="18"/>
                </w:rPr>
                <w:t xml:space="preserve">Bê tông cột, vách, tường</w:t>
              </w:r>
            </w:ins>
          </w:p>
        </w:tc>
        <w:tc>
          <w:tcPr>
            <w:tcW w:w="1150" w:type="dxa"/>
            <w:vAlign w:val="center"/>
          </w:tcPr>
          <w:p>
            <w:pPr>
              <w:spacing w:before="0" w:after="0"/>
              <w:jc w:val="left"/>
              <w:rPr>
                <w:ins w:id="5562" w:author="Claude" w:date="2026-10-14T09:00:00Z"/>
              </w:rPr>
            </w:pPr>
            <w:ins w:id="5563" w:author="Claude" w:date="2026-10-14T09:00:00Z">
              <w:r>
                <w:rPr>
                  <w:rFonts w:ascii="Times New Roman" w:hAnsi="Times New Roman" w:cs="Times New Roman"/>
                  <w:sz w:val="18"/>
                  <w:szCs w:val="18"/>
                </w:rPr>
                <w:t xml:space="preserve">Cột vách: Mác 500;</w:t>
                <w:br/>
                <w:t xml:space="preserve">Tường chắn đất: Mác 400W8 (áp dụng đơn giá phát sinh ở mục VI)</w:t>
              </w:r>
            </w:ins>
          </w:p>
        </w:tc>
        <w:tc>
          <w:tcPr>
            <w:tcW w:w="480" w:type="dxa"/>
            <w:vAlign w:val="center"/>
          </w:tcPr>
          <w:p>
            <w:pPr>
              <w:spacing w:before="0" w:after="0"/>
              <w:jc w:val="center"/>
              <w:rPr>
                <w:ins w:id="5564" w:author="Claude" w:date="2026-10-14T09:00:00Z"/>
              </w:rPr>
            </w:pPr>
            <w:ins w:id="5565"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566" w:author="Claude" w:date="2026-10-14T09:00:00Z"/>
              </w:rPr>
            </w:pPr>
            <w:ins w:id="5567" w:author="Claude" w:date="2026-10-14T09:00:00Z">
              <w:r>
                <w:rPr>
                  <w:rFonts w:ascii="Times New Roman" w:hAnsi="Times New Roman" w:cs="Times New Roman"/>
                  <w:sz w:val="18"/>
                  <w:szCs w:val="18"/>
                </w:rPr>
                <w:t xml:space="preserve">730,27</w:t>
              </w:r>
            </w:ins>
          </w:p>
        </w:tc>
        <w:tc>
          <w:tcPr>
            <w:tcW w:w="780" w:type="dxa"/>
            <w:vAlign w:val="center"/>
          </w:tcPr>
          <w:p>
            <w:pPr>
              <w:spacing w:before="0" w:after="0"/>
              <w:jc w:val="right"/>
              <w:rPr>
                <w:ins w:id="5568" w:author="Claude" w:date="2026-10-14T09:00:00Z"/>
              </w:rPr>
            </w:pPr>
            <w:ins w:id="5569" w:author="Claude" w:date="2026-10-14T09:00:00Z">
              <w:r>
                <w:rPr>
                  <w:rFonts w:ascii="Times New Roman" w:hAnsi="Times New Roman" w:cs="Times New Roman"/>
                  <w:sz w:val="18"/>
                  <w:szCs w:val="18"/>
                </w:rPr>
                <w:t xml:space="preserve">1.757,48</w:t>
              </w:r>
            </w:ins>
          </w:p>
        </w:tc>
        <w:tc>
          <w:tcPr>
            <w:tcW w:w="780" w:type="dxa"/>
            <w:vAlign w:val="center"/>
          </w:tcPr>
          <w:p>
            <w:pPr>
              <w:spacing w:before="0" w:after="0"/>
              <w:jc w:val="right"/>
              <w:rPr>
                <w:ins w:id="5570" w:author="Claude" w:date="2026-10-14T09:00:00Z"/>
              </w:rPr>
            </w:pPr>
            <w:ins w:id="5571" w:author="Claude" w:date="2026-10-14T09:00:00Z">
              <w:r>
                <w:rPr>
                  <w:rFonts w:ascii="Times New Roman" w:hAnsi="Times New Roman" w:cs="Times New Roman"/>
                  <w:sz w:val="18"/>
                  <w:szCs w:val="18"/>
                </w:rPr>
                <w:t xml:space="preserve">2.487,75</w:t>
              </w:r>
            </w:ins>
          </w:p>
        </w:tc>
        <w:tc>
          <w:tcPr>
            <w:tcW w:w="950" w:type="dxa"/>
            <w:vAlign w:val="center"/>
          </w:tcPr>
          <w:p>
            <w:pPr>
              <w:spacing w:before="0" w:after="0"/>
              <w:jc w:val="right"/>
              <w:rPr>
                <w:ins w:id="5572" w:author="Claude" w:date="2026-10-14T09:00:00Z"/>
              </w:rPr>
            </w:pPr>
            <w:ins w:id="5573" w:author="Claude" w:date="2026-10-14T09:00:00Z">
              <w:r>
                <w:rPr>
                  <w:rFonts w:ascii="Times New Roman" w:hAnsi="Times New Roman" w:cs="Times New Roman"/>
                  <w:sz w:val="18"/>
                  <w:szCs w:val="18"/>
                </w:rPr>
                <w:t xml:space="preserve">2.413.720</w:t>
              </w:r>
            </w:ins>
          </w:p>
        </w:tc>
        <w:tc>
          <w:tcPr>
            <w:tcW w:w="1552" w:type="dxa"/>
            <w:vAlign w:val="center"/>
          </w:tcPr>
          <w:p>
            <w:pPr>
              <w:spacing w:before="0" w:after="0"/>
              <w:jc w:val="right"/>
              <w:rPr>
                <w:ins w:id="5574" w:author="Claude" w:date="2026-10-14T09:00:00Z"/>
              </w:rPr>
            </w:pPr>
            <w:ins w:id="5575" w:author="Claude" w:date="2026-10-14T09:00:00Z">
              <w:r>
                <w:rPr>
                  <w:rFonts w:ascii="Times New Roman" w:hAnsi="Times New Roman" w:cs="Times New Roman"/>
                  <w:b/>
                  <w:bCs/>
                  <w:sz w:val="18"/>
                  <w:szCs w:val="18"/>
                </w:rPr>
                <w:t xml:space="preserve">6.004.725.172</w:t>
              </w:r>
            </w:ins>
          </w:p>
        </w:tc>
      </w:tr>
      <w:tr>
        <w:trPr>
          <w:cantSplit/>
          <w:ins w:id="5595" w:author="Claude" w:date="2026-10-14T09:00:00Z"/>
        </w:trPr>
        <w:tc>
          <w:tcPr>
            <w:tcW w:w="450" w:type="dxa"/>
            <w:vAlign w:val="center"/>
          </w:tcPr>
          <w:p>
            <w:pPr>
              <w:spacing w:before="0" w:after="0"/>
              <w:jc w:val="center"/>
              <w:rPr>
                <w:ins w:id="5577" w:author="Claude" w:date="2026-10-14T09:00:00Z"/>
              </w:rPr>
            </w:pPr>
            <w:ins w:id="5578" w:author="Claude" w:date="2026-10-14T09:00:00Z">
              <w:r>
                <w:rPr>
                  <w:rFonts w:ascii="Times New Roman" w:hAnsi="Times New Roman" w:cs="Times New Roman"/>
                  <w:sz w:val="18"/>
                  <w:szCs w:val="18"/>
                </w:rPr>
                <w:t xml:space="preserve">9</w:t>
              </w:r>
            </w:ins>
          </w:p>
        </w:tc>
        <w:tc>
          <w:tcPr>
            <w:tcW w:w="2150" w:type="dxa"/>
            <w:vAlign w:val="center"/>
          </w:tcPr>
          <w:p>
            <w:pPr>
              <w:spacing w:before="0" w:after="0"/>
              <w:jc w:val="left"/>
              <w:rPr>
                <w:ins w:id="5579" w:author="Claude" w:date="2026-10-14T09:00:00Z"/>
              </w:rPr>
            </w:pPr>
            <w:ins w:id="5580" w:author="Claude" w:date="2026-10-14T09:00:00Z">
              <w:r>
                <w:rPr>
                  <w:rFonts w:ascii="Times New Roman" w:hAnsi="Times New Roman" w:cs="Times New Roman"/>
                  <w:sz w:val="18"/>
                  <w:szCs w:val="18"/>
                </w:rPr>
                <w:t xml:space="preserve">Bê tông sàn</w:t>
              </w:r>
            </w:ins>
          </w:p>
        </w:tc>
        <w:tc>
          <w:tcPr>
            <w:tcW w:w="1150" w:type="dxa"/>
            <w:vAlign w:val="center"/>
          </w:tcPr>
          <w:p>
            <w:pPr>
              <w:spacing w:before="0" w:after="0"/>
              <w:jc w:val="left"/>
              <w:rPr>
                <w:ins w:id="5581" w:author="Claude" w:date="2026-10-14T09:00:00Z"/>
              </w:rPr>
            </w:pPr>
            <w:ins w:id="5582" w:author="Claude" w:date="2026-10-14T09:00:00Z">
              <w:r>
                <w:rPr>
                  <w:rFonts w:ascii="Times New Roman" w:hAnsi="Times New Roman" w:cs="Times New Roman"/>
                  <w:sz w:val="18"/>
                  <w:szCs w:val="18"/>
                </w:rPr>
                <w:t xml:space="preserve">Nền: Mác 400W8 (áp dụng đơn giá PS mục VI);</w:t>
                <w:br/>
                <w:t xml:space="preserve">Sàn: mác 400</w:t>
              </w:r>
            </w:ins>
          </w:p>
        </w:tc>
        <w:tc>
          <w:tcPr>
            <w:tcW w:w="480" w:type="dxa"/>
            <w:vAlign w:val="center"/>
          </w:tcPr>
          <w:p>
            <w:pPr>
              <w:spacing w:before="0" w:after="0"/>
              <w:jc w:val="center"/>
              <w:rPr>
                <w:ins w:id="5583" w:author="Claude" w:date="2026-10-14T09:00:00Z"/>
              </w:rPr>
            </w:pPr>
            <w:ins w:id="5584"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585" w:author="Claude" w:date="2026-10-14T09:00:00Z"/>
              </w:rPr>
            </w:pPr>
            <w:ins w:id="5586" w:author="Claude" w:date="2026-10-14T09:00:00Z">
              <w:r>
                <w:rPr>
                  <w:rFonts w:ascii="Times New Roman" w:hAnsi="Times New Roman" w:cs="Times New Roman"/>
                  <w:sz w:val="18"/>
                  <w:szCs w:val="18"/>
                </w:rPr>
                <w:t xml:space="preserve">896,75</w:t>
              </w:r>
            </w:ins>
          </w:p>
        </w:tc>
        <w:tc>
          <w:tcPr>
            <w:tcW w:w="780" w:type="dxa"/>
            <w:vAlign w:val="center"/>
          </w:tcPr>
          <w:p>
            <w:pPr>
              <w:spacing w:before="0" w:after="0"/>
              <w:jc w:val="right"/>
              <w:rPr>
                <w:ins w:id="5587" w:author="Claude" w:date="2026-10-14T09:00:00Z"/>
              </w:rPr>
            </w:pPr>
            <w:ins w:id="5588" w:author="Claude" w:date="2026-10-14T09:00:00Z">
              <w:r>
                <w:rPr>
                  <w:rFonts w:ascii="Times New Roman" w:hAnsi="Times New Roman" w:cs="Times New Roman"/>
                  <w:sz w:val="18"/>
                  <w:szCs w:val="18"/>
                </w:rPr>
                <w:t xml:space="preserve">4.310,92</w:t>
              </w:r>
            </w:ins>
          </w:p>
        </w:tc>
        <w:tc>
          <w:tcPr>
            <w:tcW w:w="780" w:type="dxa"/>
            <w:vAlign w:val="center"/>
          </w:tcPr>
          <w:p>
            <w:pPr>
              <w:spacing w:before="0" w:after="0"/>
              <w:jc w:val="right"/>
              <w:rPr>
                <w:ins w:id="5589" w:author="Claude" w:date="2026-10-14T09:00:00Z"/>
              </w:rPr>
            </w:pPr>
            <w:ins w:id="5590" w:author="Claude" w:date="2026-10-14T09:00:00Z">
              <w:r>
                <w:rPr>
                  <w:rFonts w:ascii="Times New Roman" w:hAnsi="Times New Roman" w:cs="Times New Roman"/>
                  <w:sz w:val="18"/>
                  <w:szCs w:val="18"/>
                </w:rPr>
                <w:t xml:space="preserve">5.207,67</w:t>
              </w:r>
            </w:ins>
          </w:p>
        </w:tc>
        <w:tc>
          <w:tcPr>
            <w:tcW w:w="950" w:type="dxa"/>
            <w:vAlign w:val="center"/>
          </w:tcPr>
          <w:p>
            <w:pPr>
              <w:spacing w:before="0" w:after="0"/>
              <w:jc w:val="right"/>
              <w:rPr>
                <w:ins w:id="5591" w:author="Claude" w:date="2026-10-14T09:00:00Z"/>
              </w:rPr>
            </w:pPr>
            <w:ins w:id="5592" w:author="Claude" w:date="2026-10-14T09:00:00Z">
              <w:r>
                <w:rPr>
                  <w:rFonts w:ascii="Times New Roman" w:hAnsi="Times New Roman" w:cs="Times New Roman"/>
                  <w:sz w:val="18"/>
                  <w:szCs w:val="18"/>
                </w:rPr>
                <w:t xml:space="preserve">2.292.073</w:t>
              </w:r>
            </w:ins>
          </w:p>
        </w:tc>
        <w:tc>
          <w:tcPr>
            <w:tcW w:w="1552" w:type="dxa"/>
            <w:vAlign w:val="center"/>
          </w:tcPr>
          <w:p>
            <w:pPr>
              <w:spacing w:before="0" w:after="0"/>
              <w:jc w:val="right"/>
              <w:rPr>
                <w:ins w:id="5593" w:author="Claude" w:date="2026-10-14T09:00:00Z"/>
              </w:rPr>
            </w:pPr>
            <w:ins w:id="5594" w:author="Claude" w:date="2026-10-14T09:00:00Z">
              <w:r>
                <w:rPr>
                  <w:rFonts w:ascii="Times New Roman" w:hAnsi="Times New Roman" w:cs="Times New Roman"/>
                  <w:b/>
                  <w:bCs/>
                  <w:sz w:val="18"/>
                  <w:szCs w:val="18"/>
                </w:rPr>
                <w:t xml:space="preserve">11.936.363.926</w:t>
              </w:r>
            </w:ins>
          </w:p>
        </w:tc>
      </w:tr>
      <w:tr>
        <w:trPr>
          <w:cantSplit/>
          <w:ins w:id="5614" w:author="Claude" w:date="2026-10-14T09:00:00Z"/>
        </w:trPr>
        <w:tc>
          <w:tcPr>
            <w:tcW w:w="450" w:type="dxa"/>
            <w:vAlign w:val="center"/>
          </w:tcPr>
          <w:p>
            <w:pPr>
              <w:spacing w:before="0" w:after="0"/>
              <w:jc w:val="center"/>
              <w:rPr>
                <w:ins w:id="5596" w:author="Claude" w:date="2026-10-14T09:00:00Z"/>
              </w:rPr>
            </w:pPr>
            <w:ins w:id="5597" w:author="Claude" w:date="2026-10-14T09:00:00Z">
              <w:r>
                <w:rPr>
                  <w:rFonts w:ascii="Times New Roman" w:hAnsi="Times New Roman" w:cs="Times New Roman"/>
                  <w:sz w:val="18"/>
                  <w:szCs w:val="18"/>
                </w:rPr>
                <w:t xml:space="preserve">10</w:t>
              </w:r>
            </w:ins>
          </w:p>
        </w:tc>
        <w:tc>
          <w:tcPr>
            <w:tcW w:w="2150" w:type="dxa"/>
            <w:vAlign w:val="center"/>
          </w:tcPr>
          <w:p>
            <w:pPr>
              <w:spacing w:before="0" w:after="0"/>
              <w:jc w:val="left"/>
              <w:rPr>
                <w:ins w:id="5598" w:author="Claude" w:date="2026-10-14T09:00:00Z"/>
              </w:rPr>
            </w:pPr>
            <w:ins w:id="5599" w:author="Claude" w:date="2026-10-14T09:00:00Z">
              <w:r>
                <w:rPr>
                  <w:rFonts w:ascii="Times New Roman" w:hAnsi="Times New Roman" w:cs="Times New Roman"/>
                  <w:sz w:val="18"/>
                  <w:szCs w:val="18"/>
                </w:rPr>
                <w:t xml:space="preserve">Bê tông dầm</w:t>
              </w:r>
            </w:ins>
          </w:p>
        </w:tc>
        <w:tc>
          <w:tcPr>
            <w:tcW w:w="1150" w:type="dxa"/>
            <w:vAlign w:val="center"/>
          </w:tcPr>
          <w:p>
            <w:pPr>
              <w:spacing w:before="0" w:after="0"/>
              <w:jc w:val="left"/>
              <w:rPr>
                <w:ins w:id="5600" w:author="Claude" w:date="2026-10-14T09:00:00Z"/>
              </w:rPr>
            </w:pPr>
            <w:ins w:id="5601" w:author="Claude" w:date="2026-10-14T09:00:00Z">
              <w:r>
                <w:rPr>
                  <w:rFonts w:ascii="Times New Roman" w:hAnsi="Times New Roman" w:cs="Times New Roman"/>
                  <w:sz w:val="18"/>
                  <w:szCs w:val="18"/>
                </w:rPr>
                <w:t xml:space="preserve">Mác 400 (B30)</w:t>
              </w:r>
            </w:ins>
          </w:p>
        </w:tc>
        <w:tc>
          <w:tcPr>
            <w:tcW w:w="480" w:type="dxa"/>
            <w:vAlign w:val="center"/>
          </w:tcPr>
          <w:p>
            <w:pPr>
              <w:spacing w:before="0" w:after="0"/>
              <w:jc w:val="center"/>
              <w:rPr>
                <w:ins w:id="5602" w:author="Claude" w:date="2026-10-14T09:00:00Z"/>
              </w:rPr>
            </w:pPr>
            <w:ins w:id="5603"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604" w:author="Claude" w:date="2026-10-14T09:00:00Z"/>
              </w:rPr>
            </w:pPr>
            <w:ins w:id="5605" w:author="Claude" w:date="2026-10-14T09:00:00Z">
              <w:r>
                <w:rPr>
                  <w:rFonts w:ascii="Times New Roman" w:hAnsi="Times New Roman" w:cs="Times New Roman"/>
                  <w:sz w:val="18"/>
                  <w:szCs w:val="18"/>
                </w:rPr>
                <w:t xml:space="preserve">86,76</w:t>
              </w:r>
            </w:ins>
          </w:p>
        </w:tc>
        <w:tc>
          <w:tcPr>
            <w:tcW w:w="780" w:type="dxa"/>
            <w:vAlign w:val="center"/>
          </w:tcPr>
          <w:p>
            <w:pPr>
              <w:spacing w:before="0" w:after="0"/>
              <w:jc w:val="right"/>
              <w:rPr>
                <w:ins w:id="5606" w:author="Claude" w:date="2026-10-14T09:00:00Z"/>
              </w:rPr>
            </w:pPr>
            <w:ins w:id="5607" w:author="Claude" w:date="2026-10-14T09:00:00Z">
              <w:r>
                <w:rPr>
                  <w:rFonts w:ascii="Times New Roman" w:hAnsi="Times New Roman" w:cs="Times New Roman"/>
                  <w:sz w:val="18"/>
                  <w:szCs w:val="18"/>
                </w:rPr>
                <w:t xml:space="preserve">309,75</w:t>
              </w:r>
            </w:ins>
          </w:p>
        </w:tc>
        <w:tc>
          <w:tcPr>
            <w:tcW w:w="780" w:type="dxa"/>
            <w:vAlign w:val="center"/>
          </w:tcPr>
          <w:p>
            <w:pPr>
              <w:spacing w:before="0" w:after="0"/>
              <w:jc w:val="right"/>
              <w:rPr>
                <w:ins w:id="5608" w:author="Claude" w:date="2026-10-14T09:00:00Z"/>
              </w:rPr>
            </w:pPr>
            <w:ins w:id="5609" w:author="Claude" w:date="2026-10-14T09:00:00Z">
              <w:r>
                <w:rPr>
                  <w:rFonts w:ascii="Times New Roman" w:hAnsi="Times New Roman" w:cs="Times New Roman"/>
                  <w:sz w:val="18"/>
                  <w:szCs w:val="18"/>
                </w:rPr>
                <w:t xml:space="preserve">396,51</w:t>
              </w:r>
            </w:ins>
          </w:p>
        </w:tc>
        <w:tc>
          <w:tcPr>
            <w:tcW w:w="950" w:type="dxa"/>
            <w:vAlign w:val="center"/>
          </w:tcPr>
          <w:p>
            <w:pPr>
              <w:spacing w:before="0" w:after="0"/>
              <w:jc w:val="right"/>
              <w:rPr>
                <w:ins w:id="5610" w:author="Claude" w:date="2026-10-14T09:00:00Z"/>
              </w:rPr>
            </w:pPr>
            <w:ins w:id="5611" w:author="Claude" w:date="2026-10-14T09:00:00Z">
              <w:r>
                <w:rPr>
                  <w:rFonts w:ascii="Times New Roman" w:hAnsi="Times New Roman" w:cs="Times New Roman"/>
                  <w:sz w:val="18"/>
                  <w:szCs w:val="18"/>
                </w:rPr>
                <w:t xml:space="preserve">2.292.073</w:t>
              </w:r>
            </w:ins>
          </w:p>
        </w:tc>
        <w:tc>
          <w:tcPr>
            <w:tcW w:w="1552" w:type="dxa"/>
            <w:vAlign w:val="center"/>
          </w:tcPr>
          <w:p>
            <w:pPr>
              <w:spacing w:before="0" w:after="0"/>
              <w:jc w:val="right"/>
              <w:rPr>
                <w:ins w:id="5612" w:author="Claude" w:date="2026-10-14T09:00:00Z"/>
              </w:rPr>
            </w:pPr>
            <w:ins w:id="5613" w:author="Claude" w:date="2026-10-14T09:00:00Z">
              <w:r>
                <w:rPr>
                  <w:rFonts w:ascii="Times New Roman" w:hAnsi="Times New Roman" w:cs="Times New Roman"/>
                  <w:b/>
                  <w:bCs/>
                  <w:sz w:val="18"/>
                  <w:szCs w:val="18"/>
                </w:rPr>
                <w:t xml:space="preserve">908.835.366</w:t>
              </w:r>
            </w:ins>
          </w:p>
        </w:tc>
      </w:tr>
      <w:tr>
        <w:trPr>
          <w:cantSplit/>
          <w:ins w:id="5633" w:author="Claude" w:date="2026-10-14T09:00:00Z"/>
        </w:trPr>
        <w:tc>
          <w:tcPr>
            <w:tcW w:w="450" w:type="dxa"/>
            <w:vAlign w:val="center"/>
          </w:tcPr>
          <w:p>
            <w:pPr>
              <w:spacing w:before="0" w:after="0"/>
              <w:jc w:val="center"/>
              <w:rPr>
                <w:ins w:id="5615" w:author="Claude" w:date="2026-10-14T09:00:00Z"/>
              </w:rPr>
            </w:pPr>
            <w:ins w:id="5616" w:author="Claude" w:date="2026-10-14T09:00:00Z">
              <w:r>
                <w:rPr>
                  <w:rFonts w:ascii="Times New Roman" w:hAnsi="Times New Roman" w:cs="Times New Roman"/>
                  <w:sz w:val="18"/>
                  <w:szCs w:val="18"/>
                </w:rPr>
                <w:t xml:space="preserve">11</w:t>
              </w:r>
            </w:ins>
          </w:p>
        </w:tc>
        <w:tc>
          <w:tcPr>
            <w:tcW w:w="2150" w:type="dxa"/>
            <w:vAlign w:val="center"/>
          </w:tcPr>
          <w:p>
            <w:pPr>
              <w:spacing w:before="0" w:after="0"/>
              <w:jc w:val="left"/>
              <w:rPr>
                <w:ins w:id="5617" w:author="Claude" w:date="2026-10-14T09:00:00Z"/>
              </w:rPr>
            </w:pPr>
            <w:ins w:id="5618" w:author="Claude" w:date="2026-10-14T09:00:00Z">
              <w:r>
                <w:rPr>
                  <w:rFonts w:ascii="Times New Roman" w:hAnsi="Times New Roman" w:cs="Times New Roman"/>
                  <w:sz w:val="18"/>
                  <w:szCs w:val="18"/>
                </w:rPr>
                <w:t xml:space="preserve">Bê tông thang bộ, ram dốc</w:t>
              </w:r>
            </w:ins>
          </w:p>
        </w:tc>
        <w:tc>
          <w:tcPr>
            <w:tcW w:w="1150" w:type="dxa"/>
            <w:vAlign w:val="center"/>
          </w:tcPr>
          <w:p>
            <w:pPr>
              <w:spacing w:before="0" w:after="0"/>
              <w:jc w:val="left"/>
              <w:rPr>
                <w:ins w:id="5619" w:author="Claude" w:date="2026-10-14T09:00:00Z"/>
              </w:rPr>
            </w:pPr>
            <w:ins w:id="5620" w:author="Claude" w:date="2026-10-14T09:00:00Z">
              <w:r>
                <w:rPr>
                  <w:rFonts w:ascii="Times New Roman" w:hAnsi="Times New Roman" w:cs="Times New Roman"/>
                  <w:sz w:val="18"/>
                  <w:szCs w:val="18"/>
                </w:rPr>
                <w:t xml:space="preserve">Mác 400 (B30)</w:t>
              </w:r>
            </w:ins>
          </w:p>
        </w:tc>
        <w:tc>
          <w:tcPr>
            <w:tcW w:w="480" w:type="dxa"/>
            <w:vAlign w:val="center"/>
          </w:tcPr>
          <w:p>
            <w:pPr>
              <w:spacing w:before="0" w:after="0"/>
              <w:jc w:val="center"/>
              <w:rPr>
                <w:ins w:id="5621" w:author="Claude" w:date="2026-10-14T09:00:00Z"/>
              </w:rPr>
            </w:pPr>
            <w:ins w:id="5622"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623" w:author="Claude" w:date="2026-10-14T09:00:00Z"/>
              </w:rPr>
            </w:pPr>
            <w:ins w:id="5624" w:author="Claude" w:date="2026-10-14T09:00:00Z">
              <w:r>
                <w:rPr>
                  <w:rFonts w:ascii="Times New Roman" w:hAnsi="Times New Roman" w:cs="Times New Roman"/>
                  <w:sz w:val="18"/>
                  <w:szCs w:val="18"/>
                </w:rPr>
                <w:t xml:space="preserve">135,44</w:t>
              </w:r>
            </w:ins>
          </w:p>
        </w:tc>
        <w:tc>
          <w:tcPr>
            <w:tcW w:w="780" w:type="dxa"/>
            <w:vAlign w:val="center"/>
          </w:tcPr>
          <w:p>
            <w:pPr>
              <w:spacing w:before="0" w:after="0"/>
              <w:jc w:val="right"/>
              <w:rPr>
                <w:ins w:id="5625" w:author="Claude" w:date="2026-10-14T09:00:00Z"/>
              </w:rPr>
            </w:pPr>
            <w:ins w:id="5626" w:author="Claude" w:date="2026-10-14T09:00:00Z">
              <w:r>
                <w:rPr>
                  <w:rFonts w:ascii="Times New Roman" w:hAnsi="Times New Roman" w:cs="Times New Roman"/>
                  <w:sz w:val="18"/>
                  <w:szCs w:val="18"/>
                </w:rPr>
                <w:t xml:space="preserve">322,53</w:t>
              </w:r>
            </w:ins>
          </w:p>
        </w:tc>
        <w:tc>
          <w:tcPr>
            <w:tcW w:w="780" w:type="dxa"/>
            <w:vAlign w:val="center"/>
          </w:tcPr>
          <w:p>
            <w:pPr>
              <w:spacing w:before="0" w:after="0"/>
              <w:jc w:val="right"/>
              <w:rPr>
                <w:ins w:id="5627" w:author="Claude" w:date="2026-10-14T09:00:00Z"/>
              </w:rPr>
            </w:pPr>
            <w:ins w:id="5628" w:author="Claude" w:date="2026-10-14T09:00:00Z">
              <w:r>
                <w:rPr>
                  <w:rFonts w:ascii="Times New Roman" w:hAnsi="Times New Roman" w:cs="Times New Roman"/>
                  <w:sz w:val="18"/>
                  <w:szCs w:val="18"/>
                </w:rPr>
                <w:t xml:space="preserve">457,98</w:t>
              </w:r>
            </w:ins>
          </w:p>
        </w:tc>
        <w:tc>
          <w:tcPr>
            <w:tcW w:w="950" w:type="dxa"/>
            <w:vAlign w:val="center"/>
          </w:tcPr>
          <w:p>
            <w:pPr>
              <w:spacing w:before="0" w:after="0"/>
              <w:jc w:val="right"/>
              <w:rPr>
                <w:ins w:id="5629" w:author="Claude" w:date="2026-10-14T09:00:00Z"/>
              </w:rPr>
            </w:pPr>
            <w:ins w:id="5630" w:author="Claude" w:date="2026-10-14T09:00:00Z">
              <w:r>
                <w:rPr>
                  <w:rFonts w:ascii="Times New Roman" w:hAnsi="Times New Roman" w:cs="Times New Roman"/>
                  <w:sz w:val="18"/>
                  <w:szCs w:val="18"/>
                </w:rPr>
                <w:t xml:space="preserve">2.276.045</w:t>
              </w:r>
            </w:ins>
          </w:p>
        </w:tc>
        <w:tc>
          <w:tcPr>
            <w:tcW w:w="1552" w:type="dxa"/>
            <w:vAlign w:val="center"/>
          </w:tcPr>
          <w:p>
            <w:pPr>
              <w:spacing w:before="0" w:after="0"/>
              <w:jc w:val="right"/>
              <w:rPr>
                <w:ins w:id="5631" w:author="Claude" w:date="2026-10-14T09:00:00Z"/>
              </w:rPr>
            </w:pPr>
            <w:ins w:id="5632" w:author="Claude" w:date="2026-10-14T09:00:00Z">
              <w:r>
                <w:rPr>
                  <w:rFonts w:ascii="Times New Roman" w:hAnsi="Times New Roman" w:cs="Times New Roman"/>
                  <w:b/>
                  <w:bCs/>
                  <w:sz w:val="18"/>
                  <w:szCs w:val="18"/>
                </w:rPr>
                <w:t xml:space="preserve">1.042.372.847</w:t>
              </w:r>
            </w:ins>
          </w:p>
        </w:tc>
      </w:tr>
      <w:tr>
        <w:trPr>
          <w:cantSplit/>
          <w:ins w:id="5649" w:author="Claude" w:date="2026-10-14T09:00:00Z"/>
        </w:trPr>
        <w:tc>
          <w:tcPr>
            <w:tcW w:w="450" w:type="dxa"/>
            <w:vAlign w:val="center"/>
          </w:tcPr>
          <w:p>
            <w:pPr>
              <w:spacing w:before="0" w:after="0"/>
              <w:jc w:val="center"/>
              <w:rPr>
                <w:ins w:id="5634" w:author="Claude" w:date="2026-10-14T09:00:00Z"/>
              </w:rPr>
            </w:pPr>
            <w:ins w:id="5635" w:author="Claude" w:date="2026-10-14T09:00:00Z">
              <w:r>
                <w:rPr>
                  <w:rFonts w:ascii="Times New Roman" w:hAnsi="Times New Roman" w:cs="Times New Roman"/>
                  <w:sz w:val="18"/>
                  <w:szCs w:val="18"/>
                </w:rPr>
                <w:t xml:space="preserve">12</w:t>
              </w:r>
            </w:ins>
          </w:p>
        </w:tc>
        <w:tc>
          <w:tcPr>
            <w:tcW w:w="2150" w:type="dxa"/>
            <w:vAlign w:val="center"/>
          </w:tcPr>
          <w:p>
            <w:pPr>
              <w:spacing w:before="0" w:after="0"/>
              <w:jc w:val="left"/>
              <w:rPr>
                <w:ins w:id="5636" w:author="Claude" w:date="2026-10-14T09:00:00Z"/>
              </w:rPr>
            </w:pPr>
            <w:ins w:id="5637" w:author="Claude" w:date="2026-10-14T09:00:00Z">
              <w:r>
                <w:rPr>
                  <w:rFonts w:ascii="Times New Roman" w:hAnsi="Times New Roman" w:cs="Times New Roman"/>
                  <w:sz w:val="18"/>
                  <w:szCs w:val="18"/>
                </w:rPr>
                <w:t xml:space="preserve">Bê tông tăng cường sàn khu vực xe chạy, Ụ biện pháp, bịt sàn ram dốc biện pháp mác 400#</w:t>
              </w:r>
            </w:ins>
          </w:p>
        </w:tc>
        <w:tc>
          <w:tcPr>
            <w:tcW w:w="1150" w:type="dxa"/>
            <w:vAlign w:val="center"/>
          </w:tcPr>
          <w:p>
            <w:pPr>
              <w:spacing w:before="0" w:after="0"/>
              <w:jc w:val="left"/>
              <w:rPr>
                <w:ins w:id="5638" w:author="Claude" w:date="2026-10-14T09:00:00Z"/>
              </w:rPr>
            </w:pPr>
          </w:p>
        </w:tc>
        <w:tc>
          <w:tcPr>
            <w:tcW w:w="480" w:type="dxa"/>
            <w:vAlign w:val="center"/>
          </w:tcPr>
          <w:p>
            <w:pPr>
              <w:spacing w:before="0" w:after="0"/>
              <w:jc w:val="center"/>
              <w:rPr>
                <w:ins w:id="5639" w:author="Claude" w:date="2026-10-14T09:00:00Z"/>
              </w:rPr>
            </w:pPr>
            <w:ins w:id="5640"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641" w:author="Claude" w:date="2026-10-14T09:00:00Z"/>
              </w:rPr>
            </w:pPr>
          </w:p>
        </w:tc>
        <w:tc>
          <w:tcPr>
            <w:tcW w:w="780" w:type="dxa"/>
            <w:vAlign w:val="center"/>
          </w:tcPr>
          <w:p>
            <w:pPr>
              <w:spacing w:before="0" w:after="0"/>
              <w:jc w:val="right"/>
              <w:rPr>
                <w:ins w:id="5642" w:author="Claude" w:date="2026-10-14T09:00:00Z"/>
              </w:rPr>
            </w:pPr>
          </w:p>
        </w:tc>
        <w:tc>
          <w:tcPr>
            <w:tcW w:w="780" w:type="dxa"/>
            <w:vAlign w:val="center"/>
          </w:tcPr>
          <w:p>
            <w:pPr>
              <w:spacing w:before="0" w:after="0"/>
              <w:jc w:val="right"/>
              <w:rPr>
                <w:ins w:id="5643" w:author="Claude" w:date="2026-10-14T09:00:00Z"/>
              </w:rPr>
            </w:pPr>
            <w:ins w:id="5644" w:author="Claude" w:date="2026-10-14T09:00:00Z">
              <w:r>
                <w:rPr>
                  <w:rFonts w:ascii="Times New Roman" w:hAnsi="Times New Roman" w:cs="Times New Roman"/>
                  <w:sz w:val="18"/>
                  <w:szCs w:val="18"/>
                </w:rPr>
                <w:t xml:space="preserve">62,94</w:t>
              </w:r>
            </w:ins>
          </w:p>
        </w:tc>
        <w:tc>
          <w:tcPr>
            <w:tcW w:w="950" w:type="dxa"/>
            <w:vAlign w:val="center"/>
          </w:tcPr>
          <w:p>
            <w:pPr>
              <w:spacing w:before="0" w:after="0"/>
              <w:jc w:val="right"/>
              <w:rPr>
                <w:ins w:id="5645" w:author="Claude" w:date="2026-10-14T09:00:00Z"/>
              </w:rPr>
            </w:pPr>
            <w:ins w:id="5646" w:author="Claude" w:date="2026-10-14T09:00:00Z">
              <w:r>
                <w:rPr>
                  <w:rFonts w:ascii="Times New Roman" w:hAnsi="Times New Roman" w:cs="Times New Roman"/>
                  <w:sz w:val="18"/>
                  <w:szCs w:val="18"/>
                </w:rPr>
                <w:t xml:space="preserve">2.415.758</w:t>
              </w:r>
            </w:ins>
          </w:p>
        </w:tc>
        <w:tc>
          <w:tcPr>
            <w:tcW w:w="1552" w:type="dxa"/>
            <w:vAlign w:val="center"/>
          </w:tcPr>
          <w:p>
            <w:pPr>
              <w:spacing w:before="0" w:after="0"/>
              <w:jc w:val="right"/>
              <w:rPr>
                <w:ins w:id="5647" w:author="Claude" w:date="2026-10-14T09:00:00Z"/>
              </w:rPr>
            </w:pPr>
            <w:ins w:id="5648" w:author="Claude" w:date="2026-10-14T09:00:00Z">
              <w:r>
                <w:rPr>
                  <w:rFonts w:ascii="Times New Roman" w:hAnsi="Times New Roman" w:cs="Times New Roman"/>
                  <w:b/>
                  <w:bCs/>
                  <w:sz w:val="18"/>
                  <w:szCs w:val="18"/>
                </w:rPr>
                <w:t xml:space="preserve">152.040.561</w:t>
              </w:r>
            </w:ins>
          </w:p>
        </w:tc>
      </w:tr>
      <w:tr>
        <w:trPr>
          <w:cantSplit/>
          <w:ins w:id="5662" w:author="Claude" w:date="2026-10-14T09:00:00Z"/>
        </w:trPr>
        <w:tc>
          <w:tcPr>
            <w:tcW w:w="450" w:type="dxa"/>
            <w:shd w:val="clear" w:color="auto" w:fill="F2F2F2"/>
            <w:vAlign w:val="center"/>
          </w:tcPr>
          <w:p>
            <w:pPr>
              <w:spacing w:before="0" w:after="0"/>
              <w:jc w:val="center"/>
              <w:rPr>
                <w:ins w:id="5650" w:author="Claude" w:date="2026-10-14T09:00:00Z"/>
              </w:rPr>
            </w:pPr>
          </w:p>
        </w:tc>
        <w:tc>
          <w:tcPr>
            <w:tcW w:w="2150" w:type="dxa"/>
            <w:shd w:val="clear" w:color="auto" w:fill="F2F2F2"/>
            <w:vAlign w:val="center"/>
          </w:tcPr>
          <w:p>
            <w:pPr>
              <w:spacing w:before="0" w:after="0"/>
              <w:jc w:val="left"/>
              <w:rPr>
                <w:ins w:id="5651" w:author="Claude" w:date="2026-10-14T09:00:00Z"/>
              </w:rPr>
            </w:pPr>
            <w:ins w:id="5652" w:author="Claude" w:date="2026-10-14T09:00:00Z">
              <w:r>
                <w:rPr>
                  <w:rFonts w:ascii="Times New Roman" w:hAnsi="Times New Roman" w:cs="Times New Roman"/>
                  <w:b/>
                  <w:bCs/>
                  <w:sz w:val="18"/>
                  <w:szCs w:val="18"/>
                </w:rPr>
                <w:t xml:space="preserve">Cốt thép</w:t>
              </w:r>
            </w:ins>
          </w:p>
        </w:tc>
        <w:tc>
          <w:tcPr>
            <w:tcW w:w="1150" w:type="dxa"/>
            <w:shd w:val="clear" w:color="auto" w:fill="F2F2F2"/>
            <w:vAlign w:val="center"/>
          </w:tcPr>
          <w:p>
            <w:pPr>
              <w:spacing w:before="0" w:after="0"/>
              <w:jc w:val="left"/>
              <w:rPr>
                <w:ins w:id="5653" w:author="Claude" w:date="2026-10-14T09:00:00Z"/>
              </w:rPr>
            </w:pPr>
          </w:p>
        </w:tc>
        <w:tc>
          <w:tcPr>
            <w:tcW w:w="480" w:type="dxa"/>
            <w:shd w:val="clear" w:color="auto" w:fill="F2F2F2"/>
            <w:vAlign w:val="center"/>
          </w:tcPr>
          <w:p>
            <w:pPr>
              <w:spacing w:before="0" w:after="0"/>
              <w:jc w:val="center"/>
              <w:rPr>
                <w:ins w:id="5654" w:author="Claude" w:date="2026-10-14T09:00:00Z"/>
              </w:rPr>
            </w:pPr>
          </w:p>
        </w:tc>
        <w:tc>
          <w:tcPr>
            <w:tcW w:w="780" w:type="dxa"/>
            <w:shd w:val="clear" w:color="auto" w:fill="F2F2F2"/>
            <w:vAlign w:val="center"/>
          </w:tcPr>
          <w:p>
            <w:pPr>
              <w:spacing w:before="0" w:after="0"/>
              <w:jc w:val="right"/>
              <w:rPr>
                <w:ins w:id="5655" w:author="Claude" w:date="2026-10-14T09:00:00Z"/>
              </w:rPr>
            </w:pPr>
          </w:p>
        </w:tc>
        <w:tc>
          <w:tcPr>
            <w:tcW w:w="780" w:type="dxa"/>
            <w:shd w:val="clear" w:color="auto" w:fill="F2F2F2"/>
            <w:vAlign w:val="center"/>
          </w:tcPr>
          <w:p>
            <w:pPr>
              <w:spacing w:before="0" w:after="0"/>
              <w:jc w:val="right"/>
              <w:rPr>
                <w:ins w:id="5656" w:author="Claude" w:date="2026-10-14T09:00:00Z"/>
              </w:rPr>
            </w:pPr>
          </w:p>
        </w:tc>
        <w:tc>
          <w:tcPr>
            <w:tcW w:w="780" w:type="dxa"/>
            <w:shd w:val="clear" w:color="auto" w:fill="F2F2F2"/>
            <w:vAlign w:val="center"/>
          </w:tcPr>
          <w:p>
            <w:pPr>
              <w:spacing w:before="0" w:after="0"/>
              <w:jc w:val="right"/>
              <w:rPr>
                <w:ins w:id="5657" w:author="Claude" w:date="2026-10-14T09:00:00Z"/>
              </w:rPr>
            </w:pPr>
            <w:ins w:id="5658" w:author="Claude" w:date="2026-10-14T09:00:00Z">
              <w:r>
                <w:rPr>
                  <w:rFonts w:ascii="Times New Roman" w:hAnsi="Times New Roman" w:cs="Times New Roman"/>
                  <w:b/>
                  <w:bCs/>
                  <w:sz w:val="18"/>
                  <w:szCs w:val="18"/>
                </w:rPr>
                <w:t xml:space="preserve">2.878,59</w:t>
              </w:r>
            </w:ins>
          </w:p>
        </w:tc>
        <w:tc>
          <w:tcPr>
            <w:tcW w:w="950" w:type="dxa"/>
            <w:shd w:val="clear" w:color="auto" w:fill="F2F2F2"/>
            <w:vAlign w:val="center"/>
          </w:tcPr>
          <w:p>
            <w:pPr>
              <w:spacing w:before="0" w:after="0"/>
              <w:jc w:val="right"/>
              <w:rPr>
                <w:ins w:id="5659" w:author="Claude" w:date="2026-10-14T09:00:00Z"/>
              </w:rPr>
            </w:pPr>
          </w:p>
        </w:tc>
        <w:tc>
          <w:tcPr>
            <w:tcW w:w="1552" w:type="dxa"/>
            <w:shd w:val="clear" w:color="auto" w:fill="F2F2F2"/>
            <w:vAlign w:val="center"/>
          </w:tcPr>
          <w:p>
            <w:pPr>
              <w:spacing w:before="0" w:after="0"/>
              <w:jc w:val="right"/>
              <w:rPr>
                <w:ins w:id="5660" w:author="Claude" w:date="2026-10-14T09:00:00Z"/>
              </w:rPr>
            </w:pPr>
            <w:ins w:id="5661" w:author="Claude" w:date="2026-10-14T09:00:00Z">
              <w:r>
                <w:rPr>
                  <w:rFonts w:ascii="Times New Roman" w:hAnsi="Times New Roman" w:cs="Times New Roman"/>
                  <w:b/>
                  <w:bCs/>
                  <w:sz w:val="18"/>
                  <w:szCs w:val="18"/>
                </w:rPr>
                <w:t xml:space="preserve">71.387.468.163</w:t>
              </w:r>
            </w:ins>
          </w:p>
        </w:tc>
      </w:tr>
      <w:tr>
        <w:trPr>
          <w:cantSplit/>
          <w:ins w:id="5680" w:author="Claude" w:date="2026-10-14T09:00:00Z"/>
        </w:trPr>
        <w:tc>
          <w:tcPr>
            <w:tcW w:w="450" w:type="dxa"/>
            <w:vAlign w:val="center"/>
          </w:tcPr>
          <w:p>
            <w:pPr>
              <w:spacing w:before="0" w:after="0"/>
              <w:jc w:val="center"/>
              <w:rPr>
                <w:ins w:id="5663" w:author="Claude" w:date="2026-10-14T09:00:00Z"/>
              </w:rPr>
            </w:pPr>
            <w:ins w:id="5664" w:author="Claude" w:date="2026-10-14T09:00:00Z">
              <w:r>
                <w:rPr>
                  <w:rFonts w:ascii="Times New Roman" w:hAnsi="Times New Roman" w:cs="Times New Roman"/>
                  <w:sz w:val="18"/>
                  <w:szCs w:val="18"/>
                </w:rPr>
                <w:t xml:space="preserve">14</w:t>
              </w:r>
            </w:ins>
          </w:p>
        </w:tc>
        <w:tc>
          <w:tcPr>
            <w:tcW w:w="2150" w:type="dxa"/>
            <w:vAlign w:val="center"/>
          </w:tcPr>
          <w:p>
            <w:pPr>
              <w:spacing w:before="0" w:after="0"/>
              <w:jc w:val="left"/>
              <w:rPr>
                <w:ins w:id="5665" w:author="Claude" w:date="2026-10-14T09:00:00Z"/>
              </w:rPr>
            </w:pPr>
            <w:ins w:id="5666" w:author="Claude" w:date="2026-10-14T09:00:00Z">
              <w:r>
                <w:rPr>
                  <w:rFonts w:ascii="Times New Roman" w:hAnsi="Times New Roman" w:cs="Times New Roman"/>
                  <w:sz w:val="18"/>
                  <w:szCs w:val="18"/>
                </w:rPr>
                <w:t xml:space="preserve">Cốt thép móng</w:t>
              </w:r>
            </w:ins>
          </w:p>
        </w:tc>
        <w:tc>
          <w:tcPr>
            <w:tcW w:w="1150" w:type="dxa"/>
            <w:vAlign w:val="center"/>
          </w:tcPr>
          <w:p>
            <w:pPr>
              <w:spacing w:before="0" w:after="0"/>
              <w:jc w:val="left"/>
              <w:rPr>
                <w:ins w:id="5667" w:author="Claude" w:date="2026-10-14T09:00:00Z"/>
              </w:rPr>
            </w:pPr>
          </w:p>
        </w:tc>
        <w:tc>
          <w:tcPr>
            <w:tcW w:w="480" w:type="dxa"/>
            <w:vAlign w:val="center"/>
          </w:tcPr>
          <w:p>
            <w:pPr>
              <w:spacing w:before="0" w:after="0"/>
              <w:jc w:val="center"/>
              <w:rPr>
                <w:ins w:id="5668" w:author="Claude" w:date="2026-10-14T09:00:00Z"/>
              </w:rPr>
            </w:pPr>
            <w:ins w:id="5669"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670" w:author="Claude" w:date="2026-10-14T09:00:00Z"/>
              </w:rPr>
            </w:pPr>
            <w:ins w:id="5671" w:author="Claude" w:date="2026-10-14T09:00:00Z">
              <w:r>
                <w:rPr>
                  <w:rFonts w:ascii="Times New Roman" w:hAnsi="Times New Roman" w:cs="Times New Roman"/>
                  <w:sz w:val="18"/>
                  <w:szCs w:val="18"/>
                </w:rPr>
                <w:t xml:space="preserve">324,8</w:t>
              </w:r>
            </w:ins>
          </w:p>
        </w:tc>
        <w:tc>
          <w:tcPr>
            <w:tcW w:w="780" w:type="dxa"/>
            <w:vAlign w:val="center"/>
          </w:tcPr>
          <w:p>
            <w:pPr>
              <w:spacing w:before="0" w:after="0"/>
              <w:jc w:val="right"/>
              <w:rPr>
                <w:ins w:id="5672" w:author="Claude" w:date="2026-10-14T09:00:00Z"/>
              </w:rPr>
            </w:pPr>
            <w:ins w:id="5673" w:author="Claude" w:date="2026-10-14T09:00:00Z">
              <w:r>
                <w:rPr>
                  <w:rFonts w:ascii="Times New Roman" w:hAnsi="Times New Roman" w:cs="Times New Roman"/>
                  <w:sz w:val="18"/>
                  <w:szCs w:val="18"/>
                </w:rPr>
                <w:t xml:space="preserve">1.097,24</w:t>
              </w:r>
            </w:ins>
          </w:p>
        </w:tc>
        <w:tc>
          <w:tcPr>
            <w:tcW w:w="780" w:type="dxa"/>
            <w:vAlign w:val="center"/>
          </w:tcPr>
          <w:p>
            <w:pPr>
              <w:spacing w:before="0" w:after="0"/>
              <w:jc w:val="right"/>
              <w:rPr>
                <w:ins w:id="5674" w:author="Claude" w:date="2026-10-14T09:00:00Z"/>
              </w:rPr>
            </w:pPr>
            <w:ins w:id="5675" w:author="Claude" w:date="2026-10-14T09:00:00Z">
              <w:r>
                <w:rPr>
                  <w:rFonts w:ascii="Times New Roman" w:hAnsi="Times New Roman" w:cs="Times New Roman"/>
                  <w:sz w:val="18"/>
                  <w:szCs w:val="18"/>
                </w:rPr>
                <w:t xml:space="preserve">1.422,05</w:t>
              </w:r>
            </w:ins>
          </w:p>
        </w:tc>
        <w:tc>
          <w:tcPr>
            <w:tcW w:w="950" w:type="dxa"/>
            <w:vAlign w:val="center"/>
          </w:tcPr>
          <w:p>
            <w:pPr>
              <w:spacing w:before="0" w:after="0"/>
              <w:jc w:val="right"/>
              <w:rPr>
                <w:ins w:id="5676" w:author="Claude" w:date="2026-10-14T09:00:00Z"/>
              </w:rPr>
            </w:pPr>
            <w:ins w:id="5677"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5678" w:author="Claude" w:date="2026-10-14T09:00:00Z"/>
              </w:rPr>
            </w:pPr>
            <w:ins w:id="5679" w:author="Claude" w:date="2026-10-14T09:00:00Z">
              <w:r>
                <w:rPr>
                  <w:rFonts w:ascii="Times New Roman" w:hAnsi="Times New Roman" w:cs="Times New Roman"/>
                  <w:b/>
                  <w:bCs/>
                  <w:sz w:val="18"/>
                  <w:szCs w:val="18"/>
                </w:rPr>
                <w:t xml:space="preserve">34.861.694.045</w:t>
              </w:r>
            </w:ins>
          </w:p>
        </w:tc>
      </w:tr>
      <w:tr>
        <w:trPr>
          <w:cantSplit/>
          <w:ins w:id="5698" w:author="Claude" w:date="2026-10-14T09:00:00Z"/>
        </w:trPr>
        <w:tc>
          <w:tcPr>
            <w:tcW w:w="450" w:type="dxa"/>
            <w:vAlign w:val="center"/>
          </w:tcPr>
          <w:p>
            <w:pPr>
              <w:spacing w:before="0" w:after="0"/>
              <w:jc w:val="center"/>
              <w:rPr>
                <w:ins w:id="5681" w:author="Claude" w:date="2026-10-14T09:00:00Z"/>
              </w:rPr>
            </w:pPr>
            <w:ins w:id="5682" w:author="Claude" w:date="2026-10-14T09:00:00Z">
              <w:r>
                <w:rPr>
                  <w:rFonts w:ascii="Times New Roman" w:hAnsi="Times New Roman" w:cs="Times New Roman"/>
                  <w:sz w:val="18"/>
                  <w:szCs w:val="18"/>
                </w:rPr>
                <w:t xml:space="preserve">15</w:t>
              </w:r>
            </w:ins>
          </w:p>
        </w:tc>
        <w:tc>
          <w:tcPr>
            <w:tcW w:w="2150" w:type="dxa"/>
            <w:vAlign w:val="center"/>
          </w:tcPr>
          <w:p>
            <w:pPr>
              <w:spacing w:before="0" w:after="0"/>
              <w:jc w:val="left"/>
              <w:rPr>
                <w:ins w:id="5683" w:author="Claude" w:date="2026-10-14T09:00:00Z"/>
              </w:rPr>
            </w:pPr>
            <w:ins w:id="5684" w:author="Claude" w:date="2026-10-14T09:00:00Z">
              <w:r>
                <w:rPr>
                  <w:rFonts w:ascii="Times New Roman" w:hAnsi="Times New Roman" w:cs="Times New Roman"/>
                  <w:sz w:val="18"/>
                  <w:szCs w:val="18"/>
                </w:rPr>
                <w:t xml:space="preserve">Cốt thép cột, vách, tường</w:t>
              </w:r>
            </w:ins>
          </w:p>
        </w:tc>
        <w:tc>
          <w:tcPr>
            <w:tcW w:w="1150" w:type="dxa"/>
            <w:vAlign w:val="center"/>
          </w:tcPr>
          <w:p>
            <w:pPr>
              <w:spacing w:before="0" w:after="0"/>
              <w:jc w:val="left"/>
              <w:rPr>
                <w:ins w:id="5685" w:author="Claude" w:date="2026-10-14T09:00:00Z"/>
              </w:rPr>
            </w:pPr>
          </w:p>
        </w:tc>
        <w:tc>
          <w:tcPr>
            <w:tcW w:w="480" w:type="dxa"/>
            <w:vAlign w:val="center"/>
          </w:tcPr>
          <w:p>
            <w:pPr>
              <w:spacing w:before="0" w:after="0"/>
              <w:jc w:val="center"/>
              <w:rPr>
                <w:ins w:id="5686" w:author="Claude" w:date="2026-10-14T09:00:00Z"/>
              </w:rPr>
            </w:pPr>
            <w:ins w:id="5687"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688" w:author="Claude" w:date="2026-10-14T09:00:00Z"/>
              </w:rPr>
            </w:pPr>
            <w:ins w:id="5689" w:author="Claude" w:date="2026-10-14T09:00:00Z">
              <w:r>
                <w:rPr>
                  <w:rFonts w:ascii="Times New Roman" w:hAnsi="Times New Roman" w:cs="Times New Roman"/>
                  <w:sz w:val="18"/>
                  <w:szCs w:val="18"/>
                </w:rPr>
                <w:t xml:space="preserve">131,45</w:t>
              </w:r>
            </w:ins>
          </w:p>
        </w:tc>
        <w:tc>
          <w:tcPr>
            <w:tcW w:w="780" w:type="dxa"/>
            <w:vAlign w:val="center"/>
          </w:tcPr>
          <w:p>
            <w:pPr>
              <w:spacing w:before="0" w:after="0"/>
              <w:jc w:val="right"/>
              <w:rPr>
                <w:ins w:id="5690" w:author="Claude" w:date="2026-10-14T09:00:00Z"/>
              </w:rPr>
            </w:pPr>
            <w:ins w:id="5691" w:author="Claude" w:date="2026-10-14T09:00:00Z">
              <w:r>
                <w:rPr>
                  <w:rFonts w:ascii="Times New Roman" w:hAnsi="Times New Roman" w:cs="Times New Roman"/>
                  <w:sz w:val="18"/>
                  <w:szCs w:val="18"/>
                </w:rPr>
                <w:t xml:space="preserve">316,35</w:t>
              </w:r>
            </w:ins>
          </w:p>
        </w:tc>
        <w:tc>
          <w:tcPr>
            <w:tcW w:w="780" w:type="dxa"/>
            <w:vAlign w:val="center"/>
          </w:tcPr>
          <w:p>
            <w:pPr>
              <w:spacing w:before="0" w:after="0"/>
              <w:jc w:val="right"/>
              <w:rPr>
                <w:ins w:id="5692" w:author="Claude" w:date="2026-10-14T09:00:00Z"/>
              </w:rPr>
            </w:pPr>
            <w:ins w:id="5693" w:author="Claude" w:date="2026-10-14T09:00:00Z">
              <w:r>
                <w:rPr>
                  <w:rFonts w:ascii="Times New Roman" w:hAnsi="Times New Roman" w:cs="Times New Roman"/>
                  <w:sz w:val="18"/>
                  <w:szCs w:val="18"/>
                </w:rPr>
                <w:t xml:space="preserve">447,79</w:t>
              </w:r>
            </w:ins>
          </w:p>
        </w:tc>
        <w:tc>
          <w:tcPr>
            <w:tcW w:w="950" w:type="dxa"/>
            <w:vAlign w:val="center"/>
          </w:tcPr>
          <w:p>
            <w:pPr>
              <w:spacing w:before="0" w:after="0"/>
              <w:jc w:val="right"/>
              <w:rPr>
                <w:ins w:id="5694" w:author="Claude" w:date="2026-10-14T09:00:00Z"/>
              </w:rPr>
            </w:pPr>
            <w:ins w:id="5695"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5696" w:author="Claude" w:date="2026-10-14T09:00:00Z"/>
              </w:rPr>
            </w:pPr>
            <w:ins w:id="5697" w:author="Claude" w:date="2026-10-14T09:00:00Z">
              <w:r>
                <w:rPr>
                  <w:rFonts w:ascii="Times New Roman" w:hAnsi="Times New Roman" w:cs="Times New Roman"/>
                  <w:b/>
                  <w:bCs/>
                  <w:sz w:val="18"/>
                  <w:szCs w:val="18"/>
                </w:rPr>
                <w:t xml:space="preserve">10.977.760.881</w:t>
              </w:r>
            </w:ins>
          </w:p>
        </w:tc>
      </w:tr>
      <w:tr>
        <w:trPr>
          <w:cantSplit/>
          <w:ins w:id="5716" w:author="Claude" w:date="2026-10-14T09:00:00Z"/>
        </w:trPr>
        <w:tc>
          <w:tcPr>
            <w:tcW w:w="450" w:type="dxa"/>
            <w:vAlign w:val="center"/>
          </w:tcPr>
          <w:p>
            <w:pPr>
              <w:spacing w:before="0" w:after="0"/>
              <w:jc w:val="center"/>
              <w:rPr>
                <w:ins w:id="5699" w:author="Claude" w:date="2026-10-14T09:00:00Z"/>
              </w:rPr>
            </w:pPr>
            <w:ins w:id="5700" w:author="Claude" w:date="2026-10-14T09:00:00Z">
              <w:r>
                <w:rPr>
                  <w:rFonts w:ascii="Times New Roman" w:hAnsi="Times New Roman" w:cs="Times New Roman"/>
                  <w:sz w:val="18"/>
                  <w:szCs w:val="18"/>
                </w:rPr>
                <w:t xml:space="preserve">16</w:t>
              </w:r>
            </w:ins>
          </w:p>
        </w:tc>
        <w:tc>
          <w:tcPr>
            <w:tcW w:w="2150" w:type="dxa"/>
            <w:vAlign w:val="center"/>
          </w:tcPr>
          <w:p>
            <w:pPr>
              <w:spacing w:before="0" w:after="0"/>
              <w:jc w:val="left"/>
              <w:rPr>
                <w:ins w:id="5701" w:author="Claude" w:date="2026-10-14T09:00:00Z"/>
              </w:rPr>
            </w:pPr>
            <w:ins w:id="5702" w:author="Claude" w:date="2026-10-14T09:00:00Z">
              <w:r>
                <w:rPr>
                  <w:rFonts w:ascii="Times New Roman" w:hAnsi="Times New Roman" w:cs="Times New Roman"/>
                  <w:sz w:val="18"/>
                  <w:szCs w:val="18"/>
                </w:rPr>
                <w:t xml:space="preserve">Cốt thép sàn</w:t>
              </w:r>
            </w:ins>
          </w:p>
        </w:tc>
        <w:tc>
          <w:tcPr>
            <w:tcW w:w="1150" w:type="dxa"/>
            <w:vAlign w:val="center"/>
          </w:tcPr>
          <w:p>
            <w:pPr>
              <w:spacing w:before="0" w:after="0"/>
              <w:jc w:val="left"/>
              <w:rPr>
                <w:ins w:id="5703" w:author="Claude" w:date="2026-10-14T09:00:00Z"/>
              </w:rPr>
            </w:pPr>
          </w:p>
        </w:tc>
        <w:tc>
          <w:tcPr>
            <w:tcW w:w="480" w:type="dxa"/>
            <w:vAlign w:val="center"/>
          </w:tcPr>
          <w:p>
            <w:pPr>
              <w:spacing w:before="0" w:after="0"/>
              <w:jc w:val="center"/>
              <w:rPr>
                <w:ins w:id="5704" w:author="Claude" w:date="2026-10-14T09:00:00Z"/>
              </w:rPr>
            </w:pPr>
            <w:ins w:id="5705"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706" w:author="Claude" w:date="2026-10-14T09:00:00Z"/>
              </w:rPr>
            </w:pPr>
            <w:ins w:id="5707" w:author="Claude" w:date="2026-10-14T09:00:00Z">
              <w:r>
                <w:rPr>
                  <w:rFonts w:ascii="Times New Roman" w:hAnsi="Times New Roman" w:cs="Times New Roman"/>
                  <w:sz w:val="18"/>
                  <w:szCs w:val="18"/>
                </w:rPr>
                <w:t xml:space="preserve">161,41</w:t>
              </w:r>
            </w:ins>
          </w:p>
        </w:tc>
        <w:tc>
          <w:tcPr>
            <w:tcW w:w="780" w:type="dxa"/>
            <w:vAlign w:val="center"/>
          </w:tcPr>
          <w:p>
            <w:pPr>
              <w:spacing w:before="0" w:after="0"/>
              <w:jc w:val="right"/>
              <w:rPr>
                <w:ins w:id="5708" w:author="Claude" w:date="2026-10-14T09:00:00Z"/>
              </w:rPr>
            </w:pPr>
            <w:ins w:id="5709" w:author="Claude" w:date="2026-10-14T09:00:00Z">
              <w:r>
                <w:rPr>
                  <w:rFonts w:ascii="Times New Roman" w:hAnsi="Times New Roman" w:cs="Times New Roman"/>
                  <w:sz w:val="18"/>
                  <w:szCs w:val="18"/>
                </w:rPr>
                <w:t xml:space="preserve">775,97</w:t>
              </w:r>
            </w:ins>
          </w:p>
        </w:tc>
        <w:tc>
          <w:tcPr>
            <w:tcW w:w="780" w:type="dxa"/>
            <w:vAlign w:val="center"/>
          </w:tcPr>
          <w:p>
            <w:pPr>
              <w:spacing w:before="0" w:after="0"/>
              <w:jc w:val="right"/>
              <w:rPr>
                <w:ins w:id="5710" w:author="Claude" w:date="2026-10-14T09:00:00Z"/>
              </w:rPr>
            </w:pPr>
            <w:ins w:id="5711" w:author="Claude" w:date="2026-10-14T09:00:00Z">
              <w:r>
                <w:rPr>
                  <w:rFonts w:ascii="Times New Roman" w:hAnsi="Times New Roman" w:cs="Times New Roman"/>
                  <w:sz w:val="18"/>
                  <w:szCs w:val="18"/>
                </w:rPr>
                <w:t xml:space="preserve">937,38</w:t>
              </w:r>
            </w:ins>
          </w:p>
        </w:tc>
        <w:tc>
          <w:tcPr>
            <w:tcW w:w="950" w:type="dxa"/>
            <w:vAlign w:val="center"/>
          </w:tcPr>
          <w:p>
            <w:pPr>
              <w:spacing w:before="0" w:after="0"/>
              <w:jc w:val="right"/>
              <w:rPr>
                <w:ins w:id="5712" w:author="Claude" w:date="2026-10-14T09:00:00Z"/>
              </w:rPr>
            </w:pPr>
            <w:ins w:id="5713"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5714" w:author="Claude" w:date="2026-10-14T09:00:00Z"/>
              </w:rPr>
            </w:pPr>
            <w:ins w:id="5715" w:author="Claude" w:date="2026-10-14T09:00:00Z">
              <w:r>
                <w:rPr>
                  <w:rFonts w:ascii="Times New Roman" w:hAnsi="Times New Roman" w:cs="Times New Roman"/>
                  <w:b/>
                  <w:bCs/>
                  <w:sz w:val="18"/>
                  <w:szCs w:val="18"/>
                </w:rPr>
                <w:t xml:space="preserve">22.980.058.331</w:t>
              </w:r>
            </w:ins>
          </w:p>
        </w:tc>
      </w:tr>
      <w:tr>
        <w:trPr>
          <w:cantSplit/>
          <w:ins w:id="5734" w:author="Claude" w:date="2026-10-14T09:00:00Z"/>
        </w:trPr>
        <w:tc>
          <w:tcPr>
            <w:tcW w:w="450" w:type="dxa"/>
            <w:vAlign w:val="center"/>
          </w:tcPr>
          <w:p>
            <w:pPr>
              <w:spacing w:before="0" w:after="0"/>
              <w:jc w:val="center"/>
              <w:rPr>
                <w:ins w:id="5717" w:author="Claude" w:date="2026-10-14T09:00:00Z"/>
              </w:rPr>
            </w:pPr>
            <w:ins w:id="5718" w:author="Claude" w:date="2026-10-14T09:00:00Z">
              <w:r>
                <w:rPr>
                  <w:rFonts w:ascii="Times New Roman" w:hAnsi="Times New Roman" w:cs="Times New Roman"/>
                  <w:sz w:val="18"/>
                  <w:szCs w:val="18"/>
                </w:rPr>
                <w:t xml:space="preserve">17</w:t>
              </w:r>
            </w:ins>
          </w:p>
        </w:tc>
        <w:tc>
          <w:tcPr>
            <w:tcW w:w="2150" w:type="dxa"/>
            <w:vAlign w:val="center"/>
          </w:tcPr>
          <w:p>
            <w:pPr>
              <w:spacing w:before="0" w:after="0"/>
              <w:jc w:val="left"/>
              <w:rPr>
                <w:ins w:id="5719" w:author="Claude" w:date="2026-10-14T09:00:00Z"/>
              </w:rPr>
            </w:pPr>
            <w:ins w:id="5720" w:author="Claude" w:date="2026-10-14T09:00:00Z">
              <w:r>
                <w:rPr>
                  <w:rFonts w:ascii="Times New Roman" w:hAnsi="Times New Roman" w:cs="Times New Roman"/>
                  <w:sz w:val="18"/>
                  <w:szCs w:val="18"/>
                </w:rPr>
                <w:t xml:space="preserve">Cốt thép dầm</w:t>
              </w:r>
            </w:ins>
          </w:p>
        </w:tc>
        <w:tc>
          <w:tcPr>
            <w:tcW w:w="1150" w:type="dxa"/>
            <w:vAlign w:val="center"/>
          </w:tcPr>
          <w:p>
            <w:pPr>
              <w:spacing w:before="0" w:after="0"/>
              <w:jc w:val="left"/>
              <w:rPr>
                <w:ins w:id="5721" w:author="Claude" w:date="2026-10-14T09:00:00Z"/>
              </w:rPr>
            </w:pPr>
          </w:p>
        </w:tc>
        <w:tc>
          <w:tcPr>
            <w:tcW w:w="480" w:type="dxa"/>
            <w:vAlign w:val="center"/>
          </w:tcPr>
          <w:p>
            <w:pPr>
              <w:spacing w:before="0" w:after="0"/>
              <w:jc w:val="center"/>
              <w:rPr>
                <w:ins w:id="5722" w:author="Claude" w:date="2026-10-14T09:00:00Z"/>
              </w:rPr>
            </w:pPr>
            <w:ins w:id="5723"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724" w:author="Claude" w:date="2026-10-14T09:00:00Z"/>
              </w:rPr>
            </w:pPr>
            <w:ins w:id="5725" w:author="Claude" w:date="2026-10-14T09:00:00Z">
              <w:r>
                <w:rPr>
                  <w:rFonts w:ascii="Times New Roman" w:hAnsi="Times New Roman" w:cs="Times New Roman"/>
                  <w:sz w:val="18"/>
                  <w:szCs w:val="18"/>
                </w:rPr>
                <w:t xml:space="preserve">15,62</w:t>
              </w:r>
            </w:ins>
          </w:p>
        </w:tc>
        <w:tc>
          <w:tcPr>
            <w:tcW w:w="780" w:type="dxa"/>
            <w:vAlign w:val="center"/>
          </w:tcPr>
          <w:p>
            <w:pPr>
              <w:spacing w:before="0" w:after="0"/>
              <w:jc w:val="right"/>
              <w:rPr>
                <w:ins w:id="5726" w:author="Claude" w:date="2026-10-14T09:00:00Z"/>
              </w:rPr>
            </w:pPr>
            <w:ins w:id="5727" w:author="Claude" w:date="2026-10-14T09:00:00Z">
              <w:r>
                <w:rPr>
                  <w:rFonts w:ascii="Times New Roman" w:hAnsi="Times New Roman" w:cs="Times New Roman"/>
                  <w:sz w:val="18"/>
                  <w:szCs w:val="18"/>
                </w:rPr>
                <w:t xml:space="preserve">55,76</w:t>
              </w:r>
            </w:ins>
          </w:p>
        </w:tc>
        <w:tc>
          <w:tcPr>
            <w:tcW w:w="780" w:type="dxa"/>
            <w:vAlign w:val="center"/>
          </w:tcPr>
          <w:p>
            <w:pPr>
              <w:spacing w:before="0" w:after="0"/>
              <w:jc w:val="right"/>
              <w:rPr>
                <w:ins w:id="5728" w:author="Claude" w:date="2026-10-14T09:00:00Z"/>
              </w:rPr>
            </w:pPr>
            <w:ins w:id="5729" w:author="Claude" w:date="2026-10-14T09:00:00Z">
              <w:r>
                <w:rPr>
                  <w:rFonts w:ascii="Times New Roman" w:hAnsi="Times New Roman" w:cs="Times New Roman"/>
                  <w:sz w:val="18"/>
                  <w:szCs w:val="18"/>
                </w:rPr>
                <w:t xml:space="preserve">71,37</w:t>
              </w:r>
            </w:ins>
          </w:p>
        </w:tc>
        <w:tc>
          <w:tcPr>
            <w:tcW w:w="950" w:type="dxa"/>
            <w:vAlign w:val="center"/>
          </w:tcPr>
          <w:p>
            <w:pPr>
              <w:spacing w:before="0" w:after="0"/>
              <w:jc w:val="right"/>
              <w:rPr>
                <w:ins w:id="5730" w:author="Claude" w:date="2026-10-14T09:00:00Z"/>
              </w:rPr>
            </w:pPr>
            <w:ins w:id="5731"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5732" w:author="Claude" w:date="2026-10-14T09:00:00Z"/>
              </w:rPr>
            </w:pPr>
            <w:ins w:id="5733" w:author="Claude" w:date="2026-10-14T09:00:00Z">
              <w:r>
                <w:rPr>
                  <w:rFonts w:ascii="Times New Roman" w:hAnsi="Times New Roman" w:cs="Times New Roman"/>
                  <w:b/>
                  <w:bCs/>
                  <w:sz w:val="18"/>
                  <w:szCs w:val="18"/>
                </w:rPr>
                <w:t xml:space="preserve">1.749.702.829</w:t>
              </w:r>
            </w:ins>
          </w:p>
        </w:tc>
      </w:tr>
      <w:tr>
        <w:trPr>
          <w:cantSplit/>
          <w:ins w:id="5750" w:author="Claude" w:date="2026-10-14T09:00:00Z"/>
        </w:trPr>
        <w:tc>
          <w:tcPr>
            <w:tcW w:w="450" w:type="dxa"/>
            <w:vAlign w:val="center"/>
          </w:tcPr>
          <w:p>
            <w:pPr>
              <w:spacing w:before="0" w:after="0"/>
              <w:jc w:val="center"/>
              <w:rPr>
                <w:ins w:id="5735" w:author="Claude" w:date="2026-10-14T09:00:00Z"/>
              </w:rPr>
            </w:pPr>
            <w:ins w:id="5736" w:author="Claude" w:date="2026-10-14T09:00:00Z">
              <w:r>
                <w:rPr>
                  <w:rFonts w:ascii="Times New Roman" w:hAnsi="Times New Roman" w:cs="Times New Roman"/>
                  <w:sz w:val="18"/>
                  <w:szCs w:val="18"/>
                </w:rPr>
                <w:t xml:space="preserve">18</w:t>
              </w:r>
            </w:ins>
          </w:p>
        </w:tc>
        <w:tc>
          <w:tcPr>
            <w:tcW w:w="2150" w:type="dxa"/>
            <w:vAlign w:val="center"/>
          </w:tcPr>
          <w:p>
            <w:pPr>
              <w:spacing w:before="0" w:after="0"/>
              <w:jc w:val="left"/>
              <w:rPr>
                <w:ins w:id="5737" w:author="Claude" w:date="2026-10-14T09:00:00Z"/>
              </w:rPr>
            </w:pPr>
            <w:ins w:id="5738" w:author="Claude" w:date="2026-10-14T09:00:00Z">
              <w:r>
                <w:rPr>
                  <w:rFonts w:ascii="Times New Roman" w:hAnsi="Times New Roman" w:cs="Times New Roman"/>
                  <w:sz w:val="18"/>
                  <w:szCs w:val="18"/>
                </w:rPr>
                <w:t xml:space="preserve">Cốt thép tăng cường sàn khu vực xe chạy, Ụ biện pháp, bịt sàn ram dốc biện pháp</w:t>
              </w:r>
            </w:ins>
          </w:p>
        </w:tc>
        <w:tc>
          <w:tcPr>
            <w:tcW w:w="1150" w:type="dxa"/>
            <w:vAlign w:val="center"/>
          </w:tcPr>
          <w:p>
            <w:pPr>
              <w:spacing w:before="0" w:after="0"/>
              <w:jc w:val="left"/>
              <w:rPr>
                <w:ins w:id="5739" w:author="Claude" w:date="2026-10-14T09:00:00Z"/>
              </w:rPr>
            </w:pPr>
          </w:p>
        </w:tc>
        <w:tc>
          <w:tcPr>
            <w:tcW w:w="480" w:type="dxa"/>
            <w:vAlign w:val="center"/>
          </w:tcPr>
          <w:p>
            <w:pPr>
              <w:spacing w:before="0" w:after="0"/>
              <w:jc w:val="center"/>
              <w:rPr>
                <w:ins w:id="5740" w:author="Claude" w:date="2026-10-14T09:00:00Z"/>
              </w:rPr>
            </w:pPr>
            <w:ins w:id="5741"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742" w:author="Claude" w:date="2026-10-14T09:00:00Z"/>
              </w:rPr>
            </w:pPr>
          </w:p>
        </w:tc>
        <w:tc>
          <w:tcPr>
            <w:tcW w:w="780" w:type="dxa"/>
            <w:vAlign w:val="center"/>
          </w:tcPr>
          <w:p>
            <w:pPr>
              <w:spacing w:before="0" w:after="0"/>
              <w:jc w:val="right"/>
              <w:rPr>
                <w:ins w:id="5743" w:author="Claude" w:date="2026-10-14T09:00:00Z"/>
              </w:rPr>
            </w:pPr>
          </w:p>
        </w:tc>
        <w:tc>
          <w:tcPr>
            <w:tcW w:w="780" w:type="dxa"/>
            <w:vAlign w:val="center"/>
          </w:tcPr>
          <w:p>
            <w:pPr>
              <w:spacing w:before="0" w:after="0"/>
              <w:jc w:val="right"/>
              <w:rPr>
                <w:ins w:id="5744" w:author="Claude" w:date="2026-10-14T09:00:00Z"/>
              </w:rPr>
            </w:pPr>
            <w:ins w:id="5745" w:author="Claude" w:date="2026-10-14T09:00:00Z">
              <w:r>
                <w:rPr>
                  <w:rFonts w:ascii="Times New Roman" w:hAnsi="Times New Roman" w:cs="Times New Roman"/>
                  <w:sz w:val="18"/>
                  <w:szCs w:val="18"/>
                </w:rPr>
                <w:t xml:space="preserve">35,64</w:t>
              </w:r>
            </w:ins>
          </w:p>
        </w:tc>
        <w:tc>
          <w:tcPr>
            <w:tcW w:w="950" w:type="dxa"/>
            <w:vAlign w:val="center"/>
          </w:tcPr>
          <w:p>
            <w:pPr>
              <w:spacing w:before="0" w:after="0"/>
              <w:jc w:val="right"/>
              <w:rPr>
                <w:ins w:id="5746" w:author="Claude" w:date="2026-10-14T09:00:00Z"/>
              </w:rPr>
            </w:pPr>
            <w:ins w:id="5747" w:author="Claude" w:date="2026-10-14T09:00:00Z">
              <w:r>
                <w:rPr>
                  <w:rFonts w:ascii="Times New Roman" w:hAnsi="Times New Roman" w:cs="Times New Roman"/>
                  <w:sz w:val="18"/>
                  <w:szCs w:val="18"/>
                </w:rPr>
                <w:t xml:space="preserve">22.956.075</w:t>
              </w:r>
            </w:ins>
          </w:p>
        </w:tc>
        <w:tc>
          <w:tcPr>
            <w:tcW w:w="1552" w:type="dxa"/>
            <w:vAlign w:val="center"/>
          </w:tcPr>
          <w:p>
            <w:pPr>
              <w:spacing w:before="0" w:after="0"/>
              <w:jc w:val="right"/>
              <w:rPr>
                <w:ins w:id="5748" w:author="Claude" w:date="2026-10-14T09:00:00Z"/>
              </w:rPr>
            </w:pPr>
            <w:ins w:id="5749" w:author="Claude" w:date="2026-10-14T09:00:00Z">
              <w:r>
                <w:rPr>
                  <w:rFonts w:ascii="Times New Roman" w:hAnsi="Times New Roman" w:cs="Times New Roman"/>
                  <w:b/>
                  <w:bCs/>
                  <w:sz w:val="18"/>
                  <w:szCs w:val="18"/>
                </w:rPr>
                <w:t xml:space="preserve">818.252.076</w:t>
              </w:r>
            </w:ins>
          </w:p>
        </w:tc>
      </w:tr>
      <w:tr>
        <w:trPr>
          <w:cantSplit/>
          <w:ins w:id="5763" w:author="Claude" w:date="2026-10-14T09:00:00Z"/>
        </w:trPr>
        <w:tc>
          <w:tcPr>
            <w:tcW w:w="450" w:type="dxa"/>
            <w:shd w:val="clear" w:color="auto" w:fill="F2F2F2"/>
            <w:vAlign w:val="center"/>
          </w:tcPr>
          <w:p>
            <w:pPr>
              <w:spacing w:before="0" w:after="0"/>
              <w:jc w:val="center"/>
              <w:rPr>
                <w:ins w:id="5751" w:author="Claude" w:date="2026-10-14T09:00:00Z"/>
              </w:rPr>
            </w:pPr>
          </w:p>
        </w:tc>
        <w:tc>
          <w:tcPr>
            <w:tcW w:w="2150" w:type="dxa"/>
            <w:shd w:val="clear" w:color="auto" w:fill="F2F2F2"/>
            <w:vAlign w:val="center"/>
          </w:tcPr>
          <w:p>
            <w:pPr>
              <w:spacing w:before="0" w:after="0"/>
              <w:jc w:val="left"/>
              <w:rPr>
                <w:ins w:id="5752" w:author="Claude" w:date="2026-10-14T09:00:00Z"/>
              </w:rPr>
            </w:pPr>
            <w:ins w:id="5753" w:author="Claude" w:date="2026-10-14T09:00:00Z">
              <w:r>
                <w:rPr>
                  <w:rFonts w:ascii="Times New Roman" w:hAnsi="Times New Roman" w:cs="Times New Roman"/>
                  <w:b/>
                  <w:bCs/>
                  <w:sz w:val="18"/>
                  <w:szCs w:val="18"/>
                </w:rPr>
                <w:t xml:space="preserve">Ván khuôn</w:t>
              </w:r>
            </w:ins>
          </w:p>
        </w:tc>
        <w:tc>
          <w:tcPr>
            <w:tcW w:w="1150" w:type="dxa"/>
            <w:shd w:val="clear" w:color="auto" w:fill="F2F2F2"/>
            <w:vAlign w:val="center"/>
          </w:tcPr>
          <w:p>
            <w:pPr>
              <w:spacing w:before="0" w:after="0"/>
              <w:jc w:val="left"/>
              <w:rPr>
                <w:ins w:id="5754" w:author="Claude" w:date="2026-10-14T09:00:00Z"/>
              </w:rPr>
            </w:pPr>
          </w:p>
        </w:tc>
        <w:tc>
          <w:tcPr>
            <w:tcW w:w="480" w:type="dxa"/>
            <w:shd w:val="clear" w:color="auto" w:fill="F2F2F2"/>
            <w:vAlign w:val="center"/>
          </w:tcPr>
          <w:p>
            <w:pPr>
              <w:spacing w:before="0" w:after="0"/>
              <w:jc w:val="center"/>
              <w:rPr>
                <w:ins w:id="5755" w:author="Claude" w:date="2026-10-14T09:00:00Z"/>
              </w:rPr>
            </w:pPr>
          </w:p>
        </w:tc>
        <w:tc>
          <w:tcPr>
            <w:tcW w:w="780" w:type="dxa"/>
            <w:shd w:val="clear" w:color="auto" w:fill="F2F2F2"/>
            <w:vAlign w:val="center"/>
          </w:tcPr>
          <w:p>
            <w:pPr>
              <w:spacing w:before="0" w:after="0"/>
              <w:jc w:val="right"/>
              <w:rPr>
                <w:ins w:id="5756" w:author="Claude" w:date="2026-10-14T09:00:00Z"/>
              </w:rPr>
            </w:pPr>
          </w:p>
        </w:tc>
        <w:tc>
          <w:tcPr>
            <w:tcW w:w="780" w:type="dxa"/>
            <w:shd w:val="clear" w:color="auto" w:fill="F2F2F2"/>
            <w:vAlign w:val="center"/>
          </w:tcPr>
          <w:p>
            <w:pPr>
              <w:spacing w:before="0" w:after="0"/>
              <w:jc w:val="right"/>
              <w:rPr>
                <w:ins w:id="5757" w:author="Claude" w:date="2026-10-14T09:00:00Z"/>
              </w:rPr>
            </w:pPr>
          </w:p>
        </w:tc>
        <w:tc>
          <w:tcPr>
            <w:tcW w:w="780" w:type="dxa"/>
            <w:shd w:val="clear" w:color="auto" w:fill="F2F2F2"/>
            <w:vAlign w:val="center"/>
          </w:tcPr>
          <w:p>
            <w:pPr>
              <w:spacing w:before="0" w:after="0"/>
              <w:jc w:val="right"/>
              <w:rPr>
                <w:ins w:id="5758" w:author="Claude" w:date="2026-10-14T09:00:00Z"/>
              </w:rPr>
            </w:pPr>
            <w:ins w:id="5759" w:author="Claude" w:date="2026-10-14T09:00:00Z">
              <w:r>
                <w:rPr>
                  <w:rFonts w:ascii="Times New Roman" w:hAnsi="Times New Roman" w:cs="Times New Roman"/>
                  <w:b/>
                  <w:bCs/>
                  <w:sz w:val="18"/>
                  <w:szCs w:val="18"/>
                </w:rPr>
                <w:t xml:space="preserve">44.379,01</w:t>
              </w:r>
            </w:ins>
          </w:p>
        </w:tc>
        <w:tc>
          <w:tcPr>
            <w:tcW w:w="950" w:type="dxa"/>
            <w:shd w:val="clear" w:color="auto" w:fill="F2F2F2"/>
            <w:vAlign w:val="center"/>
          </w:tcPr>
          <w:p>
            <w:pPr>
              <w:spacing w:before="0" w:after="0"/>
              <w:jc w:val="right"/>
              <w:rPr>
                <w:ins w:id="5760" w:author="Claude" w:date="2026-10-14T09:00:00Z"/>
              </w:rPr>
            </w:pPr>
          </w:p>
        </w:tc>
        <w:tc>
          <w:tcPr>
            <w:tcW w:w="1552" w:type="dxa"/>
            <w:shd w:val="clear" w:color="auto" w:fill="F2F2F2"/>
            <w:vAlign w:val="center"/>
          </w:tcPr>
          <w:p>
            <w:pPr>
              <w:spacing w:before="0" w:after="0"/>
              <w:jc w:val="right"/>
              <w:rPr>
                <w:ins w:id="5761" w:author="Claude" w:date="2026-10-14T09:00:00Z"/>
              </w:rPr>
            </w:pPr>
            <w:ins w:id="5762" w:author="Claude" w:date="2026-10-14T09:00:00Z">
              <w:r>
                <w:rPr>
                  <w:rFonts w:ascii="Times New Roman" w:hAnsi="Times New Roman" w:cs="Times New Roman"/>
                  <w:b/>
                  <w:bCs/>
                  <w:sz w:val="18"/>
                  <w:szCs w:val="18"/>
                </w:rPr>
                <w:t xml:space="preserve">18.238.921.560</w:t>
              </w:r>
            </w:ins>
          </w:p>
        </w:tc>
      </w:tr>
      <w:tr>
        <w:trPr>
          <w:cantSplit/>
          <w:ins w:id="5781" w:author="Claude" w:date="2026-10-14T09:00:00Z"/>
        </w:trPr>
        <w:tc>
          <w:tcPr>
            <w:tcW w:w="450" w:type="dxa"/>
            <w:vAlign w:val="center"/>
          </w:tcPr>
          <w:p>
            <w:pPr>
              <w:spacing w:before="0" w:after="0"/>
              <w:jc w:val="center"/>
              <w:rPr>
                <w:ins w:id="5764" w:author="Claude" w:date="2026-10-14T09:00:00Z"/>
              </w:rPr>
            </w:pPr>
            <w:ins w:id="5765" w:author="Claude" w:date="2026-10-14T09:00:00Z">
              <w:r>
                <w:rPr>
                  <w:rFonts w:ascii="Times New Roman" w:hAnsi="Times New Roman" w:cs="Times New Roman"/>
                  <w:sz w:val="18"/>
                  <w:szCs w:val="18"/>
                </w:rPr>
                <w:t xml:space="preserve">20</w:t>
              </w:r>
            </w:ins>
          </w:p>
        </w:tc>
        <w:tc>
          <w:tcPr>
            <w:tcW w:w="2150" w:type="dxa"/>
            <w:vAlign w:val="center"/>
          </w:tcPr>
          <w:p>
            <w:pPr>
              <w:spacing w:before="0" w:after="0"/>
              <w:jc w:val="left"/>
              <w:rPr>
                <w:ins w:id="5766" w:author="Claude" w:date="2026-10-14T09:00:00Z"/>
              </w:rPr>
            </w:pPr>
            <w:ins w:id="5767" w:author="Claude" w:date="2026-10-14T09:00:00Z">
              <w:r>
                <w:rPr>
                  <w:rFonts w:ascii="Times New Roman" w:hAnsi="Times New Roman" w:cs="Times New Roman"/>
                  <w:sz w:val="18"/>
                  <w:szCs w:val="18"/>
                </w:rPr>
                <w:t xml:space="preserve">Ván khuôn móng</w:t>
              </w:r>
            </w:ins>
          </w:p>
        </w:tc>
        <w:tc>
          <w:tcPr>
            <w:tcW w:w="1150" w:type="dxa"/>
            <w:vAlign w:val="center"/>
          </w:tcPr>
          <w:p>
            <w:pPr>
              <w:spacing w:before="0" w:after="0"/>
              <w:jc w:val="left"/>
              <w:rPr>
                <w:ins w:id="5768" w:author="Claude" w:date="2026-10-14T09:00:00Z"/>
              </w:rPr>
            </w:pPr>
          </w:p>
        </w:tc>
        <w:tc>
          <w:tcPr>
            <w:tcW w:w="480" w:type="dxa"/>
            <w:vAlign w:val="center"/>
          </w:tcPr>
          <w:p>
            <w:pPr>
              <w:spacing w:before="0" w:after="0"/>
              <w:jc w:val="center"/>
              <w:rPr>
                <w:ins w:id="5769" w:author="Claude" w:date="2026-10-14T09:00:00Z"/>
              </w:rPr>
            </w:pPr>
            <w:ins w:id="5770"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771" w:author="Claude" w:date="2026-10-14T09:00:00Z"/>
              </w:rPr>
            </w:pPr>
            <w:ins w:id="5772" w:author="Claude" w:date="2026-10-14T09:00:00Z">
              <w:r>
                <w:rPr>
                  <w:rFonts w:ascii="Times New Roman" w:hAnsi="Times New Roman" w:cs="Times New Roman"/>
                  <w:sz w:val="18"/>
                  <w:szCs w:val="18"/>
                </w:rPr>
                <w:t xml:space="preserve">1.392,34</w:t>
              </w:r>
            </w:ins>
          </w:p>
        </w:tc>
        <w:tc>
          <w:tcPr>
            <w:tcW w:w="780" w:type="dxa"/>
            <w:vAlign w:val="center"/>
          </w:tcPr>
          <w:p>
            <w:pPr>
              <w:spacing w:before="0" w:after="0"/>
              <w:jc w:val="right"/>
              <w:rPr>
                <w:ins w:id="5773" w:author="Claude" w:date="2026-10-14T09:00:00Z"/>
              </w:rPr>
            </w:pPr>
            <w:ins w:id="5774" w:author="Claude" w:date="2026-10-14T09:00:00Z">
              <w:r>
                <w:rPr>
                  <w:rFonts w:ascii="Times New Roman" w:hAnsi="Times New Roman" w:cs="Times New Roman"/>
                  <w:sz w:val="18"/>
                  <w:szCs w:val="18"/>
                </w:rPr>
                <w:t xml:space="preserve">2.628,26</w:t>
              </w:r>
            </w:ins>
          </w:p>
        </w:tc>
        <w:tc>
          <w:tcPr>
            <w:tcW w:w="780" w:type="dxa"/>
            <w:vAlign w:val="center"/>
          </w:tcPr>
          <w:p>
            <w:pPr>
              <w:spacing w:before="0" w:after="0"/>
              <w:jc w:val="right"/>
              <w:rPr>
                <w:ins w:id="5775" w:author="Claude" w:date="2026-10-14T09:00:00Z"/>
              </w:rPr>
            </w:pPr>
            <w:ins w:id="5776" w:author="Claude" w:date="2026-10-14T09:00:00Z">
              <w:r>
                <w:rPr>
                  <w:rFonts w:ascii="Times New Roman" w:hAnsi="Times New Roman" w:cs="Times New Roman"/>
                  <w:sz w:val="18"/>
                  <w:szCs w:val="18"/>
                </w:rPr>
                <w:t xml:space="preserve">4.020,6</w:t>
              </w:r>
            </w:ins>
          </w:p>
        </w:tc>
        <w:tc>
          <w:tcPr>
            <w:tcW w:w="950" w:type="dxa"/>
            <w:vAlign w:val="center"/>
          </w:tcPr>
          <w:p>
            <w:pPr>
              <w:spacing w:before="0" w:after="0"/>
              <w:jc w:val="right"/>
              <w:rPr>
                <w:ins w:id="5777" w:author="Claude" w:date="2026-10-14T09:00:00Z"/>
              </w:rPr>
            </w:pPr>
            <w:ins w:id="5778"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5779" w:author="Claude" w:date="2026-10-14T09:00:00Z"/>
              </w:rPr>
            </w:pPr>
            <w:ins w:id="5780" w:author="Claude" w:date="2026-10-14T09:00:00Z">
              <w:r>
                <w:rPr>
                  <w:rFonts w:ascii="Times New Roman" w:hAnsi="Times New Roman" w:cs="Times New Roman"/>
                  <w:b/>
                  <w:bCs/>
                  <w:sz w:val="18"/>
                  <w:szCs w:val="18"/>
                </w:rPr>
                <w:t xml:space="preserve">1.636.786.260</w:t>
              </w:r>
            </w:ins>
          </w:p>
        </w:tc>
      </w:tr>
      <w:tr>
        <w:trPr>
          <w:cantSplit/>
          <w:ins w:id="5799" w:author="Claude" w:date="2026-10-14T09:00:00Z"/>
        </w:trPr>
        <w:tc>
          <w:tcPr>
            <w:tcW w:w="450" w:type="dxa"/>
            <w:vAlign w:val="center"/>
          </w:tcPr>
          <w:p>
            <w:pPr>
              <w:spacing w:before="0" w:after="0"/>
              <w:jc w:val="center"/>
              <w:rPr>
                <w:ins w:id="5782" w:author="Claude" w:date="2026-10-14T09:00:00Z"/>
              </w:rPr>
            </w:pPr>
            <w:ins w:id="5783" w:author="Claude" w:date="2026-10-14T09:00:00Z">
              <w:r>
                <w:rPr>
                  <w:rFonts w:ascii="Times New Roman" w:hAnsi="Times New Roman" w:cs="Times New Roman"/>
                  <w:sz w:val="18"/>
                  <w:szCs w:val="18"/>
                </w:rPr>
                <w:t xml:space="preserve">21</w:t>
              </w:r>
            </w:ins>
          </w:p>
        </w:tc>
        <w:tc>
          <w:tcPr>
            <w:tcW w:w="2150" w:type="dxa"/>
            <w:vAlign w:val="center"/>
          </w:tcPr>
          <w:p>
            <w:pPr>
              <w:spacing w:before="0" w:after="0"/>
              <w:jc w:val="left"/>
              <w:rPr>
                <w:ins w:id="5784" w:author="Claude" w:date="2026-10-14T09:00:00Z"/>
              </w:rPr>
            </w:pPr>
            <w:ins w:id="5785" w:author="Claude" w:date="2026-10-14T09:00:00Z">
              <w:r>
                <w:rPr>
                  <w:rFonts w:ascii="Times New Roman" w:hAnsi="Times New Roman" w:cs="Times New Roman"/>
                  <w:sz w:val="18"/>
                  <w:szCs w:val="18"/>
                </w:rPr>
                <w:t xml:space="preserve">Ván khuôn cột, vách, tường</w:t>
              </w:r>
            </w:ins>
          </w:p>
        </w:tc>
        <w:tc>
          <w:tcPr>
            <w:tcW w:w="1150" w:type="dxa"/>
            <w:vAlign w:val="center"/>
          </w:tcPr>
          <w:p>
            <w:pPr>
              <w:spacing w:before="0" w:after="0"/>
              <w:jc w:val="left"/>
              <w:rPr>
                <w:ins w:id="5786" w:author="Claude" w:date="2026-10-14T09:00:00Z"/>
              </w:rPr>
            </w:pPr>
          </w:p>
        </w:tc>
        <w:tc>
          <w:tcPr>
            <w:tcW w:w="480" w:type="dxa"/>
            <w:vAlign w:val="center"/>
          </w:tcPr>
          <w:p>
            <w:pPr>
              <w:spacing w:before="0" w:after="0"/>
              <w:jc w:val="center"/>
              <w:rPr>
                <w:ins w:id="5787" w:author="Claude" w:date="2026-10-14T09:00:00Z"/>
              </w:rPr>
            </w:pPr>
            <w:ins w:id="5788"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789" w:author="Claude" w:date="2026-10-14T09:00:00Z"/>
              </w:rPr>
            </w:pPr>
            <w:ins w:id="5790" w:author="Claude" w:date="2026-10-14T09:00:00Z">
              <w:r>
                <w:rPr>
                  <w:rFonts w:ascii="Times New Roman" w:hAnsi="Times New Roman" w:cs="Times New Roman"/>
                  <w:sz w:val="18"/>
                  <w:szCs w:val="18"/>
                </w:rPr>
                <w:t xml:space="preserve">4.590</w:t>
              </w:r>
            </w:ins>
          </w:p>
        </w:tc>
        <w:tc>
          <w:tcPr>
            <w:tcW w:w="780" w:type="dxa"/>
            <w:vAlign w:val="center"/>
          </w:tcPr>
          <w:p>
            <w:pPr>
              <w:spacing w:before="0" w:after="0"/>
              <w:jc w:val="right"/>
              <w:rPr>
                <w:ins w:id="5791" w:author="Claude" w:date="2026-10-14T09:00:00Z"/>
              </w:rPr>
            </w:pPr>
            <w:ins w:id="5792" w:author="Claude" w:date="2026-10-14T09:00:00Z">
              <w:r>
                <w:rPr>
                  <w:rFonts w:ascii="Times New Roman" w:hAnsi="Times New Roman" w:cs="Times New Roman"/>
                  <w:sz w:val="18"/>
                  <w:szCs w:val="18"/>
                </w:rPr>
                <w:t xml:space="preserve">10.591,12</w:t>
              </w:r>
            </w:ins>
          </w:p>
        </w:tc>
        <w:tc>
          <w:tcPr>
            <w:tcW w:w="780" w:type="dxa"/>
            <w:vAlign w:val="center"/>
          </w:tcPr>
          <w:p>
            <w:pPr>
              <w:spacing w:before="0" w:after="0"/>
              <w:jc w:val="right"/>
              <w:rPr>
                <w:ins w:id="5793" w:author="Claude" w:date="2026-10-14T09:00:00Z"/>
              </w:rPr>
            </w:pPr>
            <w:ins w:id="5794" w:author="Claude" w:date="2026-10-14T09:00:00Z">
              <w:r>
                <w:rPr>
                  <w:rFonts w:ascii="Times New Roman" w:hAnsi="Times New Roman" w:cs="Times New Roman"/>
                  <w:sz w:val="18"/>
                  <w:szCs w:val="18"/>
                </w:rPr>
                <w:t xml:space="preserve">15.181,12</w:t>
              </w:r>
            </w:ins>
          </w:p>
        </w:tc>
        <w:tc>
          <w:tcPr>
            <w:tcW w:w="950" w:type="dxa"/>
            <w:vAlign w:val="center"/>
          </w:tcPr>
          <w:p>
            <w:pPr>
              <w:spacing w:before="0" w:after="0"/>
              <w:jc w:val="right"/>
              <w:rPr>
                <w:ins w:id="5795" w:author="Claude" w:date="2026-10-14T09:00:00Z"/>
              </w:rPr>
            </w:pPr>
            <w:ins w:id="5796"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5797" w:author="Claude" w:date="2026-10-14T09:00:00Z"/>
              </w:rPr>
            </w:pPr>
            <w:ins w:id="5798" w:author="Claude" w:date="2026-10-14T09:00:00Z">
              <w:r>
                <w:rPr>
                  <w:rFonts w:ascii="Times New Roman" w:hAnsi="Times New Roman" w:cs="Times New Roman"/>
                  <w:b/>
                  <w:bCs/>
                  <w:sz w:val="18"/>
                  <w:szCs w:val="18"/>
                </w:rPr>
                <w:t xml:space="preserve">6.180.233.138</w:t>
              </w:r>
            </w:ins>
          </w:p>
        </w:tc>
      </w:tr>
      <w:tr>
        <w:trPr>
          <w:cantSplit/>
          <w:ins w:id="5817" w:author="Claude" w:date="2026-10-14T09:00:00Z"/>
        </w:trPr>
        <w:tc>
          <w:tcPr>
            <w:tcW w:w="450" w:type="dxa"/>
            <w:vAlign w:val="center"/>
          </w:tcPr>
          <w:p>
            <w:pPr>
              <w:spacing w:before="0" w:after="0"/>
              <w:jc w:val="center"/>
              <w:rPr>
                <w:ins w:id="5800" w:author="Claude" w:date="2026-10-14T09:00:00Z"/>
              </w:rPr>
            </w:pPr>
            <w:ins w:id="5801" w:author="Claude" w:date="2026-10-14T09:00:00Z">
              <w:r>
                <w:rPr>
                  <w:rFonts w:ascii="Times New Roman" w:hAnsi="Times New Roman" w:cs="Times New Roman"/>
                  <w:sz w:val="18"/>
                  <w:szCs w:val="18"/>
                </w:rPr>
                <w:t xml:space="preserve">22</w:t>
              </w:r>
            </w:ins>
          </w:p>
        </w:tc>
        <w:tc>
          <w:tcPr>
            <w:tcW w:w="2150" w:type="dxa"/>
            <w:vAlign w:val="center"/>
          </w:tcPr>
          <w:p>
            <w:pPr>
              <w:spacing w:before="0" w:after="0"/>
              <w:jc w:val="left"/>
              <w:rPr>
                <w:ins w:id="5802" w:author="Claude" w:date="2026-10-14T09:00:00Z"/>
              </w:rPr>
            </w:pPr>
            <w:ins w:id="5803" w:author="Claude" w:date="2026-10-14T09:00:00Z">
              <w:r>
                <w:rPr>
                  <w:rFonts w:ascii="Times New Roman" w:hAnsi="Times New Roman" w:cs="Times New Roman"/>
                  <w:sz w:val="18"/>
                  <w:szCs w:val="18"/>
                </w:rPr>
                <w:t xml:space="preserve">Ván khuôn sàn</w:t>
              </w:r>
            </w:ins>
          </w:p>
        </w:tc>
        <w:tc>
          <w:tcPr>
            <w:tcW w:w="1150" w:type="dxa"/>
            <w:vAlign w:val="center"/>
          </w:tcPr>
          <w:p>
            <w:pPr>
              <w:spacing w:before="0" w:after="0"/>
              <w:jc w:val="left"/>
              <w:rPr>
                <w:ins w:id="5804" w:author="Claude" w:date="2026-10-14T09:00:00Z"/>
              </w:rPr>
            </w:pPr>
          </w:p>
        </w:tc>
        <w:tc>
          <w:tcPr>
            <w:tcW w:w="480" w:type="dxa"/>
            <w:vAlign w:val="center"/>
          </w:tcPr>
          <w:p>
            <w:pPr>
              <w:spacing w:before="0" w:after="0"/>
              <w:jc w:val="center"/>
              <w:rPr>
                <w:ins w:id="5805" w:author="Claude" w:date="2026-10-14T09:00:00Z"/>
              </w:rPr>
            </w:pPr>
            <w:ins w:id="5806"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807" w:author="Claude" w:date="2026-10-14T09:00:00Z"/>
              </w:rPr>
            </w:pPr>
            <w:ins w:id="5808" w:author="Claude" w:date="2026-10-14T09:00:00Z">
              <w:r>
                <w:rPr>
                  <w:rFonts w:ascii="Times New Roman" w:hAnsi="Times New Roman" w:cs="Times New Roman"/>
                  <w:sz w:val="18"/>
                  <w:szCs w:val="18"/>
                </w:rPr>
                <w:t xml:space="preserve">2.397,1</w:t>
              </w:r>
            </w:ins>
          </w:p>
        </w:tc>
        <w:tc>
          <w:tcPr>
            <w:tcW w:w="780" w:type="dxa"/>
            <w:vAlign w:val="center"/>
          </w:tcPr>
          <w:p>
            <w:pPr>
              <w:spacing w:before="0" w:after="0"/>
              <w:jc w:val="right"/>
              <w:rPr>
                <w:ins w:id="5809" w:author="Claude" w:date="2026-10-14T09:00:00Z"/>
              </w:rPr>
            </w:pPr>
            <w:ins w:id="5810" w:author="Claude" w:date="2026-10-14T09:00:00Z">
              <w:r>
                <w:rPr>
                  <w:rFonts w:ascii="Times New Roman" w:hAnsi="Times New Roman" w:cs="Times New Roman"/>
                  <w:sz w:val="18"/>
                  <w:szCs w:val="18"/>
                </w:rPr>
                <w:t xml:space="preserve">16.127,19</w:t>
              </w:r>
            </w:ins>
          </w:p>
        </w:tc>
        <w:tc>
          <w:tcPr>
            <w:tcW w:w="780" w:type="dxa"/>
            <w:vAlign w:val="center"/>
          </w:tcPr>
          <w:p>
            <w:pPr>
              <w:spacing w:before="0" w:after="0"/>
              <w:jc w:val="right"/>
              <w:rPr>
                <w:ins w:id="5811" w:author="Claude" w:date="2026-10-14T09:00:00Z"/>
              </w:rPr>
            </w:pPr>
            <w:ins w:id="5812" w:author="Claude" w:date="2026-10-14T09:00:00Z">
              <w:r>
                <w:rPr>
                  <w:rFonts w:ascii="Times New Roman" w:hAnsi="Times New Roman" w:cs="Times New Roman"/>
                  <w:sz w:val="18"/>
                  <w:szCs w:val="18"/>
                </w:rPr>
                <w:t xml:space="preserve">18.524,29</w:t>
              </w:r>
            </w:ins>
          </w:p>
        </w:tc>
        <w:tc>
          <w:tcPr>
            <w:tcW w:w="950" w:type="dxa"/>
            <w:vAlign w:val="center"/>
          </w:tcPr>
          <w:p>
            <w:pPr>
              <w:spacing w:before="0" w:after="0"/>
              <w:jc w:val="right"/>
              <w:rPr>
                <w:ins w:id="5813" w:author="Claude" w:date="2026-10-14T09:00:00Z"/>
              </w:rPr>
            </w:pPr>
            <w:ins w:id="5814"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5815" w:author="Claude" w:date="2026-10-14T09:00:00Z"/>
              </w:rPr>
            </w:pPr>
            <w:ins w:id="5816" w:author="Claude" w:date="2026-10-14T09:00:00Z">
              <w:r>
                <w:rPr>
                  <w:rFonts w:ascii="Times New Roman" w:hAnsi="Times New Roman" w:cs="Times New Roman"/>
                  <w:b/>
                  <w:bCs/>
                  <w:sz w:val="18"/>
                  <w:szCs w:val="18"/>
                </w:rPr>
                <w:t xml:space="preserve">7.541.238.459</w:t>
              </w:r>
            </w:ins>
          </w:p>
        </w:tc>
      </w:tr>
      <w:tr>
        <w:trPr>
          <w:cantSplit/>
          <w:ins w:id="5835" w:author="Claude" w:date="2026-10-14T09:00:00Z"/>
        </w:trPr>
        <w:tc>
          <w:tcPr>
            <w:tcW w:w="450" w:type="dxa"/>
            <w:vAlign w:val="center"/>
          </w:tcPr>
          <w:p>
            <w:pPr>
              <w:spacing w:before="0" w:after="0"/>
              <w:jc w:val="center"/>
              <w:rPr>
                <w:ins w:id="5818" w:author="Claude" w:date="2026-10-14T09:00:00Z"/>
              </w:rPr>
            </w:pPr>
            <w:ins w:id="5819" w:author="Claude" w:date="2026-10-14T09:00:00Z">
              <w:r>
                <w:rPr>
                  <w:rFonts w:ascii="Times New Roman" w:hAnsi="Times New Roman" w:cs="Times New Roman"/>
                  <w:sz w:val="18"/>
                  <w:szCs w:val="18"/>
                </w:rPr>
                <w:t xml:space="preserve">23</w:t>
              </w:r>
            </w:ins>
          </w:p>
        </w:tc>
        <w:tc>
          <w:tcPr>
            <w:tcW w:w="2150" w:type="dxa"/>
            <w:vAlign w:val="center"/>
          </w:tcPr>
          <w:p>
            <w:pPr>
              <w:spacing w:before="0" w:after="0"/>
              <w:jc w:val="left"/>
              <w:rPr>
                <w:ins w:id="5820" w:author="Claude" w:date="2026-10-14T09:00:00Z"/>
              </w:rPr>
            </w:pPr>
            <w:ins w:id="5821" w:author="Claude" w:date="2026-10-14T09:00:00Z">
              <w:r>
                <w:rPr>
                  <w:rFonts w:ascii="Times New Roman" w:hAnsi="Times New Roman" w:cs="Times New Roman"/>
                  <w:sz w:val="18"/>
                  <w:szCs w:val="18"/>
                </w:rPr>
                <w:t xml:space="preserve">Ván khuôn dầm</w:t>
              </w:r>
            </w:ins>
          </w:p>
        </w:tc>
        <w:tc>
          <w:tcPr>
            <w:tcW w:w="1150" w:type="dxa"/>
            <w:vAlign w:val="center"/>
          </w:tcPr>
          <w:p>
            <w:pPr>
              <w:spacing w:before="0" w:after="0"/>
              <w:jc w:val="left"/>
              <w:rPr>
                <w:ins w:id="5822" w:author="Claude" w:date="2026-10-14T09:00:00Z"/>
              </w:rPr>
            </w:pPr>
          </w:p>
        </w:tc>
        <w:tc>
          <w:tcPr>
            <w:tcW w:w="480" w:type="dxa"/>
            <w:vAlign w:val="center"/>
          </w:tcPr>
          <w:p>
            <w:pPr>
              <w:spacing w:before="0" w:after="0"/>
              <w:jc w:val="center"/>
              <w:rPr>
                <w:ins w:id="5823" w:author="Claude" w:date="2026-10-14T09:00:00Z"/>
              </w:rPr>
            </w:pPr>
            <w:ins w:id="5824"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825" w:author="Claude" w:date="2026-10-14T09:00:00Z"/>
              </w:rPr>
            </w:pPr>
            <w:ins w:id="5826" w:author="Claude" w:date="2026-10-14T09:00:00Z">
              <w:r>
                <w:rPr>
                  <w:rFonts w:ascii="Times New Roman" w:hAnsi="Times New Roman" w:cs="Times New Roman"/>
                  <w:sz w:val="18"/>
                  <w:szCs w:val="18"/>
                </w:rPr>
                <w:t xml:space="preserve">719,7</w:t>
              </w:r>
            </w:ins>
          </w:p>
        </w:tc>
        <w:tc>
          <w:tcPr>
            <w:tcW w:w="780" w:type="dxa"/>
            <w:vAlign w:val="center"/>
          </w:tcPr>
          <w:p>
            <w:pPr>
              <w:spacing w:before="0" w:after="0"/>
              <w:jc w:val="right"/>
              <w:rPr>
                <w:ins w:id="5827" w:author="Claude" w:date="2026-10-14T09:00:00Z"/>
              </w:rPr>
            </w:pPr>
            <w:ins w:id="5828" w:author="Claude" w:date="2026-10-14T09:00:00Z">
              <w:r>
                <w:rPr>
                  <w:rFonts w:ascii="Times New Roman" w:hAnsi="Times New Roman" w:cs="Times New Roman"/>
                  <w:sz w:val="18"/>
                  <w:szCs w:val="18"/>
                </w:rPr>
                <w:t xml:space="preserve">2.500,15</w:t>
              </w:r>
            </w:ins>
          </w:p>
        </w:tc>
        <w:tc>
          <w:tcPr>
            <w:tcW w:w="780" w:type="dxa"/>
            <w:vAlign w:val="center"/>
          </w:tcPr>
          <w:p>
            <w:pPr>
              <w:spacing w:before="0" w:after="0"/>
              <w:jc w:val="right"/>
              <w:rPr>
                <w:ins w:id="5829" w:author="Claude" w:date="2026-10-14T09:00:00Z"/>
              </w:rPr>
            </w:pPr>
            <w:ins w:id="5830" w:author="Claude" w:date="2026-10-14T09:00:00Z">
              <w:r>
                <w:rPr>
                  <w:rFonts w:ascii="Times New Roman" w:hAnsi="Times New Roman" w:cs="Times New Roman"/>
                  <w:sz w:val="18"/>
                  <w:szCs w:val="18"/>
                </w:rPr>
                <w:t xml:space="preserve">3.219,85</w:t>
              </w:r>
            </w:ins>
          </w:p>
        </w:tc>
        <w:tc>
          <w:tcPr>
            <w:tcW w:w="950" w:type="dxa"/>
            <w:vAlign w:val="center"/>
          </w:tcPr>
          <w:p>
            <w:pPr>
              <w:spacing w:before="0" w:after="0"/>
              <w:jc w:val="right"/>
              <w:rPr>
                <w:ins w:id="5831" w:author="Claude" w:date="2026-10-14T09:00:00Z"/>
              </w:rPr>
            </w:pPr>
            <w:ins w:id="5832"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5833" w:author="Claude" w:date="2026-10-14T09:00:00Z"/>
              </w:rPr>
            </w:pPr>
            <w:ins w:id="5834" w:author="Claude" w:date="2026-10-14T09:00:00Z">
              <w:r>
                <w:rPr>
                  <w:rFonts w:ascii="Times New Roman" w:hAnsi="Times New Roman" w:cs="Times New Roman"/>
                  <w:b/>
                  <w:bCs/>
                  <w:sz w:val="18"/>
                  <w:szCs w:val="18"/>
                </w:rPr>
                <w:t xml:space="preserve">1.310.800.935</w:t>
              </w:r>
            </w:ins>
          </w:p>
        </w:tc>
      </w:tr>
      <w:tr>
        <w:trPr>
          <w:cantSplit/>
          <w:ins w:id="5853" w:author="Claude" w:date="2026-10-14T09:00:00Z"/>
        </w:trPr>
        <w:tc>
          <w:tcPr>
            <w:tcW w:w="450" w:type="dxa"/>
            <w:vAlign w:val="center"/>
          </w:tcPr>
          <w:p>
            <w:pPr>
              <w:spacing w:before="0" w:after="0"/>
              <w:jc w:val="center"/>
              <w:rPr>
                <w:ins w:id="5836" w:author="Claude" w:date="2026-10-14T09:00:00Z"/>
              </w:rPr>
            </w:pPr>
            <w:ins w:id="5837" w:author="Claude" w:date="2026-10-14T09:00:00Z">
              <w:r>
                <w:rPr>
                  <w:rFonts w:ascii="Times New Roman" w:hAnsi="Times New Roman" w:cs="Times New Roman"/>
                  <w:sz w:val="18"/>
                  <w:szCs w:val="18"/>
                </w:rPr>
                <w:t xml:space="preserve">24</w:t>
              </w:r>
            </w:ins>
          </w:p>
        </w:tc>
        <w:tc>
          <w:tcPr>
            <w:tcW w:w="2150" w:type="dxa"/>
            <w:vAlign w:val="center"/>
          </w:tcPr>
          <w:p>
            <w:pPr>
              <w:spacing w:before="0" w:after="0"/>
              <w:jc w:val="left"/>
              <w:rPr>
                <w:ins w:id="5838" w:author="Claude" w:date="2026-10-14T09:00:00Z"/>
              </w:rPr>
            </w:pPr>
            <w:ins w:id="5839" w:author="Claude" w:date="2026-10-14T09:00:00Z">
              <w:r>
                <w:rPr>
                  <w:rFonts w:ascii="Times New Roman" w:hAnsi="Times New Roman" w:cs="Times New Roman"/>
                  <w:sz w:val="18"/>
                  <w:szCs w:val="18"/>
                </w:rPr>
                <w:t xml:space="preserve">Ván khuôn thang bộ, ram dốc</w:t>
              </w:r>
            </w:ins>
          </w:p>
        </w:tc>
        <w:tc>
          <w:tcPr>
            <w:tcW w:w="1150" w:type="dxa"/>
            <w:vAlign w:val="center"/>
          </w:tcPr>
          <w:p>
            <w:pPr>
              <w:spacing w:before="0" w:after="0"/>
              <w:jc w:val="left"/>
              <w:rPr>
                <w:ins w:id="5840" w:author="Claude" w:date="2026-10-14T09:00:00Z"/>
              </w:rPr>
            </w:pPr>
          </w:p>
        </w:tc>
        <w:tc>
          <w:tcPr>
            <w:tcW w:w="480" w:type="dxa"/>
            <w:vAlign w:val="center"/>
          </w:tcPr>
          <w:p>
            <w:pPr>
              <w:spacing w:before="0" w:after="0"/>
              <w:jc w:val="center"/>
              <w:rPr>
                <w:ins w:id="5841" w:author="Claude" w:date="2026-10-14T09:00:00Z"/>
              </w:rPr>
            </w:pPr>
            <w:ins w:id="5842"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843" w:author="Claude" w:date="2026-10-14T09:00:00Z"/>
              </w:rPr>
            </w:pPr>
            <w:ins w:id="5844" w:author="Claude" w:date="2026-10-14T09:00:00Z">
              <w:r>
                <w:rPr>
                  <w:rFonts w:ascii="Times New Roman" w:hAnsi="Times New Roman" w:cs="Times New Roman"/>
                  <w:sz w:val="18"/>
                  <w:szCs w:val="18"/>
                </w:rPr>
                <w:t xml:space="preserve">1.588,3</w:t>
              </w:r>
            </w:ins>
          </w:p>
        </w:tc>
        <w:tc>
          <w:tcPr>
            <w:tcW w:w="780" w:type="dxa"/>
            <w:vAlign w:val="center"/>
          </w:tcPr>
          <w:p>
            <w:pPr>
              <w:spacing w:before="0" w:after="0"/>
              <w:jc w:val="right"/>
              <w:rPr>
                <w:ins w:id="5845" w:author="Claude" w:date="2026-10-14T09:00:00Z"/>
              </w:rPr>
            </w:pPr>
            <w:ins w:id="5846" w:author="Claude" w:date="2026-10-14T09:00:00Z">
              <w:r>
                <w:rPr>
                  <w:rFonts w:ascii="Times New Roman" w:hAnsi="Times New Roman" w:cs="Times New Roman"/>
                  <w:sz w:val="18"/>
                  <w:szCs w:val="18"/>
                </w:rPr>
                <w:t xml:space="preserve">1.844,85</w:t>
              </w:r>
            </w:ins>
          </w:p>
        </w:tc>
        <w:tc>
          <w:tcPr>
            <w:tcW w:w="780" w:type="dxa"/>
            <w:vAlign w:val="center"/>
          </w:tcPr>
          <w:p>
            <w:pPr>
              <w:spacing w:before="0" w:after="0"/>
              <w:jc w:val="right"/>
              <w:rPr>
                <w:ins w:id="5847" w:author="Claude" w:date="2026-10-14T09:00:00Z"/>
              </w:rPr>
            </w:pPr>
            <w:ins w:id="5848" w:author="Claude" w:date="2026-10-14T09:00:00Z">
              <w:r>
                <w:rPr>
                  <w:rFonts w:ascii="Times New Roman" w:hAnsi="Times New Roman" w:cs="Times New Roman"/>
                  <w:sz w:val="18"/>
                  <w:szCs w:val="18"/>
                </w:rPr>
                <w:t xml:space="preserve">3.433,15</w:t>
              </w:r>
            </w:ins>
          </w:p>
        </w:tc>
        <w:tc>
          <w:tcPr>
            <w:tcW w:w="950" w:type="dxa"/>
            <w:vAlign w:val="center"/>
          </w:tcPr>
          <w:p>
            <w:pPr>
              <w:spacing w:before="0" w:after="0"/>
              <w:jc w:val="right"/>
              <w:rPr>
                <w:ins w:id="5849" w:author="Claude" w:date="2026-10-14T09:00:00Z"/>
              </w:rPr>
            </w:pPr>
            <w:ins w:id="5850" w:author="Claude" w:date="2026-10-14T09:00:00Z">
              <w:r>
                <w:rPr>
                  <w:rFonts w:ascii="Times New Roman" w:hAnsi="Times New Roman" w:cs="Times New Roman"/>
                  <w:sz w:val="18"/>
                  <w:szCs w:val="18"/>
                </w:rPr>
                <w:t xml:space="preserve">457.266</w:t>
              </w:r>
            </w:ins>
          </w:p>
        </w:tc>
        <w:tc>
          <w:tcPr>
            <w:tcW w:w="1552" w:type="dxa"/>
            <w:vAlign w:val="center"/>
          </w:tcPr>
          <w:p>
            <w:pPr>
              <w:spacing w:before="0" w:after="0"/>
              <w:jc w:val="right"/>
              <w:rPr>
                <w:ins w:id="5851" w:author="Claude" w:date="2026-10-14T09:00:00Z"/>
              </w:rPr>
            </w:pPr>
            <w:ins w:id="5852" w:author="Claude" w:date="2026-10-14T09:00:00Z">
              <w:r>
                <w:rPr>
                  <w:rFonts w:ascii="Times New Roman" w:hAnsi="Times New Roman" w:cs="Times New Roman"/>
                  <w:b/>
                  <w:bCs/>
                  <w:sz w:val="18"/>
                  <w:szCs w:val="18"/>
                </w:rPr>
                <w:t xml:space="preserve">1.569.862.768</w:t>
              </w:r>
            </w:ins>
          </w:p>
        </w:tc>
      </w:tr>
      <w:tr>
        <w:trPr>
          <w:cantSplit/>
          <w:ins w:id="5867" w:author="Claude" w:date="2026-10-14T09:00:00Z"/>
        </w:trPr>
        <w:tc>
          <w:tcPr>
            <w:tcW w:w="450" w:type="dxa"/>
            <w:shd w:val="clear" w:color="auto" w:fill="F2F2F2"/>
            <w:vAlign w:val="center"/>
          </w:tcPr>
          <w:p>
            <w:pPr>
              <w:spacing w:before="0" w:after="0"/>
              <w:jc w:val="center"/>
              <w:rPr>
                <w:ins w:id="5854" w:author="Claude" w:date="2026-10-14T09:00:00Z"/>
              </w:rPr>
            </w:pPr>
            <w:ins w:id="5855" w:author="Claude" w:date="2026-10-14T09:00:00Z">
              <w:r>
                <w:rPr>
                  <w:rFonts w:ascii="Times New Roman" w:hAnsi="Times New Roman" w:cs="Times New Roman"/>
                  <w:b/>
                  <w:bCs/>
                  <w:sz w:val="18"/>
                  <w:szCs w:val="18"/>
                </w:rPr>
                <w:t xml:space="preserve">IV</w:t>
              </w:r>
            </w:ins>
          </w:p>
        </w:tc>
        <w:tc>
          <w:tcPr>
            <w:tcW w:w="2150" w:type="dxa"/>
            <w:shd w:val="clear" w:color="auto" w:fill="F2F2F2"/>
            <w:vAlign w:val="center"/>
          </w:tcPr>
          <w:p>
            <w:pPr>
              <w:spacing w:before="0" w:after="0"/>
              <w:jc w:val="left"/>
              <w:rPr>
                <w:ins w:id="5856" w:author="Claude" w:date="2026-10-14T09:00:00Z"/>
              </w:rPr>
            </w:pPr>
            <w:ins w:id="5857" w:author="Claude" w:date="2026-10-14T09:00:00Z">
              <w:r>
                <w:rPr>
                  <w:rFonts w:ascii="Times New Roman" w:hAnsi="Times New Roman" w:cs="Times New Roman"/>
                  <w:b/>
                  <w:bCs/>
                  <w:sz w:val="18"/>
                  <w:szCs w:val="18"/>
                </w:rPr>
                <w:t xml:space="preserve">BỂ NƯỚC SINH HOẠT (TRONG HẦM B1)</w:t>
              </w:r>
            </w:ins>
          </w:p>
        </w:tc>
        <w:tc>
          <w:tcPr>
            <w:tcW w:w="1150" w:type="dxa"/>
            <w:shd w:val="clear" w:color="auto" w:fill="F2F2F2"/>
            <w:vAlign w:val="center"/>
          </w:tcPr>
          <w:p>
            <w:pPr>
              <w:spacing w:before="0" w:after="0"/>
              <w:jc w:val="left"/>
              <w:rPr>
                <w:ins w:id="5858" w:author="Claude" w:date="2026-10-14T09:00:00Z"/>
              </w:rPr>
            </w:pPr>
            <w:ins w:id="5859" w:author="Claude" w:date="2026-10-14T09:00:00Z">
              <w:r>
                <w:rPr>
                  <w:rFonts w:ascii="Times New Roman" w:hAnsi="Times New Roman" w:cs="Times New Roman"/>
                  <w:b/>
                  <w:bCs/>
                  <w:sz w:val="18"/>
                  <w:szCs w:val="18"/>
                </w:rPr>
                <w:t xml:space="preserve">Kích thước bể 400m3, 10x15x3</w:t>
              </w:r>
            </w:ins>
          </w:p>
        </w:tc>
        <w:tc>
          <w:tcPr>
            <w:tcW w:w="480" w:type="dxa"/>
            <w:shd w:val="clear" w:color="auto" w:fill="F2F2F2"/>
            <w:vAlign w:val="center"/>
          </w:tcPr>
          <w:p>
            <w:pPr>
              <w:spacing w:before="0" w:after="0"/>
              <w:jc w:val="center"/>
              <w:rPr>
                <w:ins w:id="5860" w:author="Claude" w:date="2026-10-14T09:00:00Z"/>
              </w:rPr>
            </w:pPr>
          </w:p>
        </w:tc>
        <w:tc>
          <w:tcPr>
            <w:tcW w:w="780" w:type="dxa"/>
            <w:shd w:val="clear" w:color="auto" w:fill="F2F2F2"/>
            <w:vAlign w:val="center"/>
          </w:tcPr>
          <w:p>
            <w:pPr>
              <w:spacing w:before="0" w:after="0"/>
              <w:jc w:val="right"/>
              <w:rPr>
                <w:ins w:id="5861" w:author="Claude" w:date="2026-10-14T09:00:00Z"/>
              </w:rPr>
            </w:pPr>
          </w:p>
        </w:tc>
        <w:tc>
          <w:tcPr>
            <w:tcW w:w="780" w:type="dxa"/>
            <w:shd w:val="clear" w:color="auto" w:fill="F2F2F2"/>
            <w:vAlign w:val="center"/>
          </w:tcPr>
          <w:p>
            <w:pPr>
              <w:spacing w:before="0" w:after="0"/>
              <w:jc w:val="right"/>
              <w:rPr>
                <w:ins w:id="5862" w:author="Claude" w:date="2026-10-14T09:00:00Z"/>
              </w:rPr>
            </w:pPr>
          </w:p>
        </w:tc>
        <w:tc>
          <w:tcPr>
            <w:tcW w:w="780" w:type="dxa"/>
            <w:shd w:val="clear" w:color="auto" w:fill="F2F2F2"/>
            <w:vAlign w:val="center"/>
          </w:tcPr>
          <w:p>
            <w:pPr>
              <w:spacing w:before="0" w:after="0"/>
              <w:jc w:val="right"/>
              <w:rPr>
                <w:ins w:id="5863" w:author="Claude" w:date="2026-10-14T09:00:00Z"/>
              </w:rPr>
            </w:pPr>
          </w:p>
        </w:tc>
        <w:tc>
          <w:tcPr>
            <w:tcW w:w="950" w:type="dxa"/>
            <w:shd w:val="clear" w:color="auto" w:fill="F2F2F2"/>
            <w:vAlign w:val="center"/>
          </w:tcPr>
          <w:p>
            <w:pPr>
              <w:spacing w:before="0" w:after="0"/>
              <w:jc w:val="right"/>
              <w:rPr>
                <w:ins w:id="5864" w:author="Claude" w:date="2026-10-14T09:00:00Z"/>
              </w:rPr>
            </w:pPr>
          </w:p>
        </w:tc>
        <w:tc>
          <w:tcPr>
            <w:tcW w:w="1552" w:type="dxa"/>
            <w:shd w:val="clear" w:color="auto" w:fill="F2F2F2"/>
            <w:vAlign w:val="center"/>
          </w:tcPr>
          <w:p>
            <w:pPr>
              <w:spacing w:before="0" w:after="0"/>
              <w:jc w:val="right"/>
              <w:rPr>
                <w:ins w:id="5865" w:author="Claude" w:date="2026-10-14T09:00:00Z"/>
              </w:rPr>
            </w:pPr>
            <w:ins w:id="5866" w:author="Claude" w:date="2026-10-14T09:00:00Z">
              <w:r>
                <w:rPr>
                  <w:rFonts w:ascii="Times New Roman" w:hAnsi="Times New Roman" w:cs="Times New Roman"/>
                  <w:b/>
                  <w:bCs/>
                  <w:sz w:val="18"/>
                  <w:szCs w:val="18"/>
                </w:rPr>
                <w:t xml:space="preserve">2.381.448.154</w:t>
              </w:r>
            </w:ins>
          </w:p>
        </w:tc>
      </w:tr>
      <w:tr>
        <w:trPr>
          <w:cantSplit/>
          <w:ins w:id="5886" w:author="Claude" w:date="2026-10-14T09:00:00Z"/>
        </w:trPr>
        <w:tc>
          <w:tcPr>
            <w:tcW w:w="450" w:type="dxa"/>
            <w:vAlign w:val="center"/>
          </w:tcPr>
          <w:p>
            <w:pPr>
              <w:spacing w:before="0" w:after="0"/>
              <w:jc w:val="center"/>
              <w:rPr>
                <w:ins w:id="5868" w:author="Claude" w:date="2026-10-14T09:00:00Z"/>
              </w:rPr>
            </w:pPr>
            <w:ins w:id="5869" w:author="Claude" w:date="2026-10-14T09:00:00Z">
              <w:r>
                <w:rPr>
                  <w:rFonts w:ascii="Times New Roman" w:hAnsi="Times New Roman" w:cs="Times New Roman"/>
                  <w:sz w:val="18"/>
                  <w:szCs w:val="18"/>
                </w:rPr>
                <w:t xml:space="preserve">25</w:t>
              </w:r>
            </w:ins>
          </w:p>
        </w:tc>
        <w:tc>
          <w:tcPr>
            <w:tcW w:w="2150" w:type="dxa"/>
            <w:vAlign w:val="center"/>
          </w:tcPr>
          <w:p>
            <w:pPr>
              <w:spacing w:before="0" w:after="0"/>
              <w:jc w:val="left"/>
              <w:rPr>
                <w:ins w:id="5870" w:author="Claude" w:date="2026-10-14T09:00:00Z"/>
              </w:rPr>
            </w:pPr>
            <w:ins w:id="5871" w:author="Claude" w:date="2026-10-14T09:00:00Z">
              <w:r>
                <w:rPr>
                  <w:rFonts w:ascii="Times New Roman" w:hAnsi="Times New Roman" w:cs="Times New Roman"/>
                  <w:sz w:val="18"/>
                  <w:szCs w:val="18"/>
                </w:rPr>
                <w:t xml:space="preserve">Bê tông vách bể nước sinh hoạt</w:t>
              </w:r>
            </w:ins>
          </w:p>
        </w:tc>
        <w:tc>
          <w:tcPr>
            <w:tcW w:w="1150" w:type="dxa"/>
            <w:vAlign w:val="center"/>
          </w:tcPr>
          <w:p>
            <w:pPr>
              <w:spacing w:before="0" w:after="0"/>
              <w:jc w:val="left"/>
              <w:rPr>
                <w:ins w:id="5872" w:author="Claude" w:date="2026-10-14T09:00:00Z"/>
              </w:rPr>
            </w:pPr>
            <w:ins w:id="5873" w:author="Claude" w:date="2026-10-14T09:00:00Z">
              <w:r>
                <w:rPr>
                  <w:rFonts w:ascii="Times New Roman" w:hAnsi="Times New Roman" w:cs="Times New Roman"/>
                  <w:sz w:val="18"/>
                  <w:szCs w:val="18"/>
                </w:rPr>
                <w:t xml:space="preserve">tạm tính, chưa có thiết kế</w:t>
              </w:r>
            </w:ins>
          </w:p>
        </w:tc>
        <w:tc>
          <w:tcPr>
            <w:tcW w:w="480" w:type="dxa"/>
            <w:vAlign w:val="center"/>
          </w:tcPr>
          <w:p>
            <w:pPr>
              <w:spacing w:before="0" w:after="0"/>
              <w:jc w:val="center"/>
              <w:rPr>
                <w:ins w:id="5874" w:author="Claude" w:date="2026-10-14T09:00:00Z"/>
              </w:rPr>
            </w:pPr>
            <w:ins w:id="5875"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876" w:author="Claude" w:date="2026-10-14T09:00:00Z"/>
              </w:rPr>
            </w:pPr>
            <w:ins w:id="5877" w:author="Claude" w:date="2026-10-14T09:00:00Z">
              <w:r>
                <w:rPr>
                  <w:rFonts w:ascii="Times New Roman" w:hAnsi="Times New Roman" w:cs="Times New Roman"/>
                  <w:sz w:val="18"/>
                  <w:szCs w:val="18"/>
                </w:rPr>
                <w:t xml:space="preserve">72</w:t>
              </w:r>
            </w:ins>
          </w:p>
        </w:tc>
        <w:tc>
          <w:tcPr>
            <w:tcW w:w="780" w:type="dxa"/>
            <w:vAlign w:val="center"/>
          </w:tcPr>
          <w:p>
            <w:pPr>
              <w:spacing w:before="0" w:after="0"/>
              <w:jc w:val="right"/>
              <w:rPr>
                <w:ins w:id="5878" w:author="Claude" w:date="2026-10-14T09:00:00Z"/>
              </w:rPr>
            </w:pPr>
            <w:ins w:id="5879" w:author="Claude" w:date="2026-10-14T09:00:00Z">
              <w:r>
                <w:rPr>
                  <w:rFonts w:ascii="Times New Roman" w:hAnsi="Times New Roman" w:cs="Times New Roman"/>
                  <w:sz w:val="18"/>
                  <w:szCs w:val="18"/>
                </w:rPr>
                <w:t xml:space="preserve">216</w:t>
              </w:r>
            </w:ins>
          </w:p>
        </w:tc>
        <w:tc>
          <w:tcPr>
            <w:tcW w:w="780" w:type="dxa"/>
            <w:vAlign w:val="center"/>
          </w:tcPr>
          <w:p>
            <w:pPr>
              <w:spacing w:before="0" w:after="0"/>
              <w:jc w:val="right"/>
              <w:rPr>
                <w:ins w:id="5880" w:author="Claude" w:date="2026-10-14T09:00:00Z"/>
              </w:rPr>
            </w:pPr>
            <w:ins w:id="5881" w:author="Claude" w:date="2026-10-14T09:00:00Z">
              <w:r>
                <w:rPr>
                  <w:rFonts w:ascii="Times New Roman" w:hAnsi="Times New Roman" w:cs="Times New Roman"/>
                  <w:sz w:val="18"/>
                  <w:szCs w:val="18"/>
                </w:rPr>
                <w:t xml:space="preserve">288</w:t>
              </w:r>
            </w:ins>
          </w:p>
        </w:tc>
        <w:tc>
          <w:tcPr>
            <w:tcW w:w="950" w:type="dxa"/>
            <w:vAlign w:val="center"/>
          </w:tcPr>
          <w:p>
            <w:pPr>
              <w:spacing w:before="0" w:after="0"/>
              <w:jc w:val="right"/>
              <w:rPr>
                <w:ins w:id="5882" w:author="Claude" w:date="2026-10-14T09:00:00Z"/>
              </w:rPr>
            </w:pPr>
            <w:ins w:id="5883" w:author="Claude" w:date="2026-10-14T09:00:00Z">
              <w:r>
                <w:rPr>
                  <w:rFonts w:ascii="Times New Roman" w:hAnsi="Times New Roman" w:cs="Times New Roman"/>
                  <w:sz w:val="18"/>
                  <w:szCs w:val="18"/>
                </w:rPr>
                <w:t xml:space="preserve">2.382.057</w:t>
              </w:r>
            </w:ins>
          </w:p>
        </w:tc>
        <w:tc>
          <w:tcPr>
            <w:tcW w:w="1552" w:type="dxa"/>
            <w:vAlign w:val="center"/>
          </w:tcPr>
          <w:p>
            <w:pPr>
              <w:spacing w:before="0" w:after="0"/>
              <w:jc w:val="right"/>
              <w:rPr>
                <w:ins w:id="5884" w:author="Claude" w:date="2026-10-14T09:00:00Z"/>
              </w:rPr>
            </w:pPr>
            <w:ins w:id="5885" w:author="Claude" w:date="2026-10-14T09:00:00Z">
              <w:r>
                <w:rPr>
                  <w:rFonts w:ascii="Times New Roman" w:hAnsi="Times New Roman" w:cs="Times New Roman"/>
                  <w:b/>
                  <w:bCs/>
                  <w:sz w:val="18"/>
                  <w:szCs w:val="18"/>
                </w:rPr>
                <w:t xml:space="preserve">686.032.416</w:t>
              </w:r>
            </w:ins>
          </w:p>
        </w:tc>
      </w:tr>
      <w:tr>
        <w:trPr>
          <w:cantSplit/>
          <w:ins w:id="5904" w:author="Claude" w:date="2026-10-14T09:00:00Z"/>
        </w:trPr>
        <w:tc>
          <w:tcPr>
            <w:tcW w:w="450" w:type="dxa"/>
            <w:vAlign w:val="center"/>
          </w:tcPr>
          <w:p>
            <w:pPr>
              <w:spacing w:before="0" w:after="0"/>
              <w:jc w:val="center"/>
              <w:rPr>
                <w:ins w:id="5887" w:author="Claude" w:date="2026-10-14T09:00:00Z"/>
              </w:rPr>
            </w:pPr>
            <w:ins w:id="5888" w:author="Claude" w:date="2026-10-14T09:00:00Z">
              <w:r>
                <w:rPr>
                  <w:rFonts w:ascii="Times New Roman" w:hAnsi="Times New Roman" w:cs="Times New Roman"/>
                  <w:sz w:val="18"/>
                  <w:szCs w:val="18"/>
                </w:rPr>
                <w:t xml:space="preserve">26</w:t>
              </w:r>
            </w:ins>
          </w:p>
        </w:tc>
        <w:tc>
          <w:tcPr>
            <w:tcW w:w="2150" w:type="dxa"/>
            <w:vAlign w:val="center"/>
          </w:tcPr>
          <w:p>
            <w:pPr>
              <w:spacing w:before="0" w:after="0"/>
              <w:jc w:val="left"/>
              <w:rPr>
                <w:ins w:id="5889" w:author="Claude" w:date="2026-10-14T09:00:00Z"/>
              </w:rPr>
            </w:pPr>
            <w:ins w:id="5890" w:author="Claude" w:date="2026-10-14T09:00:00Z">
              <w:r>
                <w:rPr>
                  <w:rFonts w:ascii="Times New Roman" w:hAnsi="Times New Roman" w:cs="Times New Roman"/>
                  <w:sz w:val="18"/>
                  <w:szCs w:val="18"/>
                </w:rPr>
                <w:t xml:space="preserve">Ván khuôn vách bể nước sinh hoạt</w:t>
              </w:r>
            </w:ins>
          </w:p>
        </w:tc>
        <w:tc>
          <w:tcPr>
            <w:tcW w:w="1150" w:type="dxa"/>
            <w:vAlign w:val="center"/>
          </w:tcPr>
          <w:p>
            <w:pPr>
              <w:spacing w:before="0" w:after="0"/>
              <w:jc w:val="left"/>
              <w:rPr>
                <w:ins w:id="5891" w:author="Claude" w:date="2026-10-14T09:00:00Z"/>
              </w:rPr>
            </w:pPr>
          </w:p>
        </w:tc>
        <w:tc>
          <w:tcPr>
            <w:tcW w:w="480" w:type="dxa"/>
            <w:vAlign w:val="center"/>
          </w:tcPr>
          <w:p>
            <w:pPr>
              <w:spacing w:before="0" w:after="0"/>
              <w:jc w:val="center"/>
              <w:rPr>
                <w:ins w:id="5892" w:author="Claude" w:date="2026-10-14T09:00:00Z"/>
              </w:rPr>
            </w:pPr>
            <w:ins w:id="5893"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894" w:author="Claude" w:date="2026-10-14T09:00:00Z"/>
              </w:rPr>
            </w:pPr>
            <w:ins w:id="5895" w:author="Claude" w:date="2026-10-14T09:00:00Z">
              <w:r>
                <w:rPr>
                  <w:rFonts w:ascii="Times New Roman" w:hAnsi="Times New Roman" w:cs="Times New Roman"/>
                  <w:sz w:val="18"/>
                  <w:szCs w:val="18"/>
                </w:rPr>
                <w:t xml:space="preserve">480</w:t>
              </w:r>
            </w:ins>
          </w:p>
        </w:tc>
        <w:tc>
          <w:tcPr>
            <w:tcW w:w="780" w:type="dxa"/>
            <w:vAlign w:val="center"/>
          </w:tcPr>
          <w:p>
            <w:pPr>
              <w:spacing w:before="0" w:after="0"/>
              <w:jc w:val="right"/>
              <w:rPr>
                <w:ins w:id="5896" w:author="Claude" w:date="2026-10-14T09:00:00Z"/>
              </w:rPr>
            </w:pPr>
            <w:ins w:id="5897" w:author="Claude" w:date="2026-10-14T09:00:00Z">
              <w:r>
                <w:rPr>
                  <w:rFonts w:ascii="Times New Roman" w:hAnsi="Times New Roman" w:cs="Times New Roman"/>
                  <w:sz w:val="18"/>
                  <w:szCs w:val="18"/>
                </w:rPr>
                <w:t xml:space="preserve">216</w:t>
              </w:r>
            </w:ins>
          </w:p>
        </w:tc>
        <w:tc>
          <w:tcPr>
            <w:tcW w:w="780" w:type="dxa"/>
            <w:vAlign w:val="center"/>
          </w:tcPr>
          <w:p>
            <w:pPr>
              <w:spacing w:before="0" w:after="0"/>
              <w:jc w:val="right"/>
              <w:rPr>
                <w:ins w:id="5898" w:author="Claude" w:date="2026-10-14T09:00:00Z"/>
              </w:rPr>
            </w:pPr>
            <w:ins w:id="5899" w:author="Claude" w:date="2026-10-14T09:00:00Z">
              <w:r>
                <w:rPr>
                  <w:rFonts w:ascii="Times New Roman" w:hAnsi="Times New Roman" w:cs="Times New Roman"/>
                  <w:sz w:val="18"/>
                  <w:szCs w:val="18"/>
                </w:rPr>
                <w:t xml:space="preserve">696</w:t>
              </w:r>
            </w:ins>
          </w:p>
        </w:tc>
        <w:tc>
          <w:tcPr>
            <w:tcW w:w="950" w:type="dxa"/>
            <w:vAlign w:val="center"/>
          </w:tcPr>
          <w:p>
            <w:pPr>
              <w:spacing w:before="0" w:after="0"/>
              <w:jc w:val="right"/>
              <w:rPr>
                <w:ins w:id="5900" w:author="Claude" w:date="2026-10-14T09:00:00Z"/>
              </w:rPr>
            </w:pPr>
            <w:ins w:id="5901"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5902" w:author="Claude" w:date="2026-10-14T09:00:00Z"/>
              </w:rPr>
            </w:pPr>
            <w:ins w:id="5903" w:author="Claude" w:date="2026-10-14T09:00:00Z">
              <w:r>
                <w:rPr>
                  <w:rFonts w:ascii="Times New Roman" w:hAnsi="Times New Roman" w:cs="Times New Roman"/>
                  <w:b/>
                  <w:bCs/>
                  <w:sz w:val="18"/>
                  <w:szCs w:val="18"/>
                </w:rPr>
                <w:t xml:space="preserve">283.341.600</w:t>
              </w:r>
            </w:ins>
          </w:p>
        </w:tc>
      </w:tr>
      <w:tr>
        <w:trPr>
          <w:cantSplit/>
          <w:ins w:id="5922" w:author="Claude" w:date="2026-10-14T09:00:00Z"/>
        </w:trPr>
        <w:tc>
          <w:tcPr>
            <w:tcW w:w="450" w:type="dxa"/>
            <w:vAlign w:val="center"/>
          </w:tcPr>
          <w:p>
            <w:pPr>
              <w:spacing w:before="0" w:after="0"/>
              <w:jc w:val="center"/>
              <w:rPr>
                <w:ins w:id="5905" w:author="Claude" w:date="2026-10-14T09:00:00Z"/>
              </w:rPr>
            </w:pPr>
            <w:ins w:id="5906" w:author="Claude" w:date="2026-10-14T09:00:00Z">
              <w:r>
                <w:rPr>
                  <w:rFonts w:ascii="Times New Roman" w:hAnsi="Times New Roman" w:cs="Times New Roman"/>
                  <w:sz w:val="18"/>
                  <w:szCs w:val="18"/>
                </w:rPr>
                <w:t xml:space="preserve">27</w:t>
              </w:r>
            </w:ins>
          </w:p>
        </w:tc>
        <w:tc>
          <w:tcPr>
            <w:tcW w:w="2150" w:type="dxa"/>
            <w:vAlign w:val="center"/>
          </w:tcPr>
          <w:p>
            <w:pPr>
              <w:spacing w:before="0" w:after="0"/>
              <w:jc w:val="left"/>
              <w:rPr>
                <w:ins w:id="5907" w:author="Claude" w:date="2026-10-14T09:00:00Z"/>
              </w:rPr>
            </w:pPr>
            <w:ins w:id="5908" w:author="Claude" w:date="2026-10-14T09:00:00Z">
              <w:r>
                <w:rPr>
                  <w:rFonts w:ascii="Times New Roman" w:hAnsi="Times New Roman" w:cs="Times New Roman"/>
                  <w:sz w:val="18"/>
                  <w:szCs w:val="18"/>
                </w:rPr>
                <w:t xml:space="preserve">Cốt thép vách bể nước sinh hoạt</w:t>
              </w:r>
            </w:ins>
          </w:p>
        </w:tc>
        <w:tc>
          <w:tcPr>
            <w:tcW w:w="1150" w:type="dxa"/>
            <w:vAlign w:val="center"/>
          </w:tcPr>
          <w:p>
            <w:pPr>
              <w:spacing w:before="0" w:after="0"/>
              <w:jc w:val="left"/>
              <w:rPr>
                <w:ins w:id="5909" w:author="Claude" w:date="2026-10-14T09:00:00Z"/>
              </w:rPr>
            </w:pPr>
          </w:p>
        </w:tc>
        <w:tc>
          <w:tcPr>
            <w:tcW w:w="480" w:type="dxa"/>
            <w:vAlign w:val="center"/>
          </w:tcPr>
          <w:p>
            <w:pPr>
              <w:spacing w:before="0" w:after="0"/>
              <w:jc w:val="center"/>
              <w:rPr>
                <w:ins w:id="5910" w:author="Claude" w:date="2026-10-14T09:00:00Z"/>
              </w:rPr>
            </w:pPr>
            <w:ins w:id="5911"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912" w:author="Claude" w:date="2026-10-14T09:00:00Z"/>
              </w:rPr>
            </w:pPr>
            <w:ins w:id="5913" w:author="Claude" w:date="2026-10-14T09:00:00Z">
              <w:r>
                <w:rPr>
                  <w:rFonts w:ascii="Times New Roman" w:hAnsi="Times New Roman" w:cs="Times New Roman"/>
                  <w:sz w:val="18"/>
                  <w:szCs w:val="18"/>
                </w:rPr>
                <w:t xml:space="preserve">14,4</w:t>
              </w:r>
            </w:ins>
          </w:p>
        </w:tc>
        <w:tc>
          <w:tcPr>
            <w:tcW w:w="780" w:type="dxa"/>
            <w:vAlign w:val="center"/>
          </w:tcPr>
          <w:p>
            <w:pPr>
              <w:spacing w:before="0" w:after="0"/>
              <w:jc w:val="right"/>
              <w:rPr>
                <w:ins w:id="5914" w:author="Claude" w:date="2026-10-14T09:00:00Z"/>
              </w:rPr>
            </w:pPr>
            <w:ins w:id="5915" w:author="Claude" w:date="2026-10-14T09:00:00Z">
              <w:r>
                <w:rPr>
                  <w:rFonts w:ascii="Times New Roman" w:hAnsi="Times New Roman" w:cs="Times New Roman"/>
                  <w:sz w:val="18"/>
                  <w:szCs w:val="18"/>
                </w:rPr>
                <w:t xml:space="preserve">43,2</w:t>
              </w:r>
            </w:ins>
          </w:p>
        </w:tc>
        <w:tc>
          <w:tcPr>
            <w:tcW w:w="780" w:type="dxa"/>
            <w:vAlign w:val="center"/>
          </w:tcPr>
          <w:p>
            <w:pPr>
              <w:spacing w:before="0" w:after="0"/>
              <w:jc w:val="right"/>
              <w:rPr>
                <w:ins w:id="5916" w:author="Claude" w:date="2026-10-14T09:00:00Z"/>
              </w:rPr>
            </w:pPr>
            <w:ins w:id="5917" w:author="Claude" w:date="2026-10-14T09:00:00Z">
              <w:r>
                <w:rPr>
                  <w:rFonts w:ascii="Times New Roman" w:hAnsi="Times New Roman" w:cs="Times New Roman"/>
                  <w:sz w:val="18"/>
                  <w:szCs w:val="18"/>
                </w:rPr>
                <w:t xml:space="preserve">57,6</w:t>
              </w:r>
            </w:ins>
          </w:p>
        </w:tc>
        <w:tc>
          <w:tcPr>
            <w:tcW w:w="950" w:type="dxa"/>
            <w:vAlign w:val="center"/>
          </w:tcPr>
          <w:p>
            <w:pPr>
              <w:spacing w:before="0" w:after="0"/>
              <w:jc w:val="right"/>
              <w:rPr>
                <w:ins w:id="5918" w:author="Claude" w:date="2026-10-14T09:00:00Z"/>
              </w:rPr>
            </w:pPr>
            <w:ins w:id="5919"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5920" w:author="Claude" w:date="2026-10-14T09:00:00Z"/>
              </w:rPr>
            </w:pPr>
            <w:ins w:id="5921" w:author="Claude" w:date="2026-10-14T09:00:00Z">
              <w:r>
                <w:rPr>
                  <w:rFonts w:ascii="Times New Roman" w:hAnsi="Times New Roman" w:cs="Times New Roman"/>
                  <w:b/>
                  <w:bCs/>
                  <w:sz w:val="18"/>
                  <w:szCs w:val="18"/>
                </w:rPr>
                <w:t xml:space="preserve">1.412.074.138</w:t>
              </w:r>
            </w:ins>
          </w:p>
        </w:tc>
      </w:tr>
      <w:tr>
        <w:trPr>
          <w:cantSplit/>
          <w:ins w:id="5936" w:author="Claude" w:date="2026-10-14T09:00:00Z"/>
        </w:trPr>
        <w:tc>
          <w:tcPr>
            <w:tcW w:w="450" w:type="dxa"/>
            <w:shd w:val="clear" w:color="auto" w:fill="F2F2F2"/>
            <w:vAlign w:val="center"/>
          </w:tcPr>
          <w:p>
            <w:pPr>
              <w:spacing w:before="0" w:after="0"/>
              <w:jc w:val="center"/>
              <w:rPr>
                <w:ins w:id="5923" w:author="Claude" w:date="2026-10-14T09:00:00Z"/>
              </w:rPr>
            </w:pPr>
            <w:ins w:id="5924" w:author="Claude" w:date="2026-10-14T09:00:00Z">
              <w:r>
                <w:rPr>
                  <w:rFonts w:ascii="Times New Roman" w:hAnsi="Times New Roman" w:cs="Times New Roman"/>
                  <w:b/>
                  <w:bCs/>
                  <w:sz w:val="18"/>
                  <w:szCs w:val="18"/>
                </w:rPr>
                <w:t xml:space="preserve">V</w:t>
              </w:r>
            </w:ins>
          </w:p>
        </w:tc>
        <w:tc>
          <w:tcPr>
            <w:tcW w:w="2150" w:type="dxa"/>
            <w:shd w:val="clear" w:color="auto" w:fill="F2F2F2"/>
            <w:vAlign w:val="center"/>
          </w:tcPr>
          <w:p>
            <w:pPr>
              <w:spacing w:before="0" w:after="0"/>
              <w:jc w:val="left"/>
              <w:rPr>
                <w:ins w:id="5925" w:author="Claude" w:date="2026-10-14T09:00:00Z"/>
              </w:rPr>
            </w:pPr>
            <w:ins w:id="5926" w:author="Claude" w:date="2026-10-14T09:00:00Z">
              <w:r>
                <w:rPr>
                  <w:rFonts w:ascii="Times New Roman" w:hAnsi="Times New Roman" w:cs="Times New Roman"/>
                  <w:b/>
                  <w:bCs/>
                  <w:sz w:val="18"/>
                  <w:szCs w:val="18"/>
                </w:rPr>
                <w:t xml:space="preserve">BỂ NƯỚC PCCC (TRONG HẦM B1)</w:t>
              </w:r>
            </w:ins>
          </w:p>
        </w:tc>
        <w:tc>
          <w:tcPr>
            <w:tcW w:w="1150" w:type="dxa"/>
            <w:shd w:val="clear" w:color="auto" w:fill="F2F2F2"/>
            <w:vAlign w:val="center"/>
          </w:tcPr>
          <w:p>
            <w:pPr>
              <w:spacing w:before="0" w:after="0"/>
              <w:jc w:val="left"/>
              <w:rPr>
                <w:ins w:id="5927" w:author="Claude" w:date="2026-10-14T09:00:00Z"/>
              </w:rPr>
            </w:pPr>
            <w:ins w:id="5928" w:author="Claude" w:date="2026-10-14T09:00:00Z">
              <w:r>
                <w:rPr>
                  <w:rFonts w:ascii="Times New Roman" w:hAnsi="Times New Roman" w:cs="Times New Roman"/>
                  <w:b/>
                  <w:bCs/>
                  <w:sz w:val="18"/>
                  <w:szCs w:val="18"/>
                </w:rPr>
                <w:t xml:space="preserve">Kích thước bể 400m3, 10x15x3</w:t>
              </w:r>
            </w:ins>
          </w:p>
        </w:tc>
        <w:tc>
          <w:tcPr>
            <w:tcW w:w="480" w:type="dxa"/>
            <w:shd w:val="clear" w:color="auto" w:fill="F2F2F2"/>
            <w:vAlign w:val="center"/>
          </w:tcPr>
          <w:p>
            <w:pPr>
              <w:spacing w:before="0" w:after="0"/>
              <w:jc w:val="center"/>
              <w:rPr>
                <w:ins w:id="5929" w:author="Claude" w:date="2026-10-14T09:00:00Z"/>
              </w:rPr>
            </w:pPr>
          </w:p>
        </w:tc>
        <w:tc>
          <w:tcPr>
            <w:tcW w:w="780" w:type="dxa"/>
            <w:shd w:val="clear" w:color="auto" w:fill="F2F2F2"/>
            <w:vAlign w:val="center"/>
          </w:tcPr>
          <w:p>
            <w:pPr>
              <w:spacing w:before="0" w:after="0"/>
              <w:jc w:val="right"/>
              <w:rPr>
                <w:ins w:id="5930" w:author="Claude" w:date="2026-10-14T09:00:00Z"/>
              </w:rPr>
            </w:pPr>
          </w:p>
        </w:tc>
        <w:tc>
          <w:tcPr>
            <w:tcW w:w="780" w:type="dxa"/>
            <w:shd w:val="clear" w:color="auto" w:fill="F2F2F2"/>
            <w:vAlign w:val="center"/>
          </w:tcPr>
          <w:p>
            <w:pPr>
              <w:spacing w:before="0" w:after="0"/>
              <w:jc w:val="right"/>
              <w:rPr>
                <w:ins w:id="5931" w:author="Claude" w:date="2026-10-14T09:00:00Z"/>
              </w:rPr>
            </w:pPr>
          </w:p>
        </w:tc>
        <w:tc>
          <w:tcPr>
            <w:tcW w:w="780" w:type="dxa"/>
            <w:shd w:val="clear" w:color="auto" w:fill="F2F2F2"/>
            <w:vAlign w:val="center"/>
          </w:tcPr>
          <w:p>
            <w:pPr>
              <w:spacing w:before="0" w:after="0"/>
              <w:jc w:val="right"/>
              <w:rPr>
                <w:ins w:id="5932" w:author="Claude" w:date="2026-10-14T09:00:00Z"/>
              </w:rPr>
            </w:pPr>
          </w:p>
        </w:tc>
        <w:tc>
          <w:tcPr>
            <w:tcW w:w="950" w:type="dxa"/>
            <w:shd w:val="clear" w:color="auto" w:fill="F2F2F2"/>
            <w:vAlign w:val="center"/>
          </w:tcPr>
          <w:p>
            <w:pPr>
              <w:spacing w:before="0" w:after="0"/>
              <w:jc w:val="right"/>
              <w:rPr>
                <w:ins w:id="5933" w:author="Claude" w:date="2026-10-14T09:00:00Z"/>
              </w:rPr>
            </w:pPr>
          </w:p>
        </w:tc>
        <w:tc>
          <w:tcPr>
            <w:tcW w:w="1552" w:type="dxa"/>
            <w:shd w:val="clear" w:color="auto" w:fill="F2F2F2"/>
            <w:vAlign w:val="center"/>
          </w:tcPr>
          <w:p>
            <w:pPr>
              <w:spacing w:before="0" w:after="0"/>
              <w:jc w:val="right"/>
              <w:rPr>
                <w:ins w:id="5934" w:author="Claude" w:date="2026-10-14T09:00:00Z"/>
              </w:rPr>
            </w:pPr>
            <w:ins w:id="5935" w:author="Claude" w:date="2026-10-14T09:00:00Z">
              <w:r>
                <w:rPr>
                  <w:rFonts w:ascii="Times New Roman" w:hAnsi="Times New Roman" w:cs="Times New Roman"/>
                  <w:b/>
                  <w:bCs/>
                  <w:sz w:val="18"/>
                  <w:szCs w:val="18"/>
                </w:rPr>
                <w:t xml:space="preserve">2.381.448.154</w:t>
              </w:r>
            </w:ins>
          </w:p>
        </w:tc>
      </w:tr>
      <w:tr>
        <w:trPr>
          <w:cantSplit/>
          <w:ins w:id="5955" w:author="Claude" w:date="2026-10-14T09:00:00Z"/>
        </w:trPr>
        <w:tc>
          <w:tcPr>
            <w:tcW w:w="450" w:type="dxa"/>
            <w:vAlign w:val="center"/>
          </w:tcPr>
          <w:p>
            <w:pPr>
              <w:spacing w:before="0" w:after="0"/>
              <w:jc w:val="center"/>
              <w:rPr>
                <w:ins w:id="5937" w:author="Claude" w:date="2026-10-14T09:00:00Z"/>
              </w:rPr>
            </w:pPr>
            <w:ins w:id="5938" w:author="Claude" w:date="2026-10-14T09:00:00Z">
              <w:r>
                <w:rPr>
                  <w:rFonts w:ascii="Times New Roman" w:hAnsi="Times New Roman" w:cs="Times New Roman"/>
                  <w:sz w:val="18"/>
                  <w:szCs w:val="18"/>
                </w:rPr>
                <w:t xml:space="preserve">28</w:t>
              </w:r>
            </w:ins>
          </w:p>
        </w:tc>
        <w:tc>
          <w:tcPr>
            <w:tcW w:w="2150" w:type="dxa"/>
            <w:vAlign w:val="center"/>
          </w:tcPr>
          <w:p>
            <w:pPr>
              <w:spacing w:before="0" w:after="0"/>
              <w:jc w:val="left"/>
              <w:rPr>
                <w:ins w:id="5939" w:author="Claude" w:date="2026-10-14T09:00:00Z"/>
              </w:rPr>
            </w:pPr>
            <w:ins w:id="5940" w:author="Claude" w:date="2026-10-14T09:00:00Z">
              <w:r>
                <w:rPr>
                  <w:rFonts w:ascii="Times New Roman" w:hAnsi="Times New Roman" w:cs="Times New Roman"/>
                  <w:sz w:val="18"/>
                  <w:szCs w:val="18"/>
                </w:rPr>
                <w:t xml:space="preserve">Bê tông vách bể nước PCCC</w:t>
              </w:r>
            </w:ins>
          </w:p>
        </w:tc>
        <w:tc>
          <w:tcPr>
            <w:tcW w:w="1150" w:type="dxa"/>
            <w:vAlign w:val="center"/>
          </w:tcPr>
          <w:p>
            <w:pPr>
              <w:spacing w:before="0" w:after="0"/>
              <w:jc w:val="left"/>
              <w:rPr>
                <w:ins w:id="5941" w:author="Claude" w:date="2026-10-14T09:00:00Z"/>
              </w:rPr>
            </w:pPr>
            <w:ins w:id="5942" w:author="Claude" w:date="2026-10-14T09:00:00Z">
              <w:r>
                <w:rPr>
                  <w:rFonts w:ascii="Times New Roman" w:hAnsi="Times New Roman" w:cs="Times New Roman"/>
                  <w:sz w:val="18"/>
                  <w:szCs w:val="18"/>
                </w:rPr>
                <w:t xml:space="preserve">tạm tính, chưa có thiết kế</w:t>
              </w:r>
            </w:ins>
          </w:p>
        </w:tc>
        <w:tc>
          <w:tcPr>
            <w:tcW w:w="480" w:type="dxa"/>
            <w:vAlign w:val="center"/>
          </w:tcPr>
          <w:p>
            <w:pPr>
              <w:spacing w:before="0" w:after="0"/>
              <w:jc w:val="center"/>
              <w:rPr>
                <w:ins w:id="5943" w:author="Claude" w:date="2026-10-14T09:00:00Z"/>
              </w:rPr>
            </w:pPr>
            <w:ins w:id="5944"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5945" w:author="Claude" w:date="2026-10-14T09:00:00Z"/>
              </w:rPr>
            </w:pPr>
            <w:ins w:id="5946" w:author="Claude" w:date="2026-10-14T09:00:00Z">
              <w:r>
                <w:rPr>
                  <w:rFonts w:ascii="Times New Roman" w:hAnsi="Times New Roman" w:cs="Times New Roman"/>
                  <w:sz w:val="18"/>
                  <w:szCs w:val="18"/>
                </w:rPr>
                <w:t xml:space="preserve">72</w:t>
              </w:r>
            </w:ins>
          </w:p>
        </w:tc>
        <w:tc>
          <w:tcPr>
            <w:tcW w:w="780" w:type="dxa"/>
            <w:vAlign w:val="center"/>
          </w:tcPr>
          <w:p>
            <w:pPr>
              <w:spacing w:before="0" w:after="0"/>
              <w:jc w:val="right"/>
              <w:rPr>
                <w:ins w:id="5947" w:author="Claude" w:date="2026-10-14T09:00:00Z"/>
              </w:rPr>
            </w:pPr>
            <w:ins w:id="5948" w:author="Claude" w:date="2026-10-14T09:00:00Z">
              <w:r>
                <w:rPr>
                  <w:rFonts w:ascii="Times New Roman" w:hAnsi="Times New Roman" w:cs="Times New Roman"/>
                  <w:sz w:val="18"/>
                  <w:szCs w:val="18"/>
                </w:rPr>
                <w:t xml:space="preserve">216</w:t>
              </w:r>
            </w:ins>
          </w:p>
        </w:tc>
        <w:tc>
          <w:tcPr>
            <w:tcW w:w="780" w:type="dxa"/>
            <w:vAlign w:val="center"/>
          </w:tcPr>
          <w:p>
            <w:pPr>
              <w:spacing w:before="0" w:after="0"/>
              <w:jc w:val="right"/>
              <w:rPr>
                <w:ins w:id="5949" w:author="Claude" w:date="2026-10-14T09:00:00Z"/>
              </w:rPr>
            </w:pPr>
            <w:ins w:id="5950" w:author="Claude" w:date="2026-10-14T09:00:00Z">
              <w:r>
                <w:rPr>
                  <w:rFonts w:ascii="Times New Roman" w:hAnsi="Times New Roman" w:cs="Times New Roman"/>
                  <w:sz w:val="18"/>
                  <w:szCs w:val="18"/>
                </w:rPr>
                <w:t xml:space="preserve">288</w:t>
              </w:r>
            </w:ins>
          </w:p>
        </w:tc>
        <w:tc>
          <w:tcPr>
            <w:tcW w:w="950" w:type="dxa"/>
            <w:vAlign w:val="center"/>
          </w:tcPr>
          <w:p>
            <w:pPr>
              <w:spacing w:before="0" w:after="0"/>
              <w:jc w:val="right"/>
              <w:rPr>
                <w:ins w:id="5951" w:author="Claude" w:date="2026-10-14T09:00:00Z"/>
              </w:rPr>
            </w:pPr>
            <w:ins w:id="5952" w:author="Claude" w:date="2026-10-14T09:00:00Z">
              <w:r>
                <w:rPr>
                  <w:rFonts w:ascii="Times New Roman" w:hAnsi="Times New Roman" w:cs="Times New Roman"/>
                  <w:sz w:val="18"/>
                  <w:szCs w:val="18"/>
                </w:rPr>
                <w:t xml:space="preserve">2.382.057</w:t>
              </w:r>
            </w:ins>
          </w:p>
        </w:tc>
        <w:tc>
          <w:tcPr>
            <w:tcW w:w="1552" w:type="dxa"/>
            <w:vAlign w:val="center"/>
          </w:tcPr>
          <w:p>
            <w:pPr>
              <w:spacing w:before="0" w:after="0"/>
              <w:jc w:val="right"/>
              <w:rPr>
                <w:ins w:id="5953" w:author="Claude" w:date="2026-10-14T09:00:00Z"/>
              </w:rPr>
            </w:pPr>
            <w:ins w:id="5954" w:author="Claude" w:date="2026-10-14T09:00:00Z">
              <w:r>
                <w:rPr>
                  <w:rFonts w:ascii="Times New Roman" w:hAnsi="Times New Roman" w:cs="Times New Roman"/>
                  <w:b/>
                  <w:bCs/>
                  <w:sz w:val="18"/>
                  <w:szCs w:val="18"/>
                </w:rPr>
                <w:t xml:space="preserve">686.032.416</w:t>
              </w:r>
            </w:ins>
          </w:p>
        </w:tc>
      </w:tr>
      <w:tr>
        <w:trPr>
          <w:cantSplit/>
          <w:ins w:id="5973" w:author="Claude" w:date="2026-10-14T09:00:00Z"/>
        </w:trPr>
        <w:tc>
          <w:tcPr>
            <w:tcW w:w="450" w:type="dxa"/>
            <w:vAlign w:val="center"/>
          </w:tcPr>
          <w:p>
            <w:pPr>
              <w:spacing w:before="0" w:after="0"/>
              <w:jc w:val="center"/>
              <w:rPr>
                <w:ins w:id="5956" w:author="Claude" w:date="2026-10-14T09:00:00Z"/>
              </w:rPr>
            </w:pPr>
            <w:ins w:id="5957" w:author="Claude" w:date="2026-10-14T09:00:00Z">
              <w:r>
                <w:rPr>
                  <w:rFonts w:ascii="Times New Roman" w:hAnsi="Times New Roman" w:cs="Times New Roman"/>
                  <w:sz w:val="18"/>
                  <w:szCs w:val="18"/>
                </w:rPr>
                <w:t xml:space="preserve">29</w:t>
              </w:r>
            </w:ins>
          </w:p>
        </w:tc>
        <w:tc>
          <w:tcPr>
            <w:tcW w:w="2150" w:type="dxa"/>
            <w:vAlign w:val="center"/>
          </w:tcPr>
          <w:p>
            <w:pPr>
              <w:spacing w:before="0" w:after="0"/>
              <w:jc w:val="left"/>
              <w:rPr>
                <w:ins w:id="5958" w:author="Claude" w:date="2026-10-14T09:00:00Z"/>
              </w:rPr>
            </w:pPr>
            <w:ins w:id="5959" w:author="Claude" w:date="2026-10-14T09:00:00Z">
              <w:r>
                <w:rPr>
                  <w:rFonts w:ascii="Times New Roman" w:hAnsi="Times New Roman" w:cs="Times New Roman"/>
                  <w:sz w:val="18"/>
                  <w:szCs w:val="18"/>
                </w:rPr>
                <w:t xml:space="preserve">Ván khuôn vách bể nước PCCC</w:t>
              </w:r>
            </w:ins>
          </w:p>
        </w:tc>
        <w:tc>
          <w:tcPr>
            <w:tcW w:w="1150" w:type="dxa"/>
            <w:vAlign w:val="center"/>
          </w:tcPr>
          <w:p>
            <w:pPr>
              <w:spacing w:before="0" w:after="0"/>
              <w:jc w:val="left"/>
              <w:rPr>
                <w:ins w:id="5960" w:author="Claude" w:date="2026-10-14T09:00:00Z"/>
              </w:rPr>
            </w:pPr>
          </w:p>
        </w:tc>
        <w:tc>
          <w:tcPr>
            <w:tcW w:w="480" w:type="dxa"/>
            <w:vAlign w:val="center"/>
          </w:tcPr>
          <w:p>
            <w:pPr>
              <w:spacing w:before="0" w:after="0"/>
              <w:jc w:val="center"/>
              <w:rPr>
                <w:ins w:id="5961" w:author="Claude" w:date="2026-10-14T09:00:00Z"/>
              </w:rPr>
            </w:pPr>
            <w:ins w:id="5962"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5963" w:author="Claude" w:date="2026-10-14T09:00:00Z"/>
              </w:rPr>
            </w:pPr>
            <w:ins w:id="5964" w:author="Claude" w:date="2026-10-14T09:00:00Z">
              <w:r>
                <w:rPr>
                  <w:rFonts w:ascii="Times New Roman" w:hAnsi="Times New Roman" w:cs="Times New Roman"/>
                  <w:sz w:val="18"/>
                  <w:szCs w:val="18"/>
                </w:rPr>
                <w:t xml:space="preserve">480</w:t>
              </w:r>
            </w:ins>
          </w:p>
        </w:tc>
        <w:tc>
          <w:tcPr>
            <w:tcW w:w="780" w:type="dxa"/>
            <w:vAlign w:val="center"/>
          </w:tcPr>
          <w:p>
            <w:pPr>
              <w:spacing w:before="0" w:after="0"/>
              <w:jc w:val="right"/>
              <w:rPr>
                <w:ins w:id="5965" w:author="Claude" w:date="2026-10-14T09:00:00Z"/>
              </w:rPr>
            </w:pPr>
            <w:ins w:id="5966" w:author="Claude" w:date="2026-10-14T09:00:00Z">
              <w:r>
                <w:rPr>
                  <w:rFonts w:ascii="Times New Roman" w:hAnsi="Times New Roman" w:cs="Times New Roman"/>
                  <w:sz w:val="18"/>
                  <w:szCs w:val="18"/>
                </w:rPr>
                <w:t xml:space="preserve">216</w:t>
              </w:r>
            </w:ins>
          </w:p>
        </w:tc>
        <w:tc>
          <w:tcPr>
            <w:tcW w:w="780" w:type="dxa"/>
            <w:vAlign w:val="center"/>
          </w:tcPr>
          <w:p>
            <w:pPr>
              <w:spacing w:before="0" w:after="0"/>
              <w:jc w:val="right"/>
              <w:rPr>
                <w:ins w:id="5967" w:author="Claude" w:date="2026-10-14T09:00:00Z"/>
              </w:rPr>
            </w:pPr>
            <w:ins w:id="5968" w:author="Claude" w:date="2026-10-14T09:00:00Z">
              <w:r>
                <w:rPr>
                  <w:rFonts w:ascii="Times New Roman" w:hAnsi="Times New Roman" w:cs="Times New Roman"/>
                  <w:sz w:val="18"/>
                  <w:szCs w:val="18"/>
                </w:rPr>
                <w:t xml:space="preserve">696</w:t>
              </w:r>
            </w:ins>
          </w:p>
        </w:tc>
        <w:tc>
          <w:tcPr>
            <w:tcW w:w="950" w:type="dxa"/>
            <w:vAlign w:val="center"/>
          </w:tcPr>
          <w:p>
            <w:pPr>
              <w:spacing w:before="0" w:after="0"/>
              <w:jc w:val="right"/>
              <w:rPr>
                <w:ins w:id="5969" w:author="Claude" w:date="2026-10-14T09:00:00Z"/>
              </w:rPr>
            </w:pPr>
            <w:ins w:id="5970"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5971" w:author="Claude" w:date="2026-10-14T09:00:00Z"/>
              </w:rPr>
            </w:pPr>
            <w:ins w:id="5972" w:author="Claude" w:date="2026-10-14T09:00:00Z">
              <w:r>
                <w:rPr>
                  <w:rFonts w:ascii="Times New Roman" w:hAnsi="Times New Roman" w:cs="Times New Roman"/>
                  <w:b/>
                  <w:bCs/>
                  <w:sz w:val="18"/>
                  <w:szCs w:val="18"/>
                </w:rPr>
                <w:t xml:space="preserve">283.341.600</w:t>
              </w:r>
            </w:ins>
          </w:p>
        </w:tc>
      </w:tr>
      <w:tr>
        <w:trPr>
          <w:cantSplit/>
          <w:ins w:id="5991" w:author="Claude" w:date="2026-10-14T09:00:00Z"/>
        </w:trPr>
        <w:tc>
          <w:tcPr>
            <w:tcW w:w="450" w:type="dxa"/>
            <w:vAlign w:val="center"/>
          </w:tcPr>
          <w:p>
            <w:pPr>
              <w:spacing w:before="0" w:after="0"/>
              <w:jc w:val="center"/>
              <w:rPr>
                <w:ins w:id="5974" w:author="Claude" w:date="2026-10-14T09:00:00Z"/>
              </w:rPr>
            </w:pPr>
            <w:ins w:id="5975" w:author="Claude" w:date="2026-10-14T09:00:00Z">
              <w:r>
                <w:rPr>
                  <w:rFonts w:ascii="Times New Roman" w:hAnsi="Times New Roman" w:cs="Times New Roman"/>
                  <w:sz w:val="18"/>
                  <w:szCs w:val="18"/>
                </w:rPr>
                <w:t xml:space="preserve">30</w:t>
              </w:r>
            </w:ins>
          </w:p>
        </w:tc>
        <w:tc>
          <w:tcPr>
            <w:tcW w:w="2150" w:type="dxa"/>
            <w:vAlign w:val="center"/>
          </w:tcPr>
          <w:p>
            <w:pPr>
              <w:spacing w:before="0" w:after="0"/>
              <w:jc w:val="left"/>
              <w:rPr>
                <w:ins w:id="5976" w:author="Claude" w:date="2026-10-14T09:00:00Z"/>
              </w:rPr>
            </w:pPr>
            <w:ins w:id="5977" w:author="Claude" w:date="2026-10-14T09:00:00Z">
              <w:r>
                <w:rPr>
                  <w:rFonts w:ascii="Times New Roman" w:hAnsi="Times New Roman" w:cs="Times New Roman"/>
                  <w:sz w:val="18"/>
                  <w:szCs w:val="18"/>
                </w:rPr>
                <w:t xml:space="preserve">Cốt thép vách bể nước PCCC</w:t>
              </w:r>
            </w:ins>
          </w:p>
        </w:tc>
        <w:tc>
          <w:tcPr>
            <w:tcW w:w="1150" w:type="dxa"/>
            <w:vAlign w:val="center"/>
          </w:tcPr>
          <w:p>
            <w:pPr>
              <w:spacing w:before="0" w:after="0"/>
              <w:jc w:val="left"/>
              <w:rPr>
                <w:ins w:id="5978" w:author="Claude" w:date="2026-10-14T09:00:00Z"/>
              </w:rPr>
            </w:pPr>
          </w:p>
        </w:tc>
        <w:tc>
          <w:tcPr>
            <w:tcW w:w="480" w:type="dxa"/>
            <w:vAlign w:val="center"/>
          </w:tcPr>
          <w:p>
            <w:pPr>
              <w:spacing w:before="0" w:after="0"/>
              <w:jc w:val="center"/>
              <w:rPr>
                <w:ins w:id="5979" w:author="Claude" w:date="2026-10-14T09:00:00Z"/>
              </w:rPr>
            </w:pPr>
            <w:ins w:id="5980"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5981" w:author="Claude" w:date="2026-10-14T09:00:00Z"/>
              </w:rPr>
            </w:pPr>
            <w:ins w:id="5982" w:author="Claude" w:date="2026-10-14T09:00:00Z">
              <w:r>
                <w:rPr>
                  <w:rFonts w:ascii="Times New Roman" w:hAnsi="Times New Roman" w:cs="Times New Roman"/>
                  <w:sz w:val="18"/>
                  <w:szCs w:val="18"/>
                </w:rPr>
                <w:t xml:space="preserve">14,4</w:t>
              </w:r>
            </w:ins>
          </w:p>
        </w:tc>
        <w:tc>
          <w:tcPr>
            <w:tcW w:w="780" w:type="dxa"/>
            <w:vAlign w:val="center"/>
          </w:tcPr>
          <w:p>
            <w:pPr>
              <w:spacing w:before="0" w:after="0"/>
              <w:jc w:val="right"/>
              <w:rPr>
                <w:ins w:id="5983" w:author="Claude" w:date="2026-10-14T09:00:00Z"/>
              </w:rPr>
            </w:pPr>
            <w:ins w:id="5984" w:author="Claude" w:date="2026-10-14T09:00:00Z">
              <w:r>
                <w:rPr>
                  <w:rFonts w:ascii="Times New Roman" w:hAnsi="Times New Roman" w:cs="Times New Roman"/>
                  <w:sz w:val="18"/>
                  <w:szCs w:val="18"/>
                </w:rPr>
                <w:t xml:space="preserve">43,2</w:t>
              </w:r>
            </w:ins>
          </w:p>
        </w:tc>
        <w:tc>
          <w:tcPr>
            <w:tcW w:w="780" w:type="dxa"/>
            <w:vAlign w:val="center"/>
          </w:tcPr>
          <w:p>
            <w:pPr>
              <w:spacing w:before="0" w:after="0"/>
              <w:jc w:val="right"/>
              <w:rPr>
                <w:ins w:id="5985" w:author="Claude" w:date="2026-10-14T09:00:00Z"/>
              </w:rPr>
            </w:pPr>
            <w:ins w:id="5986" w:author="Claude" w:date="2026-10-14T09:00:00Z">
              <w:r>
                <w:rPr>
                  <w:rFonts w:ascii="Times New Roman" w:hAnsi="Times New Roman" w:cs="Times New Roman"/>
                  <w:sz w:val="18"/>
                  <w:szCs w:val="18"/>
                </w:rPr>
                <w:t xml:space="preserve">57,6</w:t>
              </w:r>
            </w:ins>
          </w:p>
        </w:tc>
        <w:tc>
          <w:tcPr>
            <w:tcW w:w="950" w:type="dxa"/>
            <w:vAlign w:val="center"/>
          </w:tcPr>
          <w:p>
            <w:pPr>
              <w:spacing w:before="0" w:after="0"/>
              <w:jc w:val="right"/>
              <w:rPr>
                <w:ins w:id="5987" w:author="Claude" w:date="2026-10-14T09:00:00Z"/>
              </w:rPr>
            </w:pPr>
            <w:ins w:id="5988"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5989" w:author="Claude" w:date="2026-10-14T09:00:00Z"/>
              </w:rPr>
            </w:pPr>
            <w:ins w:id="5990" w:author="Claude" w:date="2026-10-14T09:00:00Z">
              <w:r>
                <w:rPr>
                  <w:rFonts w:ascii="Times New Roman" w:hAnsi="Times New Roman" w:cs="Times New Roman"/>
                  <w:b/>
                  <w:bCs/>
                  <w:sz w:val="18"/>
                  <w:szCs w:val="18"/>
                </w:rPr>
                <w:t xml:space="preserve">1.412.074.138</w:t>
              </w:r>
            </w:ins>
          </w:p>
        </w:tc>
      </w:tr>
      <w:tr>
        <w:trPr>
          <w:cantSplit/>
          <w:ins w:id="6005" w:author="Claude" w:date="2026-10-14T09:00:00Z"/>
        </w:trPr>
        <w:tc>
          <w:tcPr>
            <w:tcW w:w="450" w:type="dxa"/>
            <w:shd w:val="clear" w:color="auto" w:fill="F2F2F2"/>
            <w:vAlign w:val="center"/>
          </w:tcPr>
          <w:p>
            <w:pPr>
              <w:spacing w:before="0" w:after="0"/>
              <w:jc w:val="center"/>
              <w:rPr>
                <w:ins w:id="5992" w:author="Claude" w:date="2026-10-14T09:00:00Z"/>
              </w:rPr>
            </w:pPr>
            <w:ins w:id="5993" w:author="Claude" w:date="2026-10-14T09:00:00Z">
              <w:r>
                <w:rPr>
                  <w:rFonts w:ascii="Times New Roman" w:hAnsi="Times New Roman" w:cs="Times New Roman"/>
                  <w:b/>
                  <w:bCs/>
                  <w:sz w:val="18"/>
                  <w:szCs w:val="18"/>
                </w:rPr>
                <w:t xml:space="preserve">VI</w:t>
              </w:r>
            </w:ins>
          </w:p>
        </w:tc>
        <w:tc>
          <w:tcPr>
            <w:tcW w:w="2150" w:type="dxa"/>
            <w:shd w:val="clear" w:color="auto" w:fill="F2F2F2"/>
            <w:vAlign w:val="center"/>
          </w:tcPr>
          <w:p>
            <w:pPr>
              <w:spacing w:before="0" w:after="0"/>
              <w:jc w:val="left"/>
              <w:rPr>
                <w:ins w:id="5994" w:author="Claude" w:date="2026-10-14T09:00:00Z"/>
              </w:rPr>
            </w:pPr>
            <w:ins w:id="5995" w:author="Claude" w:date="2026-10-14T09:00:00Z">
              <w:r>
                <w:rPr>
                  <w:rFonts w:ascii="Times New Roman" w:hAnsi="Times New Roman" w:cs="Times New Roman"/>
                  <w:b/>
                  <w:bCs/>
                  <w:sz w:val="18"/>
                  <w:szCs w:val="18"/>
                </w:rPr>
                <w:t xml:space="preserve">BỂ NƯỚC XLNT (TRONG HẦM B1)</w:t>
              </w:r>
            </w:ins>
          </w:p>
        </w:tc>
        <w:tc>
          <w:tcPr>
            <w:tcW w:w="1150" w:type="dxa"/>
            <w:shd w:val="clear" w:color="auto" w:fill="F2F2F2"/>
            <w:vAlign w:val="center"/>
          </w:tcPr>
          <w:p>
            <w:pPr>
              <w:spacing w:before="0" w:after="0"/>
              <w:jc w:val="left"/>
              <w:rPr>
                <w:ins w:id="5996" w:author="Claude" w:date="2026-10-14T09:00:00Z"/>
              </w:rPr>
            </w:pPr>
            <w:ins w:id="5997" w:author="Claude" w:date="2026-10-14T09:00:00Z">
              <w:r>
                <w:rPr>
                  <w:rFonts w:ascii="Times New Roman" w:hAnsi="Times New Roman" w:cs="Times New Roman"/>
                  <w:b/>
                  <w:bCs/>
                  <w:sz w:val="18"/>
                  <w:szCs w:val="18"/>
                </w:rPr>
                <w:t xml:space="preserve">Kích thước bể 525m3, 10x15x3.5</w:t>
              </w:r>
            </w:ins>
          </w:p>
        </w:tc>
        <w:tc>
          <w:tcPr>
            <w:tcW w:w="480" w:type="dxa"/>
            <w:shd w:val="clear" w:color="auto" w:fill="F2F2F2"/>
            <w:vAlign w:val="center"/>
          </w:tcPr>
          <w:p>
            <w:pPr>
              <w:spacing w:before="0" w:after="0"/>
              <w:jc w:val="center"/>
              <w:rPr>
                <w:ins w:id="5998" w:author="Claude" w:date="2026-10-14T09:00:00Z"/>
              </w:rPr>
            </w:pPr>
          </w:p>
        </w:tc>
        <w:tc>
          <w:tcPr>
            <w:tcW w:w="780" w:type="dxa"/>
            <w:shd w:val="clear" w:color="auto" w:fill="F2F2F2"/>
            <w:vAlign w:val="center"/>
          </w:tcPr>
          <w:p>
            <w:pPr>
              <w:spacing w:before="0" w:after="0"/>
              <w:jc w:val="right"/>
              <w:rPr>
                <w:ins w:id="5999" w:author="Claude" w:date="2026-10-14T09:00:00Z"/>
              </w:rPr>
            </w:pPr>
          </w:p>
        </w:tc>
        <w:tc>
          <w:tcPr>
            <w:tcW w:w="780" w:type="dxa"/>
            <w:shd w:val="clear" w:color="auto" w:fill="F2F2F2"/>
            <w:vAlign w:val="center"/>
          </w:tcPr>
          <w:p>
            <w:pPr>
              <w:spacing w:before="0" w:after="0"/>
              <w:jc w:val="right"/>
              <w:rPr>
                <w:ins w:id="6000" w:author="Claude" w:date="2026-10-14T09:00:00Z"/>
              </w:rPr>
            </w:pPr>
          </w:p>
        </w:tc>
        <w:tc>
          <w:tcPr>
            <w:tcW w:w="780" w:type="dxa"/>
            <w:shd w:val="clear" w:color="auto" w:fill="F2F2F2"/>
            <w:vAlign w:val="center"/>
          </w:tcPr>
          <w:p>
            <w:pPr>
              <w:spacing w:before="0" w:after="0"/>
              <w:jc w:val="right"/>
              <w:rPr>
                <w:ins w:id="6001" w:author="Claude" w:date="2026-10-14T09:00:00Z"/>
              </w:rPr>
            </w:pPr>
          </w:p>
        </w:tc>
        <w:tc>
          <w:tcPr>
            <w:tcW w:w="950" w:type="dxa"/>
            <w:shd w:val="clear" w:color="auto" w:fill="F2F2F2"/>
            <w:vAlign w:val="center"/>
          </w:tcPr>
          <w:p>
            <w:pPr>
              <w:spacing w:before="0" w:after="0"/>
              <w:jc w:val="right"/>
              <w:rPr>
                <w:ins w:id="6002" w:author="Claude" w:date="2026-10-14T09:00:00Z"/>
              </w:rPr>
            </w:pPr>
          </w:p>
        </w:tc>
        <w:tc>
          <w:tcPr>
            <w:tcW w:w="1552" w:type="dxa"/>
            <w:shd w:val="clear" w:color="auto" w:fill="F2F2F2"/>
            <w:vAlign w:val="center"/>
          </w:tcPr>
          <w:p>
            <w:pPr>
              <w:spacing w:before="0" w:after="0"/>
              <w:jc w:val="right"/>
              <w:rPr>
                <w:ins w:id="6003" w:author="Claude" w:date="2026-10-14T09:00:00Z"/>
              </w:rPr>
            </w:pPr>
            <w:ins w:id="6004" w:author="Claude" w:date="2026-10-14T09:00:00Z">
              <w:r>
                <w:rPr>
                  <w:rFonts w:ascii="Times New Roman" w:hAnsi="Times New Roman" w:cs="Times New Roman"/>
                  <w:b/>
                  <w:bCs/>
                  <w:sz w:val="18"/>
                  <w:szCs w:val="18"/>
                </w:rPr>
                <w:t xml:space="preserve">2.381.448.154</w:t>
              </w:r>
            </w:ins>
          </w:p>
        </w:tc>
      </w:tr>
      <w:tr>
        <w:trPr>
          <w:cantSplit/>
          <w:ins w:id="6024" w:author="Claude" w:date="2026-10-14T09:00:00Z"/>
        </w:trPr>
        <w:tc>
          <w:tcPr>
            <w:tcW w:w="450" w:type="dxa"/>
            <w:vAlign w:val="center"/>
          </w:tcPr>
          <w:p>
            <w:pPr>
              <w:spacing w:before="0" w:after="0"/>
              <w:jc w:val="center"/>
              <w:rPr>
                <w:ins w:id="6006" w:author="Claude" w:date="2026-10-14T09:00:00Z"/>
              </w:rPr>
            </w:pPr>
            <w:ins w:id="6007" w:author="Claude" w:date="2026-10-14T09:00:00Z">
              <w:r>
                <w:rPr>
                  <w:rFonts w:ascii="Times New Roman" w:hAnsi="Times New Roman" w:cs="Times New Roman"/>
                  <w:sz w:val="18"/>
                  <w:szCs w:val="18"/>
                </w:rPr>
                <w:t xml:space="preserve">31</w:t>
              </w:r>
            </w:ins>
          </w:p>
        </w:tc>
        <w:tc>
          <w:tcPr>
            <w:tcW w:w="2150" w:type="dxa"/>
            <w:vAlign w:val="center"/>
          </w:tcPr>
          <w:p>
            <w:pPr>
              <w:spacing w:before="0" w:after="0"/>
              <w:jc w:val="left"/>
              <w:rPr>
                <w:ins w:id="6008" w:author="Claude" w:date="2026-10-14T09:00:00Z"/>
              </w:rPr>
            </w:pPr>
            <w:ins w:id="6009" w:author="Claude" w:date="2026-10-14T09:00:00Z">
              <w:r>
                <w:rPr>
                  <w:rFonts w:ascii="Times New Roman" w:hAnsi="Times New Roman" w:cs="Times New Roman"/>
                  <w:sz w:val="18"/>
                  <w:szCs w:val="18"/>
                </w:rPr>
                <w:t xml:space="preserve">Bê tông vách bể nước XLNT</w:t>
              </w:r>
            </w:ins>
          </w:p>
        </w:tc>
        <w:tc>
          <w:tcPr>
            <w:tcW w:w="1150" w:type="dxa"/>
            <w:vAlign w:val="center"/>
          </w:tcPr>
          <w:p>
            <w:pPr>
              <w:spacing w:before="0" w:after="0"/>
              <w:jc w:val="left"/>
              <w:rPr>
                <w:ins w:id="6010" w:author="Claude" w:date="2026-10-14T09:00:00Z"/>
              </w:rPr>
            </w:pPr>
            <w:ins w:id="6011" w:author="Claude" w:date="2026-10-14T09:00:00Z">
              <w:r>
                <w:rPr>
                  <w:rFonts w:ascii="Times New Roman" w:hAnsi="Times New Roman" w:cs="Times New Roman"/>
                  <w:sz w:val="18"/>
                  <w:szCs w:val="18"/>
                </w:rPr>
                <w:t xml:space="preserve">tạm tính, chưa có thiết kế</w:t>
              </w:r>
            </w:ins>
          </w:p>
        </w:tc>
        <w:tc>
          <w:tcPr>
            <w:tcW w:w="480" w:type="dxa"/>
            <w:vAlign w:val="center"/>
          </w:tcPr>
          <w:p>
            <w:pPr>
              <w:spacing w:before="0" w:after="0"/>
              <w:jc w:val="center"/>
              <w:rPr>
                <w:ins w:id="6012" w:author="Claude" w:date="2026-10-14T09:00:00Z"/>
              </w:rPr>
            </w:pPr>
            <w:ins w:id="6013"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6014" w:author="Claude" w:date="2026-10-14T09:00:00Z"/>
              </w:rPr>
            </w:pPr>
            <w:ins w:id="6015" w:author="Claude" w:date="2026-10-14T09:00:00Z">
              <w:r>
                <w:rPr>
                  <w:rFonts w:ascii="Times New Roman" w:hAnsi="Times New Roman" w:cs="Times New Roman"/>
                  <w:sz w:val="18"/>
                  <w:szCs w:val="18"/>
                </w:rPr>
                <w:t xml:space="preserve">72</w:t>
              </w:r>
            </w:ins>
          </w:p>
        </w:tc>
        <w:tc>
          <w:tcPr>
            <w:tcW w:w="780" w:type="dxa"/>
            <w:vAlign w:val="center"/>
          </w:tcPr>
          <w:p>
            <w:pPr>
              <w:spacing w:before="0" w:after="0"/>
              <w:jc w:val="right"/>
              <w:rPr>
                <w:ins w:id="6016" w:author="Claude" w:date="2026-10-14T09:00:00Z"/>
              </w:rPr>
            </w:pPr>
            <w:ins w:id="6017" w:author="Claude" w:date="2026-10-14T09:00:00Z">
              <w:r>
                <w:rPr>
                  <w:rFonts w:ascii="Times New Roman" w:hAnsi="Times New Roman" w:cs="Times New Roman"/>
                  <w:sz w:val="18"/>
                  <w:szCs w:val="18"/>
                </w:rPr>
                <w:t xml:space="preserve">216</w:t>
              </w:r>
            </w:ins>
          </w:p>
        </w:tc>
        <w:tc>
          <w:tcPr>
            <w:tcW w:w="780" w:type="dxa"/>
            <w:vAlign w:val="center"/>
          </w:tcPr>
          <w:p>
            <w:pPr>
              <w:spacing w:before="0" w:after="0"/>
              <w:jc w:val="right"/>
              <w:rPr>
                <w:ins w:id="6018" w:author="Claude" w:date="2026-10-14T09:00:00Z"/>
              </w:rPr>
            </w:pPr>
            <w:ins w:id="6019" w:author="Claude" w:date="2026-10-14T09:00:00Z">
              <w:r>
                <w:rPr>
                  <w:rFonts w:ascii="Times New Roman" w:hAnsi="Times New Roman" w:cs="Times New Roman"/>
                  <w:sz w:val="18"/>
                  <w:szCs w:val="18"/>
                </w:rPr>
                <w:t xml:space="preserve">288</w:t>
              </w:r>
            </w:ins>
          </w:p>
        </w:tc>
        <w:tc>
          <w:tcPr>
            <w:tcW w:w="950" w:type="dxa"/>
            <w:vAlign w:val="center"/>
          </w:tcPr>
          <w:p>
            <w:pPr>
              <w:spacing w:before="0" w:after="0"/>
              <w:jc w:val="right"/>
              <w:rPr>
                <w:ins w:id="6020" w:author="Claude" w:date="2026-10-14T09:00:00Z"/>
              </w:rPr>
            </w:pPr>
            <w:ins w:id="6021" w:author="Claude" w:date="2026-10-14T09:00:00Z">
              <w:r>
                <w:rPr>
                  <w:rFonts w:ascii="Times New Roman" w:hAnsi="Times New Roman" w:cs="Times New Roman"/>
                  <w:sz w:val="18"/>
                  <w:szCs w:val="18"/>
                </w:rPr>
                <w:t xml:space="preserve">2.382.057</w:t>
              </w:r>
            </w:ins>
          </w:p>
        </w:tc>
        <w:tc>
          <w:tcPr>
            <w:tcW w:w="1552" w:type="dxa"/>
            <w:vAlign w:val="center"/>
          </w:tcPr>
          <w:p>
            <w:pPr>
              <w:spacing w:before="0" w:after="0"/>
              <w:jc w:val="right"/>
              <w:rPr>
                <w:ins w:id="6022" w:author="Claude" w:date="2026-10-14T09:00:00Z"/>
              </w:rPr>
            </w:pPr>
            <w:ins w:id="6023" w:author="Claude" w:date="2026-10-14T09:00:00Z">
              <w:r>
                <w:rPr>
                  <w:rFonts w:ascii="Times New Roman" w:hAnsi="Times New Roman" w:cs="Times New Roman"/>
                  <w:b/>
                  <w:bCs/>
                  <w:sz w:val="18"/>
                  <w:szCs w:val="18"/>
                </w:rPr>
                <w:t xml:space="preserve">686.032.416</w:t>
              </w:r>
            </w:ins>
          </w:p>
        </w:tc>
      </w:tr>
      <w:tr>
        <w:trPr>
          <w:cantSplit/>
          <w:ins w:id="6042" w:author="Claude" w:date="2026-10-14T09:00:00Z"/>
        </w:trPr>
        <w:tc>
          <w:tcPr>
            <w:tcW w:w="450" w:type="dxa"/>
            <w:vAlign w:val="center"/>
          </w:tcPr>
          <w:p>
            <w:pPr>
              <w:spacing w:before="0" w:after="0"/>
              <w:jc w:val="center"/>
              <w:rPr>
                <w:ins w:id="6025" w:author="Claude" w:date="2026-10-14T09:00:00Z"/>
              </w:rPr>
            </w:pPr>
            <w:ins w:id="6026" w:author="Claude" w:date="2026-10-14T09:00:00Z">
              <w:r>
                <w:rPr>
                  <w:rFonts w:ascii="Times New Roman" w:hAnsi="Times New Roman" w:cs="Times New Roman"/>
                  <w:sz w:val="18"/>
                  <w:szCs w:val="18"/>
                </w:rPr>
                <w:t xml:space="preserve">32</w:t>
              </w:r>
            </w:ins>
          </w:p>
        </w:tc>
        <w:tc>
          <w:tcPr>
            <w:tcW w:w="2150" w:type="dxa"/>
            <w:vAlign w:val="center"/>
          </w:tcPr>
          <w:p>
            <w:pPr>
              <w:spacing w:before="0" w:after="0"/>
              <w:jc w:val="left"/>
              <w:rPr>
                <w:ins w:id="6027" w:author="Claude" w:date="2026-10-14T09:00:00Z"/>
              </w:rPr>
            </w:pPr>
            <w:ins w:id="6028" w:author="Claude" w:date="2026-10-14T09:00:00Z">
              <w:r>
                <w:rPr>
                  <w:rFonts w:ascii="Times New Roman" w:hAnsi="Times New Roman" w:cs="Times New Roman"/>
                  <w:sz w:val="18"/>
                  <w:szCs w:val="18"/>
                </w:rPr>
                <w:t xml:space="preserve">Ván khuôn vách bể nước XLNT</w:t>
              </w:r>
            </w:ins>
          </w:p>
        </w:tc>
        <w:tc>
          <w:tcPr>
            <w:tcW w:w="1150" w:type="dxa"/>
            <w:vAlign w:val="center"/>
          </w:tcPr>
          <w:p>
            <w:pPr>
              <w:spacing w:before="0" w:after="0"/>
              <w:jc w:val="left"/>
              <w:rPr>
                <w:ins w:id="6029" w:author="Claude" w:date="2026-10-14T09:00:00Z"/>
              </w:rPr>
            </w:pPr>
          </w:p>
        </w:tc>
        <w:tc>
          <w:tcPr>
            <w:tcW w:w="480" w:type="dxa"/>
            <w:vAlign w:val="center"/>
          </w:tcPr>
          <w:p>
            <w:pPr>
              <w:spacing w:before="0" w:after="0"/>
              <w:jc w:val="center"/>
              <w:rPr>
                <w:ins w:id="6030" w:author="Claude" w:date="2026-10-14T09:00:00Z"/>
              </w:rPr>
            </w:pPr>
            <w:ins w:id="6031"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6032" w:author="Claude" w:date="2026-10-14T09:00:00Z"/>
              </w:rPr>
            </w:pPr>
            <w:ins w:id="6033" w:author="Claude" w:date="2026-10-14T09:00:00Z">
              <w:r>
                <w:rPr>
                  <w:rFonts w:ascii="Times New Roman" w:hAnsi="Times New Roman" w:cs="Times New Roman"/>
                  <w:sz w:val="18"/>
                  <w:szCs w:val="18"/>
                </w:rPr>
                <w:t xml:space="preserve">480</w:t>
              </w:r>
            </w:ins>
          </w:p>
        </w:tc>
        <w:tc>
          <w:tcPr>
            <w:tcW w:w="780" w:type="dxa"/>
            <w:vAlign w:val="center"/>
          </w:tcPr>
          <w:p>
            <w:pPr>
              <w:spacing w:before="0" w:after="0"/>
              <w:jc w:val="right"/>
              <w:rPr>
                <w:ins w:id="6034" w:author="Claude" w:date="2026-10-14T09:00:00Z"/>
              </w:rPr>
            </w:pPr>
            <w:ins w:id="6035" w:author="Claude" w:date="2026-10-14T09:00:00Z">
              <w:r>
                <w:rPr>
                  <w:rFonts w:ascii="Times New Roman" w:hAnsi="Times New Roman" w:cs="Times New Roman"/>
                  <w:sz w:val="18"/>
                  <w:szCs w:val="18"/>
                </w:rPr>
                <w:t xml:space="preserve">216</w:t>
              </w:r>
            </w:ins>
          </w:p>
        </w:tc>
        <w:tc>
          <w:tcPr>
            <w:tcW w:w="780" w:type="dxa"/>
            <w:vAlign w:val="center"/>
          </w:tcPr>
          <w:p>
            <w:pPr>
              <w:spacing w:before="0" w:after="0"/>
              <w:jc w:val="right"/>
              <w:rPr>
                <w:ins w:id="6036" w:author="Claude" w:date="2026-10-14T09:00:00Z"/>
              </w:rPr>
            </w:pPr>
            <w:ins w:id="6037" w:author="Claude" w:date="2026-10-14T09:00:00Z">
              <w:r>
                <w:rPr>
                  <w:rFonts w:ascii="Times New Roman" w:hAnsi="Times New Roman" w:cs="Times New Roman"/>
                  <w:sz w:val="18"/>
                  <w:szCs w:val="18"/>
                </w:rPr>
                <w:t xml:space="preserve">696</w:t>
              </w:r>
            </w:ins>
          </w:p>
        </w:tc>
        <w:tc>
          <w:tcPr>
            <w:tcW w:w="950" w:type="dxa"/>
            <w:vAlign w:val="center"/>
          </w:tcPr>
          <w:p>
            <w:pPr>
              <w:spacing w:before="0" w:after="0"/>
              <w:jc w:val="right"/>
              <w:rPr>
                <w:ins w:id="6038" w:author="Claude" w:date="2026-10-14T09:00:00Z"/>
              </w:rPr>
            </w:pPr>
            <w:ins w:id="6039" w:author="Claude" w:date="2026-10-14T09:00:00Z">
              <w:r>
                <w:rPr>
                  <w:rFonts w:ascii="Times New Roman" w:hAnsi="Times New Roman" w:cs="Times New Roman"/>
                  <w:sz w:val="18"/>
                  <w:szCs w:val="18"/>
                </w:rPr>
                <w:t xml:space="preserve">407.100</w:t>
              </w:r>
            </w:ins>
          </w:p>
        </w:tc>
        <w:tc>
          <w:tcPr>
            <w:tcW w:w="1552" w:type="dxa"/>
            <w:vAlign w:val="center"/>
          </w:tcPr>
          <w:p>
            <w:pPr>
              <w:spacing w:before="0" w:after="0"/>
              <w:jc w:val="right"/>
              <w:rPr>
                <w:ins w:id="6040" w:author="Claude" w:date="2026-10-14T09:00:00Z"/>
              </w:rPr>
            </w:pPr>
            <w:ins w:id="6041" w:author="Claude" w:date="2026-10-14T09:00:00Z">
              <w:r>
                <w:rPr>
                  <w:rFonts w:ascii="Times New Roman" w:hAnsi="Times New Roman" w:cs="Times New Roman"/>
                  <w:b/>
                  <w:bCs/>
                  <w:sz w:val="18"/>
                  <w:szCs w:val="18"/>
                </w:rPr>
                <w:t xml:space="preserve">283.341.600</w:t>
              </w:r>
            </w:ins>
          </w:p>
        </w:tc>
      </w:tr>
      <w:tr>
        <w:trPr>
          <w:cantSplit/>
          <w:ins w:id="6060" w:author="Claude" w:date="2026-10-14T09:00:00Z"/>
        </w:trPr>
        <w:tc>
          <w:tcPr>
            <w:tcW w:w="450" w:type="dxa"/>
            <w:vAlign w:val="center"/>
          </w:tcPr>
          <w:p>
            <w:pPr>
              <w:spacing w:before="0" w:after="0"/>
              <w:jc w:val="center"/>
              <w:rPr>
                <w:ins w:id="6043" w:author="Claude" w:date="2026-10-14T09:00:00Z"/>
              </w:rPr>
            </w:pPr>
            <w:ins w:id="6044" w:author="Claude" w:date="2026-10-14T09:00:00Z">
              <w:r>
                <w:rPr>
                  <w:rFonts w:ascii="Times New Roman" w:hAnsi="Times New Roman" w:cs="Times New Roman"/>
                  <w:sz w:val="18"/>
                  <w:szCs w:val="18"/>
                </w:rPr>
                <w:t xml:space="preserve">33</w:t>
              </w:r>
            </w:ins>
          </w:p>
        </w:tc>
        <w:tc>
          <w:tcPr>
            <w:tcW w:w="2150" w:type="dxa"/>
            <w:vAlign w:val="center"/>
          </w:tcPr>
          <w:p>
            <w:pPr>
              <w:spacing w:before="0" w:after="0"/>
              <w:jc w:val="left"/>
              <w:rPr>
                <w:ins w:id="6045" w:author="Claude" w:date="2026-10-14T09:00:00Z"/>
              </w:rPr>
            </w:pPr>
            <w:ins w:id="6046" w:author="Claude" w:date="2026-10-14T09:00:00Z">
              <w:r>
                <w:rPr>
                  <w:rFonts w:ascii="Times New Roman" w:hAnsi="Times New Roman" w:cs="Times New Roman"/>
                  <w:sz w:val="18"/>
                  <w:szCs w:val="18"/>
                </w:rPr>
                <w:t xml:space="preserve">Cốt thép vách bể nước XLNT</w:t>
              </w:r>
            </w:ins>
          </w:p>
        </w:tc>
        <w:tc>
          <w:tcPr>
            <w:tcW w:w="1150" w:type="dxa"/>
            <w:vAlign w:val="center"/>
          </w:tcPr>
          <w:p>
            <w:pPr>
              <w:spacing w:before="0" w:after="0"/>
              <w:jc w:val="left"/>
              <w:rPr>
                <w:ins w:id="6047" w:author="Claude" w:date="2026-10-14T09:00:00Z"/>
              </w:rPr>
            </w:pPr>
          </w:p>
        </w:tc>
        <w:tc>
          <w:tcPr>
            <w:tcW w:w="480" w:type="dxa"/>
            <w:vAlign w:val="center"/>
          </w:tcPr>
          <w:p>
            <w:pPr>
              <w:spacing w:before="0" w:after="0"/>
              <w:jc w:val="center"/>
              <w:rPr>
                <w:ins w:id="6048" w:author="Claude" w:date="2026-10-14T09:00:00Z"/>
              </w:rPr>
            </w:pPr>
            <w:ins w:id="6049" w:author="Claude" w:date="2026-10-14T09:00:00Z">
              <w:r>
                <w:rPr>
                  <w:rFonts w:ascii="Times New Roman" w:hAnsi="Times New Roman" w:cs="Times New Roman"/>
                  <w:sz w:val="18"/>
                  <w:szCs w:val="18"/>
                </w:rPr>
                <w:t xml:space="preserve">tấn</w:t>
              </w:r>
            </w:ins>
          </w:p>
        </w:tc>
        <w:tc>
          <w:tcPr>
            <w:tcW w:w="780" w:type="dxa"/>
            <w:vAlign w:val="center"/>
          </w:tcPr>
          <w:p>
            <w:pPr>
              <w:spacing w:before="0" w:after="0"/>
              <w:jc w:val="right"/>
              <w:rPr>
                <w:ins w:id="6050" w:author="Claude" w:date="2026-10-14T09:00:00Z"/>
              </w:rPr>
            </w:pPr>
            <w:ins w:id="6051" w:author="Claude" w:date="2026-10-14T09:00:00Z">
              <w:r>
                <w:rPr>
                  <w:rFonts w:ascii="Times New Roman" w:hAnsi="Times New Roman" w:cs="Times New Roman"/>
                  <w:sz w:val="18"/>
                  <w:szCs w:val="18"/>
                </w:rPr>
                <w:t xml:space="preserve">14,4</w:t>
              </w:r>
            </w:ins>
          </w:p>
        </w:tc>
        <w:tc>
          <w:tcPr>
            <w:tcW w:w="780" w:type="dxa"/>
            <w:vAlign w:val="center"/>
          </w:tcPr>
          <w:p>
            <w:pPr>
              <w:spacing w:before="0" w:after="0"/>
              <w:jc w:val="right"/>
              <w:rPr>
                <w:ins w:id="6052" w:author="Claude" w:date="2026-10-14T09:00:00Z"/>
              </w:rPr>
            </w:pPr>
            <w:ins w:id="6053" w:author="Claude" w:date="2026-10-14T09:00:00Z">
              <w:r>
                <w:rPr>
                  <w:rFonts w:ascii="Times New Roman" w:hAnsi="Times New Roman" w:cs="Times New Roman"/>
                  <w:sz w:val="18"/>
                  <w:szCs w:val="18"/>
                </w:rPr>
                <w:t xml:space="preserve">43,2</w:t>
              </w:r>
            </w:ins>
          </w:p>
        </w:tc>
        <w:tc>
          <w:tcPr>
            <w:tcW w:w="780" w:type="dxa"/>
            <w:vAlign w:val="center"/>
          </w:tcPr>
          <w:p>
            <w:pPr>
              <w:spacing w:before="0" w:after="0"/>
              <w:jc w:val="right"/>
              <w:rPr>
                <w:ins w:id="6054" w:author="Claude" w:date="2026-10-14T09:00:00Z"/>
              </w:rPr>
            </w:pPr>
            <w:ins w:id="6055" w:author="Claude" w:date="2026-10-14T09:00:00Z">
              <w:r>
                <w:rPr>
                  <w:rFonts w:ascii="Times New Roman" w:hAnsi="Times New Roman" w:cs="Times New Roman"/>
                  <w:sz w:val="18"/>
                  <w:szCs w:val="18"/>
                </w:rPr>
                <w:t xml:space="preserve">57,6</w:t>
              </w:r>
            </w:ins>
          </w:p>
        </w:tc>
        <w:tc>
          <w:tcPr>
            <w:tcW w:w="950" w:type="dxa"/>
            <w:vAlign w:val="center"/>
          </w:tcPr>
          <w:p>
            <w:pPr>
              <w:spacing w:before="0" w:after="0"/>
              <w:jc w:val="right"/>
              <w:rPr>
                <w:ins w:id="6056" w:author="Claude" w:date="2026-10-14T09:00:00Z"/>
              </w:rPr>
            </w:pPr>
            <w:ins w:id="6057" w:author="Claude" w:date="2026-10-14T09:00:00Z">
              <w:r>
                <w:rPr>
                  <w:rFonts w:ascii="Times New Roman" w:hAnsi="Times New Roman" w:cs="Times New Roman"/>
                  <w:sz w:val="18"/>
                  <w:szCs w:val="18"/>
                </w:rPr>
                <w:t xml:space="preserve">24.515.176</w:t>
              </w:r>
            </w:ins>
          </w:p>
        </w:tc>
        <w:tc>
          <w:tcPr>
            <w:tcW w:w="1552" w:type="dxa"/>
            <w:vAlign w:val="center"/>
          </w:tcPr>
          <w:p>
            <w:pPr>
              <w:spacing w:before="0" w:after="0"/>
              <w:jc w:val="right"/>
              <w:rPr>
                <w:ins w:id="6058" w:author="Claude" w:date="2026-10-14T09:00:00Z"/>
              </w:rPr>
            </w:pPr>
            <w:ins w:id="6059" w:author="Claude" w:date="2026-10-14T09:00:00Z">
              <w:r>
                <w:rPr>
                  <w:rFonts w:ascii="Times New Roman" w:hAnsi="Times New Roman" w:cs="Times New Roman"/>
                  <w:b/>
                  <w:bCs/>
                  <w:sz w:val="18"/>
                  <w:szCs w:val="18"/>
                </w:rPr>
                <w:t xml:space="preserve">1.412.074.138</w:t>
              </w:r>
            </w:ins>
          </w:p>
        </w:tc>
      </w:tr>
      <w:tr>
        <w:trPr>
          <w:cantSplit/>
          <w:ins w:id="6073" w:author="Claude" w:date="2026-10-14T09:00:00Z"/>
        </w:trPr>
        <w:tc>
          <w:tcPr>
            <w:tcW w:w="450" w:type="dxa"/>
            <w:shd w:val="clear" w:color="auto" w:fill="F2F2F2"/>
            <w:vAlign w:val="center"/>
          </w:tcPr>
          <w:p>
            <w:pPr>
              <w:spacing w:before="0" w:after="0"/>
              <w:jc w:val="center"/>
              <w:rPr>
                <w:ins w:id="6061" w:author="Claude" w:date="2026-10-14T09:00:00Z"/>
              </w:rPr>
            </w:pPr>
            <w:ins w:id="6062" w:author="Claude" w:date="2026-10-14T09:00:00Z">
              <w:r>
                <w:rPr>
                  <w:rFonts w:ascii="Times New Roman" w:hAnsi="Times New Roman" w:cs="Times New Roman"/>
                  <w:b/>
                  <w:bCs/>
                  <w:sz w:val="18"/>
                  <w:szCs w:val="18"/>
                </w:rPr>
                <w:t xml:space="preserve">V</w:t>
              </w:r>
            </w:ins>
          </w:p>
        </w:tc>
        <w:tc>
          <w:tcPr>
            <w:tcW w:w="2150" w:type="dxa"/>
            <w:shd w:val="clear" w:color="auto" w:fill="F2F2F2"/>
            <w:vAlign w:val="center"/>
          </w:tcPr>
          <w:p>
            <w:pPr>
              <w:spacing w:before="0" w:after="0"/>
              <w:jc w:val="left"/>
              <w:rPr>
                <w:ins w:id="6063" w:author="Claude" w:date="2026-10-14T09:00:00Z"/>
              </w:rPr>
            </w:pPr>
            <w:ins w:id="6064" w:author="Claude" w:date="2026-10-14T09:00:00Z">
              <w:r>
                <w:rPr>
                  <w:rFonts w:ascii="Times New Roman" w:hAnsi="Times New Roman" w:cs="Times New Roman"/>
                  <w:b/>
                  <w:bCs/>
                  <w:sz w:val="18"/>
                  <w:szCs w:val="18"/>
                </w:rPr>
                <w:t xml:space="preserve">CÁC HẠNG MỤC KHÁC</w:t>
              </w:r>
            </w:ins>
          </w:p>
        </w:tc>
        <w:tc>
          <w:tcPr>
            <w:tcW w:w="1150" w:type="dxa"/>
            <w:shd w:val="clear" w:color="auto" w:fill="F2F2F2"/>
            <w:vAlign w:val="center"/>
          </w:tcPr>
          <w:p>
            <w:pPr>
              <w:spacing w:before="0" w:after="0"/>
              <w:jc w:val="left"/>
              <w:rPr>
                <w:ins w:id="6065" w:author="Claude" w:date="2026-10-14T09:00:00Z"/>
              </w:rPr>
            </w:pPr>
          </w:p>
        </w:tc>
        <w:tc>
          <w:tcPr>
            <w:tcW w:w="480" w:type="dxa"/>
            <w:shd w:val="clear" w:color="auto" w:fill="F2F2F2"/>
            <w:vAlign w:val="center"/>
          </w:tcPr>
          <w:p>
            <w:pPr>
              <w:spacing w:before="0" w:after="0"/>
              <w:jc w:val="center"/>
              <w:rPr>
                <w:ins w:id="6066" w:author="Claude" w:date="2026-10-14T09:00:00Z"/>
              </w:rPr>
            </w:pPr>
          </w:p>
        </w:tc>
        <w:tc>
          <w:tcPr>
            <w:tcW w:w="780" w:type="dxa"/>
            <w:shd w:val="clear" w:color="auto" w:fill="F2F2F2"/>
            <w:vAlign w:val="center"/>
          </w:tcPr>
          <w:p>
            <w:pPr>
              <w:spacing w:before="0" w:after="0"/>
              <w:jc w:val="right"/>
              <w:rPr>
                <w:ins w:id="6067" w:author="Claude" w:date="2026-10-14T09:00:00Z"/>
              </w:rPr>
            </w:pPr>
          </w:p>
        </w:tc>
        <w:tc>
          <w:tcPr>
            <w:tcW w:w="780" w:type="dxa"/>
            <w:shd w:val="clear" w:color="auto" w:fill="F2F2F2"/>
            <w:vAlign w:val="center"/>
          </w:tcPr>
          <w:p>
            <w:pPr>
              <w:spacing w:before="0" w:after="0"/>
              <w:jc w:val="right"/>
              <w:rPr>
                <w:ins w:id="6068" w:author="Claude" w:date="2026-10-14T09:00:00Z"/>
              </w:rPr>
            </w:pPr>
          </w:p>
        </w:tc>
        <w:tc>
          <w:tcPr>
            <w:tcW w:w="780" w:type="dxa"/>
            <w:shd w:val="clear" w:color="auto" w:fill="F2F2F2"/>
            <w:vAlign w:val="center"/>
          </w:tcPr>
          <w:p>
            <w:pPr>
              <w:spacing w:before="0" w:after="0"/>
              <w:jc w:val="right"/>
              <w:rPr>
                <w:ins w:id="6069" w:author="Claude" w:date="2026-10-14T09:00:00Z"/>
              </w:rPr>
            </w:pPr>
          </w:p>
        </w:tc>
        <w:tc>
          <w:tcPr>
            <w:tcW w:w="950" w:type="dxa"/>
            <w:shd w:val="clear" w:color="auto" w:fill="F2F2F2"/>
            <w:vAlign w:val="center"/>
          </w:tcPr>
          <w:p>
            <w:pPr>
              <w:spacing w:before="0" w:after="0"/>
              <w:jc w:val="right"/>
              <w:rPr>
                <w:ins w:id="6070" w:author="Claude" w:date="2026-10-14T09:00:00Z"/>
              </w:rPr>
            </w:pPr>
          </w:p>
        </w:tc>
        <w:tc>
          <w:tcPr>
            <w:tcW w:w="1552" w:type="dxa"/>
            <w:shd w:val="clear" w:color="auto" w:fill="F2F2F2"/>
            <w:vAlign w:val="center"/>
          </w:tcPr>
          <w:p>
            <w:pPr>
              <w:spacing w:before="0" w:after="0"/>
              <w:jc w:val="right"/>
              <w:rPr>
                <w:ins w:id="6071" w:author="Claude" w:date="2026-10-14T09:00:00Z"/>
              </w:rPr>
            </w:pPr>
            <w:ins w:id="6072" w:author="Claude" w:date="2026-10-14T09:00:00Z">
              <w:r>
                <w:rPr>
                  <w:rFonts w:ascii="Times New Roman" w:hAnsi="Times New Roman" w:cs="Times New Roman"/>
                  <w:b/>
                  <w:bCs/>
                  <w:sz w:val="18"/>
                  <w:szCs w:val="18"/>
                </w:rPr>
                <w:t xml:space="preserve">5.713.276.503</w:t>
              </w:r>
            </w:ins>
          </w:p>
        </w:tc>
      </w:tr>
      <w:tr>
        <w:trPr>
          <w:cantSplit/>
          <w:ins w:id="6091" w:author="Claude" w:date="2026-10-14T09:00:00Z"/>
        </w:trPr>
        <w:tc>
          <w:tcPr>
            <w:tcW w:w="450" w:type="dxa"/>
            <w:vAlign w:val="center"/>
          </w:tcPr>
          <w:p>
            <w:pPr>
              <w:spacing w:before="0" w:after="0"/>
              <w:jc w:val="center"/>
              <w:rPr>
                <w:ins w:id="6074" w:author="Claude" w:date="2026-10-14T09:00:00Z"/>
              </w:rPr>
            </w:pPr>
            <w:ins w:id="6075" w:author="Claude" w:date="2026-10-14T09:00:00Z">
              <w:r>
                <w:rPr>
                  <w:rFonts w:ascii="Times New Roman" w:hAnsi="Times New Roman" w:cs="Times New Roman"/>
                  <w:sz w:val="18"/>
                  <w:szCs w:val="18"/>
                </w:rPr>
                <w:t xml:space="preserve">34</w:t>
              </w:r>
            </w:ins>
          </w:p>
        </w:tc>
        <w:tc>
          <w:tcPr>
            <w:tcW w:w="2150" w:type="dxa"/>
            <w:vAlign w:val="center"/>
          </w:tcPr>
          <w:p>
            <w:pPr>
              <w:spacing w:before="0" w:after="0"/>
              <w:jc w:val="left"/>
              <w:rPr>
                <w:ins w:id="6076" w:author="Claude" w:date="2026-10-14T09:00:00Z"/>
              </w:rPr>
            </w:pPr>
            <w:ins w:id="6077" w:author="Claude" w:date="2026-10-14T09:00:00Z">
              <w:r>
                <w:rPr>
                  <w:rFonts w:ascii="Times New Roman" w:hAnsi="Times New Roman" w:cs="Times New Roman"/>
                  <w:sz w:val="18"/>
                  <w:szCs w:val="18"/>
                </w:rPr>
                <w:t xml:space="preserve">Chống thấm nền</w:t>
              </w:r>
            </w:ins>
          </w:p>
        </w:tc>
        <w:tc>
          <w:tcPr>
            <w:tcW w:w="1150" w:type="dxa"/>
            <w:vAlign w:val="center"/>
          </w:tcPr>
          <w:p>
            <w:pPr>
              <w:spacing w:before="0" w:after="0"/>
              <w:jc w:val="left"/>
              <w:rPr>
                <w:ins w:id="6078" w:author="Claude" w:date="2026-10-14T09:00:00Z"/>
              </w:rPr>
            </w:pPr>
          </w:p>
        </w:tc>
        <w:tc>
          <w:tcPr>
            <w:tcW w:w="480" w:type="dxa"/>
            <w:vAlign w:val="center"/>
          </w:tcPr>
          <w:p>
            <w:pPr>
              <w:spacing w:before="0" w:after="0"/>
              <w:jc w:val="center"/>
              <w:rPr>
                <w:ins w:id="6079" w:author="Claude" w:date="2026-10-14T09:00:00Z"/>
              </w:rPr>
            </w:pPr>
            <w:ins w:id="6080"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6081" w:author="Claude" w:date="2026-10-14T09:00:00Z"/>
              </w:rPr>
            </w:pPr>
            <w:ins w:id="6082" w:author="Claude" w:date="2026-10-14T09:00:00Z">
              <w:r>
                <w:rPr>
                  <w:rFonts w:ascii="Times New Roman" w:hAnsi="Times New Roman" w:cs="Times New Roman"/>
                  <w:sz w:val="18"/>
                  <w:szCs w:val="18"/>
                </w:rPr>
                <w:t xml:space="preserve">2.182</w:t>
              </w:r>
            </w:ins>
          </w:p>
        </w:tc>
        <w:tc>
          <w:tcPr>
            <w:tcW w:w="780" w:type="dxa"/>
            <w:vAlign w:val="center"/>
          </w:tcPr>
          <w:p>
            <w:pPr>
              <w:spacing w:before="0" w:after="0"/>
              <w:jc w:val="right"/>
              <w:rPr>
                <w:ins w:id="6083" w:author="Claude" w:date="2026-10-14T09:00:00Z"/>
              </w:rPr>
            </w:pPr>
            <w:ins w:id="6084" w:author="Claude" w:date="2026-10-14T09:00:00Z">
              <w:r>
                <w:rPr>
                  <w:rFonts w:ascii="Times New Roman" w:hAnsi="Times New Roman" w:cs="Times New Roman"/>
                  <w:sz w:val="18"/>
                  <w:szCs w:val="18"/>
                </w:rPr>
                <w:t xml:space="preserve">8.163</w:t>
              </w:r>
            </w:ins>
          </w:p>
        </w:tc>
        <w:tc>
          <w:tcPr>
            <w:tcW w:w="780" w:type="dxa"/>
            <w:vAlign w:val="center"/>
          </w:tcPr>
          <w:p>
            <w:pPr>
              <w:spacing w:before="0" w:after="0"/>
              <w:jc w:val="right"/>
              <w:rPr>
                <w:ins w:id="6085" w:author="Claude" w:date="2026-10-14T09:00:00Z"/>
              </w:rPr>
            </w:pPr>
            <w:ins w:id="6086" w:author="Claude" w:date="2026-10-14T09:00:00Z">
              <w:r>
                <w:rPr>
                  <w:rFonts w:ascii="Times New Roman" w:hAnsi="Times New Roman" w:cs="Times New Roman"/>
                  <w:sz w:val="18"/>
                  <w:szCs w:val="18"/>
                </w:rPr>
                <w:t xml:space="preserve">10.345</w:t>
              </w:r>
            </w:ins>
          </w:p>
        </w:tc>
        <w:tc>
          <w:tcPr>
            <w:tcW w:w="950" w:type="dxa"/>
            <w:vAlign w:val="center"/>
          </w:tcPr>
          <w:p>
            <w:pPr>
              <w:spacing w:before="0" w:after="0"/>
              <w:jc w:val="right"/>
              <w:rPr>
                <w:ins w:id="6087" w:author="Claude" w:date="2026-10-14T09:00:00Z"/>
              </w:rPr>
            </w:pPr>
            <w:ins w:id="6088" w:author="Claude" w:date="2026-10-14T09:00:00Z">
              <w:r>
                <w:rPr>
                  <w:rFonts w:ascii="Times New Roman" w:hAnsi="Times New Roman" w:cs="Times New Roman"/>
                  <w:sz w:val="18"/>
                  <w:szCs w:val="18"/>
                </w:rPr>
                <w:t xml:space="preserve">413.398</w:t>
              </w:r>
            </w:ins>
          </w:p>
        </w:tc>
        <w:tc>
          <w:tcPr>
            <w:tcW w:w="1552" w:type="dxa"/>
            <w:vAlign w:val="center"/>
          </w:tcPr>
          <w:p>
            <w:pPr>
              <w:spacing w:before="0" w:after="0"/>
              <w:jc w:val="right"/>
              <w:rPr>
                <w:ins w:id="6089" w:author="Claude" w:date="2026-10-14T09:00:00Z"/>
              </w:rPr>
            </w:pPr>
            <w:ins w:id="6090" w:author="Claude" w:date="2026-10-14T09:00:00Z">
              <w:r>
                <w:rPr>
                  <w:rFonts w:ascii="Times New Roman" w:hAnsi="Times New Roman" w:cs="Times New Roman"/>
                  <w:b/>
                  <w:bCs/>
                  <w:sz w:val="18"/>
                  <w:szCs w:val="18"/>
                </w:rPr>
                <w:t xml:space="preserve">4.276.602.310</w:t>
              </w:r>
            </w:ins>
          </w:p>
        </w:tc>
      </w:tr>
      <w:tr>
        <w:trPr>
          <w:cantSplit/>
          <w:ins w:id="6109" w:author="Claude" w:date="2026-10-14T09:00:00Z"/>
        </w:trPr>
        <w:tc>
          <w:tcPr>
            <w:tcW w:w="450" w:type="dxa"/>
            <w:vAlign w:val="center"/>
          </w:tcPr>
          <w:p>
            <w:pPr>
              <w:spacing w:before="0" w:after="0"/>
              <w:jc w:val="center"/>
              <w:rPr>
                <w:ins w:id="6092" w:author="Claude" w:date="2026-10-14T09:00:00Z"/>
              </w:rPr>
            </w:pPr>
            <w:ins w:id="6093" w:author="Claude" w:date="2026-10-14T09:00:00Z">
              <w:r>
                <w:rPr>
                  <w:rFonts w:ascii="Times New Roman" w:hAnsi="Times New Roman" w:cs="Times New Roman"/>
                  <w:sz w:val="18"/>
                  <w:szCs w:val="18"/>
                </w:rPr>
                <w:t xml:space="preserve">35</w:t>
              </w:r>
            </w:ins>
          </w:p>
        </w:tc>
        <w:tc>
          <w:tcPr>
            <w:tcW w:w="2150" w:type="dxa"/>
            <w:vAlign w:val="center"/>
          </w:tcPr>
          <w:p>
            <w:pPr>
              <w:spacing w:before="0" w:after="0"/>
              <w:jc w:val="left"/>
              <w:rPr>
                <w:ins w:id="6094" w:author="Claude" w:date="2026-10-14T09:00:00Z"/>
              </w:rPr>
            </w:pPr>
            <w:ins w:id="6095" w:author="Claude" w:date="2026-10-14T09:00:00Z">
              <w:r>
                <w:rPr>
                  <w:rFonts w:ascii="Times New Roman" w:hAnsi="Times New Roman" w:cs="Times New Roman"/>
                  <w:sz w:val="18"/>
                  <w:szCs w:val="18"/>
                </w:rPr>
                <w:t xml:space="preserve">Chống thấm tường tầng hầm</w:t>
              </w:r>
            </w:ins>
          </w:p>
        </w:tc>
        <w:tc>
          <w:tcPr>
            <w:tcW w:w="1150" w:type="dxa"/>
            <w:vAlign w:val="center"/>
          </w:tcPr>
          <w:p>
            <w:pPr>
              <w:spacing w:before="0" w:after="0"/>
              <w:jc w:val="left"/>
              <w:rPr>
                <w:ins w:id="6096" w:author="Claude" w:date="2026-10-14T09:00:00Z"/>
              </w:rPr>
            </w:pPr>
          </w:p>
        </w:tc>
        <w:tc>
          <w:tcPr>
            <w:tcW w:w="480" w:type="dxa"/>
            <w:vAlign w:val="center"/>
          </w:tcPr>
          <w:p>
            <w:pPr>
              <w:spacing w:before="0" w:after="0"/>
              <w:jc w:val="center"/>
              <w:rPr>
                <w:ins w:id="6097" w:author="Claude" w:date="2026-10-14T09:00:00Z"/>
              </w:rPr>
            </w:pPr>
            <w:ins w:id="6098"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6099" w:author="Claude" w:date="2026-10-14T09:00:00Z"/>
              </w:rPr>
            </w:pPr>
            <w:ins w:id="6100" w:author="Claude" w:date="2026-10-14T09:00:00Z">
              <w:r>
                <w:rPr>
                  <w:rFonts w:ascii="Times New Roman" w:hAnsi="Times New Roman" w:cs="Times New Roman"/>
                  <w:sz w:val="18"/>
                  <w:szCs w:val="18"/>
                </w:rPr>
                <w:t xml:space="preserve">1.281,04</w:t>
              </w:r>
            </w:ins>
          </w:p>
        </w:tc>
        <w:tc>
          <w:tcPr>
            <w:tcW w:w="780" w:type="dxa"/>
            <w:vAlign w:val="center"/>
          </w:tcPr>
          <w:p>
            <w:pPr>
              <w:spacing w:before="0" w:after="0"/>
              <w:jc w:val="right"/>
              <w:rPr>
                <w:ins w:id="6101" w:author="Claude" w:date="2026-10-14T09:00:00Z"/>
              </w:rPr>
            </w:pPr>
            <w:ins w:id="6102" w:author="Claude" w:date="2026-10-14T09:00:00Z">
              <w:r>
                <w:rPr>
                  <w:rFonts w:ascii="Times New Roman" w:hAnsi="Times New Roman" w:cs="Times New Roman"/>
                  <w:sz w:val="18"/>
                  <w:szCs w:val="18"/>
                </w:rPr>
                <w:t xml:space="preserve">2.665,26</w:t>
              </w:r>
            </w:ins>
          </w:p>
        </w:tc>
        <w:tc>
          <w:tcPr>
            <w:tcW w:w="780" w:type="dxa"/>
            <w:vAlign w:val="center"/>
          </w:tcPr>
          <w:p>
            <w:pPr>
              <w:spacing w:before="0" w:after="0"/>
              <w:jc w:val="right"/>
              <w:rPr>
                <w:ins w:id="6103" w:author="Claude" w:date="2026-10-14T09:00:00Z"/>
              </w:rPr>
            </w:pPr>
            <w:ins w:id="6104" w:author="Claude" w:date="2026-10-14T09:00:00Z">
              <w:r>
                <w:rPr>
                  <w:rFonts w:ascii="Times New Roman" w:hAnsi="Times New Roman" w:cs="Times New Roman"/>
                  <w:sz w:val="18"/>
                  <w:szCs w:val="18"/>
                </w:rPr>
                <w:t xml:space="preserve">3.946,3</w:t>
              </w:r>
            </w:ins>
          </w:p>
        </w:tc>
        <w:tc>
          <w:tcPr>
            <w:tcW w:w="950" w:type="dxa"/>
            <w:vAlign w:val="center"/>
          </w:tcPr>
          <w:p>
            <w:pPr>
              <w:spacing w:before="0" w:after="0"/>
              <w:jc w:val="right"/>
              <w:rPr>
                <w:ins w:id="6105" w:author="Claude" w:date="2026-10-14T09:00:00Z"/>
              </w:rPr>
            </w:pPr>
            <w:ins w:id="6106" w:author="Claude" w:date="2026-10-14T09:00:00Z">
              <w:r>
                <w:rPr>
                  <w:rFonts w:ascii="Times New Roman" w:hAnsi="Times New Roman" w:cs="Times New Roman"/>
                  <w:sz w:val="18"/>
                  <w:szCs w:val="18"/>
                </w:rPr>
                <w:t xml:space="preserve">364.056</w:t>
              </w:r>
            </w:ins>
          </w:p>
        </w:tc>
        <w:tc>
          <w:tcPr>
            <w:tcW w:w="1552" w:type="dxa"/>
            <w:vAlign w:val="center"/>
          </w:tcPr>
          <w:p>
            <w:pPr>
              <w:spacing w:before="0" w:after="0"/>
              <w:jc w:val="right"/>
              <w:rPr>
                <w:ins w:id="6107" w:author="Claude" w:date="2026-10-14T09:00:00Z"/>
              </w:rPr>
            </w:pPr>
            <w:ins w:id="6108" w:author="Claude" w:date="2026-10-14T09:00:00Z">
              <w:r>
                <w:rPr>
                  <w:rFonts w:ascii="Times New Roman" w:hAnsi="Times New Roman" w:cs="Times New Roman"/>
                  <w:b/>
                  <w:bCs/>
                  <w:sz w:val="18"/>
                  <w:szCs w:val="18"/>
                </w:rPr>
                <w:t xml:space="preserve">1.436.674.193</w:t>
              </w:r>
            </w:ins>
          </w:p>
        </w:tc>
      </w:tr>
      <w:tr>
        <w:trPr>
          <w:cantSplit/>
          <w:ins w:id="6122" w:author="Claude" w:date="2026-10-14T09:00:00Z"/>
        </w:trPr>
        <w:tc>
          <w:tcPr>
            <w:tcW w:w="450" w:type="dxa"/>
            <w:shd w:val="clear" w:color="auto" w:fill="F2F2F2"/>
            <w:vAlign w:val="center"/>
          </w:tcPr>
          <w:p>
            <w:pPr>
              <w:spacing w:before="0" w:after="0"/>
              <w:jc w:val="center"/>
              <w:rPr>
                <w:ins w:id="6110" w:author="Claude" w:date="2026-10-14T09:00:00Z"/>
              </w:rPr>
            </w:pPr>
            <w:ins w:id="6111" w:author="Claude" w:date="2026-10-14T09:00:00Z">
              <w:r>
                <w:rPr>
                  <w:rFonts w:ascii="Times New Roman" w:hAnsi="Times New Roman" w:cs="Times New Roman"/>
                  <w:b/>
                  <w:bCs/>
                  <w:sz w:val="18"/>
                  <w:szCs w:val="18"/>
                </w:rPr>
                <w:t xml:space="preserve">VI</w:t>
              </w:r>
            </w:ins>
          </w:p>
        </w:tc>
        <w:tc>
          <w:tcPr>
            <w:tcW w:w="2150" w:type="dxa"/>
            <w:shd w:val="clear" w:color="auto" w:fill="F2F2F2"/>
            <w:vAlign w:val="center"/>
          </w:tcPr>
          <w:p>
            <w:pPr>
              <w:spacing w:before="0" w:after="0"/>
              <w:jc w:val="left"/>
              <w:rPr>
                <w:ins w:id="6112" w:author="Claude" w:date="2026-10-14T09:00:00Z"/>
              </w:rPr>
            </w:pPr>
            <w:ins w:id="6113" w:author="Claude" w:date="2026-10-14T09:00:00Z">
              <w:r>
                <w:rPr>
                  <w:rFonts w:ascii="Times New Roman" w:hAnsi="Times New Roman" w:cs="Times New Roman"/>
                  <w:b/>
                  <w:bCs/>
                  <w:sz w:val="18"/>
                  <w:szCs w:val="18"/>
                </w:rPr>
                <w:t xml:space="preserve">PHẦN BIỆN PHÁP THI CÔNG</w:t>
              </w:r>
            </w:ins>
          </w:p>
        </w:tc>
        <w:tc>
          <w:tcPr>
            <w:tcW w:w="1150" w:type="dxa"/>
            <w:shd w:val="clear" w:color="auto" w:fill="F2F2F2"/>
            <w:vAlign w:val="center"/>
          </w:tcPr>
          <w:p>
            <w:pPr>
              <w:spacing w:before="0" w:after="0"/>
              <w:jc w:val="left"/>
              <w:rPr>
                <w:ins w:id="6114" w:author="Claude" w:date="2026-10-14T09:00:00Z"/>
              </w:rPr>
            </w:pPr>
          </w:p>
        </w:tc>
        <w:tc>
          <w:tcPr>
            <w:tcW w:w="480" w:type="dxa"/>
            <w:shd w:val="clear" w:color="auto" w:fill="F2F2F2"/>
            <w:vAlign w:val="center"/>
          </w:tcPr>
          <w:p>
            <w:pPr>
              <w:spacing w:before="0" w:after="0"/>
              <w:jc w:val="center"/>
              <w:rPr>
                <w:ins w:id="6115" w:author="Claude" w:date="2026-10-14T09:00:00Z"/>
              </w:rPr>
            </w:pPr>
          </w:p>
        </w:tc>
        <w:tc>
          <w:tcPr>
            <w:tcW w:w="780" w:type="dxa"/>
            <w:shd w:val="clear" w:color="auto" w:fill="F2F2F2"/>
            <w:vAlign w:val="center"/>
          </w:tcPr>
          <w:p>
            <w:pPr>
              <w:spacing w:before="0" w:after="0"/>
              <w:jc w:val="right"/>
              <w:rPr>
                <w:ins w:id="6116" w:author="Claude" w:date="2026-10-14T09:00:00Z"/>
              </w:rPr>
            </w:pPr>
          </w:p>
        </w:tc>
        <w:tc>
          <w:tcPr>
            <w:tcW w:w="780" w:type="dxa"/>
            <w:shd w:val="clear" w:color="auto" w:fill="F2F2F2"/>
            <w:vAlign w:val="center"/>
          </w:tcPr>
          <w:p>
            <w:pPr>
              <w:spacing w:before="0" w:after="0"/>
              <w:jc w:val="right"/>
              <w:rPr>
                <w:ins w:id="6117" w:author="Claude" w:date="2026-10-14T09:00:00Z"/>
              </w:rPr>
            </w:pPr>
          </w:p>
        </w:tc>
        <w:tc>
          <w:tcPr>
            <w:tcW w:w="780" w:type="dxa"/>
            <w:shd w:val="clear" w:color="auto" w:fill="F2F2F2"/>
            <w:vAlign w:val="center"/>
          </w:tcPr>
          <w:p>
            <w:pPr>
              <w:spacing w:before="0" w:after="0"/>
              <w:jc w:val="right"/>
              <w:rPr>
                <w:ins w:id="6118" w:author="Claude" w:date="2026-10-14T09:00:00Z"/>
              </w:rPr>
            </w:pPr>
          </w:p>
        </w:tc>
        <w:tc>
          <w:tcPr>
            <w:tcW w:w="950" w:type="dxa"/>
            <w:shd w:val="clear" w:color="auto" w:fill="F2F2F2"/>
            <w:vAlign w:val="center"/>
          </w:tcPr>
          <w:p>
            <w:pPr>
              <w:spacing w:before="0" w:after="0"/>
              <w:jc w:val="right"/>
              <w:rPr>
                <w:ins w:id="6119" w:author="Claude" w:date="2026-10-14T09:00:00Z"/>
              </w:rPr>
            </w:pPr>
          </w:p>
        </w:tc>
        <w:tc>
          <w:tcPr>
            <w:tcW w:w="1552" w:type="dxa"/>
            <w:shd w:val="clear" w:color="auto" w:fill="F2F2F2"/>
            <w:vAlign w:val="center"/>
          </w:tcPr>
          <w:p>
            <w:pPr>
              <w:spacing w:before="0" w:after="0"/>
              <w:jc w:val="right"/>
              <w:rPr>
                <w:ins w:id="6120" w:author="Claude" w:date="2026-10-14T09:00:00Z"/>
              </w:rPr>
            </w:pPr>
            <w:ins w:id="6121" w:author="Claude" w:date="2026-10-14T09:00:00Z">
              <w:r>
                <w:rPr>
                  <w:rFonts w:ascii="Times New Roman" w:hAnsi="Times New Roman" w:cs="Times New Roman"/>
                  <w:b/>
                  <w:bCs/>
                  <w:sz w:val="18"/>
                  <w:szCs w:val="18"/>
                </w:rPr>
                <w:t xml:space="preserve">27.849.834.089</w:t>
              </w:r>
            </w:ins>
          </w:p>
        </w:tc>
      </w:tr>
      <w:tr>
        <w:trPr>
          <w:cantSplit/>
          <w:ins w:id="6133" w:author="Claude" w:date="2026-10-14T09:00:00Z"/>
        </w:trPr>
        <w:tc>
          <w:tcPr>
            <w:tcW w:w="450" w:type="dxa"/>
            <w:shd w:val="clear" w:color="auto" w:fill="F2F2F2"/>
            <w:vAlign w:val="center"/>
          </w:tcPr>
          <w:p>
            <w:pPr>
              <w:spacing w:before="0" w:after="0"/>
              <w:jc w:val="center"/>
              <w:rPr>
                <w:ins w:id="6123" w:author="Claude" w:date="2026-10-14T09:00:00Z"/>
              </w:rPr>
            </w:pPr>
          </w:p>
        </w:tc>
        <w:tc>
          <w:tcPr>
            <w:tcW w:w="2150" w:type="dxa"/>
            <w:shd w:val="clear" w:color="auto" w:fill="F2F2F2"/>
            <w:vAlign w:val="center"/>
          </w:tcPr>
          <w:p>
            <w:pPr>
              <w:spacing w:before="0" w:after="0"/>
              <w:jc w:val="left"/>
              <w:rPr>
                <w:ins w:id="6124" w:author="Claude" w:date="2026-10-14T09:00:00Z"/>
              </w:rPr>
            </w:pPr>
            <w:ins w:id="6125" w:author="Claude" w:date="2026-10-14T09:00:00Z">
              <w:r>
                <w:rPr>
                  <w:rFonts w:ascii="Times New Roman" w:hAnsi="Times New Roman" w:cs="Times New Roman"/>
                  <w:b/>
                  <w:bCs/>
                  <w:sz w:val="18"/>
                  <w:szCs w:val="18"/>
                </w:rPr>
                <w:t xml:space="preserve">CỪ VĂNG CT1.2</w:t>
              </w:r>
            </w:ins>
          </w:p>
        </w:tc>
        <w:tc>
          <w:tcPr>
            <w:tcW w:w="1150" w:type="dxa"/>
            <w:shd w:val="clear" w:color="auto" w:fill="F2F2F2"/>
            <w:vAlign w:val="center"/>
          </w:tcPr>
          <w:p>
            <w:pPr>
              <w:spacing w:before="0" w:after="0"/>
              <w:jc w:val="left"/>
              <w:rPr>
                <w:ins w:id="6126" w:author="Claude" w:date="2026-10-14T09:00:00Z"/>
              </w:rPr>
            </w:pPr>
          </w:p>
        </w:tc>
        <w:tc>
          <w:tcPr>
            <w:tcW w:w="480" w:type="dxa"/>
            <w:shd w:val="clear" w:color="auto" w:fill="F2F2F2"/>
            <w:vAlign w:val="center"/>
          </w:tcPr>
          <w:p>
            <w:pPr>
              <w:spacing w:before="0" w:after="0"/>
              <w:jc w:val="center"/>
              <w:rPr>
                <w:ins w:id="6127" w:author="Claude" w:date="2026-10-14T09:00:00Z"/>
              </w:rPr>
            </w:pPr>
          </w:p>
        </w:tc>
        <w:tc>
          <w:tcPr>
            <w:tcW w:w="780" w:type="dxa"/>
            <w:shd w:val="clear" w:color="auto" w:fill="F2F2F2"/>
            <w:vAlign w:val="center"/>
          </w:tcPr>
          <w:p>
            <w:pPr>
              <w:spacing w:before="0" w:after="0"/>
              <w:jc w:val="right"/>
              <w:rPr>
                <w:ins w:id="6128" w:author="Claude" w:date="2026-10-14T09:00:00Z"/>
              </w:rPr>
            </w:pPr>
          </w:p>
        </w:tc>
        <w:tc>
          <w:tcPr>
            <w:tcW w:w="780" w:type="dxa"/>
            <w:shd w:val="clear" w:color="auto" w:fill="F2F2F2"/>
            <w:vAlign w:val="center"/>
          </w:tcPr>
          <w:p>
            <w:pPr>
              <w:spacing w:before="0" w:after="0"/>
              <w:jc w:val="right"/>
              <w:rPr>
                <w:ins w:id="6129" w:author="Claude" w:date="2026-10-14T09:00:00Z"/>
              </w:rPr>
            </w:pPr>
          </w:p>
        </w:tc>
        <w:tc>
          <w:tcPr>
            <w:tcW w:w="780" w:type="dxa"/>
            <w:shd w:val="clear" w:color="auto" w:fill="F2F2F2"/>
            <w:vAlign w:val="center"/>
          </w:tcPr>
          <w:p>
            <w:pPr>
              <w:spacing w:before="0" w:after="0"/>
              <w:jc w:val="right"/>
              <w:rPr>
                <w:ins w:id="6130" w:author="Claude" w:date="2026-10-14T09:00:00Z"/>
              </w:rPr>
            </w:pPr>
          </w:p>
        </w:tc>
        <w:tc>
          <w:tcPr>
            <w:tcW w:w="950" w:type="dxa"/>
            <w:shd w:val="clear" w:color="auto" w:fill="F2F2F2"/>
            <w:vAlign w:val="center"/>
          </w:tcPr>
          <w:p>
            <w:pPr>
              <w:spacing w:before="0" w:after="0"/>
              <w:jc w:val="right"/>
              <w:rPr>
                <w:ins w:id="6131" w:author="Claude" w:date="2026-10-14T09:00:00Z"/>
              </w:rPr>
            </w:pPr>
          </w:p>
        </w:tc>
        <w:tc>
          <w:tcPr>
            <w:tcW w:w="1552" w:type="dxa"/>
            <w:shd w:val="clear" w:color="auto" w:fill="F2F2F2"/>
            <w:vAlign w:val="center"/>
          </w:tcPr>
          <w:p>
            <w:pPr>
              <w:spacing w:before="0" w:after="0"/>
              <w:jc w:val="right"/>
              <w:rPr>
                <w:ins w:id="6132" w:author="Claude" w:date="2026-10-14T09:00:00Z"/>
              </w:rPr>
            </w:pPr>
          </w:p>
        </w:tc>
      </w:tr>
      <w:tr>
        <w:trPr>
          <w:cantSplit/>
          <w:ins w:id="6144" w:author="Claude" w:date="2026-10-14T09:00:00Z"/>
        </w:trPr>
        <w:tc>
          <w:tcPr>
            <w:tcW w:w="450" w:type="dxa"/>
            <w:shd w:val="clear" w:color="auto" w:fill="F2F2F2"/>
            <w:vAlign w:val="center"/>
          </w:tcPr>
          <w:p>
            <w:pPr>
              <w:spacing w:before="0" w:after="0"/>
              <w:jc w:val="center"/>
              <w:rPr>
                <w:ins w:id="6134" w:author="Claude" w:date="2026-10-14T09:00:00Z"/>
              </w:rPr>
            </w:pPr>
          </w:p>
        </w:tc>
        <w:tc>
          <w:tcPr>
            <w:tcW w:w="2150" w:type="dxa"/>
            <w:shd w:val="clear" w:color="auto" w:fill="F2F2F2"/>
            <w:vAlign w:val="center"/>
          </w:tcPr>
          <w:p>
            <w:pPr>
              <w:spacing w:before="0" w:after="0"/>
              <w:jc w:val="left"/>
              <w:rPr>
                <w:ins w:id="6135" w:author="Claude" w:date="2026-10-14T09:00:00Z"/>
              </w:rPr>
            </w:pPr>
            <w:ins w:id="6136" w:author="Claude" w:date="2026-10-14T09:00:00Z">
              <w:r>
                <w:rPr>
                  <w:rFonts w:ascii="Times New Roman" w:hAnsi="Times New Roman" w:cs="Times New Roman"/>
                  <w:b/>
                  <w:bCs/>
                  <w:sz w:val="18"/>
                  <w:szCs w:val="18"/>
                </w:rPr>
                <w:t xml:space="preserve">Công tác cừ tường bao Dài 18m</w:t>
              </w:r>
            </w:ins>
          </w:p>
        </w:tc>
        <w:tc>
          <w:tcPr>
            <w:tcW w:w="1150" w:type="dxa"/>
            <w:shd w:val="clear" w:color="auto" w:fill="F2F2F2"/>
            <w:vAlign w:val="center"/>
          </w:tcPr>
          <w:p>
            <w:pPr>
              <w:spacing w:before="0" w:after="0"/>
              <w:jc w:val="left"/>
              <w:rPr>
                <w:ins w:id="6137" w:author="Claude" w:date="2026-10-14T09:00:00Z"/>
              </w:rPr>
            </w:pPr>
          </w:p>
        </w:tc>
        <w:tc>
          <w:tcPr>
            <w:tcW w:w="480" w:type="dxa"/>
            <w:shd w:val="clear" w:color="auto" w:fill="F2F2F2"/>
            <w:vAlign w:val="center"/>
          </w:tcPr>
          <w:p>
            <w:pPr>
              <w:spacing w:before="0" w:after="0"/>
              <w:jc w:val="center"/>
              <w:rPr>
                <w:ins w:id="6138" w:author="Claude" w:date="2026-10-14T09:00:00Z"/>
              </w:rPr>
            </w:pPr>
          </w:p>
        </w:tc>
        <w:tc>
          <w:tcPr>
            <w:tcW w:w="780" w:type="dxa"/>
            <w:shd w:val="clear" w:color="auto" w:fill="F2F2F2"/>
            <w:vAlign w:val="center"/>
          </w:tcPr>
          <w:p>
            <w:pPr>
              <w:spacing w:before="0" w:after="0"/>
              <w:jc w:val="right"/>
              <w:rPr>
                <w:ins w:id="6139" w:author="Claude" w:date="2026-10-14T09:00:00Z"/>
              </w:rPr>
            </w:pPr>
          </w:p>
        </w:tc>
        <w:tc>
          <w:tcPr>
            <w:tcW w:w="780" w:type="dxa"/>
            <w:shd w:val="clear" w:color="auto" w:fill="F2F2F2"/>
            <w:vAlign w:val="center"/>
          </w:tcPr>
          <w:p>
            <w:pPr>
              <w:spacing w:before="0" w:after="0"/>
              <w:jc w:val="right"/>
              <w:rPr>
                <w:ins w:id="6140" w:author="Claude" w:date="2026-10-14T09:00:00Z"/>
              </w:rPr>
            </w:pPr>
          </w:p>
        </w:tc>
        <w:tc>
          <w:tcPr>
            <w:tcW w:w="780" w:type="dxa"/>
            <w:shd w:val="clear" w:color="auto" w:fill="F2F2F2"/>
            <w:vAlign w:val="center"/>
          </w:tcPr>
          <w:p>
            <w:pPr>
              <w:spacing w:before="0" w:after="0"/>
              <w:jc w:val="right"/>
              <w:rPr>
                <w:ins w:id="6141" w:author="Claude" w:date="2026-10-14T09:00:00Z"/>
              </w:rPr>
            </w:pPr>
          </w:p>
        </w:tc>
        <w:tc>
          <w:tcPr>
            <w:tcW w:w="950" w:type="dxa"/>
            <w:shd w:val="clear" w:color="auto" w:fill="F2F2F2"/>
            <w:vAlign w:val="center"/>
          </w:tcPr>
          <w:p>
            <w:pPr>
              <w:spacing w:before="0" w:after="0"/>
              <w:jc w:val="right"/>
              <w:rPr>
                <w:ins w:id="6142" w:author="Claude" w:date="2026-10-14T09:00:00Z"/>
              </w:rPr>
            </w:pPr>
          </w:p>
        </w:tc>
        <w:tc>
          <w:tcPr>
            <w:tcW w:w="1552" w:type="dxa"/>
            <w:shd w:val="clear" w:color="auto" w:fill="F2F2F2"/>
            <w:vAlign w:val="center"/>
          </w:tcPr>
          <w:p>
            <w:pPr>
              <w:spacing w:before="0" w:after="0"/>
              <w:jc w:val="right"/>
              <w:rPr>
                <w:ins w:id="6143" w:author="Claude" w:date="2026-10-14T09:00:00Z"/>
              </w:rPr>
            </w:pPr>
          </w:p>
        </w:tc>
      </w:tr>
      <w:tr>
        <w:trPr>
          <w:cantSplit/>
          <w:ins w:id="6162" w:author="Claude" w:date="2026-10-14T09:00:00Z"/>
        </w:trPr>
        <w:tc>
          <w:tcPr>
            <w:tcW w:w="450" w:type="dxa"/>
            <w:vAlign w:val="center"/>
          </w:tcPr>
          <w:p>
            <w:pPr>
              <w:spacing w:before="0" w:after="0"/>
              <w:jc w:val="center"/>
              <w:rPr>
                <w:ins w:id="6145" w:author="Claude" w:date="2026-10-14T09:00:00Z"/>
              </w:rPr>
            </w:pPr>
            <w:ins w:id="6146" w:author="Claude" w:date="2026-10-14T09:00:00Z">
              <w:r>
                <w:rPr>
                  <w:rFonts w:ascii="Times New Roman" w:hAnsi="Times New Roman" w:cs="Times New Roman"/>
                  <w:sz w:val="18"/>
                  <w:szCs w:val="18"/>
                </w:rPr>
                <w:t xml:space="preserve">36</w:t>
              </w:r>
            </w:ins>
          </w:p>
        </w:tc>
        <w:tc>
          <w:tcPr>
            <w:tcW w:w="2150" w:type="dxa"/>
            <w:vAlign w:val="center"/>
          </w:tcPr>
          <w:p>
            <w:pPr>
              <w:spacing w:before="0" w:after="0"/>
              <w:jc w:val="left"/>
              <w:rPr>
                <w:ins w:id="6147" w:author="Claude" w:date="2026-10-14T09:00:00Z"/>
              </w:rPr>
            </w:pPr>
            <w:ins w:id="6148" w:author="Claude" w:date="2026-10-14T09:00:00Z">
              <w:r>
                <w:rPr>
                  <w:rFonts w:ascii="Times New Roman" w:hAnsi="Times New Roman" w:cs="Times New Roman"/>
                  <w:sz w:val="18"/>
                  <w:szCs w:val="18"/>
                </w:rPr>
                <w:t xml:space="preserve">Cừ larsen IV, dài 18m, tường bao</w:t>
              </w:r>
            </w:ins>
          </w:p>
        </w:tc>
        <w:tc>
          <w:tcPr>
            <w:tcW w:w="1150" w:type="dxa"/>
            <w:vAlign w:val="center"/>
          </w:tcPr>
          <w:p>
            <w:pPr>
              <w:spacing w:before="0" w:after="0"/>
              <w:jc w:val="left"/>
              <w:rPr>
                <w:ins w:id="6149" w:author="Claude" w:date="2026-10-14T09:00:00Z"/>
              </w:rPr>
            </w:pPr>
            <w:ins w:id="6150"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151" w:author="Claude" w:date="2026-10-14T09:00:00Z"/>
              </w:rPr>
            </w:pPr>
            <w:ins w:id="6152"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153" w:author="Claude" w:date="2026-10-14T09:00:00Z"/>
              </w:rPr>
            </w:pPr>
            <w:ins w:id="6154" w:author="Claude" w:date="2026-10-14T09:00:00Z">
              <w:r>
                <w:rPr>
                  <w:rFonts w:ascii="Times New Roman" w:hAnsi="Times New Roman" w:cs="Times New Roman"/>
                  <w:sz w:val="18"/>
                  <w:szCs w:val="18"/>
                </w:rPr>
                <w:t xml:space="preserve">9.216</w:t>
              </w:r>
            </w:ins>
          </w:p>
        </w:tc>
        <w:tc>
          <w:tcPr>
            <w:tcW w:w="780" w:type="dxa"/>
            <w:vAlign w:val="center"/>
          </w:tcPr>
          <w:p>
            <w:pPr>
              <w:spacing w:before="0" w:after="0"/>
              <w:jc w:val="right"/>
              <w:rPr>
                <w:ins w:id="6155" w:author="Claude" w:date="2026-10-14T09:00:00Z"/>
              </w:rPr>
            </w:pPr>
          </w:p>
        </w:tc>
        <w:tc>
          <w:tcPr>
            <w:tcW w:w="780" w:type="dxa"/>
            <w:vAlign w:val="center"/>
          </w:tcPr>
          <w:p>
            <w:pPr>
              <w:spacing w:before="0" w:after="0"/>
              <w:jc w:val="right"/>
              <w:rPr>
                <w:ins w:id="6156" w:author="Claude" w:date="2026-10-14T09:00:00Z"/>
              </w:rPr>
            </w:pPr>
            <w:ins w:id="6157" w:author="Claude" w:date="2026-10-14T09:00:00Z">
              <w:r>
                <w:rPr>
                  <w:rFonts w:ascii="Times New Roman" w:hAnsi="Times New Roman" w:cs="Times New Roman"/>
                  <w:sz w:val="18"/>
                  <w:szCs w:val="18"/>
                </w:rPr>
                <w:t xml:space="preserve">9.216</w:t>
              </w:r>
            </w:ins>
          </w:p>
        </w:tc>
        <w:tc>
          <w:tcPr>
            <w:tcW w:w="950" w:type="dxa"/>
            <w:vAlign w:val="center"/>
          </w:tcPr>
          <w:p>
            <w:pPr>
              <w:spacing w:before="0" w:after="0"/>
              <w:jc w:val="right"/>
              <w:rPr>
                <w:ins w:id="6158" w:author="Claude" w:date="2026-10-14T09:00:00Z"/>
              </w:rPr>
            </w:pPr>
            <w:ins w:id="6159" w:author="Claude" w:date="2026-10-14T09:00:00Z">
              <w:r>
                <w:rPr>
                  <w:rFonts w:ascii="Times New Roman" w:hAnsi="Times New Roman" w:cs="Times New Roman"/>
                  <w:sz w:val="18"/>
                  <w:szCs w:val="18"/>
                </w:rPr>
                <w:t xml:space="preserve">654.898</w:t>
              </w:r>
            </w:ins>
          </w:p>
        </w:tc>
        <w:tc>
          <w:tcPr>
            <w:tcW w:w="1552" w:type="dxa"/>
            <w:vAlign w:val="center"/>
          </w:tcPr>
          <w:p>
            <w:pPr>
              <w:spacing w:before="0" w:after="0"/>
              <w:jc w:val="right"/>
              <w:rPr>
                <w:ins w:id="6160" w:author="Claude" w:date="2026-10-14T09:00:00Z"/>
              </w:rPr>
            </w:pPr>
            <w:ins w:id="6161" w:author="Claude" w:date="2026-10-14T09:00:00Z">
              <w:r>
                <w:rPr>
                  <w:rFonts w:ascii="Times New Roman" w:hAnsi="Times New Roman" w:cs="Times New Roman"/>
                  <w:b/>
                  <w:bCs/>
                  <w:sz w:val="18"/>
                  <w:szCs w:val="18"/>
                </w:rPr>
                <w:t xml:space="preserve">6.035.539.968</w:t>
              </w:r>
            </w:ins>
          </w:p>
        </w:tc>
      </w:tr>
      <w:tr>
        <w:trPr>
          <w:cantSplit/>
          <w:ins w:id="6179" w:author="Claude" w:date="2026-10-14T09:00:00Z"/>
        </w:trPr>
        <w:tc>
          <w:tcPr>
            <w:tcW w:w="450" w:type="dxa"/>
            <w:vAlign w:val="center"/>
          </w:tcPr>
          <w:p>
            <w:pPr>
              <w:spacing w:before="0" w:after="0"/>
              <w:jc w:val="center"/>
              <w:rPr>
                <w:ins w:id="6163" w:author="Claude" w:date="2026-10-14T09:00:00Z"/>
              </w:rPr>
            </w:pPr>
            <w:ins w:id="6164" w:author="Claude" w:date="2026-10-14T09:00:00Z">
              <w:r>
                <w:rPr>
                  <w:rFonts w:ascii="Times New Roman" w:hAnsi="Times New Roman" w:cs="Times New Roman"/>
                  <w:sz w:val="18"/>
                  <w:szCs w:val="18"/>
                </w:rPr>
                <w:t xml:space="preserve">37</w:t>
              </w:r>
            </w:ins>
          </w:p>
        </w:tc>
        <w:tc>
          <w:tcPr>
            <w:tcW w:w="2150" w:type="dxa"/>
            <w:vAlign w:val="center"/>
          </w:tcPr>
          <w:p>
            <w:pPr>
              <w:spacing w:before="0" w:after="0"/>
              <w:jc w:val="left"/>
              <w:rPr>
                <w:ins w:id="6165" w:author="Claude" w:date="2026-10-14T09:00:00Z"/>
              </w:rPr>
            </w:pPr>
            <w:ins w:id="6166" w:author="Claude" w:date="2026-10-14T09:00:00Z">
              <w:r>
                <w:rPr>
                  <w:rFonts w:ascii="Times New Roman" w:hAnsi="Times New Roman" w:cs="Times New Roman"/>
                  <w:sz w:val="18"/>
                  <w:szCs w:val="18"/>
                </w:rPr>
                <w:t xml:space="preserve">Đóng cừ 18m</w:t>
              </w:r>
            </w:ins>
          </w:p>
        </w:tc>
        <w:tc>
          <w:tcPr>
            <w:tcW w:w="1150" w:type="dxa"/>
            <w:vAlign w:val="center"/>
          </w:tcPr>
          <w:p>
            <w:pPr>
              <w:spacing w:before="0" w:after="0"/>
              <w:jc w:val="left"/>
              <w:rPr>
                <w:ins w:id="6167" w:author="Claude" w:date="2026-10-14T09:00:00Z"/>
              </w:rPr>
            </w:pPr>
          </w:p>
        </w:tc>
        <w:tc>
          <w:tcPr>
            <w:tcW w:w="480" w:type="dxa"/>
            <w:vAlign w:val="center"/>
          </w:tcPr>
          <w:p>
            <w:pPr>
              <w:spacing w:before="0" w:after="0"/>
              <w:jc w:val="center"/>
              <w:rPr>
                <w:ins w:id="6168" w:author="Claude" w:date="2026-10-14T09:00:00Z"/>
              </w:rPr>
            </w:pPr>
            <w:ins w:id="6169"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170" w:author="Claude" w:date="2026-10-14T09:00:00Z"/>
              </w:rPr>
            </w:pPr>
            <w:ins w:id="6171" w:author="Claude" w:date="2026-10-14T09:00:00Z">
              <w:r>
                <w:rPr>
                  <w:rFonts w:ascii="Times New Roman" w:hAnsi="Times New Roman" w:cs="Times New Roman"/>
                  <w:sz w:val="18"/>
                  <w:szCs w:val="18"/>
                </w:rPr>
                <w:t xml:space="preserve">9.216</w:t>
              </w:r>
            </w:ins>
          </w:p>
        </w:tc>
        <w:tc>
          <w:tcPr>
            <w:tcW w:w="780" w:type="dxa"/>
            <w:vAlign w:val="center"/>
          </w:tcPr>
          <w:p>
            <w:pPr>
              <w:spacing w:before="0" w:after="0"/>
              <w:jc w:val="right"/>
              <w:rPr>
                <w:ins w:id="6172" w:author="Claude" w:date="2026-10-14T09:00:00Z"/>
              </w:rPr>
            </w:pPr>
          </w:p>
        </w:tc>
        <w:tc>
          <w:tcPr>
            <w:tcW w:w="780" w:type="dxa"/>
            <w:vAlign w:val="center"/>
          </w:tcPr>
          <w:p>
            <w:pPr>
              <w:spacing w:before="0" w:after="0"/>
              <w:jc w:val="right"/>
              <w:rPr>
                <w:ins w:id="6173" w:author="Claude" w:date="2026-10-14T09:00:00Z"/>
              </w:rPr>
            </w:pPr>
            <w:ins w:id="6174" w:author="Claude" w:date="2026-10-14T09:00:00Z">
              <w:r>
                <w:rPr>
                  <w:rFonts w:ascii="Times New Roman" w:hAnsi="Times New Roman" w:cs="Times New Roman"/>
                  <w:sz w:val="18"/>
                  <w:szCs w:val="18"/>
                </w:rPr>
                <w:t xml:space="preserve">9.216</w:t>
              </w:r>
            </w:ins>
          </w:p>
        </w:tc>
        <w:tc>
          <w:tcPr>
            <w:tcW w:w="950" w:type="dxa"/>
            <w:vAlign w:val="center"/>
          </w:tcPr>
          <w:p>
            <w:pPr>
              <w:spacing w:before="0" w:after="0"/>
              <w:jc w:val="right"/>
              <w:rPr>
                <w:ins w:id="6175" w:author="Claude" w:date="2026-10-14T09:00:00Z"/>
              </w:rPr>
            </w:pPr>
            <w:ins w:id="6176" w:author="Claude" w:date="2026-10-14T09:00:00Z">
              <w:r>
                <w:rPr>
                  <w:rFonts w:ascii="Times New Roman" w:hAnsi="Times New Roman" w:cs="Times New Roman"/>
                  <w:sz w:val="18"/>
                  <w:szCs w:val="18"/>
                </w:rPr>
                <w:t xml:space="preserve">66.460</w:t>
              </w:r>
            </w:ins>
          </w:p>
        </w:tc>
        <w:tc>
          <w:tcPr>
            <w:tcW w:w="1552" w:type="dxa"/>
            <w:vAlign w:val="center"/>
          </w:tcPr>
          <w:p>
            <w:pPr>
              <w:spacing w:before="0" w:after="0"/>
              <w:jc w:val="right"/>
              <w:rPr>
                <w:ins w:id="6177" w:author="Claude" w:date="2026-10-14T09:00:00Z"/>
              </w:rPr>
            </w:pPr>
            <w:ins w:id="6178" w:author="Claude" w:date="2026-10-14T09:00:00Z">
              <w:r>
                <w:rPr>
                  <w:rFonts w:ascii="Times New Roman" w:hAnsi="Times New Roman" w:cs="Times New Roman"/>
                  <w:b/>
                  <w:bCs/>
                  <w:sz w:val="18"/>
                  <w:szCs w:val="18"/>
                </w:rPr>
                <w:t xml:space="preserve">612.495.360</w:t>
              </w:r>
            </w:ins>
          </w:p>
        </w:tc>
      </w:tr>
      <w:tr>
        <w:trPr>
          <w:cantSplit/>
          <w:ins w:id="6196" w:author="Claude" w:date="2026-10-14T09:00:00Z"/>
        </w:trPr>
        <w:tc>
          <w:tcPr>
            <w:tcW w:w="450" w:type="dxa"/>
            <w:vAlign w:val="center"/>
          </w:tcPr>
          <w:p>
            <w:pPr>
              <w:spacing w:before="0" w:after="0"/>
              <w:jc w:val="center"/>
              <w:rPr>
                <w:ins w:id="6180" w:author="Claude" w:date="2026-10-14T09:00:00Z"/>
              </w:rPr>
            </w:pPr>
            <w:ins w:id="6181" w:author="Claude" w:date="2026-10-14T09:00:00Z">
              <w:r>
                <w:rPr>
                  <w:rFonts w:ascii="Times New Roman" w:hAnsi="Times New Roman" w:cs="Times New Roman"/>
                  <w:sz w:val="18"/>
                  <w:szCs w:val="18"/>
                </w:rPr>
                <w:t xml:space="preserve">38</w:t>
              </w:r>
            </w:ins>
          </w:p>
        </w:tc>
        <w:tc>
          <w:tcPr>
            <w:tcW w:w="2150" w:type="dxa"/>
            <w:vAlign w:val="center"/>
          </w:tcPr>
          <w:p>
            <w:pPr>
              <w:spacing w:before="0" w:after="0"/>
              <w:jc w:val="left"/>
              <w:rPr>
                <w:ins w:id="6182" w:author="Claude" w:date="2026-10-14T09:00:00Z"/>
              </w:rPr>
            </w:pPr>
            <w:ins w:id="6183" w:author="Claude" w:date="2026-10-14T09:00:00Z">
              <w:r>
                <w:rPr>
                  <w:rFonts w:ascii="Times New Roman" w:hAnsi="Times New Roman" w:cs="Times New Roman"/>
                  <w:sz w:val="18"/>
                  <w:szCs w:val="18"/>
                </w:rPr>
                <w:t xml:space="preserve">Rút cừ 18m</w:t>
              </w:r>
            </w:ins>
          </w:p>
        </w:tc>
        <w:tc>
          <w:tcPr>
            <w:tcW w:w="1150" w:type="dxa"/>
            <w:vAlign w:val="center"/>
          </w:tcPr>
          <w:p>
            <w:pPr>
              <w:spacing w:before="0" w:after="0"/>
              <w:jc w:val="left"/>
              <w:rPr>
                <w:ins w:id="6184" w:author="Claude" w:date="2026-10-14T09:00:00Z"/>
              </w:rPr>
            </w:pPr>
          </w:p>
        </w:tc>
        <w:tc>
          <w:tcPr>
            <w:tcW w:w="480" w:type="dxa"/>
            <w:vAlign w:val="center"/>
          </w:tcPr>
          <w:p>
            <w:pPr>
              <w:spacing w:before="0" w:after="0"/>
              <w:jc w:val="center"/>
              <w:rPr>
                <w:ins w:id="6185" w:author="Claude" w:date="2026-10-14T09:00:00Z"/>
              </w:rPr>
            </w:pPr>
            <w:ins w:id="6186"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187" w:author="Claude" w:date="2026-10-14T09:00:00Z"/>
              </w:rPr>
            </w:pPr>
            <w:ins w:id="6188" w:author="Claude" w:date="2026-10-14T09:00:00Z">
              <w:r>
                <w:rPr>
                  <w:rFonts w:ascii="Times New Roman" w:hAnsi="Times New Roman" w:cs="Times New Roman"/>
                  <w:sz w:val="18"/>
                  <w:szCs w:val="18"/>
                </w:rPr>
                <w:t xml:space="preserve">9.216</w:t>
              </w:r>
            </w:ins>
          </w:p>
        </w:tc>
        <w:tc>
          <w:tcPr>
            <w:tcW w:w="780" w:type="dxa"/>
            <w:vAlign w:val="center"/>
          </w:tcPr>
          <w:p>
            <w:pPr>
              <w:spacing w:before="0" w:after="0"/>
              <w:jc w:val="right"/>
              <w:rPr>
                <w:ins w:id="6189" w:author="Claude" w:date="2026-10-14T09:00:00Z"/>
              </w:rPr>
            </w:pPr>
          </w:p>
        </w:tc>
        <w:tc>
          <w:tcPr>
            <w:tcW w:w="780" w:type="dxa"/>
            <w:vAlign w:val="center"/>
          </w:tcPr>
          <w:p>
            <w:pPr>
              <w:spacing w:before="0" w:after="0"/>
              <w:jc w:val="right"/>
              <w:rPr>
                <w:ins w:id="6190" w:author="Claude" w:date="2026-10-14T09:00:00Z"/>
              </w:rPr>
            </w:pPr>
            <w:ins w:id="6191" w:author="Claude" w:date="2026-10-14T09:00:00Z">
              <w:r>
                <w:rPr>
                  <w:rFonts w:ascii="Times New Roman" w:hAnsi="Times New Roman" w:cs="Times New Roman"/>
                  <w:sz w:val="18"/>
                  <w:szCs w:val="18"/>
                </w:rPr>
                <w:t xml:space="preserve">9.216</w:t>
              </w:r>
            </w:ins>
          </w:p>
        </w:tc>
        <w:tc>
          <w:tcPr>
            <w:tcW w:w="950" w:type="dxa"/>
            <w:vAlign w:val="center"/>
          </w:tcPr>
          <w:p>
            <w:pPr>
              <w:spacing w:before="0" w:after="0"/>
              <w:jc w:val="right"/>
              <w:rPr>
                <w:ins w:id="6192" w:author="Claude" w:date="2026-10-14T09:00:00Z"/>
              </w:rPr>
            </w:pPr>
            <w:ins w:id="6193" w:author="Claude" w:date="2026-10-14T09:00:00Z">
              <w:r>
                <w:rPr>
                  <w:rFonts w:ascii="Times New Roman" w:hAnsi="Times New Roman" w:cs="Times New Roman"/>
                  <w:sz w:val="18"/>
                  <w:szCs w:val="18"/>
                </w:rPr>
                <w:t xml:space="preserve">35.108</w:t>
              </w:r>
            </w:ins>
          </w:p>
        </w:tc>
        <w:tc>
          <w:tcPr>
            <w:tcW w:w="1552" w:type="dxa"/>
            <w:vAlign w:val="center"/>
          </w:tcPr>
          <w:p>
            <w:pPr>
              <w:spacing w:before="0" w:after="0"/>
              <w:jc w:val="right"/>
              <w:rPr>
                <w:ins w:id="6194" w:author="Claude" w:date="2026-10-14T09:00:00Z"/>
              </w:rPr>
            </w:pPr>
            <w:ins w:id="6195" w:author="Claude" w:date="2026-10-14T09:00:00Z">
              <w:r>
                <w:rPr>
                  <w:rFonts w:ascii="Times New Roman" w:hAnsi="Times New Roman" w:cs="Times New Roman"/>
                  <w:b/>
                  <w:bCs/>
                  <w:sz w:val="18"/>
                  <w:szCs w:val="18"/>
                </w:rPr>
                <w:t xml:space="preserve">323.555.328</w:t>
              </w:r>
            </w:ins>
          </w:p>
        </w:tc>
      </w:tr>
      <w:tr>
        <w:trPr>
          <w:cantSplit/>
          <w:ins w:id="6212" w:author="Claude" w:date="2026-10-14T09:00:00Z"/>
        </w:trPr>
        <w:tc>
          <w:tcPr>
            <w:tcW w:w="450" w:type="dxa"/>
            <w:vAlign w:val="center"/>
          </w:tcPr>
          <w:p>
            <w:pPr>
              <w:spacing w:before="0" w:after="0"/>
              <w:jc w:val="center"/>
              <w:rPr>
                <w:ins w:id="6197" w:author="Claude" w:date="2026-10-14T09:00:00Z"/>
              </w:rPr>
            </w:pPr>
            <w:ins w:id="6198" w:author="Claude" w:date="2026-10-14T09:00:00Z">
              <w:r>
                <w:rPr>
                  <w:rFonts w:ascii="Times New Roman" w:hAnsi="Times New Roman" w:cs="Times New Roman"/>
                  <w:sz w:val="18"/>
                  <w:szCs w:val="18"/>
                </w:rPr>
                <w:t xml:space="preserve">39</w:t>
              </w:r>
            </w:ins>
          </w:p>
        </w:tc>
        <w:tc>
          <w:tcPr>
            <w:tcW w:w="2150" w:type="dxa"/>
            <w:vAlign w:val="center"/>
          </w:tcPr>
          <w:p>
            <w:pPr>
              <w:spacing w:before="0" w:after="0"/>
              <w:jc w:val="left"/>
              <w:rPr>
                <w:ins w:id="6199" w:author="Claude" w:date="2026-10-14T09:00:00Z"/>
              </w:rPr>
            </w:pPr>
            <w:ins w:id="6200" w:author="Claude" w:date="2026-10-14T09:00:00Z">
              <w:r>
                <w:rPr>
                  <w:rFonts w:ascii="Times New Roman" w:hAnsi="Times New Roman" w:cs="Times New Roman"/>
                  <w:sz w:val="18"/>
                  <w:szCs w:val="18"/>
                </w:rPr>
                <w:t xml:space="preserve">Chi phí lưu cừ khi tiến độ thi công kéo dài do nguyên nhân khách quan</w:t>
              </w:r>
            </w:ins>
          </w:p>
        </w:tc>
        <w:tc>
          <w:tcPr>
            <w:tcW w:w="1150" w:type="dxa"/>
            <w:vAlign w:val="center"/>
          </w:tcPr>
          <w:p>
            <w:pPr>
              <w:spacing w:before="0" w:after="0"/>
              <w:jc w:val="left"/>
              <w:rPr>
                <w:ins w:id="6201" w:author="Claude" w:date="2026-10-14T09:00:00Z"/>
              </w:rPr>
            </w:pPr>
          </w:p>
        </w:tc>
        <w:tc>
          <w:tcPr>
            <w:tcW w:w="480" w:type="dxa"/>
            <w:vAlign w:val="center"/>
          </w:tcPr>
          <w:p>
            <w:pPr>
              <w:spacing w:before="0" w:after="0"/>
              <w:jc w:val="center"/>
              <w:rPr>
                <w:ins w:id="6202" w:author="Claude" w:date="2026-10-14T09:00:00Z"/>
              </w:rPr>
            </w:pPr>
            <w:ins w:id="6203" w:author="Claude" w:date="2026-10-14T09:00:00Z">
              <w:r>
                <w:rPr>
                  <w:rFonts w:ascii="Times New Roman" w:hAnsi="Times New Roman" w:cs="Times New Roman"/>
                  <w:sz w:val="18"/>
                  <w:szCs w:val="18"/>
                </w:rPr>
                <w:t xml:space="preserve">md/ tháng</w:t>
              </w:r>
            </w:ins>
          </w:p>
        </w:tc>
        <w:tc>
          <w:tcPr>
            <w:tcW w:w="780" w:type="dxa"/>
            <w:vAlign w:val="center"/>
          </w:tcPr>
          <w:p>
            <w:pPr>
              <w:spacing w:before="0" w:after="0"/>
              <w:jc w:val="right"/>
              <w:rPr>
                <w:ins w:id="6204" w:author="Claude" w:date="2026-10-14T09:00:00Z"/>
              </w:rPr>
            </w:pPr>
          </w:p>
        </w:tc>
        <w:tc>
          <w:tcPr>
            <w:tcW w:w="780" w:type="dxa"/>
            <w:vAlign w:val="center"/>
          </w:tcPr>
          <w:p>
            <w:pPr>
              <w:spacing w:before="0" w:after="0"/>
              <w:jc w:val="right"/>
              <w:rPr>
                <w:ins w:id="6205" w:author="Claude" w:date="2026-10-14T09:00:00Z"/>
              </w:rPr>
            </w:pPr>
          </w:p>
        </w:tc>
        <w:tc>
          <w:tcPr>
            <w:tcW w:w="780" w:type="dxa"/>
            <w:vAlign w:val="center"/>
          </w:tcPr>
          <w:p>
            <w:pPr>
              <w:spacing w:before="0" w:after="0"/>
              <w:jc w:val="right"/>
              <w:rPr>
                <w:ins w:id="6206" w:author="Claude" w:date="2026-10-14T09:00:00Z"/>
              </w:rPr>
            </w:pPr>
            <w:ins w:id="6207" w:author="Claude" w:date="2026-10-14T09:00:00Z">
              <w:r>
                <w:rPr>
                  <w:rFonts w:ascii="Times New Roman" w:hAnsi="Times New Roman" w:cs="Times New Roman"/>
                  <w:sz w:val="18"/>
                  <w:szCs w:val="18"/>
                </w:rPr>
                <w:t xml:space="preserve">0</w:t>
              </w:r>
            </w:ins>
          </w:p>
        </w:tc>
        <w:tc>
          <w:tcPr>
            <w:tcW w:w="950" w:type="dxa"/>
            <w:vAlign w:val="center"/>
          </w:tcPr>
          <w:p>
            <w:pPr>
              <w:spacing w:before="0" w:after="0"/>
              <w:jc w:val="right"/>
              <w:rPr>
                <w:ins w:id="6208" w:author="Claude" w:date="2026-10-14T09:00:00Z"/>
              </w:rPr>
            </w:pPr>
            <w:ins w:id="6209" w:author="Claude" w:date="2026-10-14T09:00:00Z">
              <w:r>
                <w:rPr>
                  <w:rFonts w:ascii="Times New Roman" w:hAnsi="Times New Roman" w:cs="Times New Roman"/>
                  <w:sz w:val="18"/>
                  <w:szCs w:val="18"/>
                </w:rPr>
                <w:t xml:space="preserve">0</w:t>
              </w:r>
            </w:ins>
          </w:p>
        </w:tc>
        <w:tc>
          <w:tcPr>
            <w:tcW w:w="1552" w:type="dxa"/>
            <w:vAlign w:val="center"/>
          </w:tcPr>
          <w:p>
            <w:pPr>
              <w:spacing w:before="0" w:after="0"/>
              <w:jc w:val="right"/>
              <w:rPr>
                <w:ins w:id="6210" w:author="Claude" w:date="2026-10-14T09:00:00Z"/>
              </w:rPr>
            </w:pPr>
            <w:ins w:id="6211" w:author="Claude" w:date="2026-10-14T09:00:00Z">
              <w:r>
                <w:rPr>
                  <w:rFonts w:ascii="Times New Roman" w:hAnsi="Times New Roman" w:cs="Times New Roman"/>
                  <w:b/>
                  <w:bCs/>
                  <w:sz w:val="18"/>
                  <w:szCs w:val="18"/>
                </w:rPr>
                <w:t xml:space="preserve">0</w:t>
              </w:r>
            </w:ins>
          </w:p>
        </w:tc>
      </w:tr>
      <w:tr>
        <w:trPr>
          <w:cantSplit/>
          <w:ins w:id="6224" w:author="Claude" w:date="2026-10-14T09:00:00Z"/>
        </w:trPr>
        <w:tc>
          <w:tcPr>
            <w:tcW w:w="450" w:type="dxa"/>
            <w:shd w:val="clear" w:color="auto" w:fill="F2F2F2"/>
            <w:vAlign w:val="center"/>
          </w:tcPr>
          <w:p>
            <w:pPr>
              <w:spacing w:before="0" w:after="0"/>
              <w:jc w:val="center"/>
              <w:rPr>
                <w:ins w:id="6213" w:author="Claude" w:date="2026-10-14T09:00:00Z"/>
              </w:rPr>
            </w:pPr>
          </w:p>
        </w:tc>
        <w:tc>
          <w:tcPr>
            <w:tcW w:w="2150" w:type="dxa"/>
            <w:shd w:val="clear" w:color="auto" w:fill="F2F2F2"/>
            <w:vAlign w:val="center"/>
          </w:tcPr>
          <w:p>
            <w:pPr>
              <w:spacing w:before="0" w:after="0"/>
              <w:jc w:val="left"/>
              <w:rPr>
                <w:ins w:id="6214" w:author="Claude" w:date="2026-10-14T09:00:00Z"/>
              </w:rPr>
            </w:pPr>
            <w:ins w:id="6215" w:author="Claude" w:date="2026-10-14T09:00:00Z">
              <w:r>
                <w:rPr>
                  <w:rFonts w:ascii="Times New Roman" w:hAnsi="Times New Roman" w:cs="Times New Roman"/>
                  <w:b/>
                  <w:bCs/>
                  <w:sz w:val="18"/>
                  <w:szCs w:val="18"/>
                </w:rPr>
                <w:t xml:space="preserve">Công tác cừ tường bao Dài 12m, cừ hố pít</w:t>
              </w:r>
            </w:ins>
          </w:p>
        </w:tc>
        <w:tc>
          <w:tcPr>
            <w:tcW w:w="1150" w:type="dxa"/>
            <w:shd w:val="clear" w:color="auto" w:fill="F2F2F2"/>
            <w:vAlign w:val="center"/>
          </w:tcPr>
          <w:p>
            <w:pPr>
              <w:spacing w:before="0" w:after="0"/>
              <w:jc w:val="left"/>
              <w:rPr>
                <w:ins w:id="6216" w:author="Claude" w:date="2026-10-14T09:00:00Z"/>
              </w:rPr>
            </w:pPr>
          </w:p>
        </w:tc>
        <w:tc>
          <w:tcPr>
            <w:tcW w:w="480" w:type="dxa"/>
            <w:shd w:val="clear" w:color="auto" w:fill="F2F2F2"/>
            <w:vAlign w:val="center"/>
          </w:tcPr>
          <w:p>
            <w:pPr>
              <w:spacing w:before="0" w:after="0"/>
              <w:jc w:val="center"/>
              <w:rPr>
                <w:ins w:id="6217" w:author="Claude" w:date="2026-10-14T09:00:00Z"/>
              </w:rPr>
            </w:pPr>
          </w:p>
        </w:tc>
        <w:tc>
          <w:tcPr>
            <w:tcW w:w="780" w:type="dxa"/>
            <w:shd w:val="clear" w:color="auto" w:fill="F2F2F2"/>
            <w:vAlign w:val="center"/>
          </w:tcPr>
          <w:p>
            <w:pPr>
              <w:spacing w:before="0" w:after="0"/>
              <w:jc w:val="right"/>
              <w:rPr>
                <w:ins w:id="6218" w:author="Claude" w:date="2026-10-14T09:00:00Z"/>
              </w:rPr>
            </w:pPr>
          </w:p>
        </w:tc>
        <w:tc>
          <w:tcPr>
            <w:tcW w:w="780" w:type="dxa"/>
            <w:shd w:val="clear" w:color="auto" w:fill="F2F2F2"/>
            <w:vAlign w:val="center"/>
          </w:tcPr>
          <w:p>
            <w:pPr>
              <w:spacing w:before="0" w:after="0"/>
              <w:jc w:val="right"/>
              <w:rPr>
                <w:ins w:id="6219" w:author="Claude" w:date="2026-10-14T09:00:00Z"/>
              </w:rPr>
            </w:pPr>
          </w:p>
        </w:tc>
        <w:tc>
          <w:tcPr>
            <w:tcW w:w="780" w:type="dxa"/>
            <w:shd w:val="clear" w:color="auto" w:fill="F2F2F2"/>
            <w:vAlign w:val="center"/>
          </w:tcPr>
          <w:p>
            <w:pPr>
              <w:spacing w:before="0" w:after="0"/>
              <w:jc w:val="right"/>
              <w:rPr>
                <w:ins w:id="6220" w:author="Claude" w:date="2026-10-14T09:00:00Z"/>
              </w:rPr>
            </w:pPr>
            <w:ins w:id="6221" w:author="Claude" w:date="2026-10-14T09:00:00Z">
              <w:r>
                <w:rPr>
                  <w:rFonts w:ascii="Times New Roman" w:hAnsi="Times New Roman" w:cs="Times New Roman"/>
                  <w:b/>
                  <w:bCs/>
                  <w:sz w:val="18"/>
                  <w:szCs w:val="18"/>
                </w:rPr>
                <w:t xml:space="preserve">0</w:t>
              </w:r>
            </w:ins>
          </w:p>
        </w:tc>
        <w:tc>
          <w:tcPr>
            <w:tcW w:w="950" w:type="dxa"/>
            <w:shd w:val="clear" w:color="auto" w:fill="F2F2F2"/>
            <w:vAlign w:val="center"/>
          </w:tcPr>
          <w:p>
            <w:pPr>
              <w:spacing w:before="0" w:after="0"/>
              <w:jc w:val="right"/>
              <w:rPr>
                <w:ins w:id="6222" w:author="Claude" w:date="2026-10-14T09:00:00Z"/>
              </w:rPr>
            </w:pPr>
          </w:p>
        </w:tc>
        <w:tc>
          <w:tcPr>
            <w:tcW w:w="1552" w:type="dxa"/>
            <w:shd w:val="clear" w:color="auto" w:fill="F2F2F2"/>
            <w:vAlign w:val="center"/>
          </w:tcPr>
          <w:p>
            <w:pPr>
              <w:spacing w:before="0" w:after="0"/>
              <w:jc w:val="right"/>
              <w:rPr>
                <w:ins w:id="6223" w:author="Claude" w:date="2026-10-14T09:00:00Z"/>
              </w:rPr>
            </w:pPr>
          </w:p>
        </w:tc>
      </w:tr>
      <w:tr>
        <w:trPr>
          <w:cantSplit/>
          <w:ins w:id="6242" w:author="Claude" w:date="2026-10-14T09:00:00Z"/>
        </w:trPr>
        <w:tc>
          <w:tcPr>
            <w:tcW w:w="450" w:type="dxa"/>
            <w:vAlign w:val="center"/>
          </w:tcPr>
          <w:p>
            <w:pPr>
              <w:spacing w:before="0" w:after="0"/>
              <w:jc w:val="center"/>
              <w:rPr>
                <w:ins w:id="6225" w:author="Claude" w:date="2026-10-14T09:00:00Z"/>
              </w:rPr>
            </w:pPr>
            <w:ins w:id="6226" w:author="Claude" w:date="2026-10-14T09:00:00Z">
              <w:r>
                <w:rPr>
                  <w:rFonts w:ascii="Times New Roman" w:hAnsi="Times New Roman" w:cs="Times New Roman"/>
                  <w:sz w:val="18"/>
                  <w:szCs w:val="18"/>
                </w:rPr>
                <w:t xml:space="preserve">40</w:t>
              </w:r>
            </w:ins>
          </w:p>
        </w:tc>
        <w:tc>
          <w:tcPr>
            <w:tcW w:w="2150" w:type="dxa"/>
            <w:vAlign w:val="center"/>
          </w:tcPr>
          <w:p>
            <w:pPr>
              <w:spacing w:before="0" w:after="0"/>
              <w:jc w:val="left"/>
              <w:rPr>
                <w:ins w:id="6227" w:author="Claude" w:date="2026-10-14T09:00:00Z"/>
              </w:rPr>
            </w:pPr>
            <w:ins w:id="6228" w:author="Claude" w:date="2026-10-14T09:00:00Z">
              <w:r>
                <w:rPr>
                  <w:rFonts w:ascii="Times New Roman" w:hAnsi="Times New Roman" w:cs="Times New Roman"/>
                  <w:sz w:val="18"/>
                  <w:szCs w:val="18"/>
                </w:rPr>
                <w:t xml:space="preserve">Cừ larsen IV, dài 12m, khu vực hố pít;</w:t>
              </w:r>
            </w:ins>
          </w:p>
        </w:tc>
        <w:tc>
          <w:tcPr>
            <w:tcW w:w="1150" w:type="dxa"/>
            <w:vAlign w:val="center"/>
          </w:tcPr>
          <w:p>
            <w:pPr>
              <w:spacing w:before="0" w:after="0"/>
              <w:jc w:val="left"/>
              <w:rPr>
                <w:ins w:id="6229" w:author="Claude" w:date="2026-10-14T09:00:00Z"/>
              </w:rPr>
            </w:pPr>
            <w:ins w:id="6230"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231" w:author="Claude" w:date="2026-10-14T09:00:00Z"/>
              </w:rPr>
            </w:pPr>
            <w:ins w:id="6232"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233" w:author="Claude" w:date="2026-10-14T09:00:00Z"/>
              </w:rPr>
            </w:pPr>
            <w:ins w:id="6234" w:author="Claude" w:date="2026-10-14T09:00:00Z">
              <w:r>
                <w:rPr>
                  <w:rFonts w:ascii="Times New Roman" w:hAnsi="Times New Roman" w:cs="Times New Roman"/>
                  <w:sz w:val="18"/>
                  <w:szCs w:val="18"/>
                </w:rPr>
                <w:t xml:space="preserve">1.776</w:t>
              </w:r>
            </w:ins>
          </w:p>
        </w:tc>
        <w:tc>
          <w:tcPr>
            <w:tcW w:w="780" w:type="dxa"/>
            <w:vAlign w:val="center"/>
          </w:tcPr>
          <w:p>
            <w:pPr>
              <w:spacing w:before="0" w:after="0"/>
              <w:jc w:val="right"/>
              <w:rPr>
                <w:ins w:id="6235" w:author="Claude" w:date="2026-10-14T09:00:00Z"/>
              </w:rPr>
            </w:pPr>
          </w:p>
        </w:tc>
        <w:tc>
          <w:tcPr>
            <w:tcW w:w="780" w:type="dxa"/>
            <w:vAlign w:val="center"/>
          </w:tcPr>
          <w:p>
            <w:pPr>
              <w:spacing w:before="0" w:after="0"/>
              <w:jc w:val="right"/>
              <w:rPr>
                <w:ins w:id="6236" w:author="Claude" w:date="2026-10-14T09:00:00Z"/>
              </w:rPr>
            </w:pPr>
            <w:ins w:id="6237" w:author="Claude" w:date="2026-10-14T09:00:00Z">
              <w:r>
                <w:rPr>
                  <w:rFonts w:ascii="Times New Roman" w:hAnsi="Times New Roman" w:cs="Times New Roman"/>
                  <w:sz w:val="18"/>
                  <w:szCs w:val="18"/>
                </w:rPr>
                <w:t xml:space="preserve">1.776</w:t>
              </w:r>
            </w:ins>
          </w:p>
        </w:tc>
        <w:tc>
          <w:tcPr>
            <w:tcW w:w="950" w:type="dxa"/>
            <w:vAlign w:val="center"/>
          </w:tcPr>
          <w:p>
            <w:pPr>
              <w:spacing w:before="0" w:after="0"/>
              <w:jc w:val="right"/>
              <w:rPr>
                <w:ins w:id="6238" w:author="Claude" w:date="2026-10-14T09:00:00Z"/>
              </w:rPr>
            </w:pPr>
            <w:ins w:id="6239" w:author="Claude" w:date="2026-10-14T09:00:00Z">
              <w:r>
                <w:rPr>
                  <w:rFonts w:ascii="Times New Roman" w:hAnsi="Times New Roman" w:cs="Times New Roman"/>
                  <w:sz w:val="18"/>
                  <w:szCs w:val="18"/>
                </w:rPr>
                <w:t xml:space="preserve">185.924</w:t>
              </w:r>
            </w:ins>
          </w:p>
        </w:tc>
        <w:tc>
          <w:tcPr>
            <w:tcW w:w="1552" w:type="dxa"/>
            <w:vAlign w:val="center"/>
          </w:tcPr>
          <w:p>
            <w:pPr>
              <w:spacing w:before="0" w:after="0"/>
              <w:jc w:val="right"/>
              <w:rPr>
                <w:ins w:id="6240" w:author="Claude" w:date="2026-10-14T09:00:00Z"/>
              </w:rPr>
            </w:pPr>
            <w:ins w:id="6241" w:author="Claude" w:date="2026-10-14T09:00:00Z">
              <w:r>
                <w:rPr>
                  <w:rFonts w:ascii="Times New Roman" w:hAnsi="Times New Roman" w:cs="Times New Roman"/>
                  <w:b/>
                  <w:bCs/>
                  <w:sz w:val="18"/>
                  <w:szCs w:val="18"/>
                </w:rPr>
                <w:t xml:space="preserve">330.201.024</w:t>
              </w:r>
            </w:ins>
          </w:p>
        </w:tc>
      </w:tr>
      <w:tr>
        <w:trPr>
          <w:cantSplit/>
          <w:ins w:id="6259" w:author="Claude" w:date="2026-10-14T09:00:00Z"/>
        </w:trPr>
        <w:tc>
          <w:tcPr>
            <w:tcW w:w="450" w:type="dxa"/>
            <w:vAlign w:val="center"/>
          </w:tcPr>
          <w:p>
            <w:pPr>
              <w:spacing w:before="0" w:after="0"/>
              <w:jc w:val="center"/>
              <w:rPr>
                <w:ins w:id="6243" w:author="Claude" w:date="2026-10-14T09:00:00Z"/>
              </w:rPr>
            </w:pPr>
            <w:ins w:id="6244" w:author="Claude" w:date="2026-10-14T09:00:00Z">
              <w:r>
                <w:rPr>
                  <w:rFonts w:ascii="Times New Roman" w:hAnsi="Times New Roman" w:cs="Times New Roman"/>
                  <w:sz w:val="18"/>
                  <w:szCs w:val="18"/>
                </w:rPr>
                <w:t xml:space="preserve">41</w:t>
              </w:r>
            </w:ins>
          </w:p>
        </w:tc>
        <w:tc>
          <w:tcPr>
            <w:tcW w:w="2150" w:type="dxa"/>
            <w:vAlign w:val="center"/>
          </w:tcPr>
          <w:p>
            <w:pPr>
              <w:spacing w:before="0" w:after="0"/>
              <w:jc w:val="left"/>
              <w:rPr>
                <w:ins w:id="6245" w:author="Claude" w:date="2026-10-14T09:00:00Z"/>
              </w:rPr>
            </w:pPr>
            <w:ins w:id="6246" w:author="Claude" w:date="2026-10-14T09:00:00Z">
              <w:r>
                <w:rPr>
                  <w:rFonts w:ascii="Times New Roman" w:hAnsi="Times New Roman" w:cs="Times New Roman"/>
                  <w:sz w:val="18"/>
                  <w:szCs w:val="18"/>
                </w:rPr>
                <w:t xml:space="preserve">Đóng cừ 12m</w:t>
              </w:r>
            </w:ins>
          </w:p>
        </w:tc>
        <w:tc>
          <w:tcPr>
            <w:tcW w:w="1150" w:type="dxa"/>
            <w:vAlign w:val="center"/>
          </w:tcPr>
          <w:p>
            <w:pPr>
              <w:spacing w:before="0" w:after="0"/>
              <w:jc w:val="left"/>
              <w:rPr>
                <w:ins w:id="6247" w:author="Claude" w:date="2026-10-14T09:00:00Z"/>
              </w:rPr>
            </w:pPr>
          </w:p>
        </w:tc>
        <w:tc>
          <w:tcPr>
            <w:tcW w:w="480" w:type="dxa"/>
            <w:vAlign w:val="center"/>
          </w:tcPr>
          <w:p>
            <w:pPr>
              <w:spacing w:before="0" w:after="0"/>
              <w:jc w:val="center"/>
              <w:rPr>
                <w:ins w:id="6248" w:author="Claude" w:date="2026-10-14T09:00:00Z"/>
              </w:rPr>
            </w:pPr>
            <w:ins w:id="6249"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250" w:author="Claude" w:date="2026-10-14T09:00:00Z"/>
              </w:rPr>
            </w:pPr>
            <w:ins w:id="6251" w:author="Claude" w:date="2026-10-14T09:00:00Z">
              <w:r>
                <w:rPr>
                  <w:rFonts w:ascii="Times New Roman" w:hAnsi="Times New Roman" w:cs="Times New Roman"/>
                  <w:sz w:val="18"/>
                  <w:szCs w:val="18"/>
                </w:rPr>
                <w:t xml:space="preserve">1.776</w:t>
              </w:r>
            </w:ins>
          </w:p>
        </w:tc>
        <w:tc>
          <w:tcPr>
            <w:tcW w:w="780" w:type="dxa"/>
            <w:vAlign w:val="center"/>
          </w:tcPr>
          <w:p>
            <w:pPr>
              <w:spacing w:before="0" w:after="0"/>
              <w:jc w:val="right"/>
              <w:rPr>
                <w:ins w:id="6252" w:author="Claude" w:date="2026-10-14T09:00:00Z"/>
              </w:rPr>
            </w:pPr>
          </w:p>
        </w:tc>
        <w:tc>
          <w:tcPr>
            <w:tcW w:w="780" w:type="dxa"/>
            <w:vAlign w:val="center"/>
          </w:tcPr>
          <w:p>
            <w:pPr>
              <w:spacing w:before="0" w:after="0"/>
              <w:jc w:val="right"/>
              <w:rPr>
                <w:ins w:id="6253" w:author="Claude" w:date="2026-10-14T09:00:00Z"/>
              </w:rPr>
            </w:pPr>
            <w:ins w:id="6254" w:author="Claude" w:date="2026-10-14T09:00:00Z">
              <w:r>
                <w:rPr>
                  <w:rFonts w:ascii="Times New Roman" w:hAnsi="Times New Roman" w:cs="Times New Roman"/>
                  <w:sz w:val="18"/>
                  <w:szCs w:val="18"/>
                </w:rPr>
                <w:t xml:space="preserve">1.776</w:t>
              </w:r>
            </w:ins>
          </w:p>
        </w:tc>
        <w:tc>
          <w:tcPr>
            <w:tcW w:w="950" w:type="dxa"/>
            <w:vAlign w:val="center"/>
          </w:tcPr>
          <w:p>
            <w:pPr>
              <w:spacing w:before="0" w:after="0"/>
              <w:jc w:val="right"/>
              <w:rPr>
                <w:ins w:id="6255" w:author="Claude" w:date="2026-10-14T09:00:00Z"/>
              </w:rPr>
            </w:pPr>
            <w:ins w:id="6256" w:author="Claude" w:date="2026-10-14T09:00:00Z">
              <w:r>
                <w:rPr>
                  <w:rFonts w:ascii="Times New Roman" w:hAnsi="Times New Roman" w:cs="Times New Roman"/>
                  <w:sz w:val="18"/>
                  <w:szCs w:val="18"/>
                </w:rPr>
                <w:t xml:space="preserve">67.890</w:t>
              </w:r>
            </w:ins>
          </w:p>
        </w:tc>
        <w:tc>
          <w:tcPr>
            <w:tcW w:w="1552" w:type="dxa"/>
            <w:vAlign w:val="center"/>
          </w:tcPr>
          <w:p>
            <w:pPr>
              <w:spacing w:before="0" w:after="0"/>
              <w:jc w:val="right"/>
              <w:rPr>
                <w:ins w:id="6257" w:author="Claude" w:date="2026-10-14T09:00:00Z"/>
              </w:rPr>
            </w:pPr>
            <w:ins w:id="6258" w:author="Claude" w:date="2026-10-14T09:00:00Z">
              <w:r>
                <w:rPr>
                  <w:rFonts w:ascii="Times New Roman" w:hAnsi="Times New Roman" w:cs="Times New Roman"/>
                  <w:b/>
                  <w:bCs/>
                  <w:sz w:val="18"/>
                  <w:szCs w:val="18"/>
                </w:rPr>
                <w:t xml:space="preserve">120.572.640</w:t>
              </w:r>
            </w:ins>
          </w:p>
        </w:tc>
      </w:tr>
      <w:tr>
        <w:trPr>
          <w:cantSplit/>
          <w:ins w:id="6276" w:author="Claude" w:date="2026-10-14T09:00:00Z"/>
        </w:trPr>
        <w:tc>
          <w:tcPr>
            <w:tcW w:w="450" w:type="dxa"/>
            <w:vAlign w:val="center"/>
          </w:tcPr>
          <w:p>
            <w:pPr>
              <w:spacing w:before="0" w:after="0"/>
              <w:jc w:val="center"/>
              <w:rPr>
                <w:ins w:id="6260" w:author="Claude" w:date="2026-10-14T09:00:00Z"/>
              </w:rPr>
            </w:pPr>
            <w:ins w:id="6261" w:author="Claude" w:date="2026-10-14T09:00:00Z">
              <w:r>
                <w:rPr>
                  <w:rFonts w:ascii="Times New Roman" w:hAnsi="Times New Roman" w:cs="Times New Roman"/>
                  <w:sz w:val="18"/>
                  <w:szCs w:val="18"/>
                </w:rPr>
                <w:t xml:space="preserve">42</w:t>
              </w:r>
            </w:ins>
          </w:p>
        </w:tc>
        <w:tc>
          <w:tcPr>
            <w:tcW w:w="2150" w:type="dxa"/>
            <w:vAlign w:val="center"/>
          </w:tcPr>
          <w:p>
            <w:pPr>
              <w:spacing w:before="0" w:after="0"/>
              <w:jc w:val="left"/>
              <w:rPr>
                <w:ins w:id="6262" w:author="Claude" w:date="2026-10-14T09:00:00Z"/>
              </w:rPr>
            </w:pPr>
            <w:ins w:id="6263" w:author="Claude" w:date="2026-10-14T09:00:00Z">
              <w:r>
                <w:rPr>
                  <w:rFonts w:ascii="Times New Roman" w:hAnsi="Times New Roman" w:cs="Times New Roman"/>
                  <w:sz w:val="18"/>
                  <w:szCs w:val="18"/>
                </w:rPr>
                <w:t xml:space="preserve">Rút cừ 12m</w:t>
              </w:r>
            </w:ins>
          </w:p>
        </w:tc>
        <w:tc>
          <w:tcPr>
            <w:tcW w:w="1150" w:type="dxa"/>
            <w:vAlign w:val="center"/>
          </w:tcPr>
          <w:p>
            <w:pPr>
              <w:spacing w:before="0" w:after="0"/>
              <w:jc w:val="left"/>
              <w:rPr>
                <w:ins w:id="6264" w:author="Claude" w:date="2026-10-14T09:00:00Z"/>
              </w:rPr>
            </w:pPr>
          </w:p>
        </w:tc>
        <w:tc>
          <w:tcPr>
            <w:tcW w:w="480" w:type="dxa"/>
            <w:vAlign w:val="center"/>
          </w:tcPr>
          <w:p>
            <w:pPr>
              <w:spacing w:before="0" w:after="0"/>
              <w:jc w:val="center"/>
              <w:rPr>
                <w:ins w:id="6265" w:author="Claude" w:date="2026-10-14T09:00:00Z"/>
              </w:rPr>
            </w:pPr>
            <w:ins w:id="6266"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267" w:author="Claude" w:date="2026-10-14T09:00:00Z"/>
              </w:rPr>
            </w:pPr>
            <w:ins w:id="6268" w:author="Claude" w:date="2026-10-14T09:00:00Z">
              <w:r>
                <w:rPr>
                  <w:rFonts w:ascii="Times New Roman" w:hAnsi="Times New Roman" w:cs="Times New Roman"/>
                  <w:sz w:val="18"/>
                  <w:szCs w:val="18"/>
                </w:rPr>
                <w:t xml:space="preserve">1.776</w:t>
              </w:r>
            </w:ins>
          </w:p>
        </w:tc>
        <w:tc>
          <w:tcPr>
            <w:tcW w:w="780" w:type="dxa"/>
            <w:vAlign w:val="center"/>
          </w:tcPr>
          <w:p>
            <w:pPr>
              <w:spacing w:before="0" w:after="0"/>
              <w:jc w:val="right"/>
              <w:rPr>
                <w:ins w:id="6269" w:author="Claude" w:date="2026-10-14T09:00:00Z"/>
              </w:rPr>
            </w:pPr>
          </w:p>
        </w:tc>
        <w:tc>
          <w:tcPr>
            <w:tcW w:w="780" w:type="dxa"/>
            <w:vAlign w:val="center"/>
          </w:tcPr>
          <w:p>
            <w:pPr>
              <w:spacing w:before="0" w:after="0"/>
              <w:jc w:val="right"/>
              <w:rPr>
                <w:ins w:id="6270" w:author="Claude" w:date="2026-10-14T09:00:00Z"/>
              </w:rPr>
            </w:pPr>
            <w:ins w:id="6271" w:author="Claude" w:date="2026-10-14T09:00:00Z">
              <w:r>
                <w:rPr>
                  <w:rFonts w:ascii="Times New Roman" w:hAnsi="Times New Roman" w:cs="Times New Roman"/>
                  <w:sz w:val="18"/>
                  <w:szCs w:val="18"/>
                </w:rPr>
                <w:t xml:space="preserve">1.776</w:t>
              </w:r>
            </w:ins>
          </w:p>
        </w:tc>
        <w:tc>
          <w:tcPr>
            <w:tcW w:w="950" w:type="dxa"/>
            <w:vAlign w:val="center"/>
          </w:tcPr>
          <w:p>
            <w:pPr>
              <w:spacing w:before="0" w:after="0"/>
              <w:jc w:val="right"/>
              <w:rPr>
                <w:ins w:id="6272" w:author="Claude" w:date="2026-10-14T09:00:00Z"/>
              </w:rPr>
            </w:pPr>
            <w:ins w:id="6273" w:author="Claude" w:date="2026-10-14T09:00:00Z">
              <w:r>
                <w:rPr>
                  <w:rFonts w:ascii="Times New Roman" w:hAnsi="Times New Roman" w:cs="Times New Roman"/>
                  <w:sz w:val="18"/>
                  <w:szCs w:val="18"/>
                </w:rPr>
                <w:t xml:space="preserve">35.108</w:t>
              </w:r>
            </w:ins>
          </w:p>
        </w:tc>
        <w:tc>
          <w:tcPr>
            <w:tcW w:w="1552" w:type="dxa"/>
            <w:vAlign w:val="center"/>
          </w:tcPr>
          <w:p>
            <w:pPr>
              <w:spacing w:before="0" w:after="0"/>
              <w:jc w:val="right"/>
              <w:rPr>
                <w:ins w:id="6274" w:author="Claude" w:date="2026-10-14T09:00:00Z"/>
              </w:rPr>
            </w:pPr>
            <w:ins w:id="6275" w:author="Claude" w:date="2026-10-14T09:00:00Z">
              <w:r>
                <w:rPr>
                  <w:rFonts w:ascii="Times New Roman" w:hAnsi="Times New Roman" w:cs="Times New Roman"/>
                  <w:b/>
                  <w:bCs/>
                  <w:sz w:val="18"/>
                  <w:szCs w:val="18"/>
                </w:rPr>
                <w:t xml:space="preserve">62.351.808</w:t>
              </w:r>
            </w:ins>
          </w:p>
        </w:tc>
      </w:tr>
      <w:tr>
        <w:trPr>
          <w:cantSplit/>
          <w:ins w:id="6288" w:author="Claude" w:date="2026-10-14T09:00:00Z"/>
        </w:trPr>
        <w:tc>
          <w:tcPr>
            <w:tcW w:w="450" w:type="dxa"/>
            <w:shd w:val="clear" w:color="auto" w:fill="F2F2F2"/>
            <w:vAlign w:val="center"/>
          </w:tcPr>
          <w:p>
            <w:pPr>
              <w:spacing w:before="0" w:after="0"/>
              <w:jc w:val="center"/>
              <w:rPr>
                <w:ins w:id="6277" w:author="Claude" w:date="2026-10-14T09:00:00Z"/>
              </w:rPr>
            </w:pPr>
          </w:p>
        </w:tc>
        <w:tc>
          <w:tcPr>
            <w:tcW w:w="2150" w:type="dxa"/>
            <w:shd w:val="clear" w:color="auto" w:fill="F2F2F2"/>
            <w:vAlign w:val="center"/>
          </w:tcPr>
          <w:p>
            <w:pPr>
              <w:spacing w:before="0" w:after="0"/>
              <w:jc w:val="left"/>
              <w:rPr>
                <w:ins w:id="6278" w:author="Claude" w:date="2026-10-14T09:00:00Z"/>
              </w:rPr>
            </w:pPr>
            <w:ins w:id="6279" w:author="Claude" w:date="2026-10-14T09:00:00Z">
              <w:r>
                <w:rPr>
                  <w:rFonts w:ascii="Times New Roman" w:hAnsi="Times New Roman" w:cs="Times New Roman"/>
                  <w:b/>
                  <w:bCs/>
                  <w:sz w:val="18"/>
                  <w:szCs w:val="18"/>
                </w:rPr>
                <w:t xml:space="preserve">Công tác văng chống khu vực tường bao hầm</w:t>
              </w:r>
            </w:ins>
          </w:p>
        </w:tc>
        <w:tc>
          <w:tcPr>
            <w:tcW w:w="1150" w:type="dxa"/>
            <w:shd w:val="clear" w:color="auto" w:fill="F2F2F2"/>
            <w:vAlign w:val="center"/>
          </w:tcPr>
          <w:p>
            <w:pPr>
              <w:spacing w:before="0" w:after="0"/>
              <w:jc w:val="left"/>
              <w:rPr>
                <w:ins w:id="6280" w:author="Claude" w:date="2026-10-14T09:00:00Z"/>
              </w:rPr>
            </w:pPr>
          </w:p>
        </w:tc>
        <w:tc>
          <w:tcPr>
            <w:tcW w:w="480" w:type="dxa"/>
            <w:shd w:val="clear" w:color="auto" w:fill="F2F2F2"/>
            <w:vAlign w:val="center"/>
          </w:tcPr>
          <w:p>
            <w:pPr>
              <w:spacing w:before="0" w:after="0"/>
              <w:jc w:val="center"/>
              <w:rPr>
                <w:ins w:id="6281" w:author="Claude" w:date="2026-10-14T09:00:00Z"/>
              </w:rPr>
            </w:pPr>
          </w:p>
        </w:tc>
        <w:tc>
          <w:tcPr>
            <w:tcW w:w="780" w:type="dxa"/>
            <w:shd w:val="clear" w:color="auto" w:fill="F2F2F2"/>
            <w:vAlign w:val="center"/>
          </w:tcPr>
          <w:p>
            <w:pPr>
              <w:spacing w:before="0" w:after="0"/>
              <w:jc w:val="right"/>
              <w:rPr>
                <w:ins w:id="6282" w:author="Claude" w:date="2026-10-14T09:00:00Z"/>
              </w:rPr>
            </w:pPr>
          </w:p>
        </w:tc>
        <w:tc>
          <w:tcPr>
            <w:tcW w:w="780" w:type="dxa"/>
            <w:shd w:val="clear" w:color="auto" w:fill="F2F2F2"/>
            <w:vAlign w:val="center"/>
          </w:tcPr>
          <w:p>
            <w:pPr>
              <w:spacing w:before="0" w:after="0"/>
              <w:jc w:val="right"/>
              <w:rPr>
                <w:ins w:id="6283" w:author="Claude" w:date="2026-10-14T09:00:00Z"/>
              </w:rPr>
            </w:pPr>
          </w:p>
        </w:tc>
        <w:tc>
          <w:tcPr>
            <w:tcW w:w="780" w:type="dxa"/>
            <w:shd w:val="clear" w:color="auto" w:fill="F2F2F2"/>
            <w:vAlign w:val="center"/>
          </w:tcPr>
          <w:p>
            <w:pPr>
              <w:spacing w:before="0" w:after="0"/>
              <w:jc w:val="right"/>
              <w:rPr>
                <w:ins w:id="6284" w:author="Claude" w:date="2026-10-14T09:00:00Z"/>
              </w:rPr>
            </w:pPr>
            <w:ins w:id="6285" w:author="Claude" w:date="2026-10-14T09:00:00Z">
              <w:r>
                <w:rPr>
                  <w:rFonts w:ascii="Times New Roman" w:hAnsi="Times New Roman" w:cs="Times New Roman"/>
                  <w:b/>
                  <w:bCs/>
                  <w:sz w:val="18"/>
                  <w:szCs w:val="18"/>
                </w:rPr>
                <w:t xml:space="preserve">0</w:t>
              </w:r>
            </w:ins>
          </w:p>
        </w:tc>
        <w:tc>
          <w:tcPr>
            <w:tcW w:w="950" w:type="dxa"/>
            <w:shd w:val="clear" w:color="auto" w:fill="F2F2F2"/>
            <w:vAlign w:val="center"/>
          </w:tcPr>
          <w:p>
            <w:pPr>
              <w:spacing w:before="0" w:after="0"/>
              <w:jc w:val="right"/>
              <w:rPr>
                <w:ins w:id="6286" w:author="Claude" w:date="2026-10-14T09:00:00Z"/>
              </w:rPr>
            </w:pPr>
          </w:p>
        </w:tc>
        <w:tc>
          <w:tcPr>
            <w:tcW w:w="1552" w:type="dxa"/>
            <w:shd w:val="clear" w:color="auto" w:fill="F2F2F2"/>
            <w:vAlign w:val="center"/>
          </w:tcPr>
          <w:p>
            <w:pPr>
              <w:spacing w:before="0" w:after="0"/>
              <w:jc w:val="right"/>
              <w:rPr>
                <w:ins w:id="6287" w:author="Claude" w:date="2026-10-14T09:00:00Z"/>
              </w:rPr>
            </w:pPr>
          </w:p>
        </w:tc>
      </w:tr>
      <w:tr>
        <w:trPr>
          <w:cantSplit/>
          <w:ins w:id="6306" w:author="Claude" w:date="2026-10-14T09:00:00Z"/>
        </w:trPr>
        <w:tc>
          <w:tcPr>
            <w:tcW w:w="450" w:type="dxa"/>
            <w:vAlign w:val="center"/>
          </w:tcPr>
          <w:p>
            <w:pPr>
              <w:spacing w:before="0" w:after="0"/>
              <w:jc w:val="center"/>
              <w:rPr>
                <w:ins w:id="6289" w:author="Claude" w:date="2026-10-14T09:00:00Z"/>
              </w:rPr>
            </w:pPr>
            <w:ins w:id="6290" w:author="Claude" w:date="2026-10-14T09:00:00Z">
              <w:r>
                <w:rPr>
                  <w:rFonts w:ascii="Times New Roman" w:hAnsi="Times New Roman" w:cs="Times New Roman"/>
                  <w:sz w:val="18"/>
                  <w:szCs w:val="18"/>
                </w:rPr>
                <w:t xml:space="preserve">43</w:t>
              </w:r>
            </w:ins>
          </w:p>
        </w:tc>
        <w:tc>
          <w:tcPr>
            <w:tcW w:w="2150" w:type="dxa"/>
            <w:vAlign w:val="center"/>
          </w:tcPr>
          <w:p>
            <w:pPr>
              <w:spacing w:before="0" w:after="0"/>
              <w:jc w:val="left"/>
              <w:rPr>
                <w:ins w:id="6291" w:author="Claude" w:date="2026-10-14T09:00:00Z"/>
              </w:rPr>
            </w:pPr>
            <w:ins w:id="6292" w:author="Claude" w:date="2026-10-14T09:00:00Z">
              <w:r>
                <w:rPr>
                  <w:rFonts w:ascii="Times New Roman" w:hAnsi="Times New Roman" w:cs="Times New Roman"/>
                  <w:sz w:val="18"/>
                  <w:szCs w:val="18"/>
                </w:rPr>
                <w:t xml:space="preserve">Văng chống H350x350x12x19 khu vực tường bao hầm</w:t>
              </w:r>
            </w:ins>
          </w:p>
        </w:tc>
        <w:tc>
          <w:tcPr>
            <w:tcW w:w="1150" w:type="dxa"/>
            <w:vAlign w:val="center"/>
          </w:tcPr>
          <w:p>
            <w:pPr>
              <w:spacing w:before="0" w:after="0"/>
              <w:jc w:val="left"/>
              <w:rPr>
                <w:ins w:id="6293" w:author="Claude" w:date="2026-10-14T09:00:00Z"/>
              </w:rPr>
            </w:pPr>
            <w:ins w:id="6294"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295" w:author="Claude" w:date="2026-10-14T09:00:00Z"/>
              </w:rPr>
            </w:pPr>
            <w:ins w:id="6296"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297" w:author="Claude" w:date="2026-10-14T09:00:00Z"/>
              </w:rPr>
            </w:pPr>
            <w:ins w:id="6298" w:author="Claude" w:date="2026-10-14T09:00:00Z">
              <w:r>
                <w:rPr>
                  <w:rFonts w:ascii="Times New Roman" w:hAnsi="Times New Roman" w:cs="Times New Roman"/>
                  <w:sz w:val="18"/>
                  <w:szCs w:val="18"/>
                </w:rPr>
                <w:t xml:space="preserve">117.610,5</w:t>
              </w:r>
            </w:ins>
          </w:p>
        </w:tc>
        <w:tc>
          <w:tcPr>
            <w:tcW w:w="780" w:type="dxa"/>
            <w:vAlign w:val="center"/>
          </w:tcPr>
          <w:p>
            <w:pPr>
              <w:spacing w:before="0" w:after="0"/>
              <w:jc w:val="right"/>
              <w:rPr>
                <w:ins w:id="6299" w:author="Claude" w:date="2026-10-14T09:00:00Z"/>
              </w:rPr>
            </w:pPr>
          </w:p>
        </w:tc>
        <w:tc>
          <w:tcPr>
            <w:tcW w:w="780" w:type="dxa"/>
            <w:vAlign w:val="center"/>
          </w:tcPr>
          <w:p>
            <w:pPr>
              <w:spacing w:before="0" w:after="0"/>
              <w:jc w:val="right"/>
              <w:rPr>
                <w:ins w:id="6300" w:author="Claude" w:date="2026-10-14T09:00:00Z"/>
              </w:rPr>
            </w:pPr>
            <w:ins w:id="6301" w:author="Claude" w:date="2026-10-14T09:00:00Z">
              <w:r>
                <w:rPr>
                  <w:rFonts w:ascii="Times New Roman" w:hAnsi="Times New Roman" w:cs="Times New Roman"/>
                  <w:sz w:val="18"/>
                  <w:szCs w:val="18"/>
                </w:rPr>
                <w:t xml:space="preserve">117.610,5</w:t>
              </w:r>
            </w:ins>
          </w:p>
        </w:tc>
        <w:tc>
          <w:tcPr>
            <w:tcW w:w="950" w:type="dxa"/>
            <w:vAlign w:val="center"/>
          </w:tcPr>
          <w:p>
            <w:pPr>
              <w:spacing w:before="0" w:after="0"/>
              <w:jc w:val="right"/>
              <w:rPr>
                <w:ins w:id="6302" w:author="Claude" w:date="2026-10-14T09:00:00Z"/>
              </w:rPr>
            </w:pPr>
            <w:ins w:id="6303" w:author="Claude" w:date="2026-10-14T09:00:00Z">
              <w:r>
                <w:rPr>
                  <w:rFonts w:ascii="Times New Roman" w:hAnsi="Times New Roman" w:cs="Times New Roman"/>
                  <w:sz w:val="18"/>
                  <w:szCs w:val="18"/>
                </w:rPr>
                <w:t xml:space="preserve">6.797</w:t>
              </w:r>
            </w:ins>
          </w:p>
        </w:tc>
        <w:tc>
          <w:tcPr>
            <w:tcW w:w="1552" w:type="dxa"/>
            <w:vAlign w:val="center"/>
          </w:tcPr>
          <w:p>
            <w:pPr>
              <w:spacing w:before="0" w:after="0"/>
              <w:jc w:val="right"/>
              <w:rPr>
                <w:ins w:id="6304" w:author="Claude" w:date="2026-10-14T09:00:00Z"/>
              </w:rPr>
            </w:pPr>
            <w:ins w:id="6305" w:author="Claude" w:date="2026-10-14T09:00:00Z">
              <w:r>
                <w:rPr>
                  <w:rFonts w:ascii="Times New Roman" w:hAnsi="Times New Roman" w:cs="Times New Roman"/>
                  <w:b/>
                  <w:bCs/>
                  <w:sz w:val="18"/>
                  <w:szCs w:val="18"/>
                </w:rPr>
                <w:t xml:space="preserve">799.398.568</w:t>
              </w:r>
            </w:ins>
          </w:p>
        </w:tc>
      </w:tr>
      <w:tr>
        <w:trPr>
          <w:cantSplit/>
          <w:ins w:id="6323" w:author="Claude" w:date="2026-10-14T09:00:00Z"/>
        </w:trPr>
        <w:tc>
          <w:tcPr>
            <w:tcW w:w="450" w:type="dxa"/>
            <w:vAlign w:val="center"/>
          </w:tcPr>
          <w:p>
            <w:pPr>
              <w:spacing w:before="0" w:after="0"/>
              <w:jc w:val="center"/>
              <w:rPr>
                <w:ins w:id="6307" w:author="Claude" w:date="2026-10-14T09:00:00Z"/>
              </w:rPr>
            </w:pPr>
            <w:ins w:id="6308" w:author="Claude" w:date="2026-10-14T09:00:00Z">
              <w:r>
                <w:rPr>
                  <w:rFonts w:ascii="Times New Roman" w:hAnsi="Times New Roman" w:cs="Times New Roman"/>
                  <w:sz w:val="18"/>
                  <w:szCs w:val="18"/>
                </w:rPr>
                <w:t xml:space="preserve">44</w:t>
              </w:r>
            </w:ins>
          </w:p>
        </w:tc>
        <w:tc>
          <w:tcPr>
            <w:tcW w:w="2150" w:type="dxa"/>
            <w:vAlign w:val="center"/>
          </w:tcPr>
          <w:p>
            <w:pPr>
              <w:spacing w:before="0" w:after="0"/>
              <w:jc w:val="left"/>
              <w:rPr>
                <w:ins w:id="6309" w:author="Claude" w:date="2026-10-14T09:00:00Z"/>
              </w:rPr>
            </w:pPr>
            <w:ins w:id="6310" w:author="Claude" w:date="2026-10-14T09:00:00Z">
              <w:r>
                <w:rPr>
                  <w:rFonts w:ascii="Times New Roman" w:hAnsi="Times New Roman" w:cs="Times New Roman"/>
                  <w:sz w:val="18"/>
                  <w:szCs w:val="18"/>
                </w:rPr>
                <w:t xml:space="preserve">Lắp văng chống khu vực tường bao hầm</w:t>
              </w:r>
            </w:ins>
          </w:p>
        </w:tc>
        <w:tc>
          <w:tcPr>
            <w:tcW w:w="1150" w:type="dxa"/>
            <w:vAlign w:val="center"/>
          </w:tcPr>
          <w:p>
            <w:pPr>
              <w:spacing w:before="0" w:after="0"/>
              <w:jc w:val="left"/>
              <w:rPr>
                <w:ins w:id="6311" w:author="Claude" w:date="2026-10-14T09:00:00Z"/>
              </w:rPr>
            </w:pPr>
          </w:p>
        </w:tc>
        <w:tc>
          <w:tcPr>
            <w:tcW w:w="480" w:type="dxa"/>
            <w:vAlign w:val="center"/>
          </w:tcPr>
          <w:p>
            <w:pPr>
              <w:spacing w:before="0" w:after="0"/>
              <w:jc w:val="center"/>
              <w:rPr>
                <w:ins w:id="6312" w:author="Claude" w:date="2026-10-14T09:00:00Z"/>
              </w:rPr>
            </w:pPr>
            <w:ins w:id="6313"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314" w:author="Claude" w:date="2026-10-14T09:00:00Z"/>
              </w:rPr>
            </w:pPr>
            <w:ins w:id="6315" w:author="Claude" w:date="2026-10-14T09:00:00Z">
              <w:r>
                <w:rPr>
                  <w:rFonts w:ascii="Times New Roman" w:hAnsi="Times New Roman" w:cs="Times New Roman"/>
                  <w:sz w:val="18"/>
                  <w:szCs w:val="18"/>
                </w:rPr>
                <w:t xml:space="preserve">117.610,5</w:t>
              </w:r>
            </w:ins>
          </w:p>
        </w:tc>
        <w:tc>
          <w:tcPr>
            <w:tcW w:w="780" w:type="dxa"/>
            <w:vAlign w:val="center"/>
          </w:tcPr>
          <w:p>
            <w:pPr>
              <w:spacing w:before="0" w:after="0"/>
              <w:jc w:val="right"/>
              <w:rPr>
                <w:ins w:id="6316" w:author="Claude" w:date="2026-10-14T09:00:00Z"/>
              </w:rPr>
            </w:pPr>
          </w:p>
        </w:tc>
        <w:tc>
          <w:tcPr>
            <w:tcW w:w="780" w:type="dxa"/>
            <w:vAlign w:val="center"/>
          </w:tcPr>
          <w:p>
            <w:pPr>
              <w:spacing w:before="0" w:after="0"/>
              <w:jc w:val="right"/>
              <w:rPr>
                <w:ins w:id="6317" w:author="Claude" w:date="2026-10-14T09:00:00Z"/>
              </w:rPr>
            </w:pPr>
            <w:ins w:id="6318" w:author="Claude" w:date="2026-10-14T09:00:00Z">
              <w:r>
                <w:rPr>
                  <w:rFonts w:ascii="Times New Roman" w:hAnsi="Times New Roman" w:cs="Times New Roman"/>
                  <w:sz w:val="18"/>
                  <w:szCs w:val="18"/>
                </w:rPr>
                <w:t xml:space="preserve">117.610,5</w:t>
              </w:r>
            </w:ins>
          </w:p>
        </w:tc>
        <w:tc>
          <w:tcPr>
            <w:tcW w:w="950" w:type="dxa"/>
            <w:vAlign w:val="center"/>
          </w:tcPr>
          <w:p>
            <w:pPr>
              <w:spacing w:before="0" w:after="0"/>
              <w:jc w:val="right"/>
              <w:rPr>
                <w:ins w:id="6319" w:author="Claude" w:date="2026-10-14T09:00:00Z"/>
              </w:rPr>
            </w:pPr>
            <w:ins w:id="6320" w:author="Claude" w:date="2026-10-14T09:00:00Z">
              <w:r>
                <w:rPr>
                  <w:rFonts w:ascii="Times New Roman" w:hAnsi="Times New Roman" w:cs="Times New Roman"/>
                  <w:sz w:val="18"/>
                  <w:szCs w:val="18"/>
                </w:rPr>
                <w:t xml:space="preserve">6.236</w:t>
              </w:r>
            </w:ins>
          </w:p>
        </w:tc>
        <w:tc>
          <w:tcPr>
            <w:tcW w:w="1552" w:type="dxa"/>
            <w:vAlign w:val="center"/>
          </w:tcPr>
          <w:p>
            <w:pPr>
              <w:spacing w:before="0" w:after="0"/>
              <w:jc w:val="right"/>
              <w:rPr>
                <w:ins w:id="6321" w:author="Claude" w:date="2026-10-14T09:00:00Z"/>
              </w:rPr>
            </w:pPr>
            <w:ins w:id="6322" w:author="Claude" w:date="2026-10-14T09:00:00Z">
              <w:r>
                <w:rPr>
                  <w:rFonts w:ascii="Times New Roman" w:hAnsi="Times New Roman" w:cs="Times New Roman"/>
                  <w:b/>
                  <w:bCs/>
                  <w:sz w:val="18"/>
                  <w:szCs w:val="18"/>
                </w:rPr>
                <w:t xml:space="preserve">733.419.078</w:t>
              </w:r>
            </w:ins>
          </w:p>
        </w:tc>
      </w:tr>
      <w:tr>
        <w:trPr>
          <w:cantSplit/>
          <w:ins w:id="6340" w:author="Claude" w:date="2026-10-14T09:00:00Z"/>
        </w:trPr>
        <w:tc>
          <w:tcPr>
            <w:tcW w:w="450" w:type="dxa"/>
            <w:vAlign w:val="center"/>
          </w:tcPr>
          <w:p>
            <w:pPr>
              <w:spacing w:before="0" w:after="0"/>
              <w:jc w:val="center"/>
              <w:rPr>
                <w:ins w:id="6324" w:author="Claude" w:date="2026-10-14T09:00:00Z"/>
              </w:rPr>
            </w:pPr>
            <w:ins w:id="6325" w:author="Claude" w:date="2026-10-14T09:00:00Z">
              <w:r>
                <w:rPr>
                  <w:rFonts w:ascii="Times New Roman" w:hAnsi="Times New Roman" w:cs="Times New Roman"/>
                  <w:sz w:val="18"/>
                  <w:szCs w:val="18"/>
                </w:rPr>
                <w:t xml:space="preserve">45</w:t>
              </w:r>
            </w:ins>
          </w:p>
        </w:tc>
        <w:tc>
          <w:tcPr>
            <w:tcW w:w="2150" w:type="dxa"/>
            <w:vAlign w:val="center"/>
          </w:tcPr>
          <w:p>
            <w:pPr>
              <w:spacing w:before="0" w:after="0"/>
              <w:jc w:val="left"/>
              <w:rPr>
                <w:ins w:id="6326" w:author="Claude" w:date="2026-10-14T09:00:00Z"/>
              </w:rPr>
            </w:pPr>
            <w:ins w:id="6327" w:author="Claude" w:date="2026-10-14T09:00:00Z">
              <w:r>
                <w:rPr>
                  <w:rFonts w:ascii="Times New Roman" w:hAnsi="Times New Roman" w:cs="Times New Roman"/>
                  <w:sz w:val="18"/>
                  <w:szCs w:val="18"/>
                </w:rPr>
                <w:t xml:space="preserve">Tháo văng chống khu vực tường bao hầm</w:t>
              </w:r>
            </w:ins>
          </w:p>
        </w:tc>
        <w:tc>
          <w:tcPr>
            <w:tcW w:w="1150" w:type="dxa"/>
            <w:vAlign w:val="center"/>
          </w:tcPr>
          <w:p>
            <w:pPr>
              <w:spacing w:before="0" w:after="0"/>
              <w:jc w:val="left"/>
              <w:rPr>
                <w:ins w:id="6328" w:author="Claude" w:date="2026-10-14T09:00:00Z"/>
              </w:rPr>
            </w:pPr>
          </w:p>
        </w:tc>
        <w:tc>
          <w:tcPr>
            <w:tcW w:w="480" w:type="dxa"/>
            <w:vAlign w:val="center"/>
          </w:tcPr>
          <w:p>
            <w:pPr>
              <w:spacing w:before="0" w:after="0"/>
              <w:jc w:val="center"/>
              <w:rPr>
                <w:ins w:id="6329" w:author="Claude" w:date="2026-10-14T09:00:00Z"/>
              </w:rPr>
            </w:pPr>
            <w:ins w:id="6330"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331" w:author="Claude" w:date="2026-10-14T09:00:00Z"/>
              </w:rPr>
            </w:pPr>
            <w:ins w:id="6332" w:author="Claude" w:date="2026-10-14T09:00:00Z">
              <w:r>
                <w:rPr>
                  <w:rFonts w:ascii="Times New Roman" w:hAnsi="Times New Roman" w:cs="Times New Roman"/>
                  <w:sz w:val="18"/>
                  <w:szCs w:val="18"/>
                </w:rPr>
                <w:t xml:space="preserve">117.610,5</w:t>
              </w:r>
            </w:ins>
          </w:p>
        </w:tc>
        <w:tc>
          <w:tcPr>
            <w:tcW w:w="780" w:type="dxa"/>
            <w:vAlign w:val="center"/>
          </w:tcPr>
          <w:p>
            <w:pPr>
              <w:spacing w:before="0" w:after="0"/>
              <w:jc w:val="right"/>
              <w:rPr>
                <w:ins w:id="6333" w:author="Claude" w:date="2026-10-14T09:00:00Z"/>
              </w:rPr>
            </w:pPr>
          </w:p>
        </w:tc>
        <w:tc>
          <w:tcPr>
            <w:tcW w:w="780" w:type="dxa"/>
            <w:vAlign w:val="center"/>
          </w:tcPr>
          <w:p>
            <w:pPr>
              <w:spacing w:before="0" w:after="0"/>
              <w:jc w:val="right"/>
              <w:rPr>
                <w:ins w:id="6334" w:author="Claude" w:date="2026-10-14T09:00:00Z"/>
              </w:rPr>
            </w:pPr>
            <w:ins w:id="6335" w:author="Claude" w:date="2026-10-14T09:00:00Z">
              <w:r>
                <w:rPr>
                  <w:rFonts w:ascii="Times New Roman" w:hAnsi="Times New Roman" w:cs="Times New Roman"/>
                  <w:sz w:val="18"/>
                  <w:szCs w:val="18"/>
                </w:rPr>
                <w:t xml:space="preserve">117.610,5</w:t>
              </w:r>
            </w:ins>
          </w:p>
        </w:tc>
        <w:tc>
          <w:tcPr>
            <w:tcW w:w="950" w:type="dxa"/>
            <w:vAlign w:val="center"/>
          </w:tcPr>
          <w:p>
            <w:pPr>
              <w:spacing w:before="0" w:after="0"/>
              <w:jc w:val="right"/>
              <w:rPr>
                <w:ins w:id="6336" w:author="Claude" w:date="2026-10-14T09:00:00Z"/>
              </w:rPr>
            </w:pPr>
            <w:ins w:id="6337" w:author="Claude" w:date="2026-10-14T09:00:00Z">
              <w:r>
                <w:rPr>
                  <w:rFonts w:ascii="Times New Roman" w:hAnsi="Times New Roman" w:cs="Times New Roman"/>
                  <w:sz w:val="18"/>
                  <w:szCs w:val="18"/>
                </w:rPr>
                <w:t xml:space="preserve">2.902</w:t>
              </w:r>
            </w:ins>
          </w:p>
        </w:tc>
        <w:tc>
          <w:tcPr>
            <w:tcW w:w="1552" w:type="dxa"/>
            <w:vAlign w:val="center"/>
          </w:tcPr>
          <w:p>
            <w:pPr>
              <w:spacing w:before="0" w:after="0"/>
              <w:jc w:val="right"/>
              <w:rPr>
                <w:ins w:id="6338" w:author="Claude" w:date="2026-10-14T09:00:00Z"/>
              </w:rPr>
            </w:pPr>
            <w:ins w:id="6339" w:author="Claude" w:date="2026-10-14T09:00:00Z">
              <w:r>
                <w:rPr>
                  <w:rFonts w:ascii="Times New Roman" w:hAnsi="Times New Roman" w:cs="Times New Roman"/>
                  <w:b/>
                  <w:bCs/>
                  <w:sz w:val="18"/>
                  <w:szCs w:val="18"/>
                </w:rPr>
                <w:t xml:space="preserve">341.305.671</w:t>
              </w:r>
            </w:ins>
          </w:p>
        </w:tc>
      </w:tr>
      <w:tr>
        <w:trPr>
          <w:cantSplit/>
          <w:ins w:id="6356" w:author="Claude" w:date="2026-10-14T09:00:00Z"/>
        </w:trPr>
        <w:tc>
          <w:tcPr>
            <w:tcW w:w="450" w:type="dxa"/>
            <w:vAlign w:val="center"/>
          </w:tcPr>
          <w:p>
            <w:pPr>
              <w:spacing w:before="0" w:after="0"/>
              <w:jc w:val="center"/>
              <w:rPr>
                <w:ins w:id="6341" w:author="Claude" w:date="2026-10-14T09:00:00Z"/>
              </w:rPr>
            </w:pPr>
            <w:ins w:id="6342" w:author="Claude" w:date="2026-10-14T09:00:00Z">
              <w:r>
                <w:rPr>
                  <w:rFonts w:ascii="Times New Roman" w:hAnsi="Times New Roman" w:cs="Times New Roman"/>
                  <w:sz w:val="18"/>
                  <w:szCs w:val="18"/>
                </w:rPr>
                <w:t xml:space="preserve">46</w:t>
              </w:r>
            </w:ins>
          </w:p>
        </w:tc>
        <w:tc>
          <w:tcPr>
            <w:tcW w:w="2150" w:type="dxa"/>
            <w:vAlign w:val="center"/>
          </w:tcPr>
          <w:p>
            <w:pPr>
              <w:spacing w:before="0" w:after="0"/>
              <w:jc w:val="left"/>
              <w:rPr>
                <w:ins w:id="6343" w:author="Claude" w:date="2026-10-14T09:00:00Z"/>
              </w:rPr>
            </w:pPr>
            <w:ins w:id="6344" w:author="Claude" w:date="2026-10-14T09:00:00Z">
              <w:r>
                <w:rPr>
                  <w:rFonts w:ascii="Times New Roman" w:hAnsi="Times New Roman" w:cs="Times New Roman"/>
                  <w:sz w:val="18"/>
                  <w:szCs w:val="18"/>
                </w:rPr>
                <w:t xml:space="preserve">Chi phí lưu văng chống khi tiến độ thi công kéo dài do nguyên nhân khách quan</w:t>
              </w:r>
            </w:ins>
          </w:p>
        </w:tc>
        <w:tc>
          <w:tcPr>
            <w:tcW w:w="1150" w:type="dxa"/>
            <w:vAlign w:val="center"/>
          </w:tcPr>
          <w:p>
            <w:pPr>
              <w:spacing w:before="0" w:after="0"/>
              <w:jc w:val="left"/>
              <w:rPr>
                <w:ins w:id="6345" w:author="Claude" w:date="2026-10-14T09:00:00Z"/>
              </w:rPr>
            </w:pPr>
          </w:p>
        </w:tc>
        <w:tc>
          <w:tcPr>
            <w:tcW w:w="480" w:type="dxa"/>
            <w:vAlign w:val="center"/>
          </w:tcPr>
          <w:p>
            <w:pPr>
              <w:spacing w:before="0" w:after="0"/>
              <w:jc w:val="center"/>
              <w:rPr>
                <w:ins w:id="6346" w:author="Claude" w:date="2026-10-14T09:00:00Z"/>
              </w:rPr>
            </w:pPr>
            <w:ins w:id="6347" w:author="Claude" w:date="2026-10-14T09:00:00Z">
              <w:r>
                <w:rPr>
                  <w:rFonts w:ascii="Times New Roman" w:hAnsi="Times New Roman" w:cs="Times New Roman"/>
                  <w:sz w:val="18"/>
                  <w:szCs w:val="18"/>
                </w:rPr>
                <w:t xml:space="preserve">md/ tháng</w:t>
              </w:r>
            </w:ins>
          </w:p>
        </w:tc>
        <w:tc>
          <w:tcPr>
            <w:tcW w:w="780" w:type="dxa"/>
            <w:vAlign w:val="center"/>
          </w:tcPr>
          <w:p>
            <w:pPr>
              <w:spacing w:before="0" w:after="0"/>
              <w:jc w:val="right"/>
              <w:rPr>
                <w:ins w:id="6348" w:author="Claude" w:date="2026-10-14T09:00:00Z"/>
              </w:rPr>
            </w:pPr>
          </w:p>
        </w:tc>
        <w:tc>
          <w:tcPr>
            <w:tcW w:w="780" w:type="dxa"/>
            <w:vAlign w:val="center"/>
          </w:tcPr>
          <w:p>
            <w:pPr>
              <w:spacing w:before="0" w:after="0"/>
              <w:jc w:val="right"/>
              <w:rPr>
                <w:ins w:id="6349" w:author="Claude" w:date="2026-10-14T09:00:00Z"/>
              </w:rPr>
            </w:pPr>
          </w:p>
        </w:tc>
        <w:tc>
          <w:tcPr>
            <w:tcW w:w="780" w:type="dxa"/>
            <w:vAlign w:val="center"/>
          </w:tcPr>
          <w:p>
            <w:pPr>
              <w:spacing w:before="0" w:after="0"/>
              <w:jc w:val="right"/>
              <w:rPr>
                <w:ins w:id="6350" w:author="Claude" w:date="2026-10-14T09:00:00Z"/>
              </w:rPr>
            </w:pPr>
            <w:ins w:id="6351" w:author="Claude" w:date="2026-10-14T09:00:00Z">
              <w:r>
                <w:rPr>
                  <w:rFonts w:ascii="Times New Roman" w:hAnsi="Times New Roman" w:cs="Times New Roman"/>
                  <w:sz w:val="18"/>
                  <w:szCs w:val="18"/>
                </w:rPr>
                <w:t xml:space="preserve">0</w:t>
              </w:r>
            </w:ins>
          </w:p>
        </w:tc>
        <w:tc>
          <w:tcPr>
            <w:tcW w:w="950" w:type="dxa"/>
            <w:vAlign w:val="center"/>
          </w:tcPr>
          <w:p>
            <w:pPr>
              <w:spacing w:before="0" w:after="0"/>
              <w:jc w:val="right"/>
              <w:rPr>
                <w:ins w:id="6352" w:author="Claude" w:date="2026-10-14T09:00:00Z"/>
              </w:rPr>
            </w:pPr>
            <w:ins w:id="6353" w:author="Claude" w:date="2026-10-14T09:00:00Z">
              <w:r>
                <w:rPr>
                  <w:rFonts w:ascii="Times New Roman" w:hAnsi="Times New Roman" w:cs="Times New Roman"/>
                  <w:sz w:val="18"/>
                  <w:szCs w:val="18"/>
                </w:rPr>
                <w:t xml:space="preserve">0</w:t>
              </w:r>
            </w:ins>
          </w:p>
        </w:tc>
        <w:tc>
          <w:tcPr>
            <w:tcW w:w="1552" w:type="dxa"/>
            <w:vAlign w:val="center"/>
          </w:tcPr>
          <w:p>
            <w:pPr>
              <w:spacing w:before="0" w:after="0"/>
              <w:jc w:val="right"/>
              <w:rPr>
                <w:ins w:id="6354" w:author="Claude" w:date="2026-10-14T09:00:00Z"/>
              </w:rPr>
            </w:pPr>
            <w:ins w:id="6355" w:author="Claude" w:date="2026-10-14T09:00:00Z">
              <w:r>
                <w:rPr>
                  <w:rFonts w:ascii="Times New Roman" w:hAnsi="Times New Roman" w:cs="Times New Roman"/>
                  <w:b/>
                  <w:bCs/>
                  <w:sz w:val="18"/>
                  <w:szCs w:val="18"/>
                </w:rPr>
                <w:t xml:space="preserve">0</w:t>
              </w:r>
            </w:ins>
          </w:p>
        </w:tc>
      </w:tr>
      <w:tr>
        <w:trPr>
          <w:cantSplit/>
          <w:ins w:id="6368" w:author="Claude" w:date="2026-10-14T09:00:00Z"/>
        </w:trPr>
        <w:tc>
          <w:tcPr>
            <w:tcW w:w="450" w:type="dxa"/>
            <w:shd w:val="clear" w:color="auto" w:fill="F2F2F2"/>
            <w:vAlign w:val="center"/>
          </w:tcPr>
          <w:p>
            <w:pPr>
              <w:spacing w:before="0" w:after="0"/>
              <w:jc w:val="center"/>
              <w:rPr>
                <w:ins w:id="6357" w:author="Claude" w:date="2026-10-14T09:00:00Z"/>
              </w:rPr>
            </w:pPr>
          </w:p>
        </w:tc>
        <w:tc>
          <w:tcPr>
            <w:tcW w:w="2150" w:type="dxa"/>
            <w:shd w:val="clear" w:color="auto" w:fill="F2F2F2"/>
            <w:vAlign w:val="center"/>
          </w:tcPr>
          <w:p>
            <w:pPr>
              <w:spacing w:before="0" w:after="0"/>
              <w:jc w:val="left"/>
              <w:rPr>
                <w:ins w:id="6358" w:author="Claude" w:date="2026-10-14T09:00:00Z"/>
              </w:rPr>
            </w:pPr>
            <w:ins w:id="6359" w:author="Claude" w:date="2026-10-14T09:00:00Z">
              <w:r>
                <w:rPr>
                  <w:rFonts w:ascii="Times New Roman" w:hAnsi="Times New Roman" w:cs="Times New Roman"/>
                  <w:b/>
                  <w:bCs/>
                  <w:sz w:val="18"/>
                  <w:szCs w:val="18"/>
                </w:rPr>
                <w:t xml:space="preserve">Công tác văng chống khu vực  hố pít</w:t>
              </w:r>
            </w:ins>
          </w:p>
        </w:tc>
        <w:tc>
          <w:tcPr>
            <w:tcW w:w="1150" w:type="dxa"/>
            <w:shd w:val="clear" w:color="auto" w:fill="F2F2F2"/>
            <w:vAlign w:val="center"/>
          </w:tcPr>
          <w:p>
            <w:pPr>
              <w:spacing w:before="0" w:after="0"/>
              <w:jc w:val="left"/>
              <w:rPr>
                <w:ins w:id="6360" w:author="Claude" w:date="2026-10-14T09:00:00Z"/>
              </w:rPr>
            </w:pPr>
          </w:p>
        </w:tc>
        <w:tc>
          <w:tcPr>
            <w:tcW w:w="480" w:type="dxa"/>
            <w:shd w:val="clear" w:color="auto" w:fill="F2F2F2"/>
            <w:vAlign w:val="center"/>
          </w:tcPr>
          <w:p>
            <w:pPr>
              <w:spacing w:before="0" w:after="0"/>
              <w:jc w:val="center"/>
              <w:rPr>
                <w:ins w:id="6361" w:author="Claude" w:date="2026-10-14T09:00:00Z"/>
              </w:rPr>
            </w:pPr>
          </w:p>
        </w:tc>
        <w:tc>
          <w:tcPr>
            <w:tcW w:w="780" w:type="dxa"/>
            <w:shd w:val="clear" w:color="auto" w:fill="F2F2F2"/>
            <w:vAlign w:val="center"/>
          </w:tcPr>
          <w:p>
            <w:pPr>
              <w:spacing w:before="0" w:after="0"/>
              <w:jc w:val="right"/>
              <w:rPr>
                <w:ins w:id="6362" w:author="Claude" w:date="2026-10-14T09:00:00Z"/>
              </w:rPr>
            </w:pPr>
          </w:p>
        </w:tc>
        <w:tc>
          <w:tcPr>
            <w:tcW w:w="780" w:type="dxa"/>
            <w:shd w:val="clear" w:color="auto" w:fill="F2F2F2"/>
            <w:vAlign w:val="center"/>
          </w:tcPr>
          <w:p>
            <w:pPr>
              <w:spacing w:before="0" w:after="0"/>
              <w:jc w:val="right"/>
              <w:rPr>
                <w:ins w:id="6363" w:author="Claude" w:date="2026-10-14T09:00:00Z"/>
              </w:rPr>
            </w:pPr>
          </w:p>
        </w:tc>
        <w:tc>
          <w:tcPr>
            <w:tcW w:w="780" w:type="dxa"/>
            <w:shd w:val="clear" w:color="auto" w:fill="F2F2F2"/>
            <w:vAlign w:val="center"/>
          </w:tcPr>
          <w:p>
            <w:pPr>
              <w:spacing w:before="0" w:after="0"/>
              <w:jc w:val="right"/>
              <w:rPr>
                <w:ins w:id="6364" w:author="Claude" w:date="2026-10-14T09:00:00Z"/>
              </w:rPr>
            </w:pPr>
            <w:ins w:id="6365" w:author="Claude" w:date="2026-10-14T09:00:00Z">
              <w:r>
                <w:rPr>
                  <w:rFonts w:ascii="Times New Roman" w:hAnsi="Times New Roman" w:cs="Times New Roman"/>
                  <w:b/>
                  <w:bCs/>
                  <w:sz w:val="18"/>
                  <w:szCs w:val="18"/>
                </w:rPr>
                <w:t xml:space="preserve">0</w:t>
              </w:r>
            </w:ins>
          </w:p>
        </w:tc>
        <w:tc>
          <w:tcPr>
            <w:tcW w:w="950" w:type="dxa"/>
            <w:shd w:val="clear" w:color="auto" w:fill="F2F2F2"/>
            <w:vAlign w:val="center"/>
          </w:tcPr>
          <w:p>
            <w:pPr>
              <w:spacing w:before="0" w:after="0"/>
              <w:jc w:val="right"/>
              <w:rPr>
                <w:ins w:id="6366" w:author="Claude" w:date="2026-10-14T09:00:00Z"/>
              </w:rPr>
            </w:pPr>
          </w:p>
        </w:tc>
        <w:tc>
          <w:tcPr>
            <w:tcW w:w="1552" w:type="dxa"/>
            <w:shd w:val="clear" w:color="auto" w:fill="F2F2F2"/>
            <w:vAlign w:val="center"/>
          </w:tcPr>
          <w:p>
            <w:pPr>
              <w:spacing w:before="0" w:after="0"/>
              <w:jc w:val="right"/>
              <w:rPr>
                <w:ins w:id="6367" w:author="Claude" w:date="2026-10-14T09:00:00Z"/>
              </w:rPr>
            </w:pPr>
          </w:p>
        </w:tc>
      </w:tr>
      <w:tr>
        <w:trPr>
          <w:cantSplit/>
          <w:ins w:id="6386" w:author="Claude" w:date="2026-10-14T09:00:00Z"/>
        </w:trPr>
        <w:tc>
          <w:tcPr>
            <w:tcW w:w="450" w:type="dxa"/>
            <w:vAlign w:val="center"/>
          </w:tcPr>
          <w:p>
            <w:pPr>
              <w:spacing w:before="0" w:after="0"/>
              <w:jc w:val="center"/>
              <w:rPr>
                <w:ins w:id="6369" w:author="Claude" w:date="2026-10-14T09:00:00Z"/>
              </w:rPr>
            </w:pPr>
            <w:ins w:id="6370" w:author="Claude" w:date="2026-10-14T09:00:00Z">
              <w:r>
                <w:rPr>
                  <w:rFonts w:ascii="Times New Roman" w:hAnsi="Times New Roman" w:cs="Times New Roman"/>
                  <w:sz w:val="18"/>
                  <w:szCs w:val="18"/>
                </w:rPr>
                <w:t xml:space="preserve">47</w:t>
              </w:r>
            </w:ins>
          </w:p>
        </w:tc>
        <w:tc>
          <w:tcPr>
            <w:tcW w:w="2150" w:type="dxa"/>
            <w:vAlign w:val="center"/>
          </w:tcPr>
          <w:p>
            <w:pPr>
              <w:spacing w:before="0" w:after="0"/>
              <w:jc w:val="left"/>
              <w:rPr>
                <w:ins w:id="6371" w:author="Claude" w:date="2026-10-14T09:00:00Z"/>
              </w:rPr>
            </w:pPr>
            <w:ins w:id="6372" w:author="Claude" w:date="2026-10-14T09:00:00Z">
              <w:r>
                <w:rPr>
                  <w:rFonts w:ascii="Times New Roman" w:hAnsi="Times New Roman" w:cs="Times New Roman"/>
                  <w:sz w:val="18"/>
                  <w:szCs w:val="18"/>
                </w:rPr>
                <w:t xml:space="preserve">Văng chống H350x350x12x19 khu vực hố pít</w:t>
              </w:r>
            </w:ins>
          </w:p>
        </w:tc>
        <w:tc>
          <w:tcPr>
            <w:tcW w:w="1150" w:type="dxa"/>
            <w:vAlign w:val="center"/>
          </w:tcPr>
          <w:p>
            <w:pPr>
              <w:spacing w:before="0" w:after="0"/>
              <w:jc w:val="left"/>
              <w:rPr>
                <w:ins w:id="6373" w:author="Claude" w:date="2026-10-14T09:00:00Z"/>
              </w:rPr>
            </w:pPr>
            <w:ins w:id="6374"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375" w:author="Claude" w:date="2026-10-14T09:00:00Z"/>
              </w:rPr>
            </w:pPr>
            <w:ins w:id="6376"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377" w:author="Claude" w:date="2026-10-14T09:00:00Z"/>
              </w:rPr>
            </w:pPr>
            <w:ins w:id="6378" w:author="Claude" w:date="2026-10-14T09:00:00Z">
              <w:r>
                <w:rPr>
                  <w:rFonts w:ascii="Times New Roman" w:hAnsi="Times New Roman" w:cs="Times New Roman"/>
                  <w:sz w:val="18"/>
                  <w:szCs w:val="18"/>
                </w:rPr>
                <w:t xml:space="preserve">16.212</w:t>
              </w:r>
            </w:ins>
          </w:p>
        </w:tc>
        <w:tc>
          <w:tcPr>
            <w:tcW w:w="780" w:type="dxa"/>
            <w:vAlign w:val="center"/>
          </w:tcPr>
          <w:p>
            <w:pPr>
              <w:spacing w:before="0" w:after="0"/>
              <w:jc w:val="right"/>
              <w:rPr>
                <w:ins w:id="6379" w:author="Claude" w:date="2026-10-14T09:00:00Z"/>
              </w:rPr>
            </w:pPr>
          </w:p>
        </w:tc>
        <w:tc>
          <w:tcPr>
            <w:tcW w:w="780" w:type="dxa"/>
            <w:vAlign w:val="center"/>
          </w:tcPr>
          <w:p>
            <w:pPr>
              <w:spacing w:before="0" w:after="0"/>
              <w:jc w:val="right"/>
              <w:rPr>
                <w:ins w:id="6380" w:author="Claude" w:date="2026-10-14T09:00:00Z"/>
              </w:rPr>
            </w:pPr>
            <w:ins w:id="6381" w:author="Claude" w:date="2026-10-14T09:00:00Z">
              <w:r>
                <w:rPr>
                  <w:rFonts w:ascii="Times New Roman" w:hAnsi="Times New Roman" w:cs="Times New Roman"/>
                  <w:sz w:val="18"/>
                  <w:szCs w:val="18"/>
                </w:rPr>
                <w:t xml:space="preserve">16.212</w:t>
              </w:r>
            </w:ins>
          </w:p>
        </w:tc>
        <w:tc>
          <w:tcPr>
            <w:tcW w:w="950" w:type="dxa"/>
            <w:vAlign w:val="center"/>
          </w:tcPr>
          <w:p>
            <w:pPr>
              <w:spacing w:before="0" w:after="0"/>
              <w:jc w:val="right"/>
              <w:rPr>
                <w:ins w:id="6382" w:author="Claude" w:date="2026-10-14T09:00:00Z"/>
              </w:rPr>
            </w:pPr>
            <w:ins w:id="6383" w:author="Claude" w:date="2026-10-14T09:00:00Z">
              <w:r>
                <w:rPr>
                  <w:rFonts w:ascii="Times New Roman" w:hAnsi="Times New Roman" w:cs="Times New Roman"/>
                  <w:sz w:val="18"/>
                  <w:szCs w:val="18"/>
                </w:rPr>
                <w:t xml:space="preserve">6.797</w:t>
              </w:r>
            </w:ins>
          </w:p>
        </w:tc>
        <w:tc>
          <w:tcPr>
            <w:tcW w:w="1552" w:type="dxa"/>
            <w:vAlign w:val="center"/>
          </w:tcPr>
          <w:p>
            <w:pPr>
              <w:spacing w:before="0" w:after="0"/>
              <w:jc w:val="right"/>
              <w:rPr>
                <w:ins w:id="6384" w:author="Claude" w:date="2026-10-14T09:00:00Z"/>
              </w:rPr>
            </w:pPr>
            <w:ins w:id="6385" w:author="Claude" w:date="2026-10-14T09:00:00Z">
              <w:r>
                <w:rPr>
                  <w:rFonts w:ascii="Times New Roman" w:hAnsi="Times New Roman" w:cs="Times New Roman"/>
                  <w:b/>
                  <w:bCs/>
                  <w:sz w:val="18"/>
                  <w:szCs w:val="18"/>
                </w:rPr>
                <w:t xml:space="preserve">110.192.964</w:t>
              </w:r>
            </w:ins>
          </w:p>
        </w:tc>
      </w:tr>
      <w:tr>
        <w:trPr>
          <w:cantSplit/>
          <w:ins w:id="6403" w:author="Claude" w:date="2026-10-14T09:00:00Z"/>
        </w:trPr>
        <w:tc>
          <w:tcPr>
            <w:tcW w:w="450" w:type="dxa"/>
            <w:vAlign w:val="center"/>
          </w:tcPr>
          <w:p>
            <w:pPr>
              <w:spacing w:before="0" w:after="0"/>
              <w:jc w:val="center"/>
              <w:rPr>
                <w:ins w:id="6387" w:author="Claude" w:date="2026-10-14T09:00:00Z"/>
              </w:rPr>
            </w:pPr>
            <w:ins w:id="6388" w:author="Claude" w:date="2026-10-14T09:00:00Z">
              <w:r>
                <w:rPr>
                  <w:rFonts w:ascii="Times New Roman" w:hAnsi="Times New Roman" w:cs="Times New Roman"/>
                  <w:sz w:val="18"/>
                  <w:szCs w:val="18"/>
                </w:rPr>
                <w:t xml:space="preserve">48</w:t>
              </w:r>
            </w:ins>
          </w:p>
        </w:tc>
        <w:tc>
          <w:tcPr>
            <w:tcW w:w="2150" w:type="dxa"/>
            <w:vAlign w:val="center"/>
          </w:tcPr>
          <w:p>
            <w:pPr>
              <w:spacing w:before="0" w:after="0"/>
              <w:jc w:val="left"/>
              <w:rPr>
                <w:ins w:id="6389" w:author="Claude" w:date="2026-10-14T09:00:00Z"/>
              </w:rPr>
            </w:pPr>
            <w:ins w:id="6390" w:author="Claude" w:date="2026-10-14T09:00:00Z">
              <w:r>
                <w:rPr>
                  <w:rFonts w:ascii="Times New Roman" w:hAnsi="Times New Roman" w:cs="Times New Roman"/>
                  <w:sz w:val="18"/>
                  <w:szCs w:val="18"/>
                </w:rPr>
                <w:t xml:space="preserve">Lắp văng chống khu vực hố pít</w:t>
              </w:r>
            </w:ins>
          </w:p>
        </w:tc>
        <w:tc>
          <w:tcPr>
            <w:tcW w:w="1150" w:type="dxa"/>
            <w:vAlign w:val="center"/>
          </w:tcPr>
          <w:p>
            <w:pPr>
              <w:spacing w:before="0" w:after="0"/>
              <w:jc w:val="left"/>
              <w:rPr>
                <w:ins w:id="6391" w:author="Claude" w:date="2026-10-14T09:00:00Z"/>
              </w:rPr>
            </w:pPr>
          </w:p>
        </w:tc>
        <w:tc>
          <w:tcPr>
            <w:tcW w:w="480" w:type="dxa"/>
            <w:vAlign w:val="center"/>
          </w:tcPr>
          <w:p>
            <w:pPr>
              <w:spacing w:before="0" w:after="0"/>
              <w:jc w:val="center"/>
              <w:rPr>
                <w:ins w:id="6392" w:author="Claude" w:date="2026-10-14T09:00:00Z"/>
              </w:rPr>
            </w:pPr>
            <w:ins w:id="6393"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394" w:author="Claude" w:date="2026-10-14T09:00:00Z"/>
              </w:rPr>
            </w:pPr>
            <w:ins w:id="6395" w:author="Claude" w:date="2026-10-14T09:00:00Z">
              <w:r>
                <w:rPr>
                  <w:rFonts w:ascii="Times New Roman" w:hAnsi="Times New Roman" w:cs="Times New Roman"/>
                  <w:sz w:val="18"/>
                  <w:szCs w:val="18"/>
                </w:rPr>
                <w:t xml:space="preserve">16.212</w:t>
              </w:r>
            </w:ins>
          </w:p>
        </w:tc>
        <w:tc>
          <w:tcPr>
            <w:tcW w:w="780" w:type="dxa"/>
            <w:vAlign w:val="center"/>
          </w:tcPr>
          <w:p>
            <w:pPr>
              <w:spacing w:before="0" w:after="0"/>
              <w:jc w:val="right"/>
              <w:rPr>
                <w:ins w:id="6396" w:author="Claude" w:date="2026-10-14T09:00:00Z"/>
              </w:rPr>
            </w:pPr>
          </w:p>
        </w:tc>
        <w:tc>
          <w:tcPr>
            <w:tcW w:w="780" w:type="dxa"/>
            <w:vAlign w:val="center"/>
          </w:tcPr>
          <w:p>
            <w:pPr>
              <w:spacing w:before="0" w:after="0"/>
              <w:jc w:val="right"/>
              <w:rPr>
                <w:ins w:id="6397" w:author="Claude" w:date="2026-10-14T09:00:00Z"/>
              </w:rPr>
            </w:pPr>
            <w:ins w:id="6398" w:author="Claude" w:date="2026-10-14T09:00:00Z">
              <w:r>
                <w:rPr>
                  <w:rFonts w:ascii="Times New Roman" w:hAnsi="Times New Roman" w:cs="Times New Roman"/>
                  <w:sz w:val="18"/>
                  <w:szCs w:val="18"/>
                </w:rPr>
                <w:t xml:space="preserve">16.212</w:t>
              </w:r>
            </w:ins>
          </w:p>
        </w:tc>
        <w:tc>
          <w:tcPr>
            <w:tcW w:w="950" w:type="dxa"/>
            <w:vAlign w:val="center"/>
          </w:tcPr>
          <w:p>
            <w:pPr>
              <w:spacing w:before="0" w:after="0"/>
              <w:jc w:val="right"/>
              <w:rPr>
                <w:ins w:id="6399" w:author="Claude" w:date="2026-10-14T09:00:00Z"/>
              </w:rPr>
            </w:pPr>
            <w:ins w:id="6400" w:author="Claude" w:date="2026-10-14T09:00:00Z">
              <w:r>
                <w:rPr>
                  <w:rFonts w:ascii="Times New Roman" w:hAnsi="Times New Roman" w:cs="Times New Roman"/>
                  <w:sz w:val="18"/>
                  <w:szCs w:val="18"/>
                </w:rPr>
                <w:t xml:space="preserve">6.236</w:t>
              </w:r>
            </w:ins>
          </w:p>
        </w:tc>
        <w:tc>
          <w:tcPr>
            <w:tcW w:w="1552" w:type="dxa"/>
            <w:vAlign w:val="center"/>
          </w:tcPr>
          <w:p>
            <w:pPr>
              <w:spacing w:before="0" w:after="0"/>
              <w:jc w:val="right"/>
              <w:rPr>
                <w:ins w:id="6401" w:author="Claude" w:date="2026-10-14T09:00:00Z"/>
              </w:rPr>
            </w:pPr>
            <w:ins w:id="6402" w:author="Claude" w:date="2026-10-14T09:00:00Z">
              <w:r>
                <w:rPr>
                  <w:rFonts w:ascii="Times New Roman" w:hAnsi="Times New Roman" w:cs="Times New Roman"/>
                  <w:b/>
                  <w:bCs/>
                  <w:sz w:val="18"/>
                  <w:szCs w:val="18"/>
                </w:rPr>
                <w:t xml:space="preserve">101.098.032</w:t>
              </w:r>
            </w:ins>
          </w:p>
        </w:tc>
      </w:tr>
      <w:tr>
        <w:trPr>
          <w:cantSplit/>
          <w:ins w:id="6420" w:author="Claude" w:date="2026-10-14T09:00:00Z"/>
        </w:trPr>
        <w:tc>
          <w:tcPr>
            <w:tcW w:w="450" w:type="dxa"/>
            <w:vAlign w:val="center"/>
          </w:tcPr>
          <w:p>
            <w:pPr>
              <w:spacing w:before="0" w:after="0"/>
              <w:jc w:val="center"/>
              <w:rPr>
                <w:ins w:id="6404" w:author="Claude" w:date="2026-10-14T09:00:00Z"/>
              </w:rPr>
            </w:pPr>
            <w:ins w:id="6405" w:author="Claude" w:date="2026-10-14T09:00:00Z">
              <w:r>
                <w:rPr>
                  <w:rFonts w:ascii="Times New Roman" w:hAnsi="Times New Roman" w:cs="Times New Roman"/>
                  <w:sz w:val="18"/>
                  <w:szCs w:val="18"/>
                </w:rPr>
                <w:t xml:space="preserve">49</w:t>
              </w:r>
            </w:ins>
          </w:p>
        </w:tc>
        <w:tc>
          <w:tcPr>
            <w:tcW w:w="2150" w:type="dxa"/>
            <w:vAlign w:val="center"/>
          </w:tcPr>
          <w:p>
            <w:pPr>
              <w:spacing w:before="0" w:after="0"/>
              <w:jc w:val="left"/>
              <w:rPr>
                <w:ins w:id="6406" w:author="Claude" w:date="2026-10-14T09:00:00Z"/>
              </w:rPr>
            </w:pPr>
            <w:ins w:id="6407" w:author="Claude" w:date="2026-10-14T09:00:00Z">
              <w:r>
                <w:rPr>
                  <w:rFonts w:ascii="Times New Roman" w:hAnsi="Times New Roman" w:cs="Times New Roman"/>
                  <w:sz w:val="18"/>
                  <w:szCs w:val="18"/>
                </w:rPr>
                <w:t xml:space="preserve">Tháo văng chống khu vực hố pít</w:t>
              </w:r>
            </w:ins>
          </w:p>
        </w:tc>
        <w:tc>
          <w:tcPr>
            <w:tcW w:w="1150" w:type="dxa"/>
            <w:vAlign w:val="center"/>
          </w:tcPr>
          <w:p>
            <w:pPr>
              <w:spacing w:before="0" w:after="0"/>
              <w:jc w:val="left"/>
              <w:rPr>
                <w:ins w:id="6408" w:author="Claude" w:date="2026-10-14T09:00:00Z"/>
              </w:rPr>
            </w:pPr>
          </w:p>
        </w:tc>
        <w:tc>
          <w:tcPr>
            <w:tcW w:w="480" w:type="dxa"/>
            <w:vAlign w:val="center"/>
          </w:tcPr>
          <w:p>
            <w:pPr>
              <w:spacing w:before="0" w:after="0"/>
              <w:jc w:val="center"/>
              <w:rPr>
                <w:ins w:id="6409" w:author="Claude" w:date="2026-10-14T09:00:00Z"/>
              </w:rPr>
            </w:pPr>
            <w:ins w:id="6410"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411" w:author="Claude" w:date="2026-10-14T09:00:00Z"/>
              </w:rPr>
            </w:pPr>
            <w:ins w:id="6412" w:author="Claude" w:date="2026-10-14T09:00:00Z">
              <w:r>
                <w:rPr>
                  <w:rFonts w:ascii="Times New Roman" w:hAnsi="Times New Roman" w:cs="Times New Roman"/>
                  <w:sz w:val="18"/>
                  <w:szCs w:val="18"/>
                </w:rPr>
                <w:t xml:space="preserve">16.212</w:t>
              </w:r>
            </w:ins>
          </w:p>
        </w:tc>
        <w:tc>
          <w:tcPr>
            <w:tcW w:w="780" w:type="dxa"/>
            <w:vAlign w:val="center"/>
          </w:tcPr>
          <w:p>
            <w:pPr>
              <w:spacing w:before="0" w:after="0"/>
              <w:jc w:val="right"/>
              <w:rPr>
                <w:ins w:id="6413" w:author="Claude" w:date="2026-10-14T09:00:00Z"/>
              </w:rPr>
            </w:pPr>
          </w:p>
        </w:tc>
        <w:tc>
          <w:tcPr>
            <w:tcW w:w="780" w:type="dxa"/>
            <w:vAlign w:val="center"/>
          </w:tcPr>
          <w:p>
            <w:pPr>
              <w:spacing w:before="0" w:after="0"/>
              <w:jc w:val="right"/>
              <w:rPr>
                <w:ins w:id="6414" w:author="Claude" w:date="2026-10-14T09:00:00Z"/>
              </w:rPr>
            </w:pPr>
            <w:ins w:id="6415" w:author="Claude" w:date="2026-10-14T09:00:00Z">
              <w:r>
                <w:rPr>
                  <w:rFonts w:ascii="Times New Roman" w:hAnsi="Times New Roman" w:cs="Times New Roman"/>
                  <w:sz w:val="18"/>
                  <w:szCs w:val="18"/>
                </w:rPr>
                <w:t xml:space="preserve">16.212</w:t>
              </w:r>
            </w:ins>
          </w:p>
        </w:tc>
        <w:tc>
          <w:tcPr>
            <w:tcW w:w="950" w:type="dxa"/>
            <w:vAlign w:val="center"/>
          </w:tcPr>
          <w:p>
            <w:pPr>
              <w:spacing w:before="0" w:after="0"/>
              <w:jc w:val="right"/>
              <w:rPr>
                <w:ins w:id="6416" w:author="Claude" w:date="2026-10-14T09:00:00Z"/>
              </w:rPr>
            </w:pPr>
            <w:ins w:id="6417" w:author="Claude" w:date="2026-10-14T09:00:00Z">
              <w:r>
                <w:rPr>
                  <w:rFonts w:ascii="Times New Roman" w:hAnsi="Times New Roman" w:cs="Times New Roman"/>
                  <w:sz w:val="18"/>
                  <w:szCs w:val="18"/>
                </w:rPr>
                <w:t xml:space="preserve">2.902</w:t>
              </w:r>
            </w:ins>
          </w:p>
        </w:tc>
        <w:tc>
          <w:tcPr>
            <w:tcW w:w="1552" w:type="dxa"/>
            <w:vAlign w:val="center"/>
          </w:tcPr>
          <w:p>
            <w:pPr>
              <w:spacing w:before="0" w:after="0"/>
              <w:jc w:val="right"/>
              <w:rPr>
                <w:ins w:id="6418" w:author="Claude" w:date="2026-10-14T09:00:00Z"/>
              </w:rPr>
            </w:pPr>
            <w:ins w:id="6419" w:author="Claude" w:date="2026-10-14T09:00:00Z">
              <w:r>
                <w:rPr>
                  <w:rFonts w:ascii="Times New Roman" w:hAnsi="Times New Roman" w:cs="Times New Roman"/>
                  <w:b/>
                  <w:bCs/>
                  <w:sz w:val="18"/>
                  <w:szCs w:val="18"/>
                </w:rPr>
                <w:t xml:space="preserve">47.047.224</w:t>
              </w:r>
            </w:ins>
          </w:p>
        </w:tc>
      </w:tr>
      <w:tr>
        <w:trPr>
          <w:cantSplit/>
          <w:ins w:id="6431" w:author="Claude" w:date="2026-10-14T09:00:00Z"/>
        </w:trPr>
        <w:tc>
          <w:tcPr>
            <w:tcW w:w="450" w:type="dxa"/>
            <w:shd w:val="clear" w:color="auto" w:fill="F2F2F2"/>
            <w:vAlign w:val="center"/>
          </w:tcPr>
          <w:p>
            <w:pPr>
              <w:spacing w:before="0" w:after="0"/>
              <w:jc w:val="center"/>
              <w:rPr>
                <w:ins w:id="6421" w:author="Claude" w:date="2026-10-14T09:00:00Z"/>
              </w:rPr>
            </w:pPr>
          </w:p>
        </w:tc>
        <w:tc>
          <w:tcPr>
            <w:tcW w:w="2150" w:type="dxa"/>
            <w:shd w:val="clear" w:color="auto" w:fill="F2F2F2"/>
            <w:vAlign w:val="center"/>
          </w:tcPr>
          <w:p>
            <w:pPr>
              <w:spacing w:before="0" w:after="0"/>
              <w:jc w:val="left"/>
              <w:rPr>
                <w:ins w:id="6422" w:author="Claude" w:date="2026-10-14T09:00:00Z"/>
              </w:rPr>
            </w:pPr>
            <w:ins w:id="6423" w:author="Claude" w:date="2026-10-14T09:00:00Z">
              <w:r>
                <w:rPr>
                  <w:rFonts w:ascii="Times New Roman" w:hAnsi="Times New Roman" w:cs="Times New Roman"/>
                  <w:b/>
                  <w:bCs/>
                  <w:sz w:val="18"/>
                  <w:szCs w:val="18"/>
                </w:rPr>
                <w:t xml:space="preserve">CỪ VĂNG CT2</w:t>
              </w:r>
            </w:ins>
          </w:p>
        </w:tc>
        <w:tc>
          <w:tcPr>
            <w:tcW w:w="1150" w:type="dxa"/>
            <w:shd w:val="clear" w:color="auto" w:fill="F2F2F2"/>
            <w:vAlign w:val="center"/>
          </w:tcPr>
          <w:p>
            <w:pPr>
              <w:spacing w:before="0" w:after="0"/>
              <w:jc w:val="left"/>
              <w:rPr>
                <w:ins w:id="6424" w:author="Claude" w:date="2026-10-14T09:00:00Z"/>
              </w:rPr>
            </w:pPr>
          </w:p>
        </w:tc>
        <w:tc>
          <w:tcPr>
            <w:tcW w:w="480" w:type="dxa"/>
            <w:shd w:val="clear" w:color="auto" w:fill="F2F2F2"/>
            <w:vAlign w:val="center"/>
          </w:tcPr>
          <w:p>
            <w:pPr>
              <w:spacing w:before="0" w:after="0"/>
              <w:jc w:val="center"/>
              <w:rPr>
                <w:ins w:id="6425" w:author="Claude" w:date="2026-10-14T09:00:00Z"/>
              </w:rPr>
            </w:pPr>
          </w:p>
        </w:tc>
        <w:tc>
          <w:tcPr>
            <w:tcW w:w="780" w:type="dxa"/>
            <w:shd w:val="clear" w:color="auto" w:fill="F2F2F2"/>
            <w:vAlign w:val="center"/>
          </w:tcPr>
          <w:p>
            <w:pPr>
              <w:spacing w:before="0" w:after="0"/>
              <w:jc w:val="right"/>
              <w:rPr>
                <w:ins w:id="6426" w:author="Claude" w:date="2026-10-14T09:00:00Z"/>
              </w:rPr>
            </w:pPr>
          </w:p>
        </w:tc>
        <w:tc>
          <w:tcPr>
            <w:tcW w:w="780" w:type="dxa"/>
            <w:shd w:val="clear" w:color="auto" w:fill="F2F2F2"/>
            <w:vAlign w:val="center"/>
          </w:tcPr>
          <w:p>
            <w:pPr>
              <w:spacing w:before="0" w:after="0"/>
              <w:jc w:val="right"/>
              <w:rPr>
                <w:ins w:id="6427" w:author="Claude" w:date="2026-10-14T09:00:00Z"/>
              </w:rPr>
            </w:pPr>
          </w:p>
        </w:tc>
        <w:tc>
          <w:tcPr>
            <w:tcW w:w="780" w:type="dxa"/>
            <w:shd w:val="clear" w:color="auto" w:fill="F2F2F2"/>
            <w:vAlign w:val="center"/>
          </w:tcPr>
          <w:p>
            <w:pPr>
              <w:spacing w:before="0" w:after="0"/>
              <w:jc w:val="right"/>
              <w:rPr>
                <w:ins w:id="6428" w:author="Claude" w:date="2026-10-14T09:00:00Z"/>
              </w:rPr>
            </w:pPr>
          </w:p>
        </w:tc>
        <w:tc>
          <w:tcPr>
            <w:tcW w:w="950" w:type="dxa"/>
            <w:shd w:val="clear" w:color="auto" w:fill="F2F2F2"/>
            <w:vAlign w:val="center"/>
          </w:tcPr>
          <w:p>
            <w:pPr>
              <w:spacing w:before="0" w:after="0"/>
              <w:jc w:val="right"/>
              <w:rPr>
                <w:ins w:id="6429" w:author="Claude" w:date="2026-10-14T09:00:00Z"/>
              </w:rPr>
            </w:pPr>
          </w:p>
        </w:tc>
        <w:tc>
          <w:tcPr>
            <w:tcW w:w="1552" w:type="dxa"/>
            <w:shd w:val="clear" w:color="auto" w:fill="F2F2F2"/>
            <w:vAlign w:val="center"/>
          </w:tcPr>
          <w:p>
            <w:pPr>
              <w:spacing w:before="0" w:after="0"/>
              <w:jc w:val="right"/>
              <w:rPr>
                <w:ins w:id="6430" w:author="Claude" w:date="2026-10-14T09:00:00Z"/>
              </w:rPr>
            </w:pPr>
          </w:p>
        </w:tc>
      </w:tr>
      <w:tr>
        <w:trPr>
          <w:cantSplit/>
          <w:ins w:id="6442" w:author="Claude" w:date="2026-10-14T09:00:00Z"/>
        </w:trPr>
        <w:tc>
          <w:tcPr>
            <w:tcW w:w="450" w:type="dxa"/>
            <w:shd w:val="clear" w:color="auto" w:fill="F2F2F2"/>
            <w:vAlign w:val="center"/>
          </w:tcPr>
          <w:p>
            <w:pPr>
              <w:spacing w:before="0" w:after="0"/>
              <w:jc w:val="center"/>
              <w:rPr>
                <w:ins w:id="6432" w:author="Claude" w:date="2026-10-14T09:00:00Z"/>
              </w:rPr>
            </w:pPr>
          </w:p>
        </w:tc>
        <w:tc>
          <w:tcPr>
            <w:tcW w:w="2150" w:type="dxa"/>
            <w:shd w:val="clear" w:color="auto" w:fill="F2F2F2"/>
            <w:vAlign w:val="center"/>
          </w:tcPr>
          <w:p>
            <w:pPr>
              <w:spacing w:before="0" w:after="0"/>
              <w:jc w:val="left"/>
              <w:rPr>
                <w:ins w:id="6433" w:author="Claude" w:date="2026-10-14T09:00:00Z"/>
              </w:rPr>
            </w:pPr>
            <w:ins w:id="6434" w:author="Claude" w:date="2026-10-14T09:00:00Z">
              <w:r>
                <w:rPr>
                  <w:rFonts w:ascii="Times New Roman" w:hAnsi="Times New Roman" w:cs="Times New Roman"/>
                  <w:b/>
                  <w:bCs/>
                  <w:sz w:val="18"/>
                  <w:szCs w:val="18"/>
                </w:rPr>
                <w:t xml:space="preserve">Công tác cừ tường bao Dài 18m</w:t>
              </w:r>
            </w:ins>
          </w:p>
        </w:tc>
        <w:tc>
          <w:tcPr>
            <w:tcW w:w="1150" w:type="dxa"/>
            <w:shd w:val="clear" w:color="auto" w:fill="F2F2F2"/>
            <w:vAlign w:val="center"/>
          </w:tcPr>
          <w:p>
            <w:pPr>
              <w:spacing w:before="0" w:after="0"/>
              <w:jc w:val="left"/>
              <w:rPr>
                <w:ins w:id="6435" w:author="Claude" w:date="2026-10-14T09:00:00Z"/>
              </w:rPr>
            </w:pPr>
          </w:p>
        </w:tc>
        <w:tc>
          <w:tcPr>
            <w:tcW w:w="480" w:type="dxa"/>
            <w:shd w:val="clear" w:color="auto" w:fill="F2F2F2"/>
            <w:vAlign w:val="center"/>
          </w:tcPr>
          <w:p>
            <w:pPr>
              <w:spacing w:before="0" w:after="0"/>
              <w:jc w:val="center"/>
              <w:rPr>
                <w:ins w:id="6436" w:author="Claude" w:date="2026-10-14T09:00:00Z"/>
              </w:rPr>
            </w:pPr>
          </w:p>
        </w:tc>
        <w:tc>
          <w:tcPr>
            <w:tcW w:w="780" w:type="dxa"/>
            <w:shd w:val="clear" w:color="auto" w:fill="F2F2F2"/>
            <w:vAlign w:val="center"/>
          </w:tcPr>
          <w:p>
            <w:pPr>
              <w:spacing w:before="0" w:after="0"/>
              <w:jc w:val="right"/>
              <w:rPr>
                <w:ins w:id="6437" w:author="Claude" w:date="2026-10-14T09:00:00Z"/>
              </w:rPr>
            </w:pPr>
          </w:p>
        </w:tc>
        <w:tc>
          <w:tcPr>
            <w:tcW w:w="780" w:type="dxa"/>
            <w:shd w:val="clear" w:color="auto" w:fill="F2F2F2"/>
            <w:vAlign w:val="center"/>
          </w:tcPr>
          <w:p>
            <w:pPr>
              <w:spacing w:before="0" w:after="0"/>
              <w:jc w:val="right"/>
              <w:rPr>
                <w:ins w:id="6438" w:author="Claude" w:date="2026-10-14T09:00:00Z"/>
              </w:rPr>
            </w:pPr>
          </w:p>
        </w:tc>
        <w:tc>
          <w:tcPr>
            <w:tcW w:w="780" w:type="dxa"/>
            <w:shd w:val="clear" w:color="auto" w:fill="F2F2F2"/>
            <w:vAlign w:val="center"/>
          </w:tcPr>
          <w:p>
            <w:pPr>
              <w:spacing w:before="0" w:after="0"/>
              <w:jc w:val="right"/>
              <w:rPr>
                <w:ins w:id="6439" w:author="Claude" w:date="2026-10-14T09:00:00Z"/>
              </w:rPr>
            </w:pPr>
          </w:p>
        </w:tc>
        <w:tc>
          <w:tcPr>
            <w:tcW w:w="950" w:type="dxa"/>
            <w:shd w:val="clear" w:color="auto" w:fill="F2F2F2"/>
            <w:vAlign w:val="center"/>
          </w:tcPr>
          <w:p>
            <w:pPr>
              <w:spacing w:before="0" w:after="0"/>
              <w:jc w:val="right"/>
              <w:rPr>
                <w:ins w:id="6440" w:author="Claude" w:date="2026-10-14T09:00:00Z"/>
              </w:rPr>
            </w:pPr>
          </w:p>
        </w:tc>
        <w:tc>
          <w:tcPr>
            <w:tcW w:w="1552" w:type="dxa"/>
            <w:shd w:val="clear" w:color="auto" w:fill="F2F2F2"/>
            <w:vAlign w:val="center"/>
          </w:tcPr>
          <w:p>
            <w:pPr>
              <w:spacing w:before="0" w:after="0"/>
              <w:jc w:val="right"/>
              <w:rPr>
                <w:ins w:id="6441" w:author="Claude" w:date="2026-10-14T09:00:00Z"/>
              </w:rPr>
            </w:pPr>
          </w:p>
        </w:tc>
      </w:tr>
      <w:tr>
        <w:trPr>
          <w:cantSplit/>
          <w:ins w:id="6460" w:author="Claude" w:date="2026-10-14T09:00:00Z"/>
        </w:trPr>
        <w:tc>
          <w:tcPr>
            <w:tcW w:w="450" w:type="dxa"/>
            <w:vAlign w:val="center"/>
          </w:tcPr>
          <w:p>
            <w:pPr>
              <w:spacing w:before="0" w:after="0"/>
              <w:jc w:val="center"/>
              <w:rPr>
                <w:ins w:id="6443" w:author="Claude" w:date="2026-10-14T09:00:00Z"/>
              </w:rPr>
            </w:pPr>
            <w:ins w:id="6444" w:author="Claude" w:date="2026-10-14T09:00:00Z">
              <w:r>
                <w:rPr>
                  <w:rFonts w:ascii="Times New Roman" w:hAnsi="Times New Roman" w:cs="Times New Roman"/>
                  <w:sz w:val="18"/>
                  <w:szCs w:val="18"/>
                </w:rPr>
                <w:t xml:space="preserve">50</w:t>
              </w:r>
            </w:ins>
          </w:p>
        </w:tc>
        <w:tc>
          <w:tcPr>
            <w:tcW w:w="2150" w:type="dxa"/>
            <w:vAlign w:val="center"/>
          </w:tcPr>
          <w:p>
            <w:pPr>
              <w:spacing w:before="0" w:after="0"/>
              <w:jc w:val="left"/>
              <w:rPr>
                <w:ins w:id="6445" w:author="Claude" w:date="2026-10-14T09:00:00Z"/>
              </w:rPr>
            </w:pPr>
            <w:ins w:id="6446" w:author="Claude" w:date="2026-10-14T09:00:00Z">
              <w:r>
                <w:rPr>
                  <w:rFonts w:ascii="Times New Roman" w:hAnsi="Times New Roman" w:cs="Times New Roman"/>
                  <w:sz w:val="18"/>
                  <w:szCs w:val="18"/>
                </w:rPr>
                <w:t xml:space="preserve">Cừ larsen IV, dài 18m, tường bao</w:t>
              </w:r>
            </w:ins>
          </w:p>
        </w:tc>
        <w:tc>
          <w:tcPr>
            <w:tcW w:w="1150" w:type="dxa"/>
            <w:vAlign w:val="center"/>
          </w:tcPr>
          <w:p>
            <w:pPr>
              <w:spacing w:before="0" w:after="0"/>
              <w:jc w:val="left"/>
              <w:rPr>
                <w:ins w:id="6447" w:author="Claude" w:date="2026-10-14T09:00:00Z"/>
              </w:rPr>
            </w:pPr>
            <w:ins w:id="6448"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449" w:author="Claude" w:date="2026-10-14T09:00:00Z"/>
              </w:rPr>
            </w:pPr>
            <w:ins w:id="6450"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451" w:author="Claude" w:date="2026-10-14T09:00:00Z"/>
              </w:rPr>
            </w:pPr>
          </w:p>
        </w:tc>
        <w:tc>
          <w:tcPr>
            <w:tcW w:w="780" w:type="dxa"/>
            <w:vAlign w:val="center"/>
          </w:tcPr>
          <w:p>
            <w:pPr>
              <w:spacing w:before="0" w:after="0"/>
              <w:jc w:val="right"/>
              <w:rPr>
                <w:ins w:id="6452" w:author="Claude" w:date="2026-10-14T09:00:00Z"/>
              </w:rPr>
            </w:pPr>
            <w:ins w:id="6453" w:author="Claude" w:date="2026-10-14T09:00:00Z">
              <w:r>
                <w:rPr>
                  <w:rFonts w:ascii="Times New Roman" w:hAnsi="Times New Roman" w:cs="Times New Roman"/>
                  <w:sz w:val="18"/>
                  <w:szCs w:val="18"/>
                </w:rPr>
                <w:t xml:space="preserve">10.872</w:t>
              </w:r>
            </w:ins>
          </w:p>
        </w:tc>
        <w:tc>
          <w:tcPr>
            <w:tcW w:w="780" w:type="dxa"/>
            <w:vAlign w:val="center"/>
          </w:tcPr>
          <w:p>
            <w:pPr>
              <w:spacing w:before="0" w:after="0"/>
              <w:jc w:val="right"/>
              <w:rPr>
                <w:ins w:id="6454" w:author="Claude" w:date="2026-10-14T09:00:00Z"/>
              </w:rPr>
            </w:pPr>
            <w:ins w:id="6455" w:author="Claude" w:date="2026-10-14T09:00:00Z">
              <w:r>
                <w:rPr>
                  <w:rFonts w:ascii="Times New Roman" w:hAnsi="Times New Roman" w:cs="Times New Roman"/>
                  <w:sz w:val="18"/>
                  <w:szCs w:val="18"/>
                </w:rPr>
                <w:t xml:space="preserve">10.872</w:t>
              </w:r>
            </w:ins>
          </w:p>
        </w:tc>
        <w:tc>
          <w:tcPr>
            <w:tcW w:w="950" w:type="dxa"/>
            <w:vAlign w:val="center"/>
          </w:tcPr>
          <w:p>
            <w:pPr>
              <w:spacing w:before="0" w:after="0"/>
              <w:jc w:val="right"/>
              <w:rPr>
                <w:ins w:id="6456" w:author="Claude" w:date="2026-10-14T09:00:00Z"/>
              </w:rPr>
            </w:pPr>
            <w:ins w:id="6457" w:author="Claude" w:date="2026-10-14T09:00:00Z">
              <w:r>
                <w:rPr>
                  <w:rFonts w:ascii="Times New Roman" w:hAnsi="Times New Roman" w:cs="Times New Roman"/>
                  <w:sz w:val="18"/>
                  <w:szCs w:val="18"/>
                </w:rPr>
                <w:t xml:space="preserve">664.871</w:t>
              </w:r>
            </w:ins>
          </w:p>
        </w:tc>
        <w:tc>
          <w:tcPr>
            <w:tcW w:w="1552" w:type="dxa"/>
            <w:vAlign w:val="center"/>
          </w:tcPr>
          <w:p>
            <w:pPr>
              <w:spacing w:before="0" w:after="0"/>
              <w:jc w:val="right"/>
              <w:rPr>
                <w:ins w:id="6458" w:author="Claude" w:date="2026-10-14T09:00:00Z"/>
              </w:rPr>
            </w:pPr>
            <w:ins w:id="6459" w:author="Claude" w:date="2026-10-14T09:00:00Z">
              <w:r>
                <w:rPr>
                  <w:rFonts w:ascii="Times New Roman" w:hAnsi="Times New Roman" w:cs="Times New Roman"/>
                  <w:b/>
                  <w:bCs/>
                  <w:sz w:val="18"/>
                  <w:szCs w:val="18"/>
                </w:rPr>
                <w:t xml:space="preserve">7.228.477.512</w:t>
              </w:r>
            </w:ins>
          </w:p>
        </w:tc>
      </w:tr>
      <w:tr>
        <w:trPr>
          <w:cantSplit/>
          <w:ins w:id="6477" w:author="Claude" w:date="2026-10-14T09:00:00Z"/>
        </w:trPr>
        <w:tc>
          <w:tcPr>
            <w:tcW w:w="450" w:type="dxa"/>
            <w:vAlign w:val="center"/>
          </w:tcPr>
          <w:p>
            <w:pPr>
              <w:spacing w:before="0" w:after="0"/>
              <w:jc w:val="center"/>
              <w:rPr>
                <w:ins w:id="6461" w:author="Claude" w:date="2026-10-14T09:00:00Z"/>
              </w:rPr>
            </w:pPr>
            <w:ins w:id="6462" w:author="Claude" w:date="2026-10-14T09:00:00Z">
              <w:r>
                <w:rPr>
                  <w:rFonts w:ascii="Times New Roman" w:hAnsi="Times New Roman" w:cs="Times New Roman"/>
                  <w:sz w:val="18"/>
                  <w:szCs w:val="18"/>
                </w:rPr>
                <w:t xml:space="preserve">51</w:t>
              </w:r>
            </w:ins>
          </w:p>
        </w:tc>
        <w:tc>
          <w:tcPr>
            <w:tcW w:w="2150" w:type="dxa"/>
            <w:vAlign w:val="center"/>
          </w:tcPr>
          <w:p>
            <w:pPr>
              <w:spacing w:before="0" w:after="0"/>
              <w:jc w:val="left"/>
              <w:rPr>
                <w:ins w:id="6463" w:author="Claude" w:date="2026-10-14T09:00:00Z"/>
              </w:rPr>
            </w:pPr>
            <w:ins w:id="6464" w:author="Claude" w:date="2026-10-14T09:00:00Z">
              <w:r>
                <w:rPr>
                  <w:rFonts w:ascii="Times New Roman" w:hAnsi="Times New Roman" w:cs="Times New Roman"/>
                  <w:sz w:val="18"/>
                  <w:szCs w:val="18"/>
                </w:rPr>
                <w:t xml:space="preserve">Đóng cừ 18m</w:t>
              </w:r>
            </w:ins>
          </w:p>
        </w:tc>
        <w:tc>
          <w:tcPr>
            <w:tcW w:w="1150" w:type="dxa"/>
            <w:vAlign w:val="center"/>
          </w:tcPr>
          <w:p>
            <w:pPr>
              <w:spacing w:before="0" w:after="0"/>
              <w:jc w:val="left"/>
              <w:rPr>
                <w:ins w:id="6465" w:author="Claude" w:date="2026-10-14T09:00:00Z"/>
              </w:rPr>
            </w:pPr>
          </w:p>
        </w:tc>
        <w:tc>
          <w:tcPr>
            <w:tcW w:w="480" w:type="dxa"/>
            <w:vAlign w:val="center"/>
          </w:tcPr>
          <w:p>
            <w:pPr>
              <w:spacing w:before="0" w:after="0"/>
              <w:jc w:val="center"/>
              <w:rPr>
                <w:ins w:id="6466" w:author="Claude" w:date="2026-10-14T09:00:00Z"/>
              </w:rPr>
            </w:pPr>
            <w:ins w:id="6467"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468" w:author="Claude" w:date="2026-10-14T09:00:00Z"/>
              </w:rPr>
            </w:pPr>
          </w:p>
        </w:tc>
        <w:tc>
          <w:tcPr>
            <w:tcW w:w="780" w:type="dxa"/>
            <w:vAlign w:val="center"/>
          </w:tcPr>
          <w:p>
            <w:pPr>
              <w:spacing w:before="0" w:after="0"/>
              <w:jc w:val="right"/>
              <w:rPr>
                <w:ins w:id="6469" w:author="Claude" w:date="2026-10-14T09:00:00Z"/>
              </w:rPr>
            </w:pPr>
            <w:ins w:id="6470" w:author="Claude" w:date="2026-10-14T09:00:00Z">
              <w:r>
                <w:rPr>
                  <w:rFonts w:ascii="Times New Roman" w:hAnsi="Times New Roman" w:cs="Times New Roman"/>
                  <w:sz w:val="18"/>
                  <w:szCs w:val="18"/>
                </w:rPr>
                <w:t xml:space="preserve">10.872</w:t>
              </w:r>
            </w:ins>
          </w:p>
        </w:tc>
        <w:tc>
          <w:tcPr>
            <w:tcW w:w="780" w:type="dxa"/>
            <w:vAlign w:val="center"/>
          </w:tcPr>
          <w:p>
            <w:pPr>
              <w:spacing w:before="0" w:after="0"/>
              <w:jc w:val="right"/>
              <w:rPr>
                <w:ins w:id="6471" w:author="Claude" w:date="2026-10-14T09:00:00Z"/>
              </w:rPr>
            </w:pPr>
            <w:ins w:id="6472" w:author="Claude" w:date="2026-10-14T09:00:00Z">
              <w:r>
                <w:rPr>
                  <w:rFonts w:ascii="Times New Roman" w:hAnsi="Times New Roman" w:cs="Times New Roman"/>
                  <w:sz w:val="18"/>
                  <w:szCs w:val="18"/>
                </w:rPr>
                <w:t xml:space="preserve">10.872</w:t>
              </w:r>
            </w:ins>
          </w:p>
        </w:tc>
        <w:tc>
          <w:tcPr>
            <w:tcW w:w="950" w:type="dxa"/>
            <w:vAlign w:val="center"/>
          </w:tcPr>
          <w:p>
            <w:pPr>
              <w:spacing w:before="0" w:after="0"/>
              <w:jc w:val="right"/>
              <w:rPr>
                <w:ins w:id="6473" w:author="Claude" w:date="2026-10-14T09:00:00Z"/>
              </w:rPr>
            </w:pPr>
            <w:ins w:id="6474" w:author="Claude" w:date="2026-10-14T09:00:00Z">
              <w:r>
                <w:rPr>
                  <w:rFonts w:ascii="Times New Roman" w:hAnsi="Times New Roman" w:cs="Times New Roman"/>
                  <w:sz w:val="18"/>
                  <w:szCs w:val="18"/>
                </w:rPr>
                <w:t xml:space="preserve">67.472</w:t>
              </w:r>
            </w:ins>
          </w:p>
        </w:tc>
        <w:tc>
          <w:tcPr>
            <w:tcW w:w="1552" w:type="dxa"/>
            <w:vAlign w:val="center"/>
          </w:tcPr>
          <w:p>
            <w:pPr>
              <w:spacing w:before="0" w:after="0"/>
              <w:jc w:val="right"/>
              <w:rPr>
                <w:ins w:id="6475" w:author="Claude" w:date="2026-10-14T09:00:00Z"/>
              </w:rPr>
            </w:pPr>
            <w:ins w:id="6476" w:author="Claude" w:date="2026-10-14T09:00:00Z">
              <w:r>
                <w:rPr>
                  <w:rFonts w:ascii="Times New Roman" w:hAnsi="Times New Roman" w:cs="Times New Roman"/>
                  <w:b/>
                  <w:bCs/>
                  <w:sz w:val="18"/>
                  <w:szCs w:val="18"/>
                </w:rPr>
                <w:t xml:space="preserve">733.555.584</w:t>
              </w:r>
            </w:ins>
          </w:p>
        </w:tc>
      </w:tr>
      <w:tr>
        <w:trPr>
          <w:cantSplit/>
          <w:ins w:id="6494" w:author="Claude" w:date="2026-10-14T09:00:00Z"/>
        </w:trPr>
        <w:tc>
          <w:tcPr>
            <w:tcW w:w="450" w:type="dxa"/>
            <w:vAlign w:val="center"/>
          </w:tcPr>
          <w:p>
            <w:pPr>
              <w:spacing w:before="0" w:after="0"/>
              <w:jc w:val="center"/>
              <w:rPr>
                <w:ins w:id="6478" w:author="Claude" w:date="2026-10-14T09:00:00Z"/>
              </w:rPr>
            </w:pPr>
            <w:ins w:id="6479" w:author="Claude" w:date="2026-10-14T09:00:00Z">
              <w:r>
                <w:rPr>
                  <w:rFonts w:ascii="Times New Roman" w:hAnsi="Times New Roman" w:cs="Times New Roman"/>
                  <w:sz w:val="18"/>
                  <w:szCs w:val="18"/>
                </w:rPr>
                <w:t xml:space="preserve">52</w:t>
              </w:r>
            </w:ins>
          </w:p>
        </w:tc>
        <w:tc>
          <w:tcPr>
            <w:tcW w:w="2150" w:type="dxa"/>
            <w:vAlign w:val="center"/>
          </w:tcPr>
          <w:p>
            <w:pPr>
              <w:spacing w:before="0" w:after="0"/>
              <w:jc w:val="left"/>
              <w:rPr>
                <w:ins w:id="6480" w:author="Claude" w:date="2026-10-14T09:00:00Z"/>
              </w:rPr>
            </w:pPr>
            <w:ins w:id="6481" w:author="Claude" w:date="2026-10-14T09:00:00Z">
              <w:r>
                <w:rPr>
                  <w:rFonts w:ascii="Times New Roman" w:hAnsi="Times New Roman" w:cs="Times New Roman"/>
                  <w:sz w:val="18"/>
                  <w:szCs w:val="18"/>
                </w:rPr>
                <w:t xml:space="preserve">Rút cừ 18m</w:t>
              </w:r>
            </w:ins>
          </w:p>
        </w:tc>
        <w:tc>
          <w:tcPr>
            <w:tcW w:w="1150" w:type="dxa"/>
            <w:vAlign w:val="center"/>
          </w:tcPr>
          <w:p>
            <w:pPr>
              <w:spacing w:before="0" w:after="0"/>
              <w:jc w:val="left"/>
              <w:rPr>
                <w:ins w:id="6482" w:author="Claude" w:date="2026-10-14T09:00:00Z"/>
              </w:rPr>
            </w:pPr>
          </w:p>
        </w:tc>
        <w:tc>
          <w:tcPr>
            <w:tcW w:w="480" w:type="dxa"/>
            <w:vAlign w:val="center"/>
          </w:tcPr>
          <w:p>
            <w:pPr>
              <w:spacing w:before="0" w:after="0"/>
              <w:jc w:val="center"/>
              <w:rPr>
                <w:ins w:id="6483" w:author="Claude" w:date="2026-10-14T09:00:00Z"/>
              </w:rPr>
            </w:pPr>
            <w:ins w:id="6484"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485" w:author="Claude" w:date="2026-10-14T09:00:00Z"/>
              </w:rPr>
            </w:pPr>
          </w:p>
        </w:tc>
        <w:tc>
          <w:tcPr>
            <w:tcW w:w="780" w:type="dxa"/>
            <w:vAlign w:val="center"/>
          </w:tcPr>
          <w:p>
            <w:pPr>
              <w:spacing w:before="0" w:after="0"/>
              <w:jc w:val="right"/>
              <w:rPr>
                <w:ins w:id="6486" w:author="Claude" w:date="2026-10-14T09:00:00Z"/>
              </w:rPr>
            </w:pPr>
            <w:ins w:id="6487" w:author="Claude" w:date="2026-10-14T09:00:00Z">
              <w:r>
                <w:rPr>
                  <w:rFonts w:ascii="Times New Roman" w:hAnsi="Times New Roman" w:cs="Times New Roman"/>
                  <w:sz w:val="18"/>
                  <w:szCs w:val="18"/>
                </w:rPr>
                <w:t xml:space="preserve">10.872</w:t>
              </w:r>
            </w:ins>
          </w:p>
        </w:tc>
        <w:tc>
          <w:tcPr>
            <w:tcW w:w="780" w:type="dxa"/>
            <w:vAlign w:val="center"/>
          </w:tcPr>
          <w:p>
            <w:pPr>
              <w:spacing w:before="0" w:after="0"/>
              <w:jc w:val="right"/>
              <w:rPr>
                <w:ins w:id="6488" w:author="Claude" w:date="2026-10-14T09:00:00Z"/>
              </w:rPr>
            </w:pPr>
            <w:ins w:id="6489" w:author="Claude" w:date="2026-10-14T09:00:00Z">
              <w:r>
                <w:rPr>
                  <w:rFonts w:ascii="Times New Roman" w:hAnsi="Times New Roman" w:cs="Times New Roman"/>
                  <w:sz w:val="18"/>
                  <w:szCs w:val="18"/>
                </w:rPr>
                <w:t xml:space="preserve">10.872</w:t>
              </w:r>
            </w:ins>
          </w:p>
        </w:tc>
        <w:tc>
          <w:tcPr>
            <w:tcW w:w="950" w:type="dxa"/>
            <w:vAlign w:val="center"/>
          </w:tcPr>
          <w:p>
            <w:pPr>
              <w:spacing w:before="0" w:after="0"/>
              <w:jc w:val="right"/>
              <w:rPr>
                <w:ins w:id="6490" w:author="Claude" w:date="2026-10-14T09:00:00Z"/>
              </w:rPr>
            </w:pPr>
            <w:ins w:id="6491" w:author="Claude" w:date="2026-10-14T09:00:00Z">
              <w:r>
                <w:rPr>
                  <w:rFonts w:ascii="Times New Roman" w:hAnsi="Times New Roman" w:cs="Times New Roman"/>
                  <w:sz w:val="18"/>
                  <w:szCs w:val="18"/>
                </w:rPr>
                <w:t xml:space="preserve">35.642</w:t>
              </w:r>
            </w:ins>
          </w:p>
        </w:tc>
        <w:tc>
          <w:tcPr>
            <w:tcW w:w="1552" w:type="dxa"/>
            <w:vAlign w:val="center"/>
          </w:tcPr>
          <w:p>
            <w:pPr>
              <w:spacing w:before="0" w:after="0"/>
              <w:jc w:val="right"/>
              <w:rPr>
                <w:ins w:id="6492" w:author="Claude" w:date="2026-10-14T09:00:00Z"/>
              </w:rPr>
            </w:pPr>
            <w:ins w:id="6493" w:author="Claude" w:date="2026-10-14T09:00:00Z">
              <w:r>
                <w:rPr>
                  <w:rFonts w:ascii="Times New Roman" w:hAnsi="Times New Roman" w:cs="Times New Roman"/>
                  <w:b/>
                  <w:bCs/>
                  <w:sz w:val="18"/>
                  <w:szCs w:val="18"/>
                </w:rPr>
                <w:t xml:space="preserve">387.499.824</w:t>
              </w:r>
            </w:ins>
          </w:p>
        </w:tc>
      </w:tr>
      <w:tr>
        <w:trPr>
          <w:cantSplit/>
          <w:ins w:id="6509" w:author="Claude" w:date="2026-10-14T09:00:00Z"/>
        </w:trPr>
        <w:tc>
          <w:tcPr>
            <w:tcW w:w="450" w:type="dxa"/>
            <w:vAlign w:val="center"/>
          </w:tcPr>
          <w:p>
            <w:pPr>
              <w:spacing w:before="0" w:after="0"/>
              <w:jc w:val="center"/>
              <w:rPr>
                <w:ins w:id="6495" w:author="Claude" w:date="2026-10-14T09:00:00Z"/>
              </w:rPr>
            </w:pPr>
            <w:ins w:id="6496" w:author="Claude" w:date="2026-10-14T09:00:00Z">
              <w:r>
                <w:rPr>
                  <w:rFonts w:ascii="Times New Roman" w:hAnsi="Times New Roman" w:cs="Times New Roman"/>
                  <w:sz w:val="18"/>
                  <w:szCs w:val="18"/>
                </w:rPr>
                <w:t xml:space="preserve">53</w:t>
              </w:r>
            </w:ins>
          </w:p>
        </w:tc>
        <w:tc>
          <w:tcPr>
            <w:tcW w:w="2150" w:type="dxa"/>
            <w:vAlign w:val="center"/>
          </w:tcPr>
          <w:p>
            <w:pPr>
              <w:spacing w:before="0" w:after="0"/>
              <w:jc w:val="left"/>
              <w:rPr>
                <w:ins w:id="6497" w:author="Claude" w:date="2026-10-14T09:00:00Z"/>
              </w:rPr>
            </w:pPr>
            <w:ins w:id="6498" w:author="Claude" w:date="2026-10-14T09:00:00Z">
              <w:r>
                <w:rPr>
                  <w:rFonts w:ascii="Times New Roman" w:hAnsi="Times New Roman" w:cs="Times New Roman"/>
                  <w:sz w:val="18"/>
                  <w:szCs w:val="18"/>
                </w:rPr>
                <w:t xml:space="preserve">Chi phí lưu cừ khi tiến độ thi công kéo dài do nguyên nhân khách quan</w:t>
              </w:r>
            </w:ins>
          </w:p>
        </w:tc>
        <w:tc>
          <w:tcPr>
            <w:tcW w:w="1150" w:type="dxa"/>
            <w:vAlign w:val="center"/>
          </w:tcPr>
          <w:p>
            <w:pPr>
              <w:spacing w:before="0" w:after="0"/>
              <w:jc w:val="left"/>
              <w:rPr>
                <w:ins w:id="6499" w:author="Claude" w:date="2026-10-14T09:00:00Z"/>
              </w:rPr>
            </w:pPr>
          </w:p>
        </w:tc>
        <w:tc>
          <w:tcPr>
            <w:tcW w:w="480" w:type="dxa"/>
            <w:vAlign w:val="center"/>
          </w:tcPr>
          <w:p>
            <w:pPr>
              <w:spacing w:before="0" w:after="0"/>
              <w:jc w:val="center"/>
              <w:rPr>
                <w:ins w:id="6500" w:author="Claude" w:date="2026-10-14T09:00:00Z"/>
              </w:rPr>
            </w:pPr>
            <w:ins w:id="6501" w:author="Claude" w:date="2026-10-14T09:00:00Z">
              <w:r>
                <w:rPr>
                  <w:rFonts w:ascii="Times New Roman" w:hAnsi="Times New Roman" w:cs="Times New Roman"/>
                  <w:sz w:val="18"/>
                  <w:szCs w:val="18"/>
                </w:rPr>
                <w:t xml:space="preserve">md/ tháng</w:t>
              </w:r>
            </w:ins>
          </w:p>
        </w:tc>
        <w:tc>
          <w:tcPr>
            <w:tcW w:w="780" w:type="dxa"/>
            <w:vAlign w:val="center"/>
          </w:tcPr>
          <w:p>
            <w:pPr>
              <w:spacing w:before="0" w:after="0"/>
              <w:jc w:val="right"/>
              <w:rPr>
                <w:ins w:id="6502" w:author="Claude" w:date="2026-10-14T09:00:00Z"/>
              </w:rPr>
            </w:pPr>
          </w:p>
        </w:tc>
        <w:tc>
          <w:tcPr>
            <w:tcW w:w="780" w:type="dxa"/>
            <w:vAlign w:val="center"/>
          </w:tcPr>
          <w:p>
            <w:pPr>
              <w:spacing w:before="0" w:after="0"/>
              <w:jc w:val="right"/>
              <w:rPr>
                <w:ins w:id="6503" w:author="Claude" w:date="2026-10-14T09:00:00Z"/>
              </w:rPr>
            </w:pPr>
          </w:p>
        </w:tc>
        <w:tc>
          <w:tcPr>
            <w:tcW w:w="780" w:type="dxa"/>
            <w:vAlign w:val="center"/>
          </w:tcPr>
          <w:p>
            <w:pPr>
              <w:spacing w:before="0" w:after="0"/>
              <w:jc w:val="right"/>
              <w:rPr>
                <w:ins w:id="6504" w:author="Claude" w:date="2026-10-14T09:00:00Z"/>
              </w:rPr>
            </w:pPr>
          </w:p>
        </w:tc>
        <w:tc>
          <w:tcPr>
            <w:tcW w:w="950" w:type="dxa"/>
            <w:vAlign w:val="center"/>
          </w:tcPr>
          <w:p>
            <w:pPr>
              <w:spacing w:before="0" w:after="0"/>
              <w:jc w:val="right"/>
              <w:rPr>
                <w:ins w:id="6505" w:author="Claude" w:date="2026-10-14T09:00:00Z"/>
              </w:rPr>
            </w:pPr>
            <w:ins w:id="6506" w:author="Claude" w:date="2026-10-14T09:00:00Z">
              <w:r>
                <w:rPr>
                  <w:rFonts w:ascii="Times New Roman" w:hAnsi="Times New Roman" w:cs="Times New Roman"/>
                  <w:sz w:val="18"/>
                  <w:szCs w:val="18"/>
                </w:rPr>
                <w:t xml:space="preserve">0</w:t>
              </w:r>
            </w:ins>
          </w:p>
        </w:tc>
        <w:tc>
          <w:tcPr>
            <w:tcW w:w="1552" w:type="dxa"/>
            <w:vAlign w:val="center"/>
          </w:tcPr>
          <w:p>
            <w:pPr>
              <w:spacing w:before="0" w:after="0"/>
              <w:jc w:val="right"/>
              <w:rPr>
                <w:ins w:id="6507" w:author="Claude" w:date="2026-10-14T09:00:00Z"/>
              </w:rPr>
            </w:pPr>
            <w:ins w:id="6508" w:author="Claude" w:date="2026-10-14T09:00:00Z">
              <w:r>
                <w:rPr>
                  <w:rFonts w:ascii="Times New Roman" w:hAnsi="Times New Roman" w:cs="Times New Roman"/>
                  <w:b/>
                  <w:bCs/>
                  <w:sz w:val="18"/>
                  <w:szCs w:val="18"/>
                </w:rPr>
                <w:t xml:space="preserve">0</w:t>
              </w:r>
            </w:ins>
          </w:p>
        </w:tc>
      </w:tr>
      <w:tr>
        <w:trPr>
          <w:cantSplit/>
          <w:ins w:id="6520" w:author="Claude" w:date="2026-10-14T09:00:00Z"/>
        </w:trPr>
        <w:tc>
          <w:tcPr>
            <w:tcW w:w="450" w:type="dxa"/>
            <w:shd w:val="clear" w:color="auto" w:fill="F2F2F2"/>
            <w:vAlign w:val="center"/>
          </w:tcPr>
          <w:p>
            <w:pPr>
              <w:spacing w:before="0" w:after="0"/>
              <w:jc w:val="center"/>
              <w:rPr>
                <w:ins w:id="6510" w:author="Claude" w:date="2026-10-14T09:00:00Z"/>
              </w:rPr>
            </w:pPr>
          </w:p>
        </w:tc>
        <w:tc>
          <w:tcPr>
            <w:tcW w:w="2150" w:type="dxa"/>
            <w:shd w:val="clear" w:color="auto" w:fill="F2F2F2"/>
            <w:vAlign w:val="center"/>
          </w:tcPr>
          <w:p>
            <w:pPr>
              <w:spacing w:before="0" w:after="0"/>
              <w:jc w:val="left"/>
              <w:rPr>
                <w:ins w:id="6511" w:author="Claude" w:date="2026-10-14T09:00:00Z"/>
              </w:rPr>
            </w:pPr>
            <w:ins w:id="6512" w:author="Claude" w:date="2026-10-14T09:00:00Z">
              <w:r>
                <w:rPr>
                  <w:rFonts w:ascii="Times New Roman" w:hAnsi="Times New Roman" w:cs="Times New Roman"/>
                  <w:b/>
                  <w:bCs/>
                  <w:sz w:val="18"/>
                  <w:szCs w:val="18"/>
                </w:rPr>
                <w:t xml:space="preserve">Công tác cừ tường bao Dài 12m, cừ hố pít</w:t>
              </w:r>
            </w:ins>
          </w:p>
        </w:tc>
        <w:tc>
          <w:tcPr>
            <w:tcW w:w="1150" w:type="dxa"/>
            <w:shd w:val="clear" w:color="auto" w:fill="F2F2F2"/>
            <w:vAlign w:val="center"/>
          </w:tcPr>
          <w:p>
            <w:pPr>
              <w:spacing w:before="0" w:after="0"/>
              <w:jc w:val="left"/>
              <w:rPr>
                <w:ins w:id="6513" w:author="Claude" w:date="2026-10-14T09:00:00Z"/>
              </w:rPr>
            </w:pPr>
          </w:p>
        </w:tc>
        <w:tc>
          <w:tcPr>
            <w:tcW w:w="480" w:type="dxa"/>
            <w:shd w:val="clear" w:color="auto" w:fill="F2F2F2"/>
            <w:vAlign w:val="center"/>
          </w:tcPr>
          <w:p>
            <w:pPr>
              <w:spacing w:before="0" w:after="0"/>
              <w:jc w:val="center"/>
              <w:rPr>
                <w:ins w:id="6514" w:author="Claude" w:date="2026-10-14T09:00:00Z"/>
              </w:rPr>
            </w:pPr>
          </w:p>
        </w:tc>
        <w:tc>
          <w:tcPr>
            <w:tcW w:w="780" w:type="dxa"/>
            <w:shd w:val="clear" w:color="auto" w:fill="F2F2F2"/>
            <w:vAlign w:val="center"/>
          </w:tcPr>
          <w:p>
            <w:pPr>
              <w:spacing w:before="0" w:after="0"/>
              <w:jc w:val="right"/>
              <w:rPr>
                <w:ins w:id="6515" w:author="Claude" w:date="2026-10-14T09:00:00Z"/>
              </w:rPr>
            </w:pPr>
          </w:p>
        </w:tc>
        <w:tc>
          <w:tcPr>
            <w:tcW w:w="780" w:type="dxa"/>
            <w:shd w:val="clear" w:color="auto" w:fill="F2F2F2"/>
            <w:vAlign w:val="center"/>
          </w:tcPr>
          <w:p>
            <w:pPr>
              <w:spacing w:before="0" w:after="0"/>
              <w:jc w:val="right"/>
              <w:rPr>
                <w:ins w:id="6516" w:author="Claude" w:date="2026-10-14T09:00:00Z"/>
              </w:rPr>
            </w:pPr>
          </w:p>
        </w:tc>
        <w:tc>
          <w:tcPr>
            <w:tcW w:w="780" w:type="dxa"/>
            <w:shd w:val="clear" w:color="auto" w:fill="F2F2F2"/>
            <w:vAlign w:val="center"/>
          </w:tcPr>
          <w:p>
            <w:pPr>
              <w:spacing w:before="0" w:after="0"/>
              <w:jc w:val="right"/>
              <w:rPr>
                <w:ins w:id="6517" w:author="Claude" w:date="2026-10-14T09:00:00Z"/>
              </w:rPr>
            </w:pPr>
          </w:p>
        </w:tc>
        <w:tc>
          <w:tcPr>
            <w:tcW w:w="950" w:type="dxa"/>
            <w:shd w:val="clear" w:color="auto" w:fill="F2F2F2"/>
            <w:vAlign w:val="center"/>
          </w:tcPr>
          <w:p>
            <w:pPr>
              <w:spacing w:before="0" w:after="0"/>
              <w:jc w:val="right"/>
              <w:rPr>
                <w:ins w:id="6518" w:author="Claude" w:date="2026-10-14T09:00:00Z"/>
              </w:rPr>
            </w:pPr>
          </w:p>
        </w:tc>
        <w:tc>
          <w:tcPr>
            <w:tcW w:w="1552" w:type="dxa"/>
            <w:shd w:val="clear" w:color="auto" w:fill="F2F2F2"/>
            <w:vAlign w:val="center"/>
          </w:tcPr>
          <w:p>
            <w:pPr>
              <w:spacing w:before="0" w:after="0"/>
              <w:jc w:val="right"/>
              <w:rPr>
                <w:ins w:id="6519" w:author="Claude" w:date="2026-10-14T09:00:00Z"/>
              </w:rPr>
            </w:pPr>
          </w:p>
        </w:tc>
      </w:tr>
      <w:tr>
        <w:trPr>
          <w:cantSplit/>
          <w:ins w:id="6538" w:author="Claude" w:date="2026-10-14T09:00:00Z"/>
        </w:trPr>
        <w:tc>
          <w:tcPr>
            <w:tcW w:w="450" w:type="dxa"/>
            <w:vAlign w:val="center"/>
          </w:tcPr>
          <w:p>
            <w:pPr>
              <w:spacing w:before="0" w:after="0"/>
              <w:jc w:val="center"/>
              <w:rPr>
                <w:ins w:id="6521" w:author="Claude" w:date="2026-10-14T09:00:00Z"/>
              </w:rPr>
            </w:pPr>
            <w:ins w:id="6522" w:author="Claude" w:date="2026-10-14T09:00:00Z">
              <w:r>
                <w:rPr>
                  <w:rFonts w:ascii="Times New Roman" w:hAnsi="Times New Roman" w:cs="Times New Roman"/>
                  <w:sz w:val="18"/>
                  <w:szCs w:val="18"/>
                </w:rPr>
                <w:t xml:space="preserve">54</w:t>
              </w:r>
            </w:ins>
          </w:p>
        </w:tc>
        <w:tc>
          <w:tcPr>
            <w:tcW w:w="2150" w:type="dxa"/>
            <w:vAlign w:val="center"/>
          </w:tcPr>
          <w:p>
            <w:pPr>
              <w:spacing w:before="0" w:after="0"/>
              <w:jc w:val="left"/>
              <w:rPr>
                <w:ins w:id="6523" w:author="Claude" w:date="2026-10-14T09:00:00Z"/>
              </w:rPr>
            </w:pPr>
            <w:ins w:id="6524" w:author="Claude" w:date="2026-10-14T09:00:00Z">
              <w:r>
                <w:rPr>
                  <w:rFonts w:ascii="Times New Roman" w:hAnsi="Times New Roman" w:cs="Times New Roman"/>
                  <w:sz w:val="18"/>
                  <w:szCs w:val="18"/>
                </w:rPr>
                <w:t xml:space="preserve">Cừ larsen IV, dài 12m, khu vực hố pít;</w:t>
              </w:r>
            </w:ins>
          </w:p>
        </w:tc>
        <w:tc>
          <w:tcPr>
            <w:tcW w:w="1150" w:type="dxa"/>
            <w:vAlign w:val="center"/>
          </w:tcPr>
          <w:p>
            <w:pPr>
              <w:spacing w:before="0" w:after="0"/>
              <w:jc w:val="left"/>
              <w:rPr>
                <w:ins w:id="6525" w:author="Claude" w:date="2026-10-14T09:00:00Z"/>
              </w:rPr>
            </w:pPr>
            <w:ins w:id="6526"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527" w:author="Claude" w:date="2026-10-14T09:00:00Z"/>
              </w:rPr>
            </w:pPr>
            <w:ins w:id="6528"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529" w:author="Claude" w:date="2026-10-14T09:00:00Z"/>
              </w:rPr>
            </w:pPr>
          </w:p>
        </w:tc>
        <w:tc>
          <w:tcPr>
            <w:tcW w:w="780" w:type="dxa"/>
            <w:vAlign w:val="center"/>
          </w:tcPr>
          <w:p>
            <w:pPr>
              <w:spacing w:before="0" w:after="0"/>
              <w:jc w:val="right"/>
              <w:rPr>
                <w:ins w:id="6530" w:author="Claude" w:date="2026-10-14T09:00:00Z"/>
              </w:rPr>
            </w:pPr>
            <w:ins w:id="6531" w:author="Claude" w:date="2026-10-14T09:00:00Z">
              <w:r>
                <w:rPr>
                  <w:rFonts w:ascii="Times New Roman" w:hAnsi="Times New Roman" w:cs="Times New Roman"/>
                  <w:sz w:val="18"/>
                  <w:szCs w:val="18"/>
                </w:rPr>
                <w:t xml:space="preserve">5.328</w:t>
              </w:r>
            </w:ins>
          </w:p>
        </w:tc>
        <w:tc>
          <w:tcPr>
            <w:tcW w:w="780" w:type="dxa"/>
            <w:vAlign w:val="center"/>
          </w:tcPr>
          <w:p>
            <w:pPr>
              <w:spacing w:before="0" w:after="0"/>
              <w:jc w:val="right"/>
              <w:rPr>
                <w:ins w:id="6532" w:author="Claude" w:date="2026-10-14T09:00:00Z"/>
              </w:rPr>
            </w:pPr>
            <w:ins w:id="6533" w:author="Claude" w:date="2026-10-14T09:00:00Z">
              <w:r>
                <w:rPr>
                  <w:rFonts w:ascii="Times New Roman" w:hAnsi="Times New Roman" w:cs="Times New Roman"/>
                  <w:sz w:val="18"/>
                  <w:szCs w:val="18"/>
                </w:rPr>
                <w:t xml:space="preserve">5.328</w:t>
              </w:r>
            </w:ins>
          </w:p>
        </w:tc>
        <w:tc>
          <w:tcPr>
            <w:tcW w:w="950" w:type="dxa"/>
            <w:vAlign w:val="center"/>
          </w:tcPr>
          <w:p>
            <w:pPr>
              <w:spacing w:before="0" w:after="0"/>
              <w:jc w:val="right"/>
              <w:rPr>
                <w:ins w:id="6534" w:author="Claude" w:date="2026-10-14T09:00:00Z"/>
              </w:rPr>
            </w:pPr>
            <w:ins w:id="6535" w:author="Claude" w:date="2026-10-14T09:00:00Z">
              <w:r>
                <w:rPr>
                  <w:rFonts w:ascii="Times New Roman" w:hAnsi="Times New Roman" w:cs="Times New Roman"/>
                  <w:sz w:val="18"/>
                  <w:szCs w:val="18"/>
                </w:rPr>
                <w:t xml:space="preserve">188.755</w:t>
              </w:r>
            </w:ins>
          </w:p>
        </w:tc>
        <w:tc>
          <w:tcPr>
            <w:tcW w:w="1552" w:type="dxa"/>
            <w:vAlign w:val="center"/>
          </w:tcPr>
          <w:p>
            <w:pPr>
              <w:spacing w:before="0" w:after="0"/>
              <w:jc w:val="right"/>
              <w:rPr>
                <w:ins w:id="6536" w:author="Claude" w:date="2026-10-14T09:00:00Z"/>
              </w:rPr>
            </w:pPr>
            <w:ins w:id="6537" w:author="Claude" w:date="2026-10-14T09:00:00Z">
              <w:r>
                <w:rPr>
                  <w:rFonts w:ascii="Times New Roman" w:hAnsi="Times New Roman" w:cs="Times New Roman"/>
                  <w:b/>
                  <w:bCs/>
                  <w:sz w:val="18"/>
                  <w:szCs w:val="18"/>
                </w:rPr>
                <w:t xml:space="preserve">1.005.686.640</w:t>
              </w:r>
            </w:ins>
          </w:p>
        </w:tc>
      </w:tr>
      <w:tr>
        <w:trPr>
          <w:cantSplit/>
          <w:ins w:id="6555" w:author="Claude" w:date="2026-10-14T09:00:00Z"/>
        </w:trPr>
        <w:tc>
          <w:tcPr>
            <w:tcW w:w="450" w:type="dxa"/>
            <w:vAlign w:val="center"/>
          </w:tcPr>
          <w:p>
            <w:pPr>
              <w:spacing w:before="0" w:after="0"/>
              <w:jc w:val="center"/>
              <w:rPr>
                <w:ins w:id="6539" w:author="Claude" w:date="2026-10-14T09:00:00Z"/>
              </w:rPr>
            </w:pPr>
            <w:ins w:id="6540" w:author="Claude" w:date="2026-10-14T09:00:00Z">
              <w:r>
                <w:rPr>
                  <w:rFonts w:ascii="Times New Roman" w:hAnsi="Times New Roman" w:cs="Times New Roman"/>
                  <w:sz w:val="18"/>
                  <w:szCs w:val="18"/>
                </w:rPr>
                <w:t xml:space="preserve">55</w:t>
              </w:r>
            </w:ins>
          </w:p>
        </w:tc>
        <w:tc>
          <w:tcPr>
            <w:tcW w:w="2150" w:type="dxa"/>
            <w:vAlign w:val="center"/>
          </w:tcPr>
          <w:p>
            <w:pPr>
              <w:spacing w:before="0" w:after="0"/>
              <w:jc w:val="left"/>
              <w:rPr>
                <w:ins w:id="6541" w:author="Claude" w:date="2026-10-14T09:00:00Z"/>
              </w:rPr>
            </w:pPr>
            <w:ins w:id="6542" w:author="Claude" w:date="2026-10-14T09:00:00Z">
              <w:r>
                <w:rPr>
                  <w:rFonts w:ascii="Times New Roman" w:hAnsi="Times New Roman" w:cs="Times New Roman"/>
                  <w:sz w:val="18"/>
                  <w:szCs w:val="18"/>
                </w:rPr>
                <w:t xml:space="preserve">Đóng cừ 12m</w:t>
              </w:r>
            </w:ins>
          </w:p>
        </w:tc>
        <w:tc>
          <w:tcPr>
            <w:tcW w:w="1150" w:type="dxa"/>
            <w:vAlign w:val="center"/>
          </w:tcPr>
          <w:p>
            <w:pPr>
              <w:spacing w:before="0" w:after="0"/>
              <w:jc w:val="left"/>
              <w:rPr>
                <w:ins w:id="6543" w:author="Claude" w:date="2026-10-14T09:00:00Z"/>
              </w:rPr>
            </w:pPr>
          </w:p>
        </w:tc>
        <w:tc>
          <w:tcPr>
            <w:tcW w:w="480" w:type="dxa"/>
            <w:vAlign w:val="center"/>
          </w:tcPr>
          <w:p>
            <w:pPr>
              <w:spacing w:before="0" w:after="0"/>
              <w:jc w:val="center"/>
              <w:rPr>
                <w:ins w:id="6544" w:author="Claude" w:date="2026-10-14T09:00:00Z"/>
              </w:rPr>
            </w:pPr>
            <w:ins w:id="6545"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546" w:author="Claude" w:date="2026-10-14T09:00:00Z"/>
              </w:rPr>
            </w:pPr>
          </w:p>
        </w:tc>
        <w:tc>
          <w:tcPr>
            <w:tcW w:w="780" w:type="dxa"/>
            <w:vAlign w:val="center"/>
          </w:tcPr>
          <w:p>
            <w:pPr>
              <w:spacing w:before="0" w:after="0"/>
              <w:jc w:val="right"/>
              <w:rPr>
                <w:ins w:id="6547" w:author="Claude" w:date="2026-10-14T09:00:00Z"/>
              </w:rPr>
            </w:pPr>
            <w:ins w:id="6548" w:author="Claude" w:date="2026-10-14T09:00:00Z">
              <w:r>
                <w:rPr>
                  <w:rFonts w:ascii="Times New Roman" w:hAnsi="Times New Roman" w:cs="Times New Roman"/>
                  <w:sz w:val="18"/>
                  <w:szCs w:val="18"/>
                </w:rPr>
                <w:t xml:space="preserve">5.328</w:t>
              </w:r>
            </w:ins>
          </w:p>
        </w:tc>
        <w:tc>
          <w:tcPr>
            <w:tcW w:w="780" w:type="dxa"/>
            <w:vAlign w:val="center"/>
          </w:tcPr>
          <w:p>
            <w:pPr>
              <w:spacing w:before="0" w:after="0"/>
              <w:jc w:val="right"/>
              <w:rPr>
                <w:ins w:id="6549" w:author="Claude" w:date="2026-10-14T09:00:00Z"/>
              </w:rPr>
            </w:pPr>
            <w:ins w:id="6550" w:author="Claude" w:date="2026-10-14T09:00:00Z">
              <w:r>
                <w:rPr>
                  <w:rFonts w:ascii="Times New Roman" w:hAnsi="Times New Roman" w:cs="Times New Roman"/>
                  <w:sz w:val="18"/>
                  <w:szCs w:val="18"/>
                </w:rPr>
                <w:t xml:space="preserve">5.328</w:t>
              </w:r>
            </w:ins>
          </w:p>
        </w:tc>
        <w:tc>
          <w:tcPr>
            <w:tcW w:w="950" w:type="dxa"/>
            <w:vAlign w:val="center"/>
          </w:tcPr>
          <w:p>
            <w:pPr>
              <w:spacing w:before="0" w:after="0"/>
              <w:jc w:val="right"/>
              <w:rPr>
                <w:ins w:id="6551" w:author="Claude" w:date="2026-10-14T09:00:00Z"/>
              </w:rPr>
            </w:pPr>
            <w:ins w:id="6552" w:author="Claude" w:date="2026-10-14T09:00:00Z">
              <w:r>
                <w:rPr>
                  <w:rFonts w:ascii="Times New Roman" w:hAnsi="Times New Roman" w:cs="Times New Roman"/>
                  <w:sz w:val="18"/>
                  <w:szCs w:val="18"/>
                </w:rPr>
                <w:t xml:space="preserve">68.924</w:t>
              </w:r>
            </w:ins>
          </w:p>
        </w:tc>
        <w:tc>
          <w:tcPr>
            <w:tcW w:w="1552" w:type="dxa"/>
            <w:vAlign w:val="center"/>
          </w:tcPr>
          <w:p>
            <w:pPr>
              <w:spacing w:before="0" w:after="0"/>
              <w:jc w:val="right"/>
              <w:rPr>
                <w:ins w:id="6553" w:author="Claude" w:date="2026-10-14T09:00:00Z"/>
              </w:rPr>
            </w:pPr>
            <w:ins w:id="6554" w:author="Claude" w:date="2026-10-14T09:00:00Z">
              <w:r>
                <w:rPr>
                  <w:rFonts w:ascii="Times New Roman" w:hAnsi="Times New Roman" w:cs="Times New Roman"/>
                  <w:b/>
                  <w:bCs/>
                  <w:sz w:val="18"/>
                  <w:szCs w:val="18"/>
                </w:rPr>
                <w:t xml:space="preserve">367.227.072</w:t>
              </w:r>
            </w:ins>
          </w:p>
        </w:tc>
      </w:tr>
      <w:tr>
        <w:trPr>
          <w:cantSplit/>
          <w:ins w:id="6572" w:author="Claude" w:date="2026-10-14T09:00:00Z"/>
        </w:trPr>
        <w:tc>
          <w:tcPr>
            <w:tcW w:w="450" w:type="dxa"/>
            <w:vAlign w:val="center"/>
          </w:tcPr>
          <w:p>
            <w:pPr>
              <w:spacing w:before="0" w:after="0"/>
              <w:jc w:val="center"/>
              <w:rPr>
                <w:ins w:id="6556" w:author="Claude" w:date="2026-10-14T09:00:00Z"/>
              </w:rPr>
            </w:pPr>
            <w:ins w:id="6557" w:author="Claude" w:date="2026-10-14T09:00:00Z">
              <w:r>
                <w:rPr>
                  <w:rFonts w:ascii="Times New Roman" w:hAnsi="Times New Roman" w:cs="Times New Roman"/>
                  <w:sz w:val="18"/>
                  <w:szCs w:val="18"/>
                </w:rPr>
                <w:t xml:space="preserve">56</w:t>
              </w:r>
            </w:ins>
          </w:p>
        </w:tc>
        <w:tc>
          <w:tcPr>
            <w:tcW w:w="2150" w:type="dxa"/>
            <w:vAlign w:val="center"/>
          </w:tcPr>
          <w:p>
            <w:pPr>
              <w:spacing w:before="0" w:after="0"/>
              <w:jc w:val="left"/>
              <w:rPr>
                <w:ins w:id="6558" w:author="Claude" w:date="2026-10-14T09:00:00Z"/>
              </w:rPr>
            </w:pPr>
            <w:ins w:id="6559" w:author="Claude" w:date="2026-10-14T09:00:00Z">
              <w:r>
                <w:rPr>
                  <w:rFonts w:ascii="Times New Roman" w:hAnsi="Times New Roman" w:cs="Times New Roman"/>
                  <w:sz w:val="18"/>
                  <w:szCs w:val="18"/>
                </w:rPr>
                <w:t xml:space="preserve">Rút cừ 12m</w:t>
              </w:r>
            </w:ins>
          </w:p>
        </w:tc>
        <w:tc>
          <w:tcPr>
            <w:tcW w:w="1150" w:type="dxa"/>
            <w:vAlign w:val="center"/>
          </w:tcPr>
          <w:p>
            <w:pPr>
              <w:spacing w:before="0" w:after="0"/>
              <w:jc w:val="left"/>
              <w:rPr>
                <w:ins w:id="6560" w:author="Claude" w:date="2026-10-14T09:00:00Z"/>
              </w:rPr>
            </w:pPr>
          </w:p>
        </w:tc>
        <w:tc>
          <w:tcPr>
            <w:tcW w:w="480" w:type="dxa"/>
            <w:vAlign w:val="center"/>
          </w:tcPr>
          <w:p>
            <w:pPr>
              <w:spacing w:before="0" w:after="0"/>
              <w:jc w:val="center"/>
              <w:rPr>
                <w:ins w:id="6561" w:author="Claude" w:date="2026-10-14T09:00:00Z"/>
              </w:rPr>
            </w:pPr>
            <w:ins w:id="6562" w:author="Claude" w:date="2026-10-14T09:00:00Z">
              <w:r>
                <w:rPr>
                  <w:rFonts w:ascii="Times New Roman" w:hAnsi="Times New Roman" w:cs="Times New Roman"/>
                  <w:sz w:val="18"/>
                  <w:szCs w:val="18"/>
                </w:rPr>
                <w:t xml:space="preserve">m</w:t>
              </w:r>
            </w:ins>
          </w:p>
        </w:tc>
        <w:tc>
          <w:tcPr>
            <w:tcW w:w="780" w:type="dxa"/>
            <w:vAlign w:val="center"/>
          </w:tcPr>
          <w:p>
            <w:pPr>
              <w:spacing w:before="0" w:after="0"/>
              <w:jc w:val="right"/>
              <w:rPr>
                <w:ins w:id="6563" w:author="Claude" w:date="2026-10-14T09:00:00Z"/>
              </w:rPr>
            </w:pPr>
          </w:p>
        </w:tc>
        <w:tc>
          <w:tcPr>
            <w:tcW w:w="780" w:type="dxa"/>
            <w:vAlign w:val="center"/>
          </w:tcPr>
          <w:p>
            <w:pPr>
              <w:spacing w:before="0" w:after="0"/>
              <w:jc w:val="right"/>
              <w:rPr>
                <w:ins w:id="6564" w:author="Claude" w:date="2026-10-14T09:00:00Z"/>
              </w:rPr>
            </w:pPr>
            <w:ins w:id="6565" w:author="Claude" w:date="2026-10-14T09:00:00Z">
              <w:r>
                <w:rPr>
                  <w:rFonts w:ascii="Times New Roman" w:hAnsi="Times New Roman" w:cs="Times New Roman"/>
                  <w:sz w:val="18"/>
                  <w:szCs w:val="18"/>
                </w:rPr>
                <w:t xml:space="preserve">5.328</w:t>
              </w:r>
            </w:ins>
          </w:p>
        </w:tc>
        <w:tc>
          <w:tcPr>
            <w:tcW w:w="780" w:type="dxa"/>
            <w:vAlign w:val="center"/>
          </w:tcPr>
          <w:p>
            <w:pPr>
              <w:spacing w:before="0" w:after="0"/>
              <w:jc w:val="right"/>
              <w:rPr>
                <w:ins w:id="6566" w:author="Claude" w:date="2026-10-14T09:00:00Z"/>
              </w:rPr>
            </w:pPr>
            <w:ins w:id="6567" w:author="Claude" w:date="2026-10-14T09:00:00Z">
              <w:r>
                <w:rPr>
                  <w:rFonts w:ascii="Times New Roman" w:hAnsi="Times New Roman" w:cs="Times New Roman"/>
                  <w:sz w:val="18"/>
                  <w:szCs w:val="18"/>
                </w:rPr>
                <w:t xml:space="preserve">5.328</w:t>
              </w:r>
            </w:ins>
          </w:p>
        </w:tc>
        <w:tc>
          <w:tcPr>
            <w:tcW w:w="950" w:type="dxa"/>
            <w:vAlign w:val="center"/>
          </w:tcPr>
          <w:p>
            <w:pPr>
              <w:spacing w:before="0" w:after="0"/>
              <w:jc w:val="right"/>
              <w:rPr>
                <w:ins w:id="6568" w:author="Claude" w:date="2026-10-14T09:00:00Z"/>
              </w:rPr>
            </w:pPr>
            <w:ins w:id="6569" w:author="Claude" w:date="2026-10-14T09:00:00Z">
              <w:r>
                <w:rPr>
                  <w:rFonts w:ascii="Times New Roman" w:hAnsi="Times New Roman" w:cs="Times New Roman"/>
                  <w:sz w:val="18"/>
                  <w:szCs w:val="18"/>
                </w:rPr>
                <w:t xml:space="preserve">35.642</w:t>
              </w:r>
            </w:ins>
          </w:p>
        </w:tc>
        <w:tc>
          <w:tcPr>
            <w:tcW w:w="1552" w:type="dxa"/>
            <w:vAlign w:val="center"/>
          </w:tcPr>
          <w:p>
            <w:pPr>
              <w:spacing w:before="0" w:after="0"/>
              <w:jc w:val="right"/>
              <w:rPr>
                <w:ins w:id="6570" w:author="Claude" w:date="2026-10-14T09:00:00Z"/>
              </w:rPr>
            </w:pPr>
            <w:ins w:id="6571" w:author="Claude" w:date="2026-10-14T09:00:00Z">
              <w:r>
                <w:rPr>
                  <w:rFonts w:ascii="Times New Roman" w:hAnsi="Times New Roman" w:cs="Times New Roman"/>
                  <w:b/>
                  <w:bCs/>
                  <w:sz w:val="18"/>
                  <w:szCs w:val="18"/>
                </w:rPr>
                <w:t xml:space="preserve">189.900.576</w:t>
              </w:r>
            </w:ins>
          </w:p>
        </w:tc>
      </w:tr>
      <w:tr>
        <w:trPr>
          <w:cantSplit/>
          <w:ins w:id="6584" w:author="Claude" w:date="2026-10-14T09:00:00Z"/>
        </w:trPr>
        <w:tc>
          <w:tcPr>
            <w:tcW w:w="450" w:type="dxa"/>
            <w:shd w:val="clear" w:color="auto" w:fill="F2F2F2"/>
            <w:vAlign w:val="center"/>
          </w:tcPr>
          <w:p>
            <w:pPr>
              <w:spacing w:before="0" w:after="0"/>
              <w:jc w:val="center"/>
              <w:rPr>
                <w:ins w:id="6573" w:author="Claude" w:date="2026-10-14T09:00:00Z"/>
              </w:rPr>
            </w:pPr>
          </w:p>
        </w:tc>
        <w:tc>
          <w:tcPr>
            <w:tcW w:w="2150" w:type="dxa"/>
            <w:shd w:val="clear" w:color="auto" w:fill="F2F2F2"/>
            <w:vAlign w:val="center"/>
          </w:tcPr>
          <w:p>
            <w:pPr>
              <w:spacing w:before="0" w:after="0"/>
              <w:jc w:val="left"/>
              <w:rPr>
                <w:ins w:id="6574" w:author="Claude" w:date="2026-10-14T09:00:00Z"/>
              </w:rPr>
            </w:pPr>
            <w:ins w:id="6575" w:author="Claude" w:date="2026-10-14T09:00:00Z">
              <w:r>
                <w:rPr>
                  <w:rFonts w:ascii="Times New Roman" w:hAnsi="Times New Roman" w:cs="Times New Roman"/>
                  <w:b/>
                  <w:bCs/>
                  <w:sz w:val="18"/>
                  <w:szCs w:val="18"/>
                </w:rPr>
                <w:t xml:space="preserve">Công tác văng chống khu vực tường bao hầm</w:t>
              </w:r>
            </w:ins>
          </w:p>
        </w:tc>
        <w:tc>
          <w:tcPr>
            <w:tcW w:w="1150" w:type="dxa"/>
            <w:shd w:val="clear" w:color="auto" w:fill="F2F2F2"/>
            <w:vAlign w:val="center"/>
          </w:tcPr>
          <w:p>
            <w:pPr>
              <w:spacing w:before="0" w:after="0"/>
              <w:jc w:val="left"/>
              <w:rPr>
                <w:ins w:id="6576" w:author="Claude" w:date="2026-10-14T09:00:00Z"/>
              </w:rPr>
            </w:pPr>
          </w:p>
        </w:tc>
        <w:tc>
          <w:tcPr>
            <w:tcW w:w="480" w:type="dxa"/>
            <w:shd w:val="clear" w:color="auto" w:fill="F2F2F2"/>
            <w:vAlign w:val="center"/>
          </w:tcPr>
          <w:p>
            <w:pPr>
              <w:spacing w:before="0" w:after="0"/>
              <w:jc w:val="center"/>
              <w:rPr>
                <w:ins w:id="6577" w:author="Claude" w:date="2026-10-14T09:00:00Z"/>
              </w:rPr>
            </w:pPr>
          </w:p>
        </w:tc>
        <w:tc>
          <w:tcPr>
            <w:tcW w:w="780" w:type="dxa"/>
            <w:shd w:val="clear" w:color="auto" w:fill="F2F2F2"/>
            <w:vAlign w:val="center"/>
          </w:tcPr>
          <w:p>
            <w:pPr>
              <w:spacing w:before="0" w:after="0"/>
              <w:jc w:val="right"/>
              <w:rPr>
                <w:ins w:id="6578" w:author="Claude" w:date="2026-10-14T09:00:00Z"/>
              </w:rPr>
            </w:pPr>
          </w:p>
        </w:tc>
        <w:tc>
          <w:tcPr>
            <w:tcW w:w="780" w:type="dxa"/>
            <w:shd w:val="clear" w:color="auto" w:fill="F2F2F2"/>
            <w:vAlign w:val="center"/>
          </w:tcPr>
          <w:p>
            <w:pPr>
              <w:spacing w:before="0" w:after="0"/>
              <w:jc w:val="right"/>
              <w:rPr>
                <w:ins w:id="6579" w:author="Claude" w:date="2026-10-14T09:00:00Z"/>
              </w:rPr>
            </w:pPr>
          </w:p>
        </w:tc>
        <w:tc>
          <w:tcPr>
            <w:tcW w:w="780" w:type="dxa"/>
            <w:shd w:val="clear" w:color="auto" w:fill="F2F2F2"/>
            <w:vAlign w:val="center"/>
          </w:tcPr>
          <w:p>
            <w:pPr>
              <w:spacing w:before="0" w:after="0"/>
              <w:jc w:val="right"/>
              <w:rPr>
                <w:ins w:id="6580" w:author="Claude" w:date="2026-10-14T09:00:00Z"/>
              </w:rPr>
            </w:pPr>
            <w:ins w:id="6581" w:author="Claude" w:date="2026-10-14T09:00:00Z">
              <w:r>
                <w:rPr>
                  <w:rFonts w:ascii="Times New Roman" w:hAnsi="Times New Roman" w:cs="Times New Roman"/>
                  <w:b/>
                  <w:bCs/>
                  <w:sz w:val="18"/>
                  <w:szCs w:val="18"/>
                </w:rPr>
                <w:t xml:space="preserve">0</w:t>
              </w:r>
            </w:ins>
          </w:p>
        </w:tc>
        <w:tc>
          <w:tcPr>
            <w:tcW w:w="950" w:type="dxa"/>
            <w:shd w:val="clear" w:color="auto" w:fill="F2F2F2"/>
            <w:vAlign w:val="center"/>
          </w:tcPr>
          <w:p>
            <w:pPr>
              <w:spacing w:before="0" w:after="0"/>
              <w:jc w:val="right"/>
              <w:rPr>
                <w:ins w:id="6582" w:author="Claude" w:date="2026-10-14T09:00:00Z"/>
              </w:rPr>
            </w:pPr>
          </w:p>
        </w:tc>
        <w:tc>
          <w:tcPr>
            <w:tcW w:w="1552" w:type="dxa"/>
            <w:shd w:val="clear" w:color="auto" w:fill="F2F2F2"/>
            <w:vAlign w:val="center"/>
          </w:tcPr>
          <w:p>
            <w:pPr>
              <w:spacing w:before="0" w:after="0"/>
              <w:jc w:val="right"/>
              <w:rPr>
                <w:ins w:id="6583" w:author="Claude" w:date="2026-10-14T09:00:00Z"/>
              </w:rPr>
            </w:pPr>
          </w:p>
        </w:tc>
      </w:tr>
      <w:tr>
        <w:trPr>
          <w:cantSplit/>
          <w:ins w:id="6602" w:author="Claude" w:date="2026-10-14T09:00:00Z"/>
        </w:trPr>
        <w:tc>
          <w:tcPr>
            <w:tcW w:w="450" w:type="dxa"/>
            <w:vAlign w:val="center"/>
          </w:tcPr>
          <w:p>
            <w:pPr>
              <w:spacing w:before="0" w:after="0"/>
              <w:jc w:val="center"/>
              <w:rPr>
                <w:ins w:id="6585" w:author="Claude" w:date="2026-10-14T09:00:00Z"/>
              </w:rPr>
            </w:pPr>
            <w:ins w:id="6586" w:author="Claude" w:date="2026-10-14T09:00:00Z">
              <w:r>
                <w:rPr>
                  <w:rFonts w:ascii="Times New Roman" w:hAnsi="Times New Roman" w:cs="Times New Roman"/>
                  <w:sz w:val="18"/>
                  <w:szCs w:val="18"/>
                </w:rPr>
                <w:t xml:space="preserve">57</w:t>
              </w:r>
            </w:ins>
          </w:p>
        </w:tc>
        <w:tc>
          <w:tcPr>
            <w:tcW w:w="2150" w:type="dxa"/>
            <w:vAlign w:val="center"/>
          </w:tcPr>
          <w:p>
            <w:pPr>
              <w:spacing w:before="0" w:after="0"/>
              <w:jc w:val="left"/>
              <w:rPr>
                <w:ins w:id="6587" w:author="Claude" w:date="2026-10-14T09:00:00Z"/>
              </w:rPr>
            </w:pPr>
            <w:ins w:id="6588" w:author="Claude" w:date="2026-10-14T09:00:00Z">
              <w:r>
                <w:rPr>
                  <w:rFonts w:ascii="Times New Roman" w:hAnsi="Times New Roman" w:cs="Times New Roman"/>
                  <w:sz w:val="18"/>
                  <w:szCs w:val="18"/>
                </w:rPr>
                <w:t xml:space="preserve">Văng chống H350x350x12x19 khu vực tường bao hầm</w:t>
              </w:r>
            </w:ins>
          </w:p>
        </w:tc>
        <w:tc>
          <w:tcPr>
            <w:tcW w:w="1150" w:type="dxa"/>
            <w:vAlign w:val="center"/>
          </w:tcPr>
          <w:p>
            <w:pPr>
              <w:spacing w:before="0" w:after="0"/>
              <w:jc w:val="left"/>
              <w:rPr>
                <w:ins w:id="6589" w:author="Claude" w:date="2026-10-14T09:00:00Z"/>
              </w:rPr>
            </w:pPr>
            <w:ins w:id="6590"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591" w:author="Claude" w:date="2026-10-14T09:00:00Z"/>
              </w:rPr>
            </w:pPr>
            <w:ins w:id="6592"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593" w:author="Claude" w:date="2026-10-14T09:00:00Z"/>
              </w:rPr>
            </w:pPr>
          </w:p>
        </w:tc>
        <w:tc>
          <w:tcPr>
            <w:tcW w:w="780" w:type="dxa"/>
            <w:vAlign w:val="center"/>
          </w:tcPr>
          <w:p>
            <w:pPr>
              <w:spacing w:before="0" w:after="0"/>
              <w:jc w:val="right"/>
              <w:rPr>
                <w:ins w:id="6594" w:author="Claude" w:date="2026-10-14T09:00:00Z"/>
              </w:rPr>
            </w:pPr>
            <w:ins w:id="6595" w:author="Claude" w:date="2026-10-14T09:00:00Z">
              <w:r>
                <w:rPr>
                  <w:rFonts w:ascii="Times New Roman" w:hAnsi="Times New Roman" w:cs="Times New Roman"/>
                  <w:sz w:val="18"/>
                  <w:szCs w:val="18"/>
                </w:rPr>
                <w:t xml:space="preserve">180.547,5</w:t>
              </w:r>
            </w:ins>
          </w:p>
        </w:tc>
        <w:tc>
          <w:tcPr>
            <w:tcW w:w="780" w:type="dxa"/>
            <w:vAlign w:val="center"/>
          </w:tcPr>
          <w:p>
            <w:pPr>
              <w:spacing w:before="0" w:after="0"/>
              <w:jc w:val="right"/>
              <w:rPr>
                <w:ins w:id="6596" w:author="Claude" w:date="2026-10-14T09:00:00Z"/>
              </w:rPr>
            </w:pPr>
            <w:ins w:id="6597" w:author="Claude" w:date="2026-10-14T09:00:00Z">
              <w:r>
                <w:rPr>
                  <w:rFonts w:ascii="Times New Roman" w:hAnsi="Times New Roman" w:cs="Times New Roman"/>
                  <w:sz w:val="18"/>
                  <w:szCs w:val="18"/>
                </w:rPr>
                <w:t xml:space="preserve">180.547,5</w:t>
              </w:r>
            </w:ins>
          </w:p>
        </w:tc>
        <w:tc>
          <w:tcPr>
            <w:tcW w:w="950" w:type="dxa"/>
            <w:vAlign w:val="center"/>
          </w:tcPr>
          <w:p>
            <w:pPr>
              <w:spacing w:before="0" w:after="0"/>
              <w:jc w:val="right"/>
              <w:rPr>
                <w:ins w:id="6598" w:author="Claude" w:date="2026-10-14T09:00:00Z"/>
              </w:rPr>
            </w:pPr>
            <w:ins w:id="6599" w:author="Claude" w:date="2026-10-14T09:00:00Z">
              <w:r>
                <w:rPr>
                  <w:rFonts w:ascii="Times New Roman" w:hAnsi="Times New Roman" w:cs="Times New Roman"/>
                  <w:sz w:val="18"/>
                  <w:szCs w:val="18"/>
                </w:rPr>
                <w:t xml:space="preserve">6.900</w:t>
              </w:r>
            </w:ins>
          </w:p>
        </w:tc>
        <w:tc>
          <w:tcPr>
            <w:tcW w:w="1552" w:type="dxa"/>
            <w:vAlign w:val="center"/>
          </w:tcPr>
          <w:p>
            <w:pPr>
              <w:spacing w:before="0" w:after="0"/>
              <w:jc w:val="right"/>
              <w:rPr>
                <w:ins w:id="6600" w:author="Claude" w:date="2026-10-14T09:00:00Z"/>
              </w:rPr>
            </w:pPr>
            <w:ins w:id="6601" w:author="Claude" w:date="2026-10-14T09:00:00Z">
              <w:r>
                <w:rPr>
                  <w:rFonts w:ascii="Times New Roman" w:hAnsi="Times New Roman" w:cs="Times New Roman"/>
                  <w:b/>
                  <w:bCs/>
                  <w:sz w:val="18"/>
                  <w:szCs w:val="18"/>
                </w:rPr>
                <w:t xml:space="preserve">1.245.777.750</w:t>
              </w:r>
            </w:ins>
          </w:p>
        </w:tc>
      </w:tr>
      <w:tr>
        <w:trPr>
          <w:cantSplit/>
          <w:ins w:id="6619" w:author="Claude" w:date="2026-10-14T09:00:00Z"/>
        </w:trPr>
        <w:tc>
          <w:tcPr>
            <w:tcW w:w="450" w:type="dxa"/>
            <w:vAlign w:val="center"/>
          </w:tcPr>
          <w:p>
            <w:pPr>
              <w:spacing w:before="0" w:after="0"/>
              <w:jc w:val="center"/>
              <w:rPr>
                <w:ins w:id="6603" w:author="Claude" w:date="2026-10-14T09:00:00Z"/>
              </w:rPr>
            </w:pPr>
            <w:ins w:id="6604" w:author="Claude" w:date="2026-10-14T09:00:00Z">
              <w:r>
                <w:rPr>
                  <w:rFonts w:ascii="Times New Roman" w:hAnsi="Times New Roman" w:cs="Times New Roman"/>
                  <w:sz w:val="18"/>
                  <w:szCs w:val="18"/>
                </w:rPr>
                <w:t xml:space="preserve">58</w:t>
              </w:r>
            </w:ins>
          </w:p>
        </w:tc>
        <w:tc>
          <w:tcPr>
            <w:tcW w:w="2150" w:type="dxa"/>
            <w:vAlign w:val="center"/>
          </w:tcPr>
          <w:p>
            <w:pPr>
              <w:spacing w:before="0" w:after="0"/>
              <w:jc w:val="left"/>
              <w:rPr>
                <w:ins w:id="6605" w:author="Claude" w:date="2026-10-14T09:00:00Z"/>
              </w:rPr>
            </w:pPr>
            <w:ins w:id="6606" w:author="Claude" w:date="2026-10-14T09:00:00Z">
              <w:r>
                <w:rPr>
                  <w:rFonts w:ascii="Times New Roman" w:hAnsi="Times New Roman" w:cs="Times New Roman"/>
                  <w:sz w:val="18"/>
                  <w:szCs w:val="18"/>
                </w:rPr>
                <w:t xml:space="preserve">Lắp văng chống khu vực tường bao hầm</w:t>
              </w:r>
            </w:ins>
          </w:p>
        </w:tc>
        <w:tc>
          <w:tcPr>
            <w:tcW w:w="1150" w:type="dxa"/>
            <w:vAlign w:val="center"/>
          </w:tcPr>
          <w:p>
            <w:pPr>
              <w:spacing w:before="0" w:after="0"/>
              <w:jc w:val="left"/>
              <w:rPr>
                <w:ins w:id="6607" w:author="Claude" w:date="2026-10-14T09:00:00Z"/>
              </w:rPr>
            </w:pPr>
          </w:p>
        </w:tc>
        <w:tc>
          <w:tcPr>
            <w:tcW w:w="480" w:type="dxa"/>
            <w:vAlign w:val="center"/>
          </w:tcPr>
          <w:p>
            <w:pPr>
              <w:spacing w:before="0" w:after="0"/>
              <w:jc w:val="center"/>
              <w:rPr>
                <w:ins w:id="6608" w:author="Claude" w:date="2026-10-14T09:00:00Z"/>
              </w:rPr>
            </w:pPr>
            <w:ins w:id="6609"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610" w:author="Claude" w:date="2026-10-14T09:00:00Z"/>
              </w:rPr>
            </w:pPr>
          </w:p>
        </w:tc>
        <w:tc>
          <w:tcPr>
            <w:tcW w:w="780" w:type="dxa"/>
            <w:vAlign w:val="center"/>
          </w:tcPr>
          <w:p>
            <w:pPr>
              <w:spacing w:before="0" w:after="0"/>
              <w:jc w:val="right"/>
              <w:rPr>
                <w:ins w:id="6611" w:author="Claude" w:date="2026-10-14T09:00:00Z"/>
              </w:rPr>
            </w:pPr>
            <w:ins w:id="6612" w:author="Claude" w:date="2026-10-14T09:00:00Z">
              <w:r>
                <w:rPr>
                  <w:rFonts w:ascii="Times New Roman" w:hAnsi="Times New Roman" w:cs="Times New Roman"/>
                  <w:sz w:val="18"/>
                  <w:szCs w:val="18"/>
                </w:rPr>
                <w:t xml:space="preserve">180.547,5</w:t>
              </w:r>
            </w:ins>
          </w:p>
        </w:tc>
        <w:tc>
          <w:tcPr>
            <w:tcW w:w="780" w:type="dxa"/>
            <w:vAlign w:val="center"/>
          </w:tcPr>
          <w:p>
            <w:pPr>
              <w:spacing w:before="0" w:after="0"/>
              <w:jc w:val="right"/>
              <w:rPr>
                <w:ins w:id="6613" w:author="Claude" w:date="2026-10-14T09:00:00Z"/>
              </w:rPr>
            </w:pPr>
            <w:ins w:id="6614" w:author="Claude" w:date="2026-10-14T09:00:00Z">
              <w:r>
                <w:rPr>
                  <w:rFonts w:ascii="Times New Roman" w:hAnsi="Times New Roman" w:cs="Times New Roman"/>
                  <w:sz w:val="18"/>
                  <w:szCs w:val="18"/>
                </w:rPr>
                <w:t xml:space="preserve">180.547,5</w:t>
              </w:r>
            </w:ins>
          </w:p>
        </w:tc>
        <w:tc>
          <w:tcPr>
            <w:tcW w:w="950" w:type="dxa"/>
            <w:vAlign w:val="center"/>
          </w:tcPr>
          <w:p>
            <w:pPr>
              <w:spacing w:before="0" w:after="0"/>
              <w:jc w:val="right"/>
              <w:rPr>
                <w:ins w:id="6615" w:author="Claude" w:date="2026-10-14T09:00:00Z"/>
              </w:rPr>
            </w:pPr>
            <w:ins w:id="6616" w:author="Claude" w:date="2026-10-14T09:00:00Z">
              <w:r>
                <w:rPr>
                  <w:rFonts w:ascii="Times New Roman" w:hAnsi="Times New Roman" w:cs="Times New Roman"/>
                  <w:sz w:val="18"/>
                  <w:szCs w:val="18"/>
                </w:rPr>
                <w:t xml:space="preserve">6.331</w:t>
              </w:r>
            </w:ins>
          </w:p>
        </w:tc>
        <w:tc>
          <w:tcPr>
            <w:tcW w:w="1552" w:type="dxa"/>
            <w:vAlign w:val="center"/>
          </w:tcPr>
          <w:p>
            <w:pPr>
              <w:spacing w:before="0" w:after="0"/>
              <w:jc w:val="right"/>
              <w:rPr>
                <w:ins w:id="6617" w:author="Claude" w:date="2026-10-14T09:00:00Z"/>
              </w:rPr>
            </w:pPr>
            <w:ins w:id="6618" w:author="Claude" w:date="2026-10-14T09:00:00Z">
              <w:r>
                <w:rPr>
                  <w:rFonts w:ascii="Times New Roman" w:hAnsi="Times New Roman" w:cs="Times New Roman"/>
                  <w:b/>
                  <w:bCs/>
                  <w:sz w:val="18"/>
                  <w:szCs w:val="18"/>
                </w:rPr>
                <w:t xml:space="preserve">1.143.046.222</w:t>
              </w:r>
            </w:ins>
          </w:p>
        </w:tc>
      </w:tr>
      <w:tr>
        <w:trPr>
          <w:cantSplit/>
          <w:ins w:id="6636" w:author="Claude" w:date="2026-10-14T09:00:00Z"/>
        </w:trPr>
        <w:tc>
          <w:tcPr>
            <w:tcW w:w="450" w:type="dxa"/>
            <w:vAlign w:val="center"/>
          </w:tcPr>
          <w:p>
            <w:pPr>
              <w:spacing w:before="0" w:after="0"/>
              <w:jc w:val="center"/>
              <w:rPr>
                <w:ins w:id="6620" w:author="Claude" w:date="2026-10-14T09:00:00Z"/>
              </w:rPr>
            </w:pPr>
            <w:ins w:id="6621" w:author="Claude" w:date="2026-10-14T09:00:00Z">
              <w:r>
                <w:rPr>
                  <w:rFonts w:ascii="Times New Roman" w:hAnsi="Times New Roman" w:cs="Times New Roman"/>
                  <w:sz w:val="18"/>
                  <w:szCs w:val="18"/>
                </w:rPr>
                <w:t xml:space="preserve">59</w:t>
              </w:r>
            </w:ins>
          </w:p>
        </w:tc>
        <w:tc>
          <w:tcPr>
            <w:tcW w:w="2150" w:type="dxa"/>
            <w:vAlign w:val="center"/>
          </w:tcPr>
          <w:p>
            <w:pPr>
              <w:spacing w:before="0" w:after="0"/>
              <w:jc w:val="left"/>
              <w:rPr>
                <w:ins w:id="6622" w:author="Claude" w:date="2026-10-14T09:00:00Z"/>
              </w:rPr>
            </w:pPr>
            <w:ins w:id="6623" w:author="Claude" w:date="2026-10-14T09:00:00Z">
              <w:r>
                <w:rPr>
                  <w:rFonts w:ascii="Times New Roman" w:hAnsi="Times New Roman" w:cs="Times New Roman"/>
                  <w:sz w:val="18"/>
                  <w:szCs w:val="18"/>
                </w:rPr>
                <w:t xml:space="preserve">Tháo văng chống khu vực tường bao hầm</w:t>
              </w:r>
            </w:ins>
          </w:p>
        </w:tc>
        <w:tc>
          <w:tcPr>
            <w:tcW w:w="1150" w:type="dxa"/>
            <w:vAlign w:val="center"/>
          </w:tcPr>
          <w:p>
            <w:pPr>
              <w:spacing w:before="0" w:after="0"/>
              <w:jc w:val="left"/>
              <w:rPr>
                <w:ins w:id="6624" w:author="Claude" w:date="2026-10-14T09:00:00Z"/>
              </w:rPr>
            </w:pPr>
          </w:p>
        </w:tc>
        <w:tc>
          <w:tcPr>
            <w:tcW w:w="480" w:type="dxa"/>
            <w:vAlign w:val="center"/>
          </w:tcPr>
          <w:p>
            <w:pPr>
              <w:spacing w:before="0" w:after="0"/>
              <w:jc w:val="center"/>
              <w:rPr>
                <w:ins w:id="6625" w:author="Claude" w:date="2026-10-14T09:00:00Z"/>
              </w:rPr>
            </w:pPr>
            <w:ins w:id="6626"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627" w:author="Claude" w:date="2026-10-14T09:00:00Z"/>
              </w:rPr>
            </w:pPr>
          </w:p>
        </w:tc>
        <w:tc>
          <w:tcPr>
            <w:tcW w:w="780" w:type="dxa"/>
            <w:vAlign w:val="center"/>
          </w:tcPr>
          <w:p>
            <w:pPr>
              <w:spacing w:before="0" w:after="0"/>
              <w:jc w:val="right"/>
              <w:rPr>
                <w:ins w:id="6628" w:author="Claude" w:date="2026-10-14T09:00:00Z"/>
              </w:rPr>
            </w:pPr>
            <w:ins w:id="6629" w:author="Claude" w:date="2026-10-14T09:00:00Z">
              <w:r>
                <w:rPr>
                  <w:rFonts w:ascii="Times New Roman" w:hAnsi="Times New Roman" w:cs="Times New Roman"/>
                  <w:sz w:val="18"/>
                  <w:szCs w:val="18"/>
                </w:rPr>
                <w:t xml:space="preserve">180.547,5</w:t>
              </w:r>
            </w:ins>
          </w:p>
        </w:tc>
        <w:tc>
          <w:tcPr>
            <w:tcW w:w="780" w:type="dxa"/>
            <w:vAlign w:val="center"/>
          </w:tcPr>
          <w:p>
            <w:pPr>
              <w:spacing w:before="0" w:after="0"/>
              <w:jc w:val="right"/>
              <w:rPr>
                <w:ins w:id="6630" w:author="Claude" w:date="2026-10-14T09:00:00Z"/>
              </w:rPr>
            </w:pPr>
            <w:ins w:id="6631" w:author="Claude" w:date="2026-10-14T09:00:00Z">
              <w:r>
                <w:rPr>
                  <w:rFonts w:ascii="Times New Roman" w:hAnsi="Times New Roman" w:cs="Times New Roman"/>
                  <w:sz w:val="18"/>
                  <w:szCs w:val="18"/>
                </w:rPr>
                <w:t xml:space="preserve">180.547,5</w:t>
              </w:r>
            </w:ins>
          </w:p>
        </w:tc>
        <w:tc>
          <w:tcPr>
            <w:tcW w:w="950" w:type="dxa"/>
            <w:vAlign w:val="center"/>
          </w:tcPr>
          <w:p>
            <w:pPr>
              <w:spacing w:before="0" w:after="0"/>
              <w:jc w:val="right"/>
              <w:rPr>
                <w:ins w:id="6632" w:author="Claude" w:date="2026-10-14T09:00:00Z"/>
              </w:rPr>
            </w:pPr>
            <w:ins w:id="6633" w:author="Claude" w:date="2026-10-14T09:00:00Z">
              <w:r>
                <w:rPr>
                  <w:rFonts w:ascii="Times New Roman" w:hAnsi="Times New Roman" w:cs="Times New Roman"/>
                  <w:sz w:val="18"/>
                  <w:szCs w:val="18"/>
                </w:rPr>
                <w:t xml:space="preserve">2.946</w:t>
              </w:r>
            </w:ins>
          </w:p>
        </w:tc>
        <w:tc>
          <w:tcPr>
            <w:tcW w:w="1552" w:type="dxa"/>
            <w:vAlign w:val="center"/>
          </w:tcPr>
          <w:p>
            <w:pPr>
              <w:spacing w:before="0" w:after="0"/>
              <w:jc w:val="right"/>
              <w:rPr>
                <w:ins w:id="6634" w:author="Claude" w:date="2026-10-14T09:00:00Z"/>
              </w:rPr>
            </w:pPr>
            <w:ins w:id="6635" w:author="Claude" w:date="2026-10-14T09:00:00Z">
              <w:r>
                <w:rPr>
                  <w:rFonts w:ascii="Times New Roman" w:hAnsi="Times New Roman" w:cs="Times New Roman"/>
                  <w:b/>
                  <w:bCs/>
                  <w:sz w:val="18"/>
                  <w:szCs w:val="18"/>
                </w:rPr>
                <w:t xml:space="preserve">531.892.935</w:t>
              </w:r>
            </w:ins>
          </w:p>
        </w:tc>
      </w:tr>
      <w:tr>
        <w:trPr>
          <w:cantSplit/>
          <w:ins w:id="6652" w:author="Claude" w:date="2026-10-14T09:00:00Z"/>
        </w:trPr>
        <w:tc>
          <w:tcPr>
            <w:tcW w:w="450" w:type="dxa"/>
            <w:vAlign w:val="center"/>
          </w:tcPr>
          <w:p>
            <w:pPr>
              <w:spacing w:before="0" w:after="0"/>
              <w:jc w:val="center"/>
              <w:rPr>
                <w:ins w:id="6637" w:author="Claude" w:date="2026-10-14T09:00:00Z"/>
              </w:rPr>
            </w:pPr>
            <w:ins w:id="6638" w:author="Claude" w:date="2026-10-14T09:00:00Z">
              <w:r>
                <w:rPr>
                  <w:rFonts w:ascii="Times New Roman" w:hAnsi="Times New Roman" w:cs="Times New Roman"/>
                  <w:sz w:val="18"/>
                  <w:szCs w:val="18"/>
                </w:rPr>
                <w:t xml:space="preserve">60</w:t>
              </w:r>
            </w:ins>
          </w:p>
        </w:tc>
        <w:tc>
          <w:tcPr>
            <w:tcW w:w="2150" w:type="dxa"/>
            <w:vAlign w:val="center"/>
          </w:tcPr>
          <w:p>
            <w:pPr>
              <w:spacing w:before="0" w:after="0"/>
              <w:jc w:val="left"/>
              <w:rPr>
                <w:ins w:id="6639" w:author="Claude" w:date="2026-10-14T09:00:00Z"/>
              </w:rPr>
            </w:pPr>
            <w:ins w:id="6640" w:author="Claude" w:date="2026-10-14T09:00:00Z">
              <w:r>
                <w:rPr>
                  <w:rFonts w:ascii="Times New Roman" w:hAnsi="Times New Roman" w:cs="Times New Roman"/>
                  <w:sz w:val="18"/>
                  <w:szCs w:val="18"/>
                </w:rPr>
                <w:t xml:space="preserve">Chi phí lưu văng chống khi tiến độ thi công kéo dài do nguyên nhân khách quan</w:t>
              </w:r>
            </w:ins>
          </w:p>
        </w:tc>
        <w:tc>
          <w:tcPr>
            <w:tcW w:w="1150" w:type="dxa"/>
            <w:vAlign w:val="center"/>
          </w:tcPr>
          <w:p>
            <w:pPr>
              <w:spacing w:before="0" w:after="0"/>
              <w:jc w:val="left"/>
              <w:rPr>
                <w:ins w:id="6641" w:author="Claude" w:date="2026-10-14T09:00:00Z"/>
              </w:rPr>
            </w:pPr>
          </w:p>
        </w:tc>
        <w:tc>
          <w:tcPr>
            <w:tcW w:w="480" w:type="dxa"/>
            <w:vAlign w:val="center"/>
          </w:tcPr>
          <w:p>
            <w:pPr>
              <w:spacing w:before="0" w:after="0"/>
              <w:jc w:val="center"/>
              <w:rPr>
                <w:ins w:id="6642" w:author="Claude" w:date="2026-10-14T09:00:00Z"/>
              </w:rPr>
            </w:pPr>
            <w:ins w:id="6643" w:author="Claude" w:date="2026-10-14T09:00:00Z">
              <w:r>
                <w:rPr>
                  <w:rFonts w:ascii="Times New Roman" w:hAnsi="Times New Roman" w:cs="Times New Roman"/>
                  <w:sz w:val="18"/>
                  <w:szCs w:val="18"/>
                </w:rPr>
                <w:t xml:space="preserve">md/ tháng</w:t>
              </w:r>
            </w:ins>
          </w:p>
        </w:tc>
        <w:tc>
          <w:tcPr>
            <w:tcW w:w="780" w:type="dxa"/>
            <w:vAlign w:val="center"/>
          </w:tcPr>
          <w:p>
            <w:pPr>
              <w:spacing w:before="0" w:after="0"/>
              <w:jc w:val="right"/>
              <w:rPr>
                <w:ins w:id="6644" w:author="Claude" w:date="2026-10-14T09:00:00Z"/>
              </w:rPr>
            </w:pPr>
          </w:p>
        </w:tc>
        <w:tc>
          <w:tcPr>
            <w:tcW w:w="780" w:type="dxa"/>
            <w:vAlign w:val="center"/>
          </w:tcPr>
          <w:p>
            <w:pPr>
              <w:spacing w:before="0" w:after="0"/>
              <w:jc w:val="right"/>
              <w:rPr>
                <w:ins w:id="6645" w:author="Claude" w:date="2026-10-14T09:00:00Z"/>
              </w:rPr>
            </w:pPr>
          </w:p>
        </w:tc>
        <w:tc>
          <w:tcPr>
            <w:tcW w:w="780" w:type="dxa"/>
            <w:vAlign w:val="center"/>
          </w:tcPr>
          <w:p>
            <w:pPr>
              <w:spacing w:before="0" w:after="0"/>
              <w:jc w:val="right"/>
              <w:rPr>
                <w:ins w:id="6646" w:author="Claude" w:date="2026-10-14T09:00:00Z"/>
              </w:rPr>
            </w:pPr>
            <w:ins w:id="6647" w:author="Claude" w:date="2026-10-14T09:00:00Z">
              <w:r>
                <w:rPr>
                  <w:rFonts w:ascii="Times New Roman" w:hAnsi="Times New Roman" w:cs="Times New Roman"/>
                  <w:sz w:val="18"/>
                  <w:szCs w:val="18"/>
                </w:rPr>
                <w:t xml:space="preserve">0</w:t>
              </w:r>
            </w:ins>
          </w:p>
        </w:tc>
        <w:tc>
          <w:tcPr>
            <w:tcW w:w="950" w:type="dxa"/>
            <w:vAlign w:val="center"/>
          </w:tcPr>
          <w:p>
            <w:pPr>
              <w:spacing w:before="0" w:after="0"/>
              <w:jc w:val="right"/>
              <w:rPr>
                <w:ins w:id="6648" w:author="Claude" w:date="2026-10-14T09:00:00Z"/>
              </w:rPr>
            </w:pPr>
            <w:ins w:id="6649" w:author="Claude" w:date="2026-10-14T09:00:00Z">
              <w:r>
                <w:rPr>
                  <w:rFonts w:ascii="Times New Roman" w:hAnsi="Times New Roman" w:cs="Times New Roman"/>
                  <w:sz w:val="18"/>
                  <w:szCs w:val="18"/>
                </w:rPr>
                <w:t xml:space="preserve">0</w:t>
              </w:r>
            </w:ins>
          </w:p>
        </w:tc>
        <w:tc>
          <w:tcPr>
            <w:tcW w:w="1552" w:type="dxa"/>
            <w:vAlign w:val="center"/>
          </w:tcPr>
          <w:p>
            <w:pPr>
              <w:spacing w:before="0" w:after="0"/>
              <w:jc w:val="right"/>
              <w:rPr>
                <w:ins w:id="6650" w:author="Claude" w:date="2026-10-14T09:00:00Z"/>
              </w:rPr>
            </w:pPr>
            <w:ins w:id="6651" w:author="Claude" w:date="2026-10-14T09:00:00Z">
              <w:r>
                <w:rPr>
                  <w:rFonts w:ascii="Times New Roman" w:hAnsi="Times New Roman" w:cs="Times New Roman"/>
                  <w:b/>
                  <w:bCs/>
                  <w:sz w:val="18"/>
                  <w:szCs w:val="18"/>
                </w:rPr>
                <w:t xml:space="preserve">0</w:t>
              </w:r>
            </w:ins>
          </w:p>
        </w:tc>
      </w:tr>
      <w:tr>
        <w:trPr>
          <w:cantSplit/>
          <w:ins w:id="6664" w:author="Claude" w:date="2026-10-14T09:00:00Z"/>
        </w:trPr>
        <w:tc>
          <w:tcPr>
            <w:tcW w:w="450" w:type="dxa"/>
            <w:shd w:val="clear" w:color="auto" w:fill="F2F2F2"/>
            <w:vAlign w:val="center"/>
          </w:tcPr>
          <w:p>
            <w:pPr>
              <w:spacing w:before="0" w:after="0"/>
              <w:jc w:val="center"/>
              <w:rPr>
                <w:ins w:id="6653" w:author="Claude" w:date="2026-10-14T09:00:00Z"/>
              </w:rPr>
            </w:pPr>
          </w:p>
        </w:tc>
        <w:tc>
          <w:tcPr>
            <w:tcW w:w="2150" w:type="dxa"/>
            <w:shd w:val="clear" w:color="auto" w:fill="F2F2F2"/>
            <w:vAlign w:val="center"/>
          </w:tcPr>
          <w:p>
            <w:pPr>
              <w:spacing w:before="0" w:after="0"/>
              <w:jc w:val="left"/>
              <w:rPr>
                <w:ins w:id="6654" w:author="Claude" w:date="2026-10-14T09:00:00Z"/>
              </w:rPr>
            </w:pPr>
            <w:ins w:id="6655" w:author="Claude" w:date="2026-10-14T09:00:00Z">
              <w:r>
                <w:rPr>
                  <w:rFonts w:ascii="Times New Roman" w:hAnsi="Times New Roman" w:cs="Times New Roman"/>
                  <w:b/>
                  <w:bCs/>
                  <w:sz w:val="18"/>
                  <w:szCs w:val="18"/>
                </w:rPr>
                <w:t xml:space="preserve">Công tác văng chống khu vực  hố pít</w:t>
              </w:r>
            </w:ins>
          </w:p>
        </w:tc>
        <w:tc>
          <w:tcPr>
            <w:tcW w:w="1150" w:type="dxa"/>
            <w:shd w:val="clear" w:color="auto" w:fill="F2F2F2"/>
            <w:vAlign w:val="center"/>
          </w:tcPr>
          <w:p>
            <w:pPr>
              <w:spacing w:before="0" w:after="0"/>
              <w:jc w:val="left"/>
              <w:rPr>
                <w:ins w:id="6656" w:author="Claude" w:date="2026-10-14T09:00:00Z"/>
              </w:rPr>
            </w:pPr>
          </w:p>
        </w:tc>
        <w:tc>
          <w:tcPr>
            <w:tcW w:w="480" w:type="dxa"/>
            <w:shd w:val="clear" w:color="auto" w:fill="F2F2F2"/>
            <w:vAlign w:val="center"/>
          </w:tcPr>
          <w:p>
            <w:pPr>
              <w:spacing w:before="0" w:after="0"/>
              <w:jc w:val="center"/>
              <w:rPr>
                <w:ins w:id="6657" w:author="Claude" w:date="2026-10-14T09:00:00Z"/>
              </w:rPr>
            </w:pPr>
          </w:p>
        </w:tc>
        <w:tc>
          <w:tcPr>
            <w:tcW w:w="780" w:type="dxa"/>
            <w:shd w:val="clear" w:color="auto" w:fill="F2F2F2"/>
            <w:vAlign w:val="center"/>
          </w:tcPr>
          <w:p>
            <w:pPr>
              <w:spacing w:before="0" w:after="0"/>
              <w:jc w:val="right"/>
              <w:rPr>
                <w:ins w:id="6658" w:author="Claude" w:date="2026-10-14T09:00:00Z"/>
              </w:rPr>
            </w:pPr>
          </w:p>
        </w:tc>
        <w:tc>
          <w:tcPr>
            <w:tcW w:w="780" w:type="dxa"/>
            <w:shd w:val="clear" w:color="auto" w:fill="F2F2F2"/>
            <w:vAlign w:val="center"/>
          </w:tcPr>
          <w:p>
            <w:pPr>
              <w:spacing w:before="0" w:after="0"/>
              <w:jc w:val="right"/>
              <w:rPr>
                <w:ins w:id="6659" w:author="Claude" w:date="2026-10-14T09:00:00Z"/>
              </w:rPr>
            </w:pPr>
          </w:p>
        </w:tc>
        <w:tc>
          <w:tcPr>
            <w:tcW w:w="780" w:type="dxa"/>
            <w:shd w:val="clear" w:color="auto" w:fill="F2F2F2"/>
            <w:vAlign w:val="center"/>
          </w:tcPr>
          <w:p>
            <w:pPr>
              <w:spacing w:before="0" w:after="0"/>
              <w:jc w:val="right"/>
              <w:rPr>
                <w:ins w:id="6660" w:author="Claude" w:date="2026-10-14T09:00:00Z"/>
              </w:rPr>
            </w:pPr>
            <w:ins w:id="6661" w:author="Claude" w:date="2026-10-14T09:00:00Z">
              <w:r>
                <w:rPr>
                  <w:rFonts w:ascii="Times New Roman" w:hAnsi="Times New Roman" w:cs="Times New Roman"/>
                  <w:b/>
                  <w:bCs/>
                  <w:sz w:val="18"/>
                  <w:szCs w:val="18"/>
                </w:rPr>
                <w:t xml:space="preserve">0</w:t>
              </w:r>
            </w:ins>
          </w:p>
        </w:tc>
        <w:tc>
          <w:tcPr>
            <w:tcW w:w="950" w:type="dxa"/>
            <w:shd w:val="clear" w:color="auto" w:fill="F2F2F2"/>
            <w:vAlign w:val="center"/>
          </w:tcPr>
          <w:p>
            <w:pPr>
              <w:spacing w:before="0" w:after="0"/>
              <w:jc w:val="right"/>
              <w:rPr>
                <w:ins w:id="6662" w:author="Claude" w:date="2026-10-14T09:00:00Z"/>
              </w:rPr>
            </w:pPr>
          </w:p>
        </w:tc>
        <w:tc>
          <w:tcPr>
            <w:tcW w:w="1552" w:type="dxa"/>
            <w:shd w:val="clear" w:color="auto" w:fill="F2F2F2"/>
            <w:vAlign w:val="center"/>
          </w:tcPr>
          <w:p>
            <w:pPr>
              <w:spacing w:before="0" w:after="0"/>
              <w:jc w:val="right"/>
              <w:rPr>
                <w:ins w:id="6663" w:author="Claude" w:date="2026-10-14T09:00:00Z"/>
              </w:rPr>
            </w:pPr>
          </w:p>
        </w:tc>
      </w:tr>
      <w:tr>
        <w:trPr>
          <w:cantSplit/>
          <w:ins w:id="6682" w:author="Claude" w:date="2026-10-14T09:00:00Z"/>
        </w:trPr>
        <w:tc>
          <w:tcPr>
            <w:tcW w:w="450" w:type="dxa"/>
            <w:vAlign w:val="center"/>
          </w:tcPr>
          <w:p>
            <w:pPr>
              <w:spacing w:before="0" w:after="0"/>
              <w:jc w:val="center"/>
              <w:rPr>
                <w:ins w:id="6665" w:author="Claude" w:date="2026-10-14T09:00:00Z"/>
              </w:rPr>
            </w:pPr>
            <w:ins w:id="6666" w:author="Claude" w:date="2026-10-14T09:00:00Z">
              <w:r>
                <w:rPr>
                  <w:rFonts w:ascii="Times New Roman" w:hAnsi="Times New Roman" w:cs="Times New Roman"/>
                  <w:sz w:val="18"/>
                  <w:szCs w:val="18"/>
                </w:rPr>
                <w:t xml:space="preserve">61</w:t>
              </w:r>
            </w:ins>
          </w:p>
        </w:tc>
        <w:tc>
          <w:tcPr>
            <w:tcW w:w="2150" w:type="dxa"/>
            <w:vAlign w:val="center"/>
          </w:tcPr>
          <w:p>
            <w:pPr>
              <w:spacing w:before="0" w:after="0"/>
              <w:jc w:val="left"/>
              <w:rPr>
                <w:ins w:id="6667" w:author="Claude" w:date="2026-10-14T09:00:00Z"/>
              </w:rPr>
            </w:pPr>
            <w:ins w:id="6668" w:author="Claude" w:date="2026-10-14T09:00:00Z">
              <w:r>
                <w:rPr>
                  <w:rFonts w:ascii="Times New Roman" w:hAnsi="Times New Roman" w:cs="Times New Roman"/>
                  <w:sz w:val="18"/>
                  <w:szCs w:val="18"/>
                </w:rPr>
                <w:t xml:space="preserve">Văng chống H350x350x12x19 khu vực hố pít</w:t>
              </w:r>
            </w:ins>
          </w:p>
        </w:tc>
        <w:tc>
          <w:tcPr>
            <w:tcW w:w="1150" w:type="dxa"/>
            <w:vAlign w:val="center"/>
          </w:tcPr>
          <w:p>
            <w:pPr>
              <w:spacing w:before="0" w:after="0"/>
              <w:jc w:val="left"/>
              <w:rPr>
                <w:ins w:id="6669" w:author="Claude" w:date="2026-10-14T09:00:00Z"/>
              </w:rPr>
            </w:pPr>
            <w:ins w:id="6670" w:author="Claude" w:date="2026-10-14T09:00:00Z">
              <w:r>
                <w:rPr>
                  <w:rFonts w:ascii="Times New Roman" w:hAnsi="Times New Roman" w:cs="Times New Roman"/>
                  <w:sz w:val="18"/>
                  <w:szCs w:val="18"/>
                </w:rPr>
                <w:t xml:space="preserve">Cung cấp, bao gồm vận chuyển, nâng hạ, duy trì cừ</w:t>
              </w:r>
            </w:ins>
          </w:p>
        </w:tc>
        <w:tc>
          <w:tcPr>
            <w:tcW w:w="480" w:type="dxa"/>
            <w:vAlign w:val="center"/>
          </w:tcPr>
          <w:p>
            <w:pPr>
              <w:spacing w:before="0" w:after="0"/>
              <w:jc w:val="center"/>
              <w:rPr>
                <w:ins w:id="6671" w:author="Claude" w:date="2026-10-14T09:00:00Z"/>
              </w:rPr>
            </w:pPr>
            <w:ins w:id="6672"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673" w:author="Claude" w:date="2026-10-14T09:00:00Z"/>
              </w:rPr>
            </w:pPr>
          </w:p>
        </w:tc>
        <w:tc>
          <w:tcPr>
            <w:tcW w:w="780" w:type="dxa"/>
            <w:vAlign w:val="center"/>
          </w:tcPr>
          <w:p>
            <w:pPr>
              <w:spacing w:before="0" w:after="0"/>
              <w:jc w:val="right"/>
              <w:rPr>
                <w:ins w:id="6674" w:author="Claude" w:date="2026-10-14T09:00:00Z"/>
              </w:rPr>
            </w:pPr>
            <w:ins w:id="6675" w:author="Claude" w:date="2026-10-14T09:00:00Z">
              <w:r>
                <w:rPr>
                  <w:rFonts w:ascii="Times New Roman" w:hAnsi="Times New Roman" w:cs="Times New Roman"/>
                  <w:sz w:val="18"/>
                  <w:szCs w:val="18"/>
                </w:rPr>
                <w:t xml:space="preserve">31.626</w:t>
              </w:r>
            </w:ins>
          </w:p>
        </w:tc>
        <w:tc>
          <w:tcPr>
            <w:tcW w:w="780" w:type="dxa"/>
            <w:vAlign w:val="center"/>
          </w:tcPr>
          <w:p>
            <w:pPr>
              <w:spacing w:before="0" w:after="0"/>
              <w:jc w:val="right"/>
              <w:rPr>
                <w:ins w:id="6676" w:author="Claude" w:date="2026-10-14T09:00:00Z"/>
              </w:rPr>
            </w:pPr>
            <w:ins w:id="6677" w:author="Claude" w:date="2026-10-14T09:00:00Z">
              <w:r>
                <w:rPr>
                  <w:rFonts w:ascii="Times New Roman" w:hAnsi="Times New Roman" w:cs="Times New Roman"/>
                  <w:sz w:val="18"/>
                  <w:szCs w:val="18"/>
                </w:rPr>
                <w:t xml:space="preserve">31.626</w:t>
              </w:r>
            </w:ins>
          </w:p>
        </w:tc>
        <w:tc>
          <w:tcPr>
            <w:tcW w:w="950" w:type="dxa"/>
            <w:vAlign w:val="center"/>
          </w:tcPr>
          <w:p>
            <w:pPr>
              <w:spacing w:before="0" w:after="0"/>
              <w:jc w:val="right"/>
              <w:rPr>
                <w:ins w:id="6678" w:author="Claude" w:date="2026-10-14T09:00:00Z"/>
              </w:rPr>
            </w:pPr>
            <w:ins w:id="6679" w:author="Claude" w:date="2026-10-14T09:00:00Z">
              <w:r>
                <w:rPr>
                  <w:rFonts w:ascii="Times New Roman" w:hAnsi="Times New Roman" w:cs="Times New Roman"/>
                  <w:sz w:val="18"/>
                  <w:szCs w:val="18"/>
                </w:rPr>
                <w:t xml:space="preserve">6.900</w:t>
              </w:r>
            </w:ins>
          </w:p>
        </w:tc>
        <w:tc>
          <w:tcPr>
            <w:tcW w:w="1552" w:type="dxa"/>
            <w:vAlign w:val="center"/>
          </w:tcPr>
          <w:p>
            <w:pPr>
              <w:spacing w:before="0" w:after="0"/>
              <w:jc w:val="right"/>
              <w:rPr>
                <w:ins w:id="6680" w:author="Claude" w:date="2026-10-14T09:00:00Z"/>
              </w:rPr>
            </w:pPr>
            <w:ins w:id="6681" w:author="Claude" w:date="2026-10-14T09:00:00Z">
              <w:r>
                <w:rPr>
                  <w:rFonts w:ascii="Times New Roman" w:hAnsi="Times New Roman" w:cs="Times New Roman"/>
                  <w:b/>
                  <w:bCs/>
                  <w:sz w:val="18"/>
                  <w:szCs w:val="18"/>
                </w:rPr>
                <w:t xml:space="preserve">218.219.400</w:t>
              </w:r>
            </w:ins>
          </w:p>
        </w:tc>
      </w:tr>
      <w:tr>
        <w:trPr>
          <w:cantSplit/>
          <w:ins w:id="6699" w:author="Claude" w:date="2026-10-14T09:00:00Z"/>
        </w:trPr>
        <w:tc>
          <w:tcPr>
            <w:tcW w:w="450" w:type="dxa"/>
            <w:vAlign w:val="center"/>
          </w:tcPr>
          <w:p>
            <w:pPr>
              <w:spacing w:before="0" w:after="0"/>
              <w:jc w:val="center"/>
              <w:rPr>
                <w:ins w:id="6683" w:author="Claude" w:date="2026-10-14T09:00:00Z"/>
              </w:rPr>
            </w:pPr>
            <w:ins w:id="6684" w:author="Claude" w:date="2026-10-14T09:00:00Z">
              <w:r>
                <w:rPr>
                  <w:rFonts w:ascii="Times New Roman" w:hAnsi="Times New Roman" w:cs="Times New Roman"/>
                  <w:sz w:val="18"/>
                  <w:szCs w:val="18"/>
                </w:rPr>
                <w:t xml:space="preserve">62</w:t>
              </w:r>
            </w:ins>
          </w:p>
        </w:tc>
        <w:tc>
          <w:tcPr>
            <w:tcW w:w="2150" w:type="dxa"/>
            <w:vAlign w:val="center"/>
          </w:tcPr>
          <w:p>
            <w:pPr>
              <w:spacing w:before="0" w:after="0"/>
              <w:jc w:val="left"/>
              <w:rPr>
                <w:ins w:id="6685" w:author="Claude" w:date="2026-10-14T09:00:00Z"/>
              </w:rPr>
            </w:pPr>
            <w:ins w:id="6686" w:author="Claude" w:date="2026-10-14T09:00:00Z">
              <w:r>
                <w:rPr>
                  <w:rFonts w:ascii="Times New Roman" w:hAnsi="Times New Roman" w:cs="Times New Roman"/>
                  <w:sz w:val="18"/>
                  <w:szCs w:val="18"/>
                </w:rPr>
                <w:t xml:space="preserve">Lắp văng chống khu vực hố pít</w:t>
              </w:r>
            </w:ins>
          </w:p>
        </w:tc>
        <w:tc>
          <w:tcPr>
            <w:tcW w:w="1150" w:type="dxa"/>
            <w:vAlign w:val="center"/>
          </w:tcPr>
          <w:p>
            <w:pPr>
              <w:spacing w:before="0" w:after="0"/>
              <w:jc w:val="left"/>
              <w:rPr>
                <w:ins w:id="6687" w:author="Claude" w:date="2026-10-14T09:00:00Z"/>
              </w:rPr>
            </w:pPr>
          </w:p>
        </w:tc>
        <w:tc>
          <w:tcPr>
            <w:tcW w:w="480" w:type="dxa"/>
            <w:vAlign w:val="center"/>
          </w:tcPr>
          <w:p>
            <w:pPr>
              <w:spacing w:before="0" w:after="0"/>
              <w:jc w:val="center"/>
              <w:rPr>
                <w:ins w:id="6688" w:author="Claude" w:date="2026-10-14T09:00:00Z"/>
              </w:rPr>
            </w:pPr>
            <w:ins w:id="6689"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690" w:author="Claude" w:date="2026-10-14T09:00:00Z"/>
              </w:rPr>
            </w:pPr>
          </w:p>
        </w:tc>
        <w:tc>
          <w:tcPr>
            <w:tcW w:w="780" w:type="dxa"/>
            <w:vAlign w:val="center"/>
          </w:tcPr>
          <w:p>
            <w:pPr>
              <w:spacing w:before="0" w:after="0"/>
              <w:jc w:val="right"/>
              <w:rPr>
                <w:ins w:id="6691" w:author="Claude" w:date="2026-10-14T09:00:00Z"/>
              </w:rPr>
            </w:pPr>
            <w:ins w:id="6692" w:author="Claude" w:date="2026-10-14T09:00:00Z">
              <w:r>
                <w:rPr>
                  <w:rFonts w:ascii="Times New Roman" w:hAnsi="Times New Roman" w:cs="Times New Roman"/>
                  <w:sz w:val="18"/>
                  <w:szCs w:val="18"/>
                </w:rPr>
                <w:t xml:space="preserve">31.626</w:t>
              </w:r>
            </w:ins>
          </w:p>
        </w:tc>
        <w:tc>
          <w:tcPr>
            <w:tcW w:w="780" w:type="dxa"/>
            <w:vAlign w:val="center"/>
          </w:tcPr>
          <w:p>
            <w:pPr>
              <w:spacing w:before="0" w:after="0"/>
              <w:jc w:val="right"/>
              <w:rPr>
                <w:ins w:id="6693" w:author="Claude" w:date="2026-10-14T09:00:00Z"/>
              </w:rPr>
            </w:pPr>
            <w:ins w:id="6694" w:author="Claude" w:date="2026-10-14T09:00:00Z">
              <w:r>
                <w:rPr>
                  <w:rFonts w:ascii="Times New Roman" w:hAnsi="Times New Roman" w:cs="Times New Roman"/>
                  <w:sz w:val="18"/>
                  <w:szCs w:val="18"/>
                </w:rPr>
                <w:t xml:space="preserve">31.626</w:t>
              </w:r>
            </w:ins>
          </w:p>
        </w:tc>
        <w:tc>
          <w:tcPr>
            <w:tcW w:w="950" w:type="dxa"/>
            <w:vAlign w:val="center"/>
          </w:tcPr>
          <w:p>
            <w:pPr>
              <w:spacing w:before="0" w:after="0"/>
              <w:jc w:val="right"/>
              <w:rPr>
                <w:ins w:id="6695" w:author="Claude" w:date="2026-10-14T09:00:00Z"/>
              </w:rPr>
            </w:pPr>
            <w:ins w:id="6696" w:author="Claude" w:date="2026-10-14T09:00:00Z">
              <w:r>
                <w:rPr>
                  <w:rFonts w:ascii="Times New Roman" w:hAnsi="Times New Roman" w:cs="Times New Roman"/>
                  <w:sz w:val="18"/>
                  <w:szCs w:val="18"/>
                </w:rPr>
                <w:t xml:space="preserve">6.331</w:t>
              </w:r>
            </w:ins>
          </w:p>
        </w:tc>
        <w:tc>
          <w:tcPr>
            <w:tcW w:w="1552" w:type="dxa"/>
            <w:vAlign w:val="center"/>
          </w:tcPr>
          <w:p>
            <w:pPr>
              <w:spacing w:before="0" w:after="0"/>
              <w:jc w:val="right"/>
              <w:rPr>
                <w:ins w:id="6697" w:author="Claude" w:date="2026-10-14T09:00:00Z"/>
              </w:rPr>
            </w:pPr>
            <w:ins w:id="6698" w:author="Claude" w:date="2026-10-14T09:00:00Z">
              <w:r>
                <w:rPr>
                  <w:rFonts w:ascii="Times New Roman" w:hAnsi="Times New Roman" w:cs="Times New Roman"/>
                  <w:b/>
                  <w:bCs/>
                  <w:sz w:val="18"/>
                  <w:szCs w:val="18"/>
                </w:rPr>
                <w:t xml:space="preserve">200.224.206</w:t>
              </w:r>
            </w:ins>
          </w:p>
        </w:tc>
      </w:tr>
      <w:tr>
        <w:trPr>
          <w:cantSplit/>
          <w:ins w:id="6716" w:author="Claude" w:date="2026-10-14T09:00:00Z"/>
        </w:trPr>
        <w:tc>
          <w:tcPr>
            <w:tcW w:w="450" w:type="dxa"/>
            <w:vAlign w:val="center"/>
          </w:tcPr>
          <w:p>
            <w:pPr>
              <w:spacing w:before="0" w:after="0"/>
              <w:jc w:val="center"/>
              <w:rPr>
                <w:ins w:id="6700" w:author="Claude" w:date="2026-10-14T09:00:00Z"/>
              </w:rPr>
            </w:pPr>
            <w:ins w:id="6701" w:author="Claude" w:date="2026-10-14T09:00:00Z">
              <w:r>
                <w:rPr>
                  <w:rFonts w:ascii="Times New Roman" w:hAnsi="Times New Roman" w:cs="Times New Roman"/>
                  <w:sz w:val="18"/>
                  <w:szCs w:val="18"/>
                </w:rPr>
                <w:t xml:space="preserve">63</w:t>
              </w:r>
            </w:ins>
          </w:p>
        </w:tc>
        <w:tc>
          <w:tcPr>
            <w:tcW w:w="2150" w:type="dxa"/>
            <w:vAlign w:val="center"/>
          </w:tcPr>
          <w:p>
            <w:pPr>
              <w:spacing w:before="0" w:after="0"/>
              <w:jc w:val="left"/>
              <w:rPr>
                <w:ins w:id="6702" w:author="Claude" w:date="2026-10-14T09:00:00Z"/>
              </w:rPr>
            </w:pPr>
            <w:ins w:id="6703" w:author="Claude" w:date="2026-10-14T09:00:00Z">
              <w:r>
                <w:rPr>
                  <w:rFonts w:ascii="Times New Roman" w:hAnsi="Times New Roman" w:cs="Times New Roman"/>
                  <w:sz w:val="18"/>
                  <w:szCs w:val="18"/>
                </w:rPr>
                <w:t xml:space="preserve">Tháo văng chống khu vực hố pít</w:t>
              </w:r>
            </w:ins>
          </w:p>
        </w:tc>
        <w:tc>
          <w:tcPr>
            <w:tcW w:w="1150" w:type="dxa"/>
            <w:vAlign w:val="center"/>
          </w:tcPr>
          <w:p>
            <w:pPr>
              <w:spacing w:before="0" w:after="0"/>
              <w:jc w:val="left"/>
              <w:rPr>
                <w:ins w:id="6704" w:author="Claude" w:date="2026-10-14T09:00:00Z"/>
              </w:rPr>
            </w:pPr>
          </w:p>
        </w:tc>
        <w:tc>
          <w:tcPr>
            <w:tcW w:w="480" w:type="dxa"/>
            <w:vAlign w:val="center"/>
          </w:tcPr>
          <w:p>
            <w:pPr>
              <w:spacing w:before="0" w:after="0"/>
              <w:jc w:val="center"/>
              <w:rPr>
                <w:ins w:id="6705" w:author="Claude" w:date="2026-10-14T09:00:00Z"/>
              </w:rPr>
            </w:pPr>
            <w:ins w:id="6706" w:author="Claude" w:date="2026-10-14T09:00:00Z">
              <w:r>
                <w:rPr>
                  <w:rFonts w:ascii="Times New Roman" w:hAnsi="Times New Roman" w:cs="Times New Roman"/>
                  <w:sz w:val="18"/>
                  <w:szCs w:val="18"/>
                </w:rPr>
                <w:t xml:space="preserve">kg</w:t>
              </w:r>
            </w:ins>
          </w:p>
        </w:tc>
        <w:tc>
          <w:tcPr>
            <w:tcW w:w="780" w:type="dxa"/>
            <w:vAlign w:val="center"/>
          </w:tcPr>
          <w:p>
            <w:pPr>
              <w:spacing w:before="0" w:after="0"/>
              <w:jc w:val="right"/>
              <w:rPr>
                <w:ins w:id="6707" w:author="Claude" w:date="2026-10-14T09:00:00Z"/>
              </w:rPr>
            </w:pPr>
          </w:p>
        </w:tc>
        <w:tc>
          <w:tcPr>
            <w:tcW w:w="780" w:type="dxa"/>
            <w:vAlign w:val="center"/>
          </w:tcPr>
          <w:p>
            <w:pPr>
              <w:spacing w:before="0" w:after="0"/>
              <w:jc w:val="right"/>
              <w:rPr>
                <w:ins w:id="6708" w:author="Claude" w:date="2026-10-14T09:00:00Z"/>
              </w:rPr>
            </w:pPr>
            <w:ins w:id="6709" w:author="Claude" w:date="2026-10-14T09:00:00Z">
              <w:r>
                <w:rPr>
                  <w:rFonts w:ascii="Times New Roman" w:hAnsi="Times New Roman" w:cs="Times New Roman"/>
                  <w:sz w:val="18"/>
                  <w:szCs w:val="18"/>
                </w:rPr>
                <w:t xml:space="preserve">31.626</w:t>
              </w:r>
            </w:ins>
          </w:p>
        </w:tc>
        <w:tc>
          <w:tcPr>
            <w:tcW w:w="780" w:type="dxa"/>
            <w:vAlign w:val="center"/>
          </w:tcPr>
          <w:p>
            <w:pPr>
              <w:spacing w:before="0" w:after="0"/>
              <w:jc w:val="right"/>
              <w:rPr>
                <w:ins w:id="6710" w:author="Claude" w:date="2026-10-14T09:00:00Z"/>
              </w:rPr>
            </w:pPr>
            <w:ins w:id="6711" w:author="Claude" w:date="2026-10-14T09:00:00Z">
              <w:r>
                <w:rPr>
                  <w:rFonts w:ascii="Times New Roman" w:hAnsi="Times New Roman" w:cs="Times New Roman"/>
                  <w:sz w:val="18"/>
                  <w:szCs w:val="18"/>
                </w:rPr>
                <w:t xml:space="preserve">31.626</w:t>
              </w:r>
            </w:ins>
          </w:p>
        </w:tc>
        <w:tc>
          <w:tcPr>
            <w:tcW w:w="950" w:type="dxa"/>
            <w:vAlign w:val="center"/>
          </w:tcPr>
          <w:p>
            <w:pPr>
              <w:spacing w:before="0" w:after="0"/>
              <w:jc w:val="right"/>
              <w:rPr>
                <w:ins w:id="6712" w:author="Claude" w:date="2026-10-14T09:00:00Z"/>
              </w:rPr>
            </w:pPr>
            <w:ins w:id="6713" w:author="Claude" w:date="2026-10-14T09:00:00Z">
              <w:r>
                <w:rPr>
                  <w:rFonts w:ascii="Times New Roman" w:hAnsi="Times New Roman" w:cs="Times New Roman"/>
                  <w:sz w:val="18"/>
                  <w:szCs w:val="18"/>
                </w:rPr>
                <w:t xml:space="preserve">2.946</w:t>
              </w:r>
            </w:ins>
          </w:p>
        </w:tc>
        <w:tc>
          <w:tcPr>
            <w:tcW w:w="1552" w:type="dxa"/>
            <w:vAlign w:val="center"/>
          </w:tcPr>
          <w:p>
            <w:pPr>
              <w:spacing w:before="0" w:after="0"/>
              <w:jc w:val="right"/>
              <w:rPr>
                <w:ins w:id="6714" w:author="Claude" w:date="2026-10-14T09:00:00Z"/>
              </w:rPr>
            </w:pPr>
            <w:ins w:id="6715" w:author="Claude" w:date="2026-10-14T09:00:00Z">
              <w:r>
                <w:rPr>
                  <w:rFonts w:ascii="Times New Roman" w:hAnsi="Times New Roman" w:cs="Times New Roman"/>
                  <w:b/>
                  <w:bCs/>
                  <w:sz w:val="18"/>
                  <w:szCs w:val="18"/>
                </w:rPr>
                <w:t xml:space="preserve">93.170.196</w:t>
              </w:r>
            </w:ins>
          </w:p>
        </w:tc>
      </w:tr>
      <w:tr>
        <w:trPr>
          <w:cantSplit/>
          <w:ins w:id="6727" w:author="Claude" w:date="2026-10-14T09:00:00Z"/>
        </w:trPr>
        <w:tc>
          <w:tcPr>
            <w:tcW w:w="450" w:type="dxa"/>
            <w:shd w:val="clear" w:color="auto" w:fill="F2F2F2"/>
            <w:vAlign w:val="center"/>
          </w:tcPr>
          <w:p>
            <w:pPr>
              <w:spacing w:before="0" w:after="0"/>
              <w:jc w:val="center"/>
              <w:rPr>
                <w:ins w:id="6717" w:author="Claude" w:date="2026-10-14T09:00:00Z"/>
              </w:rPr>
            </w:pPr>
          </w:p>
        </w:tc>
        <w:tc>
          <w:tcPr>
            <w:tcW w:w="2150" w:type="dxa"/>
            <w:shd w:val="clear" w:color="auto" w:fill="F2F2F2"/>
            <w:vAlign w:val="center"/>
          </w:tcPr>
          <w:p>
            <w:pPr>
              <w:spacing w:before="0" w:after="0"/>
              <w:jc w:val="left"/>
              <w:rPr>
                <w:ins w:id="6718" w:author="Claude" w:date="2026-10-14T09:00:00Z"/>
              </w:rPr>
            </w:pPr>
            <w:ins w:id="6719" w:author="Claude" w:date="2026-10-14T09:00:00Z">
              <w:r>
                <w:rPr>
                  <w:rFonts w:ascii="Times New Roman" w:hAnsi="Times New Roman" w:cs="Times New Roman"/>
                  <w:b/>
                  <w:bCs/>
                  <w:sz w:val="18"/>
                  <w:szCs w:val="18"/>
                </w:rPr>
                <w:t xml:space="preserve">Biện pháp thi công khác</w:t>
              </w:r>
            </w:ins>
          </w:p>
        </w:tc>
        <w:tc>
          <w:tcPr>
            <w:tcW w:w="1150" w:type="dxa"/>
            <w:shd w:val="clear" w:color="auto" w:fill="F2F2F2"/>
            <w:vAlign w:val="center"/>
          </w:tcPr>
          <w:p>
            <w:pPr>
              <w:spacing w:before="0" w:after="0"/>
              <w:jc w:val="left"/>
              <w:rPr>
                <w:ins w:id="6720" w:author="Claude" w:date="2026-10-14T09:00:00Z"/>
              </w:rPr>
            </w:pPr>
          </w:p>
        </w:tc>
        <w:tc>
          <w:tcPr>
            <w:tcW w:w="480" w:type="dxa"/>
            <w:shd w:val="clear" w:color="auto" w:fill="F2F2F2"/>
            <w:vAlign w:val="center"/>
          </w:tcPr>
          <w:p>
            <w:pPr>
              <w:spacing w:before="0" w:after="0"/>
              <w:jc w:val="center"/>
              <w:rPr>
                <w:ins w:id="6721" w:author="Claude" w:date="2026-10-14T09:00:00Z"/>
              </w:rPr>
            </w:pPr>
          </w:p>
        </w:tc>
        <w:tc>
          <w:tcPr>
            <w:tcW w:w="780" w:type="dxa"/>
            <w:shd w:val="clear" w:color="auto" w:fill="F2F2F2"/>
            <w:vAlign w:val="center"/>
          </w:tcPr>
          <w:p>
            <w:pPr>
              <w:spacing w:before="0" w:after="0"/>
              <w:jc w:val="right"/>
              <w:rPr>
                <w:ins w:id="6722" w:author="Claude" w:date="2026-10-14T09:00:00Z"/>
              </w:rPr>
            </w:pPr>
          </w:p>
        </w:tc>
        <w:tc>
          <w:tcPr>
            <w:tcW w:w="780" w:type="dxa"/>
            <w:shd w:val="clear" w:color="auto" w:fill="F2F2F2"/>
            <w:vAlign w:val="center"/>
          </w:tcPr>
          <w:p>
            <w:pPr>
              <w:spacing w:before="0" w:after="0"/>
              <w:jc w:val="right"/>
              <w:rPr>
                <w:ins w:id="6723" w:author="Claude" w:date="2026-10-14T09:00:00Z"/>
              </w:rPr>
            </w:pPr>
          </w:p>
        </w:tc>
        <w:tc>
          <w:tcPr>
            <w:tcW w:w="780" w:type="dxa"/>
            <w:shd w:val="clear" w:color="auto" w:fill="F2F2F2"/>
            <w:vAlign w:val="center"/>
          </w:tcPr>
          <w:p>
            <w:pPr>
              <w:spacing w:before="0" w:after="0"/>
              <w:jc w:val="right"/>
              <w:rPr>
                <w:ins w:id="6724" w:author="Claude" w:date="2026-10-14T09:00:00Z"/>
              </w:rPr>
            </w:pPr>
          </w:p>
        </w:tc>
        <w:tc>
          <w:tcPr>
            <w:tcW w:w="950" w:type="dxa"/>
            <w:shd w:val="clear" w:color="auto" w:fill="F2F2F2"/>
            <w:vAlign w:val="center"/>
          </w:tcPr>
          <w:p>
            <w:pPr>
              <w:spacing w:before="0" w:after="0"/>
              <w:jc w:val="right"/>
              <w:rPr>
                <w:ins w:id="6725" w:author="Claude" w:date="2026-10-14T09:00:00Z"/>
              </w:rPr>
            </w:pPr>
          </w:p>
        </w:tc>
        <w:tc>
          <w:tcPr>
            <w:tcW w:w="1552" w:type="dxa"/>
            <w:shd w:val="clear" w:color="auto" w:fill="F2F2F2"/>
            <w:vAlign w:val="center"/>
          </w:tcPr>
          <w:p>
            <w:pPr>
              <w:spacing w:before="0" w:after="0"/>
              <w:jc w:val="right"/>
              <w:rPr>
                <w:ins w:id="6726" w:author="Claude" w:date="2026-10-14T09:00:00Z"/>
              </w:rPr>
            </w:pPr>
          </w:p>
        </w:tc>
      </w:tr>
      <w:tr>
        <w:trPr>
          <w:cantSplit/>
          <w:ins w:id="6743" w:author="Claude" w:date="2026-10-14T09:00:00Z"/>
        </w:trPr>
        <w:tc>
          <w:tcPr>
            <w:tcW w:w="450" w:type="dxa"/>
            <w:vAlign w:val="center"/>
          </w:tcPr>
          <w:p>
            <w:pPr>
              <w:spacing w:before="0" w:after="0"/>
              <w:jc w:val="center"/>
              <w:rPr>
                <w:ins w:id="6728" w:author="Claude" w:date="2026-10-14T09:00:00Z"/>
              </w:rPr>
            </w:pPr>
            <w:ins w:id="6729" w:author="Claude" w:date="2026-10-14T09:00:00Z">
              <w:r>
                <w:rPr>
                  <w:rFonts w:ascii="Times New Roman" w:hAnsi="Times New Roman" w:cs="Times New Roman"/>
                  <w:sz w:val="18"/>
                  <w:szCs w:val="18"/>
                </w:rPr>
                <w:t xml:space="preserve">57</w:t>
              </w:r>
            </w:ins>
          </w:p>
        </w:tc>
        <w:tc>
          <w:tcPr>
            <w:tcW w:w="2150" w:type="dxa"/>
            <w:vAlign w:val="center"/>
          </w:tcPr>
          <w:p>
            <w:pPr>
              <w:spacing w:before="0" w:after="0"/>
              <w:jc w:val="left"/>
              <w:rPr>
                <w:ins w:id="6730" w:author="Claude" w:date="2026-10-14T09:00:00Z"/>
              </w:rPr>
            </w:pPr>
            <w:ins w:id="6731" w:author="Claude" w:date="2026-10-14T09:00:00Z">
              <w:r>
                <w:rPr>
                  <w:rFonts w:ascii="Times New Roman" w:hAnsi="Times New Roman" w:cs="Times New Roman"/>
                  <w:sz w:val="18"/>
                  <w:szCs w:val="18"/>
                </w:rPr>
                <w:t xml:space="preserve">Lấp cát chèn cừ</w:t>
              </w:r>
            </w:ins>
          </w:p>
        </w:tc>
        <w:tc>
          <w:tcPr>
            <w:tcW w:w="1150" w:type="dxa"/>
            <w:vAlign w:val="center"/>
          </w:tcPr>
          <w:p>
            <w:pPr>
              <w:spacing w:before="0" w:after="0"/>
              <w:jc w:val="left"/>
              <w:rPr>
                <w:ins w:id="6732" w:author="Claude" w:date="2026-10-14T09:00:00Z"/>
              </w:rPr>
            </w:pPr>
          </w:p>
        </w:tc>
        <w:tc>
          <w:tcPr>
            <w:tcW w:w="480" w:type="dxa"/>
            <w:vAlign w:val="center"/>
          </w:tcPr>
          <w:p>
            <w:pPr>
              <w:spacing w:before="0" w:after="0"/>
              <w:jc w:val="center"/>
              <w:rPr>
                <w:ins w:id="6733" w:author="Claude" w:date="2026-10-14T09:00:00Z"/>
              </w:rPr>
            </w:pPr>
            <w:ins w:id="6734"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6735" w:author="Claude" w:date="2026-10-14T09:00:00Z"/>
              </w:rPr>
            </w:pPr>
          </w:p>
        </w:tc>
        <w:tc>
          <w:tcPr>
            <w:tcW w:w="780" w:type="dxa"/>
            <w:vAlign w:val="center"/>
          </w:tcPr>
          <w:p>
            <w:pPr>
              <w:spacing w:before="0" w:after="0"/>
              <w:jc w:val="right"/>
              <w:rPr>
                <w:ins w:id="6736" w:author="Claude" w:date="2026-10-14T09:00:00Z"/>
              </w:rPr>
            </w:pPr>
          </w:p>
        </w:tc>
        <w:tc>
          <w:tcPr>
            <w:tcW w:w="780" w:type="dxa"/>
            <w:vAlign w:val="center"/>
          </w:tcPr>
          <w:p>
            <w:pPr>
              <w:spacing w:before="0" w:after="0"/>
              <w:jc w:val="right"/>
              <w:rPr>
                <w:ins w:id="6737" w:author="Claude" w:date="2026-10-14T09:00:00Z"/>
              </w:rPr>
            </w:pPr>
            <w:ins w:id="6738" w:author="Claude" w:date="2026-10-14T09:00:00Z">
              <w:r>
                <w:rPr>
                  <w:rFonts w:ascii="Times New Roman" w:hAnsi="Times New Roman" w:cs="Times New Roman"/>
                  <w:sz w:val="18"/>
                  <w:szCs w:val="18"/>
                </w:rPr>
                <w:t xml:space="preserve">4.475</w:t>
              </w:r>
            </w:ins>
          </w:p>
        </w:tc>
        <w:tc>
          <w:tcPr>
            <w:tcW w:w="950" w:type="dxa"/>
            <w:vAlign w:val="center"/>
          </w:tcPr>
          <w:p>
            <w:pPr>
              <w:spacing w:before="0" w:after="0"/>
              <w:jc w:val="right"/>
              <w:rPr>
                <w:ins w:id="6739" w:author="Claude" w:date="2026-10-14T09:00:00Z"/>
              </w:rPr>
            </w:pPr>
            <w:ins w:id="6740" w:author="Claude" w:date="2026-10-14T09:00:00Z">
              <w:r>
                <w:rPr>
                  <w:rFonts w:ascii="Times New Roman" w:hAnsi="Times New Roman" w:cs="Times New Roman"/>
                  <w:sz w:val="18"/>
                  <w:szCs w:val="18"/>
                </w:rPr>
                <w:t xml:space="preserve">641.136</w:t>
              </w:r>
            </w:ins>
          </w:p>
        </w:tc>
        <w:tc>
          <w:tcPr>
            <w:tcW w:w="1552" w:type="dxa"/>
            <w:vAlign w:val="center"/>
          </w:tcPr>
          <w:p>
            <w:pPr>
              <w:spacing w:before="0" w:after="0"/>
              <w:jc w:val="right"/>
              <w:rPr>
                <w:ins w:id="6741" w:author="Claude" w:date="2026-10-14T09:00:00Z"/>
              </w:rPr>
            </w:pPr>
            <w:ins w:id="6742" w:author="Claude" w:date="2026-10-14T09:00:00Z">
              <w:r>
                <w:rPr>
                  <w:rFonts w:ascii="Times New Roman" w:hAnsi="Times New Roman" w:cs="Times New Roman"/>
                  <w:b/>
                  <w:bCs/>
                  <w:sz w:val="18"/>
                  <w:szCs w:val="18"/>
                </w:rPr>
                <w:t xml:space="preserve">2.869.083.600</w:t>
              </w:r>
            </w:ins>
          </w:p>
        </w:tc>
      </w:tr>
      <w:tr>
        <w:trPr>
          <w:cantSplit/>
          <w:ins w:id="6759" w:author="Claude" w:date="2026-10-14T09:00:00Z"/>
        </w:trPr>
        <w:tc>
          <w:tcPr>
            <w:tcW w:w="450" w:type="dxa"/>
            <w:vAlign w:val="center"/>
          </w:tcPr>
          <w:p>
            <w:pPr>
              <w:spacing w:before="0" w:after="0"/>
              <w:jc w:val="center"/>
              <w:rPr>
                <w:ins w:id="6744" w:author="Claude" w:date="2026-10-14T09:00:00Z"/>
              </w:rPr>
            </w:pPr>
            <w:ins w:id="6745" w:author="Claude" w:date="2026-10-14T09:00:00Z">
              <w:r>
                <w:rPr>
                  <w:rFonts w:ascii="Times New Roman" w:hAnsi="Times New Roman" w:cs="Times New Roman"/>
                  <w:sz w:val="18"/>
                  <w:szCs w:val="18"/>
                </w:rPr>
                <w:t xml:space="preserve">64</w:t>
              </w:r>
            </w:ins>
          </w:p>
        </w:tc>
        <w:tc>
          <w:tcPr>
            <w:tcW w:w="2150" w:type="dxa"/>
            <w:vAlign w:val="center"/>
          </w:tcPr>
          <w:p>
            <w:pPr>
              <w:spacing w:before="0" w:after="0"/>
              <w:jc w:val="left"/>
              <w:rPr>
                <w:ins w:id="6746" w:author="Claude" w:date="2026-10-14T09:00:00Z"/>
              </w:rPr>
            </w:pPr>
            <w:ins w:id="6747" w:author="Claude" w:date="2026-10-14T09:00:00Z">
              <w:r>
                <w:rPr>
                  <w:rFonts w:ascii="Times New Roman" w:hAnsi="Times New Roman" w:cs="Times New Roman"/>
                  <w:sz w:val="18"/>
                  <w:szCs w:val="18"/>
                </w:rPr>
                <w:t xml:space="preserve">Bê tông chèn cừ M200</w:t>
              </w:r>
            </w:ins>
          </w:p>
        </w:tc>
        <w:tc>
          <w:tcPr>
            <w:tcW w:w="1150" w:type="dxa"/>
            <w:vAlign w:val="center"/>
          </w:tcPr>
          <w:p>
            <w:pPr>
              <w:spacing w:before="0" w:after="0"/>
              <w:jc w:val="left"/>
              <w:rPr>
                <w:ins w:id="6748" w:author="Claude" w:date="2026-10-14T09:00:00Z"/>
              </w:rPr>
            </w:pPr>
          </w:p>
        </w:tc>
        <w:tc>
          <w:tcPr>
            <w:tcW w:w="480" w:type="dxa"/>
            <w:vAlign w:val="center"/>
          </w:tcPr>
          <w:p>
            <w:pPr>
              <w:spacing w:before="0" w:after="0"/>
              <w:jc w:val="center"/>
              <w:rPr>
                <w:ins w:id="6749" w:author="Claude" w:date="2026-10-14T09:00:00Z"/>
              </w:rPr>
            </w:pPr>
            <w:ins w:id="6750"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6751" w:author="Claude" w:date="2026-10-14T09:00:00Z"/>
              </w:rPr>
            </w:pPr>
          </w:p>
        </w:tc>
        <w:tc>
          <w:tcPr>
            <w:tcW w:w="780" w:type="dxa"/>
            <w:vAlign w:val="center"/>
          </w:tcPr>
          <w:p>
            <w:pPr>
              <w:spacing w:before="0" w:after="0"/>
              <w:jc w:val="right"/>
              <w:rPr>
                <w:ins w:id="6752" w:author="Claude" w:date="2026-10-14T09:00:00Z"/>
              </w:rPr>
            </w:pPr>
          </w:p>
        </w:tc>
        <w:tc>
          <w:tcPr>
            <w:tcW w:w="780" w:type="dxa"/>
            <w:vAlign w:val="center"/>
          </w:tcPr>
          <w:p>
            <w:pPr>
              <w:spacing w:before="0" w:after="0"/>
              <w:jc w:val="right"/>
              <w:rPr>
                <w:ins w:id="6753" w:author="Claude" w:date="2026-10-14T09:00:00Z"/>
              </w:rPr>
            </w:pPr>
            <w:ins w:id="6754" w:author="Claude" w:date="2026-10-14T09:00:00Z">
              <w:r>
                <w:rPr>
                  <w:rFonts w:ascii="Times New Roman" w:hAnsi="Times New Roman" w:cs="Times New Roman"/>
                  <w:sz w:val="18"/>
                  <w:szCs w:val="18"/>
                </w:rPr>
                <w:t xml:space="preserve">42</w:t>
              </w:r>
            </w:ins>
          </w:p>
        </w:tc>
        <w:tc>
          <w:tcPr>
            <w:tcW w:w="950" w:type="dxa"/>
            <w:vAlign w:val="center"/>
          </w:tcPr>
          <w:p>
            <w:pPr>
              <w:spacing w:before="0" w:after="0"/>
              <w:jc w:val="right"/>
              <w:rPr>
                <w:ins w:id="6755" w:author="Claude" w:date="2026-10-14T09:00:00Z"/>
              </w:rPr>
            </w:pPr>
            <w:ins w:id="6756" w:author="Claude" w:date="2026-10-14T09:00:00Z">
              <w:r>
                <w:rPr>
                  <w:rFonts w:ascii="Times New Roman" w:hAnsi="Times New Roman" w:cs="Times New Roman"/>
                  <w:sz w:val="18"/>
                  <w:szCs w:val="18"/>
                </w:rPr>
                <w:t xml:space="preserve">2.066.531</w:t>
              </w:r>
            </w:ins>
          </w:p>
        </w:tc>
        <w:tc>
          <w:tcPr>
            <w:tcW w:w="1552" w:type="dxa"/>
            <w:vAlign w:val="center"/>
          </w:tcPr>
          <w:p>
            <w:pPr>
              <w:spacing w:before="0" w:after="0"/>
              <w:jc w:val="right"/>
              <w:rPr>
                <w:ins w:id="6757" w:author="Claude" w:date="2026-10-14T09:00:00Z"/>
              </w:rPr>
            </w:pPr>
            <w:ins w:id="6758" w:author="Claude" w:date="2026-10-14T09:00:00Z">
              <w:r>
                <w:rPr>
                  <w:rFonts w:ascii="Times New Roman" w:hAnsi="Times New Roman" w:cs="Times New Roman"/>
                  <w:b/>
                  <w:bCs/>
                  <w:sz w:val="18"/>
                  <w:szCs w:val="18"/>
                </w:rPr>
                <w:t xml:space="preserve">86.794.302</w:t>
              </w:r>
            </w:ins>
          </w:p>
        </w:tc>
      </w:tr>
      <w:tr>
        <w:trPr>
          <w:cantSplit/>
          <w:ins w:id="6777" w:author="Claude" w:date="2026-10-14T09:00:00Z"/>
        </w:trPr>
        <w:tc>
          <w:tcPr>
            <w:tcW w:w="450" w:type="dxa"/>
            <w:vAlign w:val="center"/>
          </w:tcPr>
          <w:p>
            <w:pPr>
              <w:spacing w:before="0" w:after="0"/>
              <w:jc w:val="center"/>
              <w:rPr>
                <w:ins w:id="6760" w:author="Claude" w:date="2026-10-14T09:00:00Z"/>
              </w:rPr>
            </w:pPr>
            <w:ins w:id="6761" w:author="Claude" w:date="2026-10-14T09:00:00Z">
              <w:r>
                <w:rPr>
                  <w:rFonts w:ascii="Times New Roman" w:hAnsi="Times New Roman" w:cs="Times New Roman"/>
                  <w:sz w:val="18"/>
                  <w:szCs w:val="18"/>
                </w:rPr>
                <w:t xml:space="preserve">64</w:t>
              </w:r>
            </w:ins>
          </w:p>
        </w:tc>
        <w:tc>
          <w:tcPr>
            <w:tcW w:w="2150" w:type="dxa"/>
            <w:vAlign w:val="center"/>
          </w:tcPr>
          <w:p>
            <w:pPr>
              <w:spacing w:before="0" w:after="0"/>
              <w:jc w:val="left"/>
              <w:rPr>
                <w:ins w:id="6762" w:author="Claude" w:date="2026-10-14T09:00:00Z"/>
              </w:rPr>
            </w:pPr>
            <w:ins w:id="6763" w:author="Claude" w:date="2026-10-14T09:00:00Z">
              <w:r>
                <w:rPr>
                  <w:rFonts w:ascii="Times New Roman" w:hAnsi="Times New Roman" w:cs="Times New Roman"/>
                  <w:sz w:val="18"/>
                  <w:szCs w:val="18"/>
                </w:rPr>
                <w:t xml:space="preserve">Đánh mặt bê tông chống nứt</w:t>
              </w:r>
            </w:ins>
          </w:p>
        </w:tc>
        <w:tc>
          <w:tcPr>
            <w:tcW w:w="1150" w:type="dxa"/>
            <w:vAlign w:val="center"/>
          </w:tcPr>
          <w:p>
            <w:pPr>
              <w:spacing w:before="0" w:after="0"/>
              <w:jc w:val="left"/>
              <w:rPr>
                <w:ins w:id="6764" w:author="Claude" w:date="2026-10-14T09:00:00Z"/>
              </w:rPr>
            </w:pPr>
          </w:p>
        </w:tc>
        <w:tc>
          <w:tcPr>
            <w:tcW w:w="480" w:type="dxa"/>
            <w:vAlign w:val="center"/>
          </w:tcPr>
          <w:p>
            <w:pPr>
              <w:spacing w:before="0" w:after="0"/>
              <w:jc w:val="center"/>
              <w:rPr>
                <w:ins w:id="6765" w:author="Claude" w:date="2026-10-14T09:00:00Z"/>
              </w:rPr>
            </w:pPr>
            <w:ins w:id="6766" w:author="Claude" w:date="2026-10-14T09:00:00Z">
              <w:r>
                <w:rPr>
                  <w:rFonts w:ascii="Times New Roman" w:hAnsi="Times New Roman" w:cs="Times New Roman"/>
                  <w:sz w:val="18"/>
                  <w:szCs w:val="18"/>
                </w:rPr>
                <w:t xml:space="preserve">m2</w:t>
              </w:r>
            </w:ins>
          </w:p>
        </w:tc>
        <w:tc>
          <w:tcPr>
            <w:tcW w:w="780" w:type="dxa"/>
            <w:vAlign w:val="center"/>
          </w:tcPr>
          <w:p>
            <w:pPr>
              <w:spacing w:before="0" w:after="0"/>
              <w:jc w:val="right"/>
              <w:rPr>
                <w:ins w:id="6767" w:author="Claude" w:date="2026-10-14T09:00:00Z"/>
              </w:rPr>
            </w:pPr>
            <w:ins w:id="6768" w:author="Claude" w:date="2026-10-14T09:00:00Z">
              <w:r>
                <w:rPr>
                  <w:rFonts w:ascii="Times New Roman" w:hAnsi="Times New Roman" w:cs="Times New Roman"/>
                  <w:sz w:val="18"/>
                  <w:szCs w:val="18"/>
                </w:rPr>
                <w:t xml:space="preserve">4.365,6</w:t>
              </w:r>
            </w:ins>
          </w:p>
        </w:tc>
        <w:tc>
          <w:tcPr>
            <w:tcW w:w="780" w:type="dxa"/>
            <w:vAlign w:val="center"/>
          </w:tcPr>
          <w:p>
            <w:pPr>
              <w:spacing w:before="0" w:after="0"/>
              <w:jc w:val="right"/>
              <w:rPr>
                <w:ins w:id="6769" w:author="Claude" w:date="2026-10-14T09:00:00Z"/>
              </w:rPr>
            </w:pPr>
            <w:ins w:id="6770" w:author="Claude" w:date="2026-10-14T09:00:00Z">
              <w:r>
                <w:rPr>
                  <w:rFonts w:ascii="Times New Roman" w:hAnsi="Times New Roman" w:cs="Times New Roman"/>
                  <w:sz w:val="18"/>
                  <w:szCs w:val="18"/>
                </w:rPr>
                <w:t xml:space="preserve">16.327,8</w:t>
              </w:r>
            </w:ins>
          </w:p>
        </w:tc>
        <w:tc>
          <w:tcPr>
            <w:tcW w:w="780" w:type="dxa"/>
            <w:vAlign w:val="center"/>
          </w:tcPr>
          <w:p>
            <w:pPr>
              <w:spacing w:before="0" w:after="0"/>
              <w:jc w:val="right"/>
              <w:rPr>
                <w:ins w:id="6771" w:author="Claude" w:date="2026-10-14T09:00:00Z"/>
              </w:rPr>
            </w:pPr>
            <w:ins w:id="6772" w:author="Claude" w:date="2026-10-14T09:00:00Z">
              <w:r>
                <w:rPr>
                  <w:rFonts w:ascii="Times New Roman" w:hAnsi="Times New Roman" w:cs="Times New Roman"/>
                  <w:sz w:val="18"/>
                  <w:szCs w:val="18"/>
                </w:rPr>
                <w:t xml:space="preserve">20.693,4</w:t>
              </w:r>
            </w:ins>
          </w:p>
        </w:tc>
        <w:tc>
          <w:tcPr>
            <w:tcW w:w="950" w:type="dxa"/>
            <w:vAlign w:val="center"/>
          </w:tcPr>
          <w:p>
            <w:pPr>
              <w:spacing w:before="0" w:after="0"/>
              <w:jc w:val="right"/>
              <w:rPr>
                <w:ins w:id="6773" w:author="Claude" w:date="2026-10-14T09:00:00Z"/>
              </w:rPr>
            </w:pPr>
            <w:ins w:id="6774" w:author="Claude" w:date="2026-10-14T09:00:00Z">
              <w:r>
                <w:rPr>
                  <w:rFonts w:ascii="Times New Roman" w:hAnsi="Times New Roman" w:cs="Times New Roman"/>
                  <w:sz w:val="18"/>
                  <w:szCs w:val="18"/>
                </w:rPr>
                <w:t xml:space="preserve">16.028</w:t>
              </w:r>
            </w:ins>
          </w:p>
        </w:tc>
        <w:tc>
          <w:tcPr>
            <w:tcW w:w="1552" w:type="dxa"/>
            <w:vAlign w:val="center"/>
          </w:tcPr>
          <w:p>
            <w:pPr>
              <w:spacing w:before="0" w:after="0"/>
              <w:jc w:val="right"/>
              <w:rPr>
                <w:ins w:id="6775" w:author="Claude" w:date="2026-10-14T09:00:00Z"/>
              </w:rPr>
            </w:pPr>
            <w:ins w:id="6776" w:author="Claude" w:date="2026-10-14T09:00:00Z">
              <w:r>
                <w:rPr>
                  <w:rFonts w:ascii="Times New Roman" w:hAnsi="Times New Roman" w:cs="Times New Roman"/>
                  <w:b/>
                  <w:bCs/>
                  <w:sz w:val="18"/>
                  <w:szCs w:val="18"/>
                </w:rPr>
                <w:t xml:space="preserve">331.673.815</w:t>
              </w:r>
            </w:ins>
          </w:p>
        </w:tc>
      </w:tr>
      <w:tr>
        <w:trPr>
          <w:cantSplit/>
          <w:ins w:id="6793" w:author="Claude" w:date="2026-10-14T09:00:00Z"/>
        </w:trPr>
        <w:tc>
          <w:tcPr>
            <w:tcW w:w="450" w:type="dxa"/>
            <w:vAlign w:val="center"/>
          </w:tcPr>
          <w:p>
            <w:pPr>
              <w:spacing w:before="0" w:after="0"/>
              <w:jc w:val="center"/>
              <w:rPr>
                <w:ins w:id="6778" w:author="Claude" w:date="2026-10-14T09:00:00Z"/>
              </w:rPr>
            </w:pPr>
            <w:ins w:id="6779" w:author="Claude" w:date="2026-10-14T09:00:00Z">
              <w:r>
                <w:rPr>
                  <w:rFonts w:ascii="Times New Roman" w:hAnsi="Times New Roman" w:cs="Times New Roman"/>
                  <w:sz w:val="18"/>
                  <w:szCs w:val="18"/>
                </w:rPr>
                <w:t xml:space="preserve">66</w:t>
              </w:r>
            </w:ins>
          </w:p>
        </w:tc>
        <w:tc>
          <w:tcPr>
            <w:tcW w:w="2150" w:type="dxa"/>
            <w:vAlign w:val="center"/>
          </w:tcPr>
          <w:p>
            <w:pPr>
              <w:spacing w:before="0" w:after="0"/>
              <w:jc w:val="left"/>
              <w:rPr>
                <w:ins w:id="6780" w:author="Claude" w:date="2026-10-14T09:00:00Z"/>
              </w:rPr>
            </w:pPr>
            <w:ins w:id="6781" w:author="Claude" w:date="2026-10-14T09:00:00Z">
              <w:r>
                <w:rPr>
                  <w:rFonts w:ascii="Times New Roman" w:hAnsi="Times New Roman" w:cs="Times New Roman"/>
                  <w:sz w:val="18"/>
                  <w:szCs w:val="18"/>
                </w:rPr>
                <w:t xml:space="preserve">Cung cấp và lắp đặt mạch ngừng chia zone theo biện pháp thi công của Nhà thầu, có băng cản nước</w:t>
              </w:r>
            </w:ins>
          </w:p>
        </w:tc>
        <w:tc>
          <w:tcPr>
            <w:tcW w:w="1150" w:type="dxa"/>
            <w:vAlign w:val="center"/>
          </w:tcPr>
          <w:p>
            <w:pPr>
              <w:spacing w:before="0" w:after="0"/>
              <w:jc w:val="left"/>
              <w:rPr>
                <w:ins w:id="6782" w:author="Claude" w:date="2026-10-14T09:00:00Z"/>
              </w:rPr>
            </w:pPr>
          </w:p>
        </w:tc>
        <w:tc>
          <w:tcPr>
            <w:tcW w:w="480" w:type="dxa"/>
            <w:vAlign w:val="center"/>
          </w:tcPr>
          <w:p>
            <w:pPr>
              <w:spacing w:before="0" w:after="0"/>
              <w:jc w:val="center"/>
              <w:rPr>
                <w:ins w:id="6783" w:author="Claude" w:date="2026-10-14T09:00:00Z"/>
              </w:rPr>
            </w:pPr>
            <w:ins w:id="6784" w:author="Claude" w:date="2026-10-14T09:00:00Z">
              <w:r>
                <w:rPr>
                  <w:rFonts w:ascii="Times New Roman" w:hAnsi="Times New Roman" w:cs="Times New Roman"/>
                  <w:sz w:val="18"/>
                  <w:szCs w:val="18"/>
                </w:rPr>
                <w:t xml:space="preserve">md</w:t>
              </w:r>
            </w:ins>
          </w:p>
        </w:tc>
        <w:tc>
          <w:tcPr>
            <w:tcW w:w="780" w:type="dxa"/>
            <w:vAlign w:val="center"/>
          </w:tcPr>
          <w:p>
            <w:pPr>
              <w:spacing w:before="0" w:after="0"/>
              <w:jc w:val="right"/>
              <w:rPr>
                <w:ins w:id="6785" w:author="Claude" w:date="2026-10-14T09:00:00Z"/>
              </w:rPr>
            </w:pPr>
          </w:p>
        </w:tc>
        <w:tc>
          <w:tcPr>
            <w:tcW w:w="780" w:type="dxa"/>
            <w:vAlign w:val="center"/>
          </w:tcPr>
          <w:p>
            <w:pPr>
              <w:spacing w:before="0" w:after="0"/>
              <w:jc w:val="right"/>
              <w:rPr>
                <w:ins w:id="6786" w:author="Claude" w:date="2026-10-14T09:00:00Z"/>
              </w:rPr>
            </w:pPr>
          </w:p>
        </w:tc>
        <w:tc>
          <w:tcPr>
            <w:tcW w:w="780" w:type="dxa"/>
            <w:vAlign w:val="center"/>
          </w:tcPr>
          <w:p>
            <w:pPr>
              <w:spacing w:before="0" w:after="0"/>
              <w:jc w:val="right"/>
              <w:rPr>
                <w:ins w:id="6787" w:author="Claude" w:date="2026-10-14T09:00:00Z"/>
              </w:rPr>
            </w:pPr>
            <w:ins w:id="6788" w:author="Claude" w:date="2026-10-14T09:00:00Z">
              <w:r>
                <w:rPr>
                  <w:rFonts w:ascii="Times New Roman" w:hAnsi="Times New Roman" w:cs="Times New Roman"/>
                  <w:sz w:val="18"/>
                  <w:szCs w:val="18"/>
                </w:rPr>
                <w:t xml:space="preserve">470</w:t>
              </w:r>
            </w:ins>
          </w:p>
        </w:tc>
        <w:tc>
          <w:tcPr>
            <w:tcW w:w="950" w:type="dxa"/>
            <w:vAlign w:val="center"/>
          </w:tcPr>
          <w:p>
            <w:pPr>
              <w:spacing w:before="0" w:after="0"/>
              <w:jc w:val="right"/>
              <w:rPr>
                <w:ins w:id="6789" w:author="Claude" w:date="2026-10-14T09:00:00Z"/>
              </w:rPr>
            </w:pPr>
            <w:ins w:id="6790" w:author="Claude" w:date="2026-10-14T09:00:00Z">
              <w:r>
                <w:rPr>
                  <w:rFonts w:ascii="Times New Roman" w:hAnsi="Times New Roman" w:cs="Times New Roman"/>
                  <w:sz w:val="18"/>
                  <w:szCs w:val="18"/>
                </w:rPr>
                <w:t xml:space="preserve">414.869</w:t>
              </w:r>
            </w:ins>
          </w:p>
        </w:tc>
        <w:tc>
          <w:tcPr>
            <w:tcW w:w="1552" w:type="dxa"/>
            <w:vAlign w:val="center"/>
          </w:tcPr>
          <w:p>
            <w:pPr>
              <w:spacing w:before="0" w:after="0"/>
              <w:jc w:val="right"/>
              <w:rPr>
                <w:ins w:id="6791" w:author="Claude" w:date="2026-10-14T09:00:00Z"/>
              </w:rPr>
            </w:pPr>
            <w:ins w:id="6792" w:author="Claude" w:date="2026-10-14T09:00:00Z">
              <w:r>
                <w:rPr>
                  <w:rFonts w:ascii="Times New Roman" w:hAnsi="Times New Roman" w:cs="Times New Roman"/>
                  <w:b/>
                  <w:bCs/>
                  <w:sz w:val="18"/>
                  <w:szCs w:val="18"/>
                </w:rPr>
                <w:t xml:space="preserve">194.988.430</w:t>
              </w:r>
            </w:ins>
          </w:p>
        </w:tc>
      </w:tr>
      <w:tr>
        <w:trPr>
          <w:cantSplit/>
          <w:ins w:id="6809" w:author="Claude" w:date="2026-10-14T09:00:00Z"/>
        </w:trPr>
        <w:tc>
          <w:tcPr>
            <w:tcW w:w="450" w:type="dxa"/>
            <w:vAlign w:val="center"/>
          </w:tcPr>
          <w:p>
            <w:pPr>
              <w:spacing w:before="0" w:after="0"/>
              <w:jc w:val="center"/>
              <w:rPr>
                <w:ins w:id="6794" w:author="Claude" w:date="2026-10-14T09:00:00Z"/>
              </w:rPr>
            </w:pPr>
            <w:ins w:id="6795" w:author="Claude" w:date="2026-10-14T09:00:00Z">
              <w:r>
                <w:rPr>
                  <w:rFonts w:ascii="Times New Roman" w:hAnsi="Times New Roman" w:cs="Times New Roman"/>
                  <w:sz w:val="18"/>
                  <w:szCs w:val="18"/>
                </w:rPr>
                <w:t xml:space="preserve">67</w:t>
              </w:r>
            </w:ins>
          </w:p>
        </w:tc>
        <w:tc>
          <w:tcPr>
            <w:tcW w:w="2150" w:type="dxa"/>
            <w:vAlign w:val="center"/>
          </w:tcPr>
          <w:p>
            <w:pPr>
              <w:spacing w:before="0" w:after="0"/>
              <w:jc w:val="left"/>
              <w:rPr>
                <w:ins w:id="6796" w:author="Claude" w:date="2026-10-14T09:00:00Z"/>
              </w:rPr>
            </w:pPr>
            <w:ins w:id="6797" w:author="Claude" w:date="2026-10-14T09:00:00Z">
              <w:r>
                <w:rPr>
                  <w:rFonts w:ascii="Times New Roman" w:hAnsi="Times New Roman" w:cs="Times New Roman"/>
                  <w:sz w:val="18"/>
                  <w:szCs w:val="18"/>
                </w:rPr>
                <w:t xml:space="preserve">Cung cấp và lắp đặt mạch ngừng chia zone theo biện pháp thi công của Nhà thầu không có băng cản nước</w:t>
              </w:r>
            </w:ins>
          </w:p>
        </w:tc>
        <w:tc>
          <w:tcPr>
            <w:tcW w:w="1150" w:type="dxa"/>
            <w:vAlign w:val="center"/>
          </w:tcPr>
          <w:p>
            <w:pPr>
              <w:spacing w:before="0" w:after="0"/>
              <w:jc w:val="left"/>
              <w:rPr>
                <w:ins w:id="6798" w:author="Claude" w:date="2026-10-14T09:00:00Z"/>
              </w:rPr>
            </w:pPr>
          </w:p>
        </w:tc>
        <w:tc>
          <w:tcPr>
            <w:tcW w:w="480" w:type="dxa"/>
            <w:vAlign w:val="center"/>
          </w:tcPr>
          <w:p>
            <w:pPr>
              <w:spacing w:before="0" w:after="0"/>
              <w:jc w:val="center"/>
              <w:rPr>
                <w:ins w:id="6799" w:author="Claude" w:date="2026-10-14T09:00:00Z"/>
              </w:rPr>
            </w:pPr>
            <w:ins w:id="6800" w:author="Claude" w:date="2026-10-14T09:00:00Z">
              <w:r>
                <w:rPr>
                  <w:rFonts w:ascii="Times New Roman" w:hAnsi="Times New Roman" w:cs="Times New Roman"/>
                  <w:sz w:val="18"/>
                  <w:szCs w:val="18"/>
                </w:rPr>
                <w:t xml:space="preserve">md</w:t>
              </w:r>
            </w:ins>
          </w:p>
        </w:tc>
        <w:tc>
          <w:tcPr>
            <w:tcW w:w="780" w:type="dxa"/>
            <w:vAlign w:val="center"/>
          </w:tcPr>
          <w:p>
            <w:pPr>
              <w:spacing w:before="0" w:after="0"/>
              <w:jc w:val="right"/>
              <w:rPr>
                <w:ins w:id="6801" w:author="Claude" w:date="2026-10-14T09:00:00Z"/>
              </w:rPr>
            </w:pPr>
          </w:p>
        </w:tc>
        <w:tc>
          <w:tcPr>
            <w:tcW w:w="780" w:type="dxa"/>
            <w:vAlign w:val="center"/>
          </w:tcPr>
          <w:p>
            <w:pPr>
              <w:spacing w:before="0" w:after="0"/>
              <w:jc w:val="right"/>
              <w:rPr>
                <w:ins w:id="6802" w:author="Claude" w:date="2026-10-14T09:00:00Z"/>
              </w:rPr>
            </w:pPr>
          </w:p>
        </w:tc>
        <w:tc>
          <w:tcPr>
            <w:tcW w:w="780" w:type="dxa"/>
            <w:vAlign w:val="center"/>
          </w:tcPr>
          <w:p>
            <w:pPr>
              <w:spacing w:before="0" w:after="0"/>
              <w:jc w:val="right"/>
              <w:rPr>
                <w:ins w:id="6803" w:author="Claude" w:date="2026-10-14T09:00:00Z"/>
              </w:rPr>
            </w:pPr>
            <w:ins w:id="6804" w:author="Claude" w:date="2026-10-14T09:00:00Z">
              <w:r>
                <w:rPr>
                  <w:rFonts w:ascii="Times New Roman" w:hAnsi="Times New Roman" w:cs="Times New Roman"/>
                  <w:sz w:val="18"/>
                  <w:szCs w:val="18"/>
                </w:rPr>
                <w:t xml:space="preserve">550</w:t>
              </w:r>
            </w:ins>
          </w:p>
        </w:tc>
        <w:tc>
          <w:tcPr>
            <w:tcW w:w="950" w:type="dxa"/>
            <w:vAlign w:val="center"/>
          </w:tcPr>
          <w:p>
            <w:pPr>
              <w:spacing w:before="0" w:after="0"/>
              <w:jc w:val="right"/>
              <w:rPr>
                <w:ins w:id="6805" w:author="Claude" w:date="2026-10-14T09:00:00Z"/>
              </w:rPr>
            </w:pPr>
            <w:ins w:id="6806" w:author="Claude" w:date="2026-10-14T09:00:00Z">
              <w:r>
                <w:rPr>
                  <w:rFonts w:ascii="Times New Roman" w:hAnsi="Times New Roman" w:cs="Times New Roman"/>
                  <w:sz w:val="18"/>
                  <w:szCs w:val="18"/>
                </w:rPr>
                <w:t xml:space="preserve">235.083</w:t>
              </w:r>
            </w:ins>
          </w:p>
        </w:tc>
        <w:tc>
          <w:tcPr>
            <w:tcW w:w="1552" w:type="dxa"/>
            <w:vAlign w:val="center"/>
          </w:tcPr>
          <w:p>
            <w:pPr>
              <w:spacing w:before="0" w:after="0"/>
              <w:jc w:val="right"/>
              <w:rPr>
                <w:ins w:id="6807" w:author="Claude" w:date="2026-10-14T09:00:00Z"/>
              </w:rPr>
            </w:pPr>
            <w:ins w:id="6808" w:author="Claude" w:date="2026-10-14T09:00:00Z">
              <w:r>
                <w:rPr>
                  <w:rFonts w:ascii="Times New Roman" w:hAnsi="Times New Roman" w:cs="Times New Roman"/>
                  <w:b/>
                  <w:bCs/>
                  <w:sz w:val="18"/>
                  <w:szCs w:val="18"/>
                </w:rPr>
                <w:t xml:space="preserve">129.295.650</w:t>
              </w:r>
            </w:ins>
          </w:p>
        </w:tc>
      </w:tr>
      <w:tr>
        <w:trPr>
          <w:cantSplit/>
          <w:ins w:id="6825" w:author="Claude" w:date="2026-10-14T09:00:00Z"/>
        </w:trPr>
        <w:tc>
          <w:tcPr>
            <w:tcW w:w="450" w:type="dxa"/>
            <w:vAlign w:val="center"/>
          </w:tcPr>
          <w:p>
            <w:pPr>
              <w:spacing w:before="0" w:after="0"/>
              <w:jc w:val="center"/>
              <w:rPr>
                <w:ins w:id="6810" w:author="Claude" w:date="2026-10-14T09:00:00Z"/>
              </w:rPr>
            </w:pPr>
            <w:ins w:id="6811" w:author="Claude" w:date="2026-10-14T09:00:00Z">
              <w:r>
                <w:rPr>
                  <w:rFonts w:ascii="Times New Roman" w:hAnsi="Times New Roman" w:cs="Times New Roman"/>
                  <w:sz w:val="18"/>
                  <w:szCs w:val="18"/>
                </w:rPr>
                <w:t xml:space="preserve">69</w:t>
              </w:r>
            </w:ins>
          </w:p>
        </w:tc>
        <w:tc>
          <w:tcPr>
            <w:tcW w:w="2150" w:type="dxa"/>
            <w:vAlign w:val="center"/>
          </w:tcPr>
          <w:p>
            <w:pPr>
              <w:spacing w:before="0" w:after="0"/>
              <w:jc w:val="left"/>
              <w:rPr>
                <w:ins w:id="6812" w:author="Claude" w:date="2026-10-14T09:00:00Z"/>
              </w:rPr>
            </w:pPr>
            <w:ins w:id="6813" w:author="Claude" w:date="2026-10-14T09:00:00Z">
              <w:r>
                <w:rPr>
                  <w:rFonts w:ascii="Times New Roman" w:hAnsi="Times New Roman" w:cs="Times New Roman"/>
                  <w:sz w:val="18"/>
                  <w:szCs w:val="18"/>
                </w:rPr>
                <w:t xml:space="preserve">Phá dỡ sàn bịt ram dốc biện pháp/ sàn tăng cường</w:t>
              </w:r>
            </w:ins>
          </w:p>
        </w:tc>
        <w:tc>
          <w:tcPr>
            <w:tcW w:w="1150" w:type="dxa"/>
            <w:vAlign w:val="center"/>
          </w:tcPr>
          <w:p>
            <w:pPr>
              <w:spacing w:before="0" w:after="0"/>
              <w:jc w:val="left"/>
              <w:rPr>
                <w:ins w:id="6814" w:author="Claude" w:date="2026-10-14T09:00:00Z"/>
              </w:rPr>
            </w:pPr>
          </w:p>
        </w:tc>
        <w:tc>
          <w:tcPr>
            <w:tcW w:w="480" w:type="dxa"/>
            <w:vAlign w:val="center"/>
          </w:tcPr>
          <w:p>
            <w:pPr>
              <w:spacing w:before="0" w:after="0"/>
              <w:jc w:val="center"/>
              <w:rPr>
                <w:ins w:id="6815" w:author="Claude" w:date="2026-10-14T09:00:00Z"/>
              </w:rPr>
            </w:pPr>
            <w:ins w:id="6816"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6817" w:author="Claude" w:date="2026-10-14T09:00:00Z"/>
              </w:rPr>
            </w:pPr>
          </w:p>
        </w:tc>
        <w:tc>
          <w:tcPr>
            <w:tcW w:w="780" w:type="dxa"/>
            <w:vAlign w:val="center"/>
          </w:tcPr>
          <w:p>
            <w:pPr>
              <w:spacing w:before="0" w:after="0"/>
              <w:jc w:val="right"/>
              <w:rPr>
                <w:ins w:id="6818" w:author="Claude" w:date="2026-10-14T09:00:00Z"/>
              </w:rPr>
            </w:pPr>
          </w:p>
        </w:tc>
        <w:tc>
          <w:tcPr>
            <w:tcW w:w="780" w:type="dxa"/>
            <w:vAlign w:val="center"/>
          </w:tcPr>
          <w:p>
            <w:pPr>
              <w:spacing w:before="0" w:after="0"/>
              <w:jc w:val="right"/>
              <w:rPr>
                <w:ins w:id="6819" w:author="Claude" w:date="2026-10-14T09:00:00Z"/>
              </w:rPr>
            </w:pPr>
            <w:ins w:id="6820" w:author="Claude" w:date="2026-10-14T09:00:00Z">
              <w:r>
                <w:rPr>
                  <w:rFonts w:ascii="Times New Roman" w:hAnsi="Times New Roman" w:cs="Times New Roman"/>
                  <w:sz w:val="18"/>
                  <w:szCs w:val="18"/>
                </w:rPr>
                <w:t xml:space="preserve">53,87</w:t>
              </w:r>
            </w:ins>
          </w:p>
        </w:tc>
        <w:tc>
          <w:tcPr>
            <w:tcW w:w="950" w:type="dxa"/>
            <w:vAlign w:val="center"/>
          </w:tcPr>
          <w:p>
            <w:pPr>
              <w:spacing w:before="0" w:after="0"/>
              <w:jc w:val="right"/>
              <w:rPr>
                <w:ins w:id="6821" w:author="Claude" w:date="2026-10-14T09:00:00Z"/>
              </w:rPr>
            </w:pPr>
            <w:ins w:id="6822" w:author="Claude" w:date="2026-10-14T09:00:00Z">
              <w:r>
                <w:rPr>
                  <w:rFonts w:ascii="Times New Roman" w:hAnsi="Times New Roman" w:cs="Times New Roman"/>
                  <w:sz w:val="18"/>
                  <w:szCs w:val="18"/>
                </w:rPr>
                <w:t xml:space="preserve">1.602.840</w:t>
              </w:r>
            </w:ins>
          </w:p>
        </w:tc>
        <w:tc>
          <w:tcPr>
            <w:tcW w:w="1552" w:type="dxa"/>
            <w:vAlign w:val="center"/>
          </w:tcPr>
          <w:p>
            <w:pPr>
              <w:spacing w:before="0" w:after="0"/>
              <w:jc w:val="right"/>
              <w:rPr>
                <w:ins w:id="6823" w:author="Claude" w:date="2026-10-14T09:00:00Z"/>
              </w:rPr>
            </w:pPr>
            <w:ins w:id="6824" w:author="Claude" w:date="2026-10-14T09:00:00Z">
              <w:r>
                <w:rPr>
                  <w:rFonts w:ascii="Times New Roman" w:hAnsi="Times New Roman" w:cs="Times New Roman"/>
                  <w:b/>
                  <w:bCs/>
                  <w:sz w:val="18"/>
                  <w:szCs w:val="18"/>
                </w:rPr>
                <w:t xml:space="preserve">86.336.977</w:t>
              </w:r>
            </w:ins>
          </w:p>
        </w:tc>
      </w:tr>
      <w:tr>
        <w:trPr>
          <w:cantSplit/>
          <w:ins w:id="6841" w:author="Claude" w:date="2026-10-14T09:00:00Z"/>
        </w:trPr>
        <w:tc>
          <w:tcPr>
            <w:tcW w:w="450" w:type="dxa"/>
            <w:vAlign w:val="center"/>
          </w:tcPr>
          <w:p>
            <w:pPr>
              <w:spacing w:before="0" w:after="0"/>
              <w:jc w:val="center"/>
              <w:rPr>
                <w:ins w:id="6826" w:author="Claude" w:date="2026-10-14T09:00:00Z"/>
              </w:rPr>
            </w:pPr>
            <w:ins w:id="6827" w:author="Claude" w:date="2026-10-14T09:00:00Z">
              <w:r>
                <w:rPr>
                  <w:rFonts w:ascii="Times New Roman" w:hAnsi="Times New Roman" w:cs="Times New Roman"/>
                  <w:sz w:val="18"/>
                  <w:szCs w:val="18"/>
                </w:rPr>
                <w:t xml:space="preserve">70</w:t>
              </w:r>
            </w:ins>
          </w:p>
        </w:tc>
        <w:tc>
          <w:tcPr>
            <w:tcW w:w="2150" w:type="dxa"/>
            <w:vAlign w:val="center"/>
          </w:tcPr>
          <w:p>
            <w:pPr>
              <w:spacing w:before="0" w:after="0"/>
              <w:jc w:val="left"/>
              <w:rPr>
                <w:ins w:id="6828" w:author="Claude" w:date="2026-10-14T09:00:00Z"/>
              </w:rPr>
            </w:pPr>
            <w:ins w:id="6829" w:author="Claude" w:date="2026-10-14T09:00:00Z">
              <w:r>
                <w:rPr>
                  <w:rFonts w:ascii="Times New Roman" w:hAnsi="Times New Roman" w:cs="Times New Roman"/>
                  <w:sz w:val="18"/>
                  <w:szCs w:val="18"/>
                </w:rPr>
                <w:t xml:space="preserve">Vận chuyển bê tông phá dỡ sàn bịt ram dốc biện pháp/ sàn tăng cường tương đương đất cấp IV ra khói công trình</w:t>
              </w:r>
            </w:ins>
          </w:p>
        </w:tc>
        <w:tc>
          <w:tcPr>
            <w:tcW w:w="1150" w:type="dxa"/>
            <w:vAlign w:val="center"/>
          </w:tcPr>
          <w:p>
            <w:pPr>
              <w:spacing w:before="0" w:after="0"/>
              <w:jc w:val="left"/>
              <w:rPr>
                <w:ins w:id="6830" w:author="Claude" w:date="2026-10-14T09:00:00Z"/>
              </w:rPr>
            </w:pPr>
          </w:p>
        </w:tc>
        <w:tc>
          <w:tcPr>
            <w:tcW w:w="480" w:type="dxa"/>
            <w:vAlign w:val="center"/>
          </w:tcPr>
          <w:p>
            <w:pPr>
              <w:spacing w:before="0" w:after="0"/>
              <w:jc w:val="center"/>
              <w:rPr>
                <w:ins w:id="6831" w:author="Claude" w:date="2026-10-14T09:00:00Z"/>
              </w:rPr>
            </w:pPr>
            <w:ins w:id="6832" w:author="Claude" w:date="2026-10-14T09:00:00Z">
              <w:r>
                <w:rPr>
                  <w:rFonts w:ascii="Times New Roman" w:hAnsi="Times New Roman" w:cs="Times New Roman"/>
                  <w:sz w:val="18"/>
                  <w:szCs w:val="18"/>
                </w:rPr>
                <w:t xml:space="preserve">m3</w:t>
              </w:r>
            </w:ins>
          </w:p>
        </w:tc>
        <w:tc>
          <w:tcPr>
            <w:tcW w:w="780" w:type="dxa"/>
            <w:vAlign w:val="center"/>
          </w:tcPr>
          <w:p>
            <w:pPr>
              <w:spacing w:before="0" w:after="0"/>
              <w:jc w:val="right"/>
              <w:rPr>
                <w:ins w:id="6833" w:author="Claude" w:date="2026-10-14T09:00:00Z"/>
              </w:rPr>
            </w:pPr>
          </w:p>
        </w:tc>
        <w:tc>
          <w:tcPr>
            <w:tcW w:w="780" w:type="dxa"/>
            <w:vAlign w:val="center"/>
          </w:tcPr>
          <w:p>
            <w:pPr>
              <w:spacing w:before="0" w:after="0"/>
              <w:jc w:val="right"/>
              <w:rPr>
                <w:ins w:id="6834" w:author="Claude" w:date="2026-10-14T09:00:00Z"/>
              </w:rPr>
            </w:pPr>
          </w:p>
        </w:tc>
        <w:tc>
          <w:tcPr>
            <w:tcW w:w="780" w:type="dxa"/>
            <w:vAlign w:val="center"/>
          </w:tcPr>
          <w:p>
            <w:pPr>
              <w:spacing w:before="0" w:after="0"/>
              <w:jc w:val="right"/>
              <w:rPr>
                <w:ins w:id="6835" w:author="Claude" w:date="2026-10-14T09:00:00Z"/>
              </w:rPr>
            </w:pPr>
            <w:ins w:id="6836" w:author="Claude" w:date="2026-10-14T09:00:00Z">
              <w:r>
                <w:rPr>
                  <w:rFonts w:ascii="Times New Roman" w:hAnsi="Times New Roman" w:cs="Times New Roman"/>
                  <w:sz w:val="18"/>
                  <w:szCs w:val="18"/>
                </w:rPr>
                <w:t xml:space="preserve">53,87</w:t>
              </w:r>
            </w:ins>
          </w:p>
        </w:tc>
        <w:tc>
          <w:tcPr>
            <w:tcW w:w="950" w:type="dxa"/>
            <w:vAlign w:val="center"/>
          </w:tcPr>
          <w:p>
            <w:pPr>
              <w:spacing w:before="0" w:after="0"/>
              <w:jc w:val="right"/>
              <w:rPr>
                <w:ins w:id="6837" w:author="Claude" w:date="2026-10-14T09:00:00Z"/>
              </w:rPr>
            </w:pPr>
            <w:ins w:id="6838" w:author="Claude" w:date="2026-10-14T09:00:00Z">
              <w:r>
                <w:rPr>
                  <w:rFonts w:ascii="Times New Roman" w:hAnsi="Times New Roman" w:cs="Times New Roman"/>
                  <w:sz w:val="18"/>
                  <w:szCs w:val="18"/>
                </w:rPr>
                <w:t xml:space="preserve">267.140</w:t>
              </w:r>
            </w:ins>
          </w:p>
        </w:tc>
        <w:tc>
          <w:tcPr>
            <w:tcW w:w="1552" w:type="dxa"/>
            <w:vAlign w:val="center"/>
          </w:tcPr>
          <w:p>
            <w:pPr>
              <w:spacing w:before="0" w:after="0"/>
              <w:jc w:val="right"/>
              <w:rPr>
                <w:ins w:id="6839" w:author="Claude" w:date="2026-10-14T09:00:00Z"/>
              </w:rPr>
            </w:pPr>
            <w:ins w:id="6840" w:author="Claude" w:date="2026-10-14T09:00:00Z">
              <w:r>
                <w:rPr>
                  <w:rFonts w:ascii="Times New Roman" w:hAnsi="Times New Roman" w:cs="Times New Roman"/>
                  <w:b/>
                  <w:bCs/>
                  <w:sz w:val="18"/>
                  <w:szCs w:val="18"/>
                </w:rPr>
                <w:t xml:space="preserve">14.389.496</w:t>
              </w:r>
            </w:ins>
          </w:p>
        </w:tc>
      </w:tr>
      <w:tr>
        <w:trPr>
          <w:cantSplit/>
          <w:ins w:id="6857" w:author="Claude" w:date="2026-10-14T09:00:00Z"/>
        </w:trPr>
        <w:tc>
          <w:tcPr>
            <w:tcW w:w="450" w:type="dxa"/>
            <w:vAlign w:val="center"/>
          </w:tcPr>
          <w:p>
            <w:pPr>
              <w:spacing w:before="0" w:after="0"/>
              <w:jc w:val="center"/>
              <w:rPr>
                <w:ins w:id="6842" w:author="Claude" w:date="2026-10-14T09:00:00Z"/>
              </w:rPr>
            </w:pPr>
            <w:ins w:id="6843" w:author="Claude" w:date="2026-10-14T09:00:00Z">
              <w:r>
                <w:rPr>
                  <w:rFonts w:ascii="Times New Roman" w:hAnsi="Times New Roman" w:cs="Times New Roman"/>
                  <w:sz w:val="18"/>
                  <w:szCs w:val="18"/>
                </w:rPr>
                <w:t xml:space="preserve">71</w:t>
              </w:r>
            </w:ins>
          </w:p>
        </w:tc>
        <w:tc>
          <w:tcPr>
            <w:tcW w:w="2150" w:type="dxa"/>
            <w:vAlign w:val="center"/>
          </w:tcPr>
          <w:p>
            <w:pPr>
              <w:spacing w:before="0" w:after="0"/>
              <w:jc w:val="left"/>
              <w:rPr>
                <w:ins w:id="6844" w:author="Claude" w:date="2026-10-14T09:00:00Z"/>
              </w:rPr>
            </w:pPr>
            <w:ins w:id="6845" w:author="Claude" w:date="2026-10-14T09:00:00Z">
              <w:r>
                <w:rPr>
                  <w:rFonts w:ascii="Times New Roman" w:hAnsi="Times New Roman" w:cs="Times New Roman"/>
                  <w:sz w:val="18"/>
                  <w:szCs w:val="18"/>
                </w:rPr>
                <w:t xml:space="preserve">Gia cố nền đất yếu (Bao gồm rải phên nứa chống chình và trạc rải gia cố đường giao thông, kho bãi)</w:t>
              </w:r>
            </w:ins>
          </w:p>
        </w:tc>
        <w:tc>
          <w:tcPr>
            <w:tcW w:w="1150" w:type="dxa"/>
            <w:vAlign w:val="center"/>
          </w:tcPr>
          <w:p>
            <w:pPr>
              <w:spacing w:before="0" w:after="0"/>
              <w:jc w:val="left"/>
              <w:rPr>
                <w:ins w:id="6846" w:author="Claude" w:date="2026-10-14T09:00:00Z"/>
              </w:rPr>
            </w:pPr>
          </w:p>
        </w:tc>
        <w:tc>
          <w:tcPr>
            <w:tcW w:w="480" w:type="dxa"/>
            <w:vAlign w:val="center"/>
          </w:tcPr>
          <w:p>
            <w:pPr>
              <w:spacing w:before="0" w:after="0"/>
              <w:jc w:val="center"/>
              <w:rPr>
                <w:ins w:id="6847" w:author="Claude" w:date="2026-10-14T09:00:00Z"/>
              </w:rPr>
            </w:pPr>
            <w:ins w:id="6848" w:author="Claude" w:date="2026-10-14T09:00:00Z">
              <w:r>
                <w:rPr>
                  <w:rFonts w:ascii="Times New Roman" w:hAnsi="Times New Roman" w:cs="Times New Roman"/>
                  <w:sz w:val="18"/>
                  <w:szCs w:val="18"/>
                </w:rPr>
                <w:t xml:space="preserve">Gói</w:t>
              </w:r>
            </w:ins>
          </w:p>
        </w:tc>
        <w:tc>
          <w:tcPr>
            <w:tcW w:w="780" w:type="dxa"/>
            <w:vAlign w:val="center"/>
          </w:tcPr>
          <w:p>
            <w:pPr>
              <w:spacing w:before="0" w:after="0"/>
              <w:jc w:val="right"/>
              <w:rPr>
                <w:ins w:id="6849" w:author="Claude" w:date="2026-10-14T09:00:00Z"/>
              </w:rPr>
            </w:pPr>
          </w:p>
        </w:tc>
        <w:tc>
          <w:tcPr>
            <w:tcW w:w="780" w:type="dxa"/>
            <w:vAlign w:val="center"/>
          </w:tcPr>
          <w:p>
            <w:pPr>
              <w:spacing w:before="0" w:after="0"/>
              <w:jc w:val="right"/>
              <w:rPr>
                <w:ins w:id="6850" w:author="Claude" w:date="2026-10-14T09:00:00Z"/>
              </w:rPr>
            </w:pPr>
          </w:p>
        </w:tc>
        <w:tc>
          <w:tcPr>
            <w:tcW w:w="780" w:type="dxa"/>
            <w:vAlign w:val="center"/>
          </w:tcPr>
          <w:p>
            <w:pPr>
              <w:spacing w:before="0" w:after="0"/>
              <w:jc w:val="right"/>
              <w:rPr>
                <w:ins w:id="6851" w:author="Claude" w:date="2026-10-14T09:00:00Z"/>
              </w:rPr>
            </w:pPr>
            <w:ins w:id="6852" w:author="Claude" w:date="2026-10-14T09:00:00Z">
              <w:r>
                <w:rPr>
                  <w:rFonts w:ascii="Times New Roman" w:hAnsi="Times New Roman" w:cs="Times New Roman"/>
                  <w:sz w:val="18"/>
                  <w:szCs w:val="18"/>
                </w:rPr>
                <w:t xml:space="preserve">1</w:t>
              </w:r>
            </w:ins>
          </w:p>
        </w:tc>
        <w:tc>
          <w:tcPr>
            <w:tcW w:w="950" w:type="dxa"/>
            <w:vAlign w:val="center"/>
          </w:tcPr>
          <w:p>
            <w:pPr>
              <w:spacing w:before="0" w:after="0"/>
              <w:jc w:val="right"/>
              <w:rPr>
                <w:ins w:id="6853" w:author="Claude" w:date="2026-10-14T09:00:00Z"/>
              </w:rPr>
            </w:pPr>
            <w:ins w:id="6854" w:author="Claude" w:date="2026-10-14T09:00:00Z">
              <w:r>
                <w:rPr>
                  <w:rFonts w:ascii="Times New Roman" w:hAnsi="Times New Roman" w:cs="Times New Roman"/>
                  <w:sz w:val="18"/>
                  <w:szCs w:val="18"/>
                </w:rPr>
                <w:t xml:space="preserve">641.136.129</w:t>
              </w:r>
            </w:ins>
          </w:p>
        </w:tc>
        <w:tc>
          <w:tcPr>
            <w:tcW w:w="1552" w:type="dxa"/>
            <w:vAlign w:val="center"/>
          </w:tcPr>
          <w:p>
            <w:pPr>
              <w:spacing w:before="0" w:after="0"/>
              <w:jc w:val="right"/>
              <w:rPr>
                <w:ins w:id="6855" w:author="Claude" w:date="2026-10-14T09:00:00Z"/>
              </w:rPr>
            </w:pPr>
            <w:ins w:id="6856" w:author="Claude" w:date="2026-10-14T09:00:00Z">
              <w:r>
                <w:rPr>
                  <w:rFonts w:ascii="Times New Roman" w:hAnsi="Times New Roman" w:cs="Times New Roman"/>
                  <w:b/>
                  <w:bCs/>
                  <w:sz w:val="18"/>
                  <w:szCs w:val="18"/>
                </w:rPr>
                <w:t xml:space="preserve">641.136.129</w:t>
              </w:r>
            </w:ins>
          </w:p>
        </w:tc>
      </w:tr>
      <w:tr>
        <w:trPr>
          <w:cantSplit/>
          <w:ins w:id="6873" w:author="Claude" w:date="2026-10-14T09:00:00Z"/>
        </w:trPr>
        <w:tc>
          <w:tcPr>
            <w:tcW w:w="450" w:type="dxa"/>
            <w:vAlign w:val="center"/>
          </w:tcPr>
          <w:p>
            <w:pPr>
              <w:spacing w:before="0" w:after="0"/>
              <w:jc w:val="center"/>
              <w:rPr>
                <w:ins w:id="6858" w:author="Claude" w:date="2026-10-14T09:00:00Z"/>
              </w:rPr>
            </w:pPr>
            <w:ins w:id="6859" w:author="Claude" w:date="2026-10-14T09:00:00Z">
              <w:r>
                <w:rPr>
                  <w:rFonts w:ascii="Times New Roman" w:hAnsi="Times New Roman" w:cs="Times New Roman"/>
                  <w:sz w:val="18"/>
                  <w:szCs w:val="18"/>
                </w:rPr>
                <w:t xml:space="preserve">72</w:t>
              </w:r>
            </w:ins>
          </w:p>
        </w:tc>
        <w:tc>
          <w:tcPr>
            <w:tcW w:w="2150" w:type="dxa"/>
            <w:vAlign w:val="center"/>
          </w:tcPr>
          <w:p>
            <w:pPr>
              <w:spacing w:before="0" w:after="0"/>
              <w:jc w:val="left"/>
              <w:rPr>
                <w:ins w:id="6860" w:author="Claude" w:date="2026-10-14T09:00:00Z"/>
              </w:rPr>
            </w:pPr>
            <w:ins w:id="6861" w:author="Claude" w:date="2026-10-14T09:00:00Z">
              <w:r>
                <w:rPr>
                  <w:rFonts w:ascii="Times New Roman" w:hAnsi="Times New Roman" w:cs="Times New Roman"/>
                  <w:sz w:val="18"/>
                  <w:szCs w:val="18"/>
                </w:rPr>
                <w:t xml:space="preserve">Thu nước hố móng/ hạ mực nước ngầm</w:t>
              </w:r>
            </w:ins>
          </w:p>
        </w:tc>
        <w:tc>
          <w:tcPr>
            <w:tcW w:w="1150" w:type="dxa"/>
            <w:vAlign w:val="center"/>
          </w:tcPr>
          <w:p>
            <w:pPr>
              <w:spacing w:before="0" w:after="0"/>
              <w:jc w:val="left"/>
              <w:rPr>
                <w:ins w:id="6862" w:author="Claude" w:date="2026-10-14T09:00:00Z"/>
              </w:rPr>
            </w:pPr>
          </w:p>
        </w:tc>
        <w:tc>
          <w:tcPr>
            <w:tcW w:w="480" w:type="dxa"/>
            <w:vAlign w:val="center"/>
          </w:tcPr>
          <w:p>
            <w:pPr>
              <w:spacing w:before="0" w:after="0"/>
              <w:jc w:val="center"/>
              <w:rPr>
                <w:ins w:id="6863" w:author="Claude" w:date="2026-10-14T09:00:00Z"/>
              </w:rPr>
            </w:pPr>
            <w:ins w:id="6864" w:author="Claude" w:date="2026-10-14T09:00:00Z">
              <w:r>
                <w:rPr>
                  <w:rFonts w:ascii="Times New Roman" w:hAnsi="Times New Roman" w:cs="Times New Roman"/>
                  <w:sz w:val="18"/>
                  <w:szCs w:val="18"/>
                </w:rPr>
                <w:t xml:space="preserve">Gói</w:t>
              </w:r>
            </w:ins>
          </w:p>
        </w:tc>
        <w:tc>
          <w:tcPr>
            <w:tcW w:w="780" w:type="dxa"/>
            <w:vAlign w:val="center"/>
          </w:tcPr>
          <w:p>
            <w:pPr>
              <w:spacing w:before="0" w:after="0"/>
              <w:jc w:val="right"/>
              <w:rPr>
                <w:ins w:id="6865" w:author="Claude" w:date="2026-10-14T09:00:00Z"/>
              </w:rPr>
            </w:pPr>
          </w:p>
        </w:tc>
        <w:tc>
          <w:tcPr>
            <w:tcW w:w="780" w:type="dxa"/>
            <w:vAlign w:val="center"/>
          </w:tcPr>
          <w:p>
            <w:pPr>
              <w:spacing w:before="0" w:after="0"/>
              <w:jc w:val="right"/>
              <w:rPr>
                <w:ins w:id="6866" w:author="Claude" w:date="2026-10-14T09:00:00Z"/>
              </w:rPr>
            </w:pPr>
          </w:p>
        </w:tc>
        <w:tc>
          <w:tcPr>
            <w:tcW w:w="780" w:type="dxa"/>
            <w:vAlign w:val="center"/>
          </w:tcPr>
          <w:p>
            <w:pPr>
              <w:spacing w:before="0" w:after="0"/>
              <w:jc w:val="right"/>
              <w:rPr>
                <w:ins w:id="6867" w:author="Claude" w:date="2026-10-14T09:00:00Z"/>
              </w:rPr>
            </w:pPr>
            <w:ins w:id="6868" w:author="Claude" w:date="2026-10-14T09:00:00Z">
              <w:r>
                <w:rPr>
                  <w:rFonts w:ascii="Times New Roman" w:hAnsi="Times New Roman" w:cs="Times New Roman"/>
                  <w:sz w:val="18"/>
                  <w:szCs w:val="18"/>
                </w:rPr>
                <w:t xml:space="preserve">1</w:t>
              </w:r>
            </w:ins>
          </w:p>
        </w:tc>
        <w:tc>
          <w:tcPr>
            <w:tcW w:w="950" w:type="dxa"/>
            <w:vAlign w:val="center"/>
          </w:tcPr>
          <w:p>
            <w:pPr>
              <w:spacing w:before="0" w:after="0"/>
              <w:jc w:val="right"/>
              <w:rPr>
                <w:ins w:id="6869" w:author="Claude" w:date="2026-10-14T09:00:00Z"/>
              </w:rPr>
            </w:pPr>
            <w:ins w:id="6870" w:author="Claude" w:date="2026-10-14T09:00:00Z">
              <w:r>
                <w:rPr>
                  <w:rFonts w:ascii="Times New Roman" w:hAnsi="Times New Roman" w:cs="Times New Roman"/>
                  <w:sz w:val="18"/>
                  <w:szCs w:val="18"/>
                </w:rPr>
                <w:t xml:space="preserve">534.280.107</w:t>
              </w:r>
            </w:ins>
          </w:p>
        </w:tc>
        <w:tc>
          <w:tcPr>
            <w:tcW w:w="1552" w:type="dxa"/>
            <w:vAlign w:val="center"/>
          </w:tcPr>
          <w:p>
            <w:pPr>
              <w:spacing w:before="0" w:after="0"/>
              <w:jc w:val="right"/>
              <w:rPr>
                <w:ins w:id="6871" w:author="Claude" w:date="2026-10-14T09:00:00Z"/>
              </w:rPr>
            </w:pPr>
            <w:ins w:id="6872" w:author="Claude" w:date="2026-10-14T09:00:00Z">
              <w:r>
                <w:rPr>
                  <w:rFonts w:ascii="Times New Roman" w:hAnsi="Times New Roman" w:cs="Times New Roman"/>
                  <w:b/>
                  <w:bCs/>
                  <w:sz w:val="18"/>
                  <w:szCs w:val="18"/>
                </w:rPr>
                <w:t xml:space="preserve">534.280.107</w:t>
              </w:r>
            </w:ins>
          </w:p>
        </w:tc>
      </w:tr>
      <w:tr>
        <w:trPr>
          <w:cantSplit/>
          <w:ins w:id="6886" w:author="Claude" w:date="2026-10-14T09:00:00Z"/>
        </w:trPr>
        <w:tc>
          <w:tcPr>
            <w:tcW w:w="450" w:type="dxa"/>
            <w:shd w:val="clear" w:color="auto" w:fill="F2F2F2"/>
            <w:vAlign w:val="center"/>
          </w:tcPr>
          <w:p>
            <w:pPr>
              <w:spacing w:before="0" w:after="0"/>
              <w:jc w:val="center"/>
              <w:rPr>
                <w:ins w:id="6874" w:author="Claude" w:date="2026-10-14T09:00:00Z"/>
              </w:rPr>
            </w:pPr>
            <w:ins w:id="6875" w:author="Claude" w:date="2026-10-14T09:00:00Z">
              <w:r>
                <w:rPr>
                  <w:rFonts w:ascii="Times New Roman" w:hAnsi="Times New Roman" w:cs="Times New Roman"/>
                  <w:b/>
                  <w:bCs/>
                  <w:sz w:val="18"/>
                  <w:szCs w:val="18"/>
                </w:rPr>
                <w:t xml:space="preserve">VII</w:t>
              </w:r>
            </w:ins>
          </w:p>
        </w:tc>
        <w:tc>
          <w:tcPr>
            <w:tcW w:w="2150" w:type="dxa"/>
            <w:shd w:val="clear" w:color="auto" w:fill="F2F2F2"/>
            <w:vAlign w:val="center"/>
          </w:tcPr>
          <w:p>
            <w:pPr>
              <w:spacing w:before="0" w:after="0"/>
              <w:jc w:val="left"/>
              <w:rPr>
                <w:ins w:id="6876" w:author="Claude" w:date="2026-10-14T09:00:00Z"/>
              </w:rPr>
            </w:pPr>
            <w:ins w:id="6877" w:author="Claude" w:date="2026-10-14T09:00:00Z">
              <w:r>
                <w:rPr>
                  <w:rFonts w:ascii="Times New Roman" w:hAnsi="Times New Roman" w:cs="Times New Roman"/>
                  <w:b/>
                  <w:bCs/>
                  <w:sz w:val="18"/>
                  <w:szCs w:val="18"/>
                </w:rPr>
                <w:t xml:space="preserve">MÓNG CẨU THÁP</w:t>
              </w:r>
            </w:ins>
          </w:p>
        </w:tc>
        <w:tc>
          <w:tcPr>
            <w:tcW w:w="1150" w:type="dxa"/>
            <w:shd w:val="clear" w:color="auto" w:fill="F2F2F2"/>
            <w:vAlign w:val="center"/>
          </w:tcPr>
          <w:p>
            <w:pPr>
              <w:spacing w:before="0" w:after="0"/>
              <w:jc w:val="left"/>
              <w:rPr>
                <w:ins w:id="6878" w:author="Claude" w:date="2026-10-14T09:00:00Z"/>
              </w:rPr>
            </w:pPr>
          </w:p>
        </w:tc>
        <w:tc>
          <w:tcPr>
            <w:tcW w:w="480" w:type="dxa"/>
            <w:shd w:val="clear" w:color="auto" w:fill="F2F2F2"/>
            <w:vAlign w:val="center"/>
          </w:tcPr>
          <w:p>
            <w:pPr>
              <w:spacing w:before="0" w:after="0"/>
              <w:jc w:val="center"/>
              <w:rPr>
                <w:ins w:id="6879" w:author="Claude" w:date="2026-10-14T09:00:00Z"/>
              </w:rPr>
            </w:pPr>
          </w:p>
        </w:tc>
        <w:tc>
          <w:tcPr>
            <w:tcW w:w="780" w:type="dxa"/>
            <w:shd w:val="clear" w:color="auto" w:fill="F2F2F2"/>
            <w:vAlign w:val="center"/>
          </w:tcPr>
          <w:p>
            <w:pPr>
              <w:spacing w:before="0" w:after="0"/>
              <w:jc w:val="right"/>
              <w:rPr>
                <w:ins w:id="6880" w:author="Claude" w:date="2026-10-14T09:00:00Z"/>
              </w:rPr>
            </w:pPr>
          </w:p>
        </w:tc>
        <w:tc>
          <w:tcPr>
            <w:tcW w:w="780" w:type="dxa"/>
            <w:shd w:val="clear" w:color="auto" w:fill="F2F2F2"/>
            <w:vAlign w:val="center"/>
          </w:tcPr>
          <w:p>
            <w:pPr>
              <w:spacing w:before="0" w:after="0"/>
              <w:jc w:val="right"/>
              <w:rPr>
                <w:ins w:id="6881" w:author="Claude" w:date="2026-10-14T09:00:00Z"/>
              </w:rPr>
            </w:pPr>
          </w:p>
        </w:tc>
        <w:tc>
          <w:tcPr>
            <w:tcW w:w="780" w:type="dxa"/>
            <w:shd w:val="clear" w:color="auto" w:fill="F2F2F2"/>
            <w:vAlign w:val="center"/>
          </w:tcPr>
          <w:p>
            <w:pPr>
              <w:spacing w:before="0" w:after="0"/>
              <w:jc w:val="right"/>
              <w:rPr>
                <w:ins w:id="6882" w:author="Claude" w:date="2026-10-14T09:00:00Z"/>
              </w:rPr>
            </w:pPr>
          </w:p>
        </w:tc>
        <w:tc>
          <w:tcPr>
            <w:tcW w:w="950" w:type="dxa"/>
            <w:shd w:val="clear" w:color="auto" w:fill="F2F2F2"/>
            <w:vAlign w:val="center"/>
          </w:tcPr>
          <w:p>
            <w:pPr>
              <w:spacing w:before="0" w:after="0"/>
              <w:jc w:val="right"/>
              <w:rPr>
                <w:ins w:id="6883" w:author="Claude" w:date="2026-10-14T09:00:00Z"/>
              </w:rPr>
            </w:pPr>
          </w:p>
        </w:tc>
        <w:tc>
          <w:tcPr>
            <w:tcW w:w="1552" w:type="dxa"/>
            <w:shd w:val="clear" w:color="auto" w:fill="F2F2F2"/>
            <w:vAlign w:val="center"/>
          </w:tcPr>
          <w:p>
            <w:pPr>
              <w:spacing w:before="0" w:after="0"/>
              <w:jc w:val="right"/>
              <w:rPr>
                <w:ins w:id="6884" w:author="Claude" w:date="2026-10-14T09:00:00Z"/>
              </w:rPr>
            </w:pPr>
            <w:ins w:id="6885" w:author="Claude" w:date="2026-10-14T09:00:00Z">
              <w:r>
                <w:rPr>
                  <w:rFonts w:ascii="Times New Roman" w:hAnsi="Times New Roman" w:cs="Times New Roman"/>
                  <w:b/>
                  <w:bCs/>
                  <w:sz w:val="18"/>
                  <w:szCs w:val="18"/>
                </w:rPr>
                <w:t xml:space="preserve">640.092.150</w:t>
              </w:r>
            </w:ins>
          </w:p>
        </w:tc>
      </w:tr>
      <w:tr>
        <w:trPr>
          <w:cantSplit/>
          <w:ins w:id="6903" w:author="Claude" w:date="2026-10-14T09:00:00Z"/>
        </w:trPr>
        <w:tc>
          <w:tcPr>
            <w:tcW w:w="450" w:type="dxa"/>
            <w:vAlign w:val="center"/>
          </w:tcPr>
          <w:p>
            <w:pPr>
              <w:spacing w:before="0" w:after="0"/>
              <w:jc w:val="center"/>
              <w:rPr>
                <w:ins w:id="6887" w:author="Claude" w:date="2026-10-14T09:00:00Z"/>
              </w:rPr>
            </w:pPr>
            <w:ins w:id="6888" w:author="Claude" w:date="2026-10-14T09:00:00Z">
              <w:r>
                <w:rPr>
                  <w:rFonts w:ascii="Times New Roman" w:hAnsi="Times New Roman" w:cs="Times New Roman"/>
                  <w:sz w:val="18"/>
                  <w:szCs w:val="18"/>
                </w:rPr>
                <w:t xml:space="preserve">74</w:t>
              </w:r>
            </w:ins>
          </w:p>
        </w:tc>
        <w:tc>
          <w:tcPr>
            <w:tcW w:w="2150" w:type="dxa"/>
            <w:vAlign w:val="center"/>
          </w:tcPr>
          <w:p>
            <w:pPr>
              <w:spacing w:before="0" w:after="0"/>
              <w:jc w:val="left"/>
              <w:rPr>
                <w:ins w:id="6889" w:author="Claude" w:date="2026-10-14T09:00:00Z"/>
              </w:rPr>
            </w:pPr>
            <w:ins w:id="6890" w:author="Claude" w:date="2026-10-14T09:00:00Z">
              <w:r>
                <w:rPr>
                  <w:rFonts w:ascii="Times New Roman" w:hAnsi="Times New Roman" w:cs="Times New Roman"/>
                  <w:sz w:val="18"/>
                  <w:szCs w:val="18"/>
                </w:rPr>
                <w:t xml:space="preserve">Chi phí móng cẩu tháp</w:t>
              </w:r>
            </w:ins>
          </w:p>
        </w:tc>
        <w:tc>
          <w:tcPr>
            <w:tcW w:w="1150" w:type="dxa"/>
            <w:vAlign w:val="center"/>
          </w:tcPr>
          <w:p>
            <w:pPr>
              <w:spacing w:before="0" w:after="0"/>
              <w:jc w:val="left"/>
              <w:rPr>
                <w:ins w:id="6891" w:author="Claude" w:date="2026-10-14T09:00:00Z"/>
              </w:rPr>
            </w:pPr>
            <w:ins w:id="6892" w:author="Claude" w:date="2026-10-14T09:00:00Z">
              <w:r>
                <w:rPr>
                  <w:rFonts w:ascii="Times New Roman" w:hAnsi="Times New Roman" w:cs="Times New Roman"/>
                  <w:sz w:val="18"/>
                  <w:szCs w:val="18"/>
                </w:rPr>
                <w:t xml:space="preserve">Không bao gồm cọc của móng cẩu tháp, phá dỡ móng, cọc (Giai đoạn sau)</w:t>
              </w:r>
            </w:ins>
          </w:p>
        </w:tc>
        <w:tc>
          <w:tcPr>
            <w:tcW w:w="480" w:type="dxa"/>
            <w:vAlign w:val="center"/>
          </w:tcPr>
          <w:p>
            <w:pPr>
              <w:spacing w:before="0" w:after="0"/>
              <w:jc w:val="center"/>
              <w:rPr>
                <w:ins w:id="6893" w:author="Claude" w:date="2026-10-14T09:00:00Z"/>
              </w:rPr>
            </w:pPr>
            <w:ins w:id="6894" w:author="Claude" w:date="2026-10-14T09:00:00Z">
              <w:r>
                <w:rPr>
                  <w:rFonts w:ascii="Times New Roman" w:hAnsi="Times New Roman" w:cs="Times New Roman"/>
                  <w:sz w:val="18"/>
                  <w:szCs w:val="18"/>
                </w:rPr>
                <w:t xml:space="preserve">gói</w:t>
              </w:r>
            </w:ins>
          </w:p>
        </w:tc>
        <w:tc>
          <w:tcPr>
            <w:tcW w:w="780" w:type="dxa"/>
            <w:vAlign w:val="center"/>
          </w:tcPr>
          <w:p>
            <w:pPr>
              <w:spacing w:before="0" w:after="0"/>
              <w:jc w:val="right"/>
              <w:rPr>
                <w:ins w:id="6895" w:author="Claude" w:date="2026-10-14T09:00:00Z"/>
              </w:rPr>
            </w:pPr>
          </w:p>
        </w:tc>
        <w:tc>
          <w:tcPr>
            <w:tcW w:w="780" w:type="dxa"/>
            <w:vAlign w:val="center"/>
          </w:tcPr>
          <w:p>
            <w:pPr>
              <w:spacing w:before="0" w:after="0"/>
              <w:jc w:val="right"/>
              <w:rPr>
                <w:ins w:id="6896" w:author="Claude" w:date="2026-10-14T09:00:00Z"/>
              </w:rPr>
            </w:pPr>
          </w:p>
        </w:tc>
        <w:tc>
          <w:tcPr>
            <w:tcW w:w="780" w:type="dxa"/>
            <w:vAlign w:val="center"/>
          </w:tcPr>
          <w:p>
            <w:pPr>
              <w:spacing w:before="0" w:after="0"/>
              <w:jc w:val="right"/>
              <w:rPr>
                <w:ins w:id="6897" w:author="Claude" w:date="2026-10-14T09:00:00Z"/>
              </w:rPr>
            </w:pPr>
            <w:ins w:id="6898" w:author="Claude" w:date="2026-10-14T09:00:00Z">
              <w:r>
                <w:rPr>
                  <w:rFonts w:ascii="Times New Roman" w:hAnsi="Times New Roman" w:cs="Times New Roman"/>
                  <w:sz w:val="18"/>
                  <w:szCs w:val="18"/>
                </w:rPr>
                <w:t xml:space="preserve">1</w:t>
              </w:r>
            </w:ins>
          </w:p>
        </w:tc>
        <w:tc>
          <w:tcPr>
            <w:tcW w:w="950" w:type="dxa"/>
            <w:vAlign w:val="center"/>
          </w:tcPr>
          <w:p>
            <w:pPr>
              <w:spacing w:before="0" w:after="0"/>
              <w:jc w:val="right"/>
              <w:rPr>
                <w:ins w:id="6899" w:author="Claude" w:date="2026-10-14T09:00:00Z"/>
              </w:rPr>
            </w:pPr>
            <w:ins w:id="6900" w:author="Claude" w:date="2026-10-14T09:00:00Z">
              <w:r>
                <w:rPr>
                  <w:rFonts w:ascii="Times New Roman" w:hAnsi="Times New Roman" w:cs="Times New Roman"/>
                  <w:sz w:val="18"/>
                  <w:szCs w:val="18"/>
                </w:rPr>
                <w:t xml:space="preserve">640.092.150</w:t>
              </w:r>
            </w:ins>
          </w:p>
        </w:tc>
        <w:tc>
          <w:tcPr>
            <w:tcW w:w="1552" w:type="dxa"/>
            <w:vAlign w:val="center"/>
          </w:tcPr>
          <w:p>
            <w:pPr>
              <w:spacing w:before="0" w:after="0"/>
              <w:jc w:val="right"/>
              <w:rPr>
                <w:ins w:id="6901" w:author="Claude" w:date="2026-10-14T09:00:00Z"/>
              </w:rPr>
            </w:pPr>
            <w:ins w:id="6902" w:author="Claude" w:date="2026-10-14T09:00:00Z">
              <w:r>
                <w:rPr>
                  <w:rFonts w:ascii="Times New Roman" w:hAnsi="Times New Roman" w:cs="Times New Roman"/>
                  <w:b/>
                  <w:bCs/>
                  <w:sz w:val="18"/>
                  <w:szCs w:val="18"/>
                </w:rPr>
                <w:t xml:space="preserve">640.092.150</w:t>
              </w:r>
            </w:ins>
          </w:p>
        </w:tc>
      </w:tr>
      <w:tr>
        <w:trPr>
          <w:cantSplit/>
          <w:ins w:id="6908" w:author="Claude" w:date="2026-10-14T09:00:00Z"/>
        </w:trPr>
        <w:tc>
          <w:tcPr>
            <w:tcW w:w="7520" w:type="dxa"/>
            <w:gridSpan w:val="8"/>
            <w:shd w:val="clear" w:color="auto" w:fill="F2F2F2"/>
            <w:vAlign w:val="center"/>
          </w:tcPr>
          <w:p>
            <w:pPr>
              <w:spacing w:before="0" w:after="0"/>
              <w:jc w:val="left"/>
              <w:rPr>
                <w:ins w:id="6904" w:author="Claude" w:date="2026-10-14T09:00:00Z"/>
              </w:rPr>
            </w:pPr>
            <w:ins w:id="6905" w:author="Claude" w:date="2026-10-14T09:00:00Z">
              <w:r>
                <w:rPr>
                  <w:rFonts w:ascii="Times New Roman" w:hAnsi="Times New Roman" w:cs="Times New Roman"/>
                  <w:b/>
                  <w:bCs/>
                  <w:sz w:val="18"/>
                  <w:szCs w:val="18"/>
                </w:rPr>
                <w:t xml:space="preserve">TỔNG CỘNG</w:t>
              </w:r>
            </w:ins>
          </w:p>
        </w:tc>
        <w:tc>
          <w:tcPr>
            <w:tcW w:w="1552" w:type="dxa"/>
            <w:shd w:val="clear" w:color="auto" w:fill="F2F2F2"/>
            <w:vAlign w:val="center"/>
          </w:tcPr>
          <w:p>
            <w:pPr>
              <w:spacing w:before="0" w:after="0"/>
              <w:jc w:val="right"/>
              <w:rPr>
                <w:ins w:id="6906" w:author="Claude" w:date="2026-10-14T09:00:00Z"/>
              </w:rPr>
            </w:pPr>
            <w:ins w:id="6907" w:author="Claude" w:date="2026-10-14T09:00:00Z">
              <w:r>
                <w:rPr>
                  <w:rFonts w:ascii="Times New Roman" w:hAnsi="Times New Roman" w:cs="Times New Roman"/>
                  <w:b/>
                  <w:bCs/>
                  <w:sz w:val="18"/>
                  <w:szCs w:val="18"/>
                  <w:highlight w:val="yellow"/>
                </w:rPr>
                <w:t xml:space="preserve">171.752.592.893</w:t>
              </w:r>
            </w:ins>
          </w:p>
        </w:tc>
      </w:tr>
      <w:tr>
        <w:trPr>
          <w:cantSplit/>
          <w:ins w:id="6913" w:author="Claude" w:date="2026-10-14T09:00:00Z"/>
        </w:trPr>
        <w:tc>
          <w:tcPr>
            <w:tcW w:w="7520" w:type="dxa"/>
            <w:gridSpan w:val="8"/>
            <w:shd w:val="clear" w:color="auto" w:fill="F2F2F2"/>
            <w:vAlign w:val="center"/>
          </w:tcPr>
          <w:p>
            <w:pPr>
              <w:spacing w:before="0" w:after="0"/>
              <w:jc w:val="left"/>
              <w:rPr>
                <w:ins w:id="6909" w:author="Claude" w:date="2026-10-14T09:00:00Z"/>
              </w:rPr>
            </w:pPr>
            <w:ins w:id="6910" w:author="Claude" w:date="2026-10-14T09:00:00Z">
              <w:r>
                <w:rPr>
                  <w:rFonts w:ascii="Times New Roman" w:hAnsi="Times New Roman" w:cs="Times New Roman"/>
                  <w:b/>
                  <w:bCs/>
                  <w:sz w:val="18"/>
                  <w:szCs w:val="18"/>
                </w:rPr>
                <w:t xml:space="preserve">Chi phí chung (trọn gói)</w:t>
              </w:r>
            </w:ins>
          </w:p>
        </w:tc>
        <w:tc>
          <w:tcPr>
            <w:tcW w:w="1552" w:type="dxa"/>
            <w:shd w:val="clear" w:color="auto" w:fill="F2F2F2"/>
            <w:vAlign w:val="center"/>
          </w:tcPr>
          <w:p>
            <w:pPr>
              <w:spacing w:before="0" w:after="0"/>
              <w:jc w:val="right"/>
              <w:rPr>
                <w:ins w:id="6911" w:author="Claude" w:date="2026-10-14T09:00:00Z"/>
              </w:rPr>
            </w:pPr>
            <w:ins w:id="6912" w:author="Claude" w:date="2026-10-14T09:00:00Z">
              <w:r>
                <w:rPr>
                  <w:rFonts w:ascii="Times New Roman" w:hAnsi="Times New Roman" w:cs="Times New Roman"/>
                  <w:b/>
                  <w:bCs/>
                  <w:sz w:val="18"/>
                  <w:szCs w:val="18"/>
                  <w:highlight w:val="yellow"/>
                </w:rPr>
                <w:t xml:space="preserve">20.778.337.000</w:t>
              </w:r>
            </w:ins>
          </w:p>
        </w:tc>
      </w:tr>
      <w:tr>
        <w:trPr>
          <w:cantSplit/>
          <w:ins w:id="6918" w:author="Claude" w:date="2026-10-14T09:00:00Z"/>
        </w:trPr>
        <w:tc>
          <w:tcPr>
            <w:tcW w:w="7520" w:type="dxa"/>
            <w:gridSpan w:val="8"/>
            <w:shd w:val="clear" w:color="auto" w:fill="F2F2F2"/>
            <w:vAlign w:val="center"/>
          </w:tcPr>
          <w:p>
            <w:pPr>
              <w:spacing w:before="0" w:after="0"/>
              <w:jc w:val="left"/>
              <w:rPr>
                <w:ins w:id="6914" w:author="Claude" w:date="2026-10-14T09:00:00Z"/>
              </w:rPr>
            </w:pPr>
            <w:ins w:id="6915" w:author="Claude" w:date="2026-10-14T09:00:00Z">
              <w:r>
                <w:rPr>
                  <w:rFonts w:ascii="Times New Roman" w:hAnsi="Times New Roman" w:cs="Times New Roman"/>
                  <w:b/>
                  <w:bCs/>
                  <w:sz w:val="18"/>
                  <w:szCs w:val="18"/>
                </w:rPr>
                <w:t xml:space="preserve">Cẩu tháp (trọn gói)</w:t>
              </w:r>
            </w:ins>
          </w:p>
        </w:tc>
        <w:tc>
          <w:tcPr>
            <w:tcW w:w="1552" w:type="dxa"/>
            <w:shd w:val="clear" w:color="auto" w:fill="F2F2F2"/>
            <w:vAlign w:val="center"/>
          </w:tcPr>
          <w:p>
            <w:pPr>
              <w:spacing w:before="0" w:after="0"/>
              <w:jc w:val="right"/>
              <w:rPr>
                <w:ins w:id="6916" w:author="Claude" w:date="2026-10-14T09:00:00Z"/>
              </w:rPr>
            </w:pPr>
            <w:ins w:id="6917" w:author="Claude" w:date="2026-10-14T09:00:00Z">
              <w:r>
                <w:rPr>
                  <w:rFonts w:ascii="Times New Roman" w:hAnsi="Times New Roman" w:cs="Times New Roman"/>
                  <w:b/>
                  <w:bCs/>
                  <w:sz w:val="18"/>
                  <w:szCs w:val="18"/>
                  <w:highlight w:val="yellow"/>
                </w:rPr>
                <w:t xml:space="preserve">7.402.649.000</w:t>
              </w:r>
            </w:ins>
          </w:p>
        </w:tc>
      </w:tr>
      <w:tr>
        <w:trPr>
          <w:cantSplit/>
          <w:ins w:id="6923" w:author="Claude" w:date="2026-10-14T09:00:00Z"/>
        </w:trPr>
        <w:tc>
          <w:tcPr>
            <w:tcW w:w="7520" w:type="dxa"/>
            <w:gridSpan w:val="8"/>
            <w:shd w:val="clear" w:color="auto" w:fill="F2F2F2"/>
            <w:vAlign w:val="center"/>
          </w:tcPr>
          <w:p>
            <w:pPr>
              <w:spacing w:before="0" w:after="0"/>
              <w:jc w:val="left"/>
              <w:rPr>
                <w:ins w:id="6919" w:author="Claude" w:date="2026-10-14T09:00:00Z"/>
              </w:rPr>
            </w:pPr>
            <w:ins w:id="6920" w:author="Claude" w:date="2026-10-14T09:00:00Z">
              <w:r>
                <w:rPr>
                  <w:rFonts w:ascii="Times New Roman" w:hAnsi="Times New Roman" w:cs="Times New Roman"/>
                  <w:b/>
                  <w:bCs/>
                  <w:sz w:val="18"/>
                  <w:szCs w:val="18"/>
                </w:rPr>
                <w:t xml:space="preserve">TỔNG GIÁ TRỊ HỢP ĐỒNG TRƯỚC THUẾ</w:t>
              </w:r>
            </w:ins>
          </w:p>
        </w:tc>
        <w:tc>
          <w:tcPr>
            <w:tcW w:w="1552" w:type="dxa"/>
            <w:shd w:val="clear" w:color="auto" w:fill="F2F2F2"/>
            <w:vAlign w:val="center"/>
          </w:tcPr>
          <w:p>
            <w:pPr>
              <w:spacing w:before="0" w:after="0"/>
              <w:jc w:val="right"/>
              <w:rPr>
                <w:ins w:id="6921" w:author="Claude" w:date="2026-10-14T09:00:00Z"/>
              </w:rPr>
            </w:pPr>
            <w:ins w:id="6922" w:author="Claude" w:date="2026-10-14T09:00:00Z">
              <w:r>
                <w:rPr>
                  <w:rFonts w:ascii="Times New Roman" w:hAnsi="Times New Roman" w:cs="Times New Roman"/>
                  <w:b/>
                  <w:bCs/>
                  <w:sz w:val="18"/>
                  <w:szCs w:val="18"/>
                  <w:highlight w:val="yellow"/>
                </w:rPr>
                <w:t xml:space="preserve">199.933.578.893</w:t>
              </w:r>
            </w:ins>
          </w:p>
        </w:tc>
      </w:tr>
      <w:tr>
        <w:trPr>
          <w:cantSplit/>
          <w:ins w:id="6928" w:author="Claude" w:date="2026-10-14T09:00:00Z"/>
        </w:trPr>
        <w:tc>
          <w:tcPr>
            <w:tcW w:w="7520" w:type="dxa"/>
            <w:gridSpan w:val="8"/>
            <w:shd w:val="clear" w:color="auto" w:fill="F2F2F2"/>
            <w:vAlign w:val="center"/>
          </w:tcPr>
          <w:p>
            <w:pPr>
              <w:spacing w:before="0" w:after="0"/>
              <w:jc w:val="left"/>
              <w:rPr>
                <w:ins w:id="6924" w:author="Claude" w:date="2026-10-14T09:00:00Z"/>
              </w:rPr>
            </w:pPr>
            <w:ins w:id="6925" w:author="Claude" w:date="2026-10-14T09:00:00Z">
              <w:r>
                <w:rPr>
                  <w:rFonts w:ascii="Times New Roman" w:hAnsi="Times New Roman" w:cs="Times New Roman"/>
                  <w:b/>
                  <w:bCs/>
                  <w:sz w:val="18"/>
                  <w:szCs w:val="18"/>
                </w:rPr>
                <w:t xml:space="preserve">THUẾ GTGT 8%</w:t>
              </w:r>
            </w:ins>
          </w:p>
        </w:tc>
        <w:tc>
          <w:tcPr>
            <w:tcW w:w="1552" w:type="dxa"/>
            <w:shd w:val="clear" w:color="auto" w:fill="F2F2F2"/>
            <w:vAlign w:val="center"/>
          </w:tcPr>
          <w:p>
            <w:pPr>
              <w:spacing w:before="0" w:after="0"/>
              <w:jc w:val="right"/>
              <w:rPr>
                <w:ins w:id="6926" w:author="Claude" w:date="2026-10-14T09:00:00Z"/>
              </w:rPr>
            </w:pPr>
            <w:ins w:id="6927" w:author="Claude" w:date="2026-10-14T09:00:00Z">
              <w:r>
                <w:rPr>
                  <w:rFonts w:ascii="Times New Roman" w:hAnsi="Times New Roman" w:cs="Times New Roman"/>
                  <w:b/>
                  <w:bCs/>
                  <w:sz w:val="18"/>
                  <w:szCs w:val="18"/>
                  <w:highlight w:val="yellow"/>
                </w:rPr>
                <w:t xml:space="preserve">15.994.686.311</w:t>
              </w:r>
            </w:ins>
          </w:p>
        </w:tc>
      </w:tr>
      <w:tr>
        <w:trPr>
          <w:cantSplit/>
          <w:ins w:id="6933" w:author="Claude" w:date="2026-10-14T09:00:00Z"/>
        </w:trPr>
        <w:tc>
          <w:tcPr>
            <w:tcW w:w="7520" w:type="dxa"/>
            <w:gridSpan w:val="8"/>
            <w:shd w:val="clear" w:color="auto" w:fill="F2F2F2"/>
            <w:vAlign w:val="center"/>
          </w:tcPr>
          <w:p>
            <w:pPr>
              <w:spacing w:before="0" w:after="0"/>
              <w:jc w:val="left"/>
              <w:rPr>
                <w:ins w:id="6929" w:author="Claude" w:date="2026-10-14T09:00:00Z"/>
              </w:rPr>
            </w:pPr>
            <w:ins w:id="6930" w:author="Claude" w:date="2026-10-14T09:00:00Z">
              <w:r>
                <w:rPr>
                  <w:rFonts w:ascii="Times New Roman" w:hAnsi="Times New Roman" w:cs="Times New Roman"/>
                  <w:b/>
                  <w:bCs/>
                  <w:sz w:val="18"/>
                  <w:szCs w:val="18"/>
                </w:rPr>
                <w:t xml:space="preserve">TỔNG GIÁ TRỊ HỢP ĐỒNG SAU THUẾ</w:t>
              </w:r>
            </w:ins>
          </w:p>
        </w:tc>
        <w:tc>
          <w:tcPr>
            <w:tcW w:w="1552" w:type="dxa"/>
            <w:shd w:val="clear" w:color="auto" w:fill="F2F2F2"/>
            <w:vAlign w:val="center"/>
          </w:tcPr>
          <w:p>
            <w:pPr>
              <w:spacing w:before="0" w:after="0"/>
              <w:jc w:val="right"/>
              <w:rPr>
                <w:ins w:id="6931" w:author="Claude" w:date="2026-10-14T09:00:00Z"/>
              </w:rPr>
            </w:pPr>
            <w:ins w:id="6932" w:author="Claude" w:date="2026-10-14T09:00:00Z">
              <w:r>
                <w:rPr>
                  <w:rFonts w:ascii="Times New Roman" w:hAnsi="Times New Roman" w:cs="Times New Roman"/>
                  <w:b/>
                  <w:bCs/>
                  <w:sz w:val="18"/>
                  <w:szCs w:val="18"/>
                  <w:highlight w:val="yellow"/>
                </w:rPr>
                <w:t xml:space="preserve">215.928.265.204</w:t>
              </w:r>
            </w:ins>
          </w:p>
        </w:tc>
      </w:tr>
    </w:tbl>
    <w:p w14:paraId="142DC16F" w14:textId="77777777" w:rsidR="00CA57DD" w:rsidRPr="00040F1A" w:rsidRDefault="00CA57DD" w:rsidP="00040F1A">
      <w:pPr>
        <w:spacing w:after="120" w:line="276" w:lineRule="auto"/>
        <w:rPr>
          <w:sz w:val="26"/>
          <w:szCs w:val="26"/>
        </w:rPr>
      </w:pPr>
      <w:r>
        <w:rPr>
          <w:rFonts w:ascii="Times New Roman" w:hAnsi="Times New Roman"/>
          <w:bCs/>
          <w:i/>
          <w:sz w:val="26"/>
          <w:szCs w:val="26"/>
        </w:rPr>
        <w:br w:type="page"/>
      </w:r>
    </w:p>
    <w:p w14:paraId="3A626CCE" w14:textId="77777777"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lastRenderedPageBreak/>
        <w:t>BIỂU 02</w:t>
      </w:r>
    </w:p>
    <w:p w14:paraId="6CF4FE7D" w14:textId="77777777"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lang w:val="vi-VN"/>
        </w:rPr>
        <w:t xml:space="preserve"> PHẠM VI CÔNG VIỆC, CÁCH TÍNH KHỐI LƯỢNG VÀ BAO HÀM ĐƠN GIÁ</w:t>
      </w:r>
    </w:p>
    <w:p w14:paraId="0DD3F195" w14:textId="77777777" w:rsidR="00096978" w:rsidRPr="00302315" w:rsidRDefault="006403FA" w:rsidP="00040F1A">
      <w:pPr>
        <w:spacing w:after="120" w:line="276" w:lineRule="auto"/>
        <w:jc w:val="center"/>
        <w:rPr>
          <w:rFonts w:ascii="Times New Roman" w:hAnsi="Times New Roman"/>
          <w:bCs/>
          <w:i/>
          <w:sz w:val="26"/>
          <w:szCs w:val="26"/>
        </w:rPr>
      </w:pPr>
      <w:r>
        <w:rPr>
          <w:rFonts w:ascii="Times New Roman" w:hAnsi="Times New Roman"/>
          <w:bCs/>
          <w:i/>
          <w:sz w:val="26"/>
          <w:szCs w:val="26"/>
          <w:highlight w:val="yellow"/>
        </w:rPr>
        <w:t xml:space="preserve">(Kèm theo hợp </w:t>
      </w:r>
      <w:r>
        <w:rPr>
          <w:rFonts w:ascii="Times New Roman" w:hAnsi="Times New Roman" w:hint="eastAsia"/>
          <w:bCs/>
          <w:i/>
          <w:sz w:val="26"/>
          <w:szCs w:val="26"/>
          <w:highlight w:val="yellow"/>
        </w:rPr>
        <w:t>đ</w:t>
      </w:r>
      <w:r>
        <w:rPr>
          <w:rFonts w:ascii="Times New Roman" w:hAnsi="Times New Roman"/>
          <w:bCs/>
          <w:i/>
          <w:sz w:val="26"/>
          <w:szCs w:val="26"/>
          <w:highlight w:val="yellow"/>
        </w:rPr>
        <w:t>ồng số……..…/2026/H</w:t>
      </w:r>
      <w:r>
        <w:rPr>
          <w:rFonts w:ascii="Times New Roman" w:hAnsi="Times New Roman" w:hint="eastAsia"/>
          <w:bCs/>
          <w:i/>
          <w:sz w:val="26"/>
          <w:szCs w:val="26"/>
          <w:highlight w:val="yellow"/>
        </w:rPr>
        <w:t>Đ</w:t>
      </w:r>
      <w:r>
        <w:rPr>
          <w:rFonts w:ascii="Times New Roman" w:hAnsi="Times New Roman"/>
          <w:bCs/>
          <w:i/>
          <w:sz w:val="26"/>
          <w:szCs w:val="26"/>
          <w:highlight w:val="yellow"/>
        </w:rPr>
        <w:t>/YS/BXD ngày……tháng……n</w:t>
      </w:r>
      <w:r>
        <w:rPr>
          <w:rFonts w:ascii="Times New Roman" w:hAnsi="Times New Roman" w:hint="eastAsia"/>
          <w:bCs/>
          <w:i/>
          <w:sz w:val="26"/>
          <w:szCs w:val="26"/>
          <w:highlight w:val="yellow"/>
        </w:rPr>
        <w:t>ă</w:t>
      </w:r>
      <w:r>
        <w:rPr>
          <w:rFonts w:ascii="Times New Roman" w:hAnsi="Times New Roman"/>
          <w:bCs/>
          <w:i/>
          <w:sz w:val="26"/>
          <w:szCs w:val="26"/>
          <w:highlight w:val="yellow"/>
        </w:rPr>
        <w:t>m 2026)</w:t>
      </w:r>
    </w:p>
    <w:p w14:paraId="0081C0F5" w14:textId="77777777" w:rsidR="00C97675" w:rsidRPr="00302315" w:rsidRDefault="00C97675" w:rsidP="00040F1A">
      <w:pPr>
        <w:spacing w:after="120" w:line="276" w:lineRule="auto"/>
        <w:rPr>
          <w:rFonts w:ascii="Times New Roman" w:hAnsi="Times New Roman"/>
          <w:b/>
          <w:bCs/>
          <w:sz w:val="26"/>
          <w:szCs w:val="26"/>
          <w:u w:val="single"/>
          <w:lang w:val="vi-VN"/>
        </w:rPr>
      </w:pPr>
    </w:p>
    <w:p w14:paraId="0CD42577" w14:textId="77777777" w:rsidR="00C97675" w:rsidRPr="00302315" w:rsidRDefault="00C97675" w:rsidP="00040F1A">
      <w:pPr>
        <w:spacing w:after="120" w:line="276" w:lineRule="auto"/>
        <w:jc w:val="center"/>
        <w:rPr>
          <w:rFonts w:ascii="Times New Roman" w:hAnsi="Times New Roman"/>
          <w:b/>
          <w:bCs/>
          <w:sz w:val="26"/>
          <w:szCs w:val="26"/>
          <w:u w:val="single"/>
          <w:lang w:val="vi-VN"/>
        </w:rPr>
      </w:pPr>
    </w:p>
    <w:p w14:paraId="520F095D" w14:textId="77777777" w:rsidR="00C97675" w:rsidRPr="00302315" w:rsidRDefault="00C97675" w:rsidP="00040F1A">
      <w:pPr>
        <w:spacing w:after="120" w:line="276" w:lineRule="auto"/>
        <w:jc w:val="center"/>
        <w:rPr>
          <w:b/>
          <w:bCs/>
          <w:sz w:val="26"/>
          <w:szCs w:val="26"/>
          <w:u w:val="single"/>
        </w:rPr>
      </w:pPr>
      <w:r>
        <w:rPr>
          <w:b/>
          <w:bCs/>
          <w:sz w:val="26"/>
          <w:szCs w:val="26"/>
          <w:u w:val="single"/>
        </w:rPr>
        <w:br w:type="page"/>
      </w:r>
    </w:p>
    <w:p w14:paraId="25E706E9" w14:textId="77777777"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lang w:val="vi-VN"/>
        </w:rPr>
        <w:lastRenderedPageBreak/>
        <w:t>BIỂU 03</w:t>
      </w:r>
      <w:r>
        <w:rPr>
          <w:rFonts w:ascii="Times New Roman" w:hAnsi="Times New Roman"/>
          <w:b/>
          <w:bCs/>
          <w:sz w:val="26"/>
          <w:szCs w:val="26"/>
          <w:highlight w:val="yellow"/>
        </w:rPr>
        <w:t xml:space="preserve"> </w:t>
      </w:r>
    </w:p>
    <w:p w14:paraId="2B00CF1E" w14:textId="77777777" w:rsidR="00096978" w:rsidRPr="00040F1A" w:rsidRDefault="00EF170D" w:rsidP="00040F1A">
      <w:pPr>
        <w:spacing w:after="120" w:line="276" w:lineRule="auto"/>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14:paraId="59168DC2" w14:textId="77777777" w:rsidR="00096978" w:rsidRPr="00302315" w:rsidRDefault="000646AF" w:rsidP="00040F1A">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(Kèm theo hợp đồng số……..…/2026/HĐ/YS/BXD ngày……tháng……năm 2026)</w:t>
      </w:r>
    </w:p>
    <w:p w14:paraId="3A94CEA3" w14:textId="7777777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79C81568" w14:textId="7198E31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14:paraId="0BEA40F4" w14:textId="7777777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50"/>
        <w:gridCol w:w="5222"/>
        <w:gridCol w:w="1000"/>
        <w:gridCol w:w="1000"/>
        <w:gridCol w:w="1000"/>
      </w:tblGrid>
      <w:tr w:rsidR="00B0112F" w14:paraId="7512FB65" w14:textId="77777777">
        <w:trPr>
          <w:cantSplit/>
          <w:tblHeader/>
          <w:del w:id="6934" w:author="Claude" w:date="2026-10-14T09:00:00Z"/>
        </w:trPr>
        <w:tc>
          <w:tcPr>
            <w:tcW w:w="850" w:type="dxa"/>
            <w:shd w:val="clear" w:color="auto" w:fill="D9D9D9"/>
            <w:vAlign w:val="center"/>
          </w:tcPr>
          <w:p w14:paraId="34CA8205" w14:textId="77777777" w:rsidR="00B0112F" w:rsidRDefault="00000000" w:rsidP="00040F1A">
            <w:pPr>
              <w:spacing w:after="120" w:line="276" w:lineRule="auto"/>
              <w:jc w:val="center"/>
              <w:rPr>
                <w:del w:id="6936" w:author="Claude" w:date="2026-10-14T09:00:00Z"/>
              </w:rPr>
            </w:pPr>
            <w:del w:id="6935" w:author="Claude" w:date="2026-10-14T09:00:00Z">
              <w:r>
                <w:rPr>
                  <w:rFonts w:ascii="Times New Roman" w:hAnsi="Times New Roman"/>
                  <w:b/>
                  <w:bCs/>
                  <w:sz w:val="22"/>
                  <w:szCs w:val="22"/>
                </w:rPr>
                <w:delText xml:space="preserve">STT</w:delText>
              </w:r>
            </w:del>
          </w:p>
        </w:tc>
        <w:tc>
          <w:tcPr>
            <w:tcW w:w="5222" w:type="dxa"/>
            <w:shd w:val="clear" w:color="auto" w:fill="D9D9D9"/>
            <w:vAlign w:val="center"/>
          </w:tcPr>
          <w:p w14:paraId="57EAC831" w14:textId="77777777" w:rsidR="00B0112F" w:rsidRDefault="00000000" w:rsidP="00040F1A">
            <w:pPr>
              <w:spacing w:after="120" w:line="276" w:lineRule="auto"/>
              <w:rPr>
                <w:del w:id="6938" w:author="Claude" w:date="2026-10-14T09:00:00Z"/>
              </w:rPr>
            </w:pPr>
            <w:del w:id="6937" w:author="Claude" w:date="2026-10-14T09:00:00Z">
              <w:r>
                <w:rPr>
                  <w:rFonts w:ascii="Times New Roman" w:hAnsi="Times New Roman"/>
                  <w:b/>
                  <w:bCs/>
                  <w:sz w:val="22"/>
                  <w:szCs w:val="22"/>
                </w:rPr>
                <w:delText xml:space="preserve">Mô tả</w:delText>
              </w:r>
            </w:del>
          </w:p>
        </w:tc>
        <w:tc>
          <w:tcPr>
            <w:tcW w:w="1000" w:type="dxa"/>
            <w:shd w:val="clear" w:color="auto" w:fill="D9D9D9"/>
            <w:vAlign w:val="center"/>
          </w:tcPr>
          <w:p w14:paraId="650ED97D" w14:textId="77777777" w:rsidR="00B0112F" w:rsidRDefault="00000000" w:rsidP="00040F1A">
            <w:pPr>
              <w:spacing w:after="120" w:line="276" w:lineRule="auto"/>
              <w:jc w:val="center"/>
              <w:rPr>
                <w:del w:id="6940" w:author="Claude" w:date="2026-10-14T09:00:00Z"/>
              </w:rPr>
            </w:pPr>
            <w:del w:id="6939" w:author="Claude" w:date="2026-10-14T09:00:00Z">
              <w:r>
                <w:rPr>
                  <w:rFonts w:ascii="Times New Roman" w:hAnsi="Times New Roman"/>
                  <w:b/>
                  <w:bCs/>
                  <w:sz w:val="22"/>
                  <w:szCs w:val="22"/>
                </w:rPr>
                <w:delText xml:space="preserve">Bên B (Nhà thầu phụ)</w:delText>
              </w:r>
            </w:del>
          </w:p>
        </w:tc>
        <w:tc>
          <w:tcPr>
            <w:tcW w:w="1000" w:type="dxa"/>
            <w:shd w:val="clear" w:color="auto" w:fill="D9D9D9"/>
            <w:vAlign w:val="center"/>
          </w:tcPr>
          <w:p w14:paraId="05BA7A83" w14:textId="77777777" w:rsidR="00B0112F" w:rsidRDefault="00000000" w:rsidP="00040F1A">
            <w:pPr>
              <w:spacing w:after="120" w:line="276" w:lineRule="auto"/>
              <w:jc w:val="center"/>
              <w:rPr>
                <w:del w:id="6942" w:author="Claude" w:date="2026-10-14T09:00:00Z"/>
              </w:rPr>
            </w:pPr>
            <w:del w:id="6941" w:author="Claude" w:date="2026-10-14T09:00:00Z">
              <w:r>
                <w:rPr>
                  <w:rFonts w:ascii="Times New Roman" w:hAnsi="Times New Roman"/>
                  <w:b/>
                  <w:bCs/>
                  <w:sz w:val="22"/>
                  <w:szCs w:val="22"/>
                </w:rPr>
                <w:delText xml:space="preserve">Bên A (Tổng thầu)</w:delText>
              </w:r>
            </w:del>
          </w:p>
        </w:tc>
        <w:tc>
          <w:tcPr>
            <w:tcW w:w="1000" w:type="dxa"/>
            <w:shd w:val="clear" w:color="auto" w:fill="D9D9D9"/>
            <w:vAlign w:val="center"/>
          </w:tcPr>
          <w:p w14:paraId="5DFAAEDB" w14:textId="77777777" w:rsidR="00B0112F" w:rsidRDefault="00000000" w:rsidP="00040F1A">
            <w:pPr>
              <w:spacing w:after="120" w:line="276" w:lineRule="auto"/>
              <w:jc w:val="center"/>
              <w:rPr>
                <w:del w:id="6944" w:author="Claude" w:date="2026-10-14T09:00:00Z"/>
              </w:rPr>
            </w:pPr>
            <w:del w:id="6943" w:author="Claude" w:date="2026-10-14T09:00:00Z">
              <w:r>
                <w:rPr>
                  <w:rFonts w:ascii="Times New Roman" w:hAnsi="Times New Roman"/>
                  <w:b/>
                  <w:bCs/>
                  <w:sz w:val="22"/>
                  <w:szCs w:val="22"/>
                </w:rPr>
                <w:delText xml:space="preserve">Các nhà thầu khác</w:delText>
              </w:r>
            </w:del>
          </w:p>
        </w:tc>
      </w:tr>
      <w:tr w:rsidR="00B0112F" w14:paraId="32D98860" w14:textId="77777777">
        <w:trPr>
          <w:cantSplit/>
          <w:del w:id="6945" w:author="Claude" w:date="2026-10-14T09:00:00Z"/>
        </w:trPr>
        <w:tc>
          <w:tcPr>
            <w:tcW w:w="850" w:type="dxa"/>
            <w:shd w:val="clear" w:color="auto" w:fill="D9D9D9"/>
            <w:vAlign w:val="center"/>
          </w:tcPr>
          <w:p w14:paraId="74434AD9" w14:textId="77777777" w:rsidR="00B0112F" w:rsidRDefault="00000000" w:rsidP="00040F1A">
            <w:pPr>
              <w:spacing w:after="120" w:line="276" w:lineRule="auto"/>
              <w:jc w:val="center"/>
              <w:rPr>
                <w:del w:id="6947" w:author="Claude" w:date="2026-10-14T09:00:00Z"/>
              </w:rPr>
            </w:pPr>
            <w:del w:id="6946" w:author="Claude" w:date="2026-10-14T09:00:00Z">
              <w:r>
                <w:rPr>
                  <w:rFonts w:ascii="Times New Roman" w:hAnsi="Times New Roman"/>
                  <w:b/>
                  <w:bCs/>
                  <w:sz w:val="22"/>
                  <w:szCs w:val="22"/>
                </w:rPr>
                <w:delText xml:space="preserve">1</w:delText>
              </w:r>
            </w:del>
          </w:p>
        </w:tc>
        <w:tc>
          <w:tcPr>
            <w:tcW w:w="5222" w:type="dxa"/>
            <w:shd w:val="clear" w:color="auto" w:fill="D9D9D9"/>
            <w:vAlign w:val="center"/>
          </w:tcPr>
          <w:p w14:paraId="549B5C18" w14:textId="77777777" w:rsidR="00B0112F" w:rsidRDefault="00000000" w:rsidP="00040F1A">
            <w:pPr>
              <w:spacing w:after="120" w:line="276" w:lineRule="auto"/>
              <w:rPr>
                <w:del w:id="6949" w:author="Claude" w:date="2026-10-14T09:00:00Z"/>
              </w:rPr>
            </w:pPr>
            <w:del w:id="6948" w:author="Claude" w:date="2026-10-14T09:00:00Z">
              <w:r>
                <w:rPr>
                  <w:rFonts w:ascii="Times New Roman" w:hAnsi="Times New Roman"/>
                  <w:b/>
                  <w:bCs/>
                  <w:sz w:val="22"/>
                  <w:szCs w:val="22"/>
                </w:rPr>
                <w:delText xml:space="preserve">Tài liệu và bản vẽ</w:delText>
              </w:r>
            </w:del>
          </w:p>
        </w:tc>
        <w:tc>
          <w:tcPr>
            <w:tcW w:w="1000" w:type="dxa"/>
            <w:shd w:val="clear" w:color="auto" w:fill="D9D9D9"/>
            <w:vAlign w:val="center"/>
          </w:tcPr>
          <w:p w14:paraId="6728E8E5" w14:textId="77777777" w:rsidR="00B0112F" w:rsidRDefault="00B0112F" w:rsidP="00040F1A">
            <w:pPr>
              <w:spacing w:after="120" w:line="276" w:lineRule="auto"/>
              <w:jc w:val="center"/>
              <w:rPr>
                <w:del w:id="6950" w:author="Claude" w:date="2026-10-14T09:00:00Z"/>
              </w:rPr>
            </w:pPr>
          </w:p>
        </w:tc>
        <w:tc>
          <w:tcPr>
            <w:tcW w:w="1000" w:type="dxa"/>
            <w:shd w:val="clear" w:color="auto" w:fill="D9D9D9"/>
            <w:vAlign w:val="center"/>
          </w:tcPr>
          <w:p w14:paraId="277B93C7" w14:textId="77777777" w:rsidR="00B0112F" w:rsidRDefault="00B0112F" w:rsidP="00040F1A">
            <w:pPr>
              <w:spacing w:after="120" w:line="276" w:lineRule="auto"/>
              <w:jc w:val="center"/>
              <w:rPr>
                <w:del w:id="6951" w:author="Claude" w:date="2026-10-14T09:00:00Z"/>
              </w:rPr>
            </w:pPr>
          </w:p>
        </w:tc>
        <w:tc>
          <w:tcPr>
            <w:tcW w:w="1000" w:type="dxa"/>
            <w:shd w:val="clear" w:color="auto" w:fill="D9D9D9"/>
            <w:vAlign w:val="center"/>
          </w:tcPr>
          <w:p w14:paraId="4AE0F310" w14:textId="77777777" w:rsidR="00B0112F" w:rsidRDefault="00B0112F" w:rsidP="00040F1A">
            <w:pPr>
              <w:spacing w:after="120" w:line="276" w:lineRule="auto"/>
              <w:jc w:val="center"/>
              <w:rPr>
                <w:del w:id="6952" w:author="Claude" w:date="2026-10-14T09:00:00Z"/>
              </w:rPr>
            </w:pPr>
          </w:p>
        </w:tc>
      </w:tr>
      <w:tr w:rsidR="00B0112F" w14:paraId="665F8BFF" w14:textId="77777777">
        <w:trPr>
          <w:cantSplit/>
          <w:del w:id="6953" w:author="Claude" w:date="2026-10-14T09:00:00Z"/>
        </w:trPr>
        <w:tc>
          <w:tcPr>
            <w:tcW w:w="850" w:type="dxa"/>
            <w:vAlign w:val="center"/>
          </w:tcPr>
          <w:p w14:paraId="5E51A35D" w14:textId="77777777" w:rsidR="00B0112F" w:rsidRDefault="00000000" w:rsidP="00040F1A">
            <w:pPr>
              <w:spacing w:after="120" w:line="276" w:lineRule="auto"/>
              <w:jc w:val="center"/>
              <w:rPr>
                <w:del w:id="6955" w:author="Claude" w:date="2026-10-14T09:00:00Z"/>
              </w:rPr>
            </w:pPr>
            <w:del w:id="6954" w:author="Claude" w:date="2026-10-14T09:00:00Z">
              <w:r>
                <w:rPr>
                  <w:rFonts w:ascii="Times New Roman" w:hAnsi="Times New Roman"/>
                  <w:sz w:val="22"/>
                  <w:szCs w:val="22"/>
                </w:rPr>
                <w:delText xml:space="preserve">1.1</w:delText>
              </w:r>
            </w:del>
          </w:p>
        </w:tc>
        <w:tc>
          <w:tcPr>
            <w:tcW w:w="5222" w:type="dxa"/>
            <w:vAlign w:val="center"/>
          </w:tcPr>
          <w:p w14:paraId="7CF5147A" w14:textId="77777777" w:rsidR="00B0112F" w:rsidRDefault="00000000" w:rsidP="00040F1A">
            <w:pPr>
              <w:spacing w:after="120" w:line="276" w:lineRule="auto"/>
              <w:rPr>
                <w:del w:id="6957" w:author="Claude" w:date="2026-10-14T09:00:00Z"/>
              </w:rPr>
            </w:pPr>
            <w:del w:id="6956" w:author="Claude" w:date="2026-10-14T09:00:00Z">
              <w:r>
                <w:rPr>
                  <w:rFonts w:ascii="Times New Roman" w:hAnsi="Times New Roman"/>
                  <w:sz w:val="22"/>
                  <w:szCs w:val="22"/>
                </w:rPr>
                <w:delText xml:space="preserve">Cung cấp hồ sơ thiết kế bản vẽ thi công đã được phê duyệt</w:delText>
              </w:r>
            </w:del>
          </w:p>
        </w:tc>
        <w:tc>
          <w:tcPr>
            <w:tcW w:w="1000" w:type="dxa"/>
            <w:vAlign w:val="center"/>
          </w:tcPr>
          <w:p w14:paraId="611F8986" w14:textId="77777777" w:rsidR="00B0112F" w:rsidRDefault="00B0112F" w:rsidP="00040F1A">
            <w:pPr>
              <w:spacing w:after="120" w:line="276" w:lineRule="auto"/>
              <w:jc w:val="center"/>
              <w:rPr>
                <w:del w:id="6958" w:author="Claude" w:date="2026-10-14T09:00:00Z"/>
              </w:rPr>
            </w:pPr>
          </w:p>
        </w:tc>
        <w:tc>
          <w:tcPr>
            <w:tcW w:w="1000" w:type="dxa"/>
            <w:vAlign w:val="center"/>
          </w:tcPr>
          <w:p w14:paraId="11EBC79A" w14:textId="77777777" w:rsidR="00B0112F" w:rsidRDefault="00000000" w:rsidP="00040F1A">
            <w:pPr>
              <w:spacing w:after="120" w:line="276" w:lineRule="auto"/>
              <w:jc w:val="center"/>
              <w:rPr>
                <w:del w:id="6960" w:author="Claude" w:date="2026-10-14T09:00:00Z"/>
              </w:rPr>
            </w:pPr>
            <w:del w:id="6959" w:author="Claude" w:date="2026-10-14T09:00:00Z">
              <w:r>
                <w:rPr>
                  <w:rFonts w:ascii="Times New Roman" w:hAnsi="Times New Roman"/>
                  <w:b/>
                  <w:bCs/>
                  <w:sz w:val="22"/>
                  <w:szCs w:val="22"/>
                </w:rPr>
                <w:delText xml:space="preserve">P</w:delText>
              </w:r>
            </w:del>
          </w:p>
        </w:tc>
        <w:tc>
          <w:tcPr>
            <w:tcW w:w="1000" w:type="dxa"/>
            <w:vAlign w:val="center"/>
          </w:tcPr>
          <w:p w14:paraId="1D552455" w14:textId="77777777" w:rsidR="00B0112F" w:rsidRDefault="00B0112F" w:rsidP="00040F1A">
            <w:pPr>
              <w:spacing w:after="120" w:line="276" w:lineRule="auto"/>
              <w:jc w:val="center"/>
              <w:rPr>
                <w:del w:id="6961" w:author="Claude" w:date="2026-10-14T09:00:00Z"/>
              </w:rPr>
            </w:pPr>
          </w:p>
        </w:tc>
      </w:tr>
      <w:tr w:rsidR="00B0112F" w14:paraId="1B88C518" w14:textId="77777777">
        <w:trPr>
          <w:cantSplit/>
          <w:del w:id="6962" w:author="Claude" w:date="2026-10-14T09:00:00Z"/>
        </w:trPr>
        <w:tc>
          <w:tcPr>
            <w:tcW w:w="850" w:type="dxa"/>
            <w:vAlign w:val="center"/>
          </w:tcPr>
          <w:p w14:paraId="7A8A9B89" w14:textId="77777777" w:rsidR="00B0112F" w:rsidRDefault="00000000" w:rsidP="00040F1A">
            <w:pPr>
              <w:spacing w:after="120" w:line="276" w:lineRule="auto"/>
              <w:jc w:val="center"/>
              <w:rPr>
                <w:del w:id="6964" w:author="Claude" w:date="2026-10-14T09:00:00Z"/>
              </w:rPr>
            </w:pPr>
            <w:del w:id="6963" w:author="Claude" w:date="2026-10-14T09:00:00Z">
              <w:r>
                <w:rPr>
                  <w:rFonts w:ascii="Times New Roman" w:hAnsi="Times New Roman"/>
                  <w:sz w:val="22"/>
                  <w:szCs w:val="22"/>
                </w:rPr>
                <w:delText xml:space="preserve">1.2</w:delText>
              </w:r>
            </w:del>
          </w:p>
        </w:tc>
        <w:tc>
          <w:tcPr>
            <w:tcW w:w="5222" w:type="dxa"/>
            <w:vAlign w:val="center"/>
          </w:tcPr>
          <w:p w14:paraId="327DD82C" w14:textId="77777777" w:rsidR="00B0112F" w:rsidRDefault="00000000" w:rsidP="00040F1A">
            <w:pPr>
              <w:spacing w:after="120" w:line="276" w:lineRule="auto"/>
              <w:rPr>
                <w:del w:id="6966" w:author="Claude" w:date="2026-10-14T09:00:00Z"/>
              </w:rPr>
            </w:pPr>
            <w:del w:id="6965" w:author="Claude" w:date="2026-10-14T09:00:00Z">
              <w:r>
                <w:rPr>
                  <w:rFonts w:ascii="Times New Roman" w:hAnsi="Times New Roman"/>
                  <w:sz w:val="22"/>
                  <w:szCs w:val="22"/>
                </w:rPr>
                <w:delText xml:space="preserve">Lập, trình duyệt bản vẽ thi công chi tiết (shop drawing), bản vẽ biện pháp, bản vẽ chi tiết cốt thép, ván khuôn và bản vẽ hoàn công</w:delText>
              </w:r>
            </w:del>
          </w:p>
        </w:tc>
        <w:tc>
          <w:tcPr>
            <w:tcW w:w="1000" w:type="dxa"/>
            <w:vAlign w:val="center"/>
          </w:tcPr>
          <w:p w14:paraId="20DADE23" w14:textId="77777777" w:rsidR="00B0112F" w:rsidRDefault="00000000" w:rsidP="00040F1A">
            <w:pPr>
              <w:spacing w:after="120" w:line="276" w:lineRule="auto"/>
              <w:jc w:val="center"/>
              <w:rPr>
                <w:del w:id="6968" w:author="Claude" w:date="2026-10-14T09:00:00Z"/>
              </w:rPr>
            </w:pPr>
            <w:del w:id="6967" w:author="Claude" w:date="2026-10-14T09:00:00Z">
              <w:r>
                <w:rPr>
                  <w:rFonts w:ascii="Times New Roman" w:hAnsi="Times New Roman"/>
                  <w:b/>
                  <w:bCs/>
                  <w:sz w:val="22"/>
                  <w:szCs w:val="22"/>
                </w:rPr>
                <w:delText xml:space="preserve">P</w:delText>
              </w:r>
            </w:del>
          </w:p>
        </w:tc>
        <w:tc>
          <w:tcPr>
            <w:tcW w:w="1000" w:type="dxa"/>
            <w:vAlign w:val="center"/>
          </w:tcPr>
          <w:p w14:paraId="0788A981" w14:textId="77777777" w:rsidR="00B0112F" w:rsidRDefault="00000000" w:rsidP="00040F1A">
            <w:pPr>
              <w:spacing w:after="120" w:line="276" w:lineRule="auto"/>
              <w:jc w:val="center"/>
              <w:rPr>
                <w:del w:id="6970" w:author="Claude" w:date="2026-10-14T09:00:00Z"/>
              </w:rPr>
            </w:pPr>
            <w:del w:id="6969" w:author="Claude" w:date="2026-10-14T09:00:00Z">
              <w:r>
                <w:rPr>
                  <w:rFonts w:ascii="Times New Roman" w:hAnsi="Times New Roman"/>
                  <w:b/>
                  <w:bCs/>
                  <w:sz w:val="22"/>
                  <w:szCs w:val="22"/>
                </w:rPr>
                <w:delText xml:space="preserve">C</w:delText>
              </w:r>
            </w:del>
          </w:p>
        </w:tc>
        <w:tc>
          <w:tcPr>
            <w:tcW w:w="1000" w:type="dxa"/>
            <w:vAlign w:val="center"/>
          </w:tcPr>
          <w:p w14:paraId="20DB639A" w14:textId="77777777" w:rsidR="00B0112F" w:rsidRDefault="00B0112F" w:rsidP="00040F1A">
            <w:pPr>
              <w:spacing w:after="120" w:line="276" w:lineRule="auto"/>
              <w:jc w:val="center"/>
              <w:rPr>
                <w:del w:id="6971" w:author="Claude" w:date="2026-10-14T09:00:00Z"/>
              </w:rPr>
            </w:pPr>
          </w:p>
        </w:tc>
      </w:tr>
      <w:tr w:rsidR="00B0112F" w14:paraId="2D7E986E" w14:textId="77777777">
        <w:trPr>
          <w:cantSplit/>
          <w:del w:id="6972" w:author="Claude" w:date="2026-10-14T09:00:00Z"/>
        </w:trPr>
        <w:tc>
          <w:tcPr>
            <w:tcW w:w="850" w:type="dxa"/>
            <w:vAlign w:val="center"/>
          </w:tcPr>
          <w:p w14:paraId="68FDDB65" w14:textId="77777777" w:rsidR="00B0112F" w:rsidRDefault="00000000" w:rsidP="00040F1A">
            <w:pPr>
              <w:spacing w:after="120" w:line="276" w:lineRule="auto"/>
              <w:jc w:val="center"/>
              <w:rPr>
                <w:del w:id="6974" w:author="Claude" w:date="2026-10-14T09:00:00Z"/>
              </w:rPr>
            </w:pPr>
            <w:del w:id="6973" w:author="Claude" w:date="2026-10-14T09:00:00Z">
              <w:r>
                <w:rPr>
                  <w:rFonts w:ascii="Times New Roman" w:hAnsi="Times New Roman"/>
                  <w:sz w:val="22"/>
                  <w:szCs w:val="22"/>
                </w:rPr>
                <w:delText xml:space="preserve">1.3</w:delText>
              </w:r>
            </w:del>
          </w:p>
        </w:tc>
        <w:tc>
          <w:tcPr>
            <w:tcW w:w="5222" w:type="dxa"/>
            <w:vAlign w:val="center"/>
          </w:tcPr>
          <w:p w14:paraId="6DD69BF0" w14:textId="77777777" w:rsidR="00B0112F" w:rsidRDefault="00000000" w:rsidP="00040F1A">
            <w:pPr>
              <w:spacing w:after="120" w:line="276" w:lineRule="auto"/>
              <w:rPr>
                <w:del w:id="6976" w:author="Claude" w:date="2026-10-14T09:00:00Z"/>
              </w:rPr>
            </w:pPr>
            <w:del w:id="6975" w:author="Claude" w:date="2026-10-14T09:00:00Z">
              <w:r>
                <w:rPr>
                  <w:rFonts w:ascii="Times New Roman" w:hAnsi="Times New Roman"/>
                  <w:sz w:val="22"/>
                  <w:szCs w:val="22"/>
                </w:rPr>
                <w:delText xml:space="preserve">Lập hồ sơ quản lý chất lượng (biên bản nghiệm thu, nhật ký thi công, bản vẽ hoàn công, kết quả thí nghiệm...)</w:delText>
              </w:r>
            </w:del>
          </w:p>
        </w:tc>
        <w:tc>
          <w:tcPr>
            <w:tcW w:w="1000" w:type="dxa"/>
            <w:vAlign w:val="center"/>
          </w:tcPr>
          <w:p w14:paraId="5D2935C1" w14:textId="77777777" w:rsidR="00B0112F" w:rsidRDefault="00000000" w:rsidP="00040F1A">
            <w:pPr>
              <w:spacing w:after="120" w:line="276" w:lineRule="auto"/>
              <w:jc w:val="center"/>
              <w:rPr>
                <w:del w:id="6978" w:author="Claude" w:date="2026-10-14T09:00:00Z"/>
              </w:rPr>
            </w:pPr>
            <w:del w:id="6977" w:author="Claude" w:date="2026-10-14T09:00:00Z">
              <w:r>
                <w:rPr>
                  <w:rFonts w:ascii="Times New Roman" w:hAnsi="Times New Roman"/>
                  <w:b/>
                  <w:bCs/>
                  <w:sz w:val="22"/>
                  <w:szCs w:val="22"/>
                </w:rPr>
                <w:delText xml:space="preserve">P</w:delText>
              </w:r>
            </w:del>
          </w:p>
        </w:tc>
        <w:tc>
          <w:tcPr>
            <w:tcW w:w="1000" w:type="dxa"/>
            <w:vAlign w:val="center"/>
          </w:tcPr>
          <w:p w14:paraId="110018CA" w14:textId="77777777" w:rsidR="00B0112F" w:rsidRDefault="00000000" w:rsidP="00040F1A">
            <w:pPr>
              <w:spacing w:after="120" w:line="276" w:lineRule="auto"/>
              <w:jc w:val="center"/>
              <w:rPr>
                <w:del w:id="6980" w:author="Claude" w:date="2026-10-14T09:00:00Z"/>
              </w:rPr>
            </w:pPr>
            <w:del w:id="6979" w:author="Claude" w:date="2026-10-14T09:00:00Z">
              <w:r>
                <w:rPr>
                  <w:rFonts w:ascii="Times New Roman" w:hAnsi="Times New Roman"/>
                  <w:b/>
                  <w:bCs/>
                  <w:sz w:val="22"/>
                  <w:szCs w:val="22"/>
                </w:rPr>
                <w:delText xml:space="preserve">C</w:delText>
              </w:r>
            </w:del>
          </w:p>
        </w:tc>
        <w:tc>
          <w:tcPr>
            <w:tcW w:w="1000" w:type="dxa"/>
            <w:vAlign w:val="center"/>
          </w:tcPr>
          <w:p w14:paraId="4BC3B188" w14:textId="77777777" w:rsidR="00B0112F" w:rsidRDefault="00B0112F" w:rsidP="00040F1A">
            <w:pPr>
              <w:spacing w:after="120" w:line="276" w:lineRule="auto"/>
              <w:jc w:val="center"/>
              <w:rPr>
                <w:del w:id="6981" w:author="Claude" w:date="2026-10-14T09:00:00Z"/>
              </w:rPr>
            </w:pPr>
          </w:p>
        </w:tc>
      </w:tr>
      <w:tr w:rsidR="00B0112F" w14:paraId="456AF7F7" w14:textId="77777777">
        <w:trPr>
          <w:cantSplit/>
          <w:del w:id="6982" w:author="Claude" w:date="2026-10-14T09:00:00Z"/>
        </w:trPr>
        <w:tc>
          <w:tcPr>
            <w:tcW w:w="850" w:type="dxa"/>
            <w:vAlign w:val="center"/>
          </w:tcPr>
          <w:p w14:paraId="6CAA8E9F" w14:textId="77777777" w:rsidR="00B0112F" w:rsidRDefault="00000000" w:rsidP="00040F1A">
            <w:pPr>
              <w:spacing w:after="120" w:line="276" w:lineRule="auto"/>
              <w:jc w:val="center"/>
              <w:rPr>
                <w:del w:id="6984" w:author="Claude" w:date="2026-10-14T09:00:00Z"/>
              </w:rPr>
            </w:pPr>
            <w:del w:id="6983" w:author="Claude" w:date="2026-10-14T09:00:00Z">
              <w:r>
                <w:rPr>
                  <w:rFonts w:ascii="Times New Roman" w:hAnsi="Times New Roman"/>
                  <w:sz w:val="22"/>
                  <w:szCs w:val="22"/>
                </w:rPr>
                <w:delText xml:space="preserve">1.4</w:delText>
              </w:r>
            </w:del>
          </w:p>
        </w:tc>
        <w:tc>
          <w:tcPr>
            <w:tcW w:w="5222" w:type="dxa"/>
            <w:vAlign w:val="center"/>
          </w:tcPr>
          <w:p w14:paraId="662E61B8" w14:textId="77777777" w:rsidR="00B0112F" w:rsidRDefault="00000000" w:rsidP="00040F1A">
            <w:pPr>
              <w:spacing w:after="120" w:line="276" w:lineRule="auto"/>
              <w:rPr>
                <w:del w:id="6986" w:author="Claude" w:date="2026-10-14T09:00:00Z"/>
              </w:rPr>
            </w:pPr>
            <w:del w:id="6985" w:author="Claude" w:date="2026-10-14T09:00:00Z">
              <w:r>
                <w:rPr>
                  <w:rFonts w:ascii="Times New Roman" w:hAnsi="Times New Roman"/>
                  <w:sz w:val="22"/>
                  <w:szCs w:val="22"/>
                </w:rPr>
                <w:delText xml:space="preserve">Lập biện pháp, quy trình thi công trình Tư vấn giám sát, Bên A, Chủ đầu tư phê duyệt</w:delText>
              </w:r>
            </w:del>
          </w:p>
        </w:tc>
        <w:tc>
          <w:tcPr>
            <w:tcW w:w="1000" w:type="dxa"/>
            <w:vAlign w:val="center"/>
          </w:tcPr>
          <w:p w14:paraId="1C67C8B5" w14:textId="77777777" w:rsidR="00B0112F" w:rsidRDefault="00000000" w:rsidP="00040F1A">
            <w:pPr>
              <w:spacing w:after="120" w:line="276" w:lineRule="auto"/>
              <w:jc w:val="center"/>
              <w:rPr>
                <w:del w:id="6988" w:author="Claude" w:date="2026-10-14T09:00:00Z"/>
              </w:rPr>
            </w:pPr>
            <w:del w:id="6987" w:author="Claude" w:date="2026-10-14T09:00:00Z">
              <w:r>
                <w:rPr>
                  <w:rFonts w:ascii="Times New Roman" w:hAnsi="Times New Roman"/>
                  <w:b/>
                  <w:bCs/>
                  <w:sz w:val="22"/>
                  <w:szCs w:val="22"/>
                </w:rPr>
                <w:delText xml:space="preserve">P</w:delText>
              </w:r>
            </w:del>
          </w:p>
        </w:tc>
        <w:tc>
          <w:tcPr>
            <w:tcW w:w="1000" w:type="dxa"/>
            <w:vAlign w:val="center"/>
          </w:tcPr>
          <w:p w14:paraId="548B7AB4" w14:textId="77777777" w:rsidR="00B0112F" w:rsidRDefault="00000000" w:rsidP="00040F1A">
            <w:pPr>
              <w:spacing w:after="120" w:line="276" w:lineRule="auto"/>
              <w:jc w:val="center"/>
              <w:rPr>
                <w:del w:id="6990" w:author="Claude" w:date="2026-10-14T09:00:00Z"/>
              </w:rPr>
            </w:pPr>
            <w:del w:id="6989" w:author="Claude" w:date="2026-10-14T09:00:00Z">
              <w:r>
                <w:rPr>
                  <w:rFonts w:ascii="Times New Roman" w:hAnsi="Times New Roman"/>
                  <w:b/>
                  <w:bCs/>
                  <w:sz w:val="22"/>
                  <w:szCs w:val="22"/>
                </w:rPr>
                <w:delText xml:space="preserve">C</w:delText>
              </w:r>
            </w:del>
          </w:p>
        </w:tc>
        <w:tc>
          <w:tcPr>
            <w:tcW w:w="1000" w:type="dxa"/>
            <w:vAlign w:val="center"/>
          </w:tcPr>
          <w:p w14:paraId="05EF3904" w14:textId="77777777" w:rsidR="00B0112F" w:rsidRDefault="00B0112F" w:rsidP="00040F1A">
            <w:pPr>
              <w:spacing w:after="120" w:line="276" w:lineRule="auto"/>
              <w:jc w:val="center"/>
              <w:rPr>
                <w:del w:id="6991" w:author="Claude" w:date="2026-10-14T09:00:00Z"/>
              </w:rPr>
            </w:pPr>
          </w:p>
        </w:tc>
      </w:tr>
      <w:tr w:rsidR="00B0112F" w14:paraId="1BB5C406" w14:textId="77777777">
        <w:trPr>
          <w:cantSplit/>
          <w:del w:id="6992" w:author="Claude" w:date="2026-10-14T09:00:00Z"/>
        </w:trPr>
        <w:tc>
          <w:tcPr>
            <w:tcW w:w="850" w:type="dxa"/>
            <w:vAlign w:val="center"/>
          </w:tcPr>
          <w:p w14:paraId="33B78A56" w14:textId="77777777" w:rsidR="00B0112F" w:rsidRDefault="00000000" w:rsidP="00040F1A">
            <w:pPr>
              <w:spacing w:after="120" w:line="276" w:lineRule="auto"/>
              <w:jc w:val="center"/>
              <w:rPr>
                <w:del w:id="6994" w:author="Claude" w:date="2026-10-14T09:00:00Z"/>
              </w:rPr>
            </w:pPr>
            <w:del w:id="6993" w:author="Claude" w:date="2026-10-14T09:00:00Z">
              <w:r>
                <w:rPr>
                  <w:rFonts w:ascii="Times New Roman" w:hAnsi="Times New Roman"/>
                  <w:sz w:val="22"/>
                  <w:szCs w:val="22"/>
                </w:rPr>
                <w:delText xml:space="preserve">1.5</w:delText>
              </w:r>
            </w:del>
          </w:p>
        </w:tc>
        <w:tc>
          <w:tcPr>
            <w:tcW w:w="5222" w:type="dxa"/>
            <w:vAlign w:val="center"/>
          </w:tcPr>
          <w:p w14:paraId="2342C349" w14:textId="77777777" w:rsidR="00B0112F" w:rsidRDefault="00000000" w:rsidP="00040F1A">
            <w:pPr>
              <w:spacing w:after="120" w:line="276" w:lineRule="auto"/>
              <w:rPr>
                <w:del w:id="6996" w:author="Claude" w:date="2026-10-14T09:00:00Z"/>
              </w:rPr>
            </w:pPr>
            <w:del w:id="6995" w:author="Claude" w:date="2026-10-14T09:00:00Z">
              <w:r>
                <w:rPr>
                  <w:rFonts w:ascii="Times New Roman" w:hAnsi="Times New Roman"/>
                  <w:sz w:val="22"/>
                  <w:szCs w:val="22"/>
                </w:rPr>
                <w:delText xml:space="preserve">Thuê tổ chức tư vấn đủ điều kiện năng lực thẩm tra biện pháp thi công hệ cừ, văng chống; chịu chi phí thẩm tra</w:delText>
              </w:r>
            </w:del>
          </w:p>
        </w:tc>
        <w:tc>
          <w:tcPr>
            <w:tcW w:w="1000" w:type="dxa"/>
            <w:vAlign w:val="center"/>
          </w:tcPr>
          <w:p w14:paraId="534A8A48" w14:textId="77777777" w:rsidR="00B0112F" w:rsidRDefault="00000000" w:rsidP="00040F1A">
            <w:pPr>
              <w:spacing w:after="120" w:line="276" w:lineRule="auto"/>
              <w:jc w:val="center"/>
              <w:rPr>
                <w:del w:id="6998" w:author="Claude" w:date="2026-10-14T09:00:00Z"/>
              </w:rPr>
            </w:pPr>
            <w:del w:id="6997" w:author="Claude" w:date="2026-10-14T09:00:00Z">
              <w:r>
                <w:rPr>
                  <w:rFonts w:ascii="Times New Roman" w:hAnsi="Times New Roman"/>
                  <w:b/>
                  <w:bCs/>
                  <w:sz w:val="22"/>
                  <w:szCs w:val="22"/>
                </w:rPr>
                <w:delText xml:space="preserve">P</w:delText>
              </w:r>
            </w:del>
          </w:p>
        </w:tc>
        <w:tc>
          <w:tcPr>
            <w:tcW w:w="1000" w:type="dxa"/>
            <w:vAlign w:val="center"/>
          </w:tcPr>
          <w:p w14:paraId="6DA7BFEC" w14:textId="77777777" w:rsidR="00B0112F" w:rsidRDefault="00B0112F" w:rsidP="00040F1A">
            <w:pPr>
              <w:spacing w:after="120" w:line="276" w:lineRule="auto"/>
              <w:jc w:val="center"/>
              <w:rPr>
                <w:del w:id="6999" w:author="Claude" w:date="2026-10-14T09:00:00Z"/>
              </w:rPr>
            </w:pPr>
          </w:p>
        </w:tc>
        <w:tc>
          <w:tcPr>
            <w:tcW w:w="1000" w:type="dxa"/>
            <w:vAlign w:val="center"/>
          </w:tcPr>
          <w:p w14:paraId="577AC3C8" w14:textId="77777777" w:rsidR="00B0112F" w:rsidRDefault="00B0112F" w:rsidP="00040F1A">
            <w:pPr>
              <w:spacing w:after="120" w:line="276" w:lineRule="auto"/>
              <w:jc w:val="center"/>
              <w:rPr>
                <w:del w:id="7000" w:author="Claude" w:date="2026-10-14T09:00:00Z"/>
              </w:rPr>
            </w:pPr>
          </w:p>
        </w:tc>
      </w:tr>
      <w:tr w:rsidR="00B0112F" w14:paraId="6FF47C53" w14:textId="77777777">
        <w:trPr>
          <w:cantSplit/>
          <w:del w:id="7001" w:author="Claude" w:date="2026-10-14T09:00:00Z"/>
        </w:trPr>
        <w:tc>
          <w:tcPr>
            <w:tcW w:w="850" w:type="dxa"/>
            <w:vAlign w:val="center"/>
          </w:tcPr>
          <w:p w14:paraId="272DD107" w14:textId="77777777" w:rsidR="00B0112F" w:rsidRDefault="00000000" w:rsidP="00040F1A">
            <w:pPr>
              <w:spacing w:after="120" w:line="276" w:lineRule="auto"/>
              <w:jc w:val="center"/>
              <w:rPr>
                <w:del w:id="7003" w:author="Claude" w:date="2026-10-14T09:00:00Z"/>
              </w:rPr>
            </w:pPr>
            <w:del w:id="7002" w:author="Claude" w:date="2026-10-14T09:00:00Z">
              <w:r>
                <w:rPr>
                  <w:rFonts w:ascii="Times New Roman" w:hAnsi="Times New Roman"/>
                  <w:sz w:val="22"/>
                  <w:szCs w:val="22"/>
                </w:rPr>
                <w:delText xml:space="preserve">1.6</w:delText>
              </w:r>
            </w:del>
          </w:p>
        </w:tc>
        <w:tc>
          <w:tcPr>
            <w:tcW w:w="5222" w:type="dxa"/>
            <w:vAlign w:val="center"/>
          </w:tcPr>
          <w:p w14:paraId="23B8D1E3" w14:textId="77777777" w:rsidR="00B0112F" w:rsidRDefault="00000000" w:rsidP="00040F1A">
            <w:pPr>
              <w:spacing w:after="120" w:line="276" w:lineRule="auto"/>
              <w:rPr>
                <w:del w:id="7005" w:author="Claude" w:date="2026-10-14T09:00:00Z"/>
              </w:rPr>
            </w:pPr>
            <w:del w:id="7004" w:author="Claude" w:date="2026-10-14T09:00:00Z">
              <w:r>
                <w:rPr>
                  <w:rFonts w:ascii="Times New Roman" w:hAnsi="Times New Roman"/>
                  <w:sz w:val="22"/>
                  <w:szCs w:val="22"/>
                </w:rPr>
                <w:delText xml:space="preserve">Cung cấp, cập nhật chứng chỉ kiểm định thiết bị thi công còn hiệu lực</w:delText>
              </w:r>
            </w:del>
          </w:p>
        </w:tc>
        <w:tc>
          <w:tcPr>
            <w:tcW w:w="1000" w:type="dxa"/>
            <w:vAlign w:val="center"/>
          </w:tcPr>
          <w:p w14:paraId="0458AADD" w14:textId="77777777" w:rsidR="00B0112F" w:rsidRDefault="00000000" w:rsidP="00040F1A">
            <w:pPr>
              <w:spacing w:after="120" w:line="276" w:lineRule="auto"/>
              <w:jc w:val="center"/>
              <w:rPr>
                <w:del w:id="7007" w:author="Claude" w:date="2026-10-14T09:00:00Z"/>
              </w:rPr>
            </w:pPr>
            <w:del w:id="7006" w:author="Claude" w:date="2026-10-14T09:00:00Z">
              <w:r>
                <w:rPr>
                  <w:rFonts w:ascii="Times New Roman" w:hAnsi="Times New Roman"/>
                  <w:b/>
                  <w:bCs/>
                  <w:sz w:val="22"/>
                  <w:szCs w:val="22"/>
                </w:rPr>
                <w:delText xml:space="preserve">P</w:delText>
              </w:r>
            </w:del>
          </w:p>
        </w:tc>
        <w:tc>
          <w:tcPr>
            <w:tcW w:w="1000" w:type="dxa"/>
            <w:vAlign w:val="center"/>
          </w:tcPr>
          <w:p w14:paraId="589F9901" w14:textId="77777777" w:rsidR="00B0112F" w:rsidRDefault="00B0112F" w:rsidP="00040F1A">
            <w:pPr>
              <w:spacing w:after="120" w:line="276" w:lineRule="auto"/>
              <w:jc w:val="center"/>
              <w:rPr>
                <w:del w:id="7008" w:author="Claude" w:date="2026-10-14T09:00:00Z"/>
              </w:rPr>
            </w:pPr>
          </w:p>
        </w:tc>
        <w:tc>
          <w:tcPr>
            <w:tcW w:w="1000" w:type="dxa"/>
            <w:vAlign w:val="center"/>
          </w:tcPr>
          <w:p w14:paraId="7DBDA875" w14:textId="77777777" w:rsidR="00B0112F" w:rsidRDefault="00B0112F" w:rsidP="00040F1A">
            <w:pPr>
              <w:spacing w:after="120" w:line="276" w:lineRule="auto"/>
              <w:jc w:val="center"/>
              <w:rPr>
                <w:del w:id="7009" w:author="Claude" w:date="2026-10-14T09:00:00Z"/>
              </w:rPr>
            </w:pPr>
          </w:p>
        </w:tc>
      </w:tr>
      <w:tr w:rsidR="00B0112F" w14:paraId="434C2A2F" w14:textId="77777777">
        <w:trPr>
          <w:cantSplit/>
          <w:del w:id="7010" w:author="Claude" w:date="2026-10-14T09:00:00Z"/>
        </w:trPr>
        <w:tc>
          <w:tcPr>
            <w:tcW w:w="850" w:type="dxa"/>
            <w:vAlign w:val="center"/>
          </w:tcPr>
          <w:p w14:paraId="115264AE" w14:textId="77777777" w:rsidR="00B0112F" w:rsidRDefault="00000000" w:rsidP="00040F1A">
            <w:pPr>
              <w:spacing w:after="120" w:line="276" w:lineRule="auto"/>
              <w:jc w:val="center"/>
              <w:rPr>
                <w:del w:id="7012" w:author="Claude" w:date="2026-10-14T09:00:00Z"/>
              </w:rPr>
            </w:pPr>
            <w:del w:id="7011" w:author="Claude" w:date="2026-10-14T09:00:00Z">
              <w:r>
                <w:rPr>
                  <w:rFonts w:ascii="Times New Roman" w:hAnsi="Times New Roman"/>
                  <w:sz w:val="22"/>
                  <w:szCs w:val="22"/>
                </w:rPr>
                <w:delText xml:space="preserve">1.7</w:delText>
              </w:r>
            </w:del>
          </w:p>
        </w:tc>
        <w:tc>
          <w:tcPr>
            <w:tcW w:w="5222" w:type="dxa"/>
            <w:vAlign w:val="center"/>
          </w:tcPr>
          <w:p w14:paraId="20ED29AD" w14:textId="77777777" w:rsidR="00B0112F" w:rsidRDefault="00000000" w:rsidP="00040F1A">
            <w:pPr>
              <w:spacing w:after="120" w:line="276" w:lineRule="auto"/>
              <w:rPr>
                <w:del w:id="7014" w:author="Claude" w:date="2026-10-14T09:00:00Z"/>
              </w:rPr>
            </w:pPr>
            <w:del w:id="7013" w:author="Claude" w:date="2026-10-14T09:00:00Z">
              <w:r>
                <w:rPr>
                  <w:rFonts w:ascii="Times New Roman" w:hAnsi="Times New Roman"/>
                  <w:sz w:val="22"/>
                  <w:szCs w:val="22"/>
                </w:rPr>
                <w:delText xml:space="preserve">Đệ trình mẫu vật liệu, catalogue, chứng chỉ xuất xưởng để phê duyệt vật liệu</w:delText>
              </w:r>
            </w:del>
          </w:p>
        </w:tc>
        <w:tc>
          <w:tcPr>
            <w:tcW w:w="1000" w:type="dxa"/>
            <w:vAlign w:val="center"/>
          </w:tcPr>
          <w:p w14:paraId="456489BF" w14:textId="77777777" w:rsidR="00B0112F" w:rsidRDefault="00000000" w:rsidP="00040F1A">
            <w:pPr>
              <w:spacing w:after="120" w:line="276" w:lineRule="auto"/>
              <w:jc w:val="center"/>
              <w:rPr>
                <w:del w:id="7016" w:author="Claude" w:date="2026-10-14T09:00:00Z"/>
              </w:rPr>
            </w:pPr>
            <w:del w:id="7015" w:author="Claude" w:date="2026-10-14T09:00:00Z">
              <w:r>
                <w:rPr>
                  <w:rFonts w:ascii="Times New Roman" w:hAnsi="Times New Roman"/>
                  <w:b/>
                  <w:bCs/>
                  <w:sz w:val="22"/>
                  <w:szCs w:val="22"/>
                </w:rPr>
                <w:delText xml:space="preserve">P</w:delText>
              </w:r>
            </w:del>
          </w:p>
        </w:tc>
        <w:tc>
          <w:tcPr>
            <w:tcW w:w="1000" w:type="dxa"/>
            <w:vAlign w:val="center"/>
          </w:tcPr>
          <w:p w14:paraId="3D052B32" w14:textId="77777777" w:rsidR="00B0112F" w:rsidRDefault="00000000" w:rsidP="00040F1A">
            <w:pPr>
              <w:spacing w:after="120" w:line="276" w:lineRule="auto"/>
              <w:jc w:val="center"/>
              <w:rPr>
                <w:del w:id="7018" w:author="Claude" w:date="2026-10-14T09:00:00Z"/>
              </w:rPr>
            </w:pPr>
            <w:del w:id="7017" w:author="Claude" w:date="2026-10-14T09:00:00Z">
              <w:r>
                <w:rPr>
                  <w:rFonts w:ascii="Times New Roman" w:hAnsi="Times New Roman"/>
                  <w:b/>
                  <w:bCs/>
                  <w:sz w:val="22"/>
                  <w:szCs w:val="22"/>
                </w:rPr>
                <w:delText xml:space="preserve">C</w:delText>
              </w:r>
            </w:del>
          </w:p>
        </w:tc>
        <w:tc>
          <w:tcPr>
            <w:tcW w:w="1000" w:type="dxa"/>
            <w:vAlign w:val="center"/>
          </w:tcPr>
          <w:p w14:paraId="0A56E998" w14:textId="77777777" w:rsidR="00B0112F" w:rsidRDefault="00B0112F" w:rsidP="00040F1A">
            <w:pPr>
              <w:spacing w:after="120" w:line="276" w:lineRule="auto"/>
              <w:jc w:val="center"/>
              <w:rPr>
                <w:del w:id="7019" w:author="Claude" w:date="2026-10-14T09:00:00Z"/>
              </w:rPr>
            </w:pPr>
          </w:p>
        </w:tc>
      </w:tr>
      <w:tr w:rsidR="00B0112F" w14:paraId="36D5D641" w14:textId="77777777">
        <w:trPr>
          <w:cantSplit/>
          <w:del w:id="7020" w:author="Claude" w:date="2026-10-14T09:00:00Z"/>
        </w:trPr>
        <w:tc>
          <w:tcPr>
            <w:tcW w:w="850" w:type="dxa"/>
            <w:vAlign w:val="center"/>
          </w:tcPr>
          <w:p w14:paraId="5BFB2F3B" w14:textId="77777777" w:rsidR="00B0112F" w:rsidRDefault="00000000" w:rsidP="00040F1A">
            <w:pPr>
              <w:spacing w:after="120" w:line="276" w:lineRule="auto"/>
              <w:jc w:val="center"/>
              <w:rPr>
                <w:del w:id="7022" w:author="Claude" w:date="2026-10-14T09:00:00Z"/>
              </w:rPr>
            </w:pPr>
            <w:del w:id="7021" w:author="Claude" w:date="2026-10-14T09:00:00Z">
              <w:r>
                <w:rPr>
                  <w:rFonts w:ascii="Times New Roman" w:hAnsi="Times New Roman"/>
                  <w:sz w:val="22"/>
                  <w:szCs w:val="22"/>
                </w:rPr>
                <w:delText xml:space="preserve">1.8</w:delText>
              </w:r>
            </w:del>
          </w:p>
        </w:tc>
        <w:tc>
          <w:tcPr>
            <w:tcW w:w="5222" w:type="dxa"/>
            <w:vAlign w:val="center"/>
          </w:tcPr>
          <w:p w14:paraId="4E4FC253" w14:textId="77777777" w:rsidR="00B0112F" w:rsidRDefault="00000000" w:rsidP="00040F1A">
            <w:pPr>
              <w:spacing w:after="120" w:line="276" w:lineRule="auto"/>
              <w:rPr>
                <w:del w:id="7024" w:author="Claude" w:date="2026-10-14T09:00:00Z"/>
              </w:rPr>
            </w:pPr>
            <w:del w:id="7023" w:author="Claude" w:date="2026-10-14T09:00:00Z">
              <w:r>
                <w:rPr>
                  <w:rFonts w:ascii="Times New Roman" w:hAnsi="Times New Roman"/>
                  <w:sz w:val="22"/>
                  <w:szCs w:val="22"/>
                </w:rPr>
                <w:delText xml:space="preserve">Lập, trình duyệt tiến độ thi công chi tiết, phù hợp tiến độ công tác đất của Nhà thầu khác</w:delText>
              </w:r>
            </w:del>
          </w:p>
        </w:tc>
        <w:tc>
          <w:tcPr>
            <w:tcW w:w="1000" w:type="dxa"/>
            <w:vAlign w:val="center"/>
          </w:tcPr>
          <w:p w14:paraId="64DEC676" w14:textId="77777777" w:rsidR="00B0112F" w:rsidRDefault="00000000" w:rsidP="00040F1A">
            <w:pPr>
              <w:spacing w:after="120" w:line="276" w:lineRule="auto"/>
              <w:jc w:val="center"/>
              <w:rPr>
                <w:del w:id="7026" w:author="Claude" w:date="2026-10-14T09:00:00Z"/>
              </w:rPr>
            </w:pPr>
            <w:del w:id="7025" w:author="Claude" w:date="2026-10-14T09:00:00Z">
              <w:r>
                <w:rPr>
                  <w:rFonts w:ascii="Times New Roman" w:hAnsi="Times New Roman"/>
                  <w:b/>
                  <w:bCs/>
                  <w:sz w:val="22"/>
                  <w:szCs w:val="22"/>
                </w:rPr>
                <w:delText xml:space="preserve">P</w:delText>
              </w:r>
            </w:del>
          </w:p>
        </w:tc>
        <w:tc>
          <w:tcPr>
            <w:tcW w:w="1000" w:type="dxa"/>
            <w:vAlign w:val="center"/>
          </w:tcPr>
          <w:p w14:paraId="517094AD" w14:textId="77777777" w:rsidR="00B0112F" w:rsidRDefault="00000000" w:rsidP="00040F1A">
            <w:pPr>
              <w:spacing w:after="120" w:line="276" w:lineRule="auto"/>
              <w:jc w:val="center"/>
              <w:rPr>
                <w:del w:id="7028" w:author="Claude" w:date="2026-10-14T09:00:00Z"/>
              </w:rPr>
            </w:pPr>
            <w:del w:id="7027" w:author="Claude" w:date="2026-10-14T09:00:00Z">
              <w:r>
                <w:rPr>
                  <w:rFonts w:ascii="Times New Roman" w:hAnsi="Times New Roman"/>
                  <w:b/>
                  <w:bCs/>
                  <w:sz w:val="22"/>
                  <w:szCs w:val="22"/>
                </w:rPr>
                <w:delText xml:space="preserve">C</w:delText>
              </w:r>
            </w:del>
          </w:p>
        </w:tc>
        <w:tc>
          <w:tcPr>
            <w:tcW w:w="1000" w:type="dxa"/>
            <w:vAlign w:val="center"/>
          </w:tcPr>
          <w:p w14:paraId="67049BB1" w14:textId="77777777" w:rsidR="00B0112F" w:rsidRDefault="00B0112F" w:rsidP="00040F1A">
            <w:pPr>
              <w:spacing w:after="120" w:line="276" w:lineRule="auto"/>
              <w:jc w:val="center"/>
              <w:rPr>
                <w:del w:id="7029" w:author="Claude" w:date="2026-10-14T09:00:00Z"/>
              </w:rPr>
            </w:pPr>
          </w:p>
        </w:tc>
      </w:tr>
      <w:tr w:rsidR="00B0112F" w14:paraId="4B023363" w14:textId="77777777">
        <w:trPr>
          <w:cantSplit/>
          <w:del w:id="7030" w:author="Claude" w:date="2026-10-14T09:00:00Z"/>
        </w:trPr>
        <w:tc>
          <w:tcPr>
            <w:tcW w:w="850" w:type="dxa"/>
            <w:vAlign w:val="center"/>
          </w:tcPr>
          <w:p w14:paraId="4489463E" w14:textId="77777777" w:rsidR="00B0112F" w:rsidRDefault="00000000" w:rsidP="00040F1A">
            <w:pPr>
              <w:spacing w:after="120" w:line="276" w:lineRule="auto"/>
              <w:jc w:val="center"/>
              <w:rPr>
                <w:del w:id="7032" w:author="Claude" w:date="2026-10-14T09:00:00Z"/>
              </w:rPr>
            </w:pPr>
            <w:del w:id="7031" w:author="Claude" w:date="2026-10-14T09:00:00Z">
              <w:r>
                <w:rPr>
                  <w:rFonts w:ascii="Times New Roman" w:hAnsi="Times New Roman"/>
                  <w:sz w:val="22"/>
                  <w:szCs w:val="22"/>
                </w:rPr>
                <w:delText xml:space="preserve">1.9</w:delText>
              </w:r>
            </w:del>
          </w:p>
        </w:tc>
        <w:tc>
          <w:tcPr>
            <w:tcW w:w="5222" w:type="dxa"/>
            <w:vAlign w:val="center"/>
          </w:tcPr>
          <w:p w14:paraId="61588F10" w14:textId="77777777" w:rsidR="00B0112F" w:rsidRDefault="00000000" w:rsidP="00040F1A">
            <w:pPr>
              <w:spacing w:after="120" w:line="276" w:lineRule="auto"/>
              <w:rPr>
                <w:del w:id="7034" w:author="Claude" w:date="2026-10-14T09:00:00Z"/>
              </w:rPr>
            </w:pPr>
            <w:del w:id="7033" w:author="Claude" w:date="2026-10-14T09:00:00Z">
              <w:r>
                <w:rPr>
                  <w:rFonts w:ascii="Times New Roman" w:hAnsi="Times New Roman"/>
                  <w:sz w:val="22"/>
                  <w:szCs w:val="22"/>
                </w:rPr>
                <w:delText xml:space="preserve">Kiểm tra, rà soát thiết kế biện pháp và đề xuất điều chỉnh khi điều kiện thực tế thay đổi</w:delText>
              </w:r>
            </w:del>
          </w:p>
        </w:tc>
        <w:tc>
          <w:tcPr>
            <w:tcW w:w="1000" w:type="dxa"/>
            <w:vAlign w:val="center"/>
          </w:tcPr>
          <w:p w14:paraId="1D755126" w14:textId="77777777" w:rsidR="00B0112F" w:rsidRDefault="00000000" w:rsidP="00040F1A">
            <w:pPr>
              <w:spacing w:after="120" w:line="276" w:lineRule="auto"/>
              <w:jc w:val="center"/>
              <w:rPr>
                <w:del w:id="7036" w:author="Claude" w:date="2026-10-14T09:00:00Z"/>
              </w:rPr>
            </w:pPr>
            <w:del w:id="7035" w:author="Claude" w:date="2026-10-14T09:00:00Z">
              <w:r>
                <w:rPr>
                  <w:rFonts w:ascii="Times New Roman" w:hAnsi="Times New Roman"/>
                  <w:b/>
                  <w:bCs/>
                  <w:sz w:val="22"/>
                  <w:szCs w:val="22"/>
                </w:rPr>
                <w:delText xml:space="preserve">P</w:delText>
              </w:r>
            </w:del>
          </w:p>
        </w:tc>
        <w:tc>
          <w:tcPr>
            <w:tcW w:w="1000" w:type="dxa"/>
            <w:vAlign w:val="center"/>
          </w:tcPr>
          <w:p w14:paraId="38B6EDB4" w14:textId="77777777" w:rsidR="00B0112F" w:rsidRDefault="00000000" w:rsidP="00040F1A">
            <w:pPr>
              <w:spacing w:after="120" w:line="276" w:lineRule="auto"/>
              <w:jc w:val="center"/>
              <w:rPr>
                <w:del w:id="7038" w:author="Claude" w:date="2026-10-14T09:00:00Z"/>
              </w:rPr>
            </w:pPr>
            <w:del w:id="7037" w:author="Claude" w:date="2026-10-14T09:00:00Z">
              <w:r>
                <w:rPr>
                  <w:rFonts w:ascii="Times New Roman" w:hAnsi="Times New Roman"/>
                  <w:b/>
                  <w:bCs/>
                  <w:sz w:val="22"/>
                  <w:szCs w:val="22"/>
                </w:rPr>
                <w:delText xml:space="preserve">C</w:delText>
              </w:r>
            </w:del>
          </w:p>
        </w:tc>
        <w:tc>
          <w:tcPr>
            <w:tcW w:w="1000" w:type="dxa"/>
            <w:vAlign w:val="center"/>
          </w:tcPr>
          <w:p w14:paraId="5CC9F67E" w14:textId="77777777" w:rsidR="00B0112F" w:rsidRDefault="00B0112F" w:rsidP="00040F1A">
            <w:pPr>
              <w:spacing w:after="120" w:line="276" w:lineRule="auto"/>
              <w:jc w:val="center"/>
              <w:rPr>
                <w:del w:id="7039" w:author="Claude" w:date="2026-10-14T09:00:00Z"/>
              </w:rPr>
            </w:pPr>
          </w:p>
        </w:tc>
      </w:tr>
      <w:tr w:rsidR="00B0112F" w14:paraId="024A4DB7" w14:textId="77777777">
        <w:trPr>
          <w:cantSplit/>
          <w:del w:id="7040" w:author="Claude" w:date="2026-10-14T09:00:00Z"/>
        </w:trPr>
        <w:tc>
          <w:tcPr>
            <w:tcW w:w="850" w:type="dxa"/>
            <w:shd w:val="clear" w:color="auto" w:fill="D9D9D9"/>
            <w:vAlign w:val="center"/>
          </w:tcPr>
          <w:p w14:paraId="2E7A4138" w14:textId="77777777" w:rsidR="00B0112F" w:rsidRDefault="00000000" w:rsidP="00040F1A">
            <w:pPr>
              <w:spacing w:after="120" w:line="276" w:lineRule="auto"/>
              <w:jc w:val="center"/>
              <w:rPr>
                <w:del w:id="7042" w:author="Claude" w:date="2026-10-14T09:00:00Z"/>
              </w:rPr>
            </w:pPr>
            <w:del w:id="7041" w:author="Claude" w:date="2026-10-14T09:00:00Z">
              <w:r>
                <w:rPr>
                  <w:rFonts w:ascii="Times New Roman" w:hAnsi="Times New Roman"/>
                  <w:b/>
                  <w:bCs/>
                  <w:sz w:val="22"/>
                  <w:szCs w:val="22"/>
                </w:rPr>
                <w:delText xml:space="preserve">2</w:delText>
              </w:r>
            </w:del>
          </w:p>
        </w:tc>
        <w:tc>
          <w:tcPr>
            <w:tcW w:w="5222" w:type="dxa"/>
            <w:shd w:val="clear" w:color="auto" w:fill="D9D9D9"/>
            <w:vAlign w:val="center"/>
          </w:tcPr>
          <w:p w14:paraId="2324DC89" w14:textId="77777777" w:rsidR="00B0112F" w:rsidRDefault="00000000" w:rsidP="00040F1A">
            <w:pPr>
              <w:spacing w:after="120" w:line="276" w:lineRule="auto"/>
              <w:rPr>
                <w:del w:id="7044" w:author="Claude" w:date="2026-10-14T09:00:00Z"/>
              </w:rPr>
            </w:pPr>
            <w:del w:id="7043" w:author="Claude" w:date="2026-10-14T09:00:00Z">
              <w:r>
                <w:rPr>
                  <w:rFonts w:ascii="Times New Roman" w:hAnsi="Times New Roman"/>
                  <w:b/>
                  <w:bCs/>
                  <w:sz w:val="22"/>
                  <w:szCs w:val="22"/>
                </w:rPr>
                <w:delText xml:space="preserve">Bảo hiểm và các loại thuế</w:delText>
              </w:r>
            </w:del>
          </w:p>
        </w:tc>
        <w:tc>
          <w:tcPr>
            <w:tcW w:w="1000" w:type="dxa"/>
            <w:shd w:val="clear" w:color="auto" w:fill="D9D9D9"/>
            <w:vAlign w:val="center"/>
          </w:tcPr>
          <w:p w14:paraId="582D296B" w14:textId="77777777" w:rsidR="00B0112F" w:rsidRDefault="00B0112F" w:rsidP="00040F1A">
            <w:pPr>
              <w:spacing w:after="120" w:line="276" w:lineRule="auto"/>
              <w:jc w:val="center"/>
              <w:rPr>
                <w:del w:id="7045" w:author="Claude" w:date="2026-10-14T09:00:00Z"/>
              </w:rPr>
            </w:pPr>
          </w:p>
        </w:tc>
        <w:tc>
          <w:tcPr>
            <w:tcW w:w="1000" w:type="dxa"/>
            <w:shd w:val="clear" w:color="auto" w:fill="D9D9D9"/>
            <w:vAlign w:val="center"/>
          </w:tcPr>
          <w:p w14:paraId="579AC9CF" w14:textId="77777777" w:rsidR="00B0112F" w:rsidRDefault="00B0112F" w:rsidP="00040F1A">
            <w:pPr>
              <w:spacing w:after="120" w:line="276" w:lineRule="auto"/>
              <w:jc w:val="center"/>
              <w:rPr>
                <w:del w:id="7046" w:author="Claude" w:date="2026-10-14T09:00:00Z"/>
              </w:rPr>
            </w:pPr>
          </w:p>
        </w:tc>
        <w:tc>
          <w:tcPr>
            <w:tcW w:w="1000" w:type="dxa"/>
            <w:shd w:val="clear" w:color="auto" w:fill="D9D9D9"/>
            <w:vAlign w:val="center"/>
          </w:tcPr>
          <w:p w14:paraId="683CDF2A" w14:textId="77777777" w:rsidR="00B0112F" w:rsidRDefault="00B0112F" w:rsidP="00040F1A">
            <w:pPr>
              <w:spacing w:after="120" w:line="276" w:lineRule="auto"/>
              <w:jc w:val="center"/>
              <w:rPr>
                <w:del w:id="7047" w:author="Claude" w:date="2026-10-14T09:00:00Z"/>
              </w:rPr>
            </w:pPr>
          </w:p>
        </w:tc>
      </w:tr>
      <w:tr w:rsidR="00B0112F" w14:paraId="35D749F0" w14:textId="77777777">
        <w:trPr>
          <w:cantSplit/>
          <w:del w:id="7048" w:author="Claude" w:date="2026-10-14T09:00:00Z"/>
        </w:trPr>
        <w:tc>
          <w:tcPr>
            <w:tcW w:w="850" w:type="dxa"/>
            <w:vAlign w:val="center"/>
          </w:tcPr>
          <w:p w14:paraId="779417D4" w14:textId="77777777" w:rsidR="00B0112F" w:rsidRDefault="00000000" w:rsidP="00040F1A">
            <w:pPr>
              <w:spacing w:after="120" w:line="276" w:lineRule="auto"/>
              <w:jc w:val="center"/>
              <w:rPr>
                <w:del w:id="7050" w:author="Claude" w:date="2026-10-14T09:00:00Z"/>
              </w:rPr>
            </w:pPr>
            <w:del w:id="7049" w:author="Claude" w:date="2026-10-14T09:00:00Z">
              <w:r>
                <w:rPr>
                  <w:rFonts w:ascii="Times New Roman" w:hAnsi="Times New Roman"/>
                  <w:sz w:val="22"/>
                  <w:szCs w:val="22"/>
                </w:rPr>
                <w:delText xml:space="preserve">2.1</w:delText>
              </w:r>
            </w:del>
          </w:p>
        </w:tc>
        <w:tc>
          <w:tcPr>
            <w:tcW w:w="5222" w:type="dxa"/>
            <w:vAlign w:val="center"/>
          </w:tcPr>
          <w:p w14:paraId="0763229F" w14:textId="77777777" w:rsidR="00B0112F" w:rsidRDefault="00000000" w:rsidP="00040F1A">
            <w:pPr>
              <w:spacing w:after="120" w:line="276" w:lineRule="auto"/>
              <w:rPr>
                <w:del w:id="7052" w:author="Claude" w:date="2026-10-14T09:00:00Z"/>
              </w:rPr>
            </w:pPr>
            <w:del w:id="7051" w:author="Claude" w:date="2026-10-14T09:00:00Z">
              <w:r>
                <w:rPr>
                  <w:rFonts w:ascii="Times New Roman" w:hAnsi="Times New Roman"/>
                  <w:sz w:val="22"/>
                  <w:szCs w:val="22"/>
                </w:rPr>
                <w:delText xml:space="preserve">Bảo hiểm cho người lao động và chi trả chế độ, bồi thường cho người lao động theo quy định của pháp luật</w:delText>
              </w:r>
            </w:del>
          </w:p>
        </w:tc>
        <w:tc>
          <w:tcPr>
            <w:tcW w:w="1000" w:type="dxa"/>
            <w:vAlign w:val="center"/>
          </w:tcPr>
          <w:p w14:paraId="0133E8E2" w14:textId="77777777" w:rsidR="00B0112F" w:rsidRDefault="00000000" w:rsidP="00040F1A">
            <w:pPr>
              <w:spacing w:after="120" w:line="276" w:lineRule="auto"/>
              <w:jc w:val="center"/>
              <w:rPr>
                <w:del w:id="7054" w:author="Claude" w:date="2026-10-14T09:00:00Z"/>
              </w:rPr>
            </w:pPr>
            <w:del w:id="7053" w:author="Claude" w:date="2026-10-14T09:00:00Z">
              <w:r>
                <w:rPr>
                  <w:rFonts w:ascii="Times New Roman" w:hAnsi="Times New Roman"/>
                  <w:b/>
                  <w:bCs/>
                  <w:sz w:val="22"/>
                  <w:szCs w:val="22"/>
                </w:rPr>
                <w:delText xml:space="preserve">P</w:delText>
              </w:r>
            </w:del>
          </w:p>
        </w:tc>
        <w:tc>
          <w:tcPr>
            <w:tcW w:w="1000" w:type="dxa"/>
            <w:vAlign w:val="center"/>
          </w:tcPr>
          <w:p w14:paraId="3F79E5A4" w14:textId="77777777" w:rsidR="00B0112F" w:rsidRDefault="00B0112F" w:rsidP="00040F1A">
            <w:pPr>
              <w:spacing w:after="120" w:line="276" w:lineRule="auto"/>
              <w:jc w:val="center"/>
              <w:rPr>
                <w:del w:id="7055" w:author="Claude" w:date="2026-10-14T09:00:00Z"/>
              </w:rPr>
            </w:pPr>
          </w:p>
        </w:tc>
        <w:tc>
          <w:tcPr>
            <w:tcW w:w="1000" w:type="dxa"/>
            <w:vAlign w:val="center"/>
          </w:tcPr>
          <w:p w14:paraId="426B9F9E" w14:textId="77777777" w:rsidR="00B0112F" w:rsidRDefault="00B0112F" w:rsidP="00040F1A">
            <w:pPr>
              <w:spacing w:after="120" w:line="276" w:lineRule="auto"/>
              <w:jc w:val="center"/>
              <w:rPr>
                <w:del w:id="7056" w:author="Claude" w:date="2026-10-14T09:00:00Z"/>
              </w:rPr>
            </w:pPr>
          </w:p>
        </w:tc>
      </w:tr>
      <w:tr w:rsidR="00B0112F" w14:paraId="1B88D796" w14:textId="77777777">
        <w:trPr>
          <w:cantSplit/>
          <w:del w:id="7057" w:author="Claude" w:date="2026-10-14T09:00:00Z"/>
        </w:trPr>
        <w:tc>
          <w:tcPr>
            <w:tcW w:w="850" w:type="dxa"/>
            <w:vAlign w:val="center"/>
          </w:tcPr>
          <w:p w14:paraId="1F3C585A" w14:textId="77777777" w:rsidR="00B0112F" w:rsidRDefault="00000000" w:rsidP="00040F1A">
            <w:pPr>
              <w:spacing w:after="120" w:line="276" w:lineRule="auto"/>
              <w:jc w:val="center"/>
              <w:rPr>
                <w:del w:id="7059" w:author="Claude" w:date="2026-10-14T09:00:00Z"/>
              </w:rPr>
            </w:pPr>
            <w:del w:id="7058" w:author="Claude" w:date="2026-10-14T09:00:00Z">
              <w:r>
                <w:rPr>
                  <w:rFonts w:ascii="Times New Roman" w:hAnsi="Times New Roman"/>
                  <w:sz w:val="22"/>
                  <w:szCs w:val="22"/>
                </w:rPr>
                <w:delText xml:space="preserve">2.2</w:delText>
              </w:r>
            </w:del>
          </w:p>
        </w:tc>
        <w:tc>
          <w:tcPr>
            <w:tcW w:w="5222" w:type="dxa"/>
            <w:vAlign w:val="center"/>
          </w:tcPr>
          <w:p w14:paraId="69163834" w14:textId="77777777" w:rsidR="00B0112F" w:rsidRDefault="00000000" w:rsidP="00040F1A">
            <w:pPr>
              <w:spacing w:after="120" w:line="276" w:lineRule="auto"/>
              <w:rPr>
                <w:del w:id="7061" w:author="Claude" w:date="2026-10-14T09:00:00Z"/>
              </w:rPr>
            </w:pPr>
            <w:del w:id="7060" w:author="Claude" w:date="2026-10-14T09:00:00Z">
              <w:r>
                <w:rPr>
                  <w:rFonts w:ascii="Times New Roman" w:hAnsi="Times New Roman"/>
                  <w:sz w:val="22"/>
                  <w:szCs w:val="22"/>
                </w:rPr>
                <w:delText xml:space="preserve">Bảo hiểm máy móc, thiết bị, phương tiện của Bên B</w:delText>
              </w:r>
            </w:del>
          </w:p>
        </w:tc>
        <w:tc>
          <w:tcPr>
            <w:tcW w:w="1000" w:type="dxa"/>
            <w:vAlign w:val="center"/>
          </w:tcPr>
          <w:p w14:paraId="147715FC" w14:textId="77777777" w:rsidR="00B0112F" w:rsidRDefault="00000000" w:rsidP="00040F1A">
            <w:pPr>
              <w:spacing w:after="120" w:line="276" w:lineRule="auto"/>
              <w:jc w:val="center"/>
              <w:rPr>
                <w:del w:id="7063" w:author="Claude" w:date="2026-10-14T09:00:00Z"/>
              </w:rPr>
            </w:pPr>
            <w:del w:id="7062" w:author="Claude" w:date="2026-10-14T09:00:00Z">
              <w:r>
                <w:rPr>
                  <w:rFonts w:ascii="Times New Roman" w:hAnsi="Times New Roman"/>
                  <w:b/>
                  <w:bCs/>
                  <w:sz w:val="22"/>
                  <w:szCs w:val="22"/>
                </w:rPr>
                <w:delText xml:space="preserve">P</w:delText>
              </w:r>
            </w:del>
          </w:p>
        </w:tc>
        <w:tc>
          <w:tcPr>
            <w:tcW w:w="1000" w:type="dxa"/>
            <w:vAlign w:val="center"/>
          </w:tcPr>
          <w:p w14:paraId="37931806" w14:textId="77777777" w:rsidR="00B0112F" w:rsidRDefault="00B0112F" w:rsidP="00040F1A">
            <w:pPr>
              <w:spacing w:after="120" w:line="276" w:lineRule="auto"/>
              <w:jc w:val="center"/>
              <w:rPr>
                <w:del w:id="7064" w:author="Claude" w:date="2026-10-14T09:00:00Z"/>
              </w:rPr>
            </w:pPr>
          </w:p>
        </w:tc>
        <w:tc>
          <w:tcPr>
            <w:tcW w:w="1000" w:type="dxa"/>
            <w:vAlign w:val="center"/>
          </w:tcPr>
          <w:p w14:paraId="210D6FDB" w14:textId="77777777" w:rsidR="00B0112F" w:rsidRDefault="00B0112F" w:rsidP="00040F1A">
            <w:pPr>
              <w:spacing w:after="120" w:line="276" w:lineRule="auto"/>
              <w:jc w:val="center"/>
              <w:rPr>
                <w:del w:id="7065" w:author="Claude" w:date="2026-10-14T09:00:00Z"/>
              </w:rPr>
            </w:pPr>
          </w:p>
        </w:tc>
      </w:tr>
      <w:tr w:rsidR="00B0112F" w14:paraId="15344067" w14:textId="77777777">
        <w:trPr>
          <w:cantSplit/>
          <w:del w:id="7066" w:author="Claude" w:date="2026-10-14T09:00:00Z"/>
        </w:trPr>
        <w:tc>
          <w:tcPr>
            <w:tcW w:w="850" w:type="dxa"/>
            <w:vAlign w:val="center"/>
          </w:tcPr>
          <w:p w14:paraId="6BC363B7" w14:textId="77777777" w:rsidR="00B0112F" w:rsidRDefault="00000000" w:rsidP="00040F1A">
            <w:pPr>
              <w:spacing w:after="120" w:line="276" w:lineRule="auto"/>
              <w:jc w:val="center"/>
              <w:rPr>
                <w:del w:id="7068" w:author="Claude" w:date="2026-10-14T09:00:00Z"/>
              </w:rPr>
            </w:pPr>
            <w:del w:id="7067" w:author="Claude" w:date="2026-10-14T09:00:00Z">
              <w:r>
                <w:rPr>
                  <w:rFonts w:ascii="Times New Roman" w:hAnsi="Times New Roman"/>
                  <w:sz w:val="22"/>
                  <w:szCs w:val="22"/>
                </w:rPr>
                <w:delText xml:space="preserve">2.3</w:delText>
              </w:r>
            </w:del>
          </w:p>
        </w:tc>
        <w:tc>
          <w:tcPr>
            <w:tcW w:w="5222" w:type="dxa"/>
            <w:vAlign w:val="center"/>
          </w:tcPr>
          <w:p w14:paraId="41D55599" w14:textId="77777777" w:rsidR="00B0112F" w:rsidRDefault="00000000" w:rsidP="00040F1A">
            <w:pPr>
              <w:spacing w:after="120" w:line="276" w:lineRule="auto"/>
              <w:rPr>
                <w:del w:id="7070" w:author="Claude" w:date="2026-10-14T09:00:00Z"/>
              </w:rPr>
            </w:pPr>
            <w:del w:id="7069" w:author="Claude" w:date="2026-10-14T09:00:00Z">
              <w:r>
                <w:rPr>
                  <w:rFonts w:ascii="Times New Roman" w:hAnsi="Times New Roman"/>
                  <w:sz w:val="22"/>
                  <w:szCs w:val="22"/>
                </w:rPr>
                <w:delText xml:space="preserve">Bảo hiểm trách nhiệm dân sự đối với bên thứ ba</w:delText>
              </w:r>
            </w:del>
          </w:p>
        </w:tc>
        <w:tc>
          <w:tcPr>
            <w:tcW w:w="1000" w:type="dxa"/>
            <w:vAlign w:val="center"/>
          </w:tcPr>
          <w:p w14:paraId="30419AA3" w14:textId="77777777" w:rsidR="00B0112F" w:rsidRDefault="00000000" w:rsidP="00040F1A">
            <w:pPr>
              <w:spacing w:after="120" w:line="276" w:lineRule="auto"/>
              <w:jc w:val="center"/>
              <w:rPr>
                <w:del w:id="7072" w:author="Claude" w:date="2026-10-14T09:00:00Z"/>
              </w:rPr>
            </w:pPr>
            <w:del w:id="7071" w:author="Claude" w:date="2026-10-14T09:00:00Z">
              <w:r>
                <w:rPr>
                  <w:rFonts w:ascii="Times New Roman" w:hAnsi="Times New Roman"/>
                  <w:b/>
                  <w:bCs/>
                  <w:sz w:val="22"/>
                  <w:szCs w:val="22"/>
                </w:rPr>
                <w:delText xml:space="preserve">P</w:delText>
              </w:r>
            </w:del>
          </w:p>
        </w:tc>
        <w:tc>
          <w:tcPr>
            <w:tcW w:w="1000" w:type="dxa"/>
            <w:vAlign w:val="center"/>
          </w:tcPr>
          <w:p w14:paraId="5FD620B3" w14:textId="77777777" w:rsidR="00B0112F" w:rsidRDefault="00B0112F" w:rsidP="00040F1A">
            <w:pPr>
              <w:spacing w:after="120" w:line="276" w:lineRule="auto"/>
              <w:jc w:val="center"/>
              <w:rPr>
                <w:del w:id="7073" w:author="Claude" w:date="2026-10-14T09:00:00Z"/>
              </w:rPr>
            </w:pPr>
          </w:p>
        </w:tc>
        <w:tc>
          <w:tcPr>
            <w:tcW w:w="1000" w:type="dxa"/>
            <w:vAlign w:val="center"/>
          </w:tcPr>
          <w:p w14:paraId="34B169CA" w14:textId="77777777" w:rsidR="00B0112F" w:rsidRDefault="00B0112F" w:rsidP="00040F1A">
            <w:pPr>
              <w:spacing w:after="120" w:line="276" w:lineRule="auto"/>
              <w:jc w:val="center"/>
              <w:rPr>
                <w:del w:id="7074" w:author="Claude" w:date="2026-10-14T09:00:00Z"/>
              </w:rPr>
            </w:pPr>
          </w:p>
        </w:tc>
      </w:tr>
      <w:tr w:rsidR="00B0112F" w14:paraId="0DD6B9F0" w14:textId="77777777">
        <w:trPr>
          <w:cantSplit/>
          <w:del w:id="7075" w:author="Claude" w:date="2026-10-14T09:00:00Z"/>
        </w:trPr>
        <w:tc>
          <w:tcPr>
            <w:tcW w:w="850" w:type="dxa"/>
            <w:vAlign w:val="center"/>
          </w:tcPr>
          <w:p w14:paraId="109776FA" w14:textId="77777777" w:rsidR="00B0112F" w:rsidRDefault="00000000" w:rsidP="00040F1A">
            <w:pPr>
              <w:spacing w:after="120" w:line="276" w:lineRule="auto"/>
              <w:jc w:val="center"/>
              <w:rPr>
                <w:del w:id="7077" w:author="Claude" w:date="2026-10-14T09:00:00Z"/>
              </w:rPr>
            </w:pPr>
            <w:del w:id="7076" w:author="Claude" w:date="2026-10-14T09:00:00Z">
              <w:r>
                <w:rPr>
                  <w:rFonts w:ascii="Times New Roman" w:hAnsi="Times New Roman"/>
                  <w:sz w:val="22"/>
                  <w:szCs w:val="22"/>
                </w:rPr>
                <w:delText xml:space="preserve">2.4</w:delText>
              </w:r>
            </w:del>
          </w:p>
        </w:tc>
        <w:tc>
          <w:tcPr>
            <w:tcW w:w="5222" w:type="dxa"/>
            <w:vAlign w:val="center"/>
          </w:tcPr>
          <w:p w14:paraId="1DBC1A35" w14:textId="77777777" w:rsidR="00B0112F" w:rsidRDefault="00000000" w:rsidP="00040F1A">
            <w:pPr>
              <w:spacing w:after="120" w:line="276" w:lineRule="auto"/>
              <w:rPr>
                <w:del w:id="7079" w:author="Claude" w:date="2026-10-14T09:00:00Z"/>
              </w:rPr>
            </w:pPr>
            <w:del w:id="7078" w:author="Claude" w:date="2026-10-14T09:00:00Z">
              <w:r>
                <w:rPr>
                  <w:rFonts w:ascii="Times New Roman" w:hAnsi="Times New Roman"/>
                  <w:sz w:val="22"/>
                  <w:szCs w:val="22"/>
                </w:rPr>
                <w:delText xml:space="preserve">Bảo hiểm công trình trong thời gian xây dựng (do Chủ đầu tư mua theo Điều 8.1 Hợp đồng)</w:delText>
              </w:r>
            </w:del>
          </w:p>
        </w:tc>
        <w:tc>
          <w:tcPr>
            <w:tcW w:w="1000" w:type="dxa"/>
            <w:vAlign w:val="center"/>
          </w:tcPr>
          <w:p w14:paraId="54461E5F" w14:textId="77777777" w:rsidR="00B0112F" w:rsidRDefault="00B0112F" w:rsidP="00040F1A">
            <w:pPr>
              <w:spacing w:after="120" w:line="276" w:lineRule="auto"/>
              <w:jc w:val="center"/>
              <w:rPr>
                <w:del w:id="7080" w:author="Claude" w:date="2026-10-14T09:00:00Z"/>
              </w:rPr>
            </w:pPr>
          </w:p>
        </w:tc>
        <w:tc>
          <w:tcPr>
            <w:tcW w:w="1000" w:type="dxa"/>
            <w:vAlign w:val="center"/>
          </w:tcPr>
          <w:p w14:paraId="2108086B" w14:textId="77777777" w:rsidR="00B0112F" w:rsidRDefault="00000000" w:rsidP="00040F1A">
            <w:pPr>
              <w:spacing w:after="120" w:line="276" w:lineRule="auto"/>
              <w:jc w:val="center"/>
              <w:rPr>
                <w:del w:id="7082" w:author="Claude" w:date="2026-10-14T09:00:00Z"/>
              </w:rPr>
            </w:pPr>
            <w:del w:id="7081" w:author="Claude" w:date="2026-10-14T09:00:00Z">
              <w:r>
                <w:rPr>
                  <w:rFonts w:ascii="Times New Roman" w:hAnsi="Times New Roman"/>
                  <w:b/>
                  <w:bCs/>
                  <w:sz w:val="22"/>
                  <w:szCs w:val="22"/>
                </w:rPr>
                <w:delText xml:space="preserve">P</w:delText>
              </w:r>
            </w:del>
          </w:p>
        </w:tc>
        <w:tc>
          <w:tcPr>
            <w:tcW w:w="1000" w:type="dxa"/>
            <w:vAlign w:val="center"/>
          </w:tcPr>
          <w:p w14:paraId="4C37A58C" w14:textId="77777777" w:rsidR="00B0112F" w:rsidRDefault="00B0112F" w:rsidP="00040F1A">
            <w:pPr>
              <w:spacing w:after="120" w:line="276" w:lineRule="auto"/>
              <w:jc w:val="center"/>
              <w:rPr>
                <w:del w:id="7083" w:author="Claude" w:date="2026-10-14T09:00:00Z"/>
              </w:rPr>
            </w:pPr>
          </w:p>
        </w:tc>
      </w:tr>
      <w:tr w:rsidR="00B0112F" w14:paraId="03E9FCC3" w14:textId="77777777">
        <w:trPr>
          <w:cantSplit/>
          <w:del w:id="7084" w:author="Claude" w:date="2026-10-14T09:00:00Z"/>
        </w:trPr>
        <w:tc>
          <w:tcPr>
            <w:tcW w:w="850" w:type="dxa"/>
            <w:vAlign w:val="center"/>
          </w:tcPr>
          <w:p w14:paraId="01A7EA02" w14:textId="77777777" w:rsidR="00B0112F" w:rsidRDefault="00000000" w:rsidP="00040F1A">
            <w:pPr>
              <w:spacing w:after="120" w:line="276" w:lineRule="auto"/>
              <w:jc w:val="center"/>
              <w:rPr>
                <w:del w:id="7086" w:author="Claude" w:date="2026-10-14T09:00:00Z"/>
              </w:rPr>
            </w:pPr>
            <w:del w:id="7085" w:author="Claude" w:date="2026-10-14T09:00:00Z">
              <w:r>
                <w:rPr>
                  <w:rFonts w:ascii="Times New Roman" w:hAnsi="Times New Roman"/>
                  <w:sz w:val="22"/>
                  <w:szCs w:val="22"/>
                </w:rPr>
                <w:delText xml:space="preserve">2.5</w:delText>
              </w:r>
            </w:del>
          </w:p>
        </w:tc>
        <w:tc>
          <w:tcPr>
            <w:tcW w:w="5222" w:type="dxa"/>
            <w:vAlign w:val="center"/>
          </w:tcPr>
          <w:p w14:paraId="21C8FC96" w14:textId="77777777" w:rsidR="00B0112F" w:rsidRDefault="00000000" w:rsidP="00040F1A">
            <w:pPr>
              <w:spacing w:after="120" w:line="276" w:lineRule="auto"/>
              <w:rPr>
                <w:del w:id="7088" w:author="Claude" w:date="2026-10-14T09:00:00Z"/>
              </w:rPr>
            </w:pPr>
            <w:del w:id="7087" w:author="Claude" w:date="2026-10-14T09:00:00Z">
              <w:r>
                <w:rPr>
                  <w:rFonts w:ascii="Times New Roman" w:hAnsi="Times New Roman"/>
                  <w:sz w:val="22"/>
                  <w:szCs w:val="22"/>
                </w:rPr>
                <w:delText xml:space="preserve">Thực hiện thủ tục yêu cầu bồi thường bảo hiểm công trình đối với tổn thất thuộc phạm vi công việc của Bên B; chịu phần thiệt hại không được bảo hiểm bồi thường</w:delText>
              </w:r>
            </w:del>
          </w:p>
        </w:tc>
        <w:tc>
          <w:tcPr>
            <w:tcW w:w="1000" w:type="dxa"/>
            <w:vAlign w:val="center"/>
          </w:tcPr>
          <w:p w14:paraId="368EC044" w14:textId="77777777" w:rsidR="00B0112F" w:rsidRDefault="00000000" w:rsidP="00040F1A">
            <w:pPr>
              <w:spacing w:after="120" w:line="276" w:lineRule="auto"/>
              <w:jc w:val="center"/>
              <w:rPr>
                <w:del w:id="7090" w:author="Claude" w:date="2026-10-14T09:00:00Z"/>
              </w:rPr>
            </w:pPr>
            <w:del w:id="7089" w:author="Claude" w:date="2026-10-14T09:00:00Z">
              <w:r>
                <w:rPr>
                  <w:rFonts w:ascii="Times New Roman" w:hAnsi="Times New Roman"/>
                  <w:b/>
                  <w:bCs/>
                  <w:sz w:val="22"/>
                  <w:szCs w:val="22"/>
                </w:rPr>
                <w:delText xml:space="preserve">P</w:delText>
              </w:r>
            </w:del>
          </w:p>
        </w:tc>
        <w:tc>
          <w:tcPr>
            <w:tcW w:w="1000" w:type="dxa"/>
            <w:vAlign w:val="center"/>
          </w:tcPr>
          <w:p w14:paraId="1D72B168" w14:textId="77777777" w:rsidR="00B0112F" w:rsidRDefault="00000000" w:rsidP="00040F1A">
            <w:pPr>
              <w:spacing w:after="120" w:line="276" w:lineRule="auto"/>
              <w:jc w:val="center"/>
              <w:rPr>
                <w:del w:id="7092" w:author="Claude" w:date="2026-10-14T09:00:00Z"/>
              </w:rPr>
            </w:pPr>
            <w:del w:id="7091" w:author="Claude" w:date="2026-10-14T09:00:00Z">
              <w:r>
                <w:rPr>
                  <w:rFonts w:ascii="Times New Roman" w:hAnsi="Times New Roman"/>
                  <w:b/>
                  <w:bCs/>
                  <w:sz w:val="22"/>
                  <w:szCs w:val="22"/>
                </w:rPr>
                <w:delText xml:space="preserve">C</w:delText>
              </w:r>
            </w:del>
          </w:p>
        </w:tc>
        <w:tc>
          <w:tcPr>
            <w:tcW w:w="1000" w:type="dxa"/>
            <w:vAlign w:val="center"/>
          </w:tcPr>
          <w:p w14:paraId="540CA385" w14:textId="77777777" w:rsidR="00B0112F" w:rsidRDefault="00B0112F" w:rsidP="00040F1A">
            <w:pPr>
              <w:spacing w:after="120" w:line="276" w:lineRule="auto"/>
              <w:jc w:val="center"/>
              <w:rPr>
                <w:del w:id="7093" w:author="Claude" w:date="2026-10-14T09:00:00Z"/>
              </w:rPr>
            </w:pPr>
          </w:p>
        </w:tc>
      </w:tr>
      <w:tr w:rsidR="00B0112F" w14:paraId="3A304E15" w14:textId="77777777">
        <w:trPr>
          <w:cantSplit/>
          <w:del w:id="7094" w:author="Claude" w:date="2026-10-14T09:00:00Z"/>
        </w:trPr>
        <w:tc>
          <w:tcPr>
            <w:tcW w:w="850" w:type="dxa"/>
            <w:vAlign w:val="center"/>
          </w:tcPr>
          <w:p w14:paraId="42927757" w14:textId="77777777" w:rsidR="00B0112F" w:rsidRDefault="00000000" w:rsidP="00040F1A">
            <w:pPr>
              <w:spacing w:after="120" w:line="276" w:lineRule="auto"/>
              <w:jc w:val="center"/>
              <w:rPr>
                <w:del w:id="7096" w:author="Claude" w:date="2026-10-14T09:00:00Z"/>
              </w:rPr>
            </w:pPr>
            <w:del w:id="7095" w:author="Claude" w:date="2026-10-14T09:00:00Z">
              <w:r>
                <w:rPr>
                  <w:rFonts w:ascii="Times New Roman" w:hAnsi="Times New Roman"/>
                  <w:sz w:val="22"/>
                  <w:szCs w:val="22"/>
                </w:rPr>
                <w:delText xml:space="preserve">2.6</w:delText>
              </w:r>
            </w:del>
          </w:p>
        </w:tc>
        <w:tc>
          <w:tcPr>
            <w:tcW w:w="5222" w:type="dxa"/>
            <w:vAlign w:val="center"/>
          </w:tcPr>
          <w:p w14:paraId="07F92EC8" w14:textId="77777777" w:rsidR="00B0112F" w:rsidRDefault="00000000" w:rsidP="00040F1A">
            <w:pPr>
              <w:spacing w:after="120" w:line="276" w:lineRule="auto"/>
              <w:rPr>
                <w:del w:id="7098" w:author="Claude" w:date="2026-10-14T09:00:00Z"/>
              </w:rPr>
            </w:pPr>
            <w:del w:id="7097" w:author="Claude" w:date="2026-10-14T09:00:00Z">
              <w:r>
                <w:rPr>
                  <w:rFonts w:ascii="Times New Roman" w:hAnsi="Times New Roman"/>
                  <w:sz w:val="22"/>
                  <w:szCs w:val="22"/>
                </w:rPr>
                <w:delText xml:space="preserve">Các loại thuế, phí, lệ phí theo quy định hiện hành</w:delText>
              </w:r>
            </w:del>
          </w:p>
        </w:tc>
        <w:tc>
          <w:tcPr>
            <w:tcW w:w="1000" w:type="dxa"/>
            <w:vAlign w:val="center"/>
          </w:tcPr>
          <w:p w14:paraId="7D8470E4" w14:textId="77777777" w:rsidR="00B0112F" w:rsidRDefault="00000000" w:rsidP="00040F1A">
            <w:pPr>
              <w:spacing w:after="120" w:line="276" w:lineRule="auto"/>
              <w:jc w:val="center"/>
              <w:rPr>
                <w:del w:id="7100" w:author="Claude" w:date="2026-10-14T09:00:00Z"/>
              </w:rPr>
            </w:pPr>
            <w:del w:id="7099" w:author="Claude" w:date="2026-10-14T09:00:00Z">
              <w:r>
                <w:rPr>
                  <w:rFonts w:ascii="Times New Roman" w:hAnsi="Times New Roman"/>
                  <w:b/>
                  <w:bCs/>
                  <w:sz w:val="22"/>
                  <w:szCs w:val="22"/>
                </w:rPr>
                <w:delText xml:space="preserve">P</w:delText>
              </w:r>
            </w:del>
          </w:p>
        </w:tc>
        <w:tc>
          <w:tcPr>
            <w:tcW w:w="1000" w:type="dxa"/>
            <w:vAlign w:val="center"/>
          </w:tcPr>
          <w:p w14:paraId="5CEBCA8B" w14:textId="77777777" w:rsidR="00B0112F" w:rsidRDefault="00B0112F" w:rsidP="00040F1A">
            <w:pPr>
              <w:spacing w:after="120" w:line="276" w:lineRule="auto"/>
              <w:jc w:val="center"/>
              <w:rPr>
                <w:del w:id="7101" w:author="Claude" w:date="2026-10-14T09:00:00Z"/>
              </w:rPr>
            </w:pPr>
          </w:p>
        </w:tc>
        <w:tc>
          <w:tcPr>
            <w:tcW w:w="1000" w:type="dxa"/>
            <w:vAlign w:val="center"/>
          </w:tcPr>
          <w:p w14:paraId="5CC6301A" w14:textId="77777777" w:rsidR="00B0112F" w:rsidRDefault="00B0112F" w:rsidP="00040F1A">
            <w:pPr>
              <w:spacing w:after="120" w:line="276" w:lineRule="auto"/>
              <w:jc w:val="center"/>
              <w:rPr>
                <w:del w:id="7102" w:author="Claude" w:date="2026-10-14T09:00:00Z"/>
              </w:rPr>
            </w:pPr>
          </w:p>
        </w:tc>
      </w:tr>
      <w:tr w:rsidR="00B0112F" w14:paraId="583075DB" w14:textId="77777777">
        <w:trPr>
          <w:cantSplit/>
          <w:del w:id="7103" w:author="Claude" w:date="2026-10-14T09:00:00Z"/>
        </w:trPr>
        <w:tc>
          <w:tcPr>
            <w:tcW w:w="850" w:type="dxa"/>
            <w:shd w:val="clear" w:color="auto" w:fill="D9D9D9"/>
            <w:vAlign w:val="center"/>
          </w:tcPr>
          <w:p w14:paraId="6A304009" w14:textId="77777777" w:rsidR="00B0112F" w:rsidRDefault="00000000" w:rsidP="00040F1A">
            <w:pPr>
              <w:spacing w:after="120" w:line="276" w:lineRule="auto"/>
              <w:jc w:val="center"/>
              <w:rPr>
                <w:del w:id="7105" w:author="Claude" w:date="2026-10-14T09:00:00Z"/>
              </w:rPr>
            </w:pPr>
            <w:del w:id="7104" w:author="Claude" w:date="2026-10-14T09:00:00Z">
              <w:r>
                <w:rPr>
                  <w:rFonts w:ascii="Times New Roman" w:hAnsi="Times New Roman"/>
                  <w:b/>
                  <w:bCs/>
                  <w:sz w:val="22"/>
                  <w:szCs w:val="22"/>
                </w:rPr>
                <w:delText xml:space="preserve">3</w:delText>
              </w:r>
            </w:del>
          </w:p>
        </w:tc>
        <w:tc>
          <w:tcPr>
            <w:tcW w:w="5222" w:type="dxa"/>
            <w:shd w:val="clear" w:color="auto" w:fill="D9D9D9"/>
            <w:vAlign w:val="center"/>
          </w:tcPr>
          <w:p w14:paraId="58159340" w14:textId="77777777" w:rsidR="00B0112F" w:rsidRDefault="00000000" w:rsidP="00040F1A">
            <w:pPr>
              <w:spacing w:after="120" w:line="276" w:lineRule="auto"/>
              <w:rPr>
                <w:del w:id="7107" w:author="Claude" w:date="2026-10-14T09:00:00Z"/>
              </w:rPr>
            </w:pPr>
            <w:del w:id="7106" w:author="Claude" w:date="2026-10-14T09:00:00Z">
              <w:r>
                <w:rPr>
                  <w:rFonts w:ascii="Times New Roman" w:hAnsi="Times New Roman"/>
                  <w:b/>
                  <w:bCs/>
                  <w:sz w:val="22"/>
                  <w:szCs w:val="22"/>
                </w:rPr>
                <w:delText xml:space="preserve">Công tác thi công chính</w:delText>
              </w:r>
            </w:del>
          </w:p>
        </w:tc>
        <w:tc>
          <w:tcPr>
            <w:tcW w:w="1000" w:type="dxa"/>
            <w:shd w:val="clear" w:color="auto" w:fill="D9D9D9"/>
            <w:vAlign w:val="center"/>
          </w:tcPr>
          <w:p w14:paraId="4EBEF35D" w14:textId="77777777" w:rsidR="00B0112F" w:rsidRDefault="00B0112F" w:rsidP="00040F1A">
            <w:pPr>
              <w:spacing w:after="120" w:line="276" w:lineRule="auto"/>
              <w:jc w:val="center"/>
              <w:rPr>
                <w:del w:id="7108" w:author="Claude" w:date="2026-10-14T09:00:00Z"/>
              </w:rPr>
            </w:pPr>
          </w:p>
        </w:tc>
        <w:tc>
          <w:tcPr>
            <w:tcW w:w="1000" w:type="dxa"/>
            <w:shd w:val="clear" w:color="auto" w:fill="D9D9D9"/>
            <w:vAlign w:val="center"/>
          </w:tcPr>
          <w:p w14:paraId="0E8B0CF5" w14:textId="77777777" w:rsidR="00B0112F" w:rsidRDefault="00B0112F" w:rsidP="00040F1A">
            <w:pPr>
              <w:spacing w:after="120" w:line="276" w:lineRule="auto"/>
              <w:jc w:val="center"/>
              <w:rPr>
                <w:del w:id="7109" w:author="Claude" w:date="2026-10-14T09:00:00Z"/>
              </w:rPr>
            </w:pPr>
          </w:p>
        </w:tc>
        <w:tc>
          <w:tcPr>
            <w:tcW w:w="1000" w:type="dxa"/>
            <w:shd w:val="clear" w:color="auto" w:fill="D9D9D9"/>
            <w:vAlign w:val="center"/>
          </w:tcPr>
          <w:p w14:paraId="077CC223" w14:textId="77777777" w:rsidR="00B0112F" w:rsidRDefault="00B0112F" w:rsidP="00040F1A">
            <w:pPr>
              <w:spacing w:after="120" w:line="276" w:lineRule="auto"/>
              <w:jc w:val="center"/>
              <w:rPr>
                <w:del w:id="7110" w:author="Claude" w:date="2026-10-14T09:00:00Z"/>
              </w:rPr>
            </w:pPr>
          </w:p>
        </w:tc>
      </w:tr>
      <w:tr w:rsidR="00B0112F" w14:paraId="675F3CF4" w14:textId="77777777">
        <w:trPr>
          <w:cantSplit/>
          <w:del w:id="7111" w:author="Claude" w:date="2026-10-14T09:00:00Z"/>
        </w:trPr>
        <w:tc>
          <w:tcPr>
            <w:tcW w:w="850" w:type="dxa"/>
            <w:shd w:val="clear" w:color="auto" w:fill="F2F2F2"/>
            <w:vAlign w:val="center"/>
          </w:tcPr>
          <w:p w14:paraId="562634CA" w14:textId="77777777" w:rsidR="00B0112F" w:rsidRDefault="00000000" w:rsidP="00040F1A">
            <w:pPr>
              <w:spacing w:after="120" w:line="276" w:lineRule="auto"/>
              <w:jc w:val="center"/>
              <w:rPr>
                <w:del w:id="7113" w:author="Claude" w:date="2026-10-14T09:00:00Z"/>
              </w:rPr>
            </w:pPr>
            <w:del w:id="7112" w:author="Claude" w:date="2026-10-14T09:00:00Z">
              <w:r>
                <w:rPr>
                  <w:rFonts w:ascii="Times New Roman" w:hAnsi="Times New Roman"/>
                  <w:b/>
                  <w:bCs/>
                  <w:sz w:val="22"/>
                  <w:szCs w:val="22"/>
                </w:rPr>
                <w:delText xml:space="preserve">3.1</w:delText>
              </w:r>
            </w:del>
          </w:p>
        </w:tc>
        <w:tc>
          <w:tcPr>
            <w:tcW w:w="5222" w:type="dxa"/>
            <w:shd w:val="clear" w:color="auto" w:fill="F2F2F2"/>
            <w:vAlign w:val="center"/>
          </w:tcPr>
          <w:p w14:paraId="12C4083F" w14:textId="77777777" w:rsidR="00B0112F" w:rsidRDefault="00000000" w:rsidP="00040F1A">
            <w:pPr>
              <w:spacing w:after="120" w:line="276" w:lineRule="auto"/>
              <w:rPr>
                <w:del w:id="7115" w:author="Claude" w:date="2026-10-14T09:00:00Z"/>
              </w:rPr>
            </w:pPr>
            <w:del w:id="7114" w:author="Claude" w:date="2026-10-14T09:00:00Z">
              <w:r>
                <w:rPr>
                  <w:rFonts w:ascii="Times New Roman" w:hAnsi="Times New Roman"/>
                  <w:b/>
                  <w:bCs/>
                  <w:sz w:val="22"/>
                  <w:szCs w:val="22"/>
                </w:rPr>
                <w:delText xml:space="preserve">Hạ mực nước ngầm và giao diện với công tác đất (công tác đất do Nhà thầu khác thực hiện)</w:delText>
              </w:r>
            </w:del>
          </w:p>
        </w:tc>
        <w:tc>
          <w:tcPr>
            <w:tcW w:w="1000" w:type="dxa"/>
            <w:shd w:val="clear" w:color="auto" w:fill="F2F2F2"/>
            <w:vAlign w:val="center"/>
          </w:tcPr>
          <w:p w14:paraId="057D0AB8" w14:textId="77777777" w:rsidR="00B0112F" w:rsidRDefault="00B0112F" w:rsidP="00040F1A">
            <w:pPr>
              <w:spacing w:after="120" w:line="276" w:lineRule="auto"/>
              <w:jc w:val="center"/>
              <w:rPr>
                <w:del w:id="7116" w:author="Claude" w:date="2026-10-14T09:00:00Z"/>
              </w:rPr>
            </w:pPr>
          </w:p>
        </w:tc>
        <w:tc>
          <w:tcPr>
            <w:tcW w:w="1000" w:type="dxa"/>
            <w:shd w:val="clear" w:color="auto" w:fill="F2F2F2"/>
            <w:vAlign w:val="center"/>
          </w:tcPr>
          <w:p w14:paraId="2910E04E" w14:textId="77777777" w:rsidR="00B0112F" w:rsidRDefault="00B0112F" w:rsidP="00040F1A">
            <w:pPr>
              <w:spacing w:after="120" w:line="276" w:lineRule="auto"/>
              <w:jc w:val="center"/>
              <w:rPr>
                <w:del w:id="7117" w:author="Claude" w:date="2026-10-14T09:00:00Z"/>
              </w:rPr>
            </w:pPr>
          </w:p>
        </w:tc>
        <w:tc>
          <w:tcPr>
            <w:tcW w:w="1000" w:type="dxa"/>
            <w:shd w:val="clear" w:color="auto" w:fill="F2F2F2"/>
            <w:vAlign w:val="center"/>
          </w:tcPr>
          <w:p w14:paraId="0779D14D" w14:textId="77777777" w:rsidR="00B0112F" w:rsidRDefault="00B0112F" w:rsidP="00040F1A">
            <w:pPr>
              <w:spacing w:after="120" w:line="276" w:lineRule="auto"/>
              <w:jc w:val="center"/>
              <w:rPr>
                <w:del w:id="7118" w:author="Claude" w:date="2026-10-14T09:00:00Z"/>
              </w:rPr>
            </w:pPr>
          </w:p>
        </w:tc>
      </w:tr>
      <w:tr w:rsidR="00B0112F" w14:paraId="096003A1" w14:textId="77777777">
        <w:trPr>
          <w:cantSplit/>
          <w:del w:id="7119" w:author="Claude" w:date="2026-10-14T09:00:00Z"/>
        </w:trPr>
        <w:tc>
          <w:tcPr>
            <w:tcW w:w="850" w:type="dxa"/>
            <w:vAlign w:val="center"/>
          </w:tcPr>
          <w:p w14:paraId="4BB24F81" w14:textId="77777777" w:rsidR="00B0112F" w:rsidRDefault="00000000" w:rsidP="00040F1A">
            <w:pPr>
              <w:spacing w:after="120" w:line="276" w:lineRule="auto"/>
              <w:jc w:val="center"/>
              <w:rPr>
                <w:del w:id="7121" w:author="Claude" w:date="2026-10-14T09:00:00Z"/>
              </w:rPr>
            </w:pPr>
            <w:del w:id="7120" w:author="Claude" w:date="2026-10-14T09:00:00Z">
              <w:r>
                <w:rPr>
                  <w:rFonts w:ascii="Times New Roman" w:hAnsi="Times New Roman"/>
                  <w:sz w:val="22"/>
                  <w:szCs w:val="22"/>
                </w:rPr>
                <w:delText xml:space="preserve">3.1.1</w:delText>
              </w:r>
            </w:del>
          </w:p>
        </w:tc>
        <w:tc>
          <w:tcPr>
            <w:tcW w:w="5222" w:type="dxa"/>
            <w:vAlign w:val="center"/>
          </w:tcPr>
          <w:p w14:paraId="12A0F32A" w14:textId="77777777" w:rsidR="00B0112F" w:rsidRDefault="00000000" w:rsidP="00040F1A">
            <w:pPr>
              <w:spacing w:after="120" w:line="276" w:lineRule="auto"/>
              <w:rPr>
                <w:del w:id="7123" w:author="Claude" w:date="2026-10-14T09:00:00Z"/>
              </w:rPr>
            </w:pPr>
            <w:del w:id="7122" w:author="Claude" w:date="2026-10-14T09:00:00Z">
              <w:r>
                <w:rPr>
                  <w:rFonts w:ascii="Times New Roman" w:hAnsi="Times New Roman"/>
                  <w:sz w:val="22"/>
                  <w:szCs w:val="22"/>
                </w:rPr>
                <w:delText xml:space="preserve">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delText>
              </w:r>
            </w:del>
          </w:p>
        </w:tc>
        <w:tc>
          <w:tcPr>
            <w:tcW w:w="1000" w:type="dxa"/>
            <w:vAlign w:val="center"/>
          </w:tcPr>
          <w:p w14:paraId="439D49EE" w14:textId="77777777" w:rsidR="00B0112F" w:rsidRDefault="00000000" w:rsidP="00040F1A">
            <w:pPr>
              <w:spacing w:after="120" w:line="276" w:lineRule="auto"/>
              <w:jc w:val="center"/>
              <w:rPr>
                <w:del w:id="7125" w:author="Claude" w:date="2026-10-14T09:00:00Z"/>
              </w:rPr>
            </w:pPr>
            <w:del w:id="7124" w:author="Claude" w:date="2026-10-14T09:00:00Z">
              <w:r>
                <w:rPr>
                  <w:rFonts w:ascii="Times New Roman" w:hAnsi="Times New Roman"/>
                  <w:b/>
                  <w:bCs/>
                  <w:sz w:val="22"/>
                  <w:szCs w:val="22"/>
                </w:rPr>
                <w:delText xml:space="preserve">P</w:delText>
              </w:r>
            </w:del>
          </w:p>
        </w:tc>
        <w:tc>
          <w:tcPr>
            <w:tcW w:w="1000" w:type="dxa"/>
            <w:vAlign w:val="center"/>
          </w:tcPr>
          <w:p w14:paraId="042A07BB" w14:textId="77777777" w:rsidR="00B0112F" w:rsidRDefault="00B0112F" w:rsidP="00040F1A">
            <w:pPr>
              <w:spacing w:after="120" w:line="276" w:lineRule="auto"/>
              <w:jc w:val="center"/>
              <w:rPr>
                <w:del w:id="7126" w:author="Claude" w:date="2026-10-14T09:00:00Z"/>
              </w:rPr>
            </w:pPr>
          </w:p>
        </w:tc>
        <w:tc>
          <w:tcPr>
            <w:tcW w:w="1000" w:type="dxa"/>
            <w:vAlign w:val="center"/>
          </w:tcPr>
          <w:p w14:paraId="5B77435C" w14:textId="77777777" w:rsidR="00B0112F" w:rsidRDefault="00B0112F" w:rsidP="00040F1A">
            <w:pPr>
              <w:spacing w:after="120" w:line="276" w:lineRule="auto"/>
              <w:jc w:val="center"/>
              <w:rPr>
                <w:del w:id="7127" w:author="Claude" w:date="2026-10-14T09:00:00Z"/>
              </w:rPr>
            </w:pPr>
          </w:p>
        </w:tc>
      </w:tr>
      <w:tr w:rsidR="00B0112F" w14:paraId="01C025FE" w14:textId="77777777">
        <w:trPr>
          <w:cantSplit/>
          <w:del w:id="7128" w:author="Claude" w:date="2026-10-14T09:00:00Z"/>
        </w:trPr>
        <w:tc>
          <w:tcPr>
            <w:tcW w:w="850" w:type="dxa"/>
            <w:vAlign w:val="center"/>
          </w:tcPr>
          <w:p w14:paraId="4377FDD9" w14:textId="77777777" w:rsidR="00B0112F" w:rsidRDefault="00000000" w:rsidP="00040F1A">
            <w:pPr>
              <w:spacing w:after="120" w:line="276" w:lineRule="auto"/>
              <w:jc w:val="center"/>
              <w:rPr>
                <w:del w:id="7130" w:author="Claude" w:date="2026-10-14T09:00:00Z"/>
              </w:rPr>
            </w:pPr>
            <w:del w:id="7129" w:author="Claude" w:date="2026-10-14T09:00:00Z">
              <w:r>
                <w:rPr>
                  <w:rFonts w:ascii="Times New Roman" w:hAnsi="Times New Roman"/>
                  <w:sz w:val="22"/>
                  <w:szCs w:val="22"/>
                </w:rPr>
                <w:delText xml:space="preserve">3.1.2</w:delText>
              </w:r>
            </w:del>
          </w:p>
        </w:tc>
        <w:tc>
          <w:tcPr>
            <w:tcW w:w="5222" w:type="dxa"/>
            <w:vAlign w:val="center"/>
          </w:tcPr>
          <w:p w14:paraId="6D5236CF" w14:textId="77777777" w:rsidR="00B0112F" w:rsidRDefault="00000000" w:rsidP="00040F1A">
            <w:pPr>
              <w:spacing w:after="120" w:line="276" w:lineRule="auto"/>
              <w:rPr>
                <w:del w:id="7132" w:author="Claude" w:date="2026-10-14T09:00:00Z"/>
              </w:rPr>
            </w:pPr>
            <w:del w:id="7131" w:author="Claude" w:date="2026-10-14T09:00:00Z">
              <w:r>
                <w:rPr>
                  <w:rFonts w:ascii="Times New Roman" w:hAnsi="Times New Roman"/>
                  <w:sz w:val="22"/>
                  <w:szCs w:val="22"/>
                </w:rPr>
                <w:delText xml:space="preserve">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delText>
              </w:r>
            </w:del>
          </w:p>
        </w:tc>
        <w:tc>
          <w:tcPr>
            <w:tcW w:w="1000" w:type="dxa"/>
            <w:vAlign w:val="center"/>
          </w:tcPr>
          <w:p w14:paraId="060DA042" w14:textId="77777777" w:rsidR="00B0112F" w:rsidRDefault="00000000" w:rsidP="00040F1A">
            <w:pPr>
              <w:spacing w:after="120" w:line="276" w:lineRule="auto"/>
              <w:jc w:val="center"/>
              <w:rPr>
                <w:del w:id="7134" w:author="Claude" w:date="2026-10-14T09:00:00Z"/>
              </w:rPr>
            </w:pPr>
            <w:del w:id="7133" w:author="Claude" w:date="2026-10-14T09:00:00Z">
              <w:r>
                <w:rPr>
                  <w:rFonts w:ascii="Times New Roman" w:hAnsi="Times New Roman"/>
                  <w:b/>
                  <w:bCs/>
                  <w:sz w:val="22"/>
                  <w:szCs w:val="22"/>
                </w:rPr>
                <w:delText xml:space="preserve">P</w:delText>
              </w:r>
            </w:del>
          </w:p>
        </w:tc>
        <w:tc>
          <w:tcPr>
            <w:tcW w:w="1000" w:type="dxa"/>
            <w:vAlign w:val="center"/>
          </w:tcPr>
          <w:p w14:paraId="53C9BD98" w14:textId="77777777" w:rsidR="00B0112F" w:rsidRDefault="00000000" w:rsidP="00040F1A">
            <w:pPr>
              <w:spacing w:after="120" w:line="276" w:lineRule="auto"/>
              <w:jc w:val="center"/>
              <w:rPr>
                <w:del w:id="7136" w:author="Claude" w:date="2026-10-14T09:00:00Z"/>
              </w:rPr>
            </w:pPr>
            <w:del w:id="7135" w:author="Claude" w:date="2026-10-14T09:00:00Z">
              <w:r>
                <w:rPr>
                  <w:rFonts w:ascii="Times New Roman" w:hAnsi="Times New Roman"/>
                  <w:b/>
                  <w:bCs/>
                  <w:sz w:val="22"/>
                  <w:szCs w:val="22"/>
                </w:rPr>
                <w:delText xml:space="preserve">C</w:delText>
              </w:r>
            </w:del>
          </w:p>
        </w:tc>
        <w:tc>
          <w:tcPr>
            <w:tcW w:w="1000" w:type="dxa"/>
            <w:vAlign w:val="center"/>
          </w:tcPr>
          <w:p w14:paraId="7D7B6434" w14:textId="77777777" w:rsidR="00B0112F" w:rsidRDefault="00000000" w:rsidP="00040F1A">
            <w:pPr>
              <w:spacing w:after="120" w:line="276" w:lineRule="auto"/>
              <w:jc w:val="center"/>
              <w:rPr>
                <w:del w:id="7138" w:author="Claude" w:date="2026-10-14T09:00:00Z"/>
              </w:rPr>
            </w:pPr>
            <w:del w:id="7137" w:author="Claude" w:date="2026-10-14T09:00:00Z">
              <w:r>
                <w:rPr>
                  <w:rFonts w:ascii="Times New Roman" w:hAnsi="Times New Roman"/>
                  <w:b/>
                  <w:bCs/>
                  <w:sz w:val="22"/>
                  <w:szCs w:val="22"/>
                </w:rPr>
                <w:delText xml:space="preserve">Phối hợp</w:delText>
              </w:r>
            </w:del>
          </w:p>
        </w:tc>
      </w:tr>
      <w:tr w:rsidR="00B0112F" w14:paraId="30B1111B" w14:textId="77777777">
        <w:trPr>
          <w:cantSplit/>
          <w:del w:id="7139" w:author="Claude" w:date="2026-10-14T09:00:00Z"/>
        </w:trPr>
        <w:tc>
          <w:tcPr>
            <w:tcW w:w="850" w:type="dxa"/>
            <w:vAlign w:val="center"/>
          </w:tcPr>
          <w:p w14:paraId="437E2191" w14:textId="77777777" w:rsidR="00B0112F" w:rsidRDefault="00000000" w:rsidP="00040F1A">
            <w:pPr>
              <w:spacing w:after="120" w:line="276" w:lineRule="auto"/>
              <w:jc w:val="center"/>
              <w:rPr>
                <w:del w:id="7141" w:author="Claude" w:date="2026-10-14T09:00:00Z"/>
              </w:rPr>
            </w:pPr>
            <w:del w:id="7140" w:author="Claude" w:date="2026-10-14T09:00:00Z">
              <w:r>
                <w:rPr>
                  <w:rFonts w:ascii="Times New Roman" w:hAnsi="Times New Roman"/>
                  <w:sz w:val="22"/>
                  <w:szCs w:val="22"/>
                </w:rPr>
                <w:delText xml:space="preserve">3.1.3</w:delText>
              </w:r>
            </w:del>
          </w:p>
        </w:tc>
        <w:tc>
          <w:tcPr>
            <w:tcW w:w="5222" w:type="dxa"/>
            <w:vAlign w:val="center"/>
          </w:tcPr>
          <w:p w14:paraId="58DA9C88" w14:textId="77777777" w:rsidR="00B0112F" w:rsidRDefault="00000000" w:rsidP="00040F1A">
            <w:pPr>
              <w:spacing w:after="120" w:line="276" w:lineRule="auto"/>
              <w:rPr>
                <w:del w:id="7143" w:author="Claude" w:date="2026-10-14T09:00:00Z"/>
              </w:rPr>
            </w:pPr>
            <w:del w:id="7142" w:author="Claude" w:date="2026-10-14T09:00:00Z">
              <w:r>
                <w:rPr>
                  <w:rFonts w:ascii="Times New Roman" w:hAnsi="Times New Roman"/>
                  <w:sz w:val="22"/>
                  <w:szCs w:val="22"/>
                </w:rPr>
                <w:delText xml:space="preserve">Đào đất, sửa hố móng, vận chuyển và đổ thải đất đào</w:delText>
              </w:r>
            </w:del>
          </w:p>
        </w:tc>
        <w:tc>
          <w:tcPr>
            <w:tcW w:w="1000" w:type="dxa"/>
            <w:vAlign w:val="center"/>
          </w:tcPr>
          <w:p w14:paraId="55B3EA9E" w14:textId="77777777" w:rsidR="00B0112F" w:rsidRDefault="00000000" w:rsidP="00040F1A">
            <w:pPr>
              <w:spacing w:after="120" w:line="276" w:lineRule="auto"/>
              <w:jc w:val="center"/>
              <w:rPr>
                <w:del w:id="7145" w:author="Claude" w:date="2026-10-14T09:00:00Z"/>
              </w:rPr>
            </w:pPr>
            <w:del w:id="7144" w:author="Claude" w:date="2026-10-14T09:00:00Z">
              <w:r>
                <w:rPr>
                  <w:rFonts w:ascii="Times New Roman" w:hAnsi="Times New Roman"/>
                  <w:b/>
                  <w:bCs/>
                  <w:sz w:val="22"/>
                  <w:szCs w:val="22"/>
                </w:rPr>
                <w:delText xml:space="preserve">-</w:delText>
              </w:r>
            </w:del>
          </w:p>
        </w:tc>
        <w:tc>
          <w:tcPr>
            <w:tcW w:w="1000" w:type="dxa"/>
            <w:vAlign w:val="center"/>
          </w:tcPr>
          <w:p w14:paraId="723C87BC" w14:textId="77777777" w:rsidR="00B0112F" w:rsidRDefault="00000000" w:rsidP="00040F1A">
            <w:pPr>
              <w:spacing w:after="120" w:line="276" w:lineRule="auto"/>
              <w:jc w:val="center"/>
              <w:rPr>
                <w:del w:id="7147" w:author="Claude" w:date="2026-10-14T09:00:00Z"/>
              </w:rPr>
            </w:pPr>
            <w:del w:id="7146" w:author="Claude" w:date="2026-10-14T09:00:00Z">
              <w:r>
                <w:rPr>
                  <w:rFonts w:ascii="Times New Roman" w:hAnsi="Times New Roman"/>
                  <w:b/>
                  <w:bCs/>
                  <w:sz w:val="22"/>
                  <w:szCs w:val="22"/>
                </w:rPr>
                <w:delText xml:space="preserve">C</w:delText>
              </w:r>
            </w:del>
          </w:p>
        </w:tc>
        <w:tc>
          <w:tcPr>
            <w:tcW w:w="1000" w:type="dxa"/>
            <w:vAlign w:val="center"/>
          </w:tcPr>
          <w:p w14:paraId="17303D6C" w14:textId="77777777" w:rsidR="00B0112F" w:rsidRDefault="00000000" w:rsidP="00040F1A">
            <w:pPr>
              <w:spacing w:after="120" w:line="276" w:lineRule="auto"/>
              <w:jc w:val="center"/>
              <w:rPr>
                <w:del w:id="7149" w:author="Claude" w:date="2026-10-14T09:00:00Z"/>
              </w:rPr>
            </w:pPr>
            <w:del w:id="7148" w:author="Claude" w:date="2026-10-14T09:00:00Z">
              <w:r>
                <w:rPr>
                  <w:rFonts w:ascii="Times New Roman" w:hAnsi="Times New Roman"/>
                  <w:b/>
                  <w:bCs/>
                  <w:sz w:val="22"/>
                  <w:szCs w:val="22"/>
                </w:rPr>
                <w:delText xml:space="preserve">P</w:delText>
              </w:r>
            </w:del>
          </w:p>
        </w:tc>
      </w:tr>
      <w:tr w:rsidR="00B0112F" w14:paraId="02051825" w14:textId="77777777">
        <w:trPr>
          <w:cantSplit/>
          <w:del w:id="7150" w:author="Claude" w:date="2026-10-14T09:00:00Z"/>
        </w:trPr>
        <w:tc>
          <w:tcPr>
            <w:tcW w:w="850" w:type="dxa"/>
            <w:vAlign w:val="center"/>
          </w:tcPr>
          <w:p w14:paraId="13EA0D7B" w14:textId="77777777" w:rsidR="00B0112F" w:rsidRDefault="00000000" w:rsidP="00040F1A">
            <w:pPr>
              <w:spacing w:after="120" w:line="276" w:lineRule="auto"/>
              <w:jc w:val="center"/>
              <w:rPr>
                <w:del w:id="7152" w:author="Claude" w:date="2026-10-14T09:00:00Z"/>
              </w:rPr>
            </w:pPr>
            <w:del w:id="7151" w:author="Claude" w:date="2026-10-14T09:00:00Z">
              <w:r>
                <w:rPr>
                  <w:rFonts w:ascii="Times New Roman" w:hAnsi="Times New Roman"/>
                  <w:sz w:val="22"/>
                  <w:szCs w:val="22"/>
                </w:rPr>
                <w:delText xml:space="preserve">3.1.4</w:delText>
              </w:r>
            </w:del>
          </w:p>
        </w:tc>
        <w:tc>
          <w:tcPr>
            <w:tcW w:w="5222" w:type="dxa"/>
            <w:vAlign w:val="center"/>
          </w:tcPr>
          <w:p w14:paraId="1513E4E7" w14:textId="77777777" w:rsidR="00B0112F" w:rsidRDefault="00000000" w:rsidP="00040F1A">
            <w:pPr>
              <w:spacing w:after="120" w:line="276" w:lineRule="auto"/>
              <w:rPr>
                <w:del w:id="7154" w:author="Claude" w:date="2026-10-14T09:00:00Z"/>
              </w:rPr>
            </w:pPr>
            <w:del w:id="7153" w:author="Claude" w:date="2026-10-14T09:00:00Z">
              <w:r>
                <w:rPr>
                  <w:rFonts w:ascii="Times New Roman" w:hAnsi="Times New Roman"/>
                  <w:sz w:val="22"/>
                  <w:szCs w:val="22"/>
                </w:rPr>
                <w:delText xml:space="preserve">Nhận bàn giao hố móng, cao độ đáy đào từ Nhà thầu khác (có xác nhận của Bên A); vệ sinh, tiêu thoát nước hố móng trước khi thi công bê tông lót; bảo vệ hố móng sau khi nhận bàn giao</w:delText>
              </w:r>
            </w:del>
          </w:p>
        </w:tc>
        <w:tc>
          <w:tcPr>
            <w:tcW w:w="1000" w:type="dxa"/>
            <w:vAlign w:val="center"/>
          </w:tcPr>
          <w:p w14:paraId="374134C1" w14:textId="77777777" w:rsidR="00B0112F" w:rsidRDefault="00000000" w:rsidP="00040F1A">
            <w:pPr>
              <w:spacing w:after="120" w:line="276" w:lineRule="auto"/>
              <w:jc w:val="center"/>
              <w:rPr>
                <w:del w:id="7156" w:author="Claude" w:date="2026-10-14T09:00:00Z"/>
              </w:rPr>
            </w:pPr>
            <w:del w:id="7155" w:author="Claude" w:date="2026-10-14T09:00:00Z">
              <w:r>
                <w:rPr>
                  <w:rFonts w:ascii="Times New Roman" w:hAnsi="Times New Roman"/>
                  <w:b/>
                  <w:bCs/>
                  <w:sz w:val="22"/>
                  <w:szCs w:val="22"/>
                </w:rPr>
                <w:delText xml:space="preserve">P</w:delText>
              </w:r>
            </w:del>
          </w:p>
        </w:tc>
        <w:tc>
          <w:tcPr>
            <w:tcW w:w="1000" w:type="dxa"/>
            <w:vAlign w:val="center"/>
          </w:tcPr>
          <w:p w14:paraId="5B91AADA" w14:textId="77777777" w:rsidR="00B0112F" w:rsidRDefault="00000000" w:rsidP="00040F1A">
            <w:pPr>
              <w:spacing w:after="120" w:line="276" w:lineRule="auto"/>
              <w:jc w:val="center"/>
              <w:rPr>
                <w:del w:id="7158" w:author="Claude" w:date="2026-10-14T09:00:00Z"/>
              </w:rPr>
            </w:pPr>
            <w:del w:id="7157" w:author="Claude" w:date="2026-10-14T09:00:00Z">
              <w:r>
                <w:rPr>
                  <w:rFonts w:ascii="Times New Roman" w:hAnsi="Times New Roman"/>
                  <w:b/>
                  <w:bCs/>
                  <w:sz w:val="22"/>
                  <w:szCs w:val="22"/>
                </w:rPr>
                <w:delText xml:space="preserve">C</w:delText>
              </w:r>
            </w:del>
          </w:p>
        </w:tc>
        <w:tc>
          <w:tcPr>
            <w:tcW w:w="1000" w:type="dxa"/>
            <w:vAlign w:val="center"/>
          </w:tcPr>
          <w:p w14:paraId="7E5445C2" w14:textId="77777777" w:rsidR="00B0112F" w:rsidRDefault="00000000" w:rsidP="00040F1A">
            <w:pPr>
              <w:spacing w:after="120" w:line="276" w:lineRule="auto"/>
              <w:jc w:val="center"/>
              <w:rPr>
                <w:del w:id="7160" w:author="Claude" w:date="2026-10-14T09:00:00Z"/>
              </w:rPr>
            </w:pPr>
            <w:del w:id="7159" w:author="Claude" w:date="2026-10-14T09:00:00Z">
              <w:r>
                <w:rPr>
                  <w:rFonts w:ascii="Times New Roman" w:hAnsi="Times New Roman"/>
                  <w:b/>
                  <w:bCs/>
                  <w:sz w:val="22"/>
                  <w:szCs w:val="22"/>
                </w:rPr>
                <w:delText xml:space="preserve">Bàn giao</w:delText>
              </w:r>
            </w:del>
          </w:p>
        </w:tc>
      </w:tr>
      <w:tr w:rsidR="00B0112F" w14:paraId="6F25BD9B" w14:textId="77777777">
        <w:trPr>
          <w:cantSplit/>
          <w:del w:id="7161" w:author="Claude" w:date="2026-10-14T09:00:00Z"/>
        </w:trPr>
        <w:tc>
          <w:tcPr>
            <w:tcW w:w="850" w:type="dxa"/>
            <w:vAlign w:val="center"/>
          </w:tcPr>
          <w:p w14:paraId="187BEFE0" w14:textId="77777777" w:rsidR="00B0112F" w:rsidRDefault="00000000" w:rsidP="00040F1A">
            <w:pPr>
              <w:spacing w:after="120" w:line="276" w:lineRule="auto"/>
              <w:jc w:val="center"/>
              <w:rPr>
                <w:del w:id="7163" w:author="Claude" w:date="2026-10-14T09:00:00Z"/>
              </w:rPr>
            </w:pPr>
            <w:del w:id="7162" w:author="Claude" w:date="2026-10-14T09:00:00Z">
              <w:r>
                <w:rPr>
                  <w:rFonts w:ascii="Times New Roman" w:hAnsi="Times New Roman"/>
                  <w:sz w:val="22"/>
                  <w:szCs w:val="22"/>
                </w:rPr>
                <w:delText xml:space="preserve">3.1.5</w:delText>
              </w:r>
            </w:del>
          </w:p>
        </w:tc>
        <w:tc>
          <w:tcPr>
            <w:tcW w:w="5222" w:type="dxa"/>
            <w:vAlign w:val="center"/>
          </w:tcPr>
          <w:p w14:paraId="65AE3333" w14:textId="77777777" w:rsidR="00B0112F" w:rsidRDefault="00000000" w:rsidP="00040F1A">
            <w:pPr>
              <w:spacing w:after="120" w:line="276" w:lineRule="auto"/>
              <w:rPr>
                <w:del w:id="7165" w:author="Claude" w:date="2026-10-14T09:00:00Z"/>
              </w:rPr>
            </w:pPr>
            <w:del w:id="7164" w:author="Claude" w:date="2026-10-14T09:00:00Z">
              <w:r>
                <w:rPr>
                  <w:rFonts w:ascii="Times New Roman" w:hAnsi="Times New Roman"/>
                  <w:sz w:val="22"/>
                  <w:szCs w:val="22"/>
                </w:rPr>
                <w:delText xml:space="preserve">Đắp đất hoàn trả hố móng, mang tường tầng hầm</w:delText>
              </w:r>
            </w:del>
          </w:p>
        </w:tc>
        <w:tc>
          <w:tcPr>
            <w:tcW w:w="1000" w:type="dxa"/>
            <w:vAlign w:val="center"/>
          </w:tcPr>
          <w:p w14:paraId="66EF1FAA" w14:textId="77777777" w:rsidR="00B0112F" w:rsidRDefault="00000000" w:rsidP="00040F1A">
            <w:pPr>
              <w:spacing w:after="120" w:line="276" w:lineRule="auto"/>
              <w:jc w:val="center"/>
              <w:rPr>
                <w:del w:id="7167" w:author="Claude" w:date="2026-10-14T09:00:00Z"/>
              </w:rPr>
            </w:pPr>
            <w:del w:id="7166" w:author="Claude" w:date="2026-10-14T09:00:00Z">
              <w:r>
                <w:rPr>
                  <w:rFonts w:ascii="Times New Roman" w:hAnsi="Times New Roman"/>
                  <w:b/>
                  <w:bCs/>
                  <w:sz w:val="22"/>
                  <w:szCs w:val="22"/>
                </w:rPr>
                <w:delText xml:space="preserve">Phối hợp</w:delText>
              </w:r>
            </w:del>
          </w:p>
        </w:tc>
        <w:tc>
          <w:tcPr>
            <w:tcW w:w="1000" w:type="dxa"/>
            <w:vAlign w:val="center"/>
          </w:tcPr>
          <w:p w14:paraId="7E9EAB6C" w14:textId="77777777" w:rsidR="00B0112F" w:rsidRDefault="00000000" w:rsidP="00040F1A">
            <w:pPr>
              <w:spacing w:after="120" w:line="276" w:lineRule="auto"/>
              <w:jc w:val="center"/>
              <w:rPr>
                <w:del w:id="7169" w:author="Claude" w:date="2026-10-14T09:00:00Z"/>
              </w:rPr>
            </w:pPr>
            <w:del w:id="7168" w:author="Claude" w:date="2026-10-14T09:00:00Z">
              <w:r>
                <w:rPr>
                  <w:rFonts w:ascii="Times New Roman" w:hAnsi="Times New Roman"/>
                  <w:b/>
                  <w:bCs/>
                  <w:sz w:val="22"/>
                  <w:szCs w:val="22"/>
                </w:rPr>
                <w:delText xml:space="preserve">C</w:delText>
              </w:r>
            </w:del>
          </w:p>
        </w:tc>
        <w:tc>
          <w:tcPr>
            <w:tcW w:w="1000" w:type="dxa"/>
            <w:vAlign w:val="center"/>
          </w:tcPr>
          <w:p w14:paraId="2823594E" w14:textId="77777777" w:rsidR="00B0112F" w:rsidRDefault="00000000" w:rsidP="00040F1A">
            <w:pPr>
              <w:spacing w:after="120" w:line="276" w:lineRule="auto"/>
              <w:jc w:val="center"/>
              <w:rPr>
                <w:del w:id="7171" w:author="Claude" w:date="2026-10-14T09:00:00Z"/>
              </w:rPr>
            </w:pPr>
            <w:del w:id="7170" w:author="Claude" w:date="2026-10-14T09:00:00Z">
              <w:r>
                <w:rPr>
                  <w:rFonts w:ascii="Times New Roman" w:hAnsi="Times New Roman"/>
                  <w:b/>
                  <w:bCs/>
                  <w:sz w:val="22"/>
                  <w:szCs w:val="22"/>
                </w:rPr>
                <w:delText xml:space="preserve">P</w:delText>
              </w:r>
            </w:del>
          </w:p>
        </w:tc>
      </w:tr>
      <w:tr w:rsidR="00B0112F" w14:paraId="1FB9A0F7" w14:textId="77777777">
        <w:trPr>
          <w:cantSplit/>
          <w:del w:id="7172" w:author="Claude" w:date="2026-10-14T09:00:00Z"/>
        </w:trPr>
        <w:tc>
          <w:tcPr>
            <w:tcW w:w="850" w:type="dxa"/>
            <w:shd w:val="clear" w:color="auto" w:fill="F2F2F2"/>
            <w:vAlign w:val="center"/>
          </w:tcPr>
          <w:p w14:paraId="15E7CCF6" w14:textId="77777777" w:rsidR="00B0112F" w:rsidRDefault="00000000" w:rsidP="00040F1A">
            <w:pPr>
              <w:spacing w:after="120" w:line="276" w:lineRule="auto"/>
              <w:jc w:val="center"/>
              <w:rPr>
                <w:del w:id="7174" w:author="Claude" w:date="2026-10-14T09:00:00Z"/>
              </w:rPr>
            </w:pPr>
            <w:del w:id="7173" w:author="Claude" w:date="2026-10-14T09:00:00Z">
              <w:r>
                <w:rPr>
                  <w:rFonts w:ascii="Times New Roman" w:hAnsi="Times New Roman"/>
                  <w:b/>
                  <w:bCs/>
                  <w:sz w:val="22"/>
                  <w:szCs w:val="22"/>
                </w:rPr>
                <w:delText xml:space="preserve">3.2</w:delText>
              </w:r>
            </w:del>
          </w:p>
        </w:tc>
        <w:tc>
          <w:tcPr>
            <w:tcW w:w="5222" w:type="dxa"/>
            <w:shd w:val="clear" w:color="auto" w:fill="F2F2F2"/>
            <w:vAlign w:val="center"/>
          </w:tcPr>
          <w:p w14:paraId="78AEB156" w14:textId="77777777" w:rsidR="00B0112F" w:rsidRDefault="00000000" w:rsidP="00040F1A">
            <w:pPr>
              <w:spacing w:after="120" w:line="276" w:lineRule="auto"/>
              <w:rPr>
                <w:del w:id="7176" w:author="Claude" w:date="2026-10-14T09:00:00Z"/>
              </w:rPr>
            </w:pPr>
            <w:del w:id="7175" w:author="Claude" w:date="2026-10-14T09:00:00Z">
              <w:r>
                <w:rPr>
                  <w:rFonts w:ascii="Times New Roman" w:hAnsi="Times New Roman"/>
                  <w:b/>
                  <w:bCs/>
                  <w:sz w:val="22"/>
                  <w:szCs w:val="22"/>
                </w:rPr>
                <w:delText xml:space="preserve">Hệ cừ và văng chống</w:delText>
              </w:r>
            </w:del>
          </w:p>
        </w:tc>
        <w:tc>
          <w:tcPr>
            <w:tcW w:w="1000" w:type="dxa"/>
            <w:shd w:val="clear" w:color="auto" w:fill="F2F2F2"/>
            <w:vAlign w:val="center"/>
          </w:tcPr>
          <w:p w14:paraId="60D62461" w14:textId="77777777" w:rsidR="00B0112F" w:rsidRDefault="00B0112F" w:rsidP="00040F1A">
            <w:pPr>
              <w:spacing w:after="120" w:line="276" w:lineRule="auto"/>
              <w:jc w:val="center"/>
              <w:rPr>
                <w:del w:id="7177" w:author="Claude" w:date="2026-10-14T09:00:00Z"/>
              </w:rPr>
            </w:pPr>
          </w:p>
        </w:tc>
        <w:tc>
          <w:tcPr>
            <w:tcW w:w="1000" w:type="dxa"/>
            <w:shd w:val="clear" w:color="auto" w:fill="F2F2F2"/>
            <w:vAlign w:val="center"/>
          </w:tcPr>
          <w:p w14:paraId="123E8C0F" w14:textId="77777777" w:rsidR="00B0112F" w:rsidRDefault="00B0112F" w:rsidP="00040F1A">
            <w:pPr>
              <w:spacing w:after="120" w:line="276" w:lineRule="auto"/>
              <w:jc w:val="center"/>
              <w:rPr>
                <w:del w:id="7178" w:author="Claude" w:date="2026-10-14T09:00:00Z"/>
              </w:rPr>
            </w:pPr>
          </w:p>
        </w:tc>
        <w:tc>
          <w:tcPr>
            <w:tcW w:w="1000" w:type="dxa"/>
            <w:shd w:val="clear" w:color="auto" w:fill="F2F2F2"/>
            <w:vAlign w:val="center"/>
          </w:tcPr>
          <w:p w14:paraId="048FE7BB" w14:textId="77777777" w:rsidR="00B0112F" w:rsidRDefault="00B0112F" w:rsidP="00040F1A">
            <w:pPr>
              <w:spacing w:after="120" w:line="276" w:lineRule="auto"/>
              <w:jc w:val="center"/>
              <w:rPr>
                <w:del w:id="7179" w:author="Claude" w:date="2026-10-14T09:00:00Z"/>
              </w:rPr>
            </w:pPr>
          </w:p>
        </w:tc>
      </w:tr>
      <w:tr w:rsidR="00B0112F" w14:paraId="135BDF66" w14:textId="77777777">
        <w:trPr>
          <w:cantSplit/>
          <w:del w:id="7180" w:author="Claude" w:date="2026-10-14T09:00:00Z"/>
        </w:trPr>
        <w:tc>
          <w:tcPr>
            <w:tcW w:w="850" w:type="dxa"/>
            <w:vAlign w:val="center"/>
          </w:tcPr>
          <w:p w14:paraId="2F60E7C4" w14:textId="77777777" w:rsidR="00B0112F" w:rsidRDefault="00000000" w:rsidP="00040F1A">
            <w:pPr>
              <w:spacing w:after="120" w:line="276" w:lineRule="auto"/>
              <w:jc w:val="center"/>
              <w:rPr>
                <w:del w:id="7182" w:author="Claude" w:date="2026-10-14T09:00:00Z"/>
              </w:rPr>
            </w:pPr>
            <w:del w:id="7181" w:author="Claude" w:date="2026-10-14T09:00:00Z">
              <w:r>
                <w:rPr>
                  <w:rFonts w:ascii="Times New Roman" w:hAnsi="Times New Roman"/>
                  <w:sz w:val="22"/>
                  <w:szCs w:val="22"/>
                </w:rPr>
                <w:delText xml:space="preserve">3.2.1</w:delText>
              </w:r>
            </w:del>
          </w:p>
        </w:tc>
        <w:tc>
          <w:tcPr>
            <w:tcW w:w="5222" w:type="dxa"/>
            <w:vAlign w:val="center"/>
          </w:tcPr>
          <w:p w14:paraId="33A82159" w14:textId="77777777" w:rsidR="00B0112F" w:rsidRDefault="00000000" w:rsidP="00040F1A">
            <w:pPr>
              <w:spacing w:after="120" w:line="276" w:lineRule="auto"/>
              <w:rPr>
                <w:del w:id="7184" w:author="Claude" w:date="2026-10-14T09:00:00Z"/>
              </w:rPr>
            </w:pPr>
            <w:del w:id="7183" w:author="Claude" w:date="2026-10-14T09:00:00Z">
              <w:r>
                <w:rPr>
                  <w:rFonts w:ascii="Times New Roman" w:hAnsi="Times New Roman"/>
                  <w:sz w:val="22"/>
                  <w:szCs w:val="22"/>
                </w:rPr>
                <w:delText xml:space="preserve">Cung cấp vật tư chính cừ Larsen, vật tư phụ và phụ kiện trong thời gian thi công</w:delText>
              </w:r>
            </w:del>
          </w:p>
        </w:tc>
        <w:tc>
          <w:tcPr>
            <w:tcW w:w="1000" w:type="dxa"/>
            <w:vAlign w:val="center"/>
          </w:tcPr>
          <w:p w14:paraId="54141053" w14:textId="77777777" w:rsidR="00B0112F" w:rsidRDefault="00000000" w:rsidP="00040F1A">
            <w:pPr>
              <w:spacing w:after="120" w:line="276" w:lineRule="auto"/>
              <w:jc w:val="center"/>
              <w:rPr>
                <w:del w:id="7186" w:author="Claude" w:date="2026-10-14T09:00:00Z"/>
              </w:rPr>
            </w:pPr>
            <w:del w:id="7185" w:author="Claude" w:date="2026-10-14T09:00:00Z">
              <w:r>
                <w:rPr>
                  <w:rFonts w:ascii="Times New Roman" w:hAnsi="Times New Roman"/>
                  <w:b/>
                  <w:bCs/>
                  <w:sz w:val="22"/>
                  <w:szCs w:val="22"/>
                </w:rPr>
                <w:delText xml:space="preserve">P</w:delText>
              </w:r>
            </w:del>
          </w:p>
        </w:tc>
        <w:tc>
          <w:tcPr>
            <w:tcW w:w="1000" w:type="dxa"/>
            <w:vAlign w:val="center"/>
          </w:tcPr>
          <w:p w14:paraId="20C31473" w14:textId="77777777" w:rsidR="00B0112F" w:rsidRDefault="00B0112F" w:rsidP="00040F1A">
            <w:pPr>
              <w:spacing w:after="120" w:line="276" w:lineRule="auto"/>
              <w:jc w:val="center"/>
              <w:rPr>
                <w:del w:id="7187" w:author="Claude" w:date="2026-10-14T09:00:00Z"/>
              </w:rPr>
            </w:pPr>
          </w:p>
        </w:tc>
        <w:tc>
          <w:tcPr>
            <w:tcW w:w="1000" w:type="dxa"/>
            <w:vAlign w:val="center"/>
          </w:tcPr>
          <w:p w14:paraId="76F44083" w14:textId="77777777" w:rsidR="00B0112F" w:rsidRDefault="00B0112F" w:rsidP="00040F1A">
            <w:pPr>
              <w:spacing w:after="120" w:line="276" w:lineRule="auto"/>
              <w:jc w:val="center"/>
              <w:rPr>
                <w:del w:id="7188" w:author="Claude" w:date="2026-10-14T09:00:00Z"/>
              </w:rPr>
            </w:pPr>
          </w:p>
        </w:tc>
      </w:tr>
      <w:tr w:rsidR="00B0112F" w14:paraId="2F864309" w14:textId="77777777">
        <w:trPr>
          <w:cantSplit/>
          <w:del w:id="7189" w:author="Claude" w:date="2026-10-14T09:00:00Z"/>
        </w:trPr>
        <w:tc>
          <w:tcPr>
            <w:tcW w:w="850" w:type="dxa"/>
            <w:vAlign w:val="center"/>
          </w:tcPr>
          <w:p w14:paraId="4695FEA2" w14:textId="77777777" w:rsidR="00B0112F" w:rsidRDefault="00000000" w:rsidP="00040F1A">
            <w:pPr>
              <w:spacing w:after="120" w:line="276" w:lineRule="auto"/>
              <w:jc w:val="center"/>
              <w:rPr>
                <w:del w:id="7191" w:author="Claude" w:date="2026-10-14T09:00:00Z"/>
              </w:rPr>
            </w:pPr>
            <w:del w:id="7190" w:author="Claude" w:date="2026-10-14T09:00:00Z">
              <w:r>
                <w:rPr>
                  <w:rFonts w:ascii="Times New Roman" w:hAnsi="Times New Roman"/>
                  <w:sz w:val="22"/>
                  <w:szCs w:val="22"/>
                </w:rPr>
                <w:delText xml:space="preserve">3.2.2</w:delText>
              </w:r>
            </w:del>
          </w:p>
        </w:tc>
        <w:tc>
          <w:tcPr>
            <w:tcW w:w="5222" w:type="dxa"/>
            <w:vAlign w:val="center"/>
          </w:tcPr>
          <w:p w14:paraId="035657A2" w14:textId="77777777" w:rsidR="00B0112F" w:rsidRDefault="00000000" w:rsidP="00040F1A">
            <w:pPr>
              <w:spacing w:after="120" w:line="276" w:lineRule="auto"/>
              <w:rPr>
                <w:del w:id="7193" w:author="Claude" w:date="2026-10-14T09:00:00Z"/>
              </w:rPr>
            </w:pPr>
            <w:del w:id="7192" w:author="Claude" w:date="2026-10-14T09:00:00Z">
              <w:r>
                <w:rPr>
                  <w:rFonts w:ascii="Times New Roman" w:hAnsi="Times New Roman"/>
                  <w:sz w:val="22"/>
                  <w:szCs w:val="22"/>
                </w:rPr>
                <w:delText xml:space="preserve">Cung cấp máy móc, thiết bị, nhân lực thi công hạ, nhổ cừ Larsen</w:delText>
              </w:r>
            </w:del>
          </w:p>
        </w:tc>
        <w:tc>
          <w:tcPr>
            <w:tcW w:w="1000" w:type="dxa"/>
            <w:vAlign w:val="center"/>
          </w:tcPr>
          <w:p w14:paraId="226C9FF8" w14:textId="77777777" w:rsidR="00B0112F" w:rsidRDefault="00000000" w:rsidP="00040F1A">
            <w:pPr>
              <w:spacing w:after="120" w:line="276" w:lineRule="auto"/>
              <w:jc w:val="center"/>
              <w:rPr>
                <w:del w:id="7195" w:author="Claude" w:date="2026-10-14T09:00:00Z"/>
              </w:rPr>
            </w:pPr>
            <w:del w:id="7194" w:author="Claude" w:date="2026-10-14T09:00:00Z">
              <w:r>
                <w:rPr>
                  <w:rFonts w:ascii="Times New Roman" w:hAnsi="Times New Roman"/>
                  <w:b/>
                  <w:bCs/>
                  <w:sz w:val="22"/>
                  <w:szCs w:val="22"/>
                </w:rPr>
                <w:delText xml:space="preserve">P</w:delText>
              </w:r>
            </w:del>
          </w:p>
        </w:tc>
        <w:tc>
          <w:tcPr>
            <w:tcW w:w="1000" w:type="dxa"/>
            <w:vAlign w:val="center"/>
          </w:tcPr>
          <w:p w14:paraId="3C41B6D3" w14:textId="77777777" w:rsidR="00B0112F" w:rsidRDefault="00B0112F" w:rsidP="00040F1A">
            <w:pPr>
              <w:spacing w:after="120" w:line="276" w:lineRule="auto"/>
              <w:jc w:val="center"/>
              <w:rPr>
                <w:del w:id="7196" w:author="Claude" w:date="2026-10-14T09:00:00Z"/>
              </w:rPr>
            </w:pPr>
          </w:p>
        </w:tc>
        <w:tc>
          <w:tcPr>
            <w:tcW w:w="1000" w:type="dxa"/>
            <w:vAlign w:val="center"/>
          </w:tcPr>
          <w:p w14:paraId="400F8C4D" w14:textId="77777777" w:rsidR="00B0112F" w:rsidRDefault="00B0112F" w:rsidP="00040F1A">
            <w:pPr>
              <w:spacing w:after="120" w:line="276" w:lineRule="auto"/>
              <w:jc w:val="center"/>
              <w:rPr>
                <w:del w:id="7197" w:author="Claude" w:date="2026-10-14T09:00:00Z"/>
              </w:rPr>
            </w:pPr>
          </w:p>
        </w:tc>
      </w:tr>
      <w:tr w:rsidR="00B0112F" w14:paraId="659AF43D" w14:textId="77777777">
        <w:trPr>
          <w:cantSplit/>
          <w:del w:id="7198" w:author="Claude" w:date="2026-10-14T09:00:00Z"/>
        </w:trPr>
        <w:tc>
          <w:tcPr>
            <w:tcW w:w="850" w:type="dxa"/>
            <w:vAlign w:val="center"/>
          </w:tcPr>
          <w:p w14:paraId="4CC67AAC" w14:textId="77777777" w:rsidR="00B0112F" w:rsidRDefault="00000000" w:rsidP="00040F1A">
            <w:pPr>
              <w:spacing w:after="120" w:line="276" w:lineRule="auto"/>
              <w:jc w:val="center"/>
              <w:rPr>
                <w:del w:id="7200" w:author="Claude" w:date="2026-10-14T09:00:00Z"/>
              </w:rPr>
            </w:pPr>
            <w:del w:id="7199" w:author="Claude" w:date="2026-10-14T09:00:00Z">
              <w:r>
                <w:rPr>
                  <w:rFonts w:ascii="Times New Roman" w:hAnsi="Times New Roman"/>
                  <w:sz w:val="22"/>
                  <w:szCs w:val="22"/>
                </w:rPr>
                <w:delText xml:space="preserve">3.2.3</w:delText>
              </w:r>
            </w:del>
          </w:p>
        </w:tc>
        <w:tc>
          <w:tcPr>
            <w:tcW w:w="5222" w:type="dxa"/>
            <w:vAlign w:val="center"/>
          </w:tcPr>
          <w:p w14:paraId="755D007B" w14:textId="77777777" w:rsidR="00B0112F" w:rsidRDefault="00000000" w:rsidP="00040F1A">
            <w:pPr>
              <w:spacing w:after="120" w:line="276" w:lineRule="auto"/>
              <w:rPr>
                <w:del w:id="7202" w:author="Claude" w:date="2026-10-14T09:00:00Z"/>
              </w:rPr>
            </w:pPr>
            <w:del w:id="7201" w:author="Claude" w:date="2026-10-14T09:00:00Z">
              <w:r>
                <w:rPr>
                  <w:rFonts w:ascii="Times New Roman" w:hAnsi="Times New Roman"/>
                  <w:sz w:val="22"/>
                  <w:szCs w:val="22"/>
                </w:rPr>
                <w:delText xml:space="preserve">Cung cấp vật tư chính văng chống, vật tư phụ và phụ kiện trong thời gian thi công.</w:delText>
              </w:r>
            </w:del>
          </w:p>
        </w:tc>
        <w:tc>
          <w:tcPr>
            <w:tcW w:w="1000" w:type="dxa"/>
            <w:vAlign w:val="center"/>
          </w:tcPr>
          <w:p w14:paraId="0BE87363" w14:textId="77777777" w:rsidR="00B0112F" w:rsidRDefault="00000000" w:rsidP="00040F1A">
            <w:pPr>
              <w:spacing w:after="120" w:line="276" w:lineRule="auto"/>
              <w:jc w:val="center"/>
              <w:rPr>
                <w:del w:id="7204" w:author="Claude" w:date="2026-10-14T09:00:00Z"/>
              </w:rPr>
            </w:pPr>
            <w:del w:id="7203" w:author="Claude" w:date="2026-10-14T09:00:00Z">
              <w:r>
                <w:rPr>
                  <w:rFonts w:ascii="Times New Roman" w:hAnsi="Times New Roman"/>
                  <w:b/>
                  <w:bCs/>
                  <w:sz w:val="22"/>
                  <w:szCs w:val="22"/>
                </w:rPr>
                <w:delText xml:space="preserve">P</w:delText>
              </w:r>
            </w:del>
          </w:p>
        </w:tc>
        <w:tc>
          <w:tcPr>
            <w:tcW w:w="1000" w:type="dxa"/>
            <w:vAlign w:val="center"/>
          </w:tcPr>
          <w:p w14:paraId="6F9F4473" w14:textId="77777777" w:rsidR="00B0112F" w:rsidRDefault="00B0112F" w:rsidP="00040F1A">
            <w:pPr>
              <w:spacing w:after="120" w:line="276" w:lineRule="auto"/>
              <w:jc w:val="center"/>
              <w:rPr>
                <w:del w:id="7205" w:author="Claude" w:date="2026-10-14T09:00:00Z"/>
              </w:rPr>
            </w:pPr>
          </w:p>
        </w:tc>
        <w:tc>
          <w:tcPr>
            <w:tcW w:w="1000" w:type="dxa"/>
            <w:vAlign w:val="center"/>
          </w:tcPr>
          <w:p w14:paraId="4C11E56A" w14:textId="77777777" w:rsidR="00B0112F" w:rsidRDefault="00B0112F" w:rsidP="00040F1A">
            <w:pPr>
              <w:spacing w:after="120" w:line="276" w:lineRule="auto"/>
              <w:jc w:val="center"/>
              <w:rPr>
                <w:del w:id="7206" w:author="Claude" w:date="2026-10-14T09:00:00Z"/>
              </w:rPr>
            </w:pPr>
          </w:p>
        </w:tc>
      </w:tr>
      <w:tr w:rsidR="00B0112F" w14:paraId="6F7E944B" w14:textId="77777777">
        <w:trPr>
          <w:cantSplit/>
          <w:del w:id="7207" w:author="Claude" w:date="2026-10-14T09:00:00Z"/>
        </w:trPr>
        <w:tc>
          <w:tcPr>
            <w:tcW w:w="850" w:type="dxa"/>
            <w:vAlign w:val="center"/>
          </w:tcPr>
          <w:p w14:paraId="0498B51C" w14:textId="77777777" w:rsidR="00B0112F" w:rsidRDefault="00000000" w:rsidP="00040F1A">
            <w:pPr>
              <w:spacing w:after="120" w:line="276" w:lineRule="auto"/>
              <w:jc w:val="center"/>
              <w:rPr>
                <w:del w:id="7209" w:author="Claude" w:date="2026-10-14T09:00:00Z"/>
              </w:rPr>
            </w:pPr>
            <w:del w:id="7208" w:author="Claude" w:date="2026-10-14T09:00:00Z">
              <w:r>
                <w:rPr>
                  <w:rFonts w:ascii="Times New Roman" w:hAnsi="Times New Roman"/>
                  <w:sz w:val="22"/>
                  <w:szCs w:val="22"/>
                </w:rPr>
                <w:delText xml:space="preserve">3.2.4</w:delText>
              </w:r>
            </w:del>
          </w:p>
        </w:tc>
        <w:tc>
          <w:tcPr>
            <w:tcW w:w="5222" w:type="dxa"/>
            <w:vAlign w:val="center"/>
          </w:tcPr>
          <w:p w14:paraId="7168AAB1" w14:textId="77777777" w:rsidR="00B0112F" w:rsidRDefault="00000000" w:rsidP="00040F1A">
            <w:pPr>
              <w:spacing w:after="120" w:line="276" w:lineRule="auto"/>
              <w:rPr>
                <w:del w:id="7211" w:author="Claude" w:date="2026-10-14T09:00:00Z"/>
              </w:rPr>
            </w:pPr>
            <w:del w:id="7210" w:author="Claude" w:date="2026-10-14T09:00:00Z">
              <w:r>
                <w:rPr>
                  <w:rFonts w:ascii="Times New Roman" w:hAnsi="Times New Roman"/>
                  <w:sz w:val="22"/>
                  <w:szCs w:val="22"/>
                </w:rPr>
                <w:delText xml:space="preserve">Gia công, hàn, cắt các chi tiết thép phục vụ lắp dựng/tháo dỡ kết cấu chống đỡ tạm.</w:delText>
              </w:r>
            </w:del>
          </w:p>
        </w:tc>
        <w:tc>
          <w:tcPr>
            <w:tcW w:w="1000" w:type="dxa"/>
            <w:vAlign w:val="center"/>
          </w:tcPr>
          <w:p w14:paraId="576938FE" w14:textId="77777777" w:rsidR="00B0112F" w:rsidRDefault="00000000" w:rsidP="00040F1A">
            <w:pPr>
              <w:spacing w:after="120" w:line="276" w:lineRule="auto"/>
              <w:jc w:val="center"/>
              <w:rPr>
                <w:del w:id="7213" w:author="Claude" w:date="2026-10-14T09:00:00Z"/>
              </w:rPr>
            </w:pPr>
            <w:del w:id="7212" w:author="Claude" w:date="2026-10-14T09:00:00Z">
              <w:r>
                <w:rPr>
                  <w:rFonts w:ascii="Times New Roman" w:hAnsi="Times New Roman"/>
                  <w:b/>
                  <w:bCs/>
                  <w:sz w:val="22"/>
                  <w:szCs w:val="22"/>
                </w:rPr>
                <w:delText xml:space="preserve">P</w:delText>
              </w:r>
            </w:del>
          </w:p>
        </w:tc>
        <w:tc>
          <w:tcPr>
            <w:tcW w:w="1000" w:type="dxa"/>
            <w:vAlign w:val="center"/>
          </w:tcPr>
          <w:p w14:paraId="7ABC494D" w14:textId="77777777" w:rsidR="00B0112F" w:rsidRDefault="00B0112F" w:rsidP="00040F1A">
            <w:pPr>
              <w:spacing w:after="120" w:line="276" w:lineRule="auto"/>
              <w:jc w:val="center"/>
              <w:rPr>
                <w:del w:id="7214" w:author="Claude" w:date="2026-10-14T09:00:00Z"/>
              </w:rPr>
            </w:pPr>
          </w:p>
        </w:tc>
        <w:tc>
          <w:tcPr>
            <w:tcW w:w="1000" w:type="dxa"/>
            <w:vAlign w:val="center"/>
          </w:tcPr>
          <w:p w14:paraId="245517CB" w14:textId="77777777" w:rsidR="00B0112F" w:rsidRDefault="00B0112F" w:rsidP="00040F1A">
            <w:pPr>
              <w:spacing w:after="120" w:line="276" w:lineRule="auto"/>
              <w:jc w:val="center"/>
              <w:rPr>
                <w:del w:id="7215" w:author="Claude" w:date="2026-10-14T09:00:00Z"/>
              </w:rPr>
            </w:pPr>
          </w:p>
        </w:tc>
      </w:tr>
      <w:tr w:rsidR="00B0112F" w14:paraId="781C0014" w14:textId="77777777">
        <w:trPr>
          <w:cantSplit/>
          <w:del w:id="7216" w:author="Claude" w:date="2026-10-14T09:00:00Z"/>
        </w:trPr>
        <w:tc>
          <w:tcPr>
            <w:tcW w:w="850" w:type="dxa"/>
            <w:vAlign w:val="center"/>
          </w:tcPr>
          <w:p w14:paraId="660C015F" w14:textId="77777777" w:rsidR="00B0112F" w:rsidRDefault="00000000" w:rsidP="00040F1A">
            <w:pPr>
              <w:spacing w:after="120" w:line="276" w:lineRule="auto"/>
              <w:jc w:val="center"/>
              <w:rPr>
                <w:del w:id="7218" w:author="Claude" w:date="2026-10-14T09:00:00Z"/>
              </w:rPr>
            </w:pPr>
            <w:del w:id="7217" w:author="Claude" w:date="2026-10-14T09:00:00Z">
              <w:r>
                <w:rPr>
                  <w:rFonts w:ascii="Times New Roman" w:hAnsi="Times New Roman"/>
                  <w:sz w:val="22"/>
                  <w:szCs w:val="22"/>
                </w:rPr>
                <w:delText xml:space="preserve">3.2.5</w:delText>
              </w:r>
            </w:del>
          </w:p>
        </w:tc>
        <w:tc>
          <w:tcPr>
            <w:tcW w:w="5222" w:type="dxa"/>
            <w:vAlign w:val="center"/>
          </w:tcPr>
          <w:p w14:paraId="759D8ABA" w14:textId="77777777" w:rsidR="00B0112F" w:rsidRDefault="00000000" w:rsidP="00040F1A">
            <w:pPr>
              <w:spacing w:after="120" w:line="276" w:lineRule="auto"/>
              <w:rPr>
                <w:del w:id="7220" w:author="Claude" w:date="2026-10-14T09:00:00Z"/>
              </w:rPr>
            </w:pPr>
            <w:del w:id="7219" w:author="Claude" w:date="2026-10-14T09:00:00Z">
              <w:r>
                <w:rPr>
                  <w:rFonts w:ascii="Times New Roman" w:hAnsi="Times New Roman"/>
                  <w:sz w:val="22"/>
                  <w:szCs w:val="22"/>
                </w:rPr>
                <w:delText xml:space="preserve">Bảo đảm ổn định, khả năng chịu lực của hệ kết cấu chống đỡ tạm (cừ, văng chống, ván khuôn, giàn giáo...) trong phạm vi biện pháp của Bên B</w:delText>
              </w:r>
            </w:del>
          </w:p>
        </w:tc>
        <w:tc>
          <w:tcPr>
            <w:tcW w:w="1000" w:type="dxa"/>
            <w:vAlign w:val="center"/>
          </w:tcPr>
          <w:p w14:paraId="37DFED05" w14:textId="77777777" w:rsidR="00B0112F" w:rsidRDefault="00000000" w:rsidP="00040F1A">
            <w:pPr>
              <w:spacing w:after="120" w:line="276" w:lineRule="auto"/>
              <w:jc w:val="center"/>
              <w:rPr>
                <w:del w:id="7222" w:author="Claude" w:date="2026-10-14T09:00:00Z"/>
              </w:rPr>
            </w:pPr>
            <w:del w:id="7221" w:author="Claude" w:date="2026-10-14T09:00:00Z">
              <w:r>
                <w:rPr>
                  <w:rFonts w:ascii="Times New Roman" w:hAnsi="Times New Roman"/>
                  <w:b/>
                  <w:bCs/>
                  <w:sz w:val="22"/>
                  <w:szCs w:val="22"/>
                </w:rPr>
                <w:delText xml:space="preserve">P</w:delText>
              </w:r>
            </w:del>
          </w:p>
        </w:tc>
        <w:tc>
          <w:tcPr>
            <w:tcW w:w="1000" w:type="dxa"/>
            <w:vAlign w:val="center"/>
          </w:tcPr>
          <w:p w14:paraId="24949E94" w14:textId="77777777" w:rsidR="00B0112F" w:rsidRDefault="00B0112F" w:rsidP="00040F1A">
            <w:pPr>
              <w:spacing w:after="120" w:line="276" w:lineRule="auto"/>
              <w:jc w:val="center"/>
              <w:rPr>
                <w:del w:id="7223" w:author="Claude" w:date="2026-10-14T09:00:00Z"/>
              </w:rPr>
            </w:pPr>
          </w:p>
        </w:tc>
        <w:tc>
          <w:tcPr>
            <w:tcW w:w="1000" w:type="dxa"/>
            <w:vAlign w:val="center"/>
          </w:tcPr>
          <w:p w14:paraId="74944B5C" w14:textId="77777777" w:rsidR="00B0112F" w:rsidRDefault="00B0112F" w:rsidP="00040F1A">
            <w:pPr>
              <w:spacing w:after="120" w:line="276" w:lineRule="auto"/>
              <w:jc w:val="center"/>
              <w:rPr>
                <w:del w:id="7224" w:author="Claude" w:date="2026-10-14T09:00:00Z"/>
              </w:rPr>
            </w:pPr>
          </w:p>
        </w:tc>
      </w:tr>
      <w:tr w:rsidR="00B0112F" w14:paraId="287B688A" w14:textId="77777777">
        <w:trPr>
          <w:cantSplit/>
          <w:del w:id="7225" w:author="Claude" w:date="2026-10-14T09:00:00Z"/>
        </w:trPr>
        <w:tc>
          <w:tcPr>
            <w:tcW w:w="850" w:type="dxa"/>
            <w:vAlign w:val="center"/>
          </w:tcPr>
          <w:p w14:paraId="653C029D" w14:textId="77777777" w:rsidR="00B0112F" w:rsidRDefault="00000000" w:rsidP="00040F1A">
            <w:pPr>
              <w:spacing w:after="120" w:line="276" w:lineRule="auto"/>
              <w:jc w:val="center"/>
              <w:rPr>
                <w:del w:id="7227" w:author="Claude" w:date="2026-10-14T09:00:00Z"/>
              </w:rPr>
            </w:pPr>
            <w:del w:id="7226" w:author="Claude" w:date="2026-10-14T09:00:00Z">
              <w:r>
                <w:rPr>
                  <w:rFonts w:ascii="Times New Roman" w:hAnsi="Times New Roman"/>
                  <w:sz w:val="22"/>
                  <w:szCs w:val="22"/>
                </w:rPr>
                <w:delText xml:space="preserve">3.2.6</w:delText>
              </w:r>
            </w:del>
          </w:p>
        </w:tc>
        <w:tc>
          <w:tcPr>
            <w:tcW w:w="5222" w:type="dxa"/>
            <w:vAlign w:val="center"/>
          </w:tcPr>
          <w:p w14:paraId="4A3D2AE9" w14:textId="77777777" w:rsidR="00B0112F" w:rsidRDefault="00000000" w:rsidP="00040F1A">
            <w:pPr>
              <w:spacing w:after="120" w:line="276" w:lineRule="auto"/>
              <w:rPr>
                <w:del w:id="7229" w:author="Claude" w:date="2026-10-14T09:00:00Z"/>
              </w:rPr>
            </w:pPr>
            <w:del w:id="7228" w:author="Claude" w:date="2026-10-14T09:00:00Z">
              <w:r>
                <w:rPr>
                  <w:rFonts w:ascii="Times New Roman" w:hAnsi="Times New Roman"/>
                  <w:sz w:val="22"/>
                  <w:szCs w:val="22"/>
                </w:rPr>
                <w:delText xml:space="preserve">Cung cấp máy móc, thiết bị và nhân lực để theo dõi chuyển vị và tính ổn định của hệ cừ văng, báo cáo và sửa chữa hệ cừ văng đảm bảo yêu cầu của Dự án.</w:delText>
              </w:r>
            </w:del>
          </w:p>
        </w:tc>
        <w:tc>
          <w:tcPr>
            <w:tcW w:w="1000" w:type="dxa"/>
            <w:vAlign w:val="center"/>
          </w:tcPr>
          <w:p w14:paraId="27A3F95F" w14:textId="77777777" w:rsidR="00B0112F" w:rsidRDefault="00000000" w:rsidP="00040F1A">
            <w:pPr>
              <w:spacing w:after="120" w:line="276" w:lineRule="auto"/>
              <w:jc w:val="center"/>
              <w:rPr>
                <w:del w:id="7231" w:author="Claude" w:date="2026-10-14T09:00:00Z"/>
              </w:rPr>
            </w:pPr>
            <w:del w:id="7230" w:author="Claude" w:date="2026-10-14T09:00:00Z">
              <w:r>
                <w:rPr>
                  <w:rFonts w:ascii="Times New Roman" w:hAnsi="Times New Roman"/>
                  <w:b/>
                  <w:bCs/>
                  <w:sz w:val="22"/>
                  <w:szCs w:val="22"/>
                </w:rPr>
                <w:delText xml:space="preserve">P</w:delText>
              </w:r>
            </w:del>
          </w:p>
        </w:tc>
        <w:tc>
          <w:tcPr>
            <w:tcW w:w="1000" w:type="dxa"/>
            <w:vAlign w:val="center"/>
          </w:tcPr>
          <w:p w14:paraId="58A28B59" w14:textId="77777777" w:rsidR="00B0112F" w:rsidRDefault="00B0112F" w:rsidP="00040F1A">
            <w:pPr>
              <w:spacing w:after="120" w:line="276" w:lineRule="auto"/>
              <w:jc w:val="center"/>
              <w:rPr>
                <w:del w:id="7232" w:author="Claude" w:date="2026-10-14T09:00:00Z"/>
              </w:rPr>
            </w:pPr>
          </w:p>
        </w:tc>
        <w:tc>
          <w:tcPr>
            <w:tcW w:w="1000" w:type="dxa"/>
            <w:vAlign w:val="center"/>
          </w:tcPr>
          <w:p w14:paraId="6EC8CD5D" w14:textId="77777777" w:rsidR="00B0112F" w:rsidRDefault="00B0112F" w:rsidP="00040F1A">
            <w:pPr>
              <w:spacing w:after="120" w:line="276" w:lineRule="auto"/>
              <w:jc w:val="center"/>
              <w:rPr>
                <w:del w:id="7233" w:author="Claude" w:date="2026-10-14T09:00:00Z"/>
              </w:rPr>
            </w:pPr>
          </w:p>
        </w:tc>
      </w:tr>
      <w:tr w:rsidR="00B0112F" w14:paraId="60CF04D2" w14:textId="77777777">
        <w:trPr>
          <w:cantSplit/>
          <w:del w:id="7234" w:author="Claude" w:date="2026-10-14T09:00:00Z"/>
        </w:trPr>
        <w:tc>
          <w:tcPr>
            <w:tcW w:w="850" w:type="dxa"/>
            <w:vAlign w:val="center"/>
          </w:tcPr>
          <w:p w14:paraId="2166446F" w14:textId="77777777" w:rsidR="00B0112F" w:rsidRDefault="00000000" w:rsidP="00040F1A">
            <w:pPr>
              <w:spacing w:after="120" w:line="276" w:lineRule="auto"/>
              <w:jc w:val="center"/>
              <w:rPr>
                <w:del w:id="7236" w:author="Claude" w:date="2026-10-14T09:00:00Z"/>
              </w:rPr>
            </w:pPr>
            <w:del w:id="7235" w:author="Claude" w:date="2026-10-14T09:00:00Z">
              <w:r>
                <w:rPr>
                  <w:rFonts w:ascii="Times New Roman" w:hAnsi="Times New Roman"/>
                  <w:sz w:val="22"/>
                  <w:szCs w:val="22"/>
                </w:rPr>
                <w:delText xml:space="preserve">3.2.7</w:delText>
              </w:r>
            </w:del>
          </w:p>
        </w:tc>
        <w:tc>
          <w:tcPr>
            <w:tcW w:w="5222" w:type="dxa"/>
            <w:vAlign w:val="center"/>
          </w:tcPr>
          <w:p w14:paraId="6B5C290B" w14:textId="77777777" w:rsidR="00B0112F" w:rsidRDefault="00000000" w:rsidP="00040F1A">
            <w:pPr>
              <w:spacing w:after="120" w:line="276" w:lineRule="auto"/>
              <w:rPr>
                <w:del w:id="7238" w:author="Claude" w:date="2026-10-14T09:00:00Z"/>
              </w:rPr>
            </w:pPr>
            <w:del w:id="7237" w:author="Claude" w:date="2026-10-14T09:00:00Z">
              <w:r>
                <w:rPr>
                  <w:rFonts w:ascii="Times New Roman" w:hAnsi="Times New Roman"/>
                  <w:sz w:val="22"/>
                  <w:szCs w:val="22"/>
                </w:rPr>
                <w:delText xml:space="preserve">Tháo dỡ hệ văng chống, nhổ cừ theo trình tự thiết kế biện pháp và trình tự đắp đất hoàn trả; lấp lỗ rỗng sau khi nhổ cừ (nếu thiết kế yêu cầu); vận chuyển vật tư biện pháp ra khỏi Công trường</w:delText>
              </w:r>
            </w:del>
          </w:p>
        </w:tc>
        <w:tc>
          <w:tcPr>
            <w:tcW w:w="1000" w:type="dxa"/>
            <w:vAlign w:val="center"/>
          </w:tcPr>
          <w:p w14:paraId="499F7937" w14:textId="77777777" w:rsidR="00B0112F" w:rsidRDefault="00000000" w:rsidP="00040F1A">
            <w:pPr>
              <w:spacing w:after="120" w:line="276" w:lineRule="auto"/>
              <w:jc w:val="center"/>
              <w:rPr>
                <w:del w:id="7240" w:author="Claude" w:date="2026-10-14T09:00:00Z"/>
              </w:rPr>
            </w:pPr>
            <w:del w:id="7239" w:author="Claude" w:date="2026-10-14T09:00:00Z">
              <w:r>
                <w:rPr>
                  <w:rFonts w:ascii="Times New Roman" w:hAnsi="Times New Roman"/>
                  <w:b/>
                  <w:bCs/>
                  <w:sz w:val="22"/>
                  <w:szCs w:val="22"/>
                </w:rPr>
                <w:delText xml:space="preserve">P</w:delText>
              </w:r>
            </w:del>
          </w:p>
        </w:tc>
        <w:tc>
          <w:tcPr>
            <w:tcW w:w="1000" w:type="dxa"/>
            <w:vAlign w:val="center"/>
          </w:tcPr>
          <w:p w14:paraId="05FA1451" w14:textId="77777777" w:rsidR="00B0112F" w:rsidRDefault="00000000" w:rsidP="00040F1A">
            <w:pPr>
              <w:spacing w:after="120" w:line="276" w:lineRule="auto"/>
              <w:jc w:val="center"/>
              <w:rPr>
                <w:del w:id="7242" w:author="Claude" w:date="2026-10-14T09:00:00Z"/>
              </w:rPr>
            </w:pPr>
            <w:del w:id="7241" w:author="Claude" w:date="2026-10-14T09:00:00Z">
              <w:r>
                <w:rPr>
                  <w:rFonts w:ascii="Times New Roman" w:hAnsi="Times New Roman"/>
                  <w:b/>
                  <w:bCs/>
                  <w:sz w:val="22"/>
                  <w:szCs w:val="22"/>
                </w:rPr>
                <w:delText xml:space="preserve">C</w:delText>
              </w:r>
            </w:del>
          </w:p>
        </w:tc>
        <w:tc>
          <w:tcPr>
            <w:tcW w:w="1000" w:type="dxa"/>
            <w:vAlign w:val="center"/>
          </w:tcPr>
          <w:p w14:paraId="65EA1907" w14:textId="77777777" w:rsidR="00B0112F" w:rsidRDefault="00B0112F" w:rsidP="00040F1A">
            <w:pPr>
              <w:spacing w:after="120" w:line="276" w:lineRule="auto"/>
              <w:jc w:val="center"/>
              <w:rPr>
                <w:del w:id="7243" w:author="Claude" w:date="2026-10-14T09:00:00Z"/>
              </w:rPr>
            </w:pPr>
          </w:p>
        </w:tc>
      </w:tr>
      <w:tr w:rsidR="00B0112F" w14:paraId="7A7F118C" w14:textId="77777777">
        <w:trPr>
          <w:cantSplit/>
          <w:del w:id="7244" w:author="Claude" w:date="2026-10-14T09:00:00Z"/>
        </w:trPr>
        <w:tc>
          <w:tcPr>
            <w:tcW w:w="850" w:type="dxa"/>
            <w:shd w:val="clear" w:color="auto" w:fill="F2F2F2"/>
            <w:vAlign w:val="center"/>
          </w:tcPr>
          <w:p w14:paraId="00F8DFFC" w14:textId="77777777" w:rsidR="00B0112F" w:rsidRDefault="00000000" w:rsidP="00040F1A">
            <w:pPr>
              <w:spacing w:after="120" w:line="276" w:lineRule="auto"/>
              <w:jc w:val="center"/>
              <w:rPr>
                <w:del w:id="7246" w:author="Claude" w:date="2026-10-14T09:00:00Z"/>
              </w:rPr>
            </w:pPr>
            <w:del w:id="7245" w:author="Claude" w:date="2026-10-14T09:00:00Z">
              <w:r>
                <w:rPr>
                  <w:rFonts w:ascii="Times New Roman" w:hAnsi="Times New Roman"/>
                  <w:b/>
                  <w:bCs/>
                  <w:sz w:val="22"/>
                  <w:szCs w:val="22"/>
                </w:rPr>
                <w:delText xml:space="preserve">3.3</w:delText>
              </w:r>
            </w:del>
          </w:p>
        </w:tc>
        <w:tc>
          <w:tcPr>
            <w:tcW w:w="5222" w:type="dxa"/>
            <w:shd w:val="clear" w:color="auto" w:fill="F2F2F2"/>
            <w:vAlign w:val="center"/>
          </w:tcPr>
          <w:p w14:paraId="66B5650A" w14:textId="77777777" w:rsidR="00B0112F" w:rsidRDefault="00000000" w:rsidP="00040F1A">
            <w:pPr>
              <w:spacing w:after="120" w:line="276" w:lineRule="auto"/>
              <w:rPr>
                <w:del w:id="7248" w:author="Claude" w:date="2026-10-14T09:00:00Z"/>
              </w:rPr>
            </w:pPr>
            <w:del w:id="7247" w:author="Claude" w:date="2026-10-14T09:00:00Z">
              <w:r>
                <w:rPr>
                  <w:rFonts w:ascii="Times New Roman" w:hAnsi="Times New Roman"/>
                  <w:b/>
                  <w:bCs/>
                  <w:sz w:val="22"/>
                  <w:szCs w:val="22"/>
                </w:rPr>
                <w:delText xml:space="preserve">Kết cấu bê tông cốt thép phần ngầm</w:delText>
              </w:r>
            </w:del>
          </w:p>
        </w:tc>
        <w:tc>
          <w:tcPr>
            <w:tcW w:w="1000" w:type="dxa"/>
            <w:shd w:val="clear" w:color="auto" w:fill="F2F2F2"/>
            <w:vAlign w:val="center"/>
          </w:tcPr>
          <w:p w14:paraId="57F22E10" w14:textId="77777777" w:rsidR="00B0112F" w:rsidRDefault="00B0112F" w:rsidP="00040F1A">
            <w:pPr>
              <w:spacing w:after="120" w:line="276" w:lineRule="auto"/>
              <w:jc w:val="center"/>
              <w:rPr>
                <w:del w:id="7249" w:author="Claude" w:date="2026-10-14T09:00:00Z"/>
              </w:rPr>
            </w:pPr>
          </w:p>
        </w:tc>
        <w:tc>
          <w:tcPr>
            <w:tcW w:w="1000" w:type="dxa"/>
            <w:shd w:val="clear" w:color="auto" w:fill="F2F2F2"/>
            <w:vAlign w:val="center"/>
          </w:tcPr>
          <w:p w14:paraId="00DE03AB" w14:textId="77777777" w:rsidR="00B0112F" w:rsidRDefault="00B0112F" w:rsidP="00040F1A">
            <w:pPr>
              <w:spacing w:after="120" w:line="276" w:lineRule="auto"/>
              <w:jc w:val="center"/>
              <w:rPr>
                <w:del w:id="7250" w:author="Claude" w:date="2026-10-14T09:00:00Z"/>
              </w:rPr>
            </w:pPr>
          </w:p>
        </w:tc>
        <w:tc>
          <w:tcPr>
            <w:tcW w:w="1000" w:type="dxa"/>
            <w:shd w:val="clear" w:color="auto" w:fill="F2F2F2"/>
            <w:vAlign w:val="center"/>
          </w:tcPr>
          <w:p w14:paraId="603F6127" w14:textId="77777777" w:rsidR="00B0112F" w:rsidRDefault="00B0112F" w:rsidP="00040F1A">
            <w:pPr>
              <w:spacing w:after="120" w:line="276" w:lineRule="auto"/>
              <w:jc w:val="center"/>
              <w:rPr>
                <w:del w:id="7251" w:author="Claude" w:date="2026-10-14T09:00:00Z"/>
              </w:rPr>
            </w:pPr>
          </w:p>
        </w:tc>
      </w:tr>
      <w:tr w:rsidR="00B0112F" w14:paraId="753C5388" w14:textId="77777777">
        <w:trPr>
          <w:cantSplit/>
          <w:del w:id="7252" w:author="Claude" w:date="2026-10-14T09:00:00Z"/>
        </w:trPr>
        <w:tc>
          <w:tcPr>
            <w:tcW w:w="850" w:type="dxa"/>
            <w:vAlign w:val="center"/>
          </w:tcPr>
          <w:p w14:paraId="77D1213D" w14:textId="77777777" w:rsidR="00B0112F" w:rsidRDefault="00000000" w:rsidP="00040F1A">
            <w:pPr>
              <w:spacing w:after="120" w:line="276" w:lineRule="auto"/>
              <w:jc w:val="center"/>
              <w:rPr>
                <w:del w:id="7254" w:author="Claude" w:date="2026-10-14T09:00:00Z"/>
              </w:rPr>
            </w:pPr>
            <w:del w:id="7253" w:author="Claude" w:date="2026-10-14T09:00:00Z">
              <w:r>
                <w:rPr>
                  <w:rFonts w:ascii="Times New Roman" w:hAnsi="Times New Roman"/>
                  <w:sz w:val="22"/>
                  <w:szCs w:val="22"/>
                </w:rPr>
                <w:delText xml:space="preserve">3.3.1</w:delText>
              </w:r>
            </w:del>
          </w:p>
        </w:tc>
        <w:tc>
          <w:tcPr>
            <w:tcW w:w="5222" w:type="dxa"/>
            <w:vAlign w:val="center"/>
          </w:tcPr>
          <w:p w14:paraId="2CF52B41" w14:textId="77777777" w:rsidR="00B0112F" w:rsidRDefault="00000000" w:rsidP="00040F1A">
            <w:pPr>
              <w:spacing w:after="120" w:line="276" w:lineRule="auto"/>
              <w:rPr>
                <w:del w:id="7256" w:author="Claude" w:date="2026-10-14T09:00:00Z"/>
              </w:rPr>
            </w:pPr>
            <w:del w:id="7255" w:author="Claude" w:date="2026-10-14T09:00:00Z">
              <w:r>
                <w:rPr>
                  <w:rFonts w:ascii="Times New Roman" w:hAnsi="Times New Roman"/>
                  <w:sz w:val="22"/>
                  <w:szCs w:val="22"/>
                </w:rPr>
                <w:delText xml:space="preserve">Cung cấp vật liệu chính (bê tông thương phẩm, cốt thép) thuộc danh mục vật tư Bên A cấp tại Biểu 07</w:delText>
              </w:r>
            </w:del>
          </w:p>
        </w:tc>
        <w:tc>
          <w:tcPr>
            <w:tcW w:w="1000" w:type="dxa"/>
            <w:vAlign w:val="center"/>
          </w:tcPr>
          <w:p w14:paraId="54892D76" w14:textId="77777777" w:rsidR="00B0112F" w:rsidRDefault="00000000" w:rsidP="00040F1A">
            <w:pPr>
              <w:spacing w:after="120" w:line="276" w:lineRule="auto"/>
              <w:jc w:val="center"/>
              <w:rPr>
                <w:del w:id="7258" w:author="Claude" w:date="2026-10-14T09:00:00Z"/>
              </w:rPr>
            </w:pPr>
            <w:del w:id="7257" w:author="Claude" w:date="2026-10-14T09:00:00Z">
              <w:r>
                <w:rPr>
                  <w:rFonts w:ascii="Times New Roman" w:hAnsi="Times New Roman"/>
                  <w:b/>
                  <w:bCs/>
                  <w:sz w:val="22"/>
                  <w:szCs w:val="22"/>
                </w:rPr>
                <w:delText xml:space="preserve">Tiếp nhận, bảo quản</w:delText>
              </w:r>
            </w:del>
          </w:p>
        </w:tc>
        <w:tc>
          <w:tcPr>
            <w:tcW w:w="1000" w:type="dxa"/>
            <w:vAlign w:val="center"/>
          </w:tcPr>
          <w:p w14:paraId="2DA1E155" w14:textId="77777777" w:rsidR="00B0112F" w:rsidRDefault="00000000" w:rsidP="00040F1A">
            <w:pPr>
              <w:spacing w:after="120" w:line="276" w:lineRule="auto"/>
              <w:jc w:val="center"/>
              <w:rPr>
                <w:del w:id="7260" w:author="Claude" w:date="2026-10-14T09:00:00Z"/>
              </w:rPr>
            </w:pPr>
            <w:del w:id="7259" w:author="Claude" w:date="2026-10-14T09:00:00Z">
              <w:r>
                <w:rPr>
                  <w:rFonts w:ascii="Times New Roman" w:hAnsi="Times New Roman"/>
                  <w:b/>
                  <w:bCs/>
                  <w:sz w:val="22"/>
                  <w:szCs w:val="22"/>
                </w:rPr>
                <w:delText xml:space="preserve">P</w:delText>
              </w:r>
            </w:del>
          </w:p>
        </w:tc>
        <w:tc>
          <w:tcPr>
            <w:tcW w:w="1000" w:type="dxa"/>
            <w:vAlign w:val="center"/>
          </w:tcPr>
          <w:p w14:paraId="364E4F13" w14:textId="77777777" w:rsidR="00B0112F" w:rsidRDefault="00B0112F" w:rsidP="00040F1A">
            <w:pPr>
              <w:spacing w:after="120" w:line="276" w:lineRule="auto"/>
              <w:jc w:val="center"/>
              <w:rPr>
                <w:del w:id="7261" w:author="Claude" w:date="2026-10-14T09:00:00Z"/>
              </w:rPr>
            </w:pPr>
          </w:p>
        </w:tc>
      </w:tr>
      <w:tr w:rsidR="00B0112F" w14:paraId="03977D4B" w14:textId="77777777">
        <w:trPr>
          <w:cantSplit/>
          <w:del w:id="7262" w:author="Claude" w:date="2026-10-14T09:00:00Z"/>
        </w:trPr>
        <w:tc>
          <w:tcPr>
            <w:tcW w:w="850" w:type="dxa"/>
            <w:vAlign w:val="center"/>
          </w:tcPr>
          <w:p w14:paraId="265D7B20" w14:textId="77777777" w:rsidR="00B0112F" w:rsidRDefault="00000000" w:rsidP="00040F1A">
            <w:pPr>
              <w:spacing w:after="120" w:line="276" w:lineRule="auto"/>
              <w:jc w:val="center"/>
              <w:rPr>
                <w:del w:id="7264" w:author="Claude" w:date="2026-10-14T09:00:00Z"/>
              </w:rPr>
            </w:pPr>
            <w:del w:id="7263" w:author="Claude" w:date="2026-10-14T09:00:00Z">
              <w:r>
                <w:rPr>
                  <w:rFonts w:ascii="Times New Roman" w:hAnsi="Times New Roman"/>
                  <w:sz w:val="22"/>
                  <w:szCs w:val="22"/>
                </w:rPr>
                <w:delText xml:space="preserve">3.3.2</w:delText>
              </w:r>
            </w:del>
          </w:p>
        </w:tc>
        <w:tc>
          <w:tcPr>
            <w:tcW w:w="5222" w:type="dxa"/>
            <w:vAlign w:val="center"/>
          </w:tcPr>
          <w:p w14:paraId="6B4931B2" w14:textId="77777777" w:rsidR="00B0112F" w:rsidRDefault="00000000" w:rsidP="00040F1A">
            <w:pPr>
              <w:spacing w:after="120" w:line="276" w:lineRule="auto"/>
              <w:rPr>
                <w:del w:id="7266" w:author="Claude" w:date="2026-10-14T09:00:00Z"/>
              </w:rPr>
            </w:pPr>
            <w:del w:id="7265" w:author="Claude" w:date="2026-10-14T09:00:00Z">
              <w:r>
                <w:rPr>
                  <w:rFonts w:ascii="Times New Roman" w:hAnsi="Times New Roman"/>
                  <w:sz w:val="22"/>
                  <w:szCs w:val="22"/>
                </w:rPr>
                <w:delText xml:space="preserve">Cung cấp vật liệu chính ngoài danh mục Biểu 07 và toàn bộ vật liệu phụ</w:delText>
              </w:r>
            </w:del>
          </w:p>
        </w:tc>
        <w:tc>
          <w:tcPr>
            <w:tcW w:w="1000" w:type="dxa"/>
            <w:vAlign w:val="center"/>
          </w:tcPr>
          <w:p w14:paraId="720466E8" w14:textId="77777777" w:rsidR="00B0112F" w:rsidRDefault="00000000" w:rsidP="00040F1A">
            <w:pPr>
              <w:spacing w:after="120" w:line="276" w:lineRule="auto"/>
              <w:jc w:val="center"/>
              <w:rPr>
                <w:del w:id="7268" w:author="Claude" w:date="2026-10-14T09:00:00Z"/>
              </w:rPr>
            </w:pPr>
            <w:del w:id="7267" w:author="Claude" w:date="2026-10-14T09:00:00Z">
              <w:r>
                <w:rPr>
                  <w:rFonts w:ascii="Times New Roman" w:hAnsi="Times New Roman"/>
                  <w:b/>
                  <w:bCs/>
                  <w:sz w:val="22"/>
                  <w:szCs w:val="22"/>
                </w:rPr>
                <w:delText xml:space="preserve">P</w:delText>
              </w:r>
            </w:del>
          </w:p>
        </w:tc>
        <w:tc>
          <w:tcPr>
            <w:tcW w:w="1000" w:type="dxa"/>
            <w:vAlign w:val="center"/>
          </w:tcPr>
          <w:p w14:paraId="2DECCC31" w14:textId="77777777" w:rsidR="00B0112F" w:rsidRDefault="00B0112F" w:rsidP="00040F1A">
            <w:pPr>
              <w:spacing w:after="120" w:line="276" w:lineRule="auto"/>
              <w:jc w:val="center"/>
              <w:rPr>
                <w:del w:id="7269" w:author="Claude" w:date="2026-10-14T09:00:00Z"/>
              </w:rPr>
            </w:pPr>
          </w:p>
        </w:tc>
        <w:tc>
          <w:tcPr>
            <w:tcW w:w="1000" w:type="dxa"/>
            <w:vAlign w:val="center"/>
          </w:tcPr>
          <w:p w14:paraId="70623BA8" w14:textId="77777777" w:rsidR="00B0112F" w:rsidRDefault="00B0112F" w:rsidP="00040F1A">
            <w:pPr>
              <w:spacing w:after="120" w:line="276" w:lineRule="auto"/>
              <w:jc w:val="center"/>
              <w:rPr>
                <w:del w:id="7270" w:author="Claude" w:date="2026-10-14T09:00:00Z"/>
              </w:rPr>
            </w:pPr>
          </w:p>
        </w:tc>
      </w:tr>
      <w:tr w:rsidR="00B0112F" w14:paraId="1E59D9E4" w14:textId="77777777">
        <w:trPr>
          <w:cantSplit/>
          <w:del w:id="7271" w:author="Claude" w:date="2026-10-14T09:00:00Z"/>
        </w:trPr>
        <w:tc>
          <w:tcPr>
            <w:tcW w:w="850" w:type="dxa"/>
            <w:vAlign w:val="center"/>
          </w:tcPr>
          <w:p w14:paraId="65AE5107" w14:textId="77777777" w:rsidR="00B0112F" w:rsidRDefault="00000000" w:rsidP="00040F1A">
            <w:pPr>
              <w:spacing w:after="120" w:line="276" w:lineRule="auto"/>
              <w:jc w:val="center"/>
              <w:rPr>
                <w:del w:id="7273" w:author="Claude" w:date="2026-10-14T09:00:00Z"/>
              </w:rPr>
            </w:pPr>
            <w:del w:id="7272" w:author="Claude" w:date="2026-10-14T09:00:00Z">
              <w:r>
                <w:rPr>
                  <w:rFonts w:ascii="Times New Roman" w:hAnsi="Times New Roman"/>
                  <w:sz w:val="22"/>
                  <w:szCs w:val="22"/>
                </w:rPr>
                <w:delText xml:space="preserve">3.3.3</w:delText>
              </w:r>
            </w:del>
          </w:p>
        </w:tc>
        <w:tc>
          <w:tcPr>
            <w:tcW w:w="5222" w:type="dxa"/>
            <w:vAlign w:val="center"/>
          </w:tcPr>
          <w:p w14:paraId="6B676EE1" w14:textId="77777777" w:rsidR="00B0112F" w:rsidRDefault="00000000" w:rsidP="00040F1A">
            <w:pPr>
              <w:spacing w:after="120" w:line="276" w:lineRule="auto"/>
              <w:rPr>
                <w:del w:id="7275" w:author="Claude" w:date="2026-10-14T09:00:00Z"/>
              </w:rPr>
            </w:pPr>
            <w:del w:id="7274" w:author="Claude" w:date="2026-10-14T09:00:00Z">
              <w:r>
                <w:rPr>
                  <w:rFonts w:ascii="Times New Roman" w:hAnsi="Times New Roman"/>
                  <w:sz w:val="22"/>
                  <w:szCs w:val="22"/>
                </w:rPr>
                <w:delText xml:space="preserve">Thi công cốt thép, ván khuôn, bê tông kết cấu phần ngầm (móng, đài, giằng, sàn đáy, tường tầng hầm, cột, vách, dầm, sàn) đến cao độ ±0.00</w:delText>
              </w:r>
            </w:del>
          </w:p>
        </w:tc>
        <w:tc>
          <w:tcPr>
            <w:tcW w:w="1000" w:type="dxa"/>
            <w:vAlign w:val="center"/>
          </w:tcPr>
          <w:p w14:paraId="7A1598CF" w14:textId="77777777" w:rsidR="00B0112F" w:rsidRDefault="00000000" w:rsidP="00040F1A">
            <w:pPr>
              <w:spacing w:after="120" w:line="276" w:lineRule="auto"/>
              <w:jc w:val="center"/>
              <w:rPr>
                <w:del w:id="7277" w:author="Claude" w:date="2026-10-14T09:00:00Z"/>
              </w:rPr>
            </w:pPr>
            <w:del w:id="7276" w:author="Claude" w:date="2026-10-14T09:00:00Z">
              <w:r>
                <w:rPr>
                  <w:rFonts w:ascii="Times New Roman" w:hAnsi="Times New Roman"/>
                  <w:b/>
                  <w:bCs/>
                  <w:sz w:val="22"/>
                  <w:szCs w:val="22"/>
                </w:rPr>
                <w:delText xml:space="preserve">P</w:delText>
              </w:r>
            </w:del>
          </w:p>
        </w:tc>
        <w:tc>
          <w:tcPr>
            <w:tcW w:w="1000" w:type="dxa"/>
            <w:vAlign w:val="center"/>
          </w:tcPr>
          <w:p w14:paraId="29942CC5" w14:textId="77777777" w:rsidR="00B0112F" w:rsidRDefault="00B0112F" w:rsidP="00040F1A">
            <w:pPr>
              <w:spacing w:after="120" w:line="276" w:lineRule="auto"/>
              <w:jc w:val="center"/>
              <w:rPr>
                <w:del w:id="7278" w:author="Claude" w:date="2026-10-14T09:00:00Z"/>
              </w:rPr>
            </w:pPr>
          </w:p>
        </w:tc>
        <w:tc>
          <w:tcPr>
            <w:tcW w:w="1000" w:type="dxa"/>
            <w:vAlign w:val="center"/>
          </w:tcPr>
          <w:p w14:paraId="348646E0" w14:textId="77777777" w:rsidR="00B0112F" w:rsidRDefault="00B0112F" w:rsidP="00040F1A">
            <w:pPr>
              <w:spacing w:after="120" w:line="276" w:lineRule="auto"/>
              <w:jc w:val="center"/>
              <w:rPr>
                <w:del w:id="7279" w:author="Claude" w:date="2026-10-14T09:00:00Z"/>
              </w:rPr>
            </w:pPr>
          </w:p>
        </w:tc>
      </w:tr>
      <w:tr w:rsidR="00B0112F" w14:paraId="2E6EC8B6" w14:textId="77777777">
        <w:trPr>
          <w:cantSplit/>
          <w:del w:id="7280" w:author="Claude" w:date="2026-10-14T09:00:00Z"/>
        </w:trPr>
        <w:tc>
          <w:tcPr>
            <w:tcW w:w="850" w:type="dxa"/>
            <w:vAlign w:val="center"/>
          </w:tcPr>
          <w:p w14:paraId="7808C37C" w14:textId="77777777" w:rsidR="00B0112F" w:rsidRDefault="00000000" w:rsidP="00040F1A">
            <w:pPr>
              <w:spacing w:after="120" w:line="276" w:lineRule="auto"/>
              <w:jc w:val="center"/>
              <w:rPr>
                <w:del w:id="7282" w:author="Claude" w:date="2026-10-14T09:00:00Z"/>
              </w:rPr>
            </w:pPr>
            <w:del w:id="7281" w:author="Claude" w:date="2026-10-14T09:00:00Z">
              <w:r>
                <w:rPr>
                  <w:rFonts w:ascii="Times New Roman" w:hAnsi="Times New Roman"/>
                  <w:sz w:val="22"/>
                  <w:szCs w:val="22"/>
                </w:rPr>
                <w:delText xml:space="preserve">3.3.4</w:delText>
              </w:r>
            </w:del>
          </w:p>
        </w:tc>
        <w:tc>
          <w:tcPr>
            <w:tcW w:w="5222" w:type="dxa"/>
            <w:vAlign w:val="center"/>
          </w:tcPr>
          <w:p w14:paraId="03406D14" w14:textId="77777777" w:rsidR="00B0112F" w:rsidRDefault="00000000" w:rsidP="00040F1A">
            <w:pPr>
              <w:spacing w:after="120" w:line="276" w:lineRule="auto"/>
              <w:rPr>
                <w:del w:id="7284" w:author="Claude" w:date="2026-10-14T09:00:00Z"/>
              </w:rPr>
            </w:pPr>
            <w:del w:id="7283" w:author="Claude" w:date="2026-10-14T09:00:00Z">
              <w:r>
                <w:rPr>
                  <w:rFonts w:ascii="Times New Roman" w:hAnsi="Times New Roman"/>
                  <w:sz w:val="22"/>
                  <w:szCs w:val="22"/>
                </w:rPr>
                <w:delText xml:space="preserve">Cung cấp, lắp đặt, bảo dưỡng, tháo dỡ ván khuôn, đà giáo theo tiêu chuẩn dự án</w:delText>
              </w:r>
            </w:del>
          </w:p>
        </w:tc>
        <w:tc>
          <w:tcPr>
            <w:tcW w:w="1000" w:type="dxa"/>
            <w:vAlign w:val="center"/>
          </w:tcPr>
          <w:p w14:paraId="59A543A6" w14:textId="77777777" w:rsidR="00B0112F" w:rsidRDefault="00000000" w:rsidP="00040F1A">
            <w:pPr>
              <w:spacing w:after="120" w:line="276" w:lineRule="auto"/>
              <w:jc w:val="center"/>
              <w:rPr>
                <w:del w:id="7286" w:author="Claude" w:date="2026-10-14T09:00:00Z"/>
              </w:rPr>
            </w:pPr>
            <w:del w:id="7285" w:author="Claude" w:date="2026-10-14T09:00:00Z">
              <w:r>
                <w:rPr>
                  <w:rFonts w:ascii="Times New Roman" w:hAnsi="Times New Roman"/>
                  <w:b/>
                  <w:bCs/>
                  <w:sz w:val="22"/>
                  <w:szCs w:val="22"/>
                </w:rPr>
                <w:delText xml:space="preserve">P</w:delText>
              </w:r>
            </w:del>
          </w:p>
        </w:tc>
        <w:tc>
          <w:tcPr>
            <w:tcW w:w="1000" w:type="dxa"/>
            <w:vAlign w:val="center"/>
          </w:tcPr>
          <w:p w14:paraId="342117AA" w14:textId="77777777" w:rsidR="00B0112F" w:rsidRDefault="00B0112F" w:rsidP="00040F1A">
            <w:pPr>
              <w:spacing w:after="120" w:line="276" w:lineRule="auto"/>
              <w:jc w:val="center"/>
              <w:rPr>
                <w:del w:id="7287" w:author="Claude" w:date="2026-10-14T09:00:00Z"/>
              </w:rPr>
            </w:pPr>
          </w:p>
        </w:tc>
        <w:tc>
          <w:tcPr>
            <w:tcW w:w="1000" w:type="dxa"/>
            <w:vAlign w:val="center"/>
          </w:tcPr>
          <w:p w14:paraId="7495B5DD" w14:textId="77777777" w:rsidR="00B0112F" w:rsidRDefault="00B0112F" w:rsidP="00040F1A">
            <w:pPr>
              <w:spacing w:after="120" w:line="276" w:lineRule="auto"/>
              <w:jc w:val="center"/>
              <w:rPr>
                <w:del w:id="7288" w:author="Claude" w:date="2026-10-14T09:00:00Z"/>
              </w:rPr>
            </w:pPr>
          </w:p>
        </w:tc>
      </w:tr>
      <w:tr w:rsidR="00B0112F" w14:paraId="288DDF8D" w14:textId="77777777">
        <w:trPr>
          <w:cantSplit/>
          <w:del w:id="7289" w:author="Claude" w:date="2026-10-14T09:00:00Z"/>
        </w:trPr>
        <w:tc>
          <w:tcPr>
            <w:tcW w:w="850" w:type="dxa"/>
            <w:vAlign w:val="center"/>
          </w:tcPr>
          <w:p w14:paraId="6B16B778" w14:textId="77777777" w:rsidR="00B0112F" w:rsidRDefault="00000000" w:rsidP="00040F1A">
            <w:pPr>
              <w:spacing w:after="120" w:line="276" w:lineRule="auto"/>
              <w:jc w:val="center"/>
              <w:rPr>
                <w:del w:id="7291" w:author="Claude" w:date="2026-10-14T09:00:00Z"/>
              </w:rPr>
            </w:pPr>
            <w:del w:id="7290" w:author="Claude" w:date="2026-10-14T09:00:00Z">
              <w:r>
                <w:rPr>
                  <w:rFonts w:ascii="Times New Roman" w:hAnsi="Times New Roman"/>
                  <w:sz w:val="22"/>
                  <w:szCs w:val="22"/>
                </w:rPr>
                <w:delText xml:space="preserve">3.3.5</w:delText>
              </w:r>
            </w:del>
          </w:p>
        </w:tc>
        <w:tc>
          <w:tcPr>
            <w:tcW w:w="5222" w:type="dxa"/>
            <w:vAlign w:val="center"/>
          </w:tcPr>
          <w:p w14:paraId="61897020" w14:textId="77777777" w:rsidR="00B0112F" w:rsidRDefault="00000000" w:rsidP="00040F1A">
            <w:pPr>
              <w:spacing w:after="120" w:line="276" w:lineRule="auto"/>
              <w:rPr>
                <w:del w:id="7293" w:author="Claude" w:date="2026-10-14T09:00:00Z"/>
              </w:rPr>
            </w:pPr>
            <w:del w:id="7292" w:author="Claude" w:date="2026-10-14T09:00:00Z">
              <w:r>
                <w:rPr>
                  <w:rFonts w:ascii="Times New Roman" w:hAnsi="Times New Roman"/>
                  <w:sz w:val="22"/>
                  <w:szCs w:val="22"/>
                </w:rPr>
                <w:delText xml:space="preserve">Cung cấp bê tông và thi công bê tông chèn tại vị trí tiếp giáp dầm, sàn với cừ</w:delText>
              </w:r>
            </w:del>
          </w:p>
        </w:tc>
        <w:tc>
          <w:tcPr>
            <w:tcW w:w="1000" w:type="dxa"/>
            <w:vAlign w:val="center"/>
          </w:tcPr>
          <w:p w14:paraId="709F6D70" w14:textId="77777777" w:rsidR="00B0112F" w:rsidRDefault="00000000" w:rsidP="00040F1A">
            <w:pPr>
              <w:spacing w:after="120" w:line="276" w:lineRule="auto"/>
              <w:jc w:val="center"/>
              <w:rPr>
                <w:del w:id="7295" w:author="Claude" w:date="2026-10-14T09:00:00Z"/>
              </w:rPr>
            </w:pPr>
            <w:del w:id="7294" w:author="Claude" w:date="2026-10-14T09:00:00Z">
              <w:r>
                <w:rPr>
                  <w:rFonts w:ascii="Times New Roman" w:hAnsi="Times New Roman"/>
                  <w:b/>
                  <w:bCs/>
                  <w:sz w:val="22"/>
                  <w:szCs w:val="22"/>
                </w:rPr>
                <w:delText xml:space="preserve">P</w:delText>
              </w:r>
            </w:del>
          </w:p>
        </w:tc>
        <w:tc>
          <w:tcPr>
            <w:tcW w:w="1000" w:type="dxa"/>
            <w:vAlign w:val="center"/>
          </w:tcPr>
          <w:p w14:paraId="2F365E85" w14:textId="77777777" w:rsidR="00B0112F" w:rsidRDefault="00B0112F" w:rsidP="00040F1A">
            <w:pPr>
              <w:spacing w:after="120" w:line="276" w:lineRule="auto"/>
              <w:jc w:val="center"/>
              <w:rPr>
                <w:del w:id="7296" w:author="Claude" w:date="2026-10-14T09:00:00Z"/>
              </w:rPr>
            </w:pPr>
          </w:p>
        </w:tc>
        <w:tc>
          <w:tcPr>
            <w:tcW w:w="1000" w:type="dxa"/>
            <w:vAlign w:val="center"/>
          </w:tcPr>
          <w:p w14:paraId="53D4DF78" w14:textId="77777777" w:rsidR="00B0112F" w:rsidRDefault="00B0112F" w:rsidP="00040F1A">
            <w:pPr>
              <w:spacing w:after="120" w:line="276" w:lineRule="auto"/>
              <w:jc w:val="center"/>
              <w:rPr>
                <w:del w:id="7297" w:author="Claude" w:date="2026-10-14T09:00:00Z"/>
              </w:rPr>
            </w:pPr>
          </w:p>
        </w:tc>
      </w:tr>
      <w:tr w:rsidR="00B0112F" w14:paraId="622C13CC" w14:textId="77777777">
        <w:trPr>
          <w:cantSplit/>
          <w:del w:id="7298" w:author="Claude" w:date="2026-10-14T09:00:00Z"/>
        </w:trPr>
        <w:tc>
          <w:tcPr>
            <w:tcW w:w="850" w:type="dxa"/>
            <w:vAlign w:val="center"/>
          </w:tcPr>
          <w:p w14:paraId="65C5FFB5" w14:textId="77777777" w:rsidR="00B0112F" w:rsidRDefault="00000000" w:rsidP="00040F1A">
            <w:pPr>
              <w:spacing w:after="120" w:line="276" w:lineRule="auto"/>
              <w:jc w:val="center"/>
              <w:rPr>
                <w:del w:id="7300" w:author="Claude" w:date="2026-10-14T09:00:00Z"/>
              </w:rPr>
            </w:pPr>
            <w:del w:id="7299" w:author="Claude" w:date="2026-10-14T09:00:00Z">
              <w:r>
                <w:rPr>
                  <w:rFonts w:ascii="Times New Roman" w:hAnsi="Times New Roman"/>
                  <w:sz w:val="22"/>
                  <w:szCs w:val="22"/>
                </w:rPr>
                <w:delText xml:space="preserve">3.3.6</w:delText>
              </w:r>
            </w:del>
          </w:p>
        </w:tc>
        <w:tc>
          <w:tcPr>
            <w:tcW w:w="5222" w:type="dxa"/>
            <w:vAlign w:val="center"/>
          </w:tcPr>
          <w:p w14:paraId="77EFBAA3" w14:textId="77777777" w:rsidR="00B0112F" w:rsidRDefault="00000000" w:rsidP="00040F1A">
            <w:pPr>
              <w:spacing w:after="120" w:line="276" w:lineRule="auto"/>
              <w:rPr>
                <w:del w:id="7302" w:author="Claude" w:date="2026-10-14T09:00:00Z"/>
              </w:rPr>
            </w:pPr>
            <w:del w:id="7301" w:author="Claude" w:date="2026-10-14T09:00:00Z">
              <w:r>
                <w:rPr>
                  <w:rFonts w:ascii="Times New Roman" w:hAnsi="Times New Roman"/>
                  <w:sz w:val="22"/>
                  <w:szCs w:val="22"/>
                </w:rPr>
                <w:delText xml:space="preserve">Chừa lỗ mở, lắp đặt ống chờ, chi tiết chờ cho hệ thống cơ điện theo bản vẽ phối hợp được phê duyệt</w:delText>
              </w:r>
            </w:del>
          </w:p>
        </w:tc>
        <w:tc>
          <w:tcPr>
            <w:tcW w:w="1000" w:type="dxa"/>
            <w:vAlign w:val="center"/>
          </w:tcPr>
          <w:p w14:paraId="42D7F108" w14:textId="77777777" w:rsidR="00B0112F" w:rsidRDefault="00000000" w:rsidP="00040F1A">
            <w:pPr>
              <w:spacing w:after="120" w:line="276" w:lineRule="auto"/>
              <w:jc w:val="center"/>
              <w:rPr>
                <w:del w:id="7304" w:author="Claude" w:date="2026-10-14T09:00:00Z"/>
              </w:rPr>
            </w:pPr>
            <w:del w:id="7303" w:author="Claude" w:date="2026-10-14T09:00:00Z">
              <w:r>
                <w:rPr>
                  <w:rFonts w:ascii="Times New Roman" w:hAnsi="Times New Roman"/>
                  <w:b/>
                  <w:bCs/>
                  <w:sz w:val="22"/>
                  <w:szCs w:val="22"/>
                </w:rPr>
                <w:delText xml:space="preserve">P</w:delText>
              </w:r>
            </w:del>
          </w:p>
        </w:tc>
        <w:tc>
          <w:tcPr>
            <w:tcW w:w="1000" w:type="dxa"/>
            <w:vAlign w:val="center"/>
          </w:tcPr>
          <w:p w14:paraId="71469672" w14:textId="77777777" w:rsidR="00B0112F" w:rsidRDefault="00B0112F" w:rsidP="00040F1A">
            <w:pPr>
              <w:spacing w:after="120" w:line="276" w:lineRule="auto"/>
              <w:jc w:val="center"/>
              <w:rPr>
                <w:del w:id="7305" w:author="Claude" w:date="2026-10-14T09:00:00Z"/>
              </w:rPr>
            </w:pPr>
          </w:p>
        </w:tc>
        <w:tc>
          <w:tcPr>
            <w:tcW w:w="1000" w:type="dxa"/>
            <w:vAlign w:val="center"/>
          </w:tcPr>
          <w:p w14:paraId="3C068BC0" w14:textId="77777777" w:rsidR="00B0112F" w:rsidRDefault="00B0112F" w:rsidP="00040F1A">
            <w:pPr>
              <w:spacing w:after="120" w:line="276" w:lineRule="auto"/>
              <w:jc w:val="center"/>
              <w:rPr>
                <w:del w:id="7306" w:author="Claude" w:date="2026-10-14T09:00:00Z"/>
              </w:rPr>
            </w:pPr>
          </w:p>
        </w:tc>
      </w:tr>
      <w:tr w:rsidR="00B0112F" w14:paraId="17C39EC1" w14:textId="77777777">
        <w:trPr>
          <w:cantSplit/>
          <w:del w:id="7307" w:author="Claude" w:date="2026-10-14T09:00:00Z"/>
        </w:trPr>
        <w:tc>
          <w:tcPr>
            <w:tcW w:w="850" w:type="dxa"/>
            <w:vAlign w:val="center"/>
          </w:tcPr>
          <w:p w14:paraId="50006B26" w14:textId="77777777" w:rsidR="00B0112F" w:rsidRDefault="00000000" w:rsidP="00040F1A">
            <w:pPr>
              <w:spacing w:after="120" w:line="276" w:lineRule="auto"/>
              <w:jc w:val="center"/>
              <w:rPr>
                <w:del w:id="7309" w:author="Claude" w:date="2026-10-14T09:00:00Z"/>
              </w:rPr>
            </w:pPr>
            <w:del w:id="7308" w:author="Claude" w:date="2026-10-14T09:00:00Z">
              <w:r>
                <w:rPr>
                  <w:rFonts w:ascii="Times New Roman" w:hAnsi="Times New Roman"/>
                  <w:sz w:val="22"/>
                  <w:szCs w:val="22"/>
                </w:rPr>
                <w:delText xml:space="preserve">3.3.7</w:delText>
              </w:r>
            </w:del>
          </w:p>
        </w:tc>
        <w:tc>
          <w:tcPr>
            <w:tcW w:w="5222" w:type="dxa"/>
            <w:vAlign w:val="center"/>
          </w:tcPr>
          <w:p w14:paraId="3B1B7C2D" w14:textId="77777777" w:rsidR="00B0112F" w:rsidRDefault="00000000" w:rsidP="00040F1A">
            <w:pPr>
              <w:spacing w:after="120" w:line="276" w:lineRule="auto"/>
              <w:rPr>
                <w:del w:id="7311" w:author="Claude" w:date="2026-10-14T09:00:00Z"/>
              </w:rPr>
            </w:pPr>
            <w:del w:id="7310" w:author="Claude" w:date="2026-10-14T09:00:00Z">
              <w:r>
                <w:rPr>
                  <w:rFonts w:ascii="Times New Roman" w:hAnsi="Times New Roman"/>
                  <w:sz w:val="22"/>
                  <w:szCs w:val="22"/>
                </w:rPr>
                <w:delText xml:space="preserve">Cung cấp vật liệu chính, vật liệu phụ và thi công và xử lý khe co giãn, mạch ngừng thi công theo tiêu chuẩn Dự án.</w:delText>
              </w:r>
            </w:del>
          </w:p>
        </w:tc>
        <w:tc>
          <w:tcPr>
            <w:tcW w:w="1000" w:type="dxa"/>
            <w:vAlign w:val="center"/>
          </w:tcPr>
          <w:p w14:paraId="2877AF5A" w14:textId="77777777" w:rsidR="00B0112F" w:rsidRDefault="00000000" w:rsidP="00040F1A">
            <w:pPr>
              <w:spacing w:after="120" w:line="276" w:lineRule="auto"/>
              <w:jc w:val="center"/>
              <w:rPr>
                <w:del w:id="7313" w:author="Claude" w:date="2026-10-14T09:00:00Z"/>
              </w:rPr>
            </w:pPr>
            <w:del w:id="7312" w:author="Claude" w:date="2026-10-14T09:00:00Z">
              <w:r>
                <w:rPr>
                  <w:rFonts w:ascii="Times New Roman" w:hAnsi="Times New Roman"/>
                  <w:b/>
                  <w:bCs/>
                  <w:sz w:val="22"/>
                  <w:szCs w:val="22"/>
                </w:rPr>
                <w:delText xml:space="preserve">P</w:delText>
              </w:r>
            </w:del>
          </w:p>
        </w:tc>
        <w:tc>
          <w:tcPr>
            <w:tcW w:w="1000" w:type="dxa"/>
            <w:vAlign w:val="center"/>
          </w:tcPr>
          <w:p w14:paraId="128EE3D8" w14:textId="77777777" w:rsidR="00B0112F" w:rsidRDefault="00B0112F" w:rsidP="00040F1A">
            <w:pPr>
              <w:spacing w:after="120" w:line="276" w:lineRule="auto"/>
              <w:jc w:val="center"/>
              <w:rPr>
                <w:del w:id="7314" w:author="Claude" w:date="2026-10-14T09:00:00Z"/>
              </w:rPr>
            </w:pPr>
          </w:p>
        </w:tc>
        <w:tc>
          <w:tcPr>
            <w:tcW w:w="1000" w:type="dxa"/>
            <w:vAlign w:val="center"/>
          </w:tcPr>
          <w:p w14:paraId="0EC78846" w14:textId="77777777" w:rsidR="00B0112F" w:rsidRDefault="00B0112F" w:rsidP="00040F1A">
            <w:pPr>
              <w:spacing w:after="120" w:line="276" w:lineRule="auto"/>
              <w:jc w:val="center"/>
              <w:rPr>
                <w:del w:id="7315" w:author="Claude" w:date="2026-10-14T09:00:00Z"/>
              </w:rPr>
            </w:pPr>
          </w:p>
        </w:tc>
      </w:tr>
      <w:tr w:rsidR="00B0112F" w14:paraId="3B0402F3" w14:textId="77777777">
        <w:trPr>
          <w:cantSplit/>
          <w:del w:id="7316" w:author="Claude" w:date="2026-10-14T09:00:00Z"/>
        </w:trPr>
        <w:tc>
          <w:tcPr>
            <w:tcW w:w="850" w:type="dxa"/>
            <w:vAlign w:val="center"/>
          </w:tcPr>
          <w:p w14:paraId="46AE03DE" w14:textId="77777777" w:rsidR="00B0112F" w:rsidRDefault="00000000" w:rsidP="00040F1A">
            <w:pPr>
              <w:spacing w:after="120" w:line="276" w:lineRule="auto"/>
              <w:jc w:val="center"/>
              <w:rPr>
                <w:del w:id="7318" w:author="Claude" w:date="2026-10-14T09:00:00Z"/>
              </w:rPr>
            </w:pPr>
            <w:del w:id="7317" w:author="Claude" w:date="2026-10-14T09:00:00Z">
              <w:r>
                <w:rPr>
                  <w:rFonts w:ascii="Times New Roman" w:hAnsi="Times New Roman"/>
                  <w:sz w:val="22"/>
                  <w:szCs w:val="22"/>
                </w:rPr>
                <w:delText xml:space="preserve">3.3.8</w:delText>
              </w:r>
            </w:del>
          </w:p>
        </w:tc>
        <w:tc>
          <w:tcPr>
            <w:tcW w:w="5222" w:type="dxa"/>
            <w:vAlign w:val="center"/>
          </w:tcPr>
          <w:p w14:paraId="1CD72681" w14:textId="77777777" w:rsidR="00B0112F" w:rsidRDefault="00000000" w:rsidP="00040F1A">
            <w:pPr>
              <w:spacing w:after="120" w:line="276" w:lineRule="auto"/>
              <w:rPr>
                <w:del w:id="7320" w:author="Claude" w:date="2026-10-14T09:00:00Z"/>
              </w:rPr>
            </w:pPr>
            <w:del w:id="7319" w:author="Claude" w:date="2026-10-14T09:00:00Z">
              <w:r>
                <w:rPr>
                  <w:rFonts w:ascii="Times New Roman" w:hAnsi="Times New Roman"/>
                  <w:sz w:val="22"/>
                  <w:szCs w:val="22"/>
                </w:rPr>
                <w:delText xml:space="preserve">Sửa chữa vết nứt, sửa bề mặt bê tông, phục hồi cao độ được chấp thuận</w:delText>
              </w:r>
            </w:del>
          </w:p>
        </w:tc>
        <w:tc>
          <w:tcPr>
            <w:tcW w:w="1000" w:type="dxa"/>
            <w:vAlign w:val="center"/>
          </w:tcPr>
          <w:p w14:paraId="04ECE7F3" w14:textId="77777777" w:rsidR="00B0112F" w:rsidRDefault="00000000" w:rsidP="00040F1A">
            <w:pPr>
              <w:spacing w:after="120" w:line="276" w:lineRule="auto"/>
              <w:jc w:val="center"/>
              <w:rPr>
                <w:del w:id="7322" w:author="Claude" w:date="2026-10-14T09:00:00Z"/>
              </w:rPr>
            </w:pPr>
            <w:del w:id="7321" w:author="Claude" w:date="2026-10-14T09:00:00Z">
              <w:r>
                <w:rPr>
                  <w:rFonts w:ascii="Times New Roman" w:hAnsi="Times New Roman"/>
                  <w:b/>
                  <w:bCs/>
                  <w:sz w:val="22"/>
                  <w:szCs w:val="22"/>
                </w:rPr>
                <w:delText xml:space="preserve">P</w:delText>
              </w:r>
            </w:del>
          </w:p>
        </w:tc>
        <w:tc>
          <w:tcPr>
            <w:tcW w:w="1000" w:type="dxa"/>
            <w:vAlign w:val="center"/>
          </w:tcPr>
          <w:p w14:paraId="0F8B1AE4" w14:textId="77777777" w:rsidR="00B0112F" w:rsidRDefault="00B0112F" w:rsidP="00040F1A">
            <w:pPr>
              <w:spacing w:after="120" w:line="276" w:lineRule="auto"/>
              <w:jc w:val="center"/>
              <w:rPr>
                <w:del w:id="7323" w:author="Claude" w:date="2026-10-14T09:00:00Z"/>
              </w:rPr>
            </w:pPr>
          </w:p>
        </w:tc>
        <w:tc>
          <w:tcPr>
            <w:tcW w:w="1000" w:type="dxa"/>
            <w:vAlign w:val="center"/>
          </w:tcPr>
          <w:p w14:paraId="6693467C" w14:textId="77777777" w:rsidR="00B0112F" w:rsidRDefault="00B0112F" w:rsidP="00040F1A">
            <w:pPr>
              <w:spacing w:after="120" w:line="276" w:lineRule="auto"/>
              <w:jc w:val="center"/>
              <w:rPr>
                <w:del w:id="7324" w:author="Claude" w:date="2026-10-14T09:00:00Z"/>
              </w:rPr>
            </w:pPr>
          </w:p>
        </w:tc>
      </w:tr>
      <w:tr w:rsidR="00B0112F" w14:paraId="75C858E0" w14:textId="77777777">
        <w:trPr>
          <w:cantSplit/>
          <w:del w:id="7325" w:author="Claude" w:date="2026-10-14T09:00:00Z"/>
        </w:trPr>
        <w:tc>
          <w:tcPr>
            <w:tcW w:w="850" w:type="dxa"/>
            <w:vAlign w:val="center"/>
          </w:tcPr>
          <w:p w14:paraId="23F20071" w14:textId="77777777" w:rsidR="00B0112F" w:rsidRDefault="00000000" w:rsidP="00040F1A">
            <w:pPr>
              <w:spacing w:after="120" w:line="276" w:lineRule="auto"/>
              <w:jc w:val="center"/>
              <w:rPr>
                <w:del w:id="7327" w:author="Claude" w:date="2026-10-14T09:00:00Z"/>
              </w:rPr>
            </w:pPr>
            <w:del w:id="7326" w:author="Claude" w:date="2026-10-14T09:00:00Z">
              <w:r>
                <w:rPr>
                  <w:rFonts w:ascii="Times New Roman" w:hAnsi="Times New Roman"/>
                  <w:sz w:val="22"/>
                  <w:szCs w:val="22"/>
                </w:rPr>
                <w:delText xml:space="preserve">3.3.9</w:delText>
              </w:r>
            </w:del>
          </w:p>
        </w:tc>
        <w:tc>
          <w:tcPr>
            <w:tcW w:w="5222" w:type="dxa"/>
            <w:vAlign w:val="center"/>
          </w:tcPr>
          <w:p w14:paraId="1607B290" w14:textId="77777777" w:rsidR="00B0112F" w:rsidRDefault="00000000" w:rsidP="00040F1A">
            <w:pPr>
              <w:spacing w:after="120" w:line="276" w:lineRule="auto"/>
              <w:rPr>
                <w:del w:id="7329" w:author="Claude" w:date="2026-10-14T09:00:00Z"/>
              </w:rPr>
            </w:pPr>
            <w:del w:id="7328" w:author="Claude" w:date="2026-10-14T09:00:00Z">
              <w:r>
                <w:rPr>
                  <w:rFonts w:ascii="Times New Roman" w:hAnsi="Times New Roman"/>
                  <w:sz w:val="22"/>
                  <w:szCs w:val="22"/>
                </w:rPr>
                <w:delText xml:space="preserve">Cung cấp vật tư vữa không co ngót và thi công đổ bù hạng mục bê tông cốt thép</w:delText>
              </w:r>
            </w:del>
          </w:p>
        </w:tc>
        <w:tc>
          <w:tcPr>
            <w:tcW w:w="1000" w:type="dxa"/>
            <w:vAlign w:val="center"/>
          </w:tcPr>
          <w:p w14:paraId="405A0B0A" w14:textId="77777777" w:rsidR="00B0112F" w:rsidRDefault="00000000" w:rsidP="00040F1A">
            <w:pPr>
              <w:spacing w:after="120" w:line="276" w:lineRule="auto"/>
              <w:jc w:val="center"/>
              <w:rPr>
                <w:del w:id="7331" w:author="Claude" w:date="2026-10-14T09:00:00Z"/>
              </w:rPr>
            </w:pPr>
            <w:del w:id="7330" w:author="Claude" w:date="2026-10-14T09:00:00Z">
              <w:r>
                <w:rPr>
                  <w:rFonts w:ascii="Times New Roman" w:hAnsi="Times New Roman"/>
                  <w:b/>
                  <w:bCs/>
                  <w:sz w:val="22"/>
                  <w:szCs w:val="22"/>
                </w:rPr>
                <w:delText xml:space="preserve">P</w:delText>
              </w:r>
            </w:del>
          </w:p>
        </w:tc>
        <w:tc>
          <w:tcPr>
            <w:tcW w:w="1000" w:type="dxa"/>
            <w:vAlign w:val="center"/>
          </w:tcPr>
          <w:p w14:paraId="59665878" w14:textId="77777777" w:rsidR="00B0112F" w:rsidRDefault="00B0112F" w:rsidP="00040F1A">
            <w:pPr>
              <w:spacing w:after="120" w:line="276" w:lineRule="auto"/>
              <w:jc w:val="center"/>
              <w:rPr>
                <w:del w:id="7332" w:author="Claude" w:date="2026-10-14T09:00:00Z"/>
              </w:rPr>
            </w:pPr>
          </w:p>
        </w:tc>
        <w:tc>
          <w:tcPr>
            <w:tcW w:w="1000" w:type="dxa"/>
            <w:vAlign w:val="center"/>
          </w:tcPr>
          <w:p w14:paraId="465CEBA1" w14:textId="77777777" w:rsidR="00B0112F" w:rsidRDefault="00B0112F" w:rsidP="00040F1A">
            <w:pPr>
              <w:spacing w:after="120" w:line="276" w:lineRule="auto"/>
              <w:jc w:val="center"/>
              <w:rPr>
                <w:del w:id="7333" w:author="Claude" w:date="2026-10-14T09:00:00Z"/>
              </w:rPr>
            </w:pPr>
          </w:p>
        </w:tc>
      </w:tr>
      <w:tr w:rsidR="00B0112F" w14:paraId="47AC5474" w14:textId="77777777">
        <w:trPr>
          <w:cantSplit/>
          <w:del w:id="7334" w:author="Claude" w:date="2026-10-14T09:00:00Z"/>
        </w:trPr>
        <w:tc>
          <w:tcPr>
            <w:tcW w:w="850" w:type="dxa"/>
            <w:vAlign w:val="center"/>
          </w:tcPr>
          <w:p w14:paraId="22067DF7" w14:textId="77777777" w:rsidR="00B0112F" w:rsidRDefault="00000000" w:rsidP="00040F1A">
            <w:pPr>
              <w:spacing w:after="120" w:line="276" w:lineRule="auto"/>
              <w:jc w:val="center"/>
              <w:rPr>
                <w:del w:id="7336" w:author="Claude" w:date="2026-10-14T09:00:00Z"/>
              </w:rPr>
            </w:pPr>
            <w:del w:id="7335" w:author="Claude" w:date="2026-10-14T09:00:00Z">
              <w:r>
                <w:rPr>
                  <w:rFonts w:ascii="Times New Roman" w:hAnsi="Times New Roman"/>
                  <w:sz w:val="22"/>
                  <w:szCs w:val="22"/>
                </w:rPr>
                <w:delText xml:space="preserve">3.3.10</w:delText>
              </w:r>
            </w:del>
          </w:p>
        </w:tc>
        <w:tc>
          <w:tcPr>
            <w:tcW w:w="5222" w:type="dxa"/>
            <w:vAlign w:val="center"/>
          </w:tcPr>
          <w:p w14:paraId="6E1B387B" w14:textId="77777777" w:rsidR="00B0112F" w:rsidRDefault="00000000" w:rsidP="00040F1A">
            <w:pPr>
              <w:spacing w:after="120" w:line="276" w:lineRule="auto"/>
              <w:rPr>
                <w:del w:id="7338" w:author="Claude" w:date="2026-10-14T09:00:00Z"/>
              </w:rPr>
            </w:pPr>
            <w:del w:id="7337" w:author="Claude" w:date="2026-10-14T09:00:00Z">
              <w:r>
                <w:rPr>
                  <w:rFonts w:ascii="Times New Roman" w:hAnsi="Times New Roman"/>
                  <w:sz w:val="22"/>
                  <w:szCs w:val="22"/>
                </w:rPr>
                <w:delText xml:space="preserve">Lập đề cương, thực hiện, báo cáo công tác quan trắc công trình lân cận (đường, nhà dân)</w:delText>
              </w:r>
            </w:del>
          </w:p>
        </w:tc>
        <w:tc>
          <w:tcPr>
            <w:tcW w:w="1000" w:type="dxa"/>
            <w:vAlign w:val="center"/>
          </w:tcPr>
          <w:p w14:paraId="2552B907" w14:textId="77777777" w:rsidR="00B0112F" w:rsidRDefault="00000000" w:rsidP="00040F1A">
            <w:pPr>
              <w:spacing w:after="120" w:line="276" w:lineRule="auto"/>
              <w:jc w:val="center"/>
              <w:rPr>
                <w:del w:id="7340" w:author="Claude" w:date="2026-10-14T09:00:00Z"/>
              </w:rPr>
            </w:pPr>
            <w:del w:id="7339" w:author="Claude" w:date="2026-10-14T09:00:00Z">
              <w:r>
                <w:rPr>
                  <w:rFonts w:ascii="Times New Roman" w:hAnsi="Times New Roman"/>
                  <w:b/>
                  <w:bCs/>
                  <w:sz w:val="22"/>
                  <w:szCs w:val="22"/>
                </w:rPr>
                <w:delText xml:space="preserve">P</w:delText>
              </w:r>
            </w:del>
          </w:p>
        </w:tc>
        <w:tc>
          <w:tcPr>
            <w:tcW w:w="1000" w:type="dxa"/>
            <w:vAlign w:val="center"/>
          </w:tcPr>
          <w:p w14:paraId="7190FC36" w14:textId="77777777" w:rsidR="00B0112F" w:rsidRDefault="00B0112F" w:rsidP="00040F1A">
            <w:pPr>
              <w:spacing w:after="120" w:line="276" w:lineRule="auto"/>
              <w:jc w:val="center"/>
              <w:rPr>
                <w:del w:id="7341" w:author="Claude" w:date="2026-10-14T09:00:00Z"/>
              </w:rPr>
            </w:pPr>
          </w:p>
        </w:tc>
        <w:tc>
          <w:tcPr>
            <w:tcW w:w="1000" w:type="dxa"/>
            <w:vAlign w:val="center"/>
          </w:tcPr>
          <w:p w14:paraId="62288612" w14:textId="77777777" w:rsidR="00B0112F" w:rsidRDefault="00B0112F" w:rsidP="00040F1A">
            <w:pPr>
              <w:spacing w:after="120" w:line="276" w:lineRule="auto"/>
              <w:jc w:val="center"/>
              <w:rPr>
                <w:del w:id="7342" w:author="Claude" w:date="2026-10-14T09:00:00Z"/>
              </w:rPr>
            </w:pPr>
          </w:p>
        </w:tc>
      </w:tr>
      <w:tr w:rsidR="00B0112F" w14:paraId="0BB0A158" w14:textId="77777777">
        <w:trPr>
          <w:cantSplit/>
          <w:del w:id="7343" w:author="Claude" w:date="2026-10-14T09:00:00Z"/>
        </w:trPr>
        <w:tc>
          <w:tcPr>
            <w:tcW w:w="850" w:type="dxa"/>
            <w:vAlign w:val="center"/>
          </w:tcPr>
          <w:p w14:paraId="3930BFE8" w14:textId="77777777" w:rsidR="00B0112F" w:rsidRDefault="00000000" w:rsidP="00040F1A">
            <w:pPr>
              <w:spacing w:after="120" w:line="276" w:lineRule="auto"/>
              <w:jc w:val="center"/>
              <w:rPr>
                <w:del w:id="7345" w:author="Claude" w:date="2026-10-14T09:00:00Z"/>
              </w:rPr>
            </w:pPr>
            <w:del w:id="7344" w:author="Claude" w:date="2026-10-14T09:00:00Z">
              <w:r>
                <w:rPr>
                  <w:rFonts w:ascii="Times New Roman" w:hAnsi="Times New Roman"/>
                  <w:sz w:val="22"/>
                  <w:szCs w:val="22"/>
                </w:rPr>
                <w:delText xml:space="preserve">3.3.11</w:delText>
              </w:r>
            </w:del>
          </w:p>
        </w:tc>
        <w:tc>
          <w:tcPr>
            <w:tcW w:w="5222" w:type="dxa"/>
            <w:vAlign w:val="center"/>
          </w:tcPr>
          <w:p w14:paraId="1E3EF1FD" w14:textId="77777777" w:rsidR="00B0112F" w:rsidRDefault="00000000" w:rsidP="00040F1A">
            <w:pPr>
              <w:spacing w:after="120" w:line="276" w:lineRule="auto"/>
              <w:rPr>
                <w:del w:id="7347" w:author="Claude" w:date="2026-10-14T09:00:00Z"/>
              </w:rPr>
            </w:pPr>
            <w:del w:id="7346" w:author="Claude" w:date="2026-10-14T09:00:00Z">
              <w:r>
                <w:rPr>
                  <w:rFonts w:ascii="Times New Roman" w:hAnsi="Times New Roman"/>
                  <w:sz w:val="22"/>
                  <w:szCs w:val="22"/>
                </w:rPr>
                <w:delText xml:space="preserve">Lập đề cương, thực hiện, báo cáo công tác quan trắc lún, nghiêng công trình</w:delText>
              </w:r>
            </w:del>
          </w:p>
        </w:tc>
        <w:tc>
          <w:tcPr>
            <w:tcW w:w="1000" w:type="dxa"/>
            <w:vAlign w:val="center"/>
          </w:tcPr>
          <w:p w14:paraId="6FD62E0E" w14:textId="77777777" w:rsidR="00B0112F" w:rsidRDefault="00000000" w:rsidP="00040F1A">
            <w:pPr>
              <w:spacing w:after="120" w:line="276" w:lineRule="auto"/>
              <w:jc w:val="center"/>
              <w:rPr>
                <w:del w:id="7349" w:author="Claude" w:date="2026-10-14T09:00:00Z"/>
              </w:rPr>
            </w:pPr>
            <w:del w:id="7348" w:author="Claude" w:date="2026-10-14T09:00:00Z">
              <w:r>
                <w:rPr>
                  <w:rFonts w:ascii="Times New Roman" w:hAnsi="Times New Roman"/>
                  <w:b/>
                  <w:bCs/>
                  <w:sz w:val="22"/>
                  <w:szCs w:val="22"/>
                </w:rPr>
                <w:delText xml:space="preserve">P</w:delText>
              </w:r>
            </w:del>
          </w:p>
        </w:tc>
        <w:tc>
          <w:tcPr>
            <w:tcW w:w="1000" w:type="dxa"/>
            <w:vAlign w:val="center"/>
          </w:tcPr>
          <w:p w14:paraId="06B1C34E" w14:textId="77777777" w:rsidR="00B0112F" w:rsidRDefault="00B0112F" w:rsidP="00040F1A">
            <w:pPr>
              <w:spacing w:after="120" w:line="276" w:lineRule="auto"/>
              <w:jc w:val="center"/>
              <w:rPr>
                <w:del w:id="7350" w:author="Claude" w:date="2026-10-14T09:00:00Z"/>
              </w:rPr>
            </w:pPr>
          </w:p>
        </w:tc>
        <w:tc>
          <w:tcPr>
            <w:tcW w:w="1000" w:type="dxa"/>
            <w:vAlign w:val="center"/>
          </w:tcPr>
          <w:p w14:paraId="6C9E3052" w14:textId="77777777" w:rsidR="00B0112F" w:rsidRDefault="00B0112F" w:rsidP="00040F1A">
            <w:pPr>
              <w:spacing w:after="120" w:line="276" w:lineRule="auto"/>
              <w:jc w:val="center"/>
              <w:rPr>
                <w:del w:id="7351" w:author="Claude" w:date="2026-10-14T09:00:00Z"/>
              </w:rPr>
            </w:pPr>
          </w:p>
        </w:tc>
      </w:tr>
      <w:tr w:rsidR="00B0112F" w14:paraId="41946ECF" w14:textId="77777777">
        <w:trPr>
          <w:cantSplit/>
          <w:del w:id="7352" w:author="Claude" w:date="2026-10-14T09:00:00Z"/>
        </w:trPr>
        <w:tc>
          <w:tcPr>
            <w:tcW w:w="850" w:type="dxa"/>
            <w:shd w:val="clear" w:color="auto" w:fill="F2F2F2"/>
            <w:vAlign w:val="center"/>
          </w:tcPr>
          <w:p w14:paraId="122A61A5" w14:textId="77777777" w:rsidR="00B0112F" w:rsidRDefault="00000000" w:rsidP="00040F1A">
            <w:pPr>
              <w:spacing w:after="120" w:line="276" w:lineRule="auto"/>
              <w:jc w:val="center"/>
              <w:rPr>
                <w:del w:id="7354" w:author="Claude" w:date="2026-10-14T09:00:00Z"/>
              </w:rPr>
            </w:pPr>
            <w:del w:id="7353" w:author="Claude" w:date="2026-10-14T09:00:00Z">
              <w:r>
                <w:rPr>
                  <w:rFonts w:ascii="Times New Roman" w:hAnsi="Times New Roman"/>
                  <w:b/>
                  <w:bCs/>
                  <w:sz w:val="22"/>
                  <w:szCs w:val="22"/>
                </w:rPr>
                <w:delText xml:space="preserve">3.4</w:delText>
              </w:r>
            </w:del>
          </w:p>
        </w:tc>
        <w:tc>
          <w:tcPr>
            <w:tcW w:w="5222" w:type="dxa"/>
            <w:shd w:val="clear" w:color="auto" w:fill="F2F2F2"/>
            <w:vAlign w:val="center"/>
          </w:tcPr>
          <w:p w14:paraId="7EF0C503" w14:textId="77777777" w:rsidR="00B0112F" w:rsidRDefault="00000000" w:rsidP="00040F1A">
            <w:pPr>
              <w:spacing w:after="120" w:line="276" w:lineRule="auto"/>
              <w:rPr>
                <w:del w:id="7356" w:author="Claude" w:date="2026-10-14T09:00:00Z"/>
              </w:rPr>
            </w:pPr>
            <w:del w:id="7355" w:author="Claude" w:date="2026-10-14T09:00:00Z">
              <w:r>
                <w:rPr>
                  <w:rFonts w:ascii="Times New Roman" w:hAnsi="Times New Roman"/>
                  <w:b/>
                  <w:bCs/>
                  <w:sz w:val="22"/>
                  <w:szCs w:val="22"/>
                </w:rPr>
                <w:delText xml:space="preserve">Công tác chống thấm</w:delText>
              </w:r>
            </w:del>
          </w:p>
        </w:tc>
        <w:tc>
          <w:tcPr>
            <w:tcW w:w="1000" w:type="dxa"/>
            <w:shd w:val="clear" w:color="auto" w:fill="F2F2F2"/>
            <w:vAlign w:val="center"/>
          </w:tcPr>
          <w:p w14:paraId="75C30EA1" w14:textId="77777777" w:rsidR="00B0112F" w:rsidRDefault="00B0112F" w:rsidP="00040F1A">
            <w:pPr>
              <w:spacing w:after="120" w:line="276" w:lineRule="auto"/>
              <w:jc w:val="center"/>
              <w:rPr>
                <w:del w:id="7357" w:author="Claude" w:date="2026-10-14T09:00:00Z"/>
              </w:rPr>
            </w:pPr>
          </w:p>
        </w:tc>
        <w:tc>
          <w:tcPr>
            <w:tcW w:w="1000" w:type="dxa"/>
            <w:shd w:val="clear" w:color="auto" w:fill="F2F2F2"/>
            <w:vAlign w:val="center"/>
          </w:tcPr>
          <w:p w14:paraId="57153125" w14:textId="77777777" w:rsidR="00B0112F" w:rsidRDefault="00B0112F" w:rsidP="00040F1A">
            <w:pPr>
              <w:spacing w:after="120" w:line="276" w:lineRule="auto"/>
              <w:jc w:val="center"/>
              <w:rPr>
                <w:del w:id="7358" w:author="Claude" w:date="2026-10-14T09:00:00Z"/>
              </w:rPr>
            </w:pPr>
          </w:p>
        </w:tc>
        <w:tc>
          <w:tcPr>
            <w:tcW w:w="1000" w:type="dxa"/>
            <w:shd w:val="clear" w:color="auto" w:fill="F2F2F2"/>
            <w:vAlign w:val="center"/>
          </w:tcPr>
          <w:p w14:paraId="630B3F9E" w14:textId="77777777" w:rsidR="00B0112F" w:rsidRDefault="00B0112F" w:rsidP="00040F1A">
            <w:pPr>
              <w:spacing w:after="120" w:line="276" w:lineRule="auto"/>
              <w:jc w:val="center"/>
              <w:rPr>
                <w:del w:id="7359" w:author="Claude" w:date="2026-10-14T09:00:00Z"/>
              </w:rPr>
            </w:pPr>
          </w:p>
        </w:tc>
      </w:tr>
      <w:tr w:rsidR="00B0112F" w14:paraId="51DE6207" w14:textId="77777777">
        <w:trPr>
          <w:cantSplit/>
          <w:del w:id="7360" w:author="Claude" w:date="2026-10-14T09:00:00Z"/>
        </w:trPr>
        <w:tc>
          <w:tcPr>
            <w:tcW w:w="850" w:type="dxa"/>
            <w:vAlign w:val="center"/>
          </w:tcPr>
          <w:p w14:paraId="766BCFF1" w14:textId="77777777" w:rsidR="00B0112F" w:rsidRDefault="00000000" w:rsidP="00040F1A">
            <w:pPr>
              <w:spacing w:after="120" w:line="276" w:lineRule="auto"/>
              <w:jc w:val="center"/>
              <w:rPr>
                <w:del w:id="7362" w:author="Claude" w:date="2026-10-14T09:00:00Z"/>
              </w:rPr>
            </w:pPr>
            <w:del w:id="7361" w:author="Claude" w:date="2026-10-14T09:00:00Z">
              <w:r>
                <w:rPr>
                  <w:rFonts w:ascii="Times New Roman" w:hAnsi="Times New Roman"/>
                  <w:sz w:val="22"/>
                  <w:szCs w:val="22"/>
                </w:rPr>
                <w:delText xml:space="preserve">3.4.1</w:delText>
              </w:r>
            </w:del>
          </w:p>
        </w:tc>
        <w:tc>
          <w:tcPr>
            <w:tcW w:w="5222" w:type="dxa"/>
            <w:vAlign w:val="center"/>
          </w:tcPr>
          <w:p w14:paraId="21153B1A" w14:textId="77777777" w:rsidR="00B0112F" w:rsidRDefault="00000000" w:rsidP="00040F1A">
            <w:pPr>
              <w:spacing w:after="120" w:line="276" w:lineRule="auto"/>
              <w:rPr>
                <w:del w:id="7364" w:author="Claude" w:date="2026-10-14T09:00:00Z"/>
              </w:rPr>
            </w:pPr>
            <w:del w:id="7363" w:author="Claude" w:date="2026-10-14T09:00:00Z">
              <w:r>
                <w:rPr>
                  <w:rFonts w:ascii="Times New Roman" w:hAnsi="Times New Roman"/>
                  <w:sz w:val="22"/>
                  <w:szCs w:val="22"/>
                </w:rPr>
                <w:delText xml:space="preserve">Chống thấm sàn đáy, tường tầng hầm, hố pit, hố thu; xử lý chống thấm đầu cọc, mạch ngừng, khe co giãn, cổ ống xuyên kết cấu phần ngầm</w:delText>
              </w:r>
            </w:del>
          </w:p>
        </w:tc>
        <w:tc>
          <w:tcPr>
            <w:tcW w:w="1000" w:type="dxa"/>
            <w:vAlign w:val="center"/>
          </w:tcPr>
          <w:p w14:paraId="4689134F" w14:textId="77777777" w:rsidR="00B0112F" w:rsidRDefault="00000000" w:rsidP="00040F1A">
            <w:pPr>
              <w:spacing w:after="120" w:line="276" w:lineRule="auto"/>
              <w:jc w:val="center"/>
              <w:rPr>
                <w:del w:id="7366" w:author="Claude" w:date="2026-10-14T09:00:00Z"/>
              </w:rPr>
            </w:pPr>
            <w:del w:id="7365" w:author="Claude" w:date="2026-10-14T09:00:00Z">
              <w:r>
                <w:rPr>
                  <w:rFonts w:ascii="Times New Roman" w:hAnsi="Times New Roman"/>
                  <w:b/>
                  <w:bCs/>
                  <w:sz w:val="22"/>
                  <w:szCs w:val="22"/>
                </w:rPr>
                <w:delText xml:space="preserve">P</w:delText>
              </w:r>
            </w:del>
          </w:p>
        </w:tc>
        <w:tc>
          <w:tcPr>
            <w:tcW w:w="1000" w:type="dxa"/>
            <w:vAlign w:val="center"/>
          </w:tcPr>
          <w:p w14:paraId="13B6A6C0" w14:textId="77777777" w:rsidR="00B0112F" w:rsidRDefault="00B0112F" w:rsidP="00040F1A">
            <w:pPr>
              <w:spacing w:after="120" w:line="276" w:lineRule="auto"/>
              <w:jc w:val="center"/>
              <w:rPr>
                <w:del w:id="7367" w:author="Claude" w:date="2026-10-14T09:00:00Z"/>
              </w:rPr>
            </w:pPr>
          </w:p>
        </w:tc>
        <w:tc>
          <w:tcPr>
            <w:tcW w:w="1000" w:type="dxa"/>
            <w:vAlign w:val="center"/>
          </w:tcPr>
          <w:p w14:paraId="6127E08D" w14:textId="77777777" w:rsidR="00B0112F" w:rsidRDefault="00B0112F" w:rsidP="00040F1A">
            <w:pPr>
              <w:spacing w:after="120" w:line="276" w:lineRule="auto"/>
              <w:jc w:val="center"/>
              <w:rPr>
                <w:del w:id="7368" w:author="Claude" w:date="2026-10-14T09:00:00Z"/>
              </w:rPr>
            </w:pPr>
          </w:p>
        </w:tc>
      </w:tr>
      <w:tr w:rsidR="00B0112F" w14:paraId="1A60BB2D" w14:textId="77777777">
        <w:trPr>
          <w:cantSplit/>
          <w:del w:id="7369" w:author="Claude" w:date="2026-10-14T09:00:00Z"/>
        </w:trPr>
        <w:tc>
          <w:tcPr>
            <w:tcW w:w="850" w:type="dxa"/>
            <w:vAlign w:val="center"/>
          </w:tcPr>
          <w:p w14:paraId="5B639A75" w14:textId="77777777" w:rsidR="00B0112F" w:rsidRDefault="00000000" w:rsidP="00040F1A">
            <w:pPr>
              <w:spacing w:after="120" w:line="276" w:lineRule="auto"/>
              <w:jc w:val="center"/>
              <w:rPr>
                <w:del w:id="7371" w:author="Claude" w:date="2026-10-14T09:00:00Z"/>
              </w:rPr>
            </w:pPr>
            <w:del w:id="7370" w:author="Claude" w:date="2026-10-14T09:00:00Z">
              <w:r>
                <w:rPr>
                  <w:rFonts w:ascii="Times New Roman" w:hAnsi="Times New Roman"/>
                  <w:sz w:val="22"/>
                  <w:szCs w:val="22"/>
                </w:rPr>
                <w:delText xml:space="preserve">3.4.2</w:delText>
              </w:r>
            </w:del>
          </w:p>
        </w:tc>
        <w:tc>
          <w:tcPr>
            <w:tcW w:w="5222" w:type="dxa"/>
            <w:vAlign w:val="center"/>
          </w:tcPr>
          <w:p w14:paraId="17295445" w14:textId="77777777" w:rsidR="00B0112F" w:rsidRDefault="00000000" w:rsidP="00040F1A">
            <w:pPr>
              <w:spacing w:after="120" w:line="276" w:lineRule="auto"/>
              <w:rPr>
                <w:del w:id="7373" w:author="Claude" w:date="2026-10-14T09:00:00Z"/>
              </w:rPr>
            </w:pPr>
            <w:del w:id="7372" w:author="Claude" w:date="2026-10-14T09:00:00Z">
              <w:r>
                <w:rPr>
                  <w:rFonts w:ascii="Times New Roman" w:hAnsi="Times New Roman"/>
                  <w:sz w:val="22"/>
                  <w:szCs w:val="22"/>
                </w:rPr>
                <w:delText xml:space="preserve">Chống thấm bể nước ngầm, bể phốt, hố ga, rãnh thu thuộc Phần ngầm</w:delText>
              </w:r>
            </w:del>
          </w:p>
        </w:tc>
        <w:tc>
          <w:tcPr>
            <w:tcW w:w="1000" w:type="dxa"/>
            <w:vAlign w:val="center"/>
          </w:tcPr>
          <w:p w14:paraId="2792A5C6" w14:textId="77777777" w:rsidR="00B0112F" w:rsidRDefault="00000000" w:rsidP="00040F1A">
            <w:pPr>
              <w:spacing w:after="120" w:line="276" w:lineRule="auto"/>
              <w:jc w:val="center"/>
              <w:rPr>
                <w:del w:id="7375" w:author="Claude" w:date="2026-10-14T09:00:00Z"/>
              </w:rPr>
            </w:pPr>
            <w:del w:id="7374" w:author="Claude" w:date="2026-10-14T09:00:00Z">
              <w:r>
                <w:rPr>
                  <w:rFonts w:ascii="Times New Roman" w:hAnsi="Times New Roman"/>
                  <w:b/>
                  <w:bCs/>
                  <w:sz w:val="22"/>
                  <w:szCs w:val="22"/>
                </w:rPr>
                <w:delText xml:space="preserve">P</w:delText>
              </w:r>
            </w:del>
          </w:p>
        </w:tc>
        <w:tc>
          <w:tcPr>
            <w:tcW w:w="1000" w:type="dxa"/>
            <w:vAlign w:val="center"/>
          </w:tcPr>
          <w:p w14:paraId="3FEE5414" w14:textId="77777777" w:rsidR="00B0112F" w:rsidRDefault="00B0112F" w:rsidP="00040F1A">
            <w:pPr>
              <w:spacing w:after="120" w:line="276" w:lineRule="auto"/>
              <w:jc w:val="center"/>
              <w:rPr>
                <w:del w:id="7376" w:author="Claude" w:date="2026-10-14T09:00:00Z"/>
              </w:rPr>
            </w:pPr>
          </w:p>
        </w:tc>
        <w:tc>
          <w:tcPr>
            <w:tcW w:w="1000" w:type="dxa"/>
            <w:vAlign w:val="center"/>
          </w:tcPr>
          <w:p w14:paraId="351C511E" w14:textId="77777777" w:rsidR="00B0112F" w:rsidRDefault="00B0112F" w:rsidP="00040F1A">
            <w:pPr>
              <w:spacing w:after="120" w:line="276" w:lineRule="auto"/>
              <w:jc w:val="center"/>
              <w:rPr>
                <w:del w:id="7377" w:author="Claude" w:date="2026-10-14T09:00:00Z"/>
              </w:rPr>
            </w:pPr>
          </w:p>
        </w:tc>
      </w:tr>
      <w:tr w:rsidR="00B0112F" w14:paraId="5AFC5BAF" w14:textId="77777777">
        <w:trPr>
          <w:cantSplit/>
          <w:del w:id="7378" w:author="Claude" w:date="2026-10-14T09:00:00Z"/>
        </w:trPr>
        <w:tc>
          <w:tcPr>
            <w:tcW w:w="850" w:type="dxa"/>
            <w:vAlign w:val="center"/>
          </w:tcPr>
          <w:p w14:paraId="0BF96792" w14:textId="77777777" w:rsidR="00B0112F" w:rsidRDefault="00000000" w:rsidP="00040F1A">
            <w:pPr>
              <w:spacing w:after="120" w:line="276" w:lineRule="auto"/>
              <w:jc w:val="center"/>
              <w:rPr>
                <w:del w:id="7380" w:author="Claude" w:date="2026-10-14T09:00:00Z"/>
              </w:rPr>
            </w:pPr>
            <w:del w:id="7379" w:author="Claude" w:date="2026-10-14T09:00:00Z">
              <w:r>
                <w:rPr>
                  <w:rFonts w:ascii="Times New Roman" w:hAnsi="Times New Roman"/>
                  <w:sz w:val="22"/>
                  <w:szCs w:val="22"/>
                </w:rPr>
                <w:delText xml:space="preserve">3.4.3</w:delText>
              </w:r>
            </w:del>
          </w:p>
        </w:tc>
        <w:tc>
          <w:tcPr>
            <w:tcW w:w="5222" w:type="dxa"/>
            <w:vAlign w:val="center"/>
          </w:tcPr>
          <w:p w14:paraId="7A0704AE" w14:textId="77777777" w:rsidR="00B0112F" w:rsidRDefault="00000000" w:rsidP="00040F1A">
            <w:pPr>
              <w:spacing w:after="120" w:line="276" w:lineRule="auto"/>
              <w:rPr>
                <w:del w:id="7382" w:author="Claude" w:date="2026-10-14T09:00:00Z"/>
              </w:rPr>
            </w:pPr>
            <w:del w:id="7381" w:author="Claude" w:date="2026-10-14T09:00:00Z">
              <w:r>
                <w:rPr>
                  <w:rFonts w:ascii="Times New Roman" w:hAnsi="Times New Roman"/>
                  <w:sz w:val="22"/>
                  <w:szCs w:val="22"/>
                </w:rPr>
                <w:delText xml:space="preserve">Thí nghiệm, thử kín nước (ngâm nước, thử áp) theo Chỉ dẫn kỹ thuật; bảo vệ lớp chống thấm cho đến khi bàn giao</w:delText>
              </w:r>
            </w:del>
          </w:p>
        </w:tc>
        <w:tc>
          <w:tcPr>
            <w:tcW w:w="1000" w:type="dxa"/>
            <w:vAlign w:val="center"/>
          </w:tcPr>
          <w:p w14:paraId="7A4B93B3" w14:textId="77777777" w:rsidR="00B0112F" w:rsidRDefault="00000000" w:rsidP="00040F1A">
            <w:pPr>
              <w:spacing w:after="120" w:line="276" w:lineRule="auto"/>
              <w:jc w:val="center"/>
              <w:rPr>
                <w:del w:id="7384" w:author="Claude" w:date="2026-10-14T09:00:00Z"/>
              </w:rPr>
            </w:pPr>
            <w:del w:id="7383" w:author="Claude" w:date="2026-10-14T09:00:00Z">
              <w:r>
                <w:rPr>
                  <w:rFonts w:ascii="Times New Roman" w:hAnsi="Times New Roman"/>
                  <w:b/>
                  <w:bCs/>
                  <w:sz w:val="22"/>
                  <w:szCs w:val="22"/>
                </w:rPr>
                <w:delText xml:space="preserve">P</w:delText>
              </w:r>
            </w:del>
          </w:p>
        </w:tc>
        <w:tc>
          <w:tcPr>
            <w:tcW w:w="1000" w:type="dxa"/>
            <w:vAlign w:val="center"/>
          </w:tcPr>
          <w:p w14:paraId="406E2A0C" w14:textId="77777777" w:rsidR="00B0112F" w:rsidRDefault="00000000" w:rsidP="00040F1A">
            <w:pPr>
              <w:spacing w:after="120" w:line="276" w:lineRule="auto"/>
              <w:jc w:val="center"/>
              <w:rPr>
                <w:del w:id="7386" w:author="Claude" w:date="2026-10-14T09:00:00Z"/>
              </w:rPr>
            </w:pPr>
            <w:del w:id="7385" w:author="Claude" w:date="2026-10-14T09:00:00Z">
              <w:r>
                <w:rPr>
                  <w:rFonts w:ascii="Times New Roman" w:hAnsi="Times New Roman"/>
                  <w:b/>
                  <w:bCs/>
                  <w:sz w:val="22"/>
                  <w:szCs w:val="22"/>
                </w:rPr>
                <w:delText xml:space="preserve">C</w:delText>
              </w:r>
            </w:del>
          </w:p>
        </w:tc>
        <w:tc>
          <w:tcPr>
            <w:tcW w:w="1000" w:type="dxa"/>
            <w:vAlign w:val="center"/>
          </w:tcPr>
          <w:p w14:paraId="5D4FD71D" w14:textId="77777777" w:rsidR="00B0112F" w:rsidRDefault="00B0112F" w:rsidP="00040F1A">
            <w:pPr>
              <w:spacing w:after="120" w:line="276" w:lineRule="auto"/>
              <w:jc w:val="center"/>
              <w:rPr>
                <w:del w:id="7387" w:author="Claude" w:date="2026-10-14T09:00:00Z"/>
              </w:rPr>
            </w:pPr>
          </w:p>
        </w:tc>
      </w:tr>
      <w:tr w:rsidR="00B0112F" w14:paraId="02F93DE3" w14:textId="77777777">
        <w:trPr>
          <w:cantSplit/>
          <w:del w:id="7388" w:author="Claude" w:date="2026-10-14T09:00:00Z"/>
        </w:trPr>
        <w:tc>
          <w:tcPr>
            <w:tcW w:w="850" w:type="dxa"/>
            <w:shd w:val="clear" w:color="auto" w:fill="F2F2F2"/>
            <w:vAlign w:val="center"/>
          </w:tcPr>
          <w:p w14:paraId="1E5634D9" w14:textId="77777777" w:rsidR="00B0112F" w:rsidRDefault="00000000" w:rsidP="00040F1A">
            <w:pPr>
              <w:spacing w:after="120" w:line="276" w:lineRule="auto"/>
              <w:jc w:val="center"/>
              <w:rPr>
                <w:del w:id="7390" w:author="Claude" w:date="2026-10-14T09:00:00Z"/>
              </w:rPr>
            </w:pPr>
            <w:del w:id="7389" w:author="Claude" w:date="2026-10-14T09:00:00Z">
              <w:r>
                <w:rPr>
                  <w:rFonts w:ascii="Times New Roman" w:hAnsi="Times New Roman"/>
                  <w:b/>
                  <w:bCs/>
                  <w:sz w:val="22"/>
                  <w:szCs w:val="22"/>
                </w:rPr>
                <w:delText xml:space="preserve">3.5</w:delText>
              </w:r>
            </w:del>
          </w:p>
        </w:tc>
        <w:tc>
          <w:tcPr>
            <w:tcW w:w="5222" w:type="dxa"/>
            <w:shd w:val="clear" w:color="auto" w:fill="F2F2F2"/>
            <w:vAlign w:val="center"/>
          </w:tcPr>
          <w:p w14:paraId="6C362E5D" w14:textId="77777777" w:rsidR="00B0112F" w:rsidRDefault="00000000" w:rsidP="00040F1A">
            <w:pPr>
              <w:spacing w:after="120" w:line="276" w:lineRule="auto"/>
              <w:rPr>
                <w:del w:id="7392" w:author="Claude" w:date="2026-10-14T09:00:00Z"/>
              </w:rPr>
            </w:pPr>
            <w:del w:id="7391" w:author="Claude" w:date="2026-10-14T09:00:00Z">
              <w:r>
                <w:rPr>
                  <w:rFonts w:ascii="Times New Roman" w:hAnsi="Times New Roman"/>
                  <w:b/>
                  <w:bCs/>
                  <w:sz w:val="22"/>
                  <w:szCs w:val="22"/>
                </w:rPr>
                <w:delText xml:space="preserve">Giàn giáo và thiết bị nâng hạ</w:delText>
              </w:r>
            </w:del>
          </w:p>
        </w:tc>
        <w:tc>
          <w:tcPr>
            <w:tcW w:w="1000" w:type="dxa"/>
            <w:shd w:val="clear" w:color="auto" w:fill="F2F2F2"/>
            <w:vAlign w:val="center"/>
          </w:tcPr>
          <w:p w14:paraId="759D9533" w14:textId="77777777" w:rsidR="00B0112F" w:rsidRDefault="00B0112F" w:rsidP="00040F1A">
            <w:pPr>
              <w:spacing w:after="120" w:line="276" w:lineRule="auto"/>
              <w:jc w:val="center"/>
              <w:rPr>
                <w:del w:id="7393" w:author="Claude" w:date="2026-10-14T09:00:00Z"/>
              </w:rPr>
            </w:pPr>
          </w:p>
        </w:tc>
        <w:tc>
          <w:tcPr>
            <w:tcW w:w="1000" w:type="dxa"/>
            <w:shd w:val="clear" w:color="auto" w:fill="F2F2F2"/>
            <w:vAlign w:val="center"/>
          </w:tcPr>
          <w:p w14:paraId="3971C9A0" w14:textId="77777777" w:rsidR="00B0112F" w:rsidRDefault="00B0112F" w:rsidP="00040F1A">
            <w:pPr>
              <w:spacing w:after="120" w:line="276" w:lineRule="auto"/>
              <w:jc w:val="center"/>
              <w:rPr>
                <w:del w:id="7394" w:author="Claude" w:date="2026-10-14T09:00:00Z"/>
              </w:rPr>
            </w:pPr>
          </w:p>
        </w:tc>
        <w:tc>
          <w:tcPr>
            <w:tcW w:w="1000" w:type="dxa"/>
            <w:shd w:val="clear" w:color="auto" w:fill="F2F2F2"/>
            <w:vAlign w:val="center"/>
          </w:tcPr>
          <w:p w14:paraId="5D50E1F4" w14:textId="77777777" w:rsidR="00B0112F" w:rsidRDefault="00B0112F" w:rsidP="00040F1A">
            <w:pPr>
              <w:spacing w:after="120" w:line="276" w:lineRule="auto"/>
              <w:jc w:val="center"/>
              <w:rPr>
                <w:del w:id="7395" w:author="Claude" w:date="2026-10-14T09:00:00Z"/>
              </w:rPr>
            </w:pPr>
          </w:p>
        </w:tc>
      </w:tr>
      <w:tr w:rsidR="00B0112F" w14:paraId="22E36FB1" w14:textId="77777777">
        <w:trPr>
          <w:cantSplit/>
          <w:del w:id="7396" w:author="Claude" w:date="2026-10-14T09:00:00Z"/>
        </w:trPr>
        <w:tc>
          <w:tcPr>
            <w:tcW w:w="850" w:type="dxa"/>
            <w:vAlign w:val="center"/>
          </w:tcPr>
          <w:p w14:paraId="2EC7E4B0" w14:textId="77777777" w:rsidR="00B0112F" w:rsidRDefault="00000000" w:rsidP="00040F1A">
            <w:pPr>
              <w:spacing w:after="120" w:line="276" w:lineRule="auto"/>
              <w:jc w:val="center"/>
              <w:rPr>
                <w:del w:id="7398" w:author="Claude" w:date="2026-10-14T09:00:00Z"/>
              </w:rPr>
            </w:pPr>
            <w:del w:id="7397" w:author="Claude" w:date="2026-10-14T09:00:00Z">
              <w:r>
                <w:rPr>
                  <w:rFonts w:ascii="Times New Roman" w:hAnsi="Times New Roman"/>
                  <w:sz w:val="22"/>
                  <w:szCs w:val="22"/>
                </w:rPr>
                <w:delText xml:space="preserve">3.5.1</w:delText>
              </w:r>
            </w:del>
          </w:p>
        </w:tc>
        <w:tc>
          <w:tcPr>
            <w:tcW w:w="5222" w:type="dxa"/>
            <w:vAlign w:val="center"/>
          </w:tcPr>
          <w:p w14:paraId="459D08C2" w14:textId="77777777" w:rsidR="00B0112F" w:rsidRDefault="00000000" w:rsidP="00040F1A">
            <w:pPr>
              <w:spacing w:after="120" w:line="276" w:lineRule="auto"/>
              <w:rPr>
                <w:del w:id="7400" w:author="Claude" w:date="2026-10-14T09:00:00Z"/>
              </w:rPr>
            </w:pPr>
            <w:del w:id="7399" w:author="Claude" w:date="2026-10-14T09:00:00Z">
              <w:r>
                <w:rPr>
                  <w:rFonts w:ascii="Times New Roman" w:hAnsi="Times New Roman"/>
                  <w:sz w:val="22"/>
                  <w:szCs w:val="22"/>
                </w:rPr>
                <w:delText xml:space="preserve">Giàn giáo, sàn thao tác phục vụ thi công</w:delText>
              </w:r>
            </w:del>
          </w:p>
        </w:tc>
        <w:tc>
          <w:tcPr>
            <w:tcW w:w="1000" w:type="dxa"/>
            <w:vAlign w:val="center"/>
          </w:tcPr>
          <w:p w14:paraId="3465DCA2" w14:textId="77777777" w:rsidR="00B0112F" w:rsidRDefault="00000000" w:rsidP="00040F1A">
            <w:pPr>
              <w:spacing w:after="120" w:line="276" w:lineRule="auto"/>
              <w:jc w:val="center"/>
              <w:rPr>
                <w:del w:id="7402" w:author="Claude" w:date="2026-10-14T09:00:00Z"/>
              </w:rPr>
            </w:pPr>
            <w:del w:id="7401" w:author="Claude" w:date="2026-10-14T09:00:00Z">
              <w:r>
                <w:rPr>
                  <w:rFonts w:ascii="Times New Roman" w:hAnsi="Times New Roman"/>
                  <w:b/>
                  <w:bCs/>
                  <w:sz w:val="22"/>
                  <w:szCs w:val="22"/>
                </w:rPr>
                <w:delText xml:space="preserve">P</w:delText>
              </w:r>
            </w:del>
          </w:p>
        </w:tc>
        <w:tc>
          <w:tcPr>
            <w:tcW w:w="1000" w:type="dxa"/>
            <w:vAlign w:val="center"/>
          </w:tcPr>
          <w:p w14:paraId="42CE0ABE" w14:textId="77777777" w:rsidR="00B0112F" w:rsidRDefault="00B0112F" w:rsidP="00040F1A">
            <w:pPr>
              <w:spacing w:after="120" w:line="276" w:lineRule="auto"/>
              <w:jc w:val="center"/>
              <w:rPr>
                <w:del w:id="7403" w:author="Claude" w:date="2026-10-14T09:00:00Z"/>
              </w:rPr>
            </w:pPr>
          </w:p>
        </w:tc>
        <w:tc>
          <w:tcPr>
            <w:tcW w:w="1000" w:type="dxa"/>
            <w:vAlign w:val="center"/>
          </w:tcPr>
          <w:p w14:paraId="757EF755" w14:textId="77777777" w:rsidR="00B0112F" w:rsidRDefault="00B0112F" w:rsidP="00040F1A">
            <w:pPr>
              <w:spacing w:after="120" w:line="276" w:lineRule="auto"/>
              <w:jc w:val="center"/>
              <w:rPr>
                <w:del w:id="7404" w:author="Claude" w:date="2026-10-14T09:00:00Z"/>
              </w:rPr>
            </w:pPr>
          </w:p>
        </w:tc>
      </w:tr>
      <w:tr w:rsidR="00B0112F" w14:paraId="621C6DCB" w14:textId="77777777">
        <w:trPr>
          <w:cantSplit/>
          <w:del w:id="7405" w:author="Claude" w:date="2026-10-14T09:00:00Z"/>
        </w:trPr>
        <w:tc>
          <w:tcPr>
            <w:tcW w:w="850" w:type="dxa"/>
            <w:vAlign w:val="center"/>
          </w:tcPr>
          <w:p w14:paraId="0A409DDD" w14:textId="77777777" w:rsidR="00B0112F" w:rsidRDefault="00000000" w:rsidP="00040F1A">
            <w:pPr>
              <w:spacing w:after="120" w:line="276" w:lineRule="auto"/>
              <w:jc w:val="center"/>
              <w:rPr>
                <w:del w:id="7407" w:author="Claude" w:date="2026-10-14T09:00:00Z"/>
              </w:rPr>
            </w:pPr>
            <w:del w:id="7406" w:author="Claude" w:date="2026-10-14T09:00:00Z">
              <w:r>
                <w:rPr>
                  <w:rFonts w:ascii="Times New Roman" w:hAnsi="Times New Roman"/>
                  <w:sz w:val="22"/>
                  <w:szCs w:val="22"/>
                </w:rPr>
                <w:delText xml:space="preserve">3.5.2</w:delText>
              </w:r>
            </w:del>
          </w:p>
        </w:tc>
        <w:tc>
          <w:tcPr>
            <w:tcW w:w="5222" w:type="dxa"/>
            <w:vAlign w:val="center"/>
          </w:tcPr>
          <w:p w14:paraId="6BF4E27A" w14:textId="77777777" w:rsidR="00B0112F" w:rsidRDefault="00000000" w:rsidP="00040F1A">
            <w:pPr>
              <w:spacing w:after="120" w:line="276" w:lineRule="auto"/>
              <w:rPr>
                <w:del w:id="7409" w:author="Claude" w:date="2026-10-14T09:00:00Z"/>
              </w:rPr>
            </w:pPr>
            <w:del w:id="7408" w:author="Claude" w:date="2026-10-14T09:00:00Z">
              <w:r>
                <w:rPr>
                  <w:rFonts w:ascii="Times New Roman" w:hAnsi="Times New Roman"/>
                  <w:sz w:val="22"/>
                  <w:szCs w:val="22"/>
                </w:rPr>
                <w:delText xml:space="preserve">Thiết bị nâng hạ (cần trục, cẩu tháp, vận thăng...)</w:delText>
              </w:r>
            </w:del>
          </w:p>
        </w:tc>
        <w:tc>
          <w:tcPr>
            <w:tcW w:w="1000" w:type="dxa"/>
            <w:vAlign w:val="center"/>
          </w:tcPr>
          <w:p w14:paraId="2CA14F31" w14:textId="77777777" w:rsidR="00B0112F" w:rsidRDefault="00000000" w:rsidP="00040F1A">
            <w:pPr>
              <w:spacing w:after="120" w:line="276" w:lineRule="auto"/>
              <w:jc w:val="center"/>
              <w:rPr>
                <w:del w:id="7411" w:author="Claude" w:date="2026-10-14T09:00:00Z"/>
              </w:rPr>
            </w:pPr>
            <w:del w:id="7410" w:author="Claude" w:date="2026-10-14T09:00:00Z">
              <w:r>
                <w:rPr>
                  <w:rFonts w:ascii="Times New Roman" w:hAnsi="Times New Roman"/>
                  <w:b/>
                  <w:bCs/>
                  <w:sz w:val="22"/>
                  <w:szCs w:val="22"/>
                </w:rPr>
                <w:delText xml:space="preserve">P</w:delText>
              </w:r>
            </w:del>
          </w:p>
        </w:tc>
        <w:tc>
          <w:tcPr>
            <w:tcW w:w="1000" w:type="dxa"/>
            <w:vAlign w:val="center"/>
          </w:tcPr>
          <w:p w14:paraId="4367E1CB" w14:textId="77777777" w:rsidR="00B0112F" w:rsidRDefault="00B0112F" w:rsidP="00040F1A">
            <w:pPr>
              <w:spacing w:after="120" w:line="276" w:lineRule="auto"/>
              <w:jc w:val="center"/>
              <w:rPr>
                <w:del w:id="7412" w:author="Claude" w:date="2026-10-14T09:00:00Z"/>
              </w:rPr>
            </w:pPr>
          </w:p>
        </w:tc>
        <w:tc>
          <w:tcPr>
            <w:tcW w:w="1000" w:type="dxa"/>
            <w:vAlign w:val="center"/>
          </w:tcPr>
          <w:p w14:paraId="034DFE2B" w14:textId="77777777" w:rsidR="00B0112F" w:rsidRDefault="00B0112F" w:rsidP="00040F1A">
            <w:pPr>
              <w:spacing w:after="120" w:line="276" w:lineRule="auto"/>
              <w:jc w:val="center"/>
              <w:rPr>
                <w:del w:id="7413" w:author="Claude" w:date="2026-10-14T09:00:00Z"/>
              </w:rPr>
            </w:pPr>
          </w:p>
        </w:tc>
      </w:tr>
      <w:tr w:rsidR="00B0112F" w14:paraId="29681988" w14:textId="77777777">
        <w:trPr>
          <w:cantSplit/>
          <w:del w:id="7414" w:author="Claude" w:date="2026-10-14T09:00:00Z"/>
        </w:trPr>
        <w:tc>
          <w:tcPr>
            <w:tcW w:w="850" w:type="dxa"/>
            <w:shd w:val="clear" w:color="auto" w:fill="F2F2F2"/>
            <w:vAlign w:val="center"/>
          </w:tcPr>
          <w:p w14:paraId="77ACEB19" w14:textId="77777777" w:rsidR="00B0112F" w:rsidRDefault="00000000" w:rsidP="00040F1A">
            <w:pPr>
              <w:spacing w:after="120" w:line="276" w:lineRule="auto"/>
              <w:jc w:val="center"/>
              <w:rPr>
                <w:del w:id="7416" w:author="Claude" w:date="2026-10-14T09:00:00Z"/>
              </w:rPr>
            </w:pPr>
            <w:del w:id="7415" w:author="Claude" w:date="2026-10-14T09:00:00Z">
              <w:r>
                <w:rPr>
                  <w:rFonts w:ascii="Times New Roman" w:hAnsi="Times New Roman"/>
                  <w:b/>
                  <w:bCs/>
                  <w:sz w:val="22"/>
                  <w:szCs w:val="22"/>
                </w:rPr>
                <w:delText xml:space="preserve">3.6</w:delText>
              </w:r>
            </w:del>
          </w:p>
        </w:tc>
        <w:tc>
          <w:tcPr>
            <w:tcW w:w="5222" w:type="dxa"/>
            <w:shd w:val="clear" w:color="auto" w:fill="F2F2F2"/>
            <w:vAlign w:val="center"/>
          </w:tcPr>
          <w:p w14:paraId="3FC41392" w14:textId="77777777" w:rsidR="00B0112F" w:rsidRDefault="00000000" w:rsidP="00040F1A">
            <w:pPr>
              <w:spacing w:after="120" w:line="276" w:lineRule="auto"/>
              <w:rPr>
                <w:del w:id="7418" w:author="Claude" w:date="2026-10-14T09:00:00Z"/>
              </w:rPr>
            </w:pPr>
            <w:del w:id="7417" w:author="Claude" w:date="2026-10-14T09:00:00Z">
              <w:r>
                <w:rPr>
                  <w:rFonts w:ascii="Times New Roman" w:hAnsi="Times New Roman"/>
                  <w:b/>
                  <w:bCs/>
                  <w:sz w:val="22"/>
                  <w:szCs w:val="22"/>
                </w:rPr>
                <w:delText xml:space="preserve">Thí nghiệm, kiểm soát cao độ, toạ độ thi công</w:delText>
              </w:r>
            </w:del>
          </w:p>
        </w:tc>
        <w:tc>
          <w:tcPr>
            <w:tcW w:w="1000" w:type="dxa"/>
            <w:shd w:val="clear" w:color="auto" w:fill="F2F2F2"/>
            <w:vAlign w:val="center"/>
          </w:tcPr>
          <w:p w14:paraId="602F9AAF" w14:textId="77777777" w:rsidR="00B0112F" w:rsidRDefault="00B0112F" w:rsidP="00040F1A">
            <w:pPr>
              <w:spacing w:after="120" w:line="276" w:lineRule="auto"/>
              <w:jc w:val="center"/>
              <w:rPr>
                <w:del w:id="7419" w:author="Claude" w:date="2026-10-14T09:00:00Z"/>
              </w:rPr>
            </w:pPr>
          </w:p>
        </w:tc>
        <w:tc>
          <w:tcPr>
            <w:tcW w:w="1000" w:type="dxa"/>
            <w:shd w:val="clear" w:color="auto" w:fill="F2F2F2"/>
            <w:vAlign w:val="center"/>
          </w:tcPr>
          <w:p w14:paraId="1D4E12D4" w14:textId="77777777" w:rsidR="00B0112F" w:rsidRDefault="00B0112F" w:rsidP="00040F1A">
            <w:pPr>
              <w:spacing w:after="120" w:line="276" w:lineRule="auto"/>
              <w:jc w:val="center"/>
              <w:rPr>
                <w:del w:id="7420" w:author="Claude" w:date="2026-10-14T09:00:00Z"/>
              </w:rPr>
            </w:pPr>
          </w:p>
        </w:tc>
        <w:tc>
          <w:tcPr>
            <w:tcW w:w="1000" w:type="dxa"/>
            <w:shd w:val="clear" w:color="auto" w:fill="F2F2F2"/>
            <w:vAlign w:val="center"/>
          </w:tcPr>
          <w:p w14:paraId="57350E07" w14:textId="77777777" w:rsidR="00B0112F" w:rsidRDefault="00B0112F" w:rsidP="00040F1A">
            <w:pPr>
              <w:spacing w:after="120" w:line="276" w:lineRule="auto"/>
              <w:jc w:val="center"/>
              <w:rPr>
                <w:del w:id="7421" w:author="Claude" w:date="2026-10-14T09:00:00Z"/>
              </w:rPr>
            </w:pPr>
          </w:p>
        </w:tc>
      </w:tr>
      <w:tr w:rsidR="00B0112F" w14:paraId="717C60E6" w14:textId="77777777">
        <w:trPr>
          <w:cantSplit/>
          <w:del w:id="7422" w:author="Claude" w:date="2026-10-14T09:00:00Z"/>
        </w:trPr>
        <w:tc>
          <w:tcPr>
            <w:tcW w:w="850" w:type="dxa"/>
            <w:vAlign w:val="center"/>
          </w:tcPr>
          <w:p w14:paraId="19A83AF8" w14:textId="77777777" w:rsidR="00B0112F" w:rsidRDefault="00000000" w:rsidP="00040F1A">
            <w:pPr>
              <w:spacing w:after="120" w:line="276" w:lineRule="auto"/>
              <w:jc w:val="center"/>
              <w:rPr>
                <w:del w:id="7424" w:author="Claude" w:date="2026-10-14T09:00:00Z"/>
              </w:rPr>
            </w:pPr>
            <w:del w:id="7423" w:author="Claude" w:date="2026-10-14T09:00:00Z">
              <w:r>
                <w:rPr>
                  <w:rFonts w:ascii="Times New Roman" w:hAnsi="Times New Roman"/>
                  <w:sz w:val="22"/>
                  <w:szCs w:val="22"/>
                </w:rPr>
                <w:delText xml:space="preserve">3.6.1</w:delText>
              </w:r>
            </w:del>
          </w:p>
        </w:tc>
        <w:tc>
          <w:tcPr>
            <w:tcW w:w="5222" w:type="dxa"/>
            <w:vAlign w:val="center"/>
          </w:tcPr>
          <w:p w14:paraId="65EAF749" w14:textId="77777777" w:rsidR="00B0112F" w:rsidRDefault="00000000" w:rsidP="00040F1A">
            <w:pPr>
              <w:spacing w:after="120" w:line="276" w:lineRule="auto"/>
              <w:rPr>
                <w:del w:id="7426" w:author="Claude" w:date="2026-10-14T09:00:00Z"/>
              </w:rPr>
            </w:pPr>
            <w:del w:id="7425" w:author="Claude" w:date="2026-10-14T09:00:00Z">
              <w:r>
                <w:rPr>
                  <w:rFonts w:ascii="Times New Roman" w:hAnsi="Times New Roman"/>
                  <w:sz w:val="22"/>
                  <w:szCs w:val="22"/>
                </w:rPr>
                <w:delText xml:space="preserve">Thí nghiệm và chịu chi phí thí nghiệm vật tư do Bên B cung cấp (cừ, văng chống, cốt thép, bê tông, vữa, vật liệu chống thấm...); lấy mẫu, vận chuyển mẫu đối với vật tư Bên A cấp</w:delText>
              </w:r>
            </w:del>
          </w:p>
        </w:tc>
        <w:tc>
          <w:tcPr>
            <w:tcW w:w="1000" w:type="dxa"/>
            <w:vAlign w:val="center"/>
          </w:tcPr>
          <w:p w14:paraId="021D9865" w14:textId="77777777" w:rsidR="00B0112F" w:rsidRDefault="00000000" w:rsidP="00040F1A">
            <w:pPr>
              <w:spacing w:after="120" w:line="276" w:lineRule="auto"/>
              <w:jc w:val="center"/>
              <w:rPr>
                <w:del w:id="7428" w:author="Claude" w:date="2026-10-14T09:00:00Z"/>
              </w:rPr>
            </w:pPr>
            <w:del w:id="7427" w:author="Claude" w:date="2026-10-14T09:00:00Z">
              <w:r>
                <w:rPr>
                  <w:rFonts w:ascii="Times New Roman" w:hAnsi="Times New Roman"/>
                  <w:b/>
                  <w:bCs/>
                  <w:sz w:val="22"/>
                  <w:szCs w:val="22"/>
                </w:rPr>
                <w:delText xml:space="preserve">P</w:delText>
              </w:r>
            </w:del>
          </w:p>
        </w:tc>
        <w:tc>
          <w:tcPr>
            <w:tcW w:w="1000" w:type="dxa"/>
            <w:vAlign w:val="center"/>
          </w:tcPr>
          <w:p w14:paraId="446C0B3F" w14:textId="77777777" w:rsidR="00B0112F" w:rsidRDefault="00B0112F" w:rsidP="00040F1A">
            <w:pPr>
              <w:spacing w:after="120" w:line="276" w:lineRule="auto"/>
              <w:jc w:val="center"/>
              <w:rPr>
                <w:del w:id="7429" w:author="Claude" w:date="2026-10-14T09:00:00Z"/>
              </w:rPr>
            </w:pPr>
          </w:p>
        </w:tc>
        <w:tc>
          <w:tcPr>
            <w:tcW w:w="1000" w:type="dxa"/>
            <w:vAlign w:val="center"/>
          </w:tcPr>
          <w:p w14:paraId="7FF83E56" w14:textId="77777777" w:rsidR="00B0112F" w:rsidRDefault="00B0112F" w:rsidP="00040F1A">
            <w:pPr>
              <w:spacing w:after="120" w:line="276" w:lineRule="auto"/>
              <w:jc w:val="center"/>
              <w:rPr>
                <w:del w:id="7430" w:author="Claude" w:date="2026-10-14T09:00:00Z"/>
              </w:rPr>
            </w:pPr>
          </w:p>
        </w:tc>
      </w:tr>
      <w:tr w:rsidR="00B0112F" w14:paraId="76AC5CEA" w14:textId="77777777">
        <w:trPr>
          <w:cantSplit/>
          <w:del w:id="7431" w:author="Claude" w:date="2026-10-14T09:00:00Z"/>
        </w:trPr>
        <w:tc>
          <w:tcPr>
            <w:tcW w:w="850" w:type="dxa"/>
            <w:vAlign w:val="center"/>
          </w:tcPr>
          <w:p w14:paraId="4B9E5AE7" w14:textId="77777777" w:rsidR="00B0112F" w:rsidRDefault="00000000" w:rsidP="00040F1A">
            <w:pPr>
              <w:spacing w:after="120" w:line="276" w:lineRule="auto"/>
              <w:jc w:val="center"/>
              <w:rPr>
                <w:del w:id="7433" w:author="Claude" w:date="2026-10-14T09:00:00Z"/>
              </w:rPr>
            </w:pPr>
            <w:del w:id="7432" w:author="Claude" w:date="2026-10-14T09:00:00Z">
              <w:r>
                <w:rPr>
                  <w:rFonts w:ascii="Times New Roman" w:hAnsi="Times New Roman"/>
                  <w:sz w:val="22"/>
                  <w:szCs w:val="22"/>
                </w:rPr>
                <w:delText xml:space="preserve">3.6.2</w:delText>
              </w:r>
            </w:del>
          </w:p>
        </w:tc>
        <w:tc>
          <w:tcPr>
            <w:tcW w:w="5222" w:type="dxa"/>
            <w:vAlign w:val="center"/>
          </w:tcPr>
          <w:p w14:paraId="151239CB" w14:textId="77777777" w:rsidR="00B0112F" w:rsidRDefault="00000000" w:rsidP="00040F1A">
            <w:pPr>
              <w:spacing w:after="120" w:line="276" w:lineRule="auto"/>
              <w:rPr>
                <w:del w:id="7435" w:author="Claude" w:date="2026-10-14T09:00:00Z"/>
              </w:rPr>
            </w:pPr>
            <w:del w:id="7434" w:author="Claude" w:date="2026-10-14T09:00:00Z">
              <w:r>
                <w:rPr>
                  <w:rFonts w:ascii="Times New Roman" w:hAnsi="Times New Roman"/>
                  <w:sz w:val="22"/>
                  <w:szCs w:val="22"/>
                </w:rPr>
                <w:delText xml:space="preserve">Kiểm soát cao độ, toạ độ trong quá trình thi công</w:delText>
              </w:r>
            </w:del>
          </w:p>
        </w:tc>
        <w:tc>
          <w:tcPr>
            <w:tcW w:w="1000" w:type="dxa"/>
            <w:vAlign w:val="center"/>
          </w:tcPr>
          <w:p w14:paraId="773FED78" w14:textId="77777777" w:rsidR="00B0112F" w:rsidRDefault="00000000" w:rsidP="00040F1A">
            <w:pPr>
              <w:spacing w:after="120" w:line="276" w:lineRule="auto"/>
              <w:jc w:val="center"/>
              <w:rPr>
                <w:del w:id="7437" w:author="Claude" w:date="2026-10-14T09:00:00Z"/>
              </w:rPr>
            </w:pPr>
            <w:del w:id="7436" w:author="Claude" w:date="2026-10-14T09:00:00Z">
              <w:r>
                <w:rPr>
                  <w:rFonts w:ascii="Times New Roman" w:hAnsi="Times New Roman"/>
                  <w:b/>
                  <w:bCs/>
                  <w:sz w:val="22"/>
                  <w:szCs w:val="22"/>
                </w:rPr>
                <w:delText xml:space="preserve">P</w:delText>
              </w:r>
            </w:del>
          </w:p>
        </w:tc>
        <w:tc>
          <w:tcPr>
            <w:tcW w:w="1000" w:type="dxa"/>
            <w:vAlign w:val="center"/>
          </w:tcPr>
          <w:p w14:paraId="6A8614CB" w14:textId="77777777" w:rsidR="00B0112F" w:rsidRDefault="00B0112F" w:rsidP="00040F1A">
            <w:pPr>
              <w:spacing w:after="120" w:line="276" w:lineRule="auto"/>
              <w:jc w:val="center"/>
              <w:rPr>
                <w:del w:id="7438" w:author="Claude" w:date="2026-10-14T09:00:00Z"/>
              </w:rPr>
            </w:pPr>
          </w:p>
        </w:tc>
        <w:tc>
          <w:tcPr>
            <w:tcW w:w="1000" w:type="dxa"/>
            <w:vAlign w:val="center"/>
          </w:tcPr>
          <w:p w14:paraId="34D8A7DB" w14:textId="77777777" w:rsidR="00B0112F" w:rsidRDefault="00B0112F" w:rsidP="00040F1A">
            <w:pPr>
              <w:spacing w:after="120" w:line="276" w:lineRule="auto"/>
              <w:jc w:val="center"/>
              <w:rPr>
                <w:del w:id="7439" w:author="Claude" w:date="2026-10-14T09:00:00Z"/>
              </w:rPr>
            </w:pPr>
          </w:p>
        </w:tc>
      </w:tr>
      <w:tr w:rsidR="00B0112F" w14:paraId="4E867D03" w14:textId="77777777">
        <w:trPr>
          <w:cantSplit/>
          <w:del w:id="7440" w:author="Claude" w:date="2026-10-14T09:00:00Z"/>
        </w:trPr>
        <w:tc>
          <w:tcPr>
            <w:tcW w:w="850" w:type="dxa"/>
            <w:shd w:val="clear" w:color="auto" w:fill="F2F2F2"/>
            <w:vAlign w:val="center"/>
          </w:tcPr>
          <w:p w14:paraId="4D756D7A" w14:textId="77777777" w:rsidR="00B0112F" w:rsidRDefault="00000000" w:rsidP="00040F1A">
            <w:pPr>
              <w:spacing w:after="120" w:line="276" w:lineRule="auto"/>
              <w:jc w:val="center"/>
              <w:rPr>
                <w:del w:id="7442" w:author="Claude" w:date="2026-10-14T09:00:00Z"/>
              </w:rPr>
            </w:pPr>
            <w:del w:id="7441" w:author="Claude" w:date="2026-10-14T09:00:00Z">
              <w:r>
                <w:rPr>
                  <w:rFonts w:ascii="Times New Roman" w:hAnsi="Times New Roman"/>
                  <w:b/>
                  <w:bCs/>
                  <w:sz w:val="22"/>
                  <w:szCs w:val="22"/>
                </w:rPr>
                <w:delText xml:space="preserve">3.7</w:delText>
              </w:r>
            </w:del>
          </w:p>
        </w:tc>
        <w:tc>
          <w:tcPr>
            <w:tcW w:w="5222" w:type="dxa"/>
            <w:shd w:val="clear" w:color="auto" w:fill="F2F2F2"/>
            <w:vAlign w:val="center"/>
          </w:tcPr>
          <w:p w14:paraId="2CF5AD86" w14:textId="77777777" w:rsidR="00B0112F" w:rsidRDefault="00000000" w:rsidP="00040F1A">
            <w:pPr>
              <w:spacing w:after="120" w:line="276" w:lineRule="auto"/>
              <w:rPr>
                <w:del w:id="7444" w:author="Claude" w:date="2026-10-14T09:00:00Z"/>
              </w:rPr>
            </w:pPr>
            <w:del w:id="7443" w:author="Claude" w:date="2026-10-14T09:00:00Z">
              <w:r>
                <w:rPr>
                  <w:rFonts w:ascii="Times New Roman" w:hAnsi="Times New Roman"/>
                  <w:b/>
                  <w:bCs/>
                  <w:sz w:val="22"/>
                  <w:szCs w:val="22"/>
                </w:rPr>
                <w:delText xml:space="preserve">Quan trắc, theo dõi, báo cáo, sửa chữa và duy trì ổn định kết cấu chống đỡ tạm (cừ, văng chống, giàn giáo, …)</w:delText>
              </w:r>
            </w:del>
          </w:p>
        </w:tc>
        <w:tc>
          <w:tcPr>
            <w:tcW w:w="1000" w:type="dxa"/>
            <w:shd w:val="clear" w:color="auto" w:fill="F2F2F2"/>
            <w:vAlign w:val="center"/>
          </w:tcPr>
          <w:p w14:paraId="680EBD1A" w14:textId="77777777" w:rsidR="00B0112F" w:rsidRDefault="00B0112F" w:rsidP="00040F1A">
            <w:pPr>
              <w:spacing w:after="120" w:line="276" w:lineRule="auto"/>
              <w:jc w:val="center"/>
              <w:rPr>
                <w:del w:id="7445" w:author="Claude" w:date="2026-10-14T09:00:00Z"/>
              </w:rPr>
            </w:pPr>
          </w:p>
        </w:tc>
        <w:tc>
          <w:tcPr>
            <w:tcW w:w="1000" w:type="dxa"/>
            <w:shd w:val="clear" w:color="auto" w:fill="F2F2F2"/>
            <w:vAlign w:val="center"/>
          </w:tcPr>
          <w:p w14:paraId="18797CF8" w14:textId="77777777" w:rsidR="00B0112F" w:rsidRDefault="00B0112F" w:rsidP="00040F1A">
            <w:pPr>
              <w:spacing w:after="120" w:line="276" w:lineRule="auto"/>
              <w:jc w:val="center"/>
              <w:rPr>
                <w:del w:id="7446" w:author="Claude" w:date="2026-10-14T09:00:00Z"/>
              </w:rPr>
            </w:pPr>
          </w:p>
        </w:tc>
        <w:tc>
          <w:tcPr>
            <w:tcW w:w="1000" w:type="dxa"/>
            <w:shd w:val="clear" w:color="auto" w:fill="F2F2F2"/>
            <w:vAlign w:val="center"/>
          </w:tcPr>
          <w:p w14:paraId="07BBE680" w14:textId="77777777" w:rsidR="00B0112F" w:rsidRDefault="00B0112F" w:rsidP="00040F1A">
            <w:pPr>
              <w:spacing w:after="120" w:line="276" w:lineRule="auto"/>
              <w:jc w:val="center"/>
              <w:rPr>
                <w:del w:id="7447" w:author="Claude" w:date="2026-10-14T09:00:00Z"/>
              </w:rPr>
            </w:pPr>
          </w:p>
        </w:tc>
      </w:tr>
      <w:tr w:rsidR="00B0112F" w14:paraId="1EEBB28A" w14:textId="77777777">
        <w:trPr>
          <w:cantSplit/>
          <w:del w:id="7448" w:author="Claude" w:date="2026-10-14T09:00:00Z"/>
        </w:trPr>
        <w:tc>
          <w:tcPr>
            <w:tcW w:w="850" w:type="dxa"/>
            <w:vAlign w:val="center"/>
          </w:tcPr>
          <w:p w14:paraId="1876C4FE" w14:textId="77777777" w:rsidR="00B0112F" w:rsidRDefault="00000000" w:rsidP="00040F1A">
            <w:pPr>
              <w:spacing w:after="120" w:line="276" w:lineRule="auto"/>
              <w:jc w:val="center"/>
              <w:rPr>
                <w:del w:id="7450" w:author="Claude" w:date="2026-10-14T09:00:00Z"/>
              </w:rPr>
            </w:pPr>
            <w:del w:id="7449" w:author="Claude" w:date="2026-10-14T09:00:00Z">
              <w:r>
                <w:rPr>
                  <w:rFonts w:ascii="Times New Roman" w:hAnsi="Times New Roman"/>
                  <w:sz w:val="22"/>
                  <w:szCs w:val="22"/>
                </w:rPr>
                <w:delText xml:space="preserve">3.7.1</w:delText>
              </w:r>
            </w:del>
          </w:p>
        </w:tc>
        <w:tc>
          <w:tcPr>
            <w:tcW w:w="5222" w:type="dxa"/>
            <w:vAlign w:val="center"/>
          </w:tcPr>
          <w:p w14:paraId="1F700324" w14:textId="77777777" w:rsidR="00B0112F" w:rsidRDefault="00000000" w:rsidP="00040F1A">
            <w:pPr>
              <w:spacing w:after="120" w:line="276" w:lineRule="auto"/>
              <w:rPr>
                <w:del w:id="7452" w:author="Claude" w:date="2026-10-14T09:00:00Z"/>
              </w:rPr>
            </w:pPr>
            <w:del w:id="7451" w:author="Claude" w:date="2026-10-14T09:00:00Z">
              <w:r>
                <w:rPr>
                  <w:rFonts w:ascii="Times New Roman" w:hAnsi="Times New Roman"/>
                  <w:sz w:val="22"/>
                  <w:szCs w:val="22"/>
                </w:rPr>
                <w:delText xml:space="preserve">Lập đề cương, thực hiện, báo cáo công tác quan trắc chuyển vị đỉnh cừ</w:delText>
              </w:r>
            </w:del>
          </w:p>
        </w:tc>
        <w:tc>
          <w:tcPr>
            <w:tcW w:w="1000" w:type="dxa"/>
            <w:vAlign w:val="center"/>
          </w:tcPr>
          <w:p w14:paraId="27353EC4" w14:textId="77777777" w:rsidR="00B0112F" w:rsidRDefault="00000000" w:rsidP="00040F1A">
            <w:pPr>
              <w:spacing w:after="120" w:line="276" w:lineRule="auto"/>
              <w:jc w:val="center"/>
              <w:rPr>
                <w:del w:id="7454" w:author="Claude" w:date="2026-10-14T09:00:00Z"/>
              </w:rPr>
            </w:pPr>
            <w:del w:id="7453" w:author="Claude" w:date="2026-10-14T09:00:00Z">
              <w:r>
                <w:rPr>
                  <w:rFonts w:ascii="Times New Roman" w:hAnsi="Times New Roman"/>
                  <w:b/>
                  <w:bCs/>
                  <w:sz w:val="22"/>
                  <w:szCs w:val="22"/>
                </w:rPr>
                <w:delText xml:space="preserve">P</w:delText>
              </w:r>
            </w:del>
          </w:p>
        </w:tc>
        <w:tc>
          <w:tcPr>
            <w:tcW w:w="1000" w:type="dxa"/>
            <w:vAlign w:val="center"/>
          </w:tcPr>
          <w:p w14:paraId="40B5B201" w14:textId="77777777" w:rsidR="00B0112F" w:rsidRDefault="00B0112F" w:rsidP="00040F1A">
            <w:pPr>
              <w:spacing w:after="120" w:line="276" w:lineRule="auto"/>
              <w:jc w:val="center"/>
              <w:rPr>
                <w:del w:id="7455" w:author="Claude" w:date="2026-10-14T09:00:00Z"/>
              </w:rPr>
            </w:pPr>
          </w:p>
        </w:tc>
        <w:tc>
          <w:tcPr>
            <w:tcW w:w="1000" w:type="dxa"/>
            <w:vAlign w:val="center"/>
          </w:tcPr>
          <w:p w14:paraId="157AB12C" w14:textId="77777777" w:rsidR="00B0112F" w:rsidRDefault="00B0112F" w:rsidP="00040F1A">
            <w:pPr>
              <w:spacing w:after="120" w:line="276" w:lineRule="auto"/>
              <w:jc w:val="center"/>
              <w:rPr>
                <w:del w:id="7456" w:author="Claude" w:date="2026-10-14T09:00:00Z"/>
              </w:rPr>
            </w:pPr>
          </w:p>
        </w:tc>
      </w:tr>
      <w:tr w:rsidR="00B0112F" w14:paraId="2DAA79D2" w14:textId="77777777">
        <w:trPr>
          <w:cantSplit/>
          <w:del w:id="7457" w:author="Claude" w:date="2026-10-14T09:00:00Z"/>
        </w:trPr>
        <w:tc>
          <w:tcPr>
            <w:tcW w:w="850" w:type="dxa"/>
            <w:vAlign w:val="center"/>
          </w:tcPr>
          <w:p w14:paraId="532D0B88" w14:textId="77777777" w:rsidR="00B0112F" w:rsidRDefault="00000000" w:rsidP="00040F1A">
            <w:pPr>
              <w:spacing w:after="120" w:line="276" w:lineRule="auto"/>
              <w:jc w:val="center"/>
              <w:rPr>
                <w:del w:id="7459" w:author="Claude" w:date="2026-10-14T09:00:00Z"/>
              </w:rPr>
            </w:pPr>
            <w:del w:id="7458" w:author="Claude" w:date="2026-10-14T09:00:00Z">
              <w:r>
                <w:rPr>
                  <w:rFonts w:ascii="Times New Roman" w:hAnsi="Times New Roman"/>
                  <w:sz w:val="22"/>
                  <w:szCs w:val="22"/>
                </w:rPr>
                <w:delText xml:space="preserve">3.7.2</w:delText>
              </w:r>
            </w:del>
          </w:p>
        </w:tc>
        <w:tc>
          <w:tcPr>
            <w:tcW w:w="5222" w:type="dxa"/>
            <w:vAlign w:val="center"/>
          </w:tcPr>
          <w:p w14:paraId="0220517A" w14:textId="77777777" w:rsidR="00B0112F" w:rsidRDefault="00000000" w:rsidP="00040F1A">
            <w:pPr>
              <w:spacing w:after="120" w:line="276" w:lineRule="auto"/>
              <w:rPr>
                <w:del w:id="7461" w:author="Claude" w:date="2026-10-14T09:00:00Z"/>
              </w:rPr>
            </w:pPr>
            <w:del w:id="7460" w:author="Claude" w:date="2026-10-14T09:00:00Z">
              <w:r>
                <w:rPr>
                  <w:rFonts w:ascii="Times New Roman" w:hAnsi="Times New Roman"/>
                  <w:sz w:val="22"/>
                  <w:szCs w:val="22"/>
                </w:rPr>
                <w:delText xml:space="preserve">Bố trí thiết bị, nhân lực quan trắc chuyển vị của hệ cừ, văng chống, hố đào</w:delText>
              </w:r>
            </w:del>
          </w:p>
        </w:tc>
        <w:tc>
          <w:tcPr>
            <w:tcW w:w="1000" w:type="dxa"/>
            <w:vAlign w:val="center"/>
          </w:tcPr>
          <w:p w14:paraId="2CE26C78" w14:textId="77777777" w:rsidR="00B0112F" w:rsidRDefault="00000000" w:rsidP="00040F1A">
            <w:pPr>
              <w:spacing w:after="120" w:line="276" w:lineRule="auto"/>
              <w:jc w:val="center"/>
              <w:rPr>
                <w:del w:id="7463" w:author="Claude" w:date="2026-10-14T09:00:00Z"/>
              </w:rPr>
            </w:pPr>
            <w:del w:id="7462" w:author="Claude" w:date="2026-10-14T09:00:00Z">
              <w:r>
                <w:rPr>
                  <w:rFonts w:ascii="Times New Roman" w:hAnsi="Times New Roman"/>
                  <w:b/>
                  <w:bCs/>
                  <w:sz w:val="22"/>
                  <w:szCs w:val="22"/>
                </w:rPr>
                <w:delText xml:space="preserve">P</w:delText>
              </w:r>
            </w:del>
          </w:p>
        </w:tc>
        <w:tc>
          <w:tcPr>
            <w:tcW w:w="1000" w:type="dxa"/>
            <w:vAlign w:val="center"/>
          </w:tcPr>
          <w:p w14:paraId="05680573" w14:textId="77777777" w:rsidR="00B0112F" w:rsidRDefault="00B0112F" w:rsidP="00040F1A">
            <w:pPr>
              <w:spacing w:after="120" w:line="276" w:lineRule="auto"/>
              <w:jc w:val="center"/>
              <w:rPr>
                <w:del w:id="7464" w:author="Claude" w:date="2026-10-14T09:00:00Z"/>
              </w:rPr>
            </w:pPr>
          </w:p>
        </w:tc>
        <w:tc>
          <w:tcPr>
            <w:tcW w:w="1000" w:type="dxa"/>
            <w:vAlign w:val="center"/>
          </w:tcPr>
          <w:p w14:paraId="02A5CCB2" w14:textId="77777777" w:rsidR="00B0112F" w:rsidRDefault="00B0112F" w:rsidP="00040F1A">
            <w:pPr>
              <w:spacing w:after="120" w:line="276" w:lineRule="auto"/>
              <w:jc w:val="center"/>
              <w:rPr>
                <w:del w:id="7465" w:author="Claude" w:date="2026-10-14T09:00:00Z"/>
              </w:rPr>
            </w:pPr>
          </w:p>
        </w:tc>
      </w:tr>
      <w:tr w:rsidR="00B0112F" w14:paraId="620A4BCF" w14:textId="77777777">
        <w:trPr>
          <w:cantSplit/>
          <w:del w:id="7466" w:author="Claude" w:date="2026-10-14T09:00:00Z"/>
        </w:trPr>
        <w:tc>
          <w:tcPr>
            <w:tcW w:w="850" w:type="dxa"/>
            <w:vAlign w:val="center"/>
          </w:tcPr>
          <w:p w14:paraId="001026C4" w14:textId="77777777" w:rsidR="00B0112F" w:rsidRDefault="00000000" w:rsidP="00040F1A">
            <w:pPr>
              <w:spacing w:after="120" w:line="276" w:lineRule="auto"/>
              <w:jc w:val="center"/>
              <w:rPr>
                <w:del w:id="7468" w:author="Claude" w:date="2026-10-14T09:00:00Z"/>
              </w:rPr>
            </w:pPr>
            <w:del w:id="7467" w:author="Claude" w:date="2026-10-14T09:00:00Z">
              <w:r>
                <w:rPr>
                  <w:rFonts w:ascii="Times New Roman" w:hAnsi="Times New Roman"/>
                  <w:sz w:val="22"/>
                  <w:szCs w:val="22"/>
                </w:rPr>
                <w:delText xml:space="preserve">3.7.3</w:delText>
              </w:r>
            </w:del>
          </w:p>
        </w:tc>
        <w:tc>
          <w:tcPr>
            <w:tcW w:w="5222" w:type="dxa"/>
            <w:vAlign w:val="center"/>
          </w:tcPr>
          <w:p w14:paraId="06ABDD89" w14:textId="77777777" w:rsidR="00B0112F" w:rsidRDefault="00000000" w:rsidP="00040F1A">
            <w:pPr>
              <w:spacing w:after="120" w:line="276" w:lineRule="auto"/>
              <w:rPr>
                <w:del w:id="7470" w:author="Claude" w:date="2026-10-14T09:00:00Z"/>
              </w:rPr>
            </w:pPr>
            <w:del w:id="7469" w:author="Claude" w:date="2026-10-14T09:00:00Z">
              <w:r>
                <w:rPr>
                  <w:rFonts w:ascii="Times New Roman" w:hAnsi="Times New Roman"/>
                  <w:sz w:val="22"/>
                  <w:szCs w:val="22"/>
                </w:rPr>
                <w:delText xml:space="preserve">Báo cáo kết quả quan trắc định kỳ</w:delText>
              </w:r>
            </w:del>
          </w:p>
        </w:tc>
        <w:tc>
          <w:tcPr>
            <w:tcW w:w="1000" w:type="dxa"/>
            <w:vAlign w:val="center"/>
          </w:tcPr>
          <w:p w14:paraId="0A5E8A52" w14:textId="77777777" w:rsidR="00B0112F" w:rsidRDefault="00000000" w:rsidP="00040F1A">
            <w:pPr>
              <w:spacing w:after="120" w:line="276" w:lineRule="auto"/>
              <w:jc w:val="center"/>
              <w:rPr>
                <w:del w:id="7472" w:author="Claude" w:date="2026-10-14T09:00:00Z"/>
              </w:rPr>
            </w:pPr>
            <w:del w:id="7471" w:author="Claude" w:date="2026-10-14T09:00:00Z">
              <w:r>
                <w:rPr>
                  <w:rFonts w:ascii="Times New Roman" w:hAnsi="Times New Roman"/>
                  <w:b/>
                  <w:bCs/>
                  <w:sz w:val="22"/>
                  <w:szCs w:val="22"/>
                </w:rPr>
                <w:delText xml:space="preserve">P</w:delText>
              </w:r>
            </w:del>
          </w:p>
        </w:tc>
        <w:tc>
          <w:tcPr>
            <w:tcW w:w="1000" w:type="dxa"/>
            <w:vAlign w:val="center"/>
          </w:tcPr>
          <w:p w14:paraId="67ED19BD" w14:textId="77777777" w:rsidR="00B0112F" w:rsidRDefault="00000000" w:rsidP="00040F1A">
            <w:pPr>
              <w:spacing w:after="120" w:line="276" w:lineRule="auto"/>
              <w:jc w:val="center"/>
              <w:rPr>
                <w:del w:id="7474" w:author="Claude" w:date="2026-10-14T09:00:00Z"/>
              </w:rPr>
            </w:pPr>
            <w:del w:id="7473" w:author="Claude" w:date="2026-10-14T09:00:00Z">
              <w:r>
                <w:rPr>
                  <w:rFonts w:ascii="Times New Roman" w:hAnsi="Times New Roman"/>
                  <w:b/>
                  <w:bCs/>
                  <w:sz w:val="22"/>
                  <w:szCs w:val="22"/>
                </w:rPr>
                <w:delText xml:space="preserve">C</w:delText>
              </w:r>
            </w:del>
          </w:p>
        </w:tc>
        <w:tc>
          <w:tcPr>
            <w:tcW w:w="1000" w:type="dxa"/>
            <w:vAlign w:val="center"/>
          </w:tcPr>
          <w:p w14:paraId="0E0146EB" w14:textId="77777777" w:rsidR="00B0112F" w:rsidRDefault="00B0112F" w:rsidP="00040F1A">
            <w:pPr>
              <w:spacing w:after="120" w:line="276" w:lineRule="auto"/>
              <w:jc w:val="center"/>
              <w:rPr>
                <w:del w:id="7475" w:author="Claude" w:date="2026-10-14T09:00:00Z"/>
              </w:rPr>
            </w:pPr>
          </w:p>
        </w:tc>
      </w:tr>
      <w:tr w:rsidR="00B0112F" w14:paraId="13AB4A6F" w14:textId="77777777">
        <w:trPr>
          <w:cantSplit/>
          <w:del w:id="7476" w:author="Claude" w:date="2026-10-14T09:00:00Z"/>
        </w:trPr>
        <w:tc>
          <w:tcPr>
            <w:tcW w:w="850" w:type="dxa"/>
            <w:vAlign w:val="center"/>
          </w:tcPr>
          <w:p w14:paraId="400B2502" w14:textId="77777777" w:rsidR="00B0112F" w:rsidRDefault="00000000" w:rsidP="00040F1A">
            <w:pPr>
              <w:spacing w:after="120" w:line="276" w:lineRule="auto"/>
              <w:jc w:val="center"/>
              <w:rPr>
                <w:del w:id="7478" w:author="Claude" w:date="2026-10-14T09:00:00Z"/>
              </w:rPr>
            </w:pPr>
            <w:del w:id="7477" w:author="Claude" w:date="2026-10-14T09:00:00Z">
              <w:r>
                <w:rPr>
                  <w:rFonts w:ascii="Times New Roman" w:hAnsi="Times New Roman"/>
                  <w:sz w:val="22"/>
                  <w:szCs w:val="22"/>
                </w:rPr>
                <w:delText xml:space="preserve">3.7.4</w:delText>
              </w:r>
            </w:del>
          </w:p>
        </w:tc>
        <w:tc>
          <w:tcPr>
            <w:tcW w:w="5222" w:type="dxa"/>
            <w:vAlign w:val="center"/>
          </w:tcPr>
          <w:p w14:paraId="06978B48" w14:textId="77777777" w:rsidR="00B0112F" w:rsidRDefault="00000000" w:rsidP="00040F1A">
            <w:pPr>
              <w:spacing w:after="120" w:line="276" w:lineRule="auto"/>
              <w:rPr>
                <w:del w:id="7480" w:author="Claude" w:date="2026-10-14T09:00:00Z"/>
              </w:rPr>
            </w:pPr>
            <w:del w:id="7479" w:author="Claude" w:date="2026-10-14T09:00:00Z">
              <w:r>
                <w:rPr>
                  <w:rFonts w:ascii="Times New Roman" w:hAnsi="Times New Roman"/>
                  <w:sz w:val="22"/>
                  <w:szCs w:val="22"/>
                </w:rPr>
                <w:delText xml:space="preserve">Sửa chữa, gia cường, duy trì hệ chống đỡ tạm (cừ, văng chống, giàn giáo, …) đảm bảo yêu cầu kỹ thuật trong suốt quá trình thi công</w:delText>
              </w:r>
            </w:del>
          </w:p>
        </w:tc>
        <w:tc>
          <w:tcPr>
            <w:tcW w:w="1000" w:type="dxa"/>
            <w:vAlign w:val="center"/>
          </w:tcPr>
          <w:p w14:paraId="7EC6FC8E" w14:textId="77777777" w:rsidR="00B0112F" w:rsidRDefault="00000000" w:rsidP="00040F1A">
            <w:pPr>
              <w:spacing w:after="120" w:line="276" w:lineRule="auto"/>
              <w:jc w:val="center"/>
              <w:rPr>
                <w:del w:id="7482" w:author="Claude" w:date="2026-10-14T09:00:00Z"/>
              </w:rPr>
            </w:pPr>
            <w:del w:id="7481" w:author="Claude" w:date="2026-10-14T09:00:00Z">
              <w:r>
                <w:rPr>
                  <w:rFonts w:ascii="Times New Roman" w:hAnsi="Times New Roman"/>
                  <w:b/>
                  <w:bCs/>
                  <w:sz w:val="22"/>
                  <w:szCs w:val="22"/>
                </w:rPr>
                <w:delText xml:space="preserve">P</w:delText>
              </w:r>
            </w:del>
          </w:p>
        </w:tc>
        <w:tc>
          <w:tcPr>
            <w:tcW w:w="1000" w:type="dxa"/>
            <w:vAlign w:val="center"/>
          </w:tcPr>
          <w:p w14:paraId="32D3C4A7" w14:textId="77777777" w:rsidR="00B0112F" w:rsidRDefault="00B0112F" w:rsidP="00040F1A">
            <w:pPr>
              <w:spacing w:after="120" w:line="276" w:lineRule="auto"/>
              <w:jc w:val="center"/>
              <w:rPr>
                <w:del w:id="7483" w:author="Claude" w:date="2026-10-14T09:00:00Z"/>
              </w:rPr>
            </w:pPr>
          </w:p>
        </w:tc>
        <w:tc>
          <w:tcPr>
            <w:tcW w:w="1000" w:type="dxa"/>
            <w:vAlign w:val="center"/>
          </w:tcPr>
          <w:p w14:paraId="012C1842" w14:textId="77777777" w:rsidR="00B0112F" w:rsidRDefault="00B0112F" w:rsidP="00040F1A">
            <w:pPr>
              <w:spacing w:after="120" w:line="276" w:lineRule="auto"/>
              <w:jc w:val="center"/>
              <w:rPr>
                <w:del w:id="7484" w:author="Claude" w:date="2026-10-14T09:00:00Z"/>
              </w:rPr>
            </w:pPr>
          </w:p>
        </w:tc>
      </w:tr>
      <w:tr w:rsidR="00B0112F" w14:paraId="67CC8233" w14:textId="77777777">
        <w:trPr>
          <w:cantSplit/>
          <w:del w:id="7485" w:author="Claude" w:date="2026-10-14T09:00:00Z"/>
        </w:trPr>
        <w:tc>
          <w:tcPr>
            <w:tcW w:w="850" w:type="dxa"/>
            <w:shd w:val="clear" w:color="auto" w:fill="F2F2F2"/>
            <w:vAlign w:val="center"/>
          </w:tcPr>
          <w:p w14:paraId="2D534F7B" w14:textId="77777777" w:rsidR="00B0112F" w:rsidRDefault="00000000" w:rsidP="00040F1A">
            <w:pPr>
              <w:spacing w:after="120" w:line="276" w:lineRule="auto"/>
              <w:jc w:val="center"/>
              <w:rPr>
                <w:del w:id="7487" w:author="Claude" w:date="2026-10-14T09:00:00Z"/>
              </w:rPr>
            </w:pPr>
            <w:del w:id="7486" w:author="Claude" w:date="2026-10-14T09:00:00Z">
              <w:r>
                <w:rPr>
                  <w:rFonts w:ascii="Times New Roman" w:hAnsi="Times New Roman"/>
                  <w:b/>
                  <w:bCs/>
                  <w:sz w:val="22"/>
                  <w:szCs w:val="22"/>
                </w:rPr>
                <w:delText xml:space="preserve">3.8</w:delText>
              </w:r>
            </w:del>
          </w:p>
        </w:tc>
        <w:tc>
          <w:tcPr>
            <w:tcW w:w="5222" w:type="dxa"/>
            <w:shd w:val="clear" w:color="auto" w:fill="F2F2F2"/>
            <w:vAlign w:val="center"/>
          </w:tcPr>
          <w:p w14:paraId="701CE7C7" w14:textId="77777777" w:rsidR="00B0112F" w:rsidRDefault="00000000" w:rsidP="00040F1A">
            <w:pPr>
              <w:spacing w:after="120" w:line="276" w:lineRule="auto"/>
              <w:rPr>
                <w:del w:id="7489" w:author="Claude" w:date="2026-10-14T09:00:00Z"/>
              </w:rPr>
            </w:pPr>
            <w:del w:id="7488" w:author="Claude" w:date="2026-10-14T09:00:00Z">
              <w:r>
                <w:rPr>
                  <w:rFonts w:ascii="Times New Roman" w:hAnsi="Times New Roman"/>
                  <w:b/>
                  <w:bCs/>
                  <w:sz w:val="22"/>
                  <w:szCs w:val="22"/>
                </w:rPr>
                <w:delText xml:space="preserve">Phối hợp thi công và các công việc khác</w:delText>
              </w:r>
            </w:del>
          </w:p>
        </w:tc>
        <w:tc>
          <w:tcPr>
            <w:tcW w:w="1000" w:type="dxa"/>
            <w:shd w:val="clear" w:color="auto" w:fill="F2F2F2"/>
            <w:vAlign w:val="center"/>
          </w:tcPr>
          <w:p w14:paraId="1FF4A76E" w14:textId="77777777" w:rsidR="00B0112F" w:rsidRDefault="00B0112F" w:rsidP="00040F1A">
            <w:pPr>
              <w:spacing w:after="120" w:line="276" w:lineRule="auto"/>
              <w:jc w:val="center"/>
              <w:rPr>
                <w:del w:id="7490" w:author="Claude" w:date="2026-10-14T09:00:00Z"/>
              </w:rPr>
            </w:pPr>
          </w:p>
        </w:tc>
        <w:tc>
          <w:tcPr>
            <w:tcW w:w="1000" w:type="dxa"/>
            <w:shd w:val="clear" w:color="auto" w:fill="F2F2F2"/>
            <w:vAlign w:val="center"/>
          </w:tcPr>
          <w:p w14:paraId="07C7F903" w14:textId="77777777" w:rsidR="00B0112F" w:rsidRDefault="00B0112F" w:rsidP="00040F1A">
            <w:pPr>
              <w:spacing w:after="120" w:line="276" w:lineRule="auto"/>
              <w:jc w:val="center"/>
              <w:rPr>
                <w:del w:id="7491" w:author="Claude" w:date="2026-10-14T09:00:00Z"/>
              </w:rPr>
            </w:pPr>
          </w:p>
        </w:tc>
        <w:tc>
          <w:tcPr>
            <w:tcW w:w="1000" w:type="dxa"/>
            <w:shd w:val="clear" w:color="auto" w:fill="F2F2F2"/>
            <w:vAlign w:val="center"/>
          </w:tcPr>
          <w:p w14:paraId="1DA89799" w14:textId="77777777" w:rsidR="00B0112F" w:rsidRDefault="00B0112F" w:rsidP="00040F1A">
            <w:pPr>
              <w:spacing w:after="120" w:line="276" w:lineRule="auto"/>
              <w:jc w:val="center"/>
              <w:rPr>
                <w:del w:id="7492" w:author="Claude" w:date="2026-10-14T09:00:00Z"/>
              </w:rPr>
            </w:pPr>
          </w:p>
        </w:tc>
      </w:tr>
      <w:tr w:rsidR="00B0112F" w14:paraId="2494B629" w14:textId="77777777">
        <w:trPr>
          <w:cantSplit/>
          <w:del w:id="7493" w:author="Claude" w:date="2026-10-14T09:00:00Z"/>
        </w:trPr>
        <w:tc>
          <w:tcPr>
            <w:tcW w:w="850" w:type="dxa"/>
            <w:vAlign w:val="center"/>
          </w:tcPr>
          <w:p w14:paraId="2BABD285" w14:textId="77777777" w:rsidR="00B0112F" w:rsidRDefault="00000000" w:rsidP="00040F1A">
            <w:pPr>
              <w:spacing w:after="120" w:line="276" w:lineRule="auto"/>
              <w:jc w:val="center"/>
              <w:rPr>
                <w:del w:id="7495" w:author="Claude" w:date="2026-10-14T09:00:00Z"/>
              </w:rPr>
            </w:pPr>
            <w:del w:id="7494" w:author="Claude" w:date="2026-10-14T09:00:00Z">
              <w:r>
                <w:rPr>
                  <w:rFonts w:ascii="Times New Roman" w:hAnsi="Times New Roman"/>
                  <w:sz w:val="22"/>
                  <w:szCs w:val="22"/>
                </w:rPr>
                <w:delText xml:space="preserve">3.8.1</w:delText>
              </w:r>
            </w:del>
          </w:p>
        </w:tc>
        <w:tc>
          <w:tcPr>
            <w:tcW w:w="5222" w:type="dxa"/>
            <w:vAlign w:val="center"/>
          </w:tcPr>
          <w:p w14:paraId="79B7F2AF" w14:textId="77777777" w:rsidR="00B0112F" w:rsidRDefault="00000000" w:rsidP="00040F1A">
            <w:pPr>
              <w:spacing w:after="120" w:line="276" w:lineRule="auto"/>
              <w:rPr>
                <w:del w:id="7497" w:author="Claude" w:date="2026-10-14T09:00:00Z"/>
              </w:rPr>
            </w:pPr>
            <w:del w:id="7496" w:author="Claude" w:date="2026-10-14T09:00:00Z">
              <w:r>
                <w:rPr>
                  <w:rFonts w:ascii="Times New Roman" w:hAnsi="Times New Roman"/>
                  <w:sz w:val="22"/>
                  <w:szCs w:val="22"/>
                </w:rPr>
                <w:delText xml:space="preserve">Phối hợp, nhận và bàn giao mặt bằng thi công với Bên A và Nhà thầu khác</w:delText>
              </w:r>
            </w:del>
          </w:p>
        </w:tc>
        <w:tc>
          <w:tcPr>
            <w:tcW w:w="1000" w:type="dxa"/>
            <w:vAlign w:val="center"/>
          </w:tcPr>
          <w:p w14:paraId="20E61086" w14:textId="77777777" w:rsidR="00B0112F" w:rsidRDefault="00000000" w:rsidP="00040F1A">
            <w:pPr>
              <w:spacing w:after="120" w:line="276" w:lineRule="auto"/>
              <w:jc w:val="center"/>
              <w:rPr>
                <w:del w:id="7499" w:author="Claude" w:date="2026-10-14T09:00:00Z"/>
              </w:rPr>
            </w:pPr>
            <w:del w:id="7498" w:author="Claude" w:date="2026-10-14T09:00:00Z">
              <w:r>
                <w:rPr>
                  <w:rFonts w:ascii="Times New Roman" w:hAnsi="Times New Roman"/>
                  <w:b/>
                  <w:bCs/>
                  <w:sz w:val="22"/>
                  <w:szCs w:val="22"/>
                </w:rPr>
                <w:delText xml:space="preserve">P</w:delText>
              </w:r>
            </w:del>
          </w:p>
        </w:tc>
        <w:tc>
          <w:tcPr>
            <w:tcW w:w="1000" w:type="dxa"/>
            <w:vAlign w:val="center"/>
          </w:tcPr>
          <w:p w14:paraId="35149C5A" w14:textId="77777777" w:rsidR="00B0112F" w:rsidRDefault="00B0112F" w:rsidP="00040F1A">
            <w:pPr>
              <w:spacing w:after="120" w:line="276" w:lineRule="auto"/>
              <w:jc w:val="center"/>
              <w:rPr>
                <w:del w:id="7500" w:author="Claude" w:date="2026-10-14T09:00:00Z"/>
              </w:rPr>
            </w:pPr>
          </w:p>
        </w:tc>
        <w:tc>
          <w:tcPr>
            <w:tcW w:w="1000" w:type="dxa"/>
            <w:vAlign w:val="center"/>
          </w:tcPr>
          <w:p w14:paraId="72BF00F5" w14:textId="77777777" w:rsidR="00B0112F" w:rsidRDefault="00B0112F" w:rsidP="00040F1A">
            <w:pPr>
              <w:spacing w:after="120" w:line="276" w:lineRule="auto"/>
              <w:jc w:val="center"/>
              <w:rPr>
                <w:del w:id="7501" w:author="Claude" w:date="2026-10-14T09:00:00Z"/>
              </w:rPr>
            </w:pPr>
          </w:p>
        </w:tc>
      </w:tr>
      <w:tr w:rsidR="00B0112F" w14:paraId="0B067CFC" w14:textId="77777777">
        <w:trPr>
          <w:cantSplit/>
          <w:del w:id="7502" w:author="Claude" w:date="2026-10-14T09:00:00Z"/>
        </w:trPr>
        <w:tc>
          <w:tcPr>
            <w:tcW w:w="850" w:type="dxa"/>
            <w:vAlign w:val="center"/>
          </w:tcPr>
          <w:p w14:paraId="781CFFCF" w14:textId="77777777" w:rsidR="00B0112F" w:rsidRDefault="00000000" w:rsidP="00040F1A">
            <w:pPr>
              <w:spacing w:after="120" w:line="276" w:lineRule="auto"/>
              <w:jc w:val="center"/>
              <w:rPr>
                <w:del w:id="7504" w:author="Claude" w:date="2026-10-14T09:00:00Z"/>
              </w:rPr>
            </w:pPr>
            <w:del w:id="7503" w:author="Claude" w:date="2026-10-14T09:00:00Z">
              <w:r>
                <w:rPr>
                  <w:rFonts w:ascii="Times New Roman" w:hAnsi="Times New Roman"/>
                  <w:sz w:val="22"/>
                  <w:szCs w:val="22"/>
                </w:rPr>
                <w:delText xml:space="preserve">3.8.2</w:delText>
              </w:r>
            </w:del>
          </w:p>
        </w:tc>
        <w:tc>
          <w:tcPr>
            <w:tcW w:w="5222" w:type="dxa"/>
            <w:vAlign w:val="center"/>
          </w:tcPr>
          <w:p w14:paraId="0B8E9BE4" w14:textId="77777777" w:rsidR="00B0112F" w:rsidRDefault="00000000" w:rsidP="00040F1A">
            <w:pPr>
              <w:spacing w:after="120" w:line="276" w:lineRule="auto"/>
              <w:rPr>
                <w:del w:id="7506" w:author="Claude" w:date="2026-10-14T09:00:00Z"/>
              </w:rPr>
            </w:pPr>
            <w:del w:id="7505" w:author="Claude" w:date="2026-10-14T09:00:00Z">
              <w:r>
                <w:rPr>
                  <w:rFonts w:ascii="Times New Roman" w:hAnsi="Times New Roman"/>
                  <w:sz w:val="22"/>
                  <w:szCs w:val="22"/>
                </w:rPr>
                <w:delText xml:space="preserve">Thi công các công việc khác trong Biểu 01 [Chi tiết giá hợp đồng]</w:delText>
              </w:r>
            </w:del>
          </w:p>
        </w:tc>
        <w:tc>
          <w:tcPr>
            <w:tcW w:w="1000" w:type="dxa"/>
            <w:vAlign w:val="center"/>
          </w:tcPr>
          <w:p w14:paraId="78FF3EAF" w14:textId="77777777" w:rsidR="00B0112F" w:rsidRDefault="00000000" w:rsidP="00040F1A">
            <w:pPr>
              <w:spacing w:after="120" w:line="276" w:lineRule="auto"/>
              <w:jc w:val="center"/>
              <w:rPr>
                <w:del w:id="7508" w:author="Claude" w:date="2026-10-14T09:00:00Z"/>
              </w:rPr>
            </w:pPr>
            <w:del w:id="7507" w:author="Claude" w:date="2026-10-14T09:00:00Z">
              <w:r>
                <w:rPr>
                  <w:rFonts w:ascii="Times New Roman" w:hAnsi="Times New Roman"/>
                  <w:b/>
                  <w:bCs/>
                  <w:sz w:val="22"/>
                  <w:szCs w:val="22"/>
                </w:rPr>
                <w:delText xml:space="preserve">P</w:delText>
              </w:r>
            </w:del>
          </w:p>
        </w:tc>
        <w:tc>
          <w:tcPr>
            <w:tcW w:w="1000" w:type="dxa"/>
            <w:vAlign w:val="center"/>
          </w:tcPr>
          <w:p w14:paraId="7314BD00" w14:textId="77777777" w:rsidR="00B0112F" w:rsidRDefault="00B0112F" w:rsidP="00040F1A">
            <w:pPr>
              <w:spacing w:after="120" w:line="276" w:lineRule="auto"/>
              <w:jc w:val="center"/>
              <w:rPr>
                <w:del w:id="7509" w:author="Claude" w:date="2026-10-14T09:00:00Z"/>
              </w:rPr>
            </w:pPr>
          </w:p>
        </w:tc>
        <w:tc>
          <w:tcPr>
            <w:tcW w:w="1000" w:type="dxa"/>
            <w:vAlign w:val="center"/>
          </w:tcPr>
          <w:p w14:paraId="7DA3ABE5" w14:textId="77777777" w:rsidR="00B0112F" w:rsidRDefault="00B0112F" w:rsidP="00040F1A">
            <w:pPr>
              <w:spacing w:after="120" w:line="276" w:lineRule="auto"/>
              <w:jc w:val="center"/>
              <w:rPr>
                <w:del w:id="7510" w:author="Claude" w:date="2026-10-14T09:00:00Z"/>
              </w:rPr>
            </w:pPr>
          </w:p>
        </w:tc>
      </w:tr>
      <w:tr w:rsidR="00B0112F" w14:paraId="5789D8DB" w14:textId="77777777">
        <w:trPr>
          <w:cantSplit/>
          <w:del w:id="7511" w:author="Claude" w:date="2026-10-14T09:00:00Z"/>
        </w:trPr>
        <w:tc>
          <w:tcPr>
            <w:tcW w:w="850" w:type="dxa"/>
            <w:vAlign w:val="center"/>
          </w:tcPr>
          <w:p w14:paraId="12F58EB7" w14:textId="77777777" w:rsidR="00B0112F" w:rsidRDefault="00000000" w:rsidP="00040F1A">
            <w:pPr>
              <w:spacing w:after="120" w:line="276" w:lineRule="auto"/>
              <w:jc w:val="center"/>
              <w:rPr>
                <w:del w:id="7513" w:author="Claude" w:date="2026-10-14T09:00:00Z"/>
              </w:rPr>
            </w:pPr>
            <w:del w:id="7512" w:author="Claude" w:date="2026-10-14T09:00:00Z">
              <w:r>
                <w:rPr>
                  <w:rFonts w:ascii="Times New Roman" w:hAnsi="Times New Roman"/>
                  <w:sz w:val="22"/>
                  <w:szCs w:val="22"/>
                </w:rPr>
                <w:delText xml:space="preserve">3.8.3</w:delText>
              </w:r>
            </w:del>
          </w:p>
        </w:tc>
        <w:tc>
          <w:tcPr>
            <w:tcW w:w="5222" w:type="dxa"/>
            <w:vAlign w:val="center"/>
          </w:tcPr>
          <w:p w14:paraId="7170BAAD" w14:textId="77777777" w:rsidR="00B0112F" w:rsidRDefault="00000000" w:rsidP="00040F1A">
            <w:pPr>
              <w:spacing w:after="120" w:line="276" w:lineRule="auto"/>
              <w:rPr>
                <w:del w:id="7515" w:author="Claude" w:date="2026-10-14T09:00:00Z"/>
              </w:rPr>
            </w:pPr>
            <w:del w:id="7514" w:author="Claude" w:date="2026-10-14T09:00:00Z">
              <w:r>
                <w:rPr>
                  <w:rFonts w:ascii="Times New Roman" w:hAnsi="Times New Roman"/>
                  <w:sz w:val="22"/>
                  <w:szCs w:val="22"/>
                </w:rPr>
                <w:delText xml:space="preserve">Bàn giao mặt bằng, tạo điều kiện cho Nhà thầu khác thi công chống mối nền trước khi thi công bê tông lót; bảo vệ, không làm hư hỏng lớp chống mối và các công việc đã hoàn thành của Nhà thầu khác</w:delText>
              </w:r>
            </w:del>
          </w:p>
        </w:tc>
        <w:tc>
          <w:tcPr>
            <w:tcW w:w="1000" w:type="dxa"/>
            <w:vAlign w:val="center"/>
          </w:tcPr>
          <w:p w14:paraId="0CB66188" w14:textId="77777777" w:rsidR="00B0112F" w:rsidRDefault="00000000" w:rsidP="00040F1A">
            <w:pPr>
              <w:spacing w:after="120" w:line="276" w:lineRule="auto"/>
              <w:jc w:val="center"/>
              <w:rPr>
                <w:del w:id="7517" w:author="Claude" w:date="2026-10-14T09:00:00Z"/>
              </w:rPr>
            </w:pPr>
            <w:del w:id="7516" w:author="Claude" w:date="2026-10-14T09:00:00Z">
              <w:r>
                <w:rPr>
                  <w:rFonts w:ascii="Times New Roman" w:hAnsi="Times New Roman"/>
                  <w:b/>
                  <w:bCs/>
                  <w:sz w:val="22"/>
                  <w:szCs w:val="22"/>
                </w:rPr>
                <w:delText xml:space="preserve">P</w:delText>
              </w:r>
            </w:del>
          </w:p>
        </w:tc>
        <w:tc>
          <w:tcPr>
            <w:tcW w:w="1000" w:type="dxa"/>
            <w:vAlign w:val="center"/>
          </w:tcPr>
          <w:p w14:paraId="4BC85A6C" w14:textId="77777777" w:rsidR="00B0112F" w:rsidRDefault="00000000" w:rsidP="00040F1A">
            <w:pPr>
              <w:spacing w:after="120" w:line="276" w:lineRule="auto"/>
              <w:jc w:val="center"/>
              <w:rPr>
                <w:del w:id="7519" w:author="Claude" w:date="2026-10-14T09:00:00Z"/>
              </w:rPr>
            </w:pPr>
            <w:del w:id="7518" w:author="Claude" w:date="2026-10-14T09:00:00Z">
              <w:r>
                <w:rPr>
                  <w:rFonts w:ascii="Times New Roman" w:hAnsi="Times New Roman"/>
                  <w:b/>
                  <w:bCs/>
                  <w:sz w:val="22"/>
                  <w:szCs w:val="22"/>
                </w:rPr>
                <w:delText xml:space="preserve">C</w:delText>
              </w:r>
            </w:del>
          </w:p>
        </w:tc>
        <w:tc>
          <w:tcPr>
            <w:tcW w:w="1000" w:type="dxa"/>
            <w:vAlign w:val="center"/>
          </w:tcPr>
          <w:p w14:paraId="6041CE07" w14:textId="77777777" w:rsidR="00B0112F" w:rsidRDefault="00000000" w:rsidP="00040F1A">
            <w:pPr>
              <w:spacing w:after="120" w:line="276" w:lineRule="auto"/>
              <w:jc w:val="center"/>
              <w:rPr>
                <w:del w:id="7521" w:author="Claude" w:date="2026-10-14T09:00:00Z"/>
              </w:rPr>
            </w:pPr>
            <w:del w:id="7520" w:author="Claude" w:date="2026-10-14T09:00:00Z">
              <w:r>
                <w:rPr>
                  <w:rFonts w:ascii="Times New Roman" w:hAnsi="Times New Roman"/>
                  <w:b/>
                  <w:bCs/>
                  <w:sz w:val="22"/>
                  <w:szCs w:val="22"/>
                </w:rPr>
                <w:delText xml:space="preserve">P (chống mối)</w:delText>
              </w:r>
            </w:del>
          </w:p>
        </w:tc>
      </w:tr>
      <w:tr w:rsidR="00B0112F" w14:paraId="4B0D4882" w14:textId="77777777">
        <w:trPr>
          <w:cantSplit/>
          <w:del w:id="7522" w:author="Claude" w:date="2026-10-14T09:00:00Z"/>
        </w:trPr>
        <w:tc>
          <w:tcPr>
            <w:tcW w:w="850" w:type="dxa"/>
            <w:vAlign w:val="center"/>
          </w:tcPr>
          <w:p w14:paraId="5E511C21" w14:textId="77777777" w:rsidR="00B0112F" w:rsidRDefault="00000000" w:rsidP="00040F1A">
            <w:pPr>
              <w:spacing w:after="120" w:line="276" w:lineRule="auto"/>
              <w:jc w:val="center"/>
              <w:rPr>
                <w:del w:id="7524" w:author="Claude" w:date="2026-10-14T09:00:00Z"/>
              </w:rPr>
            </w:pPr>
            <w:del w:id="7523" w:author="Claude" w:date="2026-10-14T09:00:00Z">
              <w:r>
                <w:rPr>
                  <w:rFonts w:ascii="Times New Roman" w:hAnsi="Times New Roman"/>
                  <w:sz w:val="22"/>
                  <w:szCs w:val="22"/>
                </w:rPr>
                <w:delText xml:space="preserve">3.8.4</w:delText>
              </w:r>
            </w:del>
          </w:p>
        </w:tc>
        <w:tc>
          <w:tcPr>
            <w:tcW w:w="5222" w:type="dxa"/>
            <w:vAlign w:val="center"/>
          </w:tcPr>
          <w:p w14:paraId="68B0FE45" w14:textId="77777777" w:rsidR="00B0112F" w:rsidRDefault="00000000" w:rsidP="00040F1A">
            <w:pPr>
              <w:spacing w:after="120" w:line="276" w:lineRule="auto"/>
              <w:rPr>
                <w:del w:id="7526" w:author="Claude" w:date="2026-10-14T09:00:00Z"/>
              </w:rPr>
            </w:pPr>
            <w:del w:id="7525" w:author="Claude" w:date="2026-10-14T09:00:00Z">
              <w:r>
                <w:rPr>
                  <w:rFonts w:ascii="Times New Roman" w:hAnsi="Times New Roman"/>
                  <w:sz w:val="22"/>
                  <w:szCs w:val="22"/>
                </w:rPr>
                <w:delText xml:space="preserve">Công tác hoàn thiện ướt (xây, trát, ốp, lát, sơn, bả) phần ngầm</w:delText>
              </w:r>
            </w:del>
          </w:p>
        </w:tc>
        <w:tc>
          <w:tcPr>
            <w:tcW w:w="1000" w:type="dxa"/>
            <w:vAlign w:val="center"/>
          </w:tcPr>
          <w:p w14:paraId="69178690" w14:textId="77777777" w:rsidR="00B0112F" w:rsidRDefault="00000000" w:rsidP="00040F1A">
            <w:pPr>
              <w:spacing w:after="120" w:line="276" w:lineRule="auto"/>
              <w:jc w:val="center"/>
              <w:rPr>
                <w:del w:id="7528" w:author="Claude" w:date="2026-10-14T09:00:00Z"/>
              </w:rPr>
            </w:pPr>
            <w:del w:id="7527" w:author="Claude" w:date="2026-10-14T09:00:00Z">
              <w:r>
                <w:rPr>
                  <w:rFonts w:ascii="Times New Roman" w:hAnsi="Times New Roman"/>
                  <w:b/>
                  <w:bCs/>
                  <w:sz w:val="22"/>
                  <w:szCs w:val="22"/>
                </w:rPr>
                <w:delText xml:space="preserve">-</w:delText>
              </w:r>
            </w:del>
          </w:p>
        </w:tc>
        <w:tc>
          <w:tcPr>
            <w:tcW w:w="1000" w:type="dxa"/>
            <w:vAlign w:val="center"/>
          </w:tcPr>
          <w:p w14:paraId="469238ED" w14:textId="77777777" w:rsidR="00B0112F" w:rsidRDefault="00000000" w:rsidP="00040F1A">
            <w:pPr>
              <w:spacing w:after="120" w:line="276" w:lineRule="auto"/>
              <w:jc w:val="center"/>
              <w:rPr>
                <w:del w:id="7530" w:author="Claude" w:date="2026-10-14T09:00:00Z"/>
              </w:rPr>
            </w:pPr>
            <w:del w:id="7529" w:author="Claude" w:date="2026-10-14T09:00:00Z">
              <w:r>
                <w:rPr>
                  <w:rFonts w:ascii="Times New Roman" w:hAnsi="Times New Roman"/>
                  <w:b/>
                  <w:bCs/>
                  <w:sz w:val="22"/>
                  <w:szCs w:val="22"/>
                </w:rPr>
                <w:delText xml:space="preserve">C</w:delText>
              </w:r>
            </w:del>
          </w:p>
        </w:tc>
        <w:tc>
          <w:tcPr>
            <w:tcW w:w="1000" w:type="dxa"/>
            <w:vAlign w:val="center"/>
          </w:tcPr>
          <w:p w14:paraId="729EA42D" w14:textId="77777777" w:rsidR="00B0112F" w:rsidRDefault="00000000" w:rsidP="00040F1A">
            <w:pPr>
              <w:spacing w:after="120" w:line="276" w:lineRule="auto"/>
              <w:jc w:val="center"/>
              <w:rPr>
                <w:del w:id="7532" w:author="Claude" w:date="2026-10-14T09:00:00Z"/>
              </w:rPr>
            </w:pPr>
            <w:del w:id="7531" w:author="Claude" w:date="2026-10-14T09:00:00Z">
              <w:r>
                <w:rPr>
                  <w:rFonts w:ascii="Times New Roman" w:hAnsi="Times New Roman"/>
                  <w:b/>
                  <w:bCs/>
                  <w:sz w:val="22"/>
                  <w:szCs w:val="22"/>
                </w:rPr>
                <w:delText xml:space="preserve">P</w:delText>
              </w:r>
            </w:del>
          </w:p>
        </w:tc>
      </w:tr>
      <w:tr w:rsidR="00B0112F" w14:paraId="6DFD5639" w14:textId="77777777">
        <w:trPr>
          <w:cantSplit/>
          <w:del w:id="7533" w:author="Claude" w:date="2026-10-14T09:00:00Z"/>
        </w:trPr>
        <w:tc>
          <w:tcPr>
            <w:tcW w:w="850" w:type="dxa"/>
            <w:shd w:val="clear" w:color="auto" w:fill="D9D9D9"/>
            <w:vAlign w:val="center"/>
          </w:tcPr>
          <w:p w14:paraId="57A38E4C" w14:textId="77777777" w:rsidR="00B0112F" w:rsidRDefault="00000000" w:rsidP="00040F1A">
            <w:pPr>
              <w:spacing w:after="120" w:line="276" w:lineRule="auto"/>
              <w:jc w:val="center"/>
              <w:rPr>
                <w:del w:id="7535" w:author="Claude" w:date="2026-10-14T09:00:00Z"/>
              </w:rPr>
            </w:pPr>
            <w:del w:id="7534" w:author="Claude" w:date="2026-10-14T09:00:00Z">
              <w:r>
                <w:rPr>
                  <w:rFonts w:ascii="Times New Roman" w:hAnsi="Times New Roman"/>
                  <w:b/>
                  <w:bCs/>
                  <w:sz w:val="22"/>
                  <w:szCs w:val="22"/>
                </w:rPr>
                <w:delText xml:space="preserve">4</w:delText>
              </w:r>
            </w:del>
          </w:p>
        </w:tc>
        <w:tc>
          <w:tcPr>
            <w:tcW w:w="5222" w:type="dxa"/>
            <w:shd w:val="clear" w:color="auto" w:fill="D9D9D9"/>
            <w:vAlign w:val="center"/>
          </w:tcPr>
          <w:p w14:paraId="3896E91A" w14:textId="77777777" w:rsidR="00B0112F" w:rsidRDefault="00000000" w:rsidP="00040F1A">
            <w:pPr>
              <w:spacing w:after="120" w:line="276" w:lineRule="auto"/>
              <w:rPr>
                <w:del w:id="7537" w:author="Claude" w:date="2026-10-14T09:00:00Z"/>
              </w:rPr>
            </w:pPr>
            <w:del w:id="7536" w:author="Claude" w:date="2026-10-14T09:00:00Z">
              <w:r>
                <w:rPr>
                  <w:rFonts w:ascii="Times New Roman" w:hAnsi="Times New Roman"/>
                  <w:b/>
                  <w:bCs/>
                  <w:sz w:val="22"/>
                  <w:szCs w:val="22"/>
                </w:rPr>
                <w:delText xml:space="preserve">Các công tác phụ trợ</w:delText>
              </w:r>
            </w:del>
          </w:p>
        </w:tc>
        <w:tc>
          <w:tcPr>
            <w:tcW w:w="1000" w:type="dxa"/>
            <w:shd w:val="clear" w:color="auto" w:fill="D9D9D9"/>
            <w:vAlign w:val="center"/>
          </w:tcPr>
          <w:p w14:paraId="10796F14" w14:textId="77777777" w:rsidR="00B0112F" w:rsidRDefault="00B0112F" w:rsidP="00040F1A">
            <w:pPr>
              <w:spacing w:after="120" w:line="276" w:lineRule="auto"/>
              <w:jc w:val="center"/>
              <w:rPr>
                <w:del w:id="7538" w:author="Claude" w:date="2026-10-14T09:00:00Z"/>
              </w:rPr>
            </w:pPr>
          </w:p>
        </w:tc>
        <w:tc>
          <w:tcPr>
            <w:tcW w:w="1000" w:type="dxa"/>
            <w:shd w:val="clear" w:color="auto" w:fill="D9D9D9"/>
            <w:vAlign w:val="center"/>
          </w:tcPr>
          <w:p w14:paraId="1DA70392" w14:textId="77777777" w:rsidR="00B0112F" w:rsidRDefault="00B0112F" w:rsidP="00040F1A">
            <w:pPr>
              <w:spacing w:after="120" w:line="276" w:lineRule="auto"/>
              <w:jc w:val="center"/>
              <w:rPr>
                <w:del w:id="7539" w:author="Claude" w:date="2026-10-14T09:00:00Z"/>
              </w:rPr>
            </w:pPr>
          </w:p>
        </w:tc>
        <w:tc>
          <w:tcPr>
            <w:tcW w:w="1000" w:type="dxa"/>
            <w:shd w:val="clear" w:color="auto" w:fill="D9D9D9"/>
            <w:vAlign w:val="center"/>
          </w:tcPr>
          <w:p w14:paraId="2B40BF73" w14:textId="77777777" w:rsidR="00B0112F" w:rsidRDefault="00B0112F" w:rsidP="00040F1A">
            <w:pPr>
              <w:spacing w:after="120" w:line="276" w:lineRule="auto"/>
              <w:jc w:val="center"/>
              <w:rPr>
                <w:del w:id="7540" w:author="Claude" w:date="2026-10-14T09:00:00Z"/>
              </w:rPr>
            </w:pPr>
          </w:p>
        </w:tc>
      </w:tr>
      <w:tr w:rsidR="00B0112F" w14:paraId="46196005" w14:textId="77777777">
        <w:trPr>
          <w:cantSplit/>
          <w:del w:id="7541" w:author="Claude" w:date="2026-10-14T09:00:00Z"/>
        </w:trPr>
        <w:tc>
          <w:tcPr>
            <w:tcW w:w="850" w:type="dxa"/>
            <w:vAlign w:val="center"/>
          </w:tcPr>
          <w:p w14:paraId="2AE1B26F" w14:textId="77777777" w:rsidR="00B0112F" w:rsidRDefault="00000000" w:rsidP="00040F1A">
            <w:pPr>
              <w:spacing w:after="120" w:line="276" w:lineRule="auto"/>
              <w:jc w:val="center"/>
              <w:rPr>
                <w:del w:id="7543" w:author="Claude" w:date="2026-10-14T09:00:00Z"/>
              </w:rPr>
            </w:pPr>
            <w:del w:id="7542" w:author="Claude" w:date="2026-10-14T09:00:00Z">
              <w:r>
                <w:rPr>
                  <w:rFonts w:ascii="Times New Roman" w:hAnsi="Times New Roman"/>
                  <w:sz w:val="22"/>
                  <w:szCs w:val="22"/>
                </w:rPr>
                <w:delText xml:space="preserve">4.1</w:delText>
              </w:r>
            </w:del>
          </w:p>
        </w:tc>
        <w:tc>
          <w:tcPr>
            <w:tcW w:w="5222" w:type="dxa"/>
            <w:vAlign w:val="center"/>
          </w:tcPr>
          <w:p w14:paraId="2F870B31" w14:textId="77777777" w:rsidR="00B0112F" w:rsidRDefault="00000000" w:rsidP="00040F1A">
            <w:pPr>
              <w:spacing w:after="120" w:line="276" w:lineRule="auto"/>
              <w:rPr>
                <w:del w:id="7545" w:author="Claude" w:date="2026-10-14T09:00:00Z"/>
              </w:rPr>
            </w:pPr>
            <w:del w:id="7544" w:author="Claude" w:date="2026-10-14T09:00:00Z">
              <w:r>
                <w:rPr>
                  <w:rFonts w:ascii="Times New Roman" w:hAnsi="Times New Roman"/>
                  <w:sz w:val="22"/>
                  <w:szCs w:val="22"/>
                </w:rPr>
                <w:delText xml:space="preserve">Dọn dẹp mặt bằng, phá dỡ hạng mục hiện hữu (mương hở, kết cấu cũ... nếu có) trong phạm vi thi công của Bên B</w:delText>
              </w:r>
            </w:del>
          </w:p>
        </w:tc>
        <w:tc>
          <w:tcPr>
            <w:tcW w:w="1000" w:type="dxa"/>
            <w:vAlign w:val="center"/>
          </w:tcPr>
          <w:p w14:paraId="6AC5197C" w14:textId="77777777" w:rsidR="00B0112F" w:rsidRDefault="00000000" w:rsidP="00040F1A">
            <w:pPr>
              <w:spacing w:after="120" w:line="276" w:lineRule="auto"/>
              <w:jc w:val="center"/>
              <w:rPr>
                <w:del w:id="7547" w:author="Claude" w:date="2026-10-14T09:00:00Z"/>
              </w:rPr>
            </w:pPr>
            <w:del w:id="7546" w:author="Claude" w:date="2026-10-14T09:00:00Z">
              <w:r>
                <w:rPr>
                  <w:rFonts w:ascii="Times New Roman" w:hAnsi="Times New Roman"/>
                  <w:b/>
                  <w:bCs/>
                  <w:sz w:val="22"/>
                  <w:szCs w:val="22"/>
                </w:rPr>
                <w:delText xml:space="preserve">P</w:delText>
              </w:r>
            </w:del>
          </w:p>
        </w:tc>
        <w:tc>
          <w:tcPr>
            <w:tcW w:w="1000" w:type="dxa"/>
            <w:vAlign w:val="center"/>
          </w:tcPr>
          <w:p w14:paraId="266F9D37" w14:textId="77777777" w:rsidR="00B0112F" w:rsidRDefault="00B0112F" w:rsidP="00040F1A">
            <w:pPr>
              <w:spacing w:after="120" w:line="276" w:lineRule="auto"/>
              <w:jc w:val="center"/>
              <w:rPr>
                <w:del w:id="7548" w:author="Claude" w:date="2026-10-14T09:00:00Z"/>
              </w:rPr>
            </w:pPr>
          </w:p>
        </w:tc>
        <w:tc>
          <w:tcPr>
            <w:tcW w:w="1000" w:type="dxa"/>
            <w:vAlign w:val="center"/>
          </w:tcPr>
          <w:p w14:paraId="22EF0180" w14:textId="77777777" w:rsidR="00B0112F" w:rsidRDefault="00B0112F" w:rsidP="00040F1A">
            <w:pPr>
              <w:spacing w:after="120" w:line="276" w:lineRule="auto"/>
              <w:jc w:val="center"/>
              <w:rPr>
                <w:del w:id="7549" w:author="Claude" w:date="2026-10-14T09:00:00Z"/>
              </w:rPr>
            </w:pPr>
          </w:p>
        </w:tc>
      </w:tr>
      <w:tr w:rsidR="00B0112F" w14:paraId="7E1652C6" w14:textId="77777777">
        <w:trPr>
          <w:cantSplit/>
          <w:del w:id="7550" w:author="Claude" w:date="2026-10-14T09:00:00Z"/>
        </w:trPr>
        <w:tc>
          <w:tcPr>
            <w:tcW w:w="850" w:type="dxa"/>
            <w:vAlign w:val="center"/>
          </w:tcPr>
          <w:p w14:paraId="56857575" w14:textId="77777777" w:rsidR="00B0112F" w:rsidRDefault="00000000" w:rsidP="00040F1A">
            <w:pPr>
              <w:spacing w:after="120" w:line="276" w:lineRule="auto"/>
              <w:jc w:val="center"/>
              <w:rPr>
                <w:del w:id="7552" w:author="Claude" w:date="2026-10-14T09:00:00Z"/>
              </w:rPr>
            </w:pPr>
            <w:del w:id="7551" w:author="Claude" w:date="2026-10-14T09:00:00Z">
              <w:r>
                <w:rPr>
                  <w:rFonts w:ascii="Times New Roman" w:hAnsi="Times New Roman"/>
                  <w:sz w:val="22"/>
                  <w:szCs w:val="22"/>
                </w:rPr>
                <w:delText xml:space="preserve">4.2</w:delText>
              </w:r>
            </w:del>
          </w:p>
        </w:tc>
        <w:tc>
          <w:tcPr>
            <w:tcW w:w="5222" w:type="dxa"/>
            <w:vAlign w:val="center"/>
          </w:tcPr>
          <w:p w14:paraId="58F7FAF2" w14:textId="77777777" w:rsidR="00B0112F" w:rsidRDefault="00000000" w:rsidP="00040F1A">
            <w:pPr>
              <w:spacing w:after="120" w:line="276" w:lineRule="auto"/>
              <w:rPr>
                <w:del w:id="7554" w:author="Claude" w:date="2026-10-14T09:00:00Z"/>
              </w:rPr>
            </w:pPr>
            <w:del w:id="7553" w:author="Claude" w:date="2026-10-14T09:00:00Z">
              <w:r>
                <w:rPr>
                  <w:rFonts w:ascii="Times New Roman" w:hAnsi="Times New Roman"/>
                  <w:sz w:val="22"/>
                  <w:szCs w:val="22"/>
                </w:rPr>
                <w:delText xml:space="preserve">Văn phòng công trường, trang thiết bị và chi phí vận hành</w:delText>
              </w:r>
            </w:del>
          </w:p>
        </w:tc>
        <w:tc>
          <w:tcPr>
            <w:tcW w:w="1000" w:type="dxa"/>
            <w:vAlign w:val="center"/>
          </w:tcPr>
          <w:p w14:paraId="3C62EFE7" w14:textId="77777777" w:rsidR="00B0112F" w:rsidRDefault="00000000" w:rsidP="00040F1A">
            <w:pPr>
              <w:spacing w:after="120" w:line="276" w:lineRule="auto"/>
              <w:jc w:val="center"/>
              <w:rPr>
                <w:del w:id="7556" w:author="Claude" w:date="2026-10-14T09:00:00Z"/>
              </w:rPr>
            </w:pPr>
            <w:del w:id="7555" w:author="Claude" w:date="2026-10-14T09:00:00Z">
              <w:r>
                <w:rPr>
                  <w:rFonts w:ascii="Times New Roman" w:hAnsi="Times New Roman"/>
                  <w:b/>
                  <w:bCs/>
                  <w:sz w:val="22"/>
                  <w:szCs w:val="22"/>
                </w:rPr>
                <w:delText xml:space="preserve">P</w:delText>
              </w:r>
            </w:del>
          </w:p>
        </w:tc>
        <w:tc>
          <w:tcPr>
            <w:tcW w:w="1000" w:type="dxa"/>
            <w:vAlign w:val="center"/>
          </w:tcPr>
          <w:p w14:paraId="3A9A5087" w14:textId="77777777" w:rsidR="00B0112F" w:rsidRDefault="00B0112F" w:rsidP="00040F1A">
            <w:pPr>
              <w:spacing w:after="120" w:line="276" w:lineRule="auto"/>
              <w:jc w:val="center"/>
              <w:rPr>
                <w:del w:id="7557" w:author="Claude" w:date="2026-10-14T09:00:00Z"/>
              </w:rPr>
            </w:pPr>
          </w:p>
        </w:tc>
        <w:tc>
          <w:tcPr>
            <w:tcW w:w="1000" w:type="dxa"/>
            <w:vAlign w:val="center"/>
          </w:tcPr>
          <w:p w14:paraId="4D101C31" w14:textId="77777777" w:rsidR="00B0112F" w:rsidRDefault="00B0112F" w:rsidP="00040F1A">
            <w:pPr>
              <w:spacing w:after="120" w:line="276" w:lineRule="auto"/>
              <w:jc w:val="center"/>
              <w:rPr>
                <w:del w:id="7558" w:author="Claude" w:date="2026-10-14T09:00:00Z"/>
              </w:rPr>
            </w:pPr>
          </w:p>
        </w:tc>
      </w:tr>
      <w:tr w:rsidR="00B0112F" w14:paraId="4E2B6E3C" w14:textId="77777777">
        <w:trPr>
          <w:cantSplit/>
          <w:del w:id="7559" w:author="Claude" w:date="2026-10-14T09:00:00Z"/>
        </w:trPr>
        <w:tc>
          <w:tcPr>
            <w:tcW w:w="850" w:type="dxa"/>
            <w:vAlign w:val="center"/>
          </w:tcPr>
          <w:p w14:paraId="39726101" w14:textId="77777777" w:rsidR="00B0112F" w:rsidRDefault="00000000" w:rsidP="00040F1A">
            <w:pPr>
              <w:spacing w:after="120" w:line="276" w:lineRule="auto"/>
              <w:jc w:val="center"/>
              <w:rPr>
                <w:del w:id="7561" w:author="Claude" w:date="2026-10-14T09:00:00Z"/>
              </w:rPr>
            </w:pPr>
            <w:del w:id="7560" w:author="Claude" w:date="2026-10-14T09:00:00Z">
              <w:r>
                <w:rPr>
                  <w:rFonts w:ascii="Times New Roman" w:hAnsi="Times New Roman"/>
                  <w:sz w:val="22"/>
                  <w:szCs w:val="22"/>
                </w:rPr>
                <w:delText xml:space="preserve">4.3</w:delText>
              </w:r>
            </w:del>
          </w:p>
        </w:tc>
        <w:tc>
          <w:tcPr>
            <w:tcW w:w="5222" w:type="dxa"/>
            <w:vAlign w:val="center"/>
          </w:tcPr>
          <w:p w14:paraId="74002C91" w14:textId="77777777" w:rsidR="00B0112F" w:rsidRDefault="00000000" w:rsidP="00040F1A">
            <w:pPr>
              <w:spacing w:after="120" w:line="276" w:lineRule="auto"/>
              <w:rPr>
                <w:del w:id="7563" w:author="Claude" w:date="2026-10-14T09:00:00Z"/>
              </w:rPr>
            </w:pPr>
            <w:del w:id="7562" w:author="Claude" w:date="2026-10-14T09:00:00Z">
              <w:r>
                <w:rPr>
                  <w:rFonts w:ascii="Times New Roman" w:hAnsi="Times New Roman"/>
                  <w:sz w:val="22"/>
                  <w:szCs w:val="22"/>
                </w:rPr>
                <w:delText xml:space="preserve">Nhà ở, ăn uống, đi lại cho công nhân (kể cả nhà ở ngoài hiện trường), chi phí vận hành (Lán trại CN ngoài phạm vi công trường)</w:delText>
              </w:r>
            </w:del>
          </w:p>
        </w:tc>
        <w:tc>
          <w:tcPr>
            <w:tcW w:w="1000" w:type="dxa"/>
            <w:vAlign w:val="center"/>
          </w:tcPr>
          <w:p w14:paraId="45BAA246" w14:textId="77777777" w:rsidR="00B0112F" w:rsidRDefault="00000000" w:rsidP="00040F1A">
            <w:pPr>
              <w:spacing w:after="120" w:line="276" w:lineRule="auto"/>
              <w:jc w:val="center"/>
              <w:rPr>
                <w:del w:id="7565" w:author="Claude" w:date="2026-10-14T09:00:00Z"/>
              </w:rPr>
            </w:pPr>
            <w:del w:id="7564" w:author="Claude" w:date="2026-10-14T09:00:00Z">
              <w:r>
                <w:rPr>
                  <w:rFonts w:ascii="Times New Roman" w:hAnsi="Times New Roman"/>
                  <w:b/>
                  <w:bCs/>
                  <w:sz w:val="22"/>
                  <w:szCs w:val="22"/>
                </w:rPr>
                <w:delText xml:space="preserve">P</w:delText>
              </w:r>
            </w:del>
          </w:p>
        </w:tc>
        <w:tc>
          <w:tcPr>
            <w:tcW w:w="1000" w:type="dxa"/>
            <w:vAlign w:val="center"/>
          </w:tcPr>
          <w:p w14:paraId="23F02AFA" w14:textId="77777777" w:rsidR="00B0112F" w:rsidRDefault="00B0112F" w:rsidP="00040F1A">
            <w:pPr>
              <w:spacing w:after="120" w:line="276" w:lineRule="auto"/>
              <w:jc w:val="center"/>
              <w:rPr>
                <w:del w:id="7566" w:author="Claude" w:date="2026-10-14T09:00:00Z"/>
              </w:rPr>
            </w:pPr>
          </w:p>
        </w:tc>
        <w:tc>
          <w:tcPr>
            <w:tcW w:w="1000" w:type="dxa"/>
            <w:vAlign w:val="center"/>
          </w:tcPr>
          <w:p w14:paraId="4FAD809A" w14:textId="77777777" w:rsidR="00B0112F" w:rsidRDefault="00B0112F" w:rsidP="00040F1A">
            <w:pPr>
              <w:spacing w:after="120" w:line="276" w:lineRule="auto"/>
              <w:jc w:val="center"/>
              <w:rPr>
                <w:del w:id="7567" w:author="Claude" w:date="2026-10-14T09:00:00Z"/>
              </w:rPr>
            </w:pPr>
          </w:p>
        </w:tc>
      </w:tr>
      <w:tr w:rsidR="00B0112F" w14:paraId="3279E201" w14:textId="77777777">
        <w:trPr>
          <w:cantSplit/>
          <w:del w:id="7568" w:author="Claude" w:date="2026-10-14T09:00:00Z"/>
        </w:trPr>
        <w:tc>
          <w:tcPr>
            <w:tcW w:w="850" w:type="dxa"/>
            <w:vAlign w:val="center"/>
          </w:tcPr>
          <w:p w14:paraId="7330C8EA" w14:textId="77777777" w:rsidR="00B0112F" w:rsidRDefault="00000000" w:rsidP="00040F1A">
            <w:pPr>
              <w:spacing w:after="120" w:line="276" w:lineRule="auto"/>
              <w:jc w:val="center"/>
              <w:rPr>
                <w:del w:id="7570" w:author="Claude" w:date="2026-10-14T09:00:00Z"/>
              </w:rPr>
            </w:pPr>
            <w:del w:id="7569" w:author="Claude" w:date="2026-10-14T09:00:00Z">
              <w:r>
                <w:rPr>
                  <w:rFonts w:ascii="Times New Roman" w:hAnsi="Times New Roman"/>
                  <w:sz w:val="22"/>
                  <w:szCs w:val="22"/>
                </w:rPr>
                <w:delText xml:space="preserve">4.4</w:delText>
              </w:r>
            </w:del>
          </w:p>
        </w:tc>
        <w:tc>
          <w:tcPr>
            <w:tcW w:w="5222" w:type="dxa"/>
            <w:vAlign w:val="center"/>
          </w:tcPr>
          <w:p w14:paraId="3198A009" w14:textId="77777777" w:rsidR="00B0112F" w:rsidRDefault="00000000" w:rsidP="00040F1A">
            <w:pPr>
              <w:spacing w:after="120" w:line="276" w:lineRule="auto"/>
              <w:rPr>
                <w:del w:id="7572" w:author="Claude" w:date="2026-10-14T09:00:00Z"/>
              </w:rPr>
            </w:pPr>
            <w:del w:id="7571" w:author="Claude" w:date="2026-10-14T09:00:00Z">
              <w:r>
                <w:rPr>
                  <w:rFonts w:ascii="Times New Roman" w:hAnsi="Times New Roman"/>
                  <w:sz w:val="22"/>
                  <w:szCs w:val="22"/>
                </w:rPr>
                <w:delText xml:space="preserve">Nhà nghỉ cho công nhân, bãi gửi xe…vv</w:delText>
              </w:r>
            </w:del>
          </w:p>
        </w:tc>
        <w:tc>
          <w:tcPr>
            <w:tcW w:w="1000" w:type="dxa"/>
            <w:vAlign w:val="center"/>
          </w:tcPr>
          <w:p w14:paraId="474049D1" w14:textId="77777777" w:rsidR="00B0112F" w:rsidRDefault="00000000" w:rsidP="00040F1A">
            <w:pPr>
              <w:spacing w:after="120" w:line="276" w:lineRule="auto"/>
              <w:jc w:val="center"/>
              <w:rPr>
                <w:del w:id="7574" w:author="Claude" w:date="2026-10-14T09:00:00Z"/>
              </w:rPr>
            </w:pPr>
            <w:del w:id="7573" w:author="Claude" w:date="2026-10-14T09:00:00Z">
              <w:r>
                <w:rPr>
                  <w:rFonts w:ascii="Times New Roman" w:hAnsi="Times New Roman"/>
                  <w:b/>
                  <w:bCs/>
                  <w:sz w:val="22"/>
                  <w:szCs w:val="22"/>
                </w:rPr>
                <w:delText xml:space="preserve">P</w:delText>
              </w:r>
            </w:del>
          </w:p>
        </w:tc>
        <w:tc>
          <w:tcPr>
            <w:tcW w:w="1000" w:type="dxa"/>
            <w:vAlign w:val="center"/>
          </w:tcPr>
          <w:p w14:paraId="085CBAE2" w14:textId="77777777" w:rsidR="00B0112F" w:rsidRDefault="00B0112F" w:rsidP="00040F1A">
            <w:pPr>
              <w:spacing w:after="120" w:line="276" w:lineRule="auto"/>
              <w:jc w:val="center"/>
              <w:rPr>
                <w:del w:id="7575" w:author="Claude" w:date="2026-10-14T09:00:00Z"/>
              </w:rPr>
            </w:pPr>
          </w:p>
        </w:tc>
        <w:tc>
          <w:tcPr>
            <w:tcW w:w="1000" w:type="dxa"/>
            <w:vAlign w:val="center"/>
          </w:tcPr>
          <w:p w14:paraId="687A2F6A" w14:textId="77777777" w:rsidR="00B0112F" w:rsidRDefault="00B0112F" w:rsidP="00040F1A">
            <w:pPr>
              <w:spacing w:after="120" w:line="276" w:lineRule="auto"/>
              <w:jc w:val="center"/>
              <w:rPr>
                <w:del w:id="7576" w:author="Claude" w:date="2026-10-14T09:00:00Z"/>
              </w:rPr>
            </w:pPr>
          </w:p>
        </w:tc>
      </w:tr>
      <w:tr w:rsidR="00B0112F" w14:paraId="6E9C7E65" w14:textId="77777777">
        <w:trPr>
          <w:cantSplit/>
          <w:del w:id="7577" w:author="Claude" w:date="2026-10-14T09:00:00Z"/>
        </w:trPr>
        <w:tc>
          <w:tcPr>
            <w:tcW w:w="850" w:type="dxa"/>
            <w:vAlign w:val="center"/>
          </w:tcPr>
          <w:p w14:paraId="08E01ACE" w14:textId="77777777" w:rsidR="00B0112F" w:rsidRDefault="00000000" w:rsidP="00040F1A">
            <w:pPr>
              <w:spacing w:after="120" w:line="276" w:lineRule="auto"/>
              <w:jc w:val="center"/>
              <w:rPr>
                <w:del w:id="7579" w:author="Claude" w:date="2026-10-14T09:00:00Z"/>
              </w:rPr>
            </w:pPr>
            <w:del w:id="7578" w:author="Claude" w:date="2026-10-14T09:00:00Z">
              <w:r>
                <w:rPr>
                  <w:rFonts w:ascii="Times New Roman" w:hAnsi="Times New Roman"/>
                  <w:sz w:val="22"/>
                  <w:szCs w:val="22"/>
                </w:rPr>
                <w:delText xml:space="preserve">4.5</w:delText>
              </w:r>
            </w:del>
          </w:p>
        </w:tc>
        <w:tc>
          <w:tcPr>
            <w:tcW w:w="5222" w:type="dxa"/>
            <w:vAlign w:val="center"/>
          </w:tcPr>
          <w:p w14:paraId="18710D88" w14:textId="77777777" w:rsidR="00B0112F" w:rsidRDefault="00000000" w:rsidP="00040F1A">
            <w:pPr>
              <w:spacing w:after="120" w:line="276" w:lineRule="auto"/>
              <w:rPr>
                <w:del w:id="7581" w:author="Claude" w:date="2026-10-14T09:00:00Z"/>
              </w:rPr>
            </w:pPr>
            <w:del w:id="7580" w:author="Claude" w:date="2026-10-14T09:00:00Z">
              <w:r>
                <w:rPr>
                  <w:rFonts w:ascii="Times New Roman" w:hAnsi="Times New Roman"/>
                  <w:sz w:val="22"/>
                  <w:szCs w:val="22"/>
                </w:rPr>
                <w:delText xml:space="preserve">Nguồn điện: cung cấp 250A đến ngày 27/10/2026, sau đó nâng lên 500A (dự kiến) tại điểm đấu nối</w:delText>
              </w:r>
            </w:del>
          </w:p>
        </w:tc>
        <w:tc>
          <w:tcPr>
            <w:tcW w:w="1000" w:type="dxa"/>
            <w:vAlign w:val="center"/>
          </w:tcPr>
          <w:p w14:paraId="4420D2D4" w14:textId="77777777" w:rsidR="00B0112F" w:rsidRDefault="00B0112F" w:rsidP="00040F1A">
            <w:pPr>
              <w:spacing w:after="120" w:line="276" w:lineRule="auto"/>
              <w:jc w:val="center"/>
              <w:rPr>
                <w:del w:id="7582" w:author="Claude" w:date="2026-10-14T09:00:00Z"/>
              </w:rPr>
            </w:pPr>
          </w:p>
        </w:tc>
        <w:tc>
          <w:tcPr>
            <w:tcW w:w="1000" w:type="dxa"/>
            <w:vAlign w:val="center"/>
          </w:tcPr>
          <w:p w14:paraId="3A44E03D" w14:textId="77777777" w:rsidR="00B0112F" w:rsidRDefault="00000000" w:rsidP="00040F1A">
            <w:pPr>
              <w:spacing w:after="120" w:line="276" w:lineRule="auto"/>
              <w:jc w:val="center"/>
              <w:rPr>
                <w:del w:id="7584" w:author="Claude" w:date="2026-10-14T09:00:00Z"/>
              </w:rPr>
            </w:pPr>
            <w:del w:id="7583" w:author="Claude" w:date="2026-10-14T09:00:00Z">
              <w:r>
                <w:rPr>
                  <w:rFonts w:ascii="Times New Roman" w:hAnsi="Times New Roman"/>
                  <w:b/>
                  <w:bCs/>
                  <w:sz w:val="22"/>
                  <w:szCs w:val="22"/>
                </w:rPr>
                <w:delText xml:space="preserve">P</w:delText>
              </w:r>
            </w:del>
          </w:p>
        </w:tc>
        <w:tc>
          <w:tcPr>
            <w:tcW w:w="1000" w:type="dxa"/>
            <w:vAlign w:val="center"/>
          </w:tcPr>
          <w:p w14:paraId="7F5B5A19" w14:textId="77777777" w:rsidR="00B0112F" w:rsidRDefault="00B0112F" w:rsidP="00040F1A">
            <w:pPr>
              <w:spacing w:after="120" w:line="276" w:lineRule="auto"/>
              <w:jc w:val="center"/>
              <w:rPr>
                <w:del w:id="7585" w:author="Claude" w:date="2026-10-14T09:00:00Z"/>
              </w:rPr>
            </w:pPr>
          </w:p>
        </w:tc>
      </w:tr>
      <w:tr w:rsidR="00B0112F" w14:paraId="5A2198E2" w14:textId="77777777">
        <w:trPr>
          <w:cantSplit/>
          <w:del w:id="7586" w:author="Claude" w:date="2026-10-14T09:00:00Z"/>
        </w:trPr>
        <w:tc>
          <w:tcPr>
            <w:tcW w:w="850" w:type="dxa"/>
            <w:vAlign w:val="center"/>
          </w:tcPr>
          <w:p w14:paraId="04A9D8B7" w14:textId="77777777" w:rsidR="00B0112F" w:rsidRDefault="00000000" w:rsidP="00040F1A">
            <w:pPr>
              <w:spacing w:after="120" w:line="276" w:lineRule="auto"/>
              <w:jc w:val="center"/>
              <w:rPr>
                <w:del w:id="7588" w:author="Claude" w:date="2026-10-14T09:00:00Z"/>
              </w:rPr>
            </w:pPr>
            <w:del w:id="7587" w:author="Claude" w:date="2026-10-14T09:00:00Z">
              <w:r>
                <w:rPr>
                  <w:rFonts w:ascii="Times New Roman" w:hAnsi="Times New Roman"/>
                  <w:sz w:val="22"/>
                  <w:szCs w:val="22"/>
                </w:rPr>
                <w:delText xml:space="preserve">4.6</w:delText>
              </w:r>
            </w:del>
          </w:p>
        </w:tc>
        <w:tc>
          <w:tcPr>
            <w:tcW w:w="5222" w:type="dxa"/>
            <w:vAlign w:val="center"/>
          </w:tcPr>
          <w:p w14:paraId="02EB86E0" w14:textId="77777777" w:rsidR="00B0112F" w:rsidRDefault="00000000" w:rsidP="00040F1A">
            <w:pPr>
              <w:spacing w:after="120" w:line="276" w:lineRule="auto"/>
              <w:rPr>
                <w:del w:id="7590" w:author="Claude" w:date="2026-10-14T09:00:00Z"/>
              </w:rPr>
            </w:pPr>
            <w:del w:id="7589" w:author="Claude" w:date="2026-10-14T09:00:00Z">
              <w:r>
                <w:rPr>
                  <w:rFonts w:ascii="Times New Roman" w:hAnsi="Times New Roman"/>
                  <w:sz w:val="22"/>
                  <w:szCs w:val="22"/>
                </w:rPr>
                <w:delText xml:space="preserve">Nguồn nước: Điểm đấu nối  nước tạm từ bên ngoài đến phạm vi hàng rào Dự án.</w:delText>
              </w:r>
            </w:del>
          </w:p>
        </w:tc>
        <w:tc>
          <w:tcPr>
            <w:tcW w:w="1000" w:type="dxa"/>
            <w:vAlign w:val="center"/>
          </w:tcPr>
          <w:p w14:paraId="20A2012A" w14:textId="77777777" w:rsidR="00B0112F" w:rsidRDefault="00B0112F" w:rsidP="00040F1A">
            <w:pPr>
              <w:spacing w:after="120" w:line="276" w:lineRule="auto"/>
              <w:jc w:val="center"/>
              <w:rPr>
                <w:del w:id="7591" w:author="Claude" w:date="2026-10-14T09:00:00Z"/>
              </w:rPr>
            </w:pPr>
          </w:p>
        </w:tc>
        <w:tc>
          <w:tcPr>
            <w:tcW w:w="1000" w:type="dxa"/>
            <w:vAlign w:val="center"/>
          </w:tcPr>
          <w:p w14:paraId="02136E2C" w14:textId="77777777" w:rsidR="00B0112F" w:rsidRDefault="00000000" w:rsidP="00040F1A">
            <w:pPr>
              <w:spacing w:after="120" w:line="276" w:lineRule="auto"/>
              <w:jc w:val="center"/>
              <w:rPr>
                <w:del w:id="7593" w:author="Claude" w:date="2026-10-14T09:00:00Z"/>
              </w:rPr>
            </w:pPr>
            <w:del w:id="7592" w:author="Claude" w:date="2026-10-14T09:00:00Z">
              <w:r>
                <w:rPr>
                  <w:rFonts w:ascii="Times New Roman" w:hAnsi="Times New Roman"/>
                  <w:b/>
                  <w:bCs/>
                  <w:sz w:val="22"/>
                  <w:szCs w:val="22"/>
                </w:rPr>
                <w:delText xml:space="preserve">P</w:delText>
              </w:r>
            </w:del>
          </w:p>
        </w:tc>
        <w:tc>
          <w:tcPr>
            <w:tcW w:w="1000" w:type="dxa"/>
            <w:vAlign w:val="center"/>
          </w:tcPr>
          <w:p w14:paraId="3E764428" w14:textId="77777777" w:rsidR="00B0112F" w:rsidRDefault="00B0112F" w:rsidP="00040F1A">
            <w:pPr>
              <w:spacing w:after="120" w:line="276" w:lineRule="auto"/>
              <w:jc w:val="center"/>
              <w:rPr>
                <w:del w:id="7594" w:author="Claude" w:date="2026-10-14T09:00:00Z"/>
              </w:rPr>
            </w:pPr>
          </w:p>
        </w:tc>
      </w:tr>
      <w:tr w:rsidR="00B0112F" w14:paraId="79AD8397" w14:textId="77777777">
        <w:trPr>
          <w:cantSplit/>
          <w:del w:id="7595" w:author="Claude" w:date="2026-10-14T09:00:00Z"/>
        </w:trPr>
        <w:tc>
          <w:tcPr>
            <w:tcW w:w="850" w:type="dxa"/>
            <w:vAlign w:val="center"/>
          </w:tcPr>
          <w:p w14:paraId="55F30B97" w14:textId="77777777" w:rsidR="00B0112F" w:rsidRDefault="00000000" w:rsidP="00040F1A">
            <w:pPr>
              <w:spacing w:after="120" w:line="276" w:lineRule="auto"/>
              <w:jc w:val="center"/>
              <w:rPr>
                <w:del w:id="7597" w:author="Claude" w:date="2026-10-14T09:00:00Z"/>
              </w:rPr>
            </w:pPr>
            <w:del w:id="7596" w:author="Claude" w:date="2026-10-14T09:00:00Z">
              <w:r>
                <w:rPr>
                  <w:rFonts w:ascii="Times New Roman" w:hAnsi="Times New Roman"/>
                  <w:sz w:val="22"/>
                  <w:szCs w:val="22"/>
                </w:rPr>
                <w:delText xml:space="preserve">4.7</w:delText>
              </w:r>
            </w:del>
          </w:p>
        </w:tc>
        <w:tc>
          <w:tcPr>
            <w:tcW w:w="5222" w:type="dxa"/>
            <w:vAlign w:val="center"/>
          </w:tcPr>
          <w:p w14:paraId="68107280" w14:textId="77777777" w:rsidR="00B0112F" w:rsidRDefault="00000000" w:rsidP="00040F1A">
            <w:pPr>
              <w:spacing w:after="120" w:line="276" w:lineRule="auto"/>
              <w:rPr>
                <w:del w:id="7599" w:author="Claude" w:date="2026-10-14T09:00:00Z"/>
              </w:rPr>
            </w:pPr>
            <w:del w:id="7598" w:author="Claude" w:date="2026-10-14T09:00:00Z">
              <w:r>
                <w:rPr>
                  <w:rFonts w:ascii="Times New Roman" w:hAnsi="Times New Roman"/>
                  <w:sz w:val="22"/>
                  <w:szCs w:val="22"/>
                </w:rPr>
                <w:delText xml:space="preserve">Hệ thống điện tạm, điện chiếu sáng, thi công (vật liệu, nhân công, dụng cụ) trong khu vực thi công của Bên B, và chiếu sáng đèn pha tại hàng rào (chiếu sáng ngoài)</w:delText>
              </w:r>
            </w:del>
          </w:p>
        </w:tc>
        <w:tc>
          <w:tcPr>
            <w:tcW w:w="1000" w:type="dxa"/>
            <w:vAlign w:val="center"/>
          </w:tcPr>
          <w:p w14:paraId="5A057FC0" w14:textId="77777777" w:rsidR="00B0112F" w:rsidRDefault="00000000" w:rsidP="00040F1A">
            <w:pPr>
              <w:spacing w:after="120" w:line="276" w:lineRule="auto"/>
              <w:jc w:val="center"/>
              <w:rPr>
                <w:del w:id="7601" w:author="Claude" w:date="2026-10-14T09:00:00Z"/>
              </w:rPr>
            </w:pPr>
            <w:del w:id="7600" w:author="Claude" w:date="2026-10-14T09:00:00Z">
              <w:r>
                <w:rPr>
                  <w:rFonts w:ascii="Times New Roman" w:hAnsi="Times New Roman"/>
                  <w:b/>
                  <w:bCs/>
                  <w:sz w:val="22"/>
                  <w:szCs w:val="22"/>
                </w:rPr>
                <w:delText xml:space="preserve">P</w:delText>
              </w:r>
            </w:del>
          </w:p>
        </w:tc>
        <w:tc>
          <w:tcPr>
            <w:tcW w:w="1000" w:type="dxa"/>
            <w:vAlign w:val="center"/>
          </w:tcPr>
          <w:p w14:paraId="2002CE21" w14:textId="77777777" w:rsidR="00B0112F" w:rsidRDefault="00B0112F" w:rsidP="00040F1A">
            <w:pPr>
              <w:spacing w:after="120" w:line="276" w:lineRule="auto"/>
              <w:jc w:val="center"/>
              <w:rPr>
                <w:del w:id="7602" w:author="Claude" w:date="2026-10-14T09:00:00Z"/>
              </w:rPr>
            </w:pPr>
          </w:p>
        </w:tc>
        <w:tc>
          <w:tcPr>
            <w:tcW w:w="1000" w:type="dxa"/>
            <w:vAlign w:val="center"/>
          </w:tcPr>
          <w:p w14:paraId="26AA989D" w14:textId="77777777" w:rsidR="00B0112F" w:rsidRDefault="00B0112F" w:rsidP="00040F1A">
            <w:pPr>
              <w:spacing w:after="120" w:line="276" w:lineRule="auto"/>
              <w:jc w:val="center"/>
              <w:rPr>
                <w:del w:id="7603" w:author="Claude" w:date="2026-10-14T09:00:00Z"/>
              </w:rPr>
            </w:pPr>
          </w:p>
        </w:tc>
      </w:tr>
      <w:tr w:rsidR="00B0112F" w14:paraId="089978FF" w14:textId="77777777">
        <w:trPr>
          <w:cantSplit/>
          <w:del w:id="7604" w:author="Claude" w:date="2026-10-14T09:00:00Z"/>
        </w:trPr>
        <w:tc>
          <w:tcPr>
            <w:tcW w:w="850" w:type="dxa"/>
            <w:vAlign w:val="center"/>
          </w:tcPr>
          <w:p w14:paraId="109E3FC7" w14:textId="77777777" w:rsidR="00B0112F" w:rsidRDefault="00000000" w:rsidP="00040F1A">
            <w:pPr>
              <w:spacing w:after="120" w:line="276" w:lineRule="auto"/>
              <w:jc w:val="center"/>
              <w:rPr>
                <w:del w:id="7606" w:author="Claude" w:date="2026-10-14T09:00:00Z"/>
              </w:rPr>
            </w:pPr>
            <w:del w:id="7605" w:author="Claude" w:date="2026-10-14T09:00:00Z">
              <w:r>
                <w:rPr>
                  <w:rFonts w:ascii="Times New Roman" w:hAnsi="Times New Roman"/>
                  <w:sz w:val="22"/>
                  <w:szCs w:val="22"/>
                </w:rPr>
                <w:delText xml:space="preserve">4.8</w:delText>
              </w:r>
            </w:del>
          </w:p>
        </w:tc>
        <w:tc>
          <w:tcPr>
            <w:tcW w:w="5222" w:type="dxa"/>
            <w:vAlign w:val="center"/>
          </w:tcPr>
          <w:p w14:paraId="22017BF4" w14:textId="77777777" w:rsidR="00B0112F" w:rsidRDefault="00000000" w:rsidP="00040F1A">
            <w:pPr>
              <w:spacing w:after="120" w:line="276" w:lineRule="auto"/>
              <w:rPr>
                <w:del w:id="7608" w:author="Claude" w:date="2026-10-14T09:00:00Z"/>
              </w:rPr>
            </w:pPr>
            <w:del w:id="7607" w:author="Claude" w:date="2026-10-14T09:00:00Z">
              <w:r>
                <w:rPr>
                  <w:rFonts w:ascii="Times New Roman" w:hAnsi="Times New Roman"/>
                  <w:sz w:val="22"/>
                  <w:szCs w:val="22"/>
                </w:rPr>
                <w:delText xml:space="preserve">Máy phát điện và chi phí vận hành (bao gồm nguồn dự phòng cho hệ thống hạ mực nước ngầm)</w:delText>
              </w:r>
            </w:del>
          </w:p>
        </w:tc>
        <w:tc>
          <w:tcPr>
            <w:tcW w:w="1000" w:type="dxa"/>
            <w:vAlign w:val="center"/>
          </w:tcPr>
          <w:p w14:paraId="2DFCFE22" w14:textId="77777777" w:rsidR="00B0112F" w:rsidRDefault="00000000" w:rsidP="00040F1A">
            <w:pPr>
              <w:spacing w:after="120" w:line="276" w:lineRule="auto"/>
              <w:jc w:val="center"/>
              <w:rPr>
                <w:del w:id="7610" w:author="Claude" w:date="2026-10-14T09:00:00Z"/>
              </w:rPr>
            </w:pPr>
            <w:del w:id="7609" w:author="Claude" w:date="2026-10-14T09:00:00Z">
              <w:r>
                <w:rPr>
                  <w:rFonts w:ascii="Times New Roman" w:hAnsi="Times New Roman"/>
                  <w:b/>
                  <w:bCs/>
                  <w:sz w:val="22"/>
                  <w:szCs w:val="22"/>
                </w:rPr>
                <w:delText xml:space="preserve">P</w:delText>
              </w:r>
            </w:del>
          </w:p>
        </w:tc>
        <w:tc>
          <w:tcPr>
            <w:tcW w:w="1000" w:type="dxa"/>
            <w:vAlign w:val="center"/>
          </w:tcPr>
          <w:p w14:paraId="5DAE248F" w14:textId="77777777" w:rsidR="00B0112F" w:rsidRDefault="00B0112F" w:rsidP="00040F1A">
            <w:pPr>
              <w:spacing w:after="120" w:line="276" w:lineRule="auto"/>
              <w:jc w:val="center"/>
              <w:rPr>
                <w:del w:id="7611" w:author="Claude" w:date="2026-10-14T09:00:00Z"/>
              </w:rPr>
            </w:pPr>
          </w:p>
        </w:tc>
        <w:tc>
          <w:tcPr>
            <w:tcW w:w="1000" w:type="dxa"/>
            <w:vAlign w:val="center"/>
          </w:tcPr>
          <w:p w14:paraId="7CBD635A" w14:textId="77777777" w:rsidR="00B0112F" w:rsidRDefault="00B0112F" w:rsidP="00040F1A">
            <w:pPr>
              <w:spacing w:after="120" w:line="276" w:lineRule="auto"/>
              <w:jc w:val="center"/>
              <w:rPr>
                <w:del w:id="7612" w:author="Claude" w:date="2026-10-14T09:00:00Z"/>
              </w:rPr>
            </w:pPr>
          </w:p>
        </w:tc>
      </w:tr>
      <w:tr w:rsidR="00B0112F" w14:paraId="67D28F0D" w14:textId="77777777">
        <w:trPr>
          <w:cantSplit/>
          <w:del w:id="7613" w:author="Claude" w:date="2026-10-14T09:00:00Z"/>
        </w:trPr>
        <w:tc>
          <w:tcPr>
            <w:tcW w:w="850" w:type="dxa"/>
            <w:vAlign w:val="center"/>
          </w:tcPr>
          <w:p w14:paraId="02C38783" w14:textId="77777777" w:rsidR="00B0112F" w:rsidRDefault="00000000" w:rsidP="00040F1A">
            <w:pPr>
              <w:spacing w:after="120" w:line="276" w:lineRule="auto"/>
              <w:jc w:val="center"/>
              <w:rPr>
                <w:del w:id="7615" w:author="Claude" w:date="2026-10-14T09:00:00Z"/>
              </w:rPr>
            </w:pPr>
            <w:del w:id="7614" w:author="Claude" w:date="2026-10-14T09:00:00Z">
              <w:r>
                <w:rPr>
                  <w:rFonts w:ascii="Times New Roman" w:hAnsi="Times New Roman"/>
                  <w:sz w:val="22"/>
                  <w:szCs w:val="22"/>
                </w:rPr>
                <w:delText xml:space="preserve">4.9</w:delText>
              </w:r>
            </w:del>
          </w:p>
        </w:tc>
        <w:tc>
          <w:tcPr>
            <w:tcW w:w="5222" w:type="dxa"/>
            <w:vAlign w:val="center"/>
          </w:tcPr>
          <w:p w14:paraId="22325AE6" w14:textId="77777777" w:rsidR="00B0112F" w:rsidRDefault="00000000" w:rsidP="00040F1A">
            <w:pPr>
              <w:spacing w:after="120" w:line="276" w:lineRule="auto"/>
              <w:rPr>
                <w:del w:id="7617" w:author="Claude" w:date="2026-10-14T09:00:00Z"/>
              </w:rPr>
            </w:pPr>
            <w:del w:id="7616" w:author="Claude" w:date="2026-10-14T09:00:00Z">
              <w:r>
                <w:rPr>
                  <w:rFonts w:ascii="Times New Roman" w:hAnsi="Times New Roman"/>
                  <w:sz w:val="22"/>
                  <w:szCs w:val="22"/>
                </w:rPr>
                <w:delText xml:space="preserve">Hệ thống nước tạm phục vụ thi công (vật liệu, nhân công, dụng cụ) trong phạm vi thi công của Bên B</w:delText>
              </w:r>
            </w:del>
          </w:p>
        </w:tc>
        <w:tc>
          <w:tcPr>
            <w:tcW w:w="1000" w:type="dxa"/>
            <w:vAlign w:val="center"/>
          </w:tcPr>
          <w:p w14:paraId="00D5E6C7" w14:textId="77777777" w:rsidR="00B0112F" w:rsidRDefault="00000000" w:rsidP="00040F1A">
            <w:pPr>
              <w:spacing w:after="120" w:line="276" w:lineRule="auto"/>
              <w:jc w:val="center"/>
              <w:rPr>
                <w:del w:id="7619" w:author="Claude" w:date="2026-10-14T09:00:00Z"/>
              </w:rPr>
            </w:pPr>
            <w:del w:id="7618" w:author="Claude" w:date="2026-10-14T09:00:00Z">
              <w:r>
                <w:rPr>
                  <w:rFonts w:ascii="Times New Roman" w:hAnsi="Times New Roman"/>
                  <w:b/>
                  <w:bCs/>
                  <w:sz w:val="22"/>
                  <w:szCs w:val="22"/>
                </w:rPr>
                <w:delText xml:space="preserve">P</w:delText>
              </w:r>
            </w:del>
          </w:p>
        </w:tc>
        <w:tc>
          <w:tcPr>
            <w:tcW w:w="1000" w:type="dxa"/>
            <w:vAlign w:val="center"/>
          </w:tcPr>
          <w:p w14:paraId="290313C5" w14:textId="77777777" w:rsidR="00B0112F" w:rsidRDefault="00B0112F" w:rsidP="00040F1A">
            <w:pPr>
              <w:spacing w:after="120" w:line="276" w:lineRule="auto"/>
              <w:jc w:val="center"/>
              <w:rPr>
                <w:del w:id="7620" w:author="Claude" w:date="2026-10-14T09:00:00Z"/>
              </w:rPr>
            </w:pPr>
          </w:p>
        </w:tc>
        <w:tc>
          <w:tcPr>
            <w:tcW w:w="1000" w:type="dxa"/>
            <w:vAlign w:val="center"/>
          </w:tcPr>
          <w:p w14:paraId="761A3E3D" w14:textId="77777777" w:rsidR="00B0112F" w:rsidRDefault="00B0112F" w:rsidP="00040F1A">
            <w:pPr>
              <w:spacing w:after="120" w:line="276" w:lineRule="auto"/>
              <w:jc w:val="center"/>
              <w:rPr>
                <w:del w:id="7621" w:author="Claude" w:date="2026-10-14T09:00:00Z"/>
              </w:rPr>
            </w:pPr>
          </w:p>
        </w:tc>
      </w:tr>
      <w:tr w:rsidR="00B0112F" w14:paraId="45B5C721" w14:textId="77777777">
        <w:trPr>
          <w:cantSplit/>
          <w:del w:id="7622" w:author="Claude" w:date="2026-10-14T09:00:00Z"/>
        </w:trPr>
        <w:tc>
          <w:tcPr>
            <w:tcW w:w="850" w:type="dxa"/>
            <w:vAlign w:val="center"/>
          </w:tcPr>
          <w:p w14:paraId="13C6C2B6" w14:textId="77777777" w:rsidR="00B0112F" w:rsidRDefault="00000000" w:rsidP="00040F1A">
            <w:pPr>
              <w:spacing w:after="120" w:line="276" w:lineRule="auto"/>
              <w:jc w:val="center"/>
              <w:rPr>
                <w:del w:id="7624" w:author="Claude" w:date="2026-10-14T09:00:00Z"/>
              </w:rPr>
            </w:pPr>
            <w:del w:id="7623" w:author="Claude" w:date="2026-10-14T09:00:00Z">
              <w:r>
                <w:rPr>
                  <w:rFonts w:ascii="Times New Roman" w:hAnsi="Times New Roman"/>
                  <w:sz w:val="22"/>
                  <w:szCs w:val="22"/>
                </w:rPr>
                <w:delText xml:space="preserve">4.10</w:delText>
              </w:r>
            </w:del>
          </w:p>
        </w:tc>
        <w:tc>
          <w:tcPr>
            <w:tcW w:w="5222" w:type="dxa"/>
            <w:vAlign w:val="center"/>
          </w:tcPr>
          <w:p w14:paraId="4B28838D" w14:textId="77777777" w:rsidR="00B0112F" w:rsidRDefault="00000000" w:rsidP="00040F1A">
            <w:pPr>
              <w:spacing w:after="120" w:line="276" w:lineRule="auto"/>
              <w:rPr>
                <w:del w:id="7626" w:author="Claude" w:date="2026-10-14T09:00:00Z"/>
              </w:rPr>
            </w:pPr>
            <w:del w:id="7625" w:author="Claude" w:date="2026-10-14T09:00:00Z">
              <w:r>
                <w:rPr>
                  <w:rFonts w:ascii="Times New Roman" w:hAnsi="Times New Roman"/>
                  <w:sz w:val="22"/>
                  <w:szCs w:val="22"/>
                </w:rPr>
                <w:delText xml:space="preserve">Biện pháp phụ trợ (thoát nước hố móng, che chắn, đường tạm cho xe trộn, xe bơm, xe tải...)</w:delText>
              </w:r>
            </w:del>
          </w:p>
        </w:tc>
        <w:tc>
          <w:tcPr>
            <w:tcW w:w="1000" w:type="dxa"/>
            <w:vAlign w:val="center"/>
          </w:tcPr>
          <w:p w14:paraId="6C4BA458" w14:textId="77777777" w:rsidR="00B0112F" w:rsidRDefault="00000000" w:rsidP="00040F1A">
            <w:pPr>
              <w:spacing w:after="120" w:line="276" w:lineRule="auto"/>
              <w:jc w:val="center"/>
              <w:rPr>
                <w:del w:id="7628" w:author="Claude" w:date="2026-10-14T09:00:00Z"/>
              </w:rPr>
            </w:pPr>
            <w:del w:id="7627" w:author="Claude" w:date="2026-10-14T09:00:00Z">
              <w:r>
                <w:rPr>
                  <w:rFonts w:ascii="Times New Roman" w:hAnsi="Times New Roman"/>
                  <w:b/>
                  <w:bCs/>
                  <w:sz w:val="22"/>
                  <w:szCs w:val="22"/>
                </w:rPr>
                <w:delText xml:space="preserve">P</w:delText>
              </w:r>
            </w:del>
          </w:p>
        </w:tc>
        <w:tc>
          <w:tcPr>
            <w:tcW w:w="1000" w:type="dxa"/>
            <w:vAlign w:val="center"/>
          </w:tcPr>
          <w:p w14:paraId="2CECA1EE" w14:textId="77777777" w:rsidR="00B0112F" w:rsidRDefault="00B0112F" w:rsidP="00040F1A">
            <w:pPr>
              <w:spacing w:after="120" w:line="276" w:lineRule="auto"/>
              <w:jc w:val="center"/>
              <w:rPr>
                <w:del w:id="7629" w:author="Claude" w:date="2026-10-14T09:00:00Z"/>
              </w:rPr>
            </w:pPr>
          </w:p>
        </w:tc>
        <w:tc>
          <w:tcPr>
            <w:tcW w:w="1000" w:type="dxa"/>
            <w:vAlign w:val="center"/>
          </w:tcPr>
          <w:p w14:paraId="0D0CF8E9" w14:textId="77777777" w:rsidR="00B0112F" w:rsidRDefault="00B0112F" w:rsidP="00040F1A">
            <w:pPr>
              <w:spacing w:after="120" w:line="276" w:lineRule="auto"/>
              <w:jc w:val="center"/>
              <w:rPr>
                <w:del w:id="7630" w:author="Claude" w:date="2026-10-14T09:00:00Z"/>
              </w:rPr>
            </w:pPr>
          </w:p>
        </w:tc>
      </w:tr>
      <w:tr w:rsidR="00B0112F" w14:paraId="0252CE3B" w14:textId="77777777">
        <w:trPr>
          <w:cantSplit/>
          <w:del w:id="7631" w:author="Claude" w:date="2026-10-14T09:00:00Z"/>
        </w:trPr>
        <w:tc>
          <w:tcPr>
            <w:tcW w:w="850" w:type="dxa"/>
            <w:vAlign w:val="center"/>
          </w:tcPr>
          <w:p w14:paraId="69A51793" w14:textId="77777777" w:rsidR="00B0112F" w:rsidRDefault="00000000" w:rsidP="00040F1A">
            <w:pPr>
              <w:spacing w:after="120" w:line="276" w:lineRule="auto"/>
              <w:jc w:val="center"/>
              <w:rPr>
                <w:del w:id="7633" w:author="Claude" w:date="2026-10-14T09:00:00Z"/>
              </w:rPr>
            </w:pPr>
            <w:del w:id="7632" w:author="Claude" w:date="2026-10-14T09:00:00Z">
              <w:r>
                <w:rPr>
                  <w:rFonts w:ascii="Times New Roman" w:hAnsi="Times New Roman"/>
                  <w:sz w:val="22"/>
                  <w:szCs w:val="22"/>
                </w:rPr>
                <w:delText xml:space="preserve">4.11</w:delText>
              </w:r>
            </w:del>
          </w:p>
        </w:tc>
        <w:tc>
          <w:tcPr>
            <w:tcW w:w="5222" w:type="dxa"/>
            <w:vAlign w:val="center"/>
          </w:tcPr>
          <w:p w14:paraId="7D865364" w14:textId="77777777" w:rsidR="00B0112F" w:rsidRDefault="00000000" w:rsidP="00040F1A">
            <w:pPr>
              <w:spacing w:after="120" w:line="276" w:lineRule="auto"/>
              <w:rPr>
                <w:del w:id="7635" w:author="Claude" w:date="2026-10-14T09:00:00Z"/>
              </w:rPr>
            </w:pPr>
            <w:del w:id="7634" w:author="Claude" w:date="2026-10-14T09:00:00Z">
              <w:r>
                <w:rPr>
                  <w:rFonts w:ascii="Times New Roman" w:hAnsi="Times New Roman"/>
                  <w:sz w:val="22"/>
                  <w:szCs w:val="22"/>
                </w:rPr>
                <w:delText xml:space="preserve">Cầu rửa xe và các thiết bị cần thiết để đảm bảo công tác này</w:delText>
              </w:r>
            </w:del>
          </w:p>
        </w:tc>
        <w:tc>
          <w:tcPr>
            <w:tcW w:w="1000" w:type="dxa"/>
            <w:vAlign w:val="center"/>
          </w:tcPr>
          <w:p w14:paraId="253A203C" w14:textId="77777777" w:rsidR="00B0112F" w:rsidRDefault="00000000" w:rsidP="00040F1A">
            <w:pPr>
              <w:spacing w:after="120" w:line="276" w:lineRule="auto"/>
              <w:jc w:val="center"/>
              <w:rPr>
                <w:del w:id="7637" w:author="Claude" w:date="2026-10-14T09:00:00Z"/>
              </w:rPr>
            </w:pPr>
            <w:del w:id="7636" w:author="Claude" w:date="2026-10-14T09:00:00Z">
              <w:r>
                <w:rPr>
                  <w:rFonts w:ascii="Times New Roman" w:hAnsi="Times New Roman"/>
                  <w:b/>
                  <w:bCs/>
                  <w:sz w:val="22"/>
                  <w:szCs w:val="22"/>
                </w:rPr>
                <w:delText xml:space="preserve">P</w:delText>
              </w:r>
            </w:del>
          </w:p>
        </w:tc>
        <w:tc>
          <w:tcPr>
            <w:tcW w:w="1000" w:type="dxa"/>
            <w:vAlign w:val="center"/>
          </w:tcPr>
          <w:p w14:paraId="41F36FD8" w14:textId="77777777" w:rsidR="00B0112F" w:rsidRDefault="00B0112F" w:rsidP="00040F1A">
            <w:pPr>
              <w:spacing w:after="120" w:line="276" w:lineRule="auto"/>
              <w:jc w:val="center"/>
              <w:rPr>
                <w:del w:id="7638" w:author="Claude" w:date="2026-10-14T09:00:00Z"/>
              </w:rPr>
            </w:pPr>
          </w:p>
        </w:tc>
        <w:tc>
          <w:tcPr>
            <w:tcW w:w="1000" w:type="dxa"/>
            <w:vAlign w:val="center"/>
          </w:tcPr>
          <w:p w14:paraId="33168756" w14:textId="77777777" w:rsidR="00B0112F" w:rsidRDefault="00B0112F" w:rsidP="00040F1A">
            <w:pPr>
              <w:spacing w:after="120" w:line="276" w:lineRule="auto"/>
              <w:jc w:val="center"/>
              <w:rPr>
                <w:del w:id="7639" w:author="Claude" w:date="2026-10-14T09:00:00Z"/>
              </w:rPr>
            </w:pPr>
          </w:p>
        </w:tc>
      </w:tr>
      <w:tr w:rsidR="00B0112F" w14:paraId="388C7437" w14:textId="77777777">
        <w:trPr>
          <w:cantSplit/>
          <w:del w:id="7640" w:author="Claude" w:date="2026-10-14T09:00:00Z"/>
        </w:trPr>
        <w:tc>
          <w:tcPr>
            <w:tcW w:w="850" w:type="dxa"/>
            <w:vAlign w:val="center"/>
          </w:tcPr>
          <w:p w14:paraId="3DBE54B2" w14:textId="77777777" w:rsidR="00B0112F" w:rsidRDefault="00000000" w:rsidP="00040F1A">
            <w:pPr>
              <w:spacing w:after="120" w:line="276" w:lineRule="auto"/>
              <w:jc w:val="center"/>
              <w:rPr>
                <w:del w:id="7642" w:author="Claude" w:date="2026-10-14T09:00:00Z"/>
              </w:rPr>
            </w:pPr>
            <w:del w:id="7641" w:author="Claude" w:date="2026-10-14T09:00:00Z">
              <w:r>
                <w:rPr>
                  <w:rFonts w:ascii="Times New Roman" w:hAnsi="Times New Roman"/>
                  <w:sz w:val="22"/>
                  <w:szCs w:val="22"/>
                </w:rPr>
                <w:delText xml:space="preserve">4.12</w:delText>
              </w:r>
            </w:del>
          </w:p>
        </w:tc>
        <w:tc>
          <w:tcPr>
            <w:tcW w:w="5222" w:type="dxa"/>
            <w:vAlign w:val="center"/>
          </w:tcPr>
          <w:p w14:paraId="49C41166" w14:textId="77777777" w:rsidR="00B0112F" w:rsidRDefault="00000000" w:rsidP="00040F1A">
            <w:pPr>
              <w:spacing w:after="120" w:line="276" w:lineRule="auto"/>
              <w:rPr>
                <w:del w:id="7644" w:author="Claude" w:date="2026-10-14T09:00:00Z"/>
              </w:rPr>
            </w:pPr>
            <w:del w:id="7643" w:author="Claude" w:date="2026-10-14T09:00:00Z">
              <w:r>
                <w:rPr>
                  <w:rFonts w:ascii="Times New Roman" w:hAnsi="Times New Roman"/>
                  <w:sz w:val="22"/>
                  <w:szCs w:val="22"/>
                </w:rPr>
                <w:delText xml:space="preserve">Hàng rào bao quanh Công trường: Bên A bàn giao cho Bên B sử dụng, bảo quản, di chuyển theo từng giai đoạn thi công; Bên B có trách nhiệm duy trì, sửa chữa, thay thế phần hư hỏng trong suốt thời gian thi công; tháo dỡ, bàn giao lại cho Bên A khi hoàn thành</w:delText>
              </w:r>
            </w:del>
          </w:p>
        </w:tc>
        <w:tc>
          <w:tcPr>
            <w:tcW w:w="1000" w:type="dxa"/>
            <w:vAlign w:val="center"/>
          </w:tcPr>
          <w:p w14:paraId="01DC53A5" w14:textId="77777777" w:rsidR="00B0112F" w:rsidRDefault="00000000" w:rsidP="00040F1A">
            <w:pPr>
              <w:spacing w:after="120" w:line="276" w:lineRule="auto"/>
              <w:jc w:val="center"/>
              <w:rPr>
                <w:del w:id="7646" w:author="Claude" w:date="2026-10-14T09:00:00Z"/>
              </w:rPr>
            </w:pPr>
            <w:del w:id="7645" w:author="Claude" w:date="2026-10-14T09:00:00Z">
              <w:r>
                <w:rPr>
                  <w:rFonts w:ascii="Times New Roman" w:hAnsi="Times New Roman"/>
                  <w:b/>
                  <w:bCs/>
                  <w:sz w:val="22"/>
                  <w:szCs w:val="22"/>
                </w:rPr>
                <w:delText xml:space="preserve">P</w:delText>
              </w:r>
            </w:del>
          </w:p>
        </w:tc>
        <w:tc>
          <w:tcPr>
            <w:tcW w:w="1000" w:type="dxa"/>
            <w:vAlign w:val="center"/>
          </w:tcPr>
          <w:p w14:paraId="7C818F65" w14:textId="77777777" w:rsidR="00B0112F" w:rsidRDefault="00000000" w:rsidP="00040F1A">
            <w:pPr>
              <w:spacing w:after="120" w:line="276" w:lineRule="auto"/>
              <w:jc w:val="center"/>
              <w:rPr>
                <w:del w:id="7648" w:author="Claude" w:date="2026-10-14T09:00:00Z"/>
              </w:rPr>
            </w:pPr>
            <w:del w:id="7647" w:author="Claude" w:date="2026-10-14T09:00:00Z">
              <w:r>
                <w:rPr>
                  <w:rFonts w:ascii="Times New Roman" w:hAnsi="Times New Roman"/>
                  <w:b/>
                  <w:bCs/>
                  <w:sz w:val="22"/>
                  <w:szCs w:val="22"/>
                </w:rPr>
                <w:delText xml:space="preserve">Bàn giao</w:delText>
              </w:r>
            </w:del>
          </w:p>
        </w:tc>
        <w:tc>
          <w:tcPr>
            <w:tcW w:w="1000" w:type="dxa"/>
            <w:vAlign w:val="center"/>
          </w:tcPr>
          <w:p w14:paraId="11670737" w14:textId="77777777" w:rsidR="00B0112F" w:rsidRDefault="00B0112F" w:rsidP="00040F1A">
            <w:pPr>
              <w:spacing w:after="120" w:line="276" w:lineRule="auto"/>
              <w:jc w:val="center"/>
              <w:rPr>
                <w:del w:id="7649" w:author="Claude" w:date="2026-10-14T09:00:00Z"/>
              </w:rPr>
            </w:pPr>
          </w:p>
        </w:tc>
      </w:tr>
      <w:tr w:rsidR="00B0112F" w14:paraId="5BD4FEE2" w14:textId="77777777">
        <w:trPr>
          <w:cantSplit/>
          <w:del w:id="7650" w:author="Claude" w:date="2026-10-14T09:00:00Z"/>
        </w:trPr>
        <w:tc>
          <w:tcPr>
            <w:tcW w:w="850" w:type="dxa"/>
            <w:vAlign w:val="center"/>
          </w:tcPr>
          <w:p w14:paraId="7F533466" w14:textId="77777777" w:rsidR="00B0112F" w:rsidRDefault="00000000" w:rsidP="00040F1A">
            <w:pPr>
              <w:spacing w:after="120" w:line="276" w:lineRule="auto"/>
              <w:jc w:val="center"/>
              <w:rPr>
                <w:del w:id="7652" w:author="Claude" w:date="2026-10-14T09:00:00Z"/>
              </w:rPr>
            </w:pPr>
            <w:del w:id="7651" w:author="Claude" w:date="2026-10-14T09:00:00Z">
              <w:r>
                <w:rPr>
                  <w:rFonts w:ascii="Times New Roman" w:hAnsi="Times New Roman"/>
                  <w:sz w:val="22"/>
                  <w:szCs w:val="22"/>
                </w:rPr>
                <w:delText xml:space="preserve">4.13</w:delText>
              </w:r>
            </w:del>
          </w:p>
        </w:tc>
        <w:tc>
          <w:tcPr>
            <w:tcW w:w="5222" w:type="dxa"/>
            <w:vAlign w:val="center"/>
          </w:tcPr>
          <w:p w14:paraId="360E25C4" w14:textId="77777777" w:rsidR="00B0112F" w:rsidRDefault="00000000" w:rsidP="00040F1A">
            <w:pPr>
              <w:spacing w:after="120" w:line="276" w:lineRule="auto"/>
              <w:rPr>
                <w:del w:id="7654" w:author="Claude" w:date="2026-10-14T09:00:00Z"/>
              </w:rPr>
            </w:pPr>
            <w:del w:id="7653" w:author="Claude" w:date="2026-10-14T09:00:00Z">
              <w:r>
                <w:rPr>
                  <w:rFonts w:ascii="Times New Roman" w:hAnsi="Times New Roman"/>
                  <w:sz w:val="22"/>
                  <w:szCs w:val="22"/>
                </w:rPr>
                <w:delText xml:space="preserve">Các công trình/thiết bị tạm khác phục vụ thi công (mương rãnh, toilet phục vụ công nhân và cán bộ nhà thầu)</w:delText>
              </w:r>
            </w:del>
          </w:p>
        </w:tc>
        <w:tc>
          <w:tcPr>
            <w:tcW w:w="1000" w:type="dxa"/>
            <w:vAlign w:val="center"/>
          </w:tcPr>
          <w:p w14:paraId="57CB9BA8" w14:textId="77777777" w:rsidR="00B0112F" w:rsidRDefault="00000000" w:rsidP="00040F1A">
            <w:pPr>
              <w:spacing w:after="120" w:line="276" w:lineRule="auto"/>
              <w:jc w:val="center"/>
              <w:rPr>
                <w:del w:id="7656" w:author="Claude" w:date="2026-10-14T09:00:00Z"/>
              </w:rPr>
            </w:pPr>
            <w:del w:id="7655" w:author="Claude" w:date="2026-10-14T09:00:00Z">
              <w:r>
                <w:rPr>
                  <w:rFonts w:ascii="Times New Roman" w:hAnsi="Times New Roman"/>
                  <w:b/>
                  <w:bCs/>
                  <w:sz w:val="22"/>
                  <w:szCs w:val="22"/>
                </w:rPr>
                <w:delText xml:space="preserve">P</w:delText>
              </w:r>
            </w:del>
          </w:p>
        </w:tc>
        <w:tc>
          <w:tcPr>
            <w:tcW w:w="1000" w:type="dxa"/>
            <w:vAlign w:val="center"/>
          </w:tcPr>
          <w:p w14:paraId="391F5280" w14:textId="77777777" w:rsidR="00B0112F" w:rsidRDefault="00B0112F" w:rsidP="00040F1A">
            <w:pPr>
              <w:spacing w:after="120" w:line="276" w:lineRule="auto"/>
              <w:jc w:val="center"/>
              <w:rPr>
                <w:del w:id="7657" w:author="Claude" w:date="2026-10-14T09:00:00Z"/>
              </w:rPr>
            </w:pPr>
          </w:p>
        </w:tc>
        <w:tc>
          <w:tcPr>
            <w:tcW w:w="1000" w:type="dxa"/>
            <w:vAlign w:val="center"/>
          </w:tcPr>
          <w:p w14:paraId="01ACC382" w14:textId="77777777" w:rsidR="00B0112F" w:rsidRDefault="00B0112F" w:rsidP="00040F1A">
            <w:pPr>
              <w:spacing w:after="120" w:line="276" w:lineRule="auto"/>
              <w:jc w:val="center"/>
              <w:rPr>
                <w:del w:id="7658" w:author="Claude" w:date="2026-10-14T09:00:00Z"/>
              </w:rPr>
            </w:pPr>
          </w:p>
        </w:tc>
      </w:tr>
      <w:tr w:rsidR="00B0112F" w14:paraId="5148CF0D" w14:textId="77777777">
        <w:trPr>
          <w:cantSplit/>
          <w:del w:id="7659" w:author="Claude" w:date="2026-10-14T09:00:00Z"/>
        </w:trPr>
        <w:tc>
          <w:tcPr>
            <w:tcW w:w="850" w:type="dxa"/>
            <w:vAlign w:val="center"/>
          </w:tcPr>
          <w:p w14:paraId="154307D6" w14:textId="77777777" w:rsidR="00B0112F" w:rsidRDefault="00000000" w:rsidP="00040F1A">
            <w:pPr>
              <w:spacing w:after="120" w:line="276" w:lineRule="auto"/>
              <w:jc w:val="center"/>
              <w:rPr>
                <w:del w:id="7661" w:author="Claude" w:date="2026-10-14T09:00:00Z"/>
              </w:rPr>
            </w:pPr>
            <w:del w:id="7660" w:author="Claude" w:date="2026-10-14T09:00:00Z">
              <w:r>
                <w:rPr>
                  <w:rFonts w:ascii="Times New Roman" w:hAnsi="Times New Roman"/>
                  <w:sz w:val="22"/>
                  <w:szCs w:val="22"/>
                </w:rPr>
                <w:delText xml:space="preserve">4.14</w:delText>
              </w:r>
            </w:del>
          </w:p>
        </w:tc>
        <w:tc>
          <w:tcPr>
            <w:tcW w:w="5222" w:type="dxa"/>
            <w:vAlign w:val="center"/>
          </w:tcPr>
          <w:p w14:paraId="47905E28" w14:textId="77777777" w:rsidR="00B0112F" w:rsidRDefault="00000000" w:rsidP="00040F1A">
            <w:pPr>
              <w:spacing w:after="120" w:line="276" w:lineRule="auto"/>
              <w:rPr>
                <w:del w:id="7663" w:author="Claude" w:date="2026-10-14T09:00:00Z"/>
              </w:rPr>
            </w:pPr>
            <w:del w:id="7662" w:author="Claude" w:date="2026-10-14T09:00:00Z">
              <w:r>
                <w:rPr>
                  <w:rFonts w:ascii="Times New Roman" w:hAnsi="Times New Roman"/>
                  <w:sz w:val="22"/>
                  <w:szCs w:val="22"/>
                </w:rPr>
                <w:delText xml:space="preserve">Rửa đường, an toàn và vệ sinh môi trường trong/ngoài công trường</w:delText>
              </w:r>
            </w:del>
          </w:p>
        </w:tc>
        <w:tc>
          <w:tcPr>
            <w:tcW w:w="1000" w:type="dxa"/>
            <w:vAlign w:val="center"/>
          </w:tcPr>
          <w:p w14:paraId="0878EDF7" w14:textId="77777777" w:rsidR="00B0112F" w:rsidRDefault="00000000" w:rsidP="00040F1A">
            <w:pPr>
              <w:spacing w:after="120" w:line="276" w:lineRule="auto"/>
              <w:jc w:val="center"/>
              <w:rPr>
                <w:del w:id="7665" w:author="Claude" w:date="2026-10-14T09:00:00Z"/>
              </w:rPr>
            </w:pPr>
            <w:del w:id="7664" w:author="Claude" w:date="2026-10-14T09:00:00Z">
              <w:r>
                <w:rPr>
                  <w:rFonts w:ascii="Times New Roman" w:hAnsi="Times New Roman"/>
                  <w:b/>
                  <w:bCs/>
                  <w:sz w:val="22"/>
                  <w:szCs w:val="22"/>
                </w:rPr>
                <w:delText xml:space="preserve">P</w:delText>
              </w:r>
            </w:del>
          </w:p>
        </w:tc>
        <w:tc>
          <w:tcPr>
            <w:tcW w:w="1000" w:type="dxa"/>
            <w:vAlign w:val="center"/>
          </w:tcPr>
          <w:p w14:paraId="224DD082" w14:textId="77777777" w:rsidR="00B0112F" w:rsidRDefault="00B0112F" w:rsidP="00040F1A">
            <w:pPr>
              <w:spacing w:after="120" w:line="276" w:lineRule="auto"/>
              <w:jc w:val="center"/>
              <w:rPr>
                <w:del w:id="7666" w:author="Claude" w:date="2026-10-14T09:00:00Z"/>
              </w:rPr>
            </w:pPr>
          </w:p>
        </w:tc>
        <w:tc>
          <w:tcPr>
            <w:tcW w:w="1000" w:type="dxa"/>
            <w:vAlign w:val="center"/>
          </w:tcPr>
          <w:p w14:paraId="1E44D269" w14:textId="77777777" w:rsidR="00B0112F" w:rsidRDefault="00B0112F" w:rsidP="00040F1A">
            <w:pPr>
              <w:spacing w:after="120" w:line="276" w:lineRule="auto"/>
              <w:jc w:val="center"/>
              <w:rPr>
                <w:del w:id="7667" w:author="Claude" w:date="2026-10-14T09:00:00Z"/>
              </w:rPr>
            </w:pPr>
          </w:p>
        </w:tc>
      </w:tr>
      <w:tr w:rsidR="00B0112F" w14:paraId="5AD45526" w14:textId="77777777">
        <w:trPr>
          <w:cantSplit/>
          <w:del w:id="7668" w:author="Claude" w:date="2026-10-14T09:00:00Z"/>
        </w:trPr>
        <w:tc>
          <w:tcPr>
            <w:tcW w:w="850" w:type="dxa"/>
            <w:vAlign w:val="center"/>
          </w:tcPr>
          <w:p w14:paraId="713BF572" w14:textId="77777777" w:rsidR="00B0112F" w:rsidRDefault="00000000" w:rsidP="00040F1A">
            <w:pPr>
              <w:spacing w:after="120" w:line="276" w:lineRule="auto"/>
              <w:jc w:val="center"/>
              <w:rPr>
                <w:del w:id="7670" w:author="Claude" w:date="2026-10-14T09:00:00Z"/>
              </w:rPr>
            </w:pPr>
            <w:del w:id="7669" w:author="Claude" w:date="2026-10-14T09:00:00Z">
              <w:r>
                <w:rPr>
                  <w:rFonts w:ascii="Times New Roman" w:hAnsi="Times New Roman"/>
                  <w:sz w:val="22"/>
                  <w:szCs w:val="22"/>
                </w:rPr>
                <w:delText xml:space="preserve">4.15</w:delText>
              </w:r>
            </w:del>
          </w:p>
        </w:tc>
        <w:tc>
          <w:tcPr>
            <w:tcW w:w="5222" w:type="dxa"/>
            <w:vAlign w:val="center"/>
          </w:tcPr>
          <w:p w14:paraId="2443FA72" w14:textId="77777777" w:rsidR="00B0112F" w:rsidRDefault="00000000" w:rsidP="00040F1A">
            <w:pPr>
              <w:spacing w:after="120" w:line="276" w:lineRule="auto"/>
              <w:rPr>
                <w:del w:id="7672" w:author="Claude" w:date="2026-10-14T09:00:00Z"/>
              </w:rPr>
            </w:pPr>
            <w:del w:id="7671" w:author="Claude" w:date="2026-10-14T09:00:00Z">
              <w:r>
                <w:rPr>
                  <w:rFonts w:ascii="Times New Roman" w:hAnsi="Times New Roman"/>
                  <w:sz w:val="22"/>
                  <w:szCs w:val="22"/>
                </w:rPr>
                <w:delText xml:space="preserve">Chi phí điện nước thi công</w:delText>
              </w:r>
            </w:del>
          </w:p>
        </w:tc>
        <w:tc>
          <w:tcPr>
            <w:tcW w:w="1000" w:type="dxa"/>
            <w:vAlign w:val="center"/>
          </w:tcPr>
          <w:p w14:paraId="5EEBADC5" w14:textId="77777777" w:rsidR="00B0112F" w:rsidRDefault="00000000" w:rsidP="00040F1A">
            <w:pPr>
              <w:spacing w:after="120" w:line="276" w:lineRule="auto"/>
              <w:jc w:val="center"/>
              <w:rPr>
                <w:del w:id="7674" w:author="Claude" w:date="2026-10-14T09:00:00Z"/>
              </w:rPr>
            </w:pPr>
            <w:del w:id="7673" w:author="Claude" w:date="2026-10-14T09:00:00Z">
              <w:r>
                <w:rPr>
                  <w:rFonts w:ascii="Times New Roman" w:hAnsi="Times New Roman"/>
                  <w:b/>
                  <w:bCs/>
                  <w:sz w:val="22"/>
                  <w:szCs w:val="22"/>
                </w:rPr>
                <w:delText xml:space="preserve">P</w:delText>
              </w:r>
            </w:del>
          </w:p>
        </w:tc>
        <w:tc>
          <w:tcPr>
            <w:tcW w:w="1000" w:type="dxa"/>
            <w:vAlign w:val="center"/>
          </w:tcPr>
          <w:p w14:paraId="12764DEA" w14:textId="77777777" w:rsidR="00B0112F" w:rsidRDefault="00B0112F" w:rsidP="00040F1A">
            <w:pPr>
              <w:spacing w:after="120" w:line="276" w:lineRule="auto"/>
              <w:jc w:val="center"/>
              <w:rPr>
                <w:del w:id="7675" w:author="Claude" w:date="2026-10-14T09:00:00Z"/>
              </w:rPr>
            </w:pPr>
          </w:p>
        </w:tc>
        <w:tc>
          <w:tcPr>
            <w:tcW w:w="1000" w:type="dxa"/>
            <w:vAlign w:val="center"/>
          </w:tcPr>
          <w:p w14:paraId="5F97BA56" w14:textId="77777777" w:rsidR="00B0112F" w:rsidRDefault="00B0112F" w:rsidP="00040F1A">
            <w:pPr>
              <w:spacing w:after="120" w:line="276" w:lineRule="auto"/>
              <w:jc w:val="center"/>
              <w:rPr>
                <w:del w:id="7676" w:author="Claude" w:date="2026-10-14T09:00:00Z"/>
              </w:rPr>
            </w:pPr>
          </w:p>
        </w:tc>
      </w:tr>
      <w:tr w:rsidR="00B0112F" w14:paraId="4E499DCF" w14:textId="77777777">
        <w:trPr>
          <w:cantSplit/>
          <w:del w:id="7677" w:author="Claude" w:date="2026-10-14T09:00:00Z"/>
        </w:trPr>
        <w:tc>
          <w:tcPr>
            <w:tcW w:w="850" w:type="dxa"/>
            <w:vAlign w:val="center"/>
          </w:tcPr>
          <w:p w14:paraId="1ED37FD4" w14:textId="77777777" w:rsidR="00B0112F" w:rsidRDefault="00000000" w:rsidP="00040F1A">
            <w:pPr>
              <w:spacing w:after="120" w:line="276" w:lineRule="auto"/>
              <w:jc w:val="center"/>
              <w:rPr>
                <w:del w:id="7679" w:author="Claude" w:date="2026-10-14T09:00:00Z"/>
              </w:rPr>
            </w:pPr>
            <w:del w:id="7678" w:author="Claude" w:date="2026-10-14T09:00:00Z">
              <w:r>
                <w:rPr>
                  <w:rFonts w:ascii="Times New Roman" w:hAnsi="Times New Roman"/>
                  <w:sz w:val="22"/>
                  <w:szCs w:val="22"/>
                </w:rPr>
                <w:delText xml:space="preserve">4.16</w:delText>
              </w:r>
            </w:del>
          </w:p>
        </w:tc>
        <w:tc>
          <w:tcPr>
            <w:tcW w:w="5222" w:type="dxa"/>
            <w:vAlign w:val="center"/>
          </w:tcPr>
          <w:p w14:paraId="32DBA682" w14:textId="77777777" w:rsidR="00B0112F" w:rsidRDefault="00000000" w:rsidP="00040F1A">
            <w:pPr>
              <w:spacing w:after="120" w:line="276" w:lineRule="auto"/>
              <w:rPr>
                <w:del w:id="7681" w:author="Claude" w:date="2026-10-14T09:00:00Z"/>
              </w:rPr>
            </w:pPr>
            <w:del w:id="7680" w:author="Claude" w:date="2026-10-14T09:00:00Z">
              <w:r>
                <w:rPr>
                  <w:rFonts w:ascii="Times New Roman" w:hAnsi="Times New Roman"/>
                  <w:sz w:val="22"/>
                  <w:szCs w:val="22"/>
                </w:rPr>
                <w:delText xml:space="preserve">Loại bỏ rác thải bên ngoài hiện trường</w:delText>
              </w:r>
            </w:del>
          </w:p>
        </w:tc>
        <w:tc>
          <w:tcPr>
            <w:tcW w:w="1000" w:type="dxa"/>
            <w:vAlign w:val="center"/>
          </w:tcPr>
          <w:p w14:paraId="2F8F8F70" w14:textId="77777777" w:rsidR="00B0112F" w:rsidRDefault="00000000" w:rsidP="00040F1A">
            <w:pPr>
              <w:spacing w:after="120" w:line="276" w:lineRule="auto"/>
              <w:jc w:val="center"/>
              <w:rPr>
                <w:del w:id="7683" w:author="Claude" w:date="2026-10-14T09:00:00Z"/>
              </w:rPr>
            </w:pPr>
            <w:del w:id="7682" w:author="Claude" w:date="2026-10-14T09:00:00Z">
              <w:r>
                <w:rPr>
                  <w:rFonts w:ascii="Times New Roman" w:hAnsi="Times New Roman"/>
                  <w:b/>
                  <w:bCs/>
                  <w:sz w:val="22"/>
                  <w:szCs w:val="22"/>
                </w:rPr>
                <w:delText xml:space="preserve">P</w:delText>
              </w:r>
            </w:del>
          </w:p>
        </w:tc>
        <w:tc>
          <w:tcPr>
            <w:tcW w:w="1000" w:type="dxa"/>
            <w:vAlign w:val="center"/>
          </w:tcPr>
          <w:p w14:paraId="317E76BB" w14:textId="77777777" w:rsidR="00B0112F" w:rsidRDefault="00B0112F" w:rsidP="00040F1A">
            <w:pPr>
              <w:spacing w:after="120" w:line="276" w:lineRule="auto"/>
              <w:jc w:val="center"/>
              <w:rPr>
                <w:del w:id="7684" w:author="Claude" w:date="2026-10-14T09:00:00Z"/>
              </w:rPr>
            </w:pPr>
          </w:p>
        </w:tc>
        <w:tc>
          <w:tcPr>
            <w:tcW w:w="1000" w:type="dxa"/>
            <w:vAlign w:val="center"/>
          </w:tcPr>
          <w:p w14:paraId="5B9DC2DE" w14:textId="77777777" w:rsidR="00B0112F" w:rsidRDefault="00B0112F" w:rsidP="00040F1A">
            <w:pPr>
              <w:spacing w:after="120" w:line="276" w:lineRule="auto"/>
              <w:jc w:val="center"/>
              <w:rPr>
                <w:del w:id="7685" w:author="Claude" w:date="2026-10-14T09:00:00Z"/>
              </w:rPr>
            </w:pPr>
          </w:p>
        </w:tc>
      </w:tr>
      <w:tr w:rsidR="00B0112F" w14:paraId="02E13150" w14:textId="77777777">
        <w:trPr>
          <w:cantSplit/>
          <w:del w:id="7686" w:author="Claude" w:date="2026-10-14T09:00:00Z"/>
        </w:trPr>
        <w:tc>
          <w:tcPr>
            <w:tcW w:w="850" w:type="dxa"/>
            <w:vAlign w:val="center"/>
          </w:tcPr>
          <w:p w14:paraId="7937DBE6" w14:textId="77777777" w:rsidR="00B0112F" w:rsidRDefault="00000000" w:rsidP="00040F1A">
            <w:pPr>
              <w:spacing w:after="120" w:line="276" w:lineRule="auto"/>
              <w:jc w:val="center"/>
              <w:rPr>
                <w:del w:id="7688" w:author="Claude" w:date="2026-10-14T09:00:00Z"/>
              </w:rPr>
            </w:pPr>
            <w:del w:id="7687" w:author="Claude" w:date="2026-10-14T09:00:00Z">
              <w:r>
                <w:rPr>
                  <w:rFonts w:ascii="Times New Roman" w:hAnsi="Times New Roman"/>
                  <w:sz w:val="22"/>
                  <w:szCs w:val="22"/>
                </w:rPr>
                <w:delText xml:space="preserve">4.17</w:delText>
              </w:r>
            </w:del>
          </w:p>
        </w:tc>
        <w:tc>
          <w:tcPr>
            <w:tcW w:w="5222" w:type="dxa"/>
            <w:vAlign w:val="center"/>
          </w:tcPr>
          <w:p w14:paraId="6EFBEE41" w14:textId="77777777" w:rsidR="00B0112F" w:rsidRDefault="00000000" w:rsidP="00040F1A">
            <w:pPr>
              <w:spacing w:after="120" w:line="276" w:lineRule="auto"/>
              <w:rPr>
                <w:del w:id="7690" w:author="Claude" w:date="2026-10-14T09:00:00Z"/>
              </w:rPr>
            </w:pPr>
            <w:del w:id="7689" w:author="Claude" w:date="2026-10-14T09:00:00Z">
              <w:r>
                <w:rPr>
                  <w:rFonts w:ascii="Times New Roman" w:hAnsi="Times New Roman"/>
                  <w:sz w:val="22"/>
                  <w:szCs w:val="22"/>
                </w:rPr>
                <w:delText xml:space="preserve">Dọn sạch công trường trước khi bàn giao</w:delText>
              </w:r>
            </w:del>
          </w:p>
        </w:tc>
        <w:tc>
          <w:tcPr>
            <w:tcW w:w="1000" w:type="dxa"/>
            <w:vAlign w:val="center"/>
          </w:tcPr>
          <w:p w14:paraId="51F01C70" w14:textId="77777777" w:rsidR="00B0112F" w:rsidRDefault="00000000" w:rsidP="00040F1A">
            <w:pPr>
              <w:spacing w:after="120" w:line="276" w:lineRule="auto"/>
              <w:jc w:val="center"/>
              <w:rPr>
                <w:del w:id="7692" w:author="Claude" w:date="2026-10-14T09:00:00Z"/>
              </w:rPr>
            </w:pPr>
            <w:del w:id="7691" w:author="Claude" w:date="2026-10-14T09:00:00Z">
              <w:r>
                <w:rPr>
                  <w:rFonts w:ascii="Times New Roman" w:hAnsi="Times New Roman"/>
                  <w:b/>
                  <w:bCs/>
                  <w:sz w:val="22"/>
                  <w:szCs w:val="22"/>
                </w:rPr>
                <w:delText xml:space="preserve">P</w:delText>
              </w:r>
            </w:del>
          </w:p>
        </w:tc>
        <w:tc>
          <w:tcPr>
            <w:tcW w:w="1000" w:type="dxa"/>
            <w:vAlign w:val="center"/>
          </w:tcPr>
          <w:p w14:paraId="037FD307" w14:textId="77777777" w:rsidR="00B0112F" w:rsidRDefault="00B0112F" w:rsidP="00040F1A">
            <w:pPr>
              <w:spacing w:after="120" w:line="276" w:lineRule="auto"/>
              <w:jc w:val="center"/>
              <w:rPr>
                <w:del w:id="7693" w:author="Claude" w:date="2026-10-14T09:00:00Z"/>
              </w:rPr>
            </w:pPr>
          </w:p>
        </w:tc>
        <w:tc>
          <w:tcPr>
            <w:tcW w:w="1000" w:type="dxa"/>
            <w:vAlign w:val="center"/>
          </w:tcPr>
          <w:p w14:paraId="59CF5AF4" w14:textId="77777777" w:rsidR="00B0112F" w:rsidRDefault="00B0112F" w:rsidP="00040F1A">
            <w:pPr>
              <w:spacing w:after="120" w:line="276" w:lineRule="auto"/>
              <w:jc w:val="center"/>
              <w:rPr>
                <w:del w:id="7694" w:author="Claude" w:date="2026-10-14T09:00:00Z"/>
              </w:rPr>
            </w:pPr>
          </w:p>
        </w:tc>
      </w:tr>
      <w:tr w:rsidR="00B0112F" w14:paraId="47E69972" w14:textId="77777777">
        <w:trPr>
          <w:cantSplit/>
          <w:del w:id="7695" w:author="Claude" w:date="2026-10-14T09:00:00Z"/>
        </w:trPr>
        <w:tc>
          <w:tcPr>
            <w:tcW w:w="850" w:type="dxa"/>
            <w:vAlign w:val="center"/>
          </w:tcPr>
          <w:p w14:paraId="142D8868" w14:textId="77777777" w:rsidR="00B0112F" w:rsidRDefault="00000000" w:rsidP="00040F1A">
            <w:pPr>
              <w:spacing w:after="120" w:line="276" w:lineRule="auto"/>
              <w:jc w:val="center"/>
              <w:rPr>
                <w:del w:id="7697" w:author="Claude" w:date="2026-10-14T09:00:00Z"/>
              </w:rPr>
            </w:pPr>
            <w:del w:id="7696" w:author="Claude" w:date="2026-10-14T09:00:00Z">
              <w:r>
                <w:rPr>
                  <w:rFonts w:ascii="Times New Roman" w:hAnsi="Times New Roman"/>
                  <w:sz w:val="22"/>
                  <w:szCs w:val="22"/>
                </w:rPr>
                <w:delText xml:space="preserve">4.18</w:delText>
              </w:r>
            </w:del>
          </w:p>
        </w:tc>
        <w:tc>
          <w:tcPr>
            <w:tcW w:w="5222" w:type="dxa"/>
            <w:vAlign w:val="center"/>
          </w:tcPr>
          <w:p w14:paraId="31D6B60E" w14:textId="77777777" w:rsidR="00B0112F" w:rsidRDefault="00000000" w:rsidP="00040F1A">
            <w:pPr>
              <w:spacing w:after="120" w:line="276" w:lineRule="auto"/>
              <w:rPr>
                <w:del w:id="7699" w:author="Claude" w:date="2026-10-14T09:00:00Z"/>
              </w:rPr>
            </w:pPr>
            <w:del w:id="7698" w:author="Claude" w:date="2026-10-14T09:00:00Z">
              <w:r>
                <w:rPr>
                  <w:rFonts w:ascii="Times New Roman" w:hAnsi="Times New Roman"/>
                  <w:sz w:val="22"/>
                  <w:szCs w:val="22"/>
                </w:rPr>
                <w:delText xml:space="preserve">Xin phép đấu nối giao thông trong giai đoạn thi công</w:delText>
              </w:r>
            </w:del>
          </w:p>
        </w:tc>
        <w:tc>
          <w:tcPr>
            <w:tcW w:w="1000" w:type="dxa"/>
            <w:vAlign w:val="center"/>
          </w:tcPr>
          <w:p w14:paraId="15131161" w14:textId="77777777" w:rsidR="00B0112F" w:rsidRDefault="00000000" w:rsidP="00040F1A">
            <w:pPr>
              <w:spacing w:after="120" w:line="276" w:lineRule="auto"/>
              <w:jc w:val="center"/>
              <w:rPr>
                <w:del w:id="7701" w:author="Claude" w:date="2026-10-14T09:00:00Z"/>
              </w:rPr>
            </w:pPr>
            <w:del w:id="7700" w:author="Claude" w:date="2026-10-14T09:00:00Z">
              <w:r>
                <w:rPr>
                  <w:rFonts w:ascii="Times New Roman" w:hAnsi="Times New Roman"/>
                  <w:b/>
                  <w:bCs/>
                  <w:sz w:val="22"/>
                  <w:szCs w:val="22"/>
                </w:rPr>
                <w:delText xml:space="preserve">P</w:delText>
              </w:r>
            </w:del>
          </w:p>
        </w:tc>
        <w:tc>
          <w:tcPr>
            <w:tcW w:w="1000" w:type="dxa"/>
            <w:vAlign w:val="center"/>
          </w:tcPr>
          <w:p w14:paraId="178E64FF" w14:textId="77777777" w:rsidR="00B0112F" w:rsidRDefault="00B0112F" w:rsidP="00040F1A">
            <w:pPr>
              <w:spacing w:after="120" w:line="276" w:lineRule="auto"/>
              <w:jc w:val="center"/>
              <w:rPr>
                <w:del w:id="7702" w:author="Claude" w:date="2026-10-14T09:00:00Z"/>
              </w:rPr>
            </w:pPr>
          </w:p>
        </w:tc>
        <w:tc>
          <w:tcPr>
            <w:tcW w:w="1000" w:type="dxa"/>
            <w:vAlign w:val="center"/>
          </w:tcPr>
          <w:p w14:paraId="4CC54B4D" w14:textId="77777777" w:rsidR="00B0112F" w:rsidRDefault="00B0112F" w:rsidP="00040F1A">
            <w:pPr>
              <w:spacing w:after="120" w:line="276" w:lineRule="auto"/>
              <w:jc w:val="center"/>
              <w:rPr>
                <w:del w:id="7703" w:author="Claude" w:date="2026-10-14T09:00:00Z"/>
              </w:rPr>
            </w:pPr>
          </w:p>
        </w:tc>
      </w:tr>
      <w:tr w:rsidR="00B0112F" w14:paraId="52901B40" w14:textId="77777777">
        <w:trPr>
          <w:cantSplit/>
          <w:del w:id="7704" w:author="Claude" w:date="2026-10-14T09:00:00Z"/>
        </w:trPr>
        <w:tc>
          <w:tcPr>
            <w:tcW w:w="850" w:type="dxa"/>
            <w:vAlign w:val="center"/>
          </w:tcPr>
          <w:p w14:paraId="74998766" w14:textId="77777777" w:rsidR="00B0112F" w:rsidRDefault="00000000" w:rsidP="00040F1A">
            <w:pPr>
              <w:spacing w:after="120" w:line="276" w:lineRule="auto"/>
              <w:jc w:val="center"/>
              <w:rPr>
                <w:del w:id="7706" w:author="Claude" w:date="2026-10-14T09:00:00Z"/>
              </w:rPr>
            </w:pPr>
            <w:del w:id="7705" w:author="Claude" w:date="2026-10-14T09:00:00Z">
              <w:r>
                <w:rPr>
                  <w:rFonts w:ascii="Times New Roman" w:hAnsi="Times New Roman"/>
                  <w:sz w:val="22"/>
                  <w:szCs w:val="22"/>
                </w:rPr>
                <w:delText xml:space="preserve">4.19</w:delText>
              </w:r>
            </w:del>
          </w:p>
        </w:tc>
        <w:tc>
          <w:tcPr>
            <w:tcW w:w="5222" w:type="dxa"/>
            <w:vAlign w:val="center"/>
          </w:tcPr>
          <w:p w14:paraId="40EC3DDB" w14:textId="77777777" w:rsidR="00B0112F" w:rsidRDefault="00000000" w:rsidP="00040F1A">
            <w:pPr>
              <w:spacing w:after="120" w:line="276" w:lineRule="auto"/>
              <w:rPr>
                <w:del w:id="7708" w:author="Claude" w:date="2026-10-14T09:00:00Z"/>
              </w:rPr>
            </w:pPr>
            <w:del w:id="7707" w:author="Claude" w:date="2026-10-14T09:00:00Z">
              <w:r>
                <w:rPr>
                  <w:rFonts w:ascii="Times New Roman" w:hAnsi="Times New Roman"/>
                  <w:sz w:val="22"/>
                  <w:szCs w:val="22"/>
                </w:rPr>
                <w:delText xml:space="preserve">Đấu nối nước thải thi công, sinh hoạt trong giai đoạn thi công</w:delText>
              </w:r>
            </w:del>
          </w:p>
        </w:tc>
        <w:tc>
          <w:tcPr>
            <w:tcW w:w="1000" w:type="dxa"/>
            <w:vAlign w:val="center"/>
          </w:tcPr>
          <w:p w14:paraId="420DC051" w14:textId="77777777" w:rsidR="00B0112F" w:rsidRDefault="00000000" w:rsidP="00040F1A">
            <w:pPr>
              <w:spacing w:after="120" w:line="276" w:lineRule="auto"/>
              <w:jc w:val="center"/>
              <w:rPr>
                <w:del w:id="7710" w:author="Claude" w:date="2026-10-14T09:00:00Z"/>
              </w:rPr>
            </w:pPr>
            <w:del w:id="7709" w:author="Claude" w:date="2026-10-14T09:00:00Z">
              <w:r>
                <w:rPr>
                  <w:rFonts w:ascii="Times New Roman" w:hAnsi="Times New Roman"/>
                  <w:b/>
                  <w:bCs/>
                  <w:sz w:val="22"/>
                  <w:szCs w:val="22"/>
                </w:rPr>
                <w:delText xml:space="preserve">P</w:delText>
              </w:r>
            </w:del>
          </w:p>
        </w:tc>
        <w:tc>
          <w:tcPr>
            <w:tcW w:w="1000" w:type="dxa"/>
            <w:vAlign w:val="center"/>
          </w:tcPr>
          <w:p w14:paraId="2497C163" w14:textId="77777777" w:rsidR="00B0112F" w:rsidRDefault="00B0112F" w:rsidP="00040F1A">
            <w:pPr>
              <w:spacing w:after="120" w:line="276" w:lineRule="auto"/>
              <w:jc w:val="center"/>
              <w:rPr>
                <w:del w:id="7711" w:author="Claude" w:date="2026-10-14T09:00:00Z"/>
              </w:rPr>
            </w:pPr>
          </w:p>
        </w:tc>
        <w:tc>
          <w:tcPr>
            <w:tcW w:w="1000" w:type="dxa"/>
            <w:vAlign w:val="center"/>
          </w:tcPr>
          <w:p w14:paraId="6CE2C442" w14:textId="77777777" w:rsidR="00B0112F" w:rsidRDefault="00B0112F" w:rsidP="00040F1A">
            <w:pPr>
              <w:spacing w:after="120" w:line="276" w:lineRule="auto"/>
              <w:jc w:val="center"/>
              <w:rPr>
                <w:del w:id="7712" w:author="Claude" w:date="2026-10-14T09:00:00Z"/>
              </w:rPr>
            </w:pPr>
          </w:p>
        </w:tc>
      </w:tr>
      <w:tr w:rsidR="00B0112F" w14:paraId="445C2B8D" w14:textId="77777777">
        <w:trPr>
          <w:cantSplit/>
          <w:del w:id="7713" w:author="Claude" w:date="2026-10-14T09:00:00Z"/>
        </w:trPr>
        <w:tc>
          <w:tcPr>
            <w:tcW w:w="850" w:type="dxa"/>
            <w:vAlign w:val="center"/>
          </w:tcPr>
          <w:p w14:paraId="7D724914" w14:textId="77777777" w:rsidR="00B0112F" w:rsidRDefault="00000000" w:rsidP="00040F1A">
            <w:pPr>
              <w:spacing w:after="120" w:line="276" w:lineRule="auto"/>
              <w:jc w:val="center"/>
              <w:rPr>
                <w:del w:id="7715" w:author="Claude" w:date="2026-10-14T09:00:00Z"/>
              </w:rPr>
            </w:pPr>
            <w:del w:id="7714" w:author="Claude" w:date="2026-10-14T09:00:00Z">
              <w:r>
                <w:rPr>
                  <w:rFonts w:ascii="Times New Roman" w:hAnsi="Times New Roman"/>
                  <w:sz w:val="22"/>
                  <w:szCs w:val="22"/>
                </w:rPr>
                <w:delText xml:space="preserve">4.20</w:delText>
              </w:r>
            </w:del>
          </w:p>
        </w:tc>
        <w:tc>
          <w:tcPr>
            <w:tcW w:w="5222" w:type="dxa"/>
            <w:vAlign w:val="center"/>
          </w:tcPr>
          <w:p w14:paraId="246A7483" w14:textId="77777777" w:rsidR="00B0112F" w:rsidRDefault="00000000" w:rsidP="00040F1A">
            <w:pPr>
              <w:spacing w:after="120" w:line="276" w:lineRule="auto"/>
              <w:rPr>
                <w:del w:id="7717" w:author="Claude" w:date="2026-10-14T09:00:00Z"/>
              </w:rPr>
            </w:pPr>
            <w:del w:id="7716" w:author="Claude" w:date="2026-10-14T09:00:00Z">
              <w:r>
                <w:rPr>
                  <w:rFonts w:ascii="Times New Roman" w:hAnsi="Times New Roman"/>
                  <w:sz w:val="22"/>
                  <w:szCs w:val="22"/>
                </w:rPr>
                <w:delText xml:space="preserve">Quan trắc môi trường trong quá trình thi công Phần ngầm</w:delText>
              </w:r>
            </w:del>
          </w:p>
        </w:tc>
        <w:tc>
          <w:tcPr>
            <w:tcW w:w="1000" w:type="dxa"/>
            <w:vAlign w:val="center"/>
          </w:tcPr>
          <w:p w14:paraId="23047CF7" w14:textId="77777777" w:rsidR="00B0112F" w:rsidRDefault="00000000" w:rsidP="00040F1A">
            <w:pPr>
              <w:spacing w:after="120" w:line="276" w:lineRule="auto"/>
              <w:jc w:val="center"/>
              <w:rPr>
                <w:del w:id="7719" w:author="Claude" w:date="2026-10-14T09:00:00Z"/>
              </w:rPr>
            </w:pPr>
            <w:del w:id="7718" w:author="Claude" w:date="2026-10-14T09:00:00Z">
              <w:r>
                <w:rPr>
                  <w:rFonts w:ascii="Times New Roman" w:hAnsi="Times New Roman"/>
                  <w:b/>
                  <w:bCs/>
                  <w:sz w:val="22"/>
                  <w:szCs w:val="22"/>
                </w:rPr>
                <w:delText xml:space="preserve">P</w:delText>
              </w:r>
            </w:del>
          </w:p>
        </w:tc>
        <w:tc>
          <w:tcPr>
            <w:tcW w:w="1000" w:type="dxa"/>
            <w:vAlign w:val="center"/>
          </w:tcPr>
          <w:p w14:paraId="7E3ACC1F" w14:textId="77777777" w:rsidR="00B0112F" w:rsidRDefault="00B0112F" w:rsidP="00040F1A">
            <w:pPr>
              <w:spacing w:after="120" w:line="276" w:lineRule="auto"/>
              <w:jc w:val="center"/>
              <w:rPr>
                <w:del w:id="7720" w:author="Claude" w:date="2026-10-14T09:00:00Z"/>
              </w:rPr>
            </w:pPr>
          </w:p>
        </w:tc>
        <w:tc>
          <w:tcPr>
            <w:tcW w:w="1000" w:type="dxa"/>
            <w:vAlign w:val="center"/>
          </w:tcPr>
          <w:p w14:paraId="30B5AA8A" w14:textId="77777777" w:rsidR="00B0112F" w:rsidRDefault="00B0112F" w:rsidP="00040F1A">
            <w:pPr>
              <w:spacing w:after="120" w:line="276" w:lineRule="auto"/>
              <w:jc w:val="center"/>
              <w:rPr>
                <w:del w:id="7721" w:author="Claude" w:date="2026-10-14T09:00:00Z"/>
              </w:rPr>
            </w:pPr>
          </w:p>
        </w:tc>
      </w:tr>
      <w:tr w:rsidR="00B0112F" w14:paraId="7C64D2D9" w14:textId="77777777">
        <w:trPr>
          <w:cantSplit/>
          <w:del w:id="7722" w:author="Claude" w:date="2026-10-14T09:00:00Z"/>
        </w:trPr>
        <w:tc>
          <w:tcPr>
            <w:tcW w:w="850" w:type="dxa"/>
            <w:shd w:val="clear" w:color="auto" w:fill="D9D9D9"/>
            <w:vAlign w:val="center"/>
          </w:tcPr>
          <w:p w14:paraId="1EFF9BA3" w14:textId="77777777" w:rsidR="00B0112F" w:rsidRDefault="00000000" w:rsidP="00040F1A">
            <w:pPr>
              <w:spacing w:after="120" w:line="276" w:lineRule="auto"/>
              <w:jc w:val="center"/>
              <w:rPr>
                <w:del w:id="7724" w:author="Claude" w:date="2026-10-14T09:00:00Z"/>
              </w:rPr>
            </w:pPr>
            <w:del w:id="7723" w:author="Claude" w:date="2026-10-14T09:00:00Z">
              <w:r>
                <w:rPr>
                  <w:rFonts w:ascii="Times New Roman" w:hAnsi="Times New Roman"/>
                  <w:b/>
                  <w:bCs/>
                  <w:sz w:val="22"/>
                  <w:szCs w:val="22"/>
                </w:rPr>
                <w:delText xml:space="preserve">5</w:delText>
              </w:r>
            </w:del>
          </w:p>
        </w:tc>
        <w:tc>
          <w:tcPr>
            <w:tcW w:w="5222" w:type="dxa"/>
            <w:shd w:val="clear" w:color="auto" w:fill="D9D9D9"/>
            <w:vAlign w:val="center"/>
          </w:tcPr>
          <w:p w14:paraId="4F0286C5" w14:textId="77777777" w:rsidR="00B0112F" w:rsidRDefault="00000000" w:rsidP="00040F1A">
            <w:pPr>
              <w:spacing w:after="120" w:line="276" w:lineRule="auto"/>
              <w:rPr>
                <w:del w:id="7726" w:author="Claude" w:date="2026-10-14T09:00:00Z"/>
              </w:rPr>
            </w:pPr>
            <w:del w:id="7725" w:author="Claude" w:date="2026-10-14T09:00:00Z">
              <w:r>
                <w:rPr>
                  <w:rFonts w:ascii="Times New Roman" w:hAnsi="Times New Roman"/>
                  <w:b/>
                  <w:bCs/>
                  <w:sz w:val="22"/>
                  <w:szCs w:val="22"/>
                </w:rPr>
                <w:delText xml:space="preserve">Công tác trắc đạc, khảo sát và giám sát nội bộ</w:delText>
              </w:r>
            </w:del>
          </w:p>
        </w:tc>
        <w:tc>
          <w:tcPr>
            <w:tcW w:w="1000" w:type="dxa"/>
            <w:shd w:val="clear" w:color="auto" w:fill="D9D9D9"/>
            <w:vAlign w:val="center"/>
          </w:tcPr>
          <w:p w14:paraId="2EF90324" w14:textId="77777777" w:rsidR="00B0112F" w:rsidRDefault="00B0112F" w:rsidP="00040F1A">
            <w:pPr>
              <w:spacing w:after="120" w:line="276" w:lineRule="auto"/>
              <w:jc w:val="center"/>
              <w:rPr>
                <w:del w:id="7727" w:author="Claude" w:date="2026-10-14T09:00:00Z"/>
              </w:rPr>
            </w:pPr>
          </w:p>
        </w:tc>
        <w:tc>
          <w:tcPr>
            <w:tcW w:w="1000" w:type="dxa"/>
            <w:shd w:val="clear" w:color="auto" w:fill="D9D9D9"/>
            <w:vAlign w:val="center"/>
          </w:tcPr>
          <w:p w14:paraId="21FA522C" w14:textId="77777777" w:rsidR="00B0112F" w:rsidRDefault="00B0112F" w:rsidP="00040F1A">
            <w:pPr>
              <w:spacing w:after="120" w:line="276" w:lineRule="auto"/>
              <w:jc w:val="center"/>
              <w:rPr>
                <w:del w:id="7728" w:author="Claude" w:date="2026-10-14T09:00:00Z"/>
              </w:rPr>
            </w:pPr>
          </w:p>
        </w:tc>
        <w:tc>
          <w:tcPr>
            <w:tcW w:w="1000" w:type="dxa"/>
            <w:shd w:val="clear" w:color="auto" w:fill="D9D9D9"/>
            <w:vAlign w:val="center"/>
          </w:tcPr>
          <w:p w14:paraId="1B2F3083" w14:textId="77777777" w:rsidR="00B0112F" w:rsidRDefault="00B0112F" w:rsidP="00040F1A">
            <w:pPr>
              <w:spacing w:after="120" w:line="276" w:lineRule="auto"/>
              <w:jc w:val="center"/>
              <w:rPr>
                <w:del w:id="7729" w:author="Claude" w:date="2026-10-14T09:00:00Z"/>
              </w:rPr>
            </w:pPr>
          </w:p>
        </w:tc>
      </w:tr>
      <w:tr w:rsidR="00B0112F" w14:paraId="23C8E211" w14:textId="77777777">
        <w:trPr>
          <w:cantSplit/>
          <w:del w:id="7730" w:author="Claude" w:date="2026-10-14T09:00:00Z"/>
        </w:trPr>
        <w:tc>
          <w:tcPr>
            <w:tcW w:w="850" w:type="dxa"/>
            <w:vAlign w:val="center"/>
          </w:tcPr>
          <w:p w14:paraId="42F9D70D" w14:textId="77777777" w:rsidR="00B0112F" w:rsidRDefault="00000000" w:rsidP="00040F1A">
            <w:pPr>
              <w:spacing w:after="120" w:line="276" w:lineRule="auto"/>
              <w:jc w:val="center"/>
              <w:rPr>
                <w:del w:id="7732" w:author="Claude" w:date="2026-10-14T09:00:00Z"/>
              </w:rPr>
            </w:pPr>
            <w:del w:id="7731" w:author="Claude" w:date="2026-10-14T09:00:00Z">
              <w:r>
                <w:rPr>
                  <w:rFonts w:ascii="Times New Roman" w:hAnsi="Times New Roman"/>
                  <w:sz w:val="22"/>
                  <w:szCs w:val="22"/>
                </w:rPr>
                <w:delText xml:space="preserve">5.1</w:delText>
              </w:r>
            </w:del>
          </w:p>
        </w:tc>
        <w:tc>
          <w:tcPr>
            <w:tcW w:w="5222" w:type="dxa"/>
            <w:vAlign w:val="center"/>
          </w:tcPr>
          <w:p w14:paraId="05BBF042" w14:textId="77777777" w:rsidR="00B0112F" w:rsidRDefault="00000000" w:rsidP="00040F1A">
            <w:pPr>
              <w:spacing w:after="120" w:line="276" w:lineRule="auto"/>
              <w:rPr>
                <w:del w:id="7734" w:author="Claude" w:date="2026-10-14T09:00:00Z"/>
              </w:rPr>
            </w:pPr>
            <w:del w:id="7733" w:author="Claude" w:date="2026-10-14T09:00:00Z">
              <w:r>
                <w:rPr>
                  <w:rFonts w:ascii="Times New Roman" w:hAnsi="Times New Roman"/>
                  <w:sz w:val="22"/>
                  <w:szCs w:val="22"/>
                </w:rPr>
                <w:delText xml:space="preserve">Mốc GPS Dự án</w:delText>
              </w:r>
            </w:del>
          </w:p>
        </w:tc>
        <w:tc>
          <w:tcPr>
            <w:tcW w:w="1000" w:type="dxa"/>
            <w:vAlign w:val="center"/>
          </w:tcPr>
          <w:p w14:paraId="15FCC1FC" w14:textId="77777777" w:rsidR="00B0112F" w:rsidRDefault="00B0112F" w:rsidP="00040F1A">
            <w:pPr>
              <w:spacing w:after="120" w:line="276" w:lineRule="auto"/>
              <w:jc w:val="center"/>
              <w:rPr>
                <w:del w:id="7735" w:author="Claude" w:date="2026-10-14T09:00:00Z"/>
              </w:rPr>
            </w:pPr>
          </w:p>
        </w:tc>
        <w:tc>
          <w:tcPr>
            <w:tcW w:w="1000" w:type="dxa"/>
            <w:vAlign w:val="center"/>
          </w:tcPr>
          <w:p w14:paraId="1CAAA841" w14:textId="77777777" w:rsidR="00B0112F" w:rsidRDefault="00000000" w:rsidP="00040F1A">
            <w:pPr>
              <w:spacing w:after="120" w:line="276" w:lineRule="auto"/>
              <w:jc w:val="center"/>
              <w:rPr>
                <w:del w:id="7737" w:author="Claude" w:date="2026-10-14T09:00:00Z"/>
              </w:rPr>
            </w:pPr>
            <w:del w:id="7736" w:author="Claude" w:date="2026-10-14T09:00:00Z">
              <w:r>
                <w:rPr>
                  <w:rFonts w:ascii="Times New Roman" w:hAnsi="Times New Roman"/>
                  <w:b/>
                  <w:bCs/>
                  <w:sz w:val="22"/>
                  <w:szCs w:val="22"/>
                </w:rPr>
                <w:delText xml:space="preserve">P</w:delText>
              </w:r>
            </w:del>
          </w:p>
        </w:tc>
        <w:tc>
          <w:tcPr>
            <w:tcW w:w="1000" w:type="dxa"/>
            <w:vAlign w:val="center"/>
          </w:tcPr>
          <w:p w14:paraId="5A0598EF" w14:textId="77777777" w:rsidR="00B0112F" w:rsidRDefault="00000000" w:rsidP="00040F1A">
            <w:pPr>
              <w:spacing w:after="120" w:line="276" w:lineRule="auto"/>
              <w:jc w:val="center"/>
              <w:rPr>
                <w:del w:id="7739" w:author="Claude" w:date="2026-10-14T09:00:00Z"/>
              </w:rPr>
            </w:pPr>
            <w:del w:id="7738" w:author="Claude" w:date="2026-10-14T09:00:00Z">
              <w:r>
                <w:rPr>
                  <w:rFonts w:ascii="Times New Roman" w:hAnsi="Times New Roman"/>
                  <w:b/>
                  <w:bCs/>
                  <w:sz w:val="22"/>
                  <w:szCs w:val="22"/>
                </w:rPr>
                <w:delText xml:space="preserve">P</w:delText>
              </w:r>
            </w:del>
          </w:p>
        </w:tc>
      </w:tr>
      <w:tr w:rsidR="00B0112F" w14:paraId="479399D0" w14:textId="77777777">
        <w:trPr>
          <w:cantSplit/>
          <w:del w:id="7740" w:author="Claude" w:date="2026-10-14T09:00:00Z"/>
        </w:trPr>
        <w:tc>
          <w:tcPr>
            <w:tcW w:w="850" w:type="dxa"/>
            <w:vAlign w:val="center"/>
          </w:tcPr>
          <w:p w14:paraId="6C956676" w14:textId="77777777" w:rsidR="00B0112F" w:rsidRDefault="00000000" w:rsidP="00040F1A">
            <w:pPr>
              <w:spacing w:after="120" w:line="276" w:lineRule="auto"/>
              <w:jc w:val="center"/>
              <w:rPr>
                <w:del w:id="7742" w:author="Claude" w:date="2026-10-14T09:00:00Z"/>
              </w:rPr>
            </w:pPr>
            <w:del w:id="7741" w:author="Claude" w:date="2026-10-14T09:00:00Z">
              <w:r>
                <w:rPr>
                  <w:rFonts w:ascii="Times New Roman" w:hAnsi="Times New Roman"/>
                  <w:sz w:val="22"/>
                  <w:szCs w:val="22"/>
                </w:rPr>
                <w:delText xml:space="preserve">5.2</w:delText>
              </w:r>
            </w:del>
          </w:p>
        </w:tc>
        <w:tc>
          <w:tcPr>
            <w:tcW w:w="5222" w:type="dxa"/>
            <w:vAlign w:val="center"/>
          </w:tcPr>
          <w:p w14:paraId="3A88B73A" w14:textId="77777777" w:rsidR="00B0112F" w:rsidRDefault="00000000" w:rsidP="00040F1A">
            <w:pPr>
              <w:spacing w:after="120" w:line="276" w:lineRule="auto"/>
              <w:rPr>
                <w:del w:id="7744" w:author="Claude" w:date="2026-10-14T09:00:00Z"/>
              </w:rPr>
            </w:pPr>
            <w:del w:id="7743" w:author="Claude" w:date="2026-10-14T09:00:00Z">
              <w:r>
                <w:rPr>
                  <w:rFonts w:ascii="Times New Roman" w:hAnsi="Times New Roman"/>
                  <w:sz w:val="22"/>
                  <w:szCs w:val="22"/>
                </w:rPr>
                <w:delText xml:space="preserve">Thiết lập, dẫn mốc thi công</w:delText>
              </w:r>
            </w:del>
          </w:p>
        </w:tc>
        <w:tc>
          <w:tcPr>
            <w:tcW w:w="1000" w:type="dxa"/>
            <w:vAlign w:val="center"/>
          </w:tcPr>
          <w:p w14:paraId="29E9F760" w14:textId="77777777" w:rsidR="00B0112F" w:rsidRDefault="00000000" w:rsidP="00040F1A">
            <w:pPr>
              <w:spacing w:after="120" w:line="276" w:lineRule="auto"/>
              <w:jc w:val="center"/>
              <w:rPr>
                <w:del w:id="7746" w:author="Claude" w:date="2026-10-14T09:00:00Z"/>
              </w:rPr>
            </w:pPr>
            <w:del w:id="7745" w:author="Claude" w:date="2026-10-14T09:00:00Z">
              <w:r>
                <w:rPr>
                  <w:rFonts w:ascii="Times New Roman" w:hAnsi="Times New Roman"/>
                  <w:b/>
                  <w:bCs/>
                  <w:sz w:val="22"/>
                  <w:szCs w:val="22"/>
                </w:rPr>
                <w:delText xml:space="preserve">P</w:delText>
              </w:r>
            </w:del>
          </w:p>
        </w:tc>
        <w:tc>
          <w:tcPr>
            <w:tcW w:w="1000" w:type="dxa"/>
            <w:vAlign w:val="center"/>
          </w:tcPr>
          <w:p w14:paraId="0FC3E669" w14:textId="77777777" w:rsidR="00B0112F" w:rsidRDefault="00B0112F" w:rsidP="00040F1A">
            <w:pPr>
              <w:spacing w:after="120" w:line="276" w:lineRule="auto"/>
              <w:jc w:val="center"/>
              <w:rPr>
                <w:del w:id="7747" w:author="Claude" w:date="2026-10-14T09:00:00Z"/>
              </w:rPr>
            </w:pPr>
          </w:p>
        </w:tc>
        <w:tc>
          <w:tcPr>
            <w:tcW w:w="1000" w:type="dxa"/>
            <w:vAlign w:val="center"/>
          </w:tcPr>
          <w:p w14:paraId="696AF706" w14:textId="77777777" w:rsidR="00B0112F" w:rsidRDefault="00B0112F" w:rsidP="00040F1A">
            <w:pPr>
              <w:spacing w:after="120" w:line="276" w:lineRule="auto"/>
              <w:jc w:val="center"/>
              <w:rPr>
                <w:del w:id="7748" w:author="Claude" w:date="2026-10-14T09:00:00Z"/>
              </w:rPr>
            </w:pPr>
          </w:p>
        </w:tc>
      </w:tr>
      <w:tr w:rsidR="00B0112F" w14:paraId="7D179B36" w14:textId="77777777">
        <w:trPr>
          <w:cantSplit/>
          <w:del w:id="7749" w:author="Claude" w:date="2026-10-14T09:00:00Z"/>
        </w:trPr>
        <w:tc>
          <w:tcPr>
            <w:tcW w:w="850" w:type="dxa"/>
            <w:vAlign w:val="center"/>
          </w:tcPr>
          <w:p w14:paraId="0480AB57" w14:textId="77777777" w:rsidR="00B0112F" w:rsidRDefault="00000000" w:rsidP="00040F1A">
            <w:pPr>
              <w:spacing w:after="120" w:line="276" w:lineRule="auto"/>
              <w:jc w:val="center"/>
              <w:rPr>
                <w:del w:id="7751" w:author="Claude" w:date="2026-10-14T09:00:00Z"/>
              </w:rPr>
            </w:pPr>
            <w:del w:id="7750" w:author="Claude" w:date="2026-10-14T09:00:00Z">
              <w:r>
                <w:rPr>
                  <w:rFonts w:ascii="Times New Roman" w:hAnsi="Times New Roman"/>
                  <w:sz w:val="22"/>
                  <w:szCs w:val="22"/>
                </w:rPr>
                <w:delText xml:space="preserve">5.3</w:delText>
              </w:r>
            </w:del>
          </w:p>
        </w:tc>
        <w:tc>
          <w:tcPr>
            <w:tcW w:w="5222" w:type="dxa"/>
            <w:vAlign w:val="center"/>
          </w:tcPr>
          <w:p w14:paraId="5739D5DC" w14:textId="77777777" w:rsidR="00B0112F" w:rsidRDefault="00000000" w:rsidP="00040F1A">
            <w:pPr>
              <w:spacing w:after="120" w:line="276" w:lineRule="auto"/>
              <w:rPr>
                <w:del w:id="7753" w:author="Claude" w:date="2026-10-14T09:00:00Z"/>
              </w:rPr>
            </w:pPr>
            <w:del w:id="7752" w:author="Claude" w:date="2026-10-14T09:00:00Z">
              <w:r>
                <w:rPr>
                  <w:rFonts w:ascii="Times New Roman" w:hAnsi="Times New Roman"/>
                  <w:sz w:val="22"/>
                  <w:szCs w:val="22"/>
                </w:rPr>
                <w:delText xml:space="preserve">Trắc đạc, dẫn mốc về công trình</w:delText>
              </w:r>
            </w:del>
          </w:p>
        </w:tc>
        <w:tc>
          <w:tcPr>
            <w:tcW w:w="1000" w:type="dxa"/>
            <w:vAlign w:val="center"/>
          </w:tcPr>
          <w:p w14:paraId="60CE4E08" w14:textId="77777777" w:rsidR="00B0112F" w:rsidRDefault="00000000" w:rsidP="00040F1A">
            <w:pPr>
              <w:spacing w:after="120" w:line="276" w:lineRule="auto"/>
              <w:jc w:val="center"/>
              <w:rPr>
                <w:del w:id="7755" w:author="Claude" w:date="2026-10-14T09:00:00Z"/>
              </w:rPr>
            </w:pPr>
            <w:del w:id="7754" w:author="Claude" w:date="2026-10-14T09:00:00Z">
              <w:r>
                <w:rPr>
                  <w:rFonts w:ascii="Times New Roman" w:hAnsi="Times New Roman"/>
                  <w:b/>
                  <w:bCs/>
                  <w:sz w:val="22"/>
                  <w:szCs w:val="22"/>
                </w:rPr>
                <w:delText xml:space="preserve">P</w:delText>
              </w:r>
            </w:del>
          </w:p>
        </w:tc>
        <w:tc>
          <w:tcPr>
            <w:tcW w:w="1000" w:type="dxa"/>
            <w:vAlign w:val="center"/>
          </w:tcPr>
          <w:p w14:paraId="6594856F" w14:textId="77777777" w:rsidR="00B0112F" w:rsidRDefault="00B0112F" w:rsidP="00040F1A">
            <w:pPr>
              <w:spacing w:after="120" w:line="276" w:lineRule="auto"/>
              <w:jc w:val="center"/>
              <w:rPr>
                <w:del w:id="7756" w:author="Claude" w:date="2026-10-14T09:00:00Z"/>
              </w:rPr>
            </w:pPr>
          </w:p>
        </w:tc>
        <w:tc>
          <w:tcPr>
            <w:tcW w:w="1000" w:type="dxa"/>
            <w:vAlign w:val="center"/>
          </w:tcPr>
          <w:p w14:paraId="0DCFEF2F" w14:textId="77777777" w:rsidR="00B0112F" w:rsidRDefault="00B0112F" w:rsidP="00040F1A">
            <w:pPr>
              <w:spacing w:after="120" w:line="276" w:lineRule="auto"/>
              <w:jc w:val="center"/>
              <w:rPr>
                <w:del w:id="7757" w:author="Claude" w:date="2026-10-14T09:00:00Z"/>
              </w:rPr>
            </w:pPr>
          </w:p>
        </w:tc>
      </w:tr>
      <w:tr w:rsidR="00B0112F" w14:paraId="0FBC5A2F" w14:textId="77777777">
        <w:trPr>
          <w:cantSplit/>
          <w:del w:id="7758" w:author="Claude" w:date="2026-10-14T09:00:00Z"/>
        </w:trPr>
        <w:tc>
          <w:tcPr>
            <w:tcW w:w="850" w:type="dxa"/>
            <w:vAlign w:val="center"/>
          </w:tcPr>
          <w:p w14:paraId="0DAA6F37" w14:textId="77777777" w:rsidR="00B0112F" w:rsidRDefault="00000000" w:rsidP="00040F1A">
            <w:pPr>
              <w:spacing w:after="120" w:line="276" w:lineRule="auto"/>
              <w:jc w:val="center"/>
              <w:rPr>
                <w:del w:id="7760" w:author="Claude" w:date="2026-10-14T09:00:00Z"/>
              </w:rPr>
            </w:pPr>
            <w:del w:id="7759" w:author="Claude" w:date="2026-10-14T09:00:00Z">
              <w:r>
                <w:rPr>
                  <w:rFonts w:ascii="Times New Roman" w:hAnsi="Times New Roman"/>
                  <w:sz w:val="22"/>
                  <w:szCs w:val="22"/>
                </w:rPr>
                <w:delText xml:space="preserve">5.4</w:delText>
              </w:r>
            </w:del>
          </w:p>
        </w:tc>
        <w:tc>
          <w:tcPr>
            <w:tcW w:w="5222" w:type="dxa"/>
            <w:vAlign w:val="center"/>
          </w:tcPr>
          <w:p w14:paraId="5E79498D" w14:textId="77777777" w:rsidR="00B0112F" w:rsidRDefault="00000000" w:rsidP="00040F1A">
            <w:pPr>
              <w:spacing w:after="120" w:line="276" w:lineRule="auto"/>
              <w:rPr>
                <w:del w:id="7762" w:author="Claude" w:date="2026-10-14T09:00:00Z"/>
              </w:rPr>
            </w:pPr>
            <w:del w:id="7761" w:author="Claude" w:date="2026-10-14T09:00:00Z">
              <w:r>
                <w:rPr>
                  <w:rFonts w:ascii="Times New Roman" w:hAnsi="Times New Roman"/>
                  <w:sz w:val="22"/>
                  <w:szCs w:val="22"/>
                </w:rPr>
                <w:delText xml:space="preserve">Công tác khảo sát liên quan phạm vi công việc, bao gồm thiết bị khảo sát</w:delText>
              </w:r>
            </w:del>
          </w:p>
        </w:tc>
        <w:tc>
          <w:tcPr>
            <w:tcW w:w="1000" w:type="dxa"/>
            <w:vAlign w:val="center"/>
          </w:tcPr>
          <w:p w14:paraId="6E078561" w14:textId="77777777" w:rsidR="00B0112F" w:rsidRDefault="00000000" w:rsidP="00040F1A">
            <w:pPr>
              <w:spacing w:after="120" w:line="276" w:lineRule="auto"/>
              <w:jc w:val="center"/>
              <w:rPr>
                <w:del w:id="7764" w:author="Claude" w:date="2026-10-14T09:00:00Z"/>
              </w:rPr>
            </w:pPr>
            <w:del w:id="7763" w:author="Claude" w:date="2026-10-14T09:00:00Z">
              <w:r>
                <w:rPr>
                  <w:rFonts w:ascii="Times New Roman" w:hAnsi="Times New Roman"/>
                  <w:b/>
                  <w:bCs/>
                  <w:sz w:val="22"/>
                  <w:szCs w:val="22"/>
                </w:rPr>
                <w:delText xml:space="preserve">P</w:delText>
              </w:r>
            </w:del>
          </w:p>
        </w:tc>
        <w:tc>
          <w:tcPr>
            <w:tcW w:w="1000" w:type="dxa"/>
            <w:vAlign w:val="center"/>
          </w:tcPr>
          <w:p w14:paraId="3194CE4E" w14:textId="77777777" w:rsidR="00B0112F" w:rsidRDefault="00B0112F" w:rsidP="00040F1A">
            <w:pPr>
              <w:spacing w:after="120" w:line="276" w:lineRule="auto"/>
              <w:jc w:val="center"/>
              <w:rPr>
                <w:del w:id="7765" w:author="Claude" w:date="2026-10-14T09:00:00Z"/>
              </w:rPr>
            </w:pPr>
          </w:p>
        </w:tc>
        <w:tc>
          <w:tcPr>
            <w:tcW w:w="1000" w:type="dxa"/>
            <w:vAlign w:val="center"/>
          </w:tcPr>
          <w:p w14:paraId="34BB47C0" w14:textId="77777777" w:rsidR="00B0112F" w:rsidRDefault="00B0112F" w:rsidP="00040F1A">
            <w:pPr>
              <w:spacing w:after="120" w:line="276" w:lineRule="auto"/>
              <w:jc w:val="center"/>
              <w:rPr>
                <w:del w:id="7766" w:author="Claude" w:date="2026-10-14T09:00:00Z"/>
              </w:rPr>
            </w:pPr>
          </w:p>
        </w:tc>
      </w:tr>
      <w:tr w:rsidR="00B0112F" w14:paraId="23D008EE" w14:textId="77777777">
        <w:trPr>
          <w:cantSplit/>
          <w:del w:id="7767" w:author="Claude" w:date="2026-10-14T09:00:00Z"/>
        </w:trPr>
        <w:tc>
          <w:tcPr>
            <w:tcW w:w="850" w:type="dxa"/>
            <w:vAlign w:val="center"/>
          </w:tcPr>
          <w:p w14:paraId="47DC70D9" w14:textId="77777777" w:rsidR="00B0112F" w:rsidRDefault="00000000" w:rsidP="00040F1A">
            <w:pPr>
              <w:spacing w:after="120" w:line="276" w:lineRule="auto"/>
              <w:jc w:val="center"/>
              <w:rPr>
                <w:del w:id="7769" w:author="Claude" w:date="2026-10-14T09:00:00Z"/>
              </w:rPr>
            </w:pPr>
            <w:del w:id="7768" w:author="Claude" w:date="2026-10-14T09:00:00Z">
              <w:r>
                <w:rPr>
                  <w:rFonts w:ascii="Times New Roman" w:hAnsi="Times New Roman"/>
                  <w:sz w:val="22"/>
                  <w:szCs w:val="22"/>
                </w:rPr>
                <w:delText xml:space="preserve">5.5</w:delText>
              </w:r>
            </w:del>
          </w:p>
        </w:tc>
        <w:tc>
          <w:tcPr>
            <w:tcW w:w="5222" w:type="dxa"/>
            <w:vAlign w:val="center"/>
          </w:tcPr>
          <w:p w14:paraId="6EE22260" w14:textId="77777777" w:rsidR="00B0112F" w:rsidRDefault="00000000" w:rsidP="00040F1A">
            <w:pPr>
              <w:spacing w:after="120" w:line="276" w:lineRule="auto"/>
              <w:rPr>
                <w:del w:id="7771" w:author="Claude" w:date="2026-10-14T09:00:00Z"/>
              </w:rPr>
            </w:pPr>
            <w:del w:id="7770" w:author="Claude" w:date="2026-10-14T09:00:00Z">
              <w:r>
                <w:rPr>
                  <w:rFonts w:ascii="Times New Roman" w:hAnsi="Times New Roman"/>
                  <w:sz w:val="22"/>
                  <w:szCs w:val="22"/>
                </w:rPr>
                <w:delText xml:space="preserve">Giám sát nội bộ trong quá trình thi công (QA/QC của Bên B)</w:delText>
              </w:r>
            </w:del>
          </w:p>
        </w:tc>
        <w:tc>
          <w:tcPr>
            <w:tcW w:w="1000" w:type="dxa"/>
            <w:vAlign w:val="center"/>
          </w:tcPr>
          <w:p w14:paraId="744DAC24" w14:textId="77777777" w:rsidR="00B0112F" w:rsidRDefault="00000000" w:rsidP="00040F1A">
            <w:pPr>
              <w:spacing w:after="120" w:line="276" w:lineRule="auto"/>
              <w:jc w:val="center"/>
              <w:rPr>
                <w:del w:id="7773" w:author="Claude" w:date="2026-10-14T09:00:00Z"/>
              </w:rPr>
            </w:pPr>
            <w:del w:id="7772" w:author="Claude" w:date="2026-10-14T09:00:00Z">
              <w:r>
                <w:rPr>
                  <w:rFonts w:ascii="Times New Roman" w:hAnsi="Times New Roman"/>
                  <w:b/>
                  <w:bCs/>
                  <w:sz w:val="22"/>
                  <w:szCs w:val="22"/>
                </w:rPr>
                <w:delText xml:space="preserve">P</w:delText>
              </w:r>
            </w:del>
          </w:p>
        </w:tc>
        <w:tc>
          <w:tcPr>
            <w:tcW w:w="1000" w:type="dxa"/>
            <w:vAlign w:val="center"/>
          </w:tcPr>
          <w:p w14:paraId="62D1D73D" w14:textId="77777777" w:rsidR="00B0112F" w:rsidRDefault="00000000" w:rsidP="00040F1A">
            <w:pPr>
              <w:spacing w:after="120" w:line="276" w:lineRule="auto"/>
              <w:jc w:val="center"/>
              <w:rPr>
                <w:del w:id="7775" w:author="Claude" w:date="2026-10-14T09:00:00Z"/>
              </w:rPr>
            </w:pPr>
            <w:del w:id="7774" w:author="Claude" w:date="2026-10-14T09:00:00Z">
              <w:r>
                <w:rPr>
                  <w:rFonts w:ascii="Times New Roman" w:hAnsi="Times New Roman"/>
                  <w:b/>
                  <w:bCs/>
                  <w:sz w:val="22"/>
                  <w:szCs w:val="22"/>
                </w:rPr>
                <w:delText xml:space="preserve">C</w:delText>
              </w:r>
            </w:del>
          </w:p>
        </w:tc>
        <w:tc>
          <w:tcPr>
            <w:tcW w:w="1000" w:type="dxa"/>
            <w:vAlign w:val="center"/>
          </w:tcPr>
          <w:p w14:paraId="273B2A3C" w14:textId="77777777" w:rsidR="00B0112F" w:rsidRDefault="00B0112F" w:rsidP="00040F1A">
            <w:pPr>
              <w:spacing w:after="120" w:line="276" w:lineRule="auto"/>
              <w:jc w:val="center"/>
              <w:rPr>
                <w:del w:id="7776" w:author="Claude" w:date="2026-10-14T09:00:00Z"/>
              </w:rPr>
            </w:pPr>
          </w:p>
        </w:tc>
      </w:tr>
      <w:tr w:rsidR="00B0112F" w14:paraId="452E4E21" w14:textId="77777777">
        <w:trPr>
          <w:cantSplit/>
          <w:del w:id="7777" w:author="Claude" w:date="2026-10-14T09:00:00Z"/>
        </w:trPr>
        <w:tc>
          <w:tcPr>
            <w:tcW w:w="850" w:type="dxa"/>
            <w:shd w:val="clear" w:color="auto" w:fill="D9D9D9"/>
            <w:vAlign w:val="center"/>
          </w:tcPr>
          <w:p w14:paraId="7EF350B9" w14:textId="77777777" w:rsidR="00B0112F" w:rsidRDefault="00000000" w:rsidP="00040F1A">
            <w:pPr>
              <w:spacing w:after="120" w:line="276" w:lineRule="auto"/>
              <w:jc w:val="center"/>
              <w:rPr>
                <w:del w:id="7779" w:author="Claude" w:date="2026-10-14T09:00:00Z"/>
              </w:rPr>
            </w:pPr>
            <w:del w:id="7778" w:author="Claude" w:date="2026-10-14T09:00:00Z">
              <w:r>
                <w:rPr>
                  <w:rFonts w:ascii="Times New Roman" w:hAnsi="Times New Roman"/>
                  <w:b/>
                  <w:bCs/>
                  <w:sz w:val="22"/>
                  <w:szCs w:val="22"/>
                </w:rPr>
                <w:delText xml:space="preserve">6</w:delText>
              </w:r>
            </w:del>
          </w:p>
        </w:tc>
        <w:tc>
          <w:tcPr>
            <w:tcW w:w="5222" w:type="dxa"/>
            <w:shd w:val="clear" w:color="auto" w:fill="D9D9D9"/>
            <w:vAlign w:val="center"/>
          </w:tcPr>
          <w:p w14:paraId="576CC73C" w14:textId="77777777" w:rsidR="00B0112F" w:rsidRDefault="00000000" w:rsidP="00040F1A">
            <w:pPr>
              <w:spacing w:after="120" w:line="276" w:lineRule="auto"/>
              <w:rPr>
                <w:del w:id="7781" w:author="Claude" w:date="2026-10-14T09:00:00Z"/>
              </w:rPr>
            </w:pPr>
            <w:del w:id="7780" w:author="Claude" w:date="2026-10-14T09:00:00Z">
              <w:r>
                <w:rPr>
                  <w:rFonts w:ascii="Times New Roman" w:hAnsi="Times New Roman"/>
                  <w:b/>
                  <w:bCs/>
                  <w:sz w:val="22"/>
                  <w:szCs w:val="22"/>
                </w:rPr>
                <w:delText xml:space="preserve">Bảo đảm an toàn, vệ sinh môi trường</w:delText>
              </w:r>
            </w:del>
          </w:p>
        </w:tc>
        <w:tc>
          <w:tcPr>
            <w:tcW w:w="1000" w:type="dxa"/>
            <w:shd w:val="clear" w:color="auto" w:fill="D9D9D9"/>
            <w:vAlign w:val="center"/>
          </w:tcPr>
          <w:p w14:paraId="032436B9" w14:textId="77777777" w:rsidR="00B0112F" w:rsidRDefault="00B0112F" w:rsidP="00040F1A">
            <w:pPr>
              <w:spacing w:after="120" w:line="276" w:lineRule="auto"/>
              <w:jc w:val="center"/>
              <w:rPr>
                <w:del w:id="7782" w:author="Claude" w:date="2026-10-14T09:00:00Z"/>
              </w:rPr>
            </w:pPr>
          </w:p>
        </w:tc>
        <w:tc>
          <w:tcPr>
            <w:tcW w:w="1000" w:type="dxa"/>
            <w:shd w:val="clear" w:color="auto" w:fill="D9D9D9"/>
            <w:vAlign w:val="center"/>
          </w:tcPr>
          <w:p w14:paraId="1F53F63B" w14:textId="77777777" w:rsidR="00B0112F" w:rsidRDefault="00B0112F" w:rsidP="00040F1A">
            <w:pPr>
              <w:spacing w:after="120" w:line="276" w:lineRule="auto"/>
              <w:jc w:val="center"/>
              <w:rPr>
                <w:del w:id="7783" w:author="Claude" w:date="2026-10-14T09:00:00Z"/>
              </w:rPr>
            </w:pPr>
          </w:p>
        </w:tc>
        <w:tc>
          <w:tcPr>
            <w:tcW w:w="1000" w:type="dxa"/>
            <w:shd w:val="clear" w:color="auto" w:fill="D9D9D9"/>
            <w:vAlign w:val="center"/>
          </w:tcPr>
          <w:p w14:paraId="7319F08D" w14:textId="77777777" w:rsidR="00B0112F" w:rsidRDefault="00B0112F" w:rsidP="00040F1A">
            <w:pPr>
              <w:spacing w:after="120" w:line="276" w:lineRule="auto"/>
              <w:jc w:val="center"/>
              <w:rPr>
                <w:del w:id="7784" w:author="Claude" w:date="2026-10-14T09:00:00Z"/>
              </w:rPr>
            </w:pPr>
          </w:p>
        </w:tc>
      </w:tr>
      <w:tr w:rsidR="00B0112F" w14:paraId="59F7C800" w14:textId="77777777">
        <w:trPr>
          <w:cantSplit/>
          <w:del w:id="7785" w:author="Claude" w:date="2026-10-14T09:00:00Z"/>
        </w:trPr>
        <w:tc>
          <w:tcPr>
            <w:tcW w:w="850" w:type="dxa"/>
            <w:vAlign w:val="center"/>
          </w:tcPr>
          <w:p w14:paraId="1C781A0A" w14:textId="77777777" w:rsidR="00B0112F" w:rsidRDefault="00000000" w:rsidP="00040F1A">
            <w:pPr>
              <w:spacing w:after="120" w:line="276" w:lineRule="auto"/>
              <w:jc w:val="center"/>
              <w:rPr>
                <w:del w:id="7787" w:author="Claude" w:date="2026-10-14T09:00:00Z"/>
              </w:rPr>
            </w:pPr>
            <w:del w:id="7786" w:author="Claude" w:date="2026-10-14T09:00:00Z">
              <w:r>
                <w:rPr>
                  <w:rFonts w:ascii="Times New Roman" w:hAnsi="Times New Roman"/>
                  <w:sz w:val="22"/>
                  <w:szCs w:val="22"/>
                </w:rPr>
                <w:delText xml:space="preserve">6.1</w:delText>
              </w:r>
            </w:del>
          </w:p>
        </w:tc>
        <w:tc>
          <w:tcPr>
            <w:tcW w:w="5222" w:type="dxa"/>
            <w:vAlign w:val="center"/>
          </w:tcPr>
          <w:p w14:paraId="468BA123" w14:textId="77777777" w:rsidR="00B0112F" w:rsidRDefault="00000000" w:rsidP="00040F1A">
            <w:pPr>
              <w:spacing w:after="120" w:line="276" w:lineRule="auto"/>
              <w:rPr>
                <w:del w:id="7789" w:author="Claude" w:date="2026-10-14T09:00:00Z"/>
              </w:rPr>
            </w:pPr>
            <w:del w:id="7788" w:author="Claude" w:date="2026-10-14T09:00:00Z">
              <w:r>
                <w:rPr>
                  <w:rFonts w:ascii="Times New Roman" w:hAnsi="Times New Roman"/>
                  <w:sz w:val="22"/>
                  <w:szCs w:val="22"/>
                </w:rPr>
                <w:delText xml:space="preserve">Thiết bị bảo vệ cá nhân, đồ dùng an toàn cho công nhân viên</w:delText>
              </w:r>
            </w:del>
          </w:p>
        </w:tc>
        <w:tc>
          <w:tcPr>
            <w:tcW w:w="1000" w:type="dxa"/>
            <w:vAlign w:val="center"/>
          </w:tcPr>
          <w:p w14:paraId="75B19BB2" w14:textId="77777777" w:rsidR="00B0112F" w:rsidRDefault="00000000" w:rsidP="00040F1A">
            <w:pPr>
              <w:spacing w:after="120" w:line="276" w:lineRule="auto"/>
              <w:jc w:val="center"/>
              <w:rPr>
                <w:del w:id="7791" w:author="Claude" w:date="2026-10-14T09:00:00Z"/>
              </w:rPr>
            </w:pPr>
            <w:del w:id="7790" w:author="Claude" w:date="2026-10-14T09:00:00Z">
              <w:r>
                <w:rPr>
                  <w:rFonts w:ascii="Times New Roman" w:hAnsi="Times New Roman"/>
                  <w:b/>
                  <w:bCs/>
                  <w:sz w:val="22"/>
                  <w:szCs w:val="22"/>
                </w:rPr>
                <w:delText xml:space="preserve">P</w:delText>
              </w:r>
            </w:del>
          </w:p>
        </w:tc>
        <w:tc>
          <w:tcPr>
            <w:tcW w:w="1000" w:type="dxa"/>
            <w:vAlign w:val="center"/>
          </w:tcPr>
          <w:p w14:paraId="39AEEFA7" w14:textId="77777777" w:rsidR="00B0112F" w:rsidRDefault="00B0112F" w:rsidP="00040F1A">
            <w:pPr>
              <w:spacing w:after="120" w:line="276" w:lineRule="auto"/>
              <w:jc w:val="center"/>
              <w:rPr>
                <w:del w:id="7792" w:author="Claude" w:date="2026-10-14T09:00:00Z"/>
              </w:rPr>
            </w:pPr>
          </w:p>
        </w:tc>
        <w:tc>
          <w:tcPr>
            <w:tcW w:w="1000" w:type="dxa"/>
            <w:vAlign w:val="center"/>
          </w:tcPr>
          <w:p w14:paraId="072CBA67" w14:textId="77777777" w:rsidR="00B0112F" w:rsidRDefault="00B0112F" w:rsidP="00040F1A">
            <w:pPr>
              <w:spacing w:after="120" w:line="276" w:lineRule="auto"/>
              <w:jc w:val="center"/>
              <w:rPr>
                <w:del w:id="7793" w:author="Claude" w:date="2026-10-14T09:00:00Z"/>
              </w:rPr>
            </w:pPr>
          </w:p>
        </w:tc>
      </w:tr>
      <w:tr w:rsidR="00B0112F" w14:paraId="48A229FF" w14:textId="77777777">
        <w:trPr>
          <w:cantSplit/>
          <w:del w:id="7794" w:author="Claude" w:date="2026-10-14T09:00:00Z"/>
        </w:trPr>
        <w:tc>
          <w:tcPr>
            <w:tcW w:w="850" w:type="dxa"/>
            <w:vAlign w:val="center"/>
          </w:tcPr>
          <w:p w14:paraId="11C085E3" w14:textId="77777777" w:rsidR="00B0112F" w:rsidRDefault="00000000" w:rsidP="00040F1A">
            <w:pPr>
              <w:spacing w:after="120" w:line="276" w:lineRule="auto"/>
              <w:jc w:val="center"/>
              <w:rPr>
                <w:del w:id="7796" w:author="Claude" w:date="2026-10-14T09:00:00Z"/>
              </w:rPr>
            </w:pPr>
            <w:del w:id="7795" w:author="Claude" w:date="2026-10-14T09:00:00Z">
              <w:r>
                <w:rPr>
                  <w:rFonts w:ascii="Times New Roman" w:hAnsi="Times New Roman"/>
                  <w:sz w:val="22"/>
                  <w:szCs w:val="22"/>
                </w:rPr>
                <w:delText xml:space="preserve">6.2</w:delText>
              </w:r>
            </w:del>
          </w:p>
        </w:tc>
        <w:tc>
          <w:tcPr>
            <w:tcW w:w="5222" w:type="dxa"/>
            <w:vAlign w:val="center"/>
          </w:tcPr>
          <w:p w14:paraId="21DD1FCC" w14:textId="77777777" w:rsidR="00B0112F" w:rsidRDefault="00000000" w:rsidP="00040F1A">
            <w:pPr>
              <w:spacing w:after="120" w:line="276" w:lineRule="auto"/>
              <w:rPr>
                <w:del w:id="7798" w:author="Claude" w:date="2026-10-14T09:00:00Z"/>
              </w:rPr>
            </w:pPr>
            <w:del w:id="7797" w:author="Claude" w:date="2026-10-14T09:00:00Z">
              <w:r>
                <w:rPr>
                  <w:rFonts w:ascii="Times New Roman" w:hAnsi="Times New Roman"/>
                  <w:sz w:val="22"/>
                  <w:szCs w:val="22"/>
                </w:rPr>
                <w:delText xml:space="preserve">Biện pháp an toàn, an ninh, bảo vệ môi trường phục vụ thi công theo yêu cầu dự án</w:delText>
              </w:r>
            </w:del>
          </w:p>
        </w:tc>
        <w:tc>
          <w:tcPr>
            <w:tcW w:w="1000" w:type="dxa"/>
            <w:vAlign w:val="center"/>
          </w:tcPr>
          <w:p w14:paraId="3B198FC7" w14:textId="77777777" w:rsidR="00B0112F" w:rsidRDefault="00000000" w:rsidP="00040F1A">
            <w:pPr>
              <w:spacing w:after="120" w:line="276" w:lineRule="auto"/>
              <w:jc w:val="center"/>
              <w:rPr>
                <w:del w:id="7800" w:author="Claude" w:date="2026-10-14T09:00:00Z"/>
              </w:rPr>
            </w:pPr>
            <w:del w:id="7799" w:author="Claude" w:date="2026-10-14T09:00:00Z">
              <w:r>
                <w:rPr>
                  <w:rFonts w:ascii="Times New Roman" w:hAnsi="Times New Roman"/>
                  <w:b/>
                  <w:bCs/>
                  <w:sz w:val="22"/>
                  <w:szCs w:val="22"/>
                </w:rPr>
                <w:delText xml:space="preserve">P</w:delText>
              </w:r>
            </w:del>
          </w:p>
        </w:tc>
        <w:tc>
          <w:tcPr>
            <w:tcW w:w="1000" w:type="dxa"/>
            <w:vAlign w:val="center"/>
          </w:tcPr>
          <w:p w14:paraId="5EADA7BF" w14:textId="77777777" w:rsidR="00B0112F" w:rsidRDefault="00B0112F" w:rsidP="00040F1A">
            <w:pPr>
              <w:spacing w:after="120" w:line="276" w:lineRule="auto"/>
              <w:jc w:val="center"/>
              <w:rPr>
                <w:del w:id="7801" w:author="Claude" w:date="2026-10-14T09:00:00Z"/>
              </w:rPr>
            </w:pPr>
          </w:p>
        </w:tc>
        <w:tc>
          <w:tcPr>
            <w:tcW w:w="1000" w:type="dxa"/>
            <w:vAlign w:val="center"/>
          </w:tcPr>
          <w:p w14:paraId="47093E27" w14:textId="77777777" w:rsidR="00B0112F" w:rsidRDefault="00B0112F" w:rsidP="00040F1A">
            <w:pPr>
              <w:spacing w:after="120" w:line="276" w:lineRule="auto"/>
              <w:jc w:val="center"/>
              <w:rPr>
                <w:del w:id="7802" w:author="Claude" w:date="2026-10-14T09:00:00Z"/>
              </w:rPr>
            </w:pPr>
          </w:p>
        </w:tc>
      </w:tr>
      <w:tr w:rsidR="00B0112F" w14:paraId="5A0DC38E" w14:textId="77777777">
        <w:trPr>
          <w:cantSplit/>
          <w:del w:id="7803" w:author="Claude" w:date="2026-10-14T09:00:00Z"/>
        </w:trPr>
        <w:tc>
          <w:tcPr>
            <w:tcW w:w="850" w:type="dxa"/>
            <w:vAlign w:val="center"/>
          </w:tcPr>
          <w:p w14:paraId="1031EE96" w14:textId="77777777" w:rsidR="00B0112F" w:rsidRDefault="00000000" w:rsidP="00040F1A">
            <w:pPr>
              <w:spacing w:after="120" w:line="276" w:lineRule="auto"/>
              <w:jc w:val="center"/>
              <w:rPr>
                <w:del w:id="7805" w:author="Claude" w:date="2026-10-14T09:00:00Z"/>
              </w:rPr>
            </w:pPr>
            <w:del w:id="7804" w:author="Claude" w:date="2026-10-14T09:00:00Z">
              <w:r>
                <w:rPr>
                  <w:rFonts w:ascii="Times New Roman" w:hAnsi="Times New Roman"/>
                  <w:sz w:val="22"/>
                  <w:szCs w:val="22"/>
                </w:rPr>
                <w:delText xml:space="preserve">6.3</w:delText>
              </w:r>
            </w:del>
          </w:p>
        </w:tc>
        <w:tc>
          <w:tcPr>
            <w:tcW w:w="5222" w:type="dxa"/>
            <w:vAlign w:val="center"/>
          </w:tcPr>
          <w:p w14:paraId="669AA6E3" w14:textId="77777777" w:rsidR="00B0112F" w:rsidRDefault="00000000" w:rsidP="00040F1A">
            <w:pPr>
              <w:spacing w:after="120" w:line="276" w:lineRule="auto"/>
              <w:rPr>
                <w:del w:id="7807" w:author="Claude" w:date="2026-10-14T09:00:00Z"/>
              </w:rPr>
            </w:pPr>
            <w:del w:id="7806" w:author="Claude" w:date="2026-10-14T09:00:00Z">
              <w:r>
                <w:rPr>
                  <w:rFonts w:ascii="Times New Roman" w:hAnsi="Times New Roman"/>
                  <w:sz w:val="22"/>
                  <w:szCs w:val="22"/>
                </w:rPr>
                <w:delText xml:space="preserve">Bảo vệ an ninh khu vực thi công của Bên B; chịu trách nhiệm đối với mất mát, hư hỏng do lỗi của Bên B</w:delText>
              </w:r>
            </w:del>
          </w:p>
        </w:tc>
        <w:tc>
          <w:tcPr>
            <w:tcW w:w="1000" w:type="dxa"/>
            <w:vAlign w:val="center"/>
          </w:tcPr>
          <w:p w14:paraId="56014DB9" w14:textId="77777777" w:rsidR="00B0112F" w:rsidRDefault="00000000" w:rsidP="00040F1A">
            <w:pPr>
              <w:spacing w:after="120" w:line="276" w:lineRule="auto"/>
              <w:jc w:val="center"/>
              <w:rPr>
                <w:del w:id="7809" w:author="Claude" w:date="2026-10-14T09:00:00Z"/>
              </w:rPr>
            </w:pPr>
            <w:del w:id="7808" w:author="Claude" w:date="2026-10-14T09:00:00Z">
              <w:r>
                <w:rPr>
                  <w:rFonts w:ascii="Times New Roman" w:hAnsi="Times New Roman"/>
                  <w:b/>
                  <w:bCs/>
                  <w:sz w:val="22"/>
                  <w:szCs w:val="22"/>
                </w:rPr>
                <w:delText xml:space="preserve">P</w:delText>
              </w:r>
            </w:del>
          </w:p>
        </w:tc>
        <w:tc>
          <w:tcPr>
            <w:tcW w:w="1000" w:type="dxa"/>
            <w:vAlign w:val="center"/>
          </w:tcPr>
          <w:p w14:paraId="0B0F8455" w14:textId="77777777" w:rsidR="00B0112F" w:rsidRDefault="00B0112F" w:rsidP="00040F1A">
            <w:pPr>
              <w:spacing w:after="120" w:line="276" w:lineRule="auto"/>
              <w:jc w:val="center"/>
              <w:rPr>
                <w:del w:id="7810" w:author="Claude" w:date="2026-10-14T09:00:00Z"/>
              </w:rPr>
            </w:pPr>
          </w:p>
        </w:tc>
        <w:tc>
          <w:tcPr>
            <w:tcW w:w="1000" w:type="dxa"/>
            <w:vAlign w:val="center"/>
          </w:tcPr>
          <w:p w14:paraId="6D546759" w14:textId="77777777" w:rsidR="00B0112F" w:rsidRDefault="00B0112F" w:rsidP="00040F1A">
            <w:pPr>
              <w:spacing w:after="120" w:line="276" w:lineRule="auto"/>
              <w:jc w:val="center"/>
              <w:rPr>
                <w:del w:id="7811" w:author="Claude" w:date="2026-10-14T09:00:00Z"/>
              </w:rPr>
            </w:pPr>
          </w:p>
        </w:tc>
      </w:tr>
      <w:tr w:rsidR="00B0112F" w14:paraId="6894089B" w14:textId="77777777">
        <w:trPr>
          <w:cantSplit/>
          <w:del w:id="7812" w:author="Claude" w:date="2026-10-14T09:00:00Z"/>
        </w:trPr>
        <w:tc>
          <w:tcPr>
            <w:tcW w:w="850" w:type="dxa"/>
            <w:vAlign w:val="center"/>
          </w:tcPr>
          <w:p w14:paraId="5D141319" w14:textId="77777777" w:rsidR="00B0112F" w:rsidRDefault="00000000" w:rsidP="00040F1A">
            <w:pPr>
              <w:spacing w:after="120" w:line="276" w:lineRule="auto"/>
              <w:jc w:val="center"/>
              <w:rPr>
                <w:del w:id="7814" w:author="Claude" w:date="2026-10-14T09:00:00Z"/>
              </w:rPr>
            </w:pPr>
            <w:del w:id="7813" w:author="Claude" w:date="2026-10-14T09:00:00Z">
              <w:r>
                <w:rPr>
                  <w:rFonts w:ascii="Times New Roman" w:hAnsi="Times New Roman"/>
                  <w:sz w:val="22"/>
                  <w:szCs w:val="22"/>
                </w:rPr>
                <w:delText xml:space="preserve">6.4</w:delText>
              </w:r>
            </w:del>
          </w:p>
        </w:tc>
        <w:tc>
          <w:tcPr>
            <w:tcW w:w="5222" w:type="dxa"/>
            <w:vAlign w:val="center"/>
          </w:tcPr>
          <w:p w14:paraId="662D913A" w14:textId="77777777" w:rsidR="00B0112F" w:rsidRDefault="00000000" w:rsidP="00040F1A">
            <w:pPr>
              <w:spacing w:after="120" w:line="276" w:lineRule="auto"/>
              <w:rPr>
                <w:del w:id="7816" w:author="Claude" w:date="2026-10-14T09:00:00Z"/>
              </w:rPr>
            </w:pPr>
            <w:del w:id="7815" w:author="Claude" w:date="2026-10-14T09:00:00Z">
              <w:r>
                <w:rPr>
                  <w:rFonts w:ascii="Times New Roman" w:hAnsi="Times New Roman"/>
                  <w:sz w:val="22"/>
                  <w:szCs w:val="22"/>
                </w:rPr>
                <w:delText xml:space="preserve">Trách nhiệm đối với mất mát/hư hỏng vật liệu, hạng mục (kể cả hạng mục liền kề trước khi bàn giao)</w:delText>
              </w:r>
            </w:del>
          </w:p>
        </w:tc>
        <w:tc>
          <w:tcPr>
            <w:tcW w:w="1000" w:type="dxa"/>
            <w:vAlign w:val="center"/>
          </w:tcPr>
          <w:p w14:paraId="7D295487" w14:textId="77777777" w:rsidR="00B0112F" w:rsidRDefault="00000000" w:rsidP="00040F1A">
            <w:pPr>
              <w:spacing w:after="120" w:line="276" w:lineRule="auto"/>
              <w:jc w:val="center"/>
              <w:rPr>
                <w:del w:id="7818" w:author="Claude" w:date="2026-10-14T09:00:00Z"/>
              </w:rPr>
            </w:pPr>
            <w:del w:id="7817" w:author="Claude" w:date="2026-10-14T09:00:00Z">
              <w:r>
                <w:rPr>
                  <w:rFonts w:ascii="Times New Roman" w:hAnsi="Times New Roman"/>
                  <w:b/>
                  <w:bCs/>
                  <w:sz w:val="22"/>
                  <w:szCs w:val="22"/>
                </w:rPr>
                <w:delText xml:space="preserve">P</w:delText>
              </w:r>
            </w:del>
          </w:p>
        </w:tc>
        <w:tc>
          <w:tcPr>
            <w:tcW w:w="1000" w:type="dxa"/>
            <w:vAlign w:val="center"/>
          </w:tcPr>
          <w:p w14:paraId="359CC5EA" w14:textId="77777777" w:rsidR="00B0112F" w:rsidRDefault="00B0112F" w:rsidP="00040F1A">
            <w:pPr>
              <w:spacing w:after="120" w:line="276" w:lineRule="auto"/>
              <w:jc w:val="center"/>
              <w:rPr>
                <w:del w:id="7819" w:author="Claude" w:date="2026-10-14T09:00:00Z"/>
              </w:rPr>
            </w:pPr>
          </w:p>
        </w:tc>
        <w:tc>
          <w:tcPr>
            <w:tcW w:w="1000" w:type="dxa"/>
            <w:vAlign w:val="center"/>
          </w:tcPr>
          <w:p w14:paraId="5A617A0C" w14:textId="77777777" w:rsidR="00B0112F" w:rsidRDefault="00B0112F" w:rsidP="00040F1A">
            <w:pPr>
              <w:spacing w:after="120" w:line="276" w:lineRule="auto"/>
              <w:jc w:val="center"/>
              <w:rPr>
                <w:del w:id="7820" w:author="Claude" w:date="2026-10-14T09:00:00Z"/>
              </w:rPr>
            </w:pPr>
          </w:p>
        </w:tc>
      </w:tr>
      <w:tr w:rsidR="00B0112F" w14:paraId="7D2F170C" w14:textId="77777777">
        <w:trPr>
          <w:cantSplit/>
          <w:del w:id="7821" w:author="Claude" w:date="2026-10-14T09:00:00Z"/>
        </w:trPr>
        <w:tc>
          <w:tcPr>
            <w:tcW w:w="850" w:type="dxa"/>
            <w:vAlign w:val="center"/>
          </w:tcPr>
          <w:p w14:paraId="121B11E1" w14:textId="77777777" w:rsidR="00B0112F" w:rsidRDefault="00000000" w:rsidP="00040F1A">
            <w:pPr>
              <w:spacing w:after="120" w:line="276" w:lineRule="auto"/>
              <w:jc w:val="center"/>
              <w:rPr>
                <w:del w:id="7823" w:author="Claude" w:date="2026-10-14T09:00:00Z"/>
              </w:rPr>
            </w:pPr>
            <w:del w:id="7822" w:author="Claude" w:date="2026-10-14T09:00:00Z">
              <w:r>
                <w:rPr>
                  <w:rFonts w:ascii="Times New Roman" w:hAnsi="Times New Roman"/>
                  <w:sz w:val="22"/>
                  <w:szCs w:val="22"/>
                </w:rPr>
                <w:delText xml:space="preserve">6.5</w:delText>
              </w:r>
            </w:del>
          </w:p>
        </w:tc>
        <w:tc>
          <w:tcPr>
            <w:tcW w:w="5222" w:type="dxa"/>
            <w:vAlign w:val="center"/>
          </w:tcPr>
          <w:p w14:paraId="3389A9F9" w14:textId="77777777" w:rsidR="00B0112F" w:rsidRDefault="00000000" w:rsidP="00040F1A">
            <w:pPr>
              <w:spacing w:after="120" w:line="276" w:lineRule="auto"/>
              <w:rPr>
                <w:del w:id="7825" w:author="Claude" w:date="2026-10-14T09:00:00Z"/>
              </w:rPr>
            </w:pPr>
            <w:del w:id="7824" w:author="Claude" w:date="2026-10-14T09:00:00Z">
              <w:r>
                <w:rPr>
                  <w:rFonts w:ascii="Times New Roman" w:hAnsi="Times New Roman"/>
                  <w:sz w:val="22"/>
                  <w:szCs w:val="22"/>
                </w:rPr>
                <w:delText xml:space="preserve">Cung cấp giấy tờ an toàn lao động, chứng chỉ, kiểm định cho nhân lực</w:delText>
              </w:r>
            </w:del>
          </w:p>
        </w:tc>
        <w:tc>
          <w:tcPr>
            <w:tcW w:w="1000" w:type="dxa"/>
            <w:vAlign w:val="center"/>
          </w:tcPr>
          <w:p w14:paraId="434A8901" w14:textId="77777777" w:rsidR="00B0112F" w:rsidRDefault="00000000" w:rsidP="00040F1A">
            <w:pPr>
              <w:spacing w:after="120" w:line="276" w:lineRule="auto"/>
              <w:jc w:val="center"/>
              <w:rPr>
                <w:del w:id="7827" w:author="Claude" w:date="2026-10-14T09:00:00Z"/>
              </w:rPr>
            </w:pPr>
            <w:del w:id="7826" w:author="Claude" w:date="2026-10-14T09:00:00Z">
              <w:r>
                <w:rPr>
                  <w:rFonts w:ascii="Times New Roman" w:hAnsi="Times New Roman"/>
                  <w:b/>
                  <w:bCs/>
                  <w:sz w:val="22"/>
                  <w:szCs w:val="22"/>
                </w:rPr>
                <w:delText xml:space="preserve">P</w:delText>
              </w:r>
            </w:del>
          </w:p>
        </w:tc>
        <w:tc>
          <w:tcPr>
            <w:tcW w:w="1000" w:type="dxa"/>
            <w:vAlign w:val="center"/>
          </w:tcPr>
          <w:p w14:paraId="1D76B326" w14:textId="77777777" w:rsidR="00B0112F" w:rsidRDefault="00B0112F" w:rsidP="00040F1A">
            <w:pPr>
              <w:spacing w:after="120" w:line="276" w:lineRule="auto"/>
              <w:jc w:val="center"/>
              <w:rPr>
                <w:del w:id="7828" w:author="Claude" w:date="2026-10-14T09:00:00Z"/>
              </w:rPr>
            </w:pPr>
          </w:p>
        </w:tc>
        <w:tc>
          <w:tcPr>
            <w:tcW w:w="1000" w:type="dxa"/>
            <w:vAlign w:val="center"/>
          </w:tcPr>
          <w:p w14:paraId="6DC36CBA" w14:textId="77777777" w:rsidR="00B0112F" w:rsidRDefault="00B0112F" w:rsidP="00040F1A">
            <w:pPr>
              <w:spacing w:after="120" w:line="276" w:lineRule="auto"/>
              <w:jc w:val="center"/>
              <w:rPr>
                <w:del w:id="7829" w:author="Claude" w:date="2026-10-14T09:00:00Z"/>
              </w:rPr>
            </w:pPr>
          </w:p>
        </w:tc>
      </w:tr>
      <w:tr w:rsidR="00B0112F" w14:paraId="1E640C18" w14:textId="77777777">
        <w:trPr>
          <w:cantSplit/>
          <w:del w:id="7830" w:author="Claude" w:date="2026-10-14T09:00:00Z"/>
        </w:trPr>
        <w:tc>
          <w:tcPr>
            <w:tcW w:w="850" w:type="dxa"/>
            <w:vAlign w:val="center"/>
          </w:tcPr>
          <w:p w14:paraId="129434C1" w14:textId="77777777" w:rsidR="00B0112F" w:rsidRDefault="00000000" w:rsidP="00040F1A">
            <w:pPr>
              <w:spacing w:after="120" w:line="276" w:lineRule="auto"/>
              <w:jc w:val="center"/>
              <w:rPr>
                <w:del w:id="7832" w:author="Claude" w:date="2026-10-14T09:00:00Z"/>
              </w:rPr>
            </w:pPr>
            <w:del w:id="7831" w:author="Claude" w:date="2026-10-14T09:00:00Z">
              <w:r>
                <w:rPr>
                  <w:rFonts w:ascii="Times New Roman" w:hAnsi="Times New Roman"/>
                  <w:sz w:val="22"/>
                  <w:szCs w:val="22"/>
                </w:rPr>
                <w:delText xml:space="preserve">6.6</w:delText>
              </w:r>
            </w:del>
          </w:p>
        </w:tc>
        <w:tc>
          <w:tcPr>
            <w:tcW w:w="5222" w:type="dxa"/>
            <w:vAlign w:val="center"/>
          </w:tcPr>
          <w:p w14:paraId="5AB87A4C" w14:textId="77777777" w:rsidR="00B0112F" w:rsidRDefault="00000000" w:rsidP="00040F1A">
            <w:pPr>
              <w:spacing w:after="120" w:line="276" w:lineRule="auto"/>
              <w:rPr>
                <w:del w:id="7834" w:author="Claude" w:date="2026-10-14T09:00:00Z"/>
              </w:rPr>
            </w:pPr>
            <w:del w:id="7833" w:author="Claude" w:date="2026-10-14T09:00:00Z">
              <w:r>
                <w:rPr>
                  <w:rFonts w:ascii="Times New Roman" w:hAnsi="Times New Roman"/>
                  <w:sz w:val="22"/>
                  <w:szCs w:val="22"/>
                </w:rPr>
                <w:delText xml:space="preserve">Tổ chức tập huấn định kỳ công tác ATLĐ đối với công nhân</w:delText>
              </w:r>
            </w:del>
          </w:p>
        </w:tc>
        <w:tc>
          <w:tcPr>
            <w:tcW w:w="1000" w:type="dxa"/>
            <w:vAlign w:val="center"/>
          </w:tcPr>
          <w:p w14:paraId="72389990" w14:textId="77777777" w:rsidR="00B0112F" w:rsidRDefault="00000000" w:rsidP="00040F1A">
            <w:pPr>
              <w:spacing w:after="120" w:line="276" w:lineRule="auto"/>
              <w:jc w:val="center"/>
              <w:rPr>
                <w:del w:id="7836" w:author="Claude" w:date="2026-10-14T09:00:00Z"/>
              </w:rPr>
            </w:pPr>
            <w:del w:id="7835" w:author="Claude" w:date="2026-10-14T09:00:00Z">
              <w:r>
                <w:rPr>
                  <w:rFonts w:ascii="Times New Roman" w:hAnsi="Times New Roman"/>
                  <w:b/>
                  <w:bCs/>
                  <w:sz w:val="22"/>
                  <w:szCs w:val="22"/>
                </w:rPr>
                <w:delText xml:space="preserve">P</w:delText>
              </w:r>
            </w:del>
          </w:p>
        </w:tc>
        <w:tc>
          <w:tcPr>
            <w:tcW w:w="1000" w:type="dxa"/>
            <w:vAlign w:val="center"/>
          </w:tcPr>
          <w:p w14:paraId="00680EFF" w14:textId="77777777" w:rsidR="00B0112F" w:rsidRDefault="00B0112F" w:rsidP="00040F1A">
            <w:pPr>
              <w:spacing w:after="120" w:line="276" w:lineRule="auto"/>
              <w:jc w:val="center"/>
              <w:rPr>
                <w:del w:id="7837" w:author="Claude" w:date="2026-10-14T09:00:00Z"/>
              </w:rPr>
            </w:pPr>
          </w:p>
        </w:tc>
        <w:tc>
          <w:tcPr>
            <w:tcW w:w="1000" w:type="dxa"/>
            <w:vAlign w:val="center"/>
          </w:tcPr>
          <w:p w14:paraId="3313EC7B" w14:textId="77777777" w:rsidR="00B0112F" w:rsidRDefault="00B0112F" w:rsidP="00040F1A">
            <w:pPr>
              <w:spacing w:after="120" w:line="276" w:lineRule="auto"/>
              <w:jc w:val="center"/>
              <w:rPr>
                <w:del w:id="7838" w:author="Claude" w:date="2026-10-14T09:00:00Z"/>
              </w:rPr>
            </w:pPr>
          </w:p>
        </w:tc>
      </w:tr>
      <w:tr w:rsidR="00B0112F" w14:paraId="6B5CF75F" w14:textId="77777777">
        <w:trPr>
          <w:cantSplit/>
          <w:del w:id="7839" w:author="Claude" w:date="2026-10-14T09:00:00Z"/>
        </w:trPr>
        <w:tc>
          <w:tcPr>
            <w:tcW w:w="850" w:type="dxa"/>
            <w:shd w:val="clear" w:color="auto" w:fill="D9D9D9"/>
            <w:vAlign w:val="center"/>
          </w:tcPr>
          <w:p w14:paraId="7F30BBAC" w14:textId="77777777" w:rsidR="00B0112F" w:rsidRDefault="00000000" w:rsidP="00040F1A">
            <w:pPr>
              <w:spacing w:after="120" w:line="276" w:lineRule="auto"/>
              <w:jc w:val="center"/>
              <w:rPr>
                <w:del w:id="7841" w:author="Claude" w:date="2026-10-14T09:00:00Z"/>
              </w:rPr>
            </w:pPr>
            <w:del w:id="7840" w:author="Claude" w:date="2026-10-14T09:00:00Z">
              <w:r>
                <w:rPr>
                  <w:rFonts w:ascii="Times New Roman" w:hAnsi="Times New Roman"/>
                  <w:b/>
                  <w:bCs/>
                  <w:sz w:val="22"/>
                  <w:szCs w:val="22"/>
                </w:rPr>
                <w:delText xml:space="preserve">7</w:delText>
              </w:r>
            </w:del>
          </w:p>
        </w:tc>
        <w:tc>
          <w:tcPr>
            <w:tcW w:w="5222" w:type="dxa"/>
            <w:shd w:val="clear" w:color="auto" w:fill="D9D9D9"/>
            <w:vAlign w:val="center"/>
          </w:tcPr>
          <w:p w14:paraId="0B9CB637" w14:textId="77777777" w:rsidR="00B0112F" w:rsidRDefault="00000000" w:rsidP="00040F1A">
            <w:pPr>
              <w:spacing w:after="120" w:line="276" w:lineRule="auto"/>
              <w:rPr>
                <w:del w:id="7843" w:author="Claude" w:date="2026-10-14T09:00:00Z"/>
              </w:rPr>
            </w:pPr>
            <w:del w:id="7842" w:author="Claude" w:date="2026-10-14T09:00:00Z">
              <w:r>
                <w:rPr>
                  <w:rFonts w:ascii="Times New Roman" w:hAnsi="Times New Roman"/>
                  <w:b/>
                  <w:bCs/>
                  <w:sz w:val="22"/>
                  <w:szCs w:val="22"/>
                </w:rPr>
                <w:delText xml:space="preserve">Huy động và giải thể thiết bị</w:delText>
              </w:r>
            </w:del>
          </w:p>
        </w:tc>
        <w:tc>
          <w:tcPr>
            <w:tcW w:w="1000" w:type="dxa"/>
            <w:shd w:val="clear" w:color="auto" w:fill="D9D9D9"/>
            <w:vAlign w:val="center"/>
          </w:tcPr>
          <w:p w14:paraId="160711DB" w14:textId="77777777" w:rsidR="00B0112F" w:rsidRDefault="00B0112F" w:rsidP="00040F1A">
            <w:pPr>
              <w:spacing w:after="120" w:line="276" w:lineRule="auto"/>
              <w:jc w:val="center"/>
              <w:rPr>
                <w:del w:id="7844" w:author="Claude" w:date="2026-10-14T09:00:00Z"/>
              </w:rPr>
            </w:pPr>
          </w:p>
        </w:tc>
        <w:tc>
          <w:tcPr>
            <w:tcW w:w="1000" w:type="dxa"/>
            <w:shd w:val="clear" w:color="auto" w:fill="D9D9D9"/>
            <w:vAlign w:val="center"/>
          </w:tcPr>
          <w:p w14:paraId="2844C90A" w14:textId="77777777" w:rsidR="00B0112F" w:rsidRDefault="00B0112F" w:rsidP="00040F1A">
            <w:pPr>
              <w:spacing w:after="120" w:line="276" w:lineRule="auto"/>
              <w:jc w:val="center"/>
              <w:rPr>
                <w:del w:id="7845" w:author="Claude" w:date="2026-10-14T09:00:00Z"/>
              </w:rPr>
            </w:pPr>
          </w:p>
        </w:tc>
        <w:tc>
          <w:tcPr>
            <w:tcW w:w="1000" w:type="dxa"/>
            <w:shd w:val="clear" w:color="auto" w:fill="D9D9D9"/>
            <w:vAlign w:val="center"/>
          </w:tcPr>
          <w:p w14:paraId="71E14D3C" w14:textId="77777777" w:rsidR="00B0112F" w:rsidRDefault="00B0112F" w:rsidP="00040F1A">
            <w:pPr>
              <w:spacing w:after="120" w:line="276" w:lineRule="auto"/>
              <w:jc w:val="center"/>
              <w:rPr>
                <w:del w:id="7846" w:author="Claude" w:date="2026-10-14T09:00:00Z"/>
              </w:rPr>
            </w:pPr>
          </w:p>
        </w:tc>
      </w:tr>
      <w:tr w:rsidR="00B0112F" w14:paraId="719FBF62" w14:textId="77777777">
        <w:trPr>
          <w:cantSplit/>
          <w:del w:id="7847" w:author="Claude" w:date="2026-10-14T09:00:00Z"/>
        </w:trPr>
        <w:tc>
          <w:tcPr>
            <w:tcW w:w="850" w:type="dxa"/>
            <w:vAlign w:val="center"/>
          </w:tcPr>
          <w:p w14:paraId="688AEC06" w14:textId="77777777" w:rsidR="00B0112F" w:rsidRDefault="00000000" w:rsidP="00040F1A">
            <w:pPr>
              <w:spacing w:after="120" w:line="276" w:lineRule="auto"/>
              <w:jc w:val="center"/>
              <w:rPr>
                <w:del w:id="7849" w:author="Claude" w:date="2026-10-14T09:00:00Z"/>
              </w:rPr>
            </w:pPr>
            <w:del w:id="7848" w:author="Claude" w:date="2026-10-14T09:00:00Z">
              <w:r>
                <w:rPr>
                  <w:rFonts w:ascii="Times New Roman" w:hAnsi="Times New Roman"/>
                  <w:sz w:val="22"/>
                  <w:szCs w:val="22"/>
                </w:rPr>
                <w:delText xml:space="preserve">7.1</w:delText>
              </w:r>
            </w:del>
          </w:p>
        </w:tc>
        <w:tc>
          <w:tcPr>
            <w:tcW w:w="5222" w:type="dxa"/>
            <w:vAlign w:val="center"/>
          </w:tcPr>
          <w:p w14:paraId="348D8D67" w14:textId="77777777" w:rsidR="00B0112F" w:rsidRDefault="00000000" w:rsidP="00040F1A">
            <w:pPr>
              <w:spacing w:after="120" w:line="276" w:lineRule="auto"/>
              <w:rPr>
                <w:del w:id="7851" w:author="Claude" w:date="2026-10-14T09:00:00Z"/>
              </w:rPr>
            </w:pPr>
            <w:del w:id="7850" w:author="Claude" w:date="2026-10-14T09:00:00Z">
              <w:r>
                <w:rPr>
                  <w:rFonts w:ascii="Times New Roman" w:hAnsi="Times New Roman"/>
                  <w:sz w:val="22"/>
                  <w:szCs w:val="22"/>
                </w:rPr>
                <w:delText xml:space="preserve">Huy động máy móc, thiết bị, vật liệu đảm bảo yêu cầu và tiến độ</w:delText>
              </w:r>
            </w:del>
          </w:p>
        </w:tc>
        <w:tc>
          <w:tcPr>
            <w:tcW w:w="1000" w:type="dxa"/>
            <w:vAlign w:val="center"/>
          </w:tcPr>
          <w:p w14:paraId="35767F7C" w14:textId="77777777" w:rsidR="00B0112F" w:rsidRDefault="00000000" w:rsidP="00040F1A">
            <w:pPr>
              <w:spacing w:after="120" w:line="276" w:lineRule="auto"/>
              <w:jc w:val="center"/>
              <w:rPr>
                <w:del w:id="7853" w:author="Claude" w:date="2026-10-14T09:00:00Z"/>
              </w:rPr>
            </w:pPr>
            <w:del w:id="7852" w:author="Claude" w:date="2026-10-14T09:00:00Z">
              <w:r>
                <w:rPr>
                  <w:rFonts w:ascii="Times New Roman" w:hAnsi="Times New Roman"/>
                  <w:b/>
                  <w:bCs/>
                  <w:sz w:val="22"/>
                  <w:szCs w:val="22"/>
                </w:rPr>
                <w:delText xml:space="preserve">P</w:delText>
              </w:r>
            </w:del>
          </w:p>
        </w:tc>
        <w:tc>
          <w:tcPr>
            <w:tcW w:w="1000" w:type="dxa"/>
            <w:vAlign w:val="center"/>
          </w:tcPr>
          <w:p w14:paraId="1E059470" w14:textId="77777777" w:rsidR="00B0112F" w:rsidRDefault="00B0112F" w:rsidP="00040F1A">
            <w:pPr>
              <w:spacing w:after="120" w:line="276" w:lineRule="auto"/>
              <w:jc w:val="center"/>
              <w:rPr>
                <w:del w:id="7854" w:author="Claude" w:date="2026-10-14T09:00:00Z"/>
              </w:rPr>
            </w:pPr>
          </w:p>
        </w:tc>
        <w:tc>
          <w:tcPr>
            <w:tcW w:w="1000" w:type="dxa"/>
            <w:vAlign w:val="center"/>
          </w:tcPr>
          <w:p w14:paraId="571C3EBD" w14:textId="77777777" w:rsidR="00B0112F" w:rsidRDefault="00B0112F" w:rsidP="00040F1A">
            <w:pPr>
              <w:spacing w:after="120" w:line="276" w:lineRule="auto"/>
              <w:jc w:val="center"/>
              <w:rPr>
                <w:del w:id="7855" w:author="Claude" w:date="2026-10-14T09:00:00Z"/>
              </w:rPr>
            </w:pPr>
          </w:p>
        </w:tc>
      </w:tr>
      <w:tr w:rsidR="00B0112F" w14:paraId="0126400E" w14:textId="77777777">
        <w:trPr>
          <w:cantSplit/>
          <w:del w:id="7856" w:author="Claude" w:date="2026-10-14T09:00:00Z"/>
        </w:trPr>
        <w:tc>
          <w:tcPr>
            <w:tcW w:w="850" w:type="dxa"/>
            <w:vAlign w:val="center"/>
          </w:tcPr>
          <w:p w14:paraId="187E13EE" w14:textId="77777777" w:rsidR="00B0112F" w:rsidRDefault="00000000" w:rsidP="00040F1A">
            <w:pPr>
              <w:spacing w:after="120" w:line="276" w:lineRule="auto"/>
              <w:jc w:val="center"/>
              <w:rPr>
                <w:del w:id="7858" w:author="Claude" w:date="2026-10-14T09:00:00Z"/>
              </w:rPr>
            </w:pPr>
            <w:del w:id="7857" w:author="Claude" w:date="2026-10-14T09:00:00Z">
              <w:r>
                <w:rPr>
                  <w:rFonts w:ascii="Times New Roman" w:hAnsi="Times New Roman"/>
                  <w:sz w:val="22"/>
                  <w:szCs w:val="22"/>
                </w:rPr>
                <w:delText xml:space="preserve">7.2</w:delText>
              </w:r>
            </w:del>
          </w:p>
        </w:tc>
        <w:tc>
          <w:tcPr>
            <w:tcW w:w="5222" w:type="dxa"/>
            <w:vAlign w:val="center"/>
          </w:tcPr>
          <w:p w14:paraId="37CF58B8" w14:textId="77777777" w:rsidR="00B0112F" w:rsidRDefault="00000000" w:rsidP="00040F1A">
            <w:pPr>
              <w:spacing w:after="120" w:line="276" w:lineRule="auto"/>
              <w:rPr>
                <w:del w:id="7860" w:author="Claude" w:date="2026-10-14T09:00:00Z"/>
              </w:rPr>
            </w:pPr>
            <w:del w:id="7859" w:author="Claude" w:date="2026-10-14T09:00:00Z">
              <w:r>
                <w:rPr>
                  <w:rFonts w:ascii="Times New Roman" w:hAnsi="Times New Roman"/>
                  <w:sz w:val="22"/>
                  <w:szCs w:val="22"/>
                </w:rPr>
                <w:delText xml:space="preserve">Huy động cán bộ, công nhân đủ chuyên môn, sức khỏe</w:delText>
              </w:r>
            </w:del>
          </w:p>
        </w:tc>
        <w:tc>
          <w:tcPr>
            <w:tcW w:w="1000" w:type="dxa"/>
            <w:vAlign w:val="center"/>
          </w:tcPr>
          <w:p w14:paraId="288B5AB8" w14:textId="77777777" w:rsidR="00B0112F" w:rsidRDefault="00000000" w:rsidP="00040F1A">
            <w:pPr>
              <w:spacing w:after="120" w:line="276" w:lineRule="auto"/>
              <w:jc w:val="center"/>
              <w:rPr>
                <w:del w:id="7862" w:author="Claude" w:date="2026-10-14T09:00:00Z"/>
              </w:rPr>
            </w:pPr>
            <w:del w:id="7861" w:author="Claude" w:date="2026-10-14T09:00:00Z">
              <w:r>
                <w:rPr>
                  <w:rFonts w:ascii="Times New Roman" w:hAnsi="Times New Roman"/>
                  <w:b/>
                  <w:bCs/>
                  <w:sz w:val="22"/>
                  <w:szCs w:val="22"/>
                </w:rPr>
                <w:delText xml:space="preserve">P</w:delText>
              </w:r>
            </w:del>
          </w:p>
        </w:tc>
        <w:tc>
          <w:tcPr>
            <w:tcW w:w="1000" w:type="dxa"/>
            <w:vAlign w:val="center"/>
          </w:tcPr>
          <w:p w14:paraId="05241073" w14:textId="77777777" w:rsidR="00B0112F" w:rsidRDefault="00B0112F" w:rsidP="00040F1A">
            <w:pPr>
              <w:spacing w:after="120" w:line="276" w:lineRule="auto"/>
              <w:jc w:val="center"/>
              <w:rPr>
                <w:del w:id="7863" w:author="Claude" w:date="2026-10-14T09:00:00Z"/>
              </w:rPr>
            </w:pPr>
          </w:p>
        </w:tc>
        <w:tc>
          <w:tcPr>
            <w:tcW w:w="1000" w:type="dxa"/>
            <w:vAlign w:val="center"/>
          </w:tcPr>
          <w:p w14:paraId="5397C9D1" w14:textId="77777777" w:rsidR="00B0112F" w:rsidRDefault="00B0112F" w:rsidP="00040F1A">
            <w:pPr>
              <w:spacing w:after="120" w:line="276" w:lineRule="auto"/>
              <w:jc w:val="center"/>
              <w:rPr>
                <w:del w:id="7864" w:author="Claude" w:date="2026-10-14T09:00:00Z"/>
              </w:rPr>
            </w:pPr>
          </w:p>
        </w:tc>
      </w:tr>
      <w:tr w:rsidR="00B0112F" w14:paraId="24CC4206" w14:textId="77777777">
        <w:trPr>
          <w:cantSplit/>
          <w:del w:id="7865" w:author="Claude" w:date="2026-10-14T09:00:00Z"/>
        </w:trPr>
        <w:tc>
          <w:tcPr>
            <w:tcW w:w="850" w:type="dxa"/>
            <w:vAlign w:val="center"/>
          </w:tcPr>
          <w:p w14:paraId="3374067E" w14:textId="77777777" w:rsidR="00B0112F" w:rsidRDefault="00000000" w:rsidP="00040F1A">
            <w:pPr>
              <w:spacing w:after="120" w:line="276" w:lineRule="auto"/>
              <w:jc w:val="center"/>
              <w:rPr>
                <w:del w:id="7867" w:author="Claude" w:date="2026-10-14T09:00:00Z"/>
              </w:rPr>
            </w:pPr>
            <w:del w:id="7866" w:author="Claude" w:date="2026-10-14T09:00:00Z">
              <w:r>
                <w:rPr>
                  <w:rFonts w:ascii="Times New Roman" w:hAnsi="Times New Roman"/>
                  <w:sz w:val="22"/>
                  <w:szCs w:val="22"/>
                </w:rPr>
                <w:delText xml:space="preserve">7.3</w:delText>
              </w:r>
            </w:del>
          </w:p>
        </w:tc>
        <w:tc>
          <w:tcPr>
            <w:tcW w:w="5222" w:type="dxa"/>
            <w:vAlign w:val="center"/>
          </w:tcPr>
          <w:p w14:paraId="0529EC77" w14:textId="77777777" w:rsidR="00B0112F" w:rsidRDefault="00000000" w:rsidP="00040F1A">
            <w:pPr>
              <w:spacing w:after="120" w:line="276" w:lineRule="auto"/>
              <w:rPr>
                <w:del w:id="7869" w:author="Claude" w:date="2026-10-14T09:00:00Z"/>
              </w:rPr>
            </w:pPr>
            <w:del w:id="7868" w:author="Claude" w:date="2026-10-14T09:00:00Z">
              <w:r>
                <w:rPr>
                  <w:rFonts w:ascii="Times New Roman" w:hAnsi="Times New Roman"/>
                  <w:sz w:val="22"/>
                  <w:szCs w:val="22"/>
                </w:rPr>
                <w:delText xml:space="preserve">Giải thể con người và thiết bị sau khi hoàn thành</w:delText>
              </w:r>
            </w:del>
          </w:p>
        </w:tc>
        <w:tc>
          <w:tcPr>
            <w:tcW w:w="1000" w:type="dxa"/>
            <w:vAlign w:val="center"/>
          </w:tcPr>
          <w:p w14:paraId="3461444C" w14:textId="77777777" w:rsidR="00B0112F" w:rsidRDefault="00000000" w:rsidP="00040F1A">
            <w:pPr>
              <w:spacing w:after="120" w:line="276" w:lineRule="auto"/>
              <w:jc w:val="center"/>
              <w:rPr>
                <w:del w:id="7871" w:author="Claude" w:date="2026-10-14T09:00:00Z"/>
              </w:rPr>
            </w:pPr>
            <w:del w:id="7870" w:author="Claude" w:date="2026-10-14T09:00:00Z">
              <w:r>
                <w:rPr>
                  <w:rFonts w:ascii="Times New Roman" w:hAnsi="Times New Roman"/>
                  <w:b/>
                  <w:bCs/>
                  <w:sz w:val="22"/>
                  <w:szCs w:val="22"/>
                </w:rPr>
                <w:delText xml:space="preserve">P</w:delText>
              </w:r>
            </w:del>
          </w:p>
        </w:tc>
        <w:tc>
          <w:tcPr>
            <w:tcW w:w="1000" w:type="dxa"/>
            <w:vAlign w:val="center"/>
          </w:tcPr>
          <w:p w14:paraId="1285D624" w14:textId="77777777" w:rsidR="00B0112F" w:rsidRDefault="00B0112F" w:rsidP="00040F1A">
            <w:pPr>
              <w:spacing w:after="120" w:line="276" w:lineRule="auto"/>
              <w:jc w:val="center"/>
              <w:rPr>
                <w:del w:id="7872" w:author="Claude" w:date="2026-10-14T09:00:00Z"/>
              </w:rPr>
            </w:pPr>
          </w:p>
        </w:tc>
        <w:tc>
          <w:tcPr>
            <w:tcW w:w="1000" w:type="dxa"/>
            <w:vAlign w:val="center"/>
          </w:tcPr>
          <w:p w14:paraId="3374D997" w14:textId="77777777" w:rsidR="00B0112F" w:rsidRDefault="00B0112F" w:rsidP="00040F1A">
            <w:pPr>
              <w:spacing w:after="120" w:line="276" w:lineRule="auto"/>
              <w:jc w:val="center"/>
              <w:rPr>
                <w:del w:id="7873" w:author="Claude" w:date="2026-10-14T09:00:00Z"/>
              </w:rPr>
            </w:pPr>
          </w:p>
        </w:tc>
      </w:tr>
      <w:tr w:rsidR="00B0112F" w14:paraId="075C9C8C" w14:textId="77777777">
        <w:trPr>
          <w:cantSplit/>
          <w:del w:id="7874" w:author="Claude" w:date="2026-10-14T09:00:00Z"/>
        </w:trPr>
        <w:tc>
          <w:tcPr>
            <w:tcW w:w="850" w:type="dxa"/>
            <w:shd w:val="clear" w:color="auto" w:fill="D9D9D9"/>
            <w:vAlign w:val="center"/>
          </w:tcPr>
          <w:p w14:paraId="4B0D98F0" w14:textId="77777777" w:rsidR="00B0112F" w:rsidRDefault="00000000" w:rsidP="00040F1A">
            <w:pPr>
              <w:spacing w:after="120" w:line="276" w:lineRule="auto"/>
              <w:jc w:val="center"/>
              <w:rPr>
                <w:del w:id="7876" w:author="Claude" w:date="2026-10-14T09:00:00Z"/>
              </w:rPr>
            </w:pPr>
            <w:del w:id="7875" w:author="Claude" w:date="2026-10-14T09:00:00Z">
              <w:r>
                <w:rPr>
                  <w:rFonts w:ascii="Times New Roman" w:hAnsi="Times New Roman"/>
                  <w:b/>
                  <w:bCs/>
                  <w:sz w:val="22"/>
                  <w:szCs w:val="22"/>
                </w:rPr>
                <w:delText xml:space="preserve">8</w:delText>
              </w:r>
            </w:del>
          </w:p>
        </w:tc>
        <w:tc>
          <w:tcPr>
            <w:tcW w:w="5222" w:type="dxa"/>
            <w:shd w:val="clear" w:color="auto" w:fill="D9D9D9"/>
            <w:vAlign w:val="center"/>
          </w:tcPr>
          <w:p w14:paraId="63B10C95" w14:textId="77777777" w:rsidR="00B0112F" w:rsidRDefault="00000000" w:rsidP="00040F1A">
            <w:pPr>
              <w:spacing w:after="120" w:line="276" w:lineRule="auto"/>
              <w:rPr>
                <w:del w:id="7878" w:author="Claude" w:date="2026-10-14T09:00:00Z"/>
              </w:rPr>
            </w:pPr>
            <w:del w:id="7877" w:author="Claude" w:date="2026-10-14T09:00:00Z">
              <w:r>
                <w:rPr>
                  <w:rFonts w:ascii="Times New Roman" w:hAnsi="Times New Roman"/>
                  <w:b/>
                  <w:bCs/>
                  <w:sz w:val="22"/>
                  <w:szCs w:val="22"/>
                </w:rPr>
                <w:delText xml:space="preserve">Các công tác khác</w:delText>
              </w:r>
            </w:del>
          </w:p>
        </w:tc>
        <w:tc>
          <w:tcPr>
            <w:tcW w:w="1000" w:type="dxa"/>
            <w:shd w:val="clear" w:color="auto" w:fill="D9D9D9"/>
            <w:vAlign w:val="center"/>
          </w:tcPr>
          <w:p w14:paraId="1A3CAD1D" w14:textId="77777777" w:rsidR="00B0112F" w:rsidRDefault="00B0112F" w:rsidP="00040F1A">
            <w:pPr>
              <w:spacing w:after="120" w:line="276" w:lineRule="auto"/>
              <w:jc w:val="center"/>
              <w:rPr>
                <w:del w:id="7879" w:author="Claude" w:date="2026-10-14T09:00:00Z"/>
              </w:rPr>
            </w:pPr>
          </w:p>
        </w:tc>
        <w:tc>
          <w:tcPr>
            <w:tcW w:w="1000" w:type="dxa"/>
            <w:shd w:val="clear" w:color="auto" w:fill="D9D9D9"/>
            <w:vAlign w:val="center"/>
          </w:tcPr>
          <w:p w14:paraId="24C9E41D" w14:textId="77777777" w:rsidR="00B0112F" w:rsidRDefault="00B0112F" w:rsidP="00040F1A">
            <w:pPr>
              <w:spacing w:after="120" w:line="276" w:lineRule="auto"/>
              <w:jc w:val="center"/>
              <w:rPr>
                <w:del w:id="7880" w:author="Claude" w:date="2026-10-14T09:00:00Z"/>
              </w:rPr>
            </w:pPr>
          </w:p>
        </w:tc>
        <w:tc>
          <w:tcPr>
            <w:tcW w:w="1000" w:type="dxa"/>
            <w:shd w:val="clear" w:color="auto" w:fill="D9D9D9"/>
            <w:vAlign w:val="center"/>
          </w:tcPr>
          <w:p w14:paraId="7040F750" w14:textId="77777777" w:rsidR="00B0112F" w:rsidRDefault="00B0112F" w:rsidP="00040F1A">
            <w:pPr>
              <w:spacing w:after="120" w:line="276" w:lineRule="auto"/>
              <w:jc w:val="center"/>
              <w:rPr>
                <w:del w:id="7881" w:author="Claude" w:date="2026-10-14T09:00:00Z"/>
              </w:rPr>
            </w:pPr>
          </w:p>
        </w:tc>
      </w:tr>
      <w:tr w:rsidR="00B0112F" w14:paraId="779B3A88" w14:textId="77777777">
        <w:trPr>
          <w:cantSplit/>
          <w:del w:id="7882" w:author="Claude" w:date="2026-10-14T09:00:00Z"/>
        </w:trPr>
        <w:tc>
          <w:tcPr>
            <w:tcW w:w="850" w:type="dxa"/>
            <w:vAlign w:val="center"/>
          </w:tcPr>
          <w:p w14:paraId="06EE4A4E" w14:textId="77777777" w:rsidR="00B0112F" w:rsidRDefault="00000000" w:rsidP="00040F1A">
            <w:pPr>
              <w:spacing w:after="120" w:line="276" w:lineRule="auto"/>
              <w:jc w:val="center"/>
              <w:rPr>
                <w:del w:id="7884" w:author="Claude" w:date="2026-10-14T09:00:00Z"/>
              </w:rPr>
            </w:pPr>
            <w:del w:id="7883" w:author="Claude" w:date="2026-10-14T09:00:00Z">
              <w:r>
                <w:rPr>
                  <w:rFonts w:ascii="Times New Roman" w:hAnsi="Times New Roman"/>
                  <w:sz w:val="22"/>
                  <w:szCs w:val="22"/>
                </w:rPr>
                <w:delText xml:space="preserve">8.1</w:delText>
              </w:r>
            </w:del>
          </w:p>
        </w:tc>
        <w:tc>
          <w:tcPr>
            <w:tcW w:w="5222" w:type="dxa"/>
            <w:vAlign w:val="center"/>
          </w:tcPr>
          <w:p w14:paraId="7EA54296" w14:textId="67AEF055" w:rsidR="00B0112F" w:rsidRDefault="00000000" w:rsidP="00040F1A">
            <w:pPr>
              <w:spacing w:after="120" w:line="276" w:lineRule="auto"/>
              <w:rPr>
                <w:del w:id="7886" w:author="Claude" w:date="2026-10-14T09:00:00Z"/>
              </w:rPr>
            </w:pPr>
            <w:del w:id="7885" w:author="Claude" w:date="2026-10-14T09:00:00Z">
              <w:r>
                <w:rPr>
                  <w:rFonts w:ascii="Times New Roman" w:hAnsi="Times New Roman"/>
                  <w:sz w:val="22"/>
                  <w:szCs w:val="22"/>
                </w:rPr>
                <w:delText xml:space="preserve">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delText>
              </w:r>
            </w:del>
          </w:p>
        </w:tc>
        <w:tc>
          <w:tcPr>
            <w:tcW w:w="1000" w:type="dxa"/>
            <w:vAlign w:val="center"/>
          </w:tcPr>
          <w:p w14:paraId="24F873CC" w14:textId="77777777" w:rsidR="00B0112F" w:rsidRDefault="00000000" w:rsidP="00040F1A">
            <w:pPr>
              <w:spacing w:after="120" w:line="276" w:lineRule="auto"/>
              <w:jc w:val="center"/>
              <w:rPr>
                <w:del w:id="7888" w:author="Claude" w:date="2026-10-14T09:00:00Z"/>
              </w:rPr>
            </w:pPr>
            <w:del w:id="7887" w:author="Claude" w:date="2026-10-14T09:00:00Z">
              <w:r>
                <w:rPr>
                  <w:rFonts w:ascii="Times New Roman" w:hAnsi="Times New Roman"/>
                  <w:b/>
                  <w:bCs/>
                  <w:sz w:val="22"/>
                  <w:szCs w:val="22"/>
                </w:rPr>
                <w:delText xml:space="preserve">P</w:delText>
              </w:r>
            </w:del>
          </w:p>
        </w:tc>
        <w:tc>
          <w:tcPr>
            <w:tcW w:w="1000" w:type="dxa"/>
            <w:vAlign w:val="center"/>
          </w:tcPr>
          <w:p w14:paraId="6A7F23F6" w14:textId="77777777" w:rsidR="00B0112F" w:rsidRDefault="00B0112F" w:rsidP="00040F1A">
            <w:pPr>
              <w:spacing w:after="120" w:line="276" w:lineRule="auto"/>
              <w:jc w:val="center"/>
              <w:rPr>
                <w:del w:id="7889" w:author="Claude" w:date="2026-10-14T09:00:00Z"/>
              </w:rPr>
            </w:pPr>
          </w:p>
        </w:tc>
        <w:tc>
          <w:tcPr>
            <w:tcW w:w="1000" w:type="dxa"/>
            <w:vAlign w:val="center"/>
          </w:tcPr>
          <w:p w14:paraId="2A937FD1" w14:textId="77777777" w:rsidR="00B0112F" w:rsidRDefault="00B0112F" w:rsidP="00040F1A">
            <w:pPr>
              <w:spacing w:after="120" w:line="276" w:lineRule="auto"/>
              <w:jc w:val="center"/>
              <w:rPr>
                <w:del w:id="7890" w:author="Claude" w:date="2026-10-14T09:00:00Z"/>
              </w:rPr>
            </w:pPr>
          </w:p>
        </w:tc>
      </w:tr>
    </w:tbl>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Pr>
      <w:tblGrid>
        <w:gridCol w:w="750"/>
        <w:gridCol w:w="4772"/>
        <w:gridCol w:w="1250"/>
        <w:gridCol w:w="1150"/>
        <w:gridCol w:w="1150"/>
      </w:tblGrid>
      <w:tr>
        <w:trPr>
          <w:tblHeader/>
          <w:cantSplit/>
          <w:ins w:id="7901" w:author="Claude" w:date="2026-10-14T09:00:00Z"/>
        </w:trPr>
        <w:tc>
          <w:tcPr>
            <w:tcW w:w="750" w:type="dxa"/>
            <w:shd w:val="clear" w:color="auto" w:fill="D9D9D9"/>
            <w:vAlign w:val="center"/>
          </w:tcPr>
          <w:p>
            <w:pPr>
              <w:spacing w:before="0" w:after="0"/>
              <w:jc w:val="center"/>
              <w:rPr>
                <w:ins w:id="7891" w:author="Claude" w:date="2026-10-14T09:00:00Z"/>
              </w:rPr>
            </w:pPr>
            <w:ins w:id="7892" w:author="Claude" w:date="2026-10-14T09:00:00Z">
              <w:r>
                <w:rPr>
                  <w:rFonts w:ascii="Times New Roman" w:hAnsi="Times New Roman" w:cs="Times New Roman"/>
                  <w:b/>
                  <w:bCs/>
                  <w:sz w:val="20"/>
                  <w:szCs w:val="20"/>
                </w:rPr>
                <w:t xml:space="preserve">STT</w:t>
              </w:r>
            </w:ins>
          </w:p>
        </w:tc>
        <w:tc>
          <w:tcPr>
            <w:tcW w:w="4772" w:type="dxa"/>
            <w:shd w:val="clear" w:color="auto" w:fill="D9D9D9"/>
            <w:vAlign w:val="center"/>
          </w:tcPr>
          <w:p>
            <w:pPr>
              <w:spacing w:before="0" w:after="0"/>
              <w:jc w:val="center"/>
              <w:rPr>
                <w:ins w:id="7893" w:author="Claude" w:date="2026-10-14T09:00:00Z"/>
              </w:rPr>
            </w:pPr>
            <w:ins w:id="7894" w:author="Claude" w:date="2026-10-14T09:00:00Z">
              <w:r>
                <w:rPr>
                  <w:rFonts w:ascii="Times New Roman" w:hAnsi="Times New Roman" w:cs="Times New Roman"/>
                  <w:b/>
                  <w:bCs/>
                  <w:sz w:val="20"/>
                  <w:szCs w:val="20"/>
                </w:rPr>
                <w:t xml:space="preserve">Mô tả công việc</w:t>
              </w:r>
            </w:ins>
          </w:p>
        </w:tc>
        <w:tc>
          <w:tcPr>
            <w:tcW w:w="1250" w:type="dxa"/>
            <w:shd w:val="clear" w:color="auto" w:fill="D9D9D9"/>
            <w:vAlign w:val="center"/>
          </w:tcPr>
          <w:p>
            <w:pPr>
              <w:spacing w:before="0" w:after="0"/>
              <w:jc w:val="center"/>
              <w:rPr>
                <w:ins w:id="7895" w:author="Claude" w:date="2026-10-14T09:00:00Z"/>
              </w:rPr>
            </w:pPr>
            <w:ins w:id="7896" w:author="Claude" w:date="2026-10-14T09:00:00Z">
              <w:r>
                <w:rPr>
                  <w:rFonts w:ascii="Times New Roman" w:hAnsi="Times New Roman" w:cs="Times New Roman"/>
                  <w:b/>
                  <w:bCs/>
                  <w:sz w:val="20"/>
                  <w:szCs w:val="20"/>
                </w:rPr>
                <w:t xml:space="preserve">Bên B (Phục Hưng)</w:t>
              </w:r>
            </w:ins>
          </w:p>
        </w:tc>
        <w:tc>
          <w:tcPr>
            <w:tcW w:w="1150" w:type="dxa"/>
            <w:shd w:val="clear" w:color="auto" w:fill="D9D9D9"/>
            <w:vAlign w:val="center"/>
          </w:tcPr>
          <w:p>
            <w:pPr>
              <w:spacing w:before="0" w:after="0"/>
              <w:jc w:val="center"/>
              <w:rPr>
                <w:ins w:id="7897" w:author="Claude" w:date="2026-10-14T09:00:00Z"/>
              </w:rPr>
            </w:pPr>
            <w:ins w:id="7898" w:author="Claude" w:date="2026-10-14T09:00:00Z">
              <w:r>
                <w:rPr>
                  <w:rFonts w:ascii="Times New Roman" w:hAnsi="Times New Roman" w:cs="Times New Roman"/>
                  <w:b/>
                  <w:bCs/>
                  <w:sz w:val="20"/>
                  <w:szCs w:val="20"/>
                </w:rPr>
                <w:t xml:space="preserve">Bên A (VNCN E&amp;C)</w:t>
              </w:r>
            </w:ins>
          </w:p>
        </w:tc>
        <w:tc>
          <w:tcPr>
            <w:tcW w:w="1150" w:type="dxa"/>
            <w:shd w:val="clear" w:color="auto" w:fill="D9D9D9"/>
            <w:vAlign w:val="center"/>
          </w:tcPr>
          <w:p>
            <w:pPr>
              <w:spacing w:before="0" w:after="0"/>
              <w:jc w:val="center"/>
              <w:rPr>
                <w:ins w:id="7899" w:author="Claude" w:date="2026-10-14T09:00:00Z"/>
              </w:rPr>
            </w:pPr>
            <w:ins w:id="7900" w:author="Claude" w:date="2026-10-14T09:00:00Z">
              <w:r>
                <w:rPr>
                  <w:rFonts w:ascii="Times New Roman" w:hAnsi="Times New Roman" w:cs="Times New Roman"/>
                  <w:b/>
                  <w:bCs/>
                  <w:sz w:val="20"/>
                  <w:szCs w:val="20"/>
                </w:rPr>
                <w:t xml:space="preserve">Các đơn vị khác</w:t>
              </w:r>
            </w:ins>
          </w:p>
        </w:tc>
      </w:tr>
      <w:tr>
        <w:trPr>
          <w:cantSplit/>
          <w:ins w:id="7909" w:author="Claude" w:date="2026-10-14T09:00:00Z"/>
        </w:trPr>
        <w:tc>
          <w:tcPr>
            <w:tcW w:w="750" w:type="dxa"/>
            <w:shd w:val="clear" w:color="auto" w:fill="D9D9D9"/>
            <w:vAlign w:val="center"/>
          </w:tcPr>
          <w:p>
            <w:pPr>
              <w:spacing w:before="0" w:after="0"/>
              <w:jc w:val="center"/>
              <w:rPr>
                <w:ins w:id="7902" w:author="Claude" w:date="2026-10-14T09:00:00Z"/>
              </w:rPr>
            </w:pPr>
            <w:ins w:id="7903" w:author="Claude" w:date="2026-10-14T09:00:00Z">
              <w:r>
                <w:rPr>
                  <w:rFonts w:ascii="Times New Roman" w:hAnsi="Times New Roman" w:cs="Times New Roman"/>
                  <w:b/>
                  <w:bCs/>
                  <w:sz w:val="20"/>
                  <w:szCs w:val="20"/>
                </w:rPr>
                <w:t xml:space="preserve">1</w:t>
              </w:r>
            </w:ins>
          </w:p>
        </w:tc>
        <w:tc>
          <w:tcPr>
            <w:tcW w:w="4772" w:type="dxa"/>
            <w:shd w:val="clear" w:color="auto" w:fill="D9D9D9"/>
            <w:vAlign w:val="center"/>
          </w:tcPr>
          <w:p>
            <w:pPr>
              <w:spacing w:before="0" w:after="0"/>
              <w:jc w:val="left"/>
              <w:rPr>
                <w:ins w:id="7904" w:author="Claude" w:date="2026-10-14T09:00:00Z"/>
              </w:rPr>
            </w:pPr>
            <w:ins w:id="7905" w:author="Claude" w:date="2026-10-14T09:00:00Z">
              <w:r>
                <w:rPr>
                  <w:rFonts w:ascii="Times New Roman" w:hAnsi="Times New Roman" w:cs="Times New Roman"/>
                  <w:b/>
                  <w:bCs/>
                  <w:sz w:val="20"/>
                  <w:szCs w:val="20"/>
                </w:rPr>
                <w:t xml:space="preserve">Tài liệu và bản vẽ</w:t>
              </w:r>
            </w:ins>
          </w:p>
        </w:tc>
        <w:tc>
          <w:tcPr>
            <w:tcW w:w="1250" w:type="dxa"/>
            <w:shd w:val="clear" w:color="auto" w:fill="D9D9D9"/>
            <w:vAlign w:val="center"/>
          </w:tcPr>
          <w:p>
            <w:pPr>
              <w:spacing w:before="0" w:after="0"/>
              <w:jc w:val="center"/>
              <w:rPr>
                <w:ins w:id="7906" w:author="Claude" w:date="2026-10-14T09:00:00Z"/>
              </w:rPr>
            </w:pPr>
          </w:p>
        </w:tc>
        <w:tc>
          <w:tcPr>
            <w:tcW w:w="1150" w:type="dxa"/>
            <w:shd w:val="clear" w:color="auto" w:fill="D9D9D9"/>
            <w:vAlign w:val="center"/>
          </w:tcPr>
          <w:p>
            <w:pPr>
              <w:spacing w:before="0" w:after="0"/>
              <w:jc w:val="center"/>
              <w:rPr>
                <w:ins w:id="7907" w:author="Claude" w:date="2026-10-14T09:00:00Z"/>
              </w:rPr>
            </w:pPr>
          </w:p>
        </w:tc>
        <w:tc>
          <w:tcPr>
            <w:tcW w:w="1150" w:type="dxa"/>
            <w:shd w:val="clear" w:color="auto" w:fill="D9D9D9"/>
            <w:vAlign w:val="center"/>
          </w:tcPr>
          <w:p>
            <w:pPr>
              <w:spacing w:before="0" w:after="0"/>
              <w:jc w:val="center"/>
              <w:rPr>
                <w:ins w:id="7908" w:author="Claude" w:date="2026-10-14T09:00:00Z"/>
              </w:rPr>
            </w:pPr>
          </w:p>
        </w:tc>
      </w:tr>
      <w:tr>
        <w:trPr>
          <w:cantSplit/>
          <w:ins w:id="7918" w:author="Claude" w:date="2026-10-14T09:00:00Z"/>
        </w:trPr>
        <w:tc>
          <w:tcPr>
            <w:tcW w:w="750" w:type="dxa"/>
            <w:vAlign w:val="center"/>
          </w:tcPr>
          <w:p>
            <w:pPr>
              <w:spacing w:before="0" w:after="0"/>
              <w:jc w:val="center"/>
              <w:rPr>
                <w:ins w:id="7910" w:author="Claude" w:date="2026-10-14T09:00:00Z"/>
              </w:rPr>
            </w:pPr>
            <w:ins w:id="7911" w:author="Claude" w:date="2026-10-14T09:00:00Z">
              <w:r>
                <w:rPr>
                  <w:rFonts w:ascii="Times New Roman" w:hAnsi="Times New Roman" w:cs="Times New Roman"/>
                  <w:sz w:val="20"/>
                  <w:szCs w:val="20"/>
                </w:rPr>
                <w:t xml:space="preserve">1.1</w:t>
              </w:r>
            </w:ins>
          </w:p>
        </w:tc>
        <w:tc>
          <w:tcPr>
            <w:tcW w:w="4772" w:type="dxa"/>
            <w:vAlign w:val="center"/>
          </w:tcPr>
          <w:p>
            <w:pPr>
              <w:spacing w:before="0" w:after="0"/>
              <w:jc w:val="left"/>
              <w:rPr>
                <w:ins w:id="7912" w:author="Claude" w:date="2026-10-14T09:00:00Z"/>
              </w:rPr>
            </w:pPr>
            <w:ins w:id="7913" w:author="Claude" w:date="2026-10-14T09:00:00Z">
              <w:r>
                <w:rPr>
                  <w:rFonts w:ascii="Times New Roman" w:hAnsi="Times New Roman" w:cs="Times New Roman"/>
                  <w:sz w:val="20"/>
                  <w:szCs w:val="20"/>
                </w:rPr>
                <w:t xml:space="preserve">Cung cấp hồ sơ thiết kế bản vẽ thi công đã được phê duyệt</w:t>
              </w:r>
            </w:ins>
          </w:p>
        </w:tc>
        <w:tc>
          <w:tcPr>
            <w:tcW w:w="1250" w:type="dxa"/>
            <w:vAlign w:val="center"/>
          </w:tcPr>
          <w:p>
            <w:pPr>
              <w:spacing w:before="0" w:after="0"/>
              <w:jc w:val="center"/>
              <w:rPr>
                <w:ins w:id="7914" w:author="Claude" w:date="2026-10-14T09:00:00Z"/>
              </w:rPr>
            </w:pPr>
          </w:p>
        </w:tc>
        <w:tc>
          <w:tcPr>
            <w:tcW w:w="1150" w:type="dxa"/>
            <w:vAlign w:val="center"/>
          </w:tcPr>
          <w:p>
            <w:pPr>
              <w:spacing w:before="0" w:after="0"/>
              <w:jc w:val="center"/>
              <w:rPr>
                <w:ins w:id="7915" w:author="Claude" w:date="2026-10-14T09:00:00Z"/>
              </w:rPr>
            </w:pPr>
            <w:ins w:id="791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17" w:author="Claude" w:date="2026-10-14T09:00:00Z"/>
              </w:rPr>
            </w:pPr>
          </w:p>
        </w:tc>
      </w:tr>
      <w:tr>
        <w:trPr>
          <w:cantSplit/>
          <w:ins w:id="7928" w:author="Claude" w:date="2026-10-14T09:00:00Z"/>
        </w:trPr>
        <w:tc>
          <w:tcPr>
            <w:tcW w:w="750" w:type="dxa"/>
            <w:vAlign w:val="center"/>
          </w:tcPr>
          <w:p>
            <w:pPr>
              <w:spacing w:before="0" w:after="0"/>
              <w:jc w:val="center"/>
              <w:rPr>
                <w:ins w:id="7919" w:author="Claude" w:date="2026-10-14T09:00:00Z"/>
              </w:rPr>
            </w:pPr>
            <w:ins w:id="7920" w:author="Claude" w:date="2026-10-14T09:00:00Z">
              <w:r>
                <w:rPr>
                  <w:rFonts w:ascii="Times New Roman" w:hAnsi="Times New Roman" w:cs="Times New Roman"/>
                  <w:sz w:val="20"/>
                  <w:szCs w:val="20"/>
                </w:rPr>
                <w:t xml:space="preserve">1.2</w:t>
              </w:r>
            </w:ins>
          </w:p>
        </w:tc>
        <w:tc>
          <w:tcPr>
            <w:tcW w:w="4772" w:type="dxa"/>
            <w:vAlign w:val="center"/>
          </w:tcPr>
          <w:p>
            <w:pPr>
              <w:spacing w:before="0" w:after="0"/>
              <w:jc w:val="left"/>
              <w:rPr>
                <w:ins w:id="7921" w:author="Claude" w:date="2026-10-14T09:00:00Z"/>
              </w:rPr>
            </w:pPr>
            <w:ins w:id="7922" w:author="Claude" w:date="2026-10-14T09:00:00Z">
              <w:r>
                <w:rPr>
                  <w:rFonts w:ascii="Times New Roman" w:hAnsi="Times New Roman" w:cs="Times New Roman"/>
                  <w:sz w:val="20"/>
                  <w:szCs w:val="20"/>
                </w:rPr>
                <w:t xml:space="preserve">Lập, trình duyệt bản vẽ thi công chi tiết (shop drawing), bản vẽ biện pháp, bản vẽ chi tiết cốt thép, ván khuôn và bản vẽ hoàn công</w:t>
              </w:r>
            </w:ins>
          </w:p>
        </w:tc>
        <w:tc>
          <w:tcPr>
            <w:tcW w:w="1250" w:type="dxa"/>
            <w:vAlign w:val="center"/>
          </w:tcPr>
          <w:p>
            <w:pPr>
              <w:spacing w:before="0" w:after="0"/>
              <w:jc w:val="center"/>
              <w:rPr>
                <w:ins w:id="7923" w:author="Claude" w:date="2026-10-14T09:00:00Z"/>
              </w:rPr>
            </w:pPr>
            <w:ins w:id="792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25" w:author="Claude" w:date="2026-10-14T09:00:00Z"/>
              </w:rPr>
            </w:pPr>
            <w:ins w:id="7926"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7927" w:author="Claude" w:date="2026-10-14T09:00:00Z"/>
              </w:rPr>
            </w:pPr>
          </w:p>
        </w:tc>
      </w:tr>
      <w:tr>
        <w:trPr>
          <w:cantSplit/>
          <w:ins w:id="7938" w:author="Claude" w:date="2026-10-14T09:00:00Z"/>
        </w:trPr>
        <w:tc>
          <w:tcPr>
            <w:tcW w:w="750" w:type="dxa"/>
            <w:vAlign w:val="center"/>
          </w:tcPr>
          <w:p>
            <w:pPr>
              <w:spacing w:before="0" w:after="0"/>
              <w:jc w:val="center"/>
              <w:rPr>
                <w:ins w:id="7929" w:author="Claude" w:date="2026-10-14T09:00:00Z"/>
              </w:rPr>
            </w:pPr>
            <w:ins w:id="7930" w:author="Claude" w:date="2026-10-14T09:00:00Z">
              <w:r>
                <w:rPr>
                  <w:rFonts w:ascii="Times New Roman" w:hAnsi="Times New Roman" w:cs="Times New Roman"/>
                  <w:sz w:val="20"/>
                  <w:szCs w:val="20"/>
                </w:rPr>
                <w:t xml:space="preserve">1.3</w:t>
              </w:r>
            </w:ins>
          </w:p>
        </w:tc>
        <w:tc>
          <w:tcPr>
            <w:tcW w:w="4772" w:type="dxa"/>
            <w:vAlign w:val="center"/>
          </w:tcPr>
          <w:p>
            <w:pPr>
              <w:spacing w:before="0" w:after="0"/>
              <w:jc w:val="left"/>
              <w:rPr>
                <w:ins w:id="7931" w:author="Claude" w:date="2026-10-14T09:00:00Z"/>
              </w:rPr>
            </w:pPr>
            <w:ins w:id="7932" w:author="Claude" w:date="2026-10-14T09:00:00Z">
              <w:r>
                <w:rPr>
                  <w:rFonts w:ascii="Times New Roman" w:hAnsi="Times New Roman" w:cs="Times New Roman"/>
                  <w:sz w:val="20"/>
                  <w:szCs w:val="20"/>
                </w:rPr>
                <w:t xml:space="preserve">Lập hồ sơ quản lý chất lượng (biên bản nghiệm thu, nhật ký thi công, bản vẽ hoàn công, kết quả thí nghiệm...)</w:t>
              </w:r>
            </w:ins>
          </w:p>
        </w:tc>
        <w:tc>
          <w:tcPr>
            <w:tcW w:w="1250" w:type="dxa"/>
            <w:vAlign w:val="center"/>
          </w:tcPr>
          <w:p>
            <w:pPr>
              <w:spacing w:before="0" w:after="0"/>
              <w:jc w:val="center"/>
              <w:rPr>
                <w:ins w:id="7933" w:author="Claude" w:date="2026-10-14T09:00:00Z"/>
              </w:rPr>
            </w:pPr>
            <w:ins w:id="793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35" w:author="Claude" w:date="2026-10-14T09:00:00Z"/>
              </w:rPr>
            </w:pPr>
            <w:ins w:id="7936"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7937" w:author="Claude" w:date="2026-10-14T09:00:00Z"/>
              </w:rPr>
            </w:pPr>
          </w:p>
        </w:tc>
      </w:tr>
      <w:tr>
        <w:trPr>
          <w:cantSplit/>
          <w:ins w:id="7948" w:author="Claude" w:date="2026-10-14T09:00:00Z"/>
        </w:trPr>
        <w:tc>
          <w:tcPr>
            <w:tcW w:w="750" w:type="dxa"/>
            <w:vAlign w:val="center"/>
          </w:tcPr>
          <w:p>
            <w:pPr>
              <w:spacing w:before="0" w:after="0"/>
              <w:jc w:val="center"/>
              <w:rPr>
                <w:ins w:id="7939" w:author="Claude" w:date="2026-10-14T09:00:00Z"/>
              </w:rPr>
            </w:pPr>
            <w:ins w:id="7940" w:author="Claude" w:date="2026-10-14T09:00:00Z">
              <w:r>
                <w:rPr>
                  <w:rFonts w:ascii="Times New Roman" w:hAnsi="Times New Roman" w:cs="Times New Roman"/>
                  <w:sz w:val="20"/>
                  <w:szCs w:val="20"/>
                </w:rPr>
                <w:t xml:space="preserve">1.4</w:t>
              </w:r>
            </w:ins>
          </w:p>
        </w:tc>
        <w:tc>
          <w:tcPr>
            <w:tcW w:w="4772" w:type="dxa"/>
            <w:vAlign w:val="center"/>
          </w:tcPr>
          <w:p>
            <w:pPr>
              <w:spacing w:before="0" w:after="0"/>
              <w:jc w:val="left"/>
              <w:rPr>
                <w:ins w:id="7941" w:author="Claude" w:date="2026-10-14T09:00:00Z"/>
              </w:rPr>
            </w:pPr>
            <w:ins w:id="7942" w:author="Claude" w:date="2026-10-14T09:00:00Z">
              <w:r>
                <w:rPr>
                  <w:rFonts w:ascii="Times New Roman" w:hAnsi="Times New Roman" w:cs="Times New Roman"/>
                  <w:sz w:val="20"/>
                  <w:szCs w:val="20"/>
                </w:rPr>
                <w:t xml:space="preserve">Lập biện pháp, quy trình thi công trình Tư vấn giám sát, Bên A, Chủ đầu tư phê duyệt</w:t>
              </w:r>
            </w:ins>
          </w:p>
        </w:tc>
        <w:tc>
          <w:tcPr>
            <w:tcW w:w="1250" w:type="dxa"/>
            <w:vAlign w:val="center"/>
          </w:tcPr>
          <w:p>
            <w:pPr>
              <w:spacing w:before="0" w:after="0"/>
              <w:jc w:val="center"/>
              <w:rPr>
                <w:ins w:id="7943" w:author="Claude" w:date="2026-10-14T09:00:00Z"/>
              </w:rPr>
            </w:pPr>
            <w:ins w:id="794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45" w:author="Claude" w:date="2026-10-14T09:00:00Z"/>
              </w:rPr>
            </w:pPr>
            <w:ins w:id="7946"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7947" w:author="Claude" w:date="2026-10-14T09:00:00Z"/>
              </w:rPr>
            </w:pPr>
          </w:p>
        </w:tc>
      </w:tr>
      <w:tr>
        <w:trPr>
          <w:cantSplit/>
          <w:ins w:id="7957" w:author="Claude" w:date="2026-10-14T09:00:00Z"/>
        </w:trPr>
        <w:tc>
          <w:tcPr>
            <w:tcW w:w="750" w:type="dxa"/>
            <w:vAlign w:val="center"/>
          </w:tcPr>
          <w:p>
            <w:pPr>
              <w:spacing w:before="0" w:after="0"/>
              <w:jc w:val="center"/>
              <w:rPr>
                <w:ins w:id="7949" w:author="Claude" w:date="2026-10-14T09:00:00Z"/>
              </w:rPr>
            </w:pPr>
            <w:ins w:id="7950" w:author="Claude" w:date="2026-10-14T09:00:00Z">
              <w:r>
                <w:rPr>
                  <w:rFonts w:ascii="Times New Roman" w:hAnsi="Times New Roman" w:cs="Times New Roman"/>
                  <w:sz w:val="20"/>
                  <w:szCs w:val="20"/>
                </w:rPr>
                <w:t xml:space="preserve">1.5</w:t>
              </w:r>
            </w:ins>
          </w:p>
        </w:tc>
        <w:tc>
          <w:tcPr>
            <w:tcW w:w="4772" w:type="dxa"/>
            <w:vAlign w:val="center"/>
          </w:tcPr>
          <w:p>
            <w:pPr>
              <w:spacing w:before="0" w:after="0"/>
              <w:jc w:val="left"/>
              <w:rPr>
                <w:ins w:id="7951" w:author="Claude" w:date="2026-10-14T09:00:00Z"/>
              </w:rPr>
            </w:pPr>
            <w:ins w:id="7952" w:author="Claude" w:date="2026-10-14T09:00:00Z">
              <w:r>
                <w:rPr>
                  <w:rFonts w:ascii="Times New Roman" w:hAnsi="Times New Roman" w:cs="Times New Roman"/>
                  <w:sz w:val="20"/>
                  <w:szCs w:val="20"/>
                </w:rPr>
                <w:t xml:space="preserve">Thuê tổ chức tư vấn đủ điều kiện năng lực thẩm tra biện pháp thi công hệ cừ, văng chống; chịu chi phí thẩm tra</w:t>
              </w:r>
            </w:ins>
          </w:p>
        </w:tc>
        <w:tc>
          <w:tcPr>
            <w:tcW w:w="1250" w:type="dxa"/>
            <w:vAlign w:val="center"/>
          </w:tcPr>
          <w:p>
            <w:pPr>
              <w:spacing w:before="0" w:after="0"/>
              <w:jc w:val="center"/>
              <w:rPr>
                <w:ins w:id="7953" w:author="Claude" w:date="2026-10-14T09:00:00Z"/>
              </w:rPr>
            </w:pPr>
            <w:ins w:id="795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55" w:author="Claude" w:date="2026-10-14T09:00:00Z"/>
              </w:rPr>
            </w:pPr>
          </w:p>
        </w:tc>
        <w:tc>
          <w:tcPr>
            <w:tcW w:w="1150" w:type="dxa"/>
            <w:vAlign w:val="center"/>
          </w:tcPr>
          <w:p>
            <w:pPr>
              <w:spacing w:before="0" w:after="0"/>
              <w:jc w:val="center"/>
              <w:rPr>
                <w:ins w:id="7956" w:author="Claude" w:date="2026-10-14T09:00:00Z"/>
              </w:rPr>
            </w:pPr>
          </w:p>
        </w:tc>
      </w:tr>
      <w:tr>
        <w:trPr>
          <w:cantSplit/>
          <w:ins w:id="7966" w:author="Claude" w:date="2026-10-14T09:00:00Z"/>
        </w:trPr>
        <w:tc>
          <w:tcPr>
            <w:tcW w:w="750" w:type="dxa"/>
            <w:vAlign w:val="center"/>
          </w:tcPr>
          <w:p>
            <w:pPr>
              <w:spacing w:before="0" w:after="0"/>
              <w:jc w:val="center"/>
              <w:rPr>
                <w:ins w:id="7958" w:author="Claude" w:date="2026-10-14T09:00:00Z"/>
              </w:rPr>
            </w:pPr>
            <w:ins w:id="7959" w:author="Claude" w:date="2026-10-14T09:00:00Z">
              <w:r>
                <w:rPr>
                  <w:rFonts w:ascii="Times New Roman" w:hAnsi="Times New Roman" w:cs="Times New Roman"/>
                  <w:sz w:val="20"/>
                  <w:szCs w:val="20"/>
                </w:rPr>
                <w:t xml:space="preserve">1.6</w:t>
              </w:r>
            </w:ins>
          </w:p>
        </w:tc>
        <w:tc>
          <w:tcPr>
            <w:tcW w:w="4772" w:type="dxa"/>
            <w:vAlign w:val="center"/>
          </w:tcPr>
          <w:p>
            <w:pPr>
              <w:spacing w:before="0" w:after="0"/>
              <w:jc w:val="left"/>
              <w:rPr>
                <w:ins w:id="7960" w:author="Claude" w:date="2026-10-14T09:00:00Z"/>
              </w:rPr>
            </w:pPr>
            <w:ins w:id="7961" w:author="Claude" w:date="2026-10-14T09:00:00Z">
              <w:r>
                <w:rPr>
                  <w:rFonts w:ascii="Times New Roman" w:hAnsi="Times New Roman" w:cs="Times New Roman"/>
                  <w:sz w:val="20"/>
                  <w:szCs w:val="20"/>
                </w:rPr>
                <w:t xml:space="preserve">Cung cấp, cập nhật chứng chỉ kiểm định thiết bị thi công còn hiệu lực</w:t>
              </w:r>
            </w:ins>
          </w:p>
        </w:tc>
        <w:tc>
          <w:tcPr>
            <w:tcW w:w="1250" w:type="dxa"/>
            <w:vAlign w:val="center"/>
          </w:tcPr>
          <w:p>
            <w:pPr>
              <w:spacing w:before="0" w:after="0"/>
              <w:jc w:val="center"/>
              <w:rPr>
                <w:ins w:id="7962" w:author="Claude" w:date="2026-10-14T09:00:00Z"/>
              </w:rPr>
            </w:pPr>
            <w:ins w:id="796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64" w:author="Claude" w:date="2026-10-14T09:00:00Z"/>
              </w:rPr>
            </w:pPr>
          </w:p>
        </w:tc>
        <w:tc>
          <w:tcPr>
            <w:tcW w:w="1150" w:type="dxa"/>
            <w:vAlign w:val="center"/>
          </w:tcPr>
          <w:p>
            <w:pPr>
              <w:spacing w:before="0" w:after="0"/>
              <w:jc w:val="center"/>
              <w:rPr>
                <w:ins w:id="7965" w:author="Claude" w:date="2026-10-14T09:00:00Z"/>
              </w:rPr>
            </w:pPr>
          </w:p>
        </w:tc>
      </w:tr>
      <w:tr>
        <w:trPr>
          <w:cantSplit/>
          <w:ins w:id="7976" w:author="Claude" w:date="2026-10-14T09:00:00Z"/>
        </w:trPr>
        <w:tc>
          <w:tcPr>
            <w:tcW w:w="750" w:type="dxa"/>
            <w:vAlign w:val="center"/>
          </w:tcPr>
          <w:p>
            <w:pPr>
              <w:spacing w:before="0" w:after="0"/>
              <w:jc w:val="center"/>
              <w:rPr>
                <w:ins w:id="7967" w:author="Claude" w:date="2026-10-14T09:00:00Z"/>
              </w:rPr>
            </w:pPr>
            <w:ins w:id="7968" w:author="Claude" w:date="2026-10-14T09:00:00Z">
              <w:r>
                <w:rPr>
                  <w:rFonts w:ascii="Times New Roman" w:hAnsi="Times New Roman" w:cs="Times New Roman"/>
                  <w:sz w:val="20"/>
                  <w:szCs w:val="20"/>
                </w:rPr>
                <w:t xml:space="preserve">1.7</w:t>
              </w:r>
            </w:ins>
          </w:p>
        </w:tc>
        <w:tc>
          <w:tcPr>
            <w:tcW w:w="4772" w:type="dxa"/>
            <w:vAlign w:val="center"/>
          </w:tcPr>
          <w:p>
            <w:pPr>
              <w:spacing w:before="0" w:after="0"/>
              <w:jc w:val="left"/>
              <w:rPr>
                <w:ins w:id="7969" w:author="Claude" w:date="2026-10-14T09:00:00Z"/>
              </w:rPr>
            </w:pPr>
            <w:ins w:id="7970" w:author="Claude" w:date="2026-10-14T09:00:00Z">
              <w:r>
                <w:rPr>
                  <w:rFonts w:ascii="Times New Roman" w:hAnsi="Times New Roman" w:cs="Times New Roman"/>
                  <w:sz w:val="20"/>
                  <w:szCs w:val="20"/>
                </w:rPr>
                <w:t xml:space="preserve">Đệ trình mẫu vật liệu, catalogue, chứng chỉ xuất xưởng để phê duyệt vật liệu</w:t>
              </w:r>
            </w:ins>
          </w:p>
        </w:tc>
        <w:tc>
          <w:tcPr>
            <w:tcW w:w="1250" w:type="dxa"/>
            <w:vAlign w:val="center"/>
          </w:tcPr>
          <w:p>
            <w:pPr>
              <w:spacing w:before="0" w:after="0"/>
              <w:jc w:val="center"/>
              <w:rPr>
                <w:ins w:id="7971" w:author="Claude" w:date="2026-10-14T09:00:00Z"/>
              </w:rPr>
            </w:pPr>
            <w:ins w:id="797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73" w:author="Claude" w:date="2026-10-14T09:00:00Z"/>
              </w:rPr>
            </w:pPr>
            <w:ins w:id="7974"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7975" w:author="Claude" w:date="2026-10-14T09:00:00Z"/>
              </w:rPr>
            </w:pPr>
          </w:p>
        </w:tc>
      </w:tr>
      <w:tr>
        <w:trPr>
          <w:cantSplit/>
          <w:ins w:id="7986" w:author="Claude" w:date="2026-10-14T09:00:00Z"/>
        </w:trPr>
        <w:tc>
          <w:tcPr>
            <w:tcW w:w="750" w:type="dxa"/>
            <w:vAlign w:val="center"/>
          </w:tcPr>
          <w:p>
            <w:pPr>
              <w:spacing w:before="0" w:after="0"/>
              <w:jc w:val="center"/>
              <w:rPr>
                <w:ins w:id="7977" w:author="Claude" w:date="2026-10-14T09:00:00Z"/>
              </w:rPr>
            </w:pPr>
            <w:ins w:id="7978" w:author="Claude" w:date="2026-10-14T09:00:00Z">
              <w:r>
                <w:rPr>
                  <w:rFonts w:ascii="Times New Roman" w:hAnsi="Times New Roman" w:cs="Times New Roman"/>
                  <w:sz w:val="20"/>
                  <w:szCs w:val="20"/>
                </w:rPr>
                <w:t xml:space="preserve">1.8</w:t>
              </w:r>
            </w:ins>
          </w:p>
        </w:tc>
        <w:tc>
          <w:tcPr>
            <w:tcW w:w="4772" w:type="dxa"/>
            <w:vAlign w:val="center"/>
          </w:tcPr>
          <w:p>
            <w:pPr>
              <w:spacing w:before="0" w:after="0"/>
              <w:jc w:val="left"/>
              <w:rPr>
                <w:ins w:id="7979" w:author="Claude" w:date="2026-10-14T09:00:00Z"/>
              </w:rPr>
            </w:pPr>
            <w:ins w:id="7980" w:author="Claude" w:date="2026-10-14T09:00:00Z">
              <w:r>
                <w:rPr>
                  <w:rFonts w:ascii="Times New Roman" w:hAnsi="Times New Roman" w:cs="Times New Roman"/>
                  <w:sz w:val="20"/>
                  <w:szCs w:val="20"/>
                </w:rPr>
                <w:t xml:space="preserve">Lập, trình duyệt tiến độ thi công chi tiết, phù hợp tiến độ công tác đất của Nhà thầu khác</w:t>
              </w:r>
            </w:ins>
          </w:p>
        </w:tc>
        <w:tc>
          <w:tcPr>
            <w:tcW w:w="1250" w:type="dxa"/>
            <w:vAlign w:val="center"/>
          </w:tcPr>
          <w:p>
            <w:pPr>
              <w:spacing w:before="0" w:after="0"/>
              <w:jc w:val="center"/>
              <w:rPr>
                <w:ins w:id="7981" w:author="Claude" w:date="2026-10-14T09:00:00Z"/>
              </w:rPr>
            </w:pPr>
            <w:ins w:id="798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83" w:author="Claude" w:date="2026-10-14T09:00:00Z"/>
              </w:rPr>
            </w:pPr>
            <w:ins w:id="7984"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7985" w:author="Claude" w:date="2026-10-14T09:00:00Z"/>
              </w:rPr>
            </w:pPr>
          </w:p>
        </w:tc>
      </w:tr>
      <w:tr>
        <w:trPr>
          <w:cantSplit/>
          <w:ins w:id="7996" w:author="Claude" w:date="2026-10-14T09:00:00Z"/>
        </w:trPr>
        <w:tc>
          <w:tcPr>
            <w:tcW w:w="750" w:type="dxa"/>
            <w:vAlign w:val="center"/>
          </w:tcPr>
          <w:p>
            <w:pPr>
              <w:spacing w:before="0" w:after="0"/>
              <w:jc w:val="center"/>
              <w:rPr>
                <w:ins w:id="7987" w:author="Claude" w:date="2026-10-14T09:00:00Z"/>
              </w:rPr>
            </w:pPr>
            <w:ins w:id="7988" w:author="Claude" w:date="2026-10-14T09:00:00Z">
              <w:r>
                <w:rPr>
                  <w:rFonts w:ascii="Times New Roman" w:hAnsi="Times New Roman" w:cs="Times New Roman"/>
                  <w:sz w:val="20"/>
                  <w:szCs w:val="20"/>
                </w:rPr>
                <w:t xml:space="preserve">1.9</w:t>
              </w:r>
            </w:ins>
          </w:p>
        </w:tc>
        <w:tc>
          <w:tcPr>
            <w:tcW w:w="4772" w:type="dxa"/>
            <w:vAlign w:val="center"/>
          </w:tcPr>
          <w:p>
            <w:pPr>
              <w:spacing w:before="0" w:after="0"/>
              <w:jc w:val="left"/>
              <w:rPr>
                <w:ins w:id="7989" w:author="Claude" w:date="2026-10-14T09:00:00Z"/>
              </w:rPr>
            </w:pPr>
            <w:ins w:id="7990" w:author="Claude" w:date="2026-10-14T09:00:00Z">
              <w:r>
                <w:rPr>
                  <w:rFonts w:ascii="Times New Roman" w:hAnsi="Times New Roman" w:cs="Times New Roman"/>
                  <w:sz w:val="20"/>
                  <w:szCs w:val="20"/>
                </w:rPr>
                <w:t xml:space="preserve">Kiểm tra, rà soát thiết kế biện pháp và đề xuất điều chỉnh khi điều kiện thực tế thay đổi</w:t>
              </w:r>
            </w:ins>
          </w:p>
        </w:tc>
        <w:tc>
          <w:tcPr>
            <w:tcW w:w="1250" w:type="dxa"/>
            <w:vAlign w:val="center"/>
          </w:tcPr>
          <w:p>
            <w:pPr>
              <w:spacing w:before="0" w:after="0"/>
              <w:jc w:val="center"/>
              <w:rPr>
                <w:ins w:id="7991" w:author="Claude" w:date="2026-10-14T09:00:00Z"/>
              </w:rPr>
            </w:pPr>
            <w:ins w:id="799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7993" w:author="Claude" w:date="2026-10-14T09:00:00Z"/>
              </w:rPr>
            </w:pPr>
            <w:ins w:id="7994"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7995" w:author="Claude" w:date="2026-10-14T09:00:00Z"/>
              </w:rPr>
            </w:pPr>
          </w:p>
        </w:tc>
      </w:tr>
      <w:tr>
        <w:trPr>
          <w:cantSplit/>
          <w:ins w:id="8004" w:author="Claude" w:date="2026-10-14T09:00:00Z"/>
        </w:trPr>
        <w:tc>
          <w:tcPr>
            <w:tcW w:w="750" w:type="dxa"/>
            <w:shd w:val="clear" w:color="auto" w:fill="D9D9D9"/>
            <w:vAlign w:val="center"/>
          </w:tcPr>
          <w:p>
            <w:pPr>
              <w:spacing w:before="0" w:after="0"/>
              <w:jc w:val="center"/>
              <w:rPr>
                <w:ins w:id="7997" w:author="Claude" w:date="2026-10-14T09:00:00Z"/>
              </w:rPr>
            </w:pPr>
            <w:ins w:id="7998" w:author="Claude" w:date="2026-10-14T09:00:00Z">
              <w:r>
                <w:rPr>
                  <w:rFonts w:ascii="Times New Roman" w:hAnsi="Times New Roman" w:cs="Times New Roman"/>
                  <w:b/>
                  <w:bCs/>
                  <w:sz w:val="20"/>
                  <w:szCs w:val="20"/>
                </w:rPr>
                <w:t xml:space="preserve">2</w:t>
              </w:r>
            </w:ins>
          </w:p>
        </w:tc>
        <w:tc>
          <w:tcPr>
            <w:tcW w:w="4772" w:type="dxa"/>
            <w:shd w:val="clear" w:color="auto" w:fill="D9D9D9"/>
            <w:vAlign w:val="center"/>
          </w:tcPr>
          <w:p>
            <w:pPr>
              <w:spacing w:before="0" w:after="0"/>
              <w:jc w:val="left"/>
              <w:rPr>
                <w:ins w:id="7999" w:author="Claude" w:date="2026-10-14T09:00:00Z"/>
              </w:rPr>
            </w:pPr>
            <w:ins w:id="8000" w:author="Claude" w:date="2026-10-14T09:00:00Z">
              <w:r>
                <w:rPr>
                  <w:rFonts w:ascii="Times New Roman" w:hAnsi="Times New Roman" w:cs="Times New Roman"/>
                  <w:b/>
                  <w:bCs/>
                  <w:sz w:val="20"/>
                  <w:szCs w:val="20"/>
                </w:rPr>
                <w:t xml:space="preserve">Bảo hiểm và các loại thuế</w:t>
              </w:r>
            </w:ins>
          </w:p>
        </w:tc>
        <w:tc>
          <w:tcPr>
            <w:tcW w:w="1250" w:type="dxa"/>
            <w:shd w:val="clear" w:color="auto" w:fill="D9D9D9"/>
            <w:vAlign w:val="center"/>
          </w:tcPr>
          <w:p>
            <w:pPr>
              <w:spacing w:before="0" w:after="0"/>
              <w:jc w:val="center"/>
              <w:rPr>
                <w:ins w:id="8001" w:author="Claude" w:date="2026-10-14T09:00:00Z"/>
              </w:rPr>
            </w:pPr>
          </w:p>
        </w:tc>
        <w:tc>
          <w:tcPr>
            <w:tcW w:w="1150" w:type="dxa"/>
            <w:shd w:val="clear" w:color="auto" w:fill="D9D9D9"/>
            <w:vAlign w:val="center"/>
          </w:tcPr>
          <w:p>
            <w:pPr>
              <w:spacing w:before="0" w:after="0"/>
              <w:jc w:val="center"/>
              <w:rPr>
                <w:ins w:id="8002" w:author="Claude" w:date="2026-10-14T09:00:00Z"/>
              </w:rPr>
            </w:pPr>
          </w:p>
        </w:tc>
        <w:tc>
          <w:tcPr>
            <w:tcW w:w="1150" w:type="dxa"/>
            <w:shd w:val="clear" w:color="auto" w:fill="D9D9D9"/>
            <w:vAlign w:val="center"/>
          </w:tcPr>
          <w:p>
            <w:pPr>
              <w:spacing w:before="0" w:after="0"/>
              <w:jc w:val="center"/>
              <w:rPr>
                <w:ins w:id="8003" w:author="Claude" w:date="2026-10-14T09:00:00Z"/>
              </w:rPr>
            </w:pPr>
          </w:p>
        </w:tc>
      </w:tr>
      <w:tr>
        <w:trPr>
          <w:cantSplit/>
          <w:ins w:id="8013" w:author="Claude" w:date="2026-10-14T09:00:00Z"/>
        </w:trPr>
        <w:tc>
          <w:tcPr>
            <w:tcW w:w="750" w:type="dxa"/>
            <w:vAlign w:val="center"/>
          </w:tcPr>
          <w:p>
            <w:pPr>
              <w:spacing w:before="0" w:after="0"/>
              <w:jc w:val="center"/>
              <w:rPr>
                <w:ins w:id="8005" w:author="Claude" w:date="2026-10-14T09:00:00Z"/>
              </w:rPr>
            </w:pPr>
            <w:ins w:id="8006" w:author="Claude" w:date="2026-10-14T09:00:00Z">
              <w:r>
                <w:rPr>
                  <w:rFonts w:ascii="Times New Roman" w:hAnsi="Times New Roman" w:cs="Times New Roman"/>
                  <w:sz w:val="20"/>
                  <w:szCs w:val="20"/>
                </w:rPr>
                <w:t xml:space="preserve">2.1</w:t>
              </w:r>
            </w:ins>
          </w:p>
        </w:tc>
        <w:tc>
          <w:tcPr>
            <w:tcW w:w="4772" w:type="dxa"/>
            <w:vAlign w:val="center"/>
          </w:tcPr>
          <w:p>
            <w:pPr>
              <w:spacing w:before="0" w:after="0"/>
              <w:jc w:val="left"/>
              <w:rPr>
                <w:ins w:id="8007" w:author="Claude" w:date="2026-10-14T09:00:00Z"/>
              </w:rPr>
            </w:pPr>
            <w:ins w:id="8008" w:author="Claude" w:date="2026-10-14T09:00:00Z">
              <w:r>
                <w:rPr>
                  <w:rFonts w:ascii="Times New Roman" w:hAnsi="Times New Roman" w:cs="Times New Roman"/>
                  <w:sz w:val="20"/>
                  <w:szCs w:val="20"/>
                </w:rPr>
                <w:t xml:space="preserve">Bảo hiểm cho người lao động và chi trả chế độ, bồi thường cho người lao động theo quy định của pháp luật</w:t>
              </w:r>
            </w:ins>
          </w:p>
        </w:tc>
        <w:tc>
          <w:tcPr>
            <w:tcW w:w="1250" w:type="dxa"/>
            <w:vAlign w:val="center"/>
          </w:tcPr>
          <w:p>
            <w:pPr>
              <w:spacing w:before="0" w:after="0"/>
              <w:jc w:val="center"/>
              <w:rPr>
                <w:ins w:id="8009" w:author="Claude" w:date="2026-10-14T09:00:00Z"/>
              </w:rPr>
            </w:pPr>
            <w:ins w:id="801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11" w:author="Claude" w:date="2026-10-14T09:00:00Z"/>
              </w:rPr>
            </w:pPr>
          </w:p>
        </w:tc>
        <w:tc>
          <w:tcPr>
            <w:tcW w:w="1150" w:type="dxa"/>
            <w:vAlign w:val="center"/>
          </w:tcPr>
          <w:p>
            <w:pPr>
              <w:spacing w:before="0" w:after="0"/>
              <w:jc w:val="center"/>
              <w:rPr>
                <w:ins w:id="8012" w:author="Claude" w:date="2026-10-14T09:00:00Z"/>
              </w:rPr>
            </w:pPr>
          </w:p>
        </w:tc>
      </w:tr>
      <w:tr>
        <w:trPr>
          <w:cantSplit/>
          <w:ins w:id="8022" w:author="Claude" w:date="2026-10-14T09:00:00Z"/>
        </w:trPr>
        <w:tc>
          <w:tcPr>
            <w:tcW w:w="750" w:type="dxa"/>
            <w:vAlign w:val="center"/>
          </w:tcPr>
          <w:p>
            <w:pPr>
              <w:spacing w:before="0" w:after="0"/>
              <w:jc w:val="center"/>
              <w:rPr>
                <w:ins w:id="8014" w:author="Claude" w:date="2026-10-14T09:00:00Z"/>
              </w:rPr>
            </w:pPr>
            <w:ins w:id="8015" w:author="Claude" w:date="2026-10-14T09:00:00Z">
              <w:r>
                <w:rPr>
                  <w:rFonts w:ascii="Times New Roman" w:hAnsi="Times New Roman" w:cs="Times New Roman"/>
                  <w:sz w:val="20"/>
                  <w:szCs w:val="20"/>
                </w:rPr>
                <w:t xml:space="preserve">2.2</w:t>
              </w:r>
            </w:ins>
          </w:p>
        </w:tc>
        <w:tc>
          <w:tcPr>
            <w:tcW w:w="4772" w:type="dxa"/>
            <w:vAlign w:val="center"/>
          </w:tcPr>
          <w:p>
            <w:pPr>
              <w:spacing w:before="0" w:after="0"/>
              <w:jc w:val="left"/>
              <w:rPr>
                <w:ins w:id="8016" w:author="Claude" w:date="2026-10-14T09:00:00Z"/>
              </w:rPr>
            </w:pPr>
            <w:ins w:id="8017" w:author="Claude" w:date="2026-10-14T09:00:00Z">
              <w:r>
                <w:rPr>
                  <w:rFonts w:ascii="Times New Roman" w:hAnsi="Times New Roman" w:cs="Times New Roman"/>
                  <w:sz w:val="20"/>
                  <w:szCs w:val="20"/>
                </w:rPr>
                <w:t xml:space="preserve">Bảo hiểm máy móc, thiết bị, phương tiện của Bên B</w:t>
              </w:r>
            </w:ins>
          </w:p>
        </w:tc>
        <w:tc>
          <w:tcPr>
            <w:tcW w:w="1250" w:type="dxa"/>
            <w:vAlign w:val="center"/>
          </w:tcPr>
          <w:p>
            <w:pPr>
              <w:spacing w:before="0" w:after="0"/>
              <w:jc w:val="center"/>
              <w:rPr>
                <w:ins w:id="8018" w:author="Claude" w:date="2026-10-14T09:00:00Z"/>
              </w:rPr>
            </w:pPr>
            <w:ins w:id="801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20" w:author="Claude" w:date="2026-10-14T09:00:00Z"/>
              </w:rPr>
            </w:pPr>
          </w:p>
        </w:tc>
        <w:tc>
          <w:tcPr>
            <w:tcW w:w="1150" w:type="dxa"/>
            <w:vAlign w:val="center"/>
          </w:tcPr>
          <w:p>
            <w:pPr>
              <w:spacing w:before="0" w:after="0"/>
              <w:jc w:val="center"/>
              <w:rPr>
                <w:ins w:id="8021" w:author="Claude" w:date="2026-10-14T09:00:00Z"/>
              </w:rPr>
            </w:pPr>
          </w:p>
        </w:tc>
      </w:tr>
      <w:tr>
        <w:trPr>
          <w:cantSplit/>
          <w:ins w:id="8031" w:author="Claude" w:date="2026-10-14T09:00:00Z"/>
        </w:trPr>
        <w:tc>
          <w:tcPr>
            <w:tcW w:w="750" w:type="dxa"/>
            <w:vAlign w:val="center"/>
          </w:tcPr>
          <w:p>
            <w:pPr>
              <w:spacing w:before="0" w:after="0"/>
              <w:jc w:val="center"/>
              <w:rPr>
                <w:ins w:id="8023" w:author="Claude" w:date="2026-10-14T09:00:00Z"/>
              </w:rPr>
            </w:pPr>
            <w:ins w:id="8024" w:author="Claude" w:date="2026-10-14T09:00:00Z">
              <w:r>
                <w:rPr>
                  <w:rFonts w:ascii="Times New Roman" w:hAnsi="Times New Roman" w:cs="Times New Roman"/>
                  <w:sz w:val="20"/>
                  <w:szCs w:val="20"/>
                </w:rPr>
                <w:t xml:space="preserve">2.3</w:t>
              </w:r>
            </w:ins>
          </w:p>
        </w:tc>
        <w:tc>
          <w:tcPr>
            <w:tcW w:w="4772" w:type="dxa"/>
            <w:vAlign w:val="center"/>
          </w:tcPr>
          <w:p>
            <w:pPr>
              <w:spacing w:before="0" w:after="0"/>
              <w:jc w:val="left"/>
              <w:rPr>
                <w:ins w:id="8025" w:author="Claude" w:date="2026-10-14T09:00:00Z"/>
              </w:rPr>
            </w:pPr>
            <w:ins w:id="8026" w:author="Claude" w:date="2026-10-14T09:00:00Z">
              <w:r>
                <w:rPr>
                  <w:rFonts w:ascii="Times New Roman" w:hAnsi="Times New Roman" w:cs="Times New Roman"/>
                  <w:sz w:val="20"/>
                  <w:szCs w:val="20"/>
                </w:rPr>
                <w:t xml:space="preserve">Bảo hiểm trách nhiệm dân sự đối với bên thứ ba</w:t>
              </w:r>
            </w:ins>
          </w:p>
        </w:tc>
        <w:tc>
          <w:tcPr>
            <w:tcW w:w="1250" w:type="dxa"/>
            <w:vAlign w:val="center"/>
          </w:tcPr>
          <w:p>
            <w:pPr>
              <w:spacing w:before="0" w:after="0"/>
              <w:jc w:val="center"/>
              <w:rPr>
                <w:ins w:id="8027" w:author="Claude" w:date="2026-10-14T09:00:00Z"/>
              </w:rPr>
            </w:pPr>
            <w:ins w:id="802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29" w:author="Claude" w:date="2026-10-14T09:00:00Z"/>
              </w:rPr>
            </w:pPr>
          </w:p>
        </w:tc>
        <w:tc>
          <w:tcPr>
            <w:tcW w:w="1150" w:type="dxa"/>
            <w:vAlign w:val="center"/>
          </w:tcPr>
          <w:p>
            <w:pPr>
              <w:spacing w:before="0" w:after="0"/>
              <w:jc w:val="center"/>
              <w:rPr>
                <w:ins w:id="8030" w:author="Claude" w:date="2026-10-14T09:00:00Z"/>
              </w:rPr>
            </w:pPr>
          </w:p>
        </w:tc>
      </w:tr>
      <w:tr>
        <w:trPr>
          <w:cantSplit/>
          <w:ins w:id="8040" w:author="Claude" w:date="2026-10-14T09:00:00Z"/>
        </w:trPr>
        <w:tc>
          <w:tcPr>
            <w:tcW w:w="750" w:type="dxa"/>
            <w:vAlign w:val="center"/>
          </w:tcPr>
          <w:p>
            <w:pPr>
              <w:spacing w:before="0" w:after="0"/>
              <w:jc w:val="center"/>
              <w:rPr>
                <w:ins w:id="8032" w:author="Claude" w:date="2026-10-14T09:00:00Z"/>
              </w:rPr>
            </w:pPr>
            <w:ins w:id="8033" w:author="Claude" w:date="2026-10-14T09:00:00Z">
              <w:r>
                <w:rPr>
                  <w:rFonts w:ascii="Times New Roman" w:hAnsi="Times New Roman" w:cs="Times New Roman"/>
                  <w:sz w:val="20"/>
                  <w:szCs w:val="20"/>
                </w:rPr>
                <w:t xml:space="preserve">2.4</w:t>
              </w:r>
            </w:ins>
          </w:p>
        </w:tc>
        <w:tc>
          <w:tcPr>
            <w:tcW w:w="4772" w:type="dxa"/>
            <w:vAlign w:val="center"/>
          </w:tcPr>
          <w:p>
            <w:pPr>
              <w:spacing w:before="0" w:after="0"/>
              <w:jc w:val="left"/>
              <w:rPr>
                <w:ins w:id="8034" w:author="Claude" w:date="2026-10-14T09:00:00Z"/>
              </w:rPr>
            </w:pPr>
            <w:ins w:id="8035" w:author="Claude" w:date="2026-10-14T09:00:00Z">
              <w:r>
                <w:rPr>
                  <w:rFonts w:ascii="Times New Roman" w:hAnsi="Times New Roman" w:cs="Times New Roman"/>
                  <w:sz w:val="20"/>
                  <w:szCs w:val="20"/>
                </w:rPr>
                <w:t xml:space="preserve">Bảo hiểm công trình trong thời gian xây dựng (do Chủ đầu tư mua theo Điều 8.1 Hợp đồng)</w:t>
              </w:r>
            </w:ins>
          </w:p>
        </w:tc>
        <w:tc>
          <w:tcPr>
            <w:tcW w:w="1250" w:type="dxa"/>
            <w:vAlign w:val="center"/>
          </w:tcPr>
          <w:p>
            <w:pPr>
              <w:spacing w:before="0" w:after="0"/>
              <w:jc w:val="center"/>
              <w:rPr>
                <w:ins w:id="8036" w:author="Claude" w:date="2026-10-14T09:00:00Z"/>
              </w:rPr>
            </w:pPr>
          </w:p>
        </w:tc>
        <w:tc>
          <w:tcPr>
            <w:tcW w:w="1150" w:type="dxa"/>
            <w:vAlign w:val="center"/>
          </w:tcPr>
          <w:p>
            <w:pPr>
              <w:spacing w:before="0" w:after="0"/>
              <w:jc w:val="center"/>
              <w:rPr>
                <w:ins w:id="8037" w:author="Claude" w:date="2026-10-14T09:00:00Z"/>
              </w:rPr>
            </w:pPr>
            <w:ins w:id="803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39" w:author="Claude" w:date="2026-10-14T09:00:00Z"/>
              </w:rPr>
            </w:pPr>
          </w:p>
        </w:tc>
      </w:tr>
      <w:tr>
        <w:trPr>
          <w:cantSplit/>
          <w:ins w:id="8050" w:author="Claude" w:date="2026-10-14T09:00:00Z"/>
        </w:trPr>
        <w:tc>
          <w:tcPr>
            <w:tcW w:w="750" w:type="dxa"/>
            <w:vAlign w:val="center"/>
          </w:tcPr>
          <w:p>
            <w:pPr>
              <w:spacing w:before="0" w:after="0"/>
              <w:jc w:val="center"/>
              <w:rPr>
                <w:ins w:id="8041" w:author="Claude" w:date="2026-10-14T09:00:00Z"/>
              </w:rPr>
            </w:pPr>
            <w:ins w:id="8042" w:author="Claude" w:date="2026-10-14T09:00:00Z">
              <w:r>
                <w:rPr>
                  <w:rFonts w:ascii="Times New Roman" w:hAnsi="Times New Roman" w:cs="Times New Roman"/>
                  <w:sz w:val="20"/>
                  <w:szCs w:val="20"/>
                </w:rPr>
                <w:t xml:space="preserve">2.5</w:t>
              </w:r>
            </w:ins>
          </w:p>
        </w:tc>
        <w:tc>
          <w:tcPr>
            <w:tcW w:w="4772" w:type="dxa"/>
            <w:vAlign w:val="center"/>
          </w:tcPr>
          <w:p>
            <w:pPr>
              <w:spacing w:before="0" w:after="0"/>
              <w:jc w:val="left"/>
              <w:rPr>
                <w:ins w:id="8043" w:author="Claude" w:date="2026-10-14T09:00:00Z"/>
              </w:rPr>
            </w:pPr>
            <w:ins w:id="8044" w:author="Claude" w:date="2026-10-14T09:00:00Z">
              <w:r>
                <w:rPr>
                  <w:rFonts w:ascii="Times New Roman" w:hAnsi="Times New Roman" w:cs="Times New Roman"/>
                  <w:sz w:val="20"/>
                  <w:szCs w:val="20"/>
                </w:rPr>
                <w:t xml:space="preserve">Thực hiện thủ tục yêu cầu bồi thường bảo hiểm công trình đối với tổn thất thuộc phạm vi công việc của Bên B; chịu phần thiệt hại không được bảo hiểm bồi thường</w:t>
              </w:r>
            </w:ins>
          </w:p>
        </w:tc>
        <w:tc>
          <w:tcPr>
            <w:tcW w:w="1250" w:type="dxa"/>
            <w:vAlign w:val="center"/>
          </w:tcPr>
          <w:p>
            <w:pPr>
              <w:spacing w:before="0" w:after="0"/>
              <w:jc w:val="center"/>
              <w:rPr>
                <w:ins w:id="8045" w:author="Claude" w:date="2026-10-14T09:00:00Z"/>
              </w:rPr>
            </w:pPr>
            <w:ins w:id="804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47" w:author="Claude" w:date="2026-10-14T09:00:00Z"/>
              </w:rPr>
            </w:pPr>
            <w:ins w:id="8048"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049" w:author="Claude" w:date="2026-10-14T09:00:00Z"/>
              </w:rPr>
            </w:pPr>
          </w:p>
        </w:tc>
      </w:tr>
      <w:tr>
        <w:trPr>
          <w:cantSplit/>
          <w:ins w:id="8059" w:author="Claude" w:date="2026-10-14T09:00:00Z"/>
        </w:trPr>
        <w:tc>
          <w:tcPr>
            <w:tcW w:w="750" w:type="dxa"/>
            <w:vAlign w:val="center"/>
          </w:tcPr>
          <w:p>
            <w:pPr>
              <w:spacing w:before="0" w:after="0"/>
              <w:jc w:val="center"/>
              <w:rPr>
                <w:ins w:id="8051" w:author="Claude" w:date="2026-10-14T09:00:00Z"/>
              </w:rPr>
            </w:pPr>
            <w:ins w:id="8052" w:author="Claude" w:date="2026-10-14T09:00:00Z">
              <w:r>
                <w:rPr>
                  <w:rFonts w:ascii="Times New Roman" w:hAnsi="Times New Roman" w:cs="Times New Roman"/>
                  <w:sz w:val="20"/>
                  <w:szCs w:val="20"/>
                </w:rPr>
                <w:t xml:space="preserve">2.6</w:t>
              </w:r>
            </w:ins>
          </w:p>
        </w:tc>
        <w:tc>
          <w:tcPr>
            <w:tcW w:w="4772" w:type="dxa"/>
            <w:vAlign w:val="center"/>
          </w:tcPr>
          <w:p>
            <w:pPr>
              <w:spacing w:before="0" w:after="0"/>
              <w:jc w:val="left"/>
              <w:rPr>
                <w:ins w:id="8053" w:author="Claude" w:date="2026-10-14T09:00:00Z"/>
              </w:rPr>
            </w:pPr>
            <w:ins w:id="8054" w:author="Claude" w:date="2026-10-14T09:00:00Z">
              <w:r>
                <w:rPr>
                  <w:rFonts w:ascii="Times New Roman" w:hAnsi="Times New Roman" w:cs="Times New Roman"/>
                  <w:sz w:val="20"/>
                  <w:szCs w:val="20"/>
                </w:rPr>
                <w:t xml:space="preserve">Các loại thuế, phí, lệ phí theo quy định hiện hành</w:t>
              </w:r>
            </w:ins>
          </w:p>
        </w:tc>
        <w:tc>
          <w:tcPr>
            <w:tcW w:w="1250" w:type="dxa"/>
            <w:vAlign w:val="center"/>
          </w:tcPr>
          <w:p>
            <w:pPr>
              <w:spacing w:before="0" w:after="0"/>
              <w:jc w:val="center"/>
              <w:rPr>
                <w:ins w:id="8055" w:author="Claude" w:date="2026-10-14T09:00:00Z"/>
              </w:rPr>
            </w:pPr>
            <w:ins w:id="805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57" w:author="Claude" w:date="2026-10-14T09:00:00Z"/>
              </w:rPr>
            </w:pPr>
          </w:p>
        </w:tc>
        <w:tc>
          <w:tcPr>
            <w:tcW w:w="1150" w:type="dxa"/>
            <w:vAlign w:val="center"/>
          </w:tcPr>
          <w:p>
            <w:pPr>
              <w:spacing w:before="0" w:after="0"/>
              <w:jc w:val="center"/>
              <w:rPr>
                <w:ins w:id="8058" w:author="Claude" w:date="2026-10-14T09:00:00Z"/>
              </w:rPr>
            </w:pPr>
          </w:p>
        </w:tc>
      </w:tr>
      <w:tr>
        <w:trPr>
          <w:cantSplit/>
          <w:ins w:id="8067" w:author="Claude" w:date="2026-10-14T09:00:00Z"/>
        </w:trPr>
        <w:tc>
          <w:tcPr>
            <w:tcW w:w="750" w:type="dxa"/>
            <w:shd w:val="clear" w:color="auto" w:fill="D9D9D9"/>
            <w:vAlign w:val="center"/>
          </w:tcPr>
          <w:p>
            <w:pPr>
              <w:spacing w:before="0" w:after="0"/>
              <w:jc w:val="center"/>
              <w:rPr>
                <w:ins w:id="8060" w:author="Claude" w:date="2026-10-14T09:00:00Z"/>
              </w:rPr>
            </w:pPr>
            <w:ins w:id="8061" w:author="Claude" w:date="2026-10-14T09:00:00Z">
              <w:r>
                <w:rPr>
                  <w:rFonts w:ascii="Times New Roman" w:hAnsi="Times New Roman" w:cs="Times New Roman"/>
                  <w:b/>
                  <w:bCs/>
                  <w:sz w:val="20"/>
                  <w:szCs w:val="20"/>
                </w:rPr>
                <w:t xml:space="preserve">3</w:t>
              </w:r>
            </w:ins>
          </w:p>
        </w:tc>
        <w:tc>
          <w:tcPr>
            <w:tcW w:w="4772" w:type="dxa"/>
            <w:shd w:val="clear" w:color="auto" w:fill="D9D9D9"/>
            <w:vAlign w:val="center"/>
          </w:tcPr>
          <w:p>
            <w:pPr>
              <w:spacing w:before="0" w:after="0"/>
              <w:jc w:val="left"/>
              <w:rPr>
                <w:ins w:id="8062" w:author="Claude" w:date="2026-10-14T09:00:00Z"/>
              </w:rPr>
            </w:pPr>
            <w:ins w:id="8063" w:author="Claude" w:date="2026-10-14T09:00:00Z">
              <w:r>
                <w:rPr>
                  <w:rFonts w:ascii="Times New Roman" w:hAnsi="Times New Roman" w:cs="Times New Roman"/>
                  <w:b/>
                  <w:bCs/>
                  <w:sz w:val="20"/>
                  <w:szCs w:val="20"/>
                </w:rPr>
                <w:t xml:space="preserve">Công tác thi công chính</w:t>
              </w:r>
            </w:ins>
          </w:p>
        </w:tc>
        <w:tc>
          <w:tcPr>
            <w:tcW w:w="1250" w:type="dxa"/>
            <w:shd w:val="clear" w:color="auto" w:fill="D9D9D9"/>
            <w:vAlign w:val="center"/>
          </w:tcPr>
          <w:p>
            <w:pPr>
              <w:spacing w:before="0" w:after="0"/>
              <w:jc w:val="center"/>
              <w:rPr>
                <w:ins w:id="8064" w:author="Claude" w:date="2026-10-14T09:00:00Z"/>
              </w:rPr>
            </w:pPr>
          </w:p>
        </w:tc>
        <w:tc>
          <w:tcPr>
            <w:tcW w:w="1150" w:type="dxa"/>
            <w:shd w:val="clear" w:color="auto" w:fill="D9D9D9"/>
            <w:vAlign w:val="center"/>
          </w:tcPr>
          <w:p>
            <w:pPr>
              <w:spacing w:before="0" w:after="0"/>
              <w:jc w:val="center"/>
              <w:rPr>
                <w:ins w:id="8065" w:author="Claude" w:date="2026-10-14T09:00:00Z"/>
              </w:rPr>
            </w:pPr>
          </w:p>
        </w:tc>
        <w:tc>
          <w:tcPr>
            <w:tcW w:w="1150" w:type="dxa"/>
            <w:shd w:val="clear" w:color="auto" w:fill="D9D9D9"/>
            <w:vAlign w:val="center"/>
          </w:tcPr>
          <w:p>
            <w:pPr>
              <w:spacing w:before="0" w:after="0"/>
              <w:jc w:val="center"/>
              <w:rPr>
                <w:ins w:id="8066" w:author="Claude" w:date="2026-10-14T09:00:00Z"/>
              </w:rPr>
            </w:pPr>
          </w:p>
        </w:tc>
      </w:tr>
      <w:tr>
        <w:trPr>
          <w:cantSplit/>
          <w:ins w:id="8075" w:author="Claude" w:date="2026-10-14T09:00:00Z"/>
        </w:trPr>
        <w:tc>
          <w:tcPr>
            <w:tcW w:w="750" w:type="dxa"/>
            <w:shd w:val="clear" w:color="auto" w:fill="F2F2F2"/>
            <w:vAlign w:val="center"/>
          </w:tcPr>
          <w:p>
            <w:pPr>
              <w:spacing w:before="0" w:after="0"/>
              <w:jc w:val="center"/>
              <w:rPr>
                <w:ins w:id="8068" w:author="Claude" w:date="2026-10-14T09:00:00Z"/>
              </w:rPr>
            </w:pPr>
            <w:ins w:id="8069" w:author="Claude" w:date="2026-10-14T09:00:00Z">
              <w:r>
                <w:rPr>
                  <w:rFonts w:ascii="Times New Roman" w:hAnsi="Times New Roman" w:cs="Times New Roman"/>
                  <w:b/>
                  <w:bCs/>
                  <w:sz w:val="20"/>
                  <w:szCs w:val="20"/>
                </w:rPr>
                <w:t xml:space="preserve">3.1</w:t>
              </w:r>
            </w:ins>
          </w:p>
        </w:tc>
        <w:tc>
          <w:tcPr>
            <w:tcW w:w="4772" w:type="dxa"/>
            <w:shd w:val="clear" w:color="auto" w:fill="F2F2F2"/>
            <w:vAlign w:val="center"/>
          </w:tcPr>
          <w:p>
            <w:pPr>
              <w:spacing w:before="0" w:after="0"/>
              <w:jc w:val="left"/>
              <w:rPr>
                <w:ins w:id="8070" w:author="Claude" w:date="2026-10-14T09:00:00Z"/>
              </w:rPr>
            </w:pPr>
            <w:ins w:id="8071" w:author="Claude" w:date="2026-10-14T09:00:00Z">
              <w:r>
                <w:rPr>
                  <w:rFonts w:ascii="Times New Roman" w:hAnsi="Times New Roman" w:cs="Times New Roman"/>
                  <w:b/>
                  <w:bCs/>
                  <w:sz w:val="20"/>
                  <w:szCs w:val="20"/>
                </w:rPr>
                <w:t xml:space="preserve">Hạ mực nước ngầm và giao diện với công tác đất (công tác đất do Nhà thầu khác thực hiện)</w:t>
              </w:r>
            </w:ins>
          </w:p>
        </w:tc>
        <w:tc>
          <w:tcPr>
            <w:tcW w:w="1250" w:type="dxa"/>
            <w:shd w:val="clear" w:color="auto" w:fill="F2F2F2"/>
            <w:vAlign w:val="center"/>
          </w:tcPr>
          <w:p>
            <w:pPr>
              <w:spacing w:before="0" w:after="0"/>
              <w:jc w:val="center"/>
              <w:rPr>
                <w:ins w:id="8072" w:author="Claude" w:date="2026-10-14T09:00:00Z"/>
              </w:rPr>
            </w:pPr>
          </w:p>
        </w:tc>
        <w:tc>
          <w:tcPr>
            <w:tcW w:w="1150" w:type="dxa"/>
            <w:shd w:val="clear" w:color="auto" w:fill="F2F2F2"/>
            <w:vAlign w:val="center"/>
          </w:tcPr>
          <w:p>
            <w:pPr>
              <w:spacing w:before="0" w:after="0"/>
              <w:jc w:val="center"/>
              <w:rPr>
                <w:ins w:id="8073" w:author="Claude" w:date="2026-10-14T09:00:00Z"/>
              </w:rPr>
            </w:pPr>
          </w:p>
        </w:tc>
        <w:tc>
          <w:tcPr>
            <w:tcW w:w="1150" w:type="dxa"/>
            <w:shd w:val="clear" w:color="auto" w:fill="F2F2F2"/>
            <w:vAlign w:val="center"/>
          </w:tcPr>
          <w:p>
            <w:pPr>
              <w:spacing w:before="0" w:after="0"/>
              <w:jc w:val="center"/>
              <w:rPr>
                <w:ins w:id="8074" w:author="Claude" w:date="2026-10-14T09:00:00Z"/>
              </w:rPr>
            </w:pPr>
          </w:p>
        </w:tc>
      </w:tr>
      <w:tr>
        <w:trPr>
          <w:cantSplit/>
          <w:ins w:id="8084" w:author="Claude" w:date="2026-10-14T09:00:00Z"/>
        </w:trPr>
        <w:tc>
          <w:tcPr>
            <w:tcW w:w="750" w:type="dxa"/>
            <w:vAlign w:val="center"/>
          </w:tcPr>
          <w:p>
            <w:pPr>
              <w:spacing w:before="0" w:after="0"/>
              <w:jc w:val="center"/>
              <w:rPr>
                <w:ins w:id="8076" w:author="Claude" w:date="2026-10-14T09:00:00Z"/>
              </w:rPr>
            </w:pPr>
            <w:ins w:id="8077" w:author="Claude" w:date="2026-10-14T09:00:00Z">
              <w:r>
                <w:rPr>
                  <w:rFonts w:ascii="Times New Roman" w:hAnsi="Times New Roman" w:cs="Times New Roman"/>
                  <w:sz w:val="20"/>
                  <w:szCs w:val="20"/>
                </w:rPr>
                <w:t xml:space="preserve">3.1.1</w:t>
              </w:r>
            </w:ins>
          </w:p>
        </w:tc>
        <w:tc>
          <w:tcPr>
            <w:tcW w:w="4772" w:type="dxa"/>
            <w:vAlign w:val="center"/>
          </w:tcPr>
          <w:p>
            <w:pPr>
              <w:spacing w:before="0" w:after="0"/>
              <w:jc w:val="left"/>
              <w:rPr>
                <w:ins w:id="8078" w:author="Claude" w:date="2026-10-14T09:00:00Z"/>
              </w:rPr>
            </w:pPr>
            <w:ins w:id="8079" w:author="Claude" w:date="2026-10-14T09:00:00Z">
              <w:r>
                <w:rPr>
                  <w:rFonts w:ascii="Times New Roman" w:hAnsi="Times New Roman" w:cs="Times New Roman"/>
                  <w:sz w:val="20"/>
                  <w:szCs w:val="20"/>
                </w:rPr>
                <w:t xml:space="preserve">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ins>
          </w:p>
        </w:tc>
        <w:tc>
          <w:tcPr>
            <w:tcW w:w="1250" w:type="dxa"/>
            <w:vAlign w:val="center"/>
          </w:tcPr>
          <w:p>
            <w:pPr>
              <w:spacing w:before="0" w:after="0"/>
              <w:jc w:val="center"/>
              <w:rPr>
                <w:ins w:id="8080" w:author="Claude" w:date="2026-10-14T09:00:00Z"/>
              </w:rPr>
            </w:pPr>
            <w:ins w:id="8081"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82" w:author="Claude" w:date="2026-10-14T09:00:00Z"/>
              </w:rPr>
            </w:pPr>
          </w:p>
        </w:tc>
        <w:tc>
          <w:tcPr>
            <w:tcW w:w="1150" w:type="dxa"/>
            <w:vAlign w:val="center"/>
          </w:tcPr>
          <w:p>
            <w:pPr>
              <w:spacing w:before="0" w:after="0"/>
              <w:jc w:val="center"/>
              <w:rPr>
                <w:ins w:id="8083" w:author="Claude" w:date="2026-10-14T09:00:00Z"/>
              </w:rPr>
            </w:pPr>
          </w:p>
        </w:tc>
      </w:tr>
      <w:tr>
        <w:trPr>
          <w:cantSplit/>
          <w:ins w:id="8095" w:author="Claude" w:date="2026-10-14T09:00:00Z"/>
        </w:trPr>
        <w:tc>
          <w:tcPr>
            <w:tcW w:w="750" w:type="dxa"/>
            <w:vAlign w:val="center"/>
          </w:tcPr>
          <w:p>
            <w:pPr>
              <w:spacing w:before="0" w:after="0"/>
              <w:jc w:val="center"/>
              <w:rPr>
                <w:ins w:id="8085" w:author="Claude" w:date="2026-10-14T09:00:00Z"/>
              </w:rPr>
            </w:pPr>
            <w:ins w:id="8086" w:author="Claude" w:date="2026-10-14T09:00:00Z">
              <w:r>
                <w:rPr>
                  <w:rFonts w:ascii="Times New Roman" w:hAnsi="Times New Roman" w:cs="Times New Roman"/>
                  <w:sz w:val="20"/>
                  <w:szCs w:val="20"/>
                </w:rPr>
                <w:t xml:space="preserve">3.1.2</w:t>
              </w:r>
            </w:ins>
          </w:p>
        </w:tc>
        <w:tc>
          <w:tcPr>
            <w:tcW w:w="4772" w:type="dxa"/>
            <w:vAlign w:val="center"/>
          </w:tcPr>
          <w:p>
            <w:pPr>
              <w:spacing w:before="0" w:after="0"/>
              <w:jc w:val="left"/>
              <w:rPr>
                <w:ins w:id="8087" w:author="Claude" w:date="2026-10-14T09:00:00Z"/>
              </w:rPr>
            </w:pPr>
            <w:ins w:id="8088" w:author="Claude" w:date="2026-10-14T09:00:00Z">
              <w:r>
                <w:rPr>
                  <w:rFonts w:ascii="Times New Roman" w:hAnsi="Times New Roman" w:cs="Times New Roman"/>
                  <w:sz w:val="20"/>
                  <w:szCs w:val="20"/>
                </w:rPr>
                <w:t xml:space="preserve">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ins>
          </w:p>
        </w:tc>
        <w:tc>
          <w:tcPr>
            <w:tcW w:w="1250" w:type="dxa"/>
            <w:vAlign w:val="center"/>
          </w:tcPr>
          <w:p>
            <w:pPr>
              <w:spacing w:before="0" w:after="0"/>
              <w:jc w:val="center"/>
              <w:rPr>
                <w:ins w:id="8089" w:author="Claude" w:date="2026-10-14T09:00:00Z"/>
              </w:rPr>
            </w:pPr>
            <w:ins w:id="809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091" w:author="Claude" w:date="2026-10-14T09:00:00Z"/>
              </w:rPr>
            </w:pPr>
            <w:ins w:id="8092"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093" w:author="Claude" w:date="2026-10-14T09:00:00Z"/>
              </w:rPr>
            </w:pPr>
            <w:ins w:id="8094" w:author="Claude" w:date="2026-10-14T09:00:00Z">
              <w:r>
                <w:rPr>
                  <w:rFonts w:ascii="Times New Roman" w:hAnsi="Times New Roman" w:cs="Times New Roman"/>
                  <w:b/>
                  <w:bCs/>
                  <w:sz w:val="20"/>
                  <w:szCs w:val="20"/>
                </w:rPr>
                <w:t xml:space="preserve">Phối hợp</w:t>
              </w:r>
            </w:ins>
          </w:p>
        </w:tc>
      </w:tr>
      <w:tr>
        <w:trPr>
          <w:cantSplit/>
          <w:ins w:id="8106" w:author="Claude" w:date="2026-10-14T09:00:00Z"/>
        </w:trPr>
        <w:tc>
          <w:tcPr>
            <w:tcW w:w="750" w:type="dxa"/>
            <w:vAlign w:val="center"/>
          </w:tcPr>
          <w:p>
            <w:pPr>
              <w:spacing w:before="0" w:after="0"/>
              <w:jc w:val="center"/>
              <w:rPr>
                <w:ins w:id="8096" w:author="Claude" w:date="2026-10-14T09:00:00Z"/>
              </w:rPr>
            </w:pPr>
            <w:ins w:id="8097" w:author="Claude" w:date="2026-10-14T09:00:00Z">
              <w:r>
                <w:rPr>
                  <w:rFonts w:ascii="Times New Roman" w:hAnsi="Times New Roman" w:cs="Times New Roman"/>
                  <w:sz w:val="20"/>
                  <w:szCs w:val="20"/>
                </w:rPr>
                <w:t xml:space="preserve">3.1.3</w:t>
              </w:r>
            </w:ins>
          </w:p>
        </w:tc>
        <w:tc>
          <w:tcPr>
            <w:tcW w:w="4772" w:type="dxa"/>
            <w:vAlign w:val="center"/>
          </w:tcPr>
          <w:p>
            <w:pPr>
              <w:spacing w:before="0" w:after="0"/>
              <w:jc w:val="left"/>
              <w:rPr>
                <w:ins w:id="8098" w:author="Claude" w:date="2026-10-14T09:00:00Z"/>
              </w:rPr>
            </w:pPr>
            <w:ins w:id="8099" w:author="Claude" w:date="2026-10-14T09:00:00Z">
              <w:r>
                <w:rPr>
                  <w:rFonts w:ascii="Times New Roman" w:hAnsi="Times New Roman" w:cs="Times New Roman"/>
                  <w:sz w:val="20"/>
                  <w:szCs w:val="20"/>
                </w:rPr>
                <w:t xml:space="preserve">Đào đất, sửa hố móng, vận chuyển và đổ thải đất đào</w:t>
              </w:r>
            </w:ins>
          </w:p>
        </w:tc>
        <w:tc>
          <w:tcPr>
            <w:tcW w:w="1250" w:type="dxa"/>
            <w:vAlign w:val="center"/>
          </w:tcPr>
          <w:p>
            <w:pPr>
              <w:spacing w:before="0" w:after="0"/>
              <w:jc w:val="center"/>
              <w:rPr>
                <w:ins w:id="8100" w:author="Claude" w:date="2026-10-14T09:00:00Z"/>
              </w:rPr>
            </w:pPr>
            <w:ins w:id="8101" w:author="Claude" w:date="2026-10-14T09:00:00Z">
              <w:r>
                <w:rPr>
                  <w:rFonts w:ascii="Times New Roman" w:hAnsi="Times New Roman" w:cs="Times New Roman"/>
                  <w:b/>
                  <w:bCs/>
                  <w:sz w:val="20"/>
                  <w:szCs w:val="20"/>
                </w:rPr>
                <w:t xml:space="preserve">C, phối hợp</w:t>
              </w:r>
            </w:ins>
          </w:p>
        </w:tc>
        <w:tc>
          <w:tcPr>
            <w:tcW w:w="1150" w:type="dxa"/>
            <w:vAlign w:val="center"/>
          </w:tcPr>
          <w:p>
            <w:pPr>
              <w:spacing w:before="0" w:after="0"/>
              <w:jc w:val="center"/>
              <w:rPr>
                <w:ins w:id="8102" w:author="Claude" w:date="2026-10-14T09:00:00Z"/>
              </w:rPr>
            </w:pPr>
            <w:ins w:id="8103"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104" w:author="Claude" w:date="2026-10-14T09:00:00Z"/>
              </w:rPr>
            </w:pPr>
            <w:ins w:id="8105" w:author="Claude" w:date="2026-10-14T09:00:00Z">
              <w:r>
                <w:rPr>
                  <w:rFonts w:ascii="Times New Roman" w:hAnsi="Times New Roman" w:cs="Times New Roman"/>
                  <w:b/>
                  <w:bCs/>
                  <w:sz w:val="20"/>
                  <w:szCs w:val="20"/>
                </w:rPr>
                <w:t xml:space="preserve">P</w:t>
              </w:r>
            </w:ins>
          </w:p>
        </w:tc>
      </w:tr>
      <w:tr>
        <w:trPr>
          <w:cantSplit/>
          <w:ins w:id="8117" w:author="Claude" w:date="2026-10-14T09:00:00Z"/>
        </w:trPr>
        <w:tc>
          <w:tcPr>
            <w:tcW w:w="750" w:type="dxa"/>
            <w:vAlign w:val="center"/>
          </w:tcPr>
          <w:p>
            <w:pPr>
              <w:spacing w:before="0" w:after="0"/>
              <w:jc w:val="center"/>
              <w:rPr>
                <w:ins w:id="8107" w:author="Claude" w:date="2026-10-14T09:00:00Z"/>
              </w:rPr>
            </w:pPr>
            <w:ins w:id="8108" w:author="Claude" w:date="2026-10-14T09:00:00Z">
              <w:r>
                <w:rPr>
                  <w:rFonts w:ascii="Times New Roman" w:hAnsi="Times New Roman" w:cs="Times New Roman"/>
                  <w:sz w:val="20"/>
                  <w:szCs w:val="20"/>
                </w:rPr>
                <w:t xml:space="preserve">3.1.4</w:t>
              </w:r>
            </w:ins>
          </w:p>
        </w:tc>
        <w:tc>
          <w:tcPr>
            <w:tcW w:w="4772" w:type="dxa"/>
            <w:vAlign w:val="center"/>
          </w:tcPr>
          <w:p>
            <w:pPr>
              <w:spacing w:before="0" w:after="0"/>
              <w:jc w:val="left"/>
              <w:rPr>
                <w:ins w:id="8109" w:author="Claude" w:date="2026-10-14T09:00:00Z"/>
              </w:rPr>
            </w:pPr>
            <w:ins w:id="8110" w:author="Claude" w:date="2026-10-14T09:00:00Z">
              <w:r>
                <w:rPr>
                  <w:rFonts w:ascii="Times New Roman" w:hAnsi="Times New Roman" w:cs="Times New Roman"/>
                  <w:sz w:val="20"/>
                  <w:szCs w:val="20"/>
                </w:rPr>
                <w:t xml:space="preserve">Nhận bàn giao hố móng, cao độ đáy đào từ Nhà thầu khác (có xác nhận của Bên A); vệ sinh, tiêu thoát nước hố móng trước khi thi công bê tông lót; bảo vệ hố móng sau khi nhận bàn giao</w:t>
              </w:r>
            </w:ins>
          </w:p>
        </w:tc>
        <w:tc>
          <w:tcPr>
            <w:tcW w:w="1250" w:type="dxa"/>
            <w:vAlign w:val="center"/>
          </w:tcPr>
          <w:p>
            <w:pPr>
              <w:spacing w:before="0" w:after="0"/>
              <w:jc w:val="center"/>
              <w:rPr>
                <w:ins w:id="8111" w:author="Claude" w:date="2026-10-14T09:00:00Z"/>
              </w:rPr>
            </w:pPr>
            <w:ins w:id="811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13" w:author="Claude" w:date="2026-10-14T09:00:00Z"/>
              </w:rPr>
            </w:pPr>
            <w:ins w:id="8114"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115" w:author="Claude" w:date="2026-10-14T09:00:00Z"/>
              </w:rPr>
            </w:pPr>
            <w:ins w:id="8116" w:author="Claude" w:date="2026-10-14T09:00:00Z">
              <w:r>
                <w:rPr>
                  <w:rFonts w:ascii="Times New Roman" w:hAnsi="Times New Roman" w:cs="Times New Roman"/>
                  <w:b/>
                  <w:bCs/>
                  <w:sz w:val="20"/>
                  <w:szCs w:val="20"/>
                </w:rPr>
                <w:t xml:space="preserve">Bàn giao</w:t>
              </w:r>
            </w:ins>
          </w:p>
        </w:tc>
      </w:tr>
      <w:tr>
        <w:trPr>
          <w:cantSplit/>
          <w:ins w:id="8128" w:author="Claude" w:date="2026-10-14T09:00:00Z"/>
        </w:trPr>
        <w:tc>
          <w:tcPr>
            <w:tcW w:w="750" w:type="dxa"/>
            <w:vAlign w:val="center"/>
          </w:tcPr>
          <w:p>
            <w:pPr>
              <w:spacing w:before="0" w:after="0"/>
              <w:jc w:val="center"/>
              <w:rPr>
                <w:ins w:id="8118" w:author="Claude" w:date="2026-10-14T09:00:00Z"/>
              </w:rPr>
            </w:pPr>
            <w:ins w:id="8119" w:author="Claude" w:date="2026-10-14T09:00:00Z">
              <w:r>
                <w:rPr>
                  <w:rFonts w:ascii="Times New Roman" w:hAnsi="Times New Roman" w:cs="Times New Roman"/>
                  <w:sz w:val="20"/>
                  <w:szCs w:val="20"/>
                </w:rPr>
                <w:t xml:space="preserve">3.1.5</w:t>
              </w:r>
            </w:ins>
          </w:p>
        </w:tc>
        <w:tc>
          <w:tcPr>
            <w:tcW w:w="4772" w:type="dxa"/>
            <w:vAlign w:val="center"/>
          </w:tcPr>
          <w:p>
            <w:pPr>
              <w:spacing w:before="0" w:after="0"/>
              <w:jc w:val="left"/>
              <w:rPr>
                <w:ins w:id="8120" w:author="Claude" w:date="2026-10-14T09:00:00Z"/>
              </w:rPr>
            </w:pPr>
            <w:ins w:id="8121" w:author="Claude" w:date="2026-10-14T09:00:00Z">
              <w:r>
                <w:rPr>
                  <w:rFonts w:ascii="Times New Roman" w:hAnsi="Times New Roman" w:cs="Times New Roman"/>
                  <w:sz w:val="20"/>
                  <w:szCs w:val="20"/>
                </w:rPr>
                <w:t xml:space="preserve">Đắp đất hoàn trả hố móng, mang tường tầng hầm</w:t>
              </w:r>
            </w:ins>
          </w:p>
        </w:tc>
        <w:tc>
          <w:tcPr>
            <w:tcW w:w="1250" w:type="dxa"/>
            <w:vAlign w:val="center"/>
          </w:tcPr>
          <w:p>
            <w:pPr>
              <w:spacing w:before="0" w:after="0"/>
              <w:jc w:val="center"/>
              <w:rPr>
                <w:ins w:id="8122" w:author="Claude" w:date="2026-10-14T09:00:00Z"/>
              </w:rPr>
            </w:pPr>
            <w:ins w:id="8123" w:author="Claude" w:date="2026-10-14T09:00:00Z">
              <w:r>
                <w:rPr>
                  <w:rFonts w:ascii="Times New Roman" w:hAnsi="Times New Roman" w:cs="Times New Roman"/>
                  <w:b/>
                  <w:bCs/>
                  <w:sz w:val="20"/>
                  <w:szCs w:val="20"/>
                </w:rPr>
                <w:t xml:space="preserve">Phối hợp</w:t>
              </w:r>
            </w:ins>
          </w:p>
        </w:tc>
        <w:tc>
          <w:tcPr>
            <w:tcW w:w="1150" w:type="dxa"/>
            <w:vAlign w:val="center"/>
          </w:tcPr>
          <w:p>
            <w:pPr>
              <w:spacing w:before="0" w:after="0"/>
              <w:jc w:val="center"/>
              <w:rPr>
                <w:ins w:id="8124" w:author="Claude" w:date="2026-10-14T09:00:00Z"/>
              </w:rPr>
            </w:pPr>
            <w:ins w:id="8125"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126" w:author="Claude" w:date="2026-10-14T09:00:00Z"/>
              </w:rPr>
            </w:pPr>
            <w:ins w:id="8127" w:author="Claude" w:date="2026-10-14T09:00:00Z">
              <w:r>
                <w:rPr>
                  <w:rFonts w:ascii="Times New Roman" w:hAnsi="Times New Roman" w:cs="Times New Roman"/>
                  <w:b/>
                  <w:bCs/>
                  <w:sz w:val="20"/>
                  <w:szCs w:val="20"/>
                </w:rPr>
                <w:t xml:space="preserve">P</w:t>
              </w:r>
            </w:ins>
          </w:p>
        </w:tc>
      </w:tr>
      <w:tr>
        <w:trPr>
          <w:cantSplit/>
          <w:ins w:id="8136" w:author="Claude" w:date="2026-10-14T09:00:00Z"/>
        </w:trPr>
        <w:tc>
          <w:tcPr>
            <w:tcW w:w="750" w:type="dxa"/>
            <w:shd w:val="clear" w:color="auto" w:fill="F2F2F2"/>
            <w:vAlign w:val="center"/>
          </w:tcPr>
          <w:p>
            <w:pPr>
              <w:spacing w:before="0" w:after="0"/>
              <w:jc w:val="center"/>
              <w:rPr>
                <w:ins w:id="8129" w:author="Claude" w:date="2026-10-14T09:00:00Z"/>
              </w:rPr>
            </w:pPr>
            <w:ins w:id="8130" w:author="Claude" w:date="2026-10-14T09:00:00Z">
              <w:r>
                <w:rPr>
                  <w:rFonts w:ascii="Times New Roman" w:hAnsi="Times New Roman" w:cs="Times New Roman"/>
                  <w:b/>
                  <w:bCs/>
                  <w:sz w:val="20"/>
                  <w:szCs w:val="20"/>
                </w:rPr>
                <w:t xml:space="preserve">3.2</w:t>
              </w:r>
            </w:ins>
          </w:p>
        </w:tc>
        <w:tc>
          <w:tcPr>
            <w:tcW w:w="4772" w:type="dxa"/>
            <w:shd w:val="clear" w:color="auto" w:fill="F2F2F2"/>
            <w:vAlign w:val="center"/>
          </w:tcPr>
          <w:p>
            <w:pPr>
              <w:spacing w:before="0" w:after="0"/>
              <w:jc w:val="left"/>
              <w:rPr>
                <w:ins w:id="8131" w:author="Claude" w:date="2026-10-14T09:00:00Z"/>
              </w:rPr>
            </w:pPr>
            <w:ins w:id="8132" w:author="Claude" w:date="2026-10-14T09:00:00Z">
              <w:r>
                <w:rPr>
                  <w:rFonts w:ascii="Times New Roman" w:hAnsi="Times New Roman" w:cs="Times New Roman"/>
                  <w:b/>
                  <w:bCs/>
                  <w:sz w:val="20"/>
                  <w:szCs w:val="20"/>
                </w:rPr>
                <w:t xml:space="preserve">Hệ cừ và văng chống</w:t>
              </w:r>
            </w:ins>
          </w:p>
        </w:tc>
        <w:tc>
          <w:tcPr>
            <w:tcW w:w="1250" w:type="dxa"/>
            <w:shd w:val="clear" w:color="auto" w:fill="F2F2F2"/>
            <w:vAlign w:val="center"/>
          </w:tcPr>
          <w:p>
            <w:pPr>
              <w:spacing w:before="0" w:after="0"/>
              <w:jc w:val="center"/>
              <w:rPr>
                <w:ins w:id="8133" w:author="Claude" w:date="2026-10-14T09:00:00Z"/>
              </w:rPr>
            </w:pPr>
          </w:p>
        </w:tc>
        <w:tc>
          <w:tcPr>
            <w:tcW w:w="1150" w:type="dxa"/>
            <w:shd w:val="clear" w:color="auto" w:fill="F2F2F2"/>
            <w:vAlign w:val="center"/>
          </w:tcPr>
          <w:p>
            <w:pPr>
              <w:spacing w:before="0" w:after="0"/>
              <w:jc w:val="center"/>
              <w:rPr>
                <w:ins w:id="8134" w:author="Claude" w:date="2026-10-14T09:00:00Z"/>
              </w:rPr>
            </w:pPr>
          </w:p>
        </w:tc>
        <w:tc>
          <w:tcPr>
            <w:tcW w:w="1150" w:type="dxa"/>
            <w:shd w:val="clear" w:color="auto" w:fill="F2F2F2"/>
            <w:vAlign w:val="center"/>
          </w:tcPr>
          <w:p>
            <w:pPr>
              <w:spacing w:before="0" w:after="0"/>
              <w:jc w:val="center"/>
              <w:rPr>
                <w:ins w:id="8135" w:author="Claude" w:date="2026-10-14T09:00:00Z"/>
              </w:rPr>
            </w:pPr>
          </w:p>
        </w:tc>
      </w:tr>
      <w:tr>
        <w:trPr>
          <w:cantSplit/>
          <w:ins w:id="8145" w:author="Claude" w:date="2026-10-14T09:00:00Z"/>
        </w:trPr>
        <w:tc>
          <w:tcPr>
            <w:tcW w:w="750" w:type="dxa"/>
            <w:vAlign w:val="center"/>
          </w:tcPr>
          <w:p>
            <w:pPr>
              <w:spacing w:before="0" w:after="0"/>
              <w:jc w:val="center"/>
              <w:rPr>
                <w:ins w:id="8137" w:author="Claude" w:date="2026-10-14T09:00:00Z"/>
              </w:rPr>
            </w:pPr>
            <w:ins w:id="8138" w:author="Claude" w:date="2026-10-14T09:00:00Z">
              <w:r>
                <w:rPr>
                  <w:rFonts w:ascii="Times New Roman" w:hAnsi="Times New Roman" w:cs="Times New Roman"/>
                  <w:sz w:val="20"/>
                  <w:szCs w:val="20"/>
                </w:rPr>
                <w:t xml:space="preserve">3.2.1</w:t>
              </w:r>
            </w:ins>
          </w:p>
        </w:tc>
        <w:tc>
          <w:tcPr>
            <w:tcW w:w="4772" w:type="dxa"/>
            <w:vAlign w:val="center"/>
          </w:tcPr>
          <w:p>
            <w:pPr>
              <w:spacing w:before="0" w:after="0"/>
              <w:jc w:val="left"/>
              <w:rPr>
                <w:ins w:id="8139" w:author="Claude" w:date="2026-10-14T09:00:00Z"/>
              </w:rPr>
            </w:pPr>
            <w:ins w:id="8140" w:author="Claude" w:date="2026-10-14T09:00:00Z">
              <w:r>
                <w:rPr>
                  <w:rFonts w:ascii="Times New Roman" w:hAnsi="Times New Roman" w:cs="Times New Roman"/>
                  <w:sz w:val="20"/>
                  <w:szCs w:val="20"/>
                </w:rPr>
                <w:t xml:space="preserve">Cung cấp vật tư chính cừ Larsen, vật tư phụ và phụ kiện trong thời gian thi công</w:t>
              </w:r>
            </w:ins>
          </w:p>
        </w:tc>
        <w:tc>
          <w:tcPr>
            <w:tcW w:w="1250" w:type="dxa"/>
            <w:vAlign w:val="center"/>
          </w:tcPr>
          <w:p>
            <w:pPr>
              <w:spacing w:before="0" w:after="0"/>
              <w:jc w:val="center"/>
              <w:rPr>
                <w:ins w:id="8141" w:author="Claude" w:date="2026-10-14T09:00:00Z"/>
              </w:rPr>
            </w:pPr>
            <w:ins w:id="814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43" w:author="Claude" w:date="2026-10-14T09:00:00Z"/>
              </w:rPr>
            </w:pPr>
          </w:p>
        </w:tc>
        <w:tc>
          <w:tcPr>
            <w:tcW w:w="1150" w:type="dxa"/>
            <w:vAlign w:val="center"/>
          </w:tcPr>
          <w:p>
            <w:pPr>
              <w:spacing w:before="0" w:after="0"/>
              <w:jc w:val="center"/>
              <w:rPr>
                <w:ins w:id="8144" w:author="Claude" w:date="2026-10-14T09:00:00Z"/>
              </w:rPr>
            </w:pPr>
          </w:p>
        </w:tc>
      </w:tr>
      <w:tr>
        <w:trPr>
          <w:cantSplit/>
          <w:ins w:id="8154" w:author="Claude" w:date="2026-10-14T09:00:00Z"/>
        </w:trPr>
        <w:tc>
          <w:tcPr>
            <w:tcW w:w="750" w:type="dxa"/>
            <w:vAlign w:val="center"/>
          </w:tcPr>
          <w:p>
            <w:pPr>
              <w:spacing w:before="0" w:after="0"/>
              <w:jc w:val="center"/>
              <w:rPr>
                <w:ins w:id="8146" w:author="Claude" w:date="2026-10-14T09:00:00Z"/>
              </w:rPr>
            </w:pPr>
            <w:ins w:id="8147" w:author="Claude" w:date="2026-10-14T09:00:00Z">
              <w:r>
                <w:rPr>
                  <w:rFonts w:ascii="Times New Roman" w:hAnsi="Times New Roman" w:cs="Times New Roman"/>
                  <w:sz w:val="20"/>
                  <w:szCs w:val="20"/>
                </w:rPr>
                <w:t xml:space="preserve">3.2.2</w:t>
              </w:r>
            </w:ins>
          </w:p>
        </w:tc>
        <w:tc>
          <w:tcPr>
            <w:tcW w:w="4772" w:type="dxa"/>
            <w:vAlign w:val="center"/>
          </w:tcPr>
          <w:p>
            <w:pPr>
              <w:spacing w:before="0" w:after="0"/>
              <w:jc w:val="left"/>
              <w:rPr>
                <w:ins w:id="8148" w:author="Claude" w:date="2026-10-14T09:00:00Z"/>
              </w:rPr>
            </w:pPr>
            <w:ins w:id="8149" w:author="Claude" w:date="2026-10-14T09:00:00Z">
              <w:r>
                <w:rPr>
                  <w:rFonts w:ascii="Times New Roman" w:hAnsi="Times New Roman" w:cs="Times New Roman"/>
                  <w:sz w:val="20"/>
                  <w:szCs w:val="20"/>
                </w:rPr>
                <w:t xml:space="preserve">Cung cấp máy móc, thiết bị, nhân lực thi công hạ, nhổ cừ Larsen</w:t>
              </w:r>
            </w:ins>
          </w:p>
        </w:tc>
        <w:tc>
          <w:tcPr>
            <w:tcW w:w="1250" w:type="dxa"/>
            <w:vAlign w:val="center"/>
          </w:tcPr>
          <w:p>
            <w:pPr>
              <w:spacing w:before="0" w:after="0"/>
              <w:jc w:val="center"/>
              <w:rPr>
                <w:ins w:id="8150" w:author="Claude" w:date="2026-10-14T09:00:00Z"/>
              </w:rPr>
            </w:pPr>
            <w:ins w:id="8151"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52" w:author="Claude" w:date="2026-10-14T09:00:00Z"/>
              </w:rPr>
            </w:pPr>
          </w:p>
        </w:tc>
        <w:tc>
          <w:tcPr>
            <w:tcW w:w="1150" w:type="dxa"/>
            <w:vAlign w:val="center"/>
          </w:tcPr>
          <w:p>
            <w:pPr>
              <w:spacing w:before="0" w:after="0"/>
              <w:jc w:val="center"/>
              <w:rPr>
                <w:ins w:id="8153" w:author="Claude" w:date="2026-10-14T09:00:00Z"/>
              </w:rPr>
            </w:pPr>
          </w:p>
        </w:tc>
      </w:tr>
      <w:tr>
        <w:trPr>
          <w:cantSplit/>
          <w:ins w:id="8163" w:author="Claude" w:date="2026-10-14T09:00:00Z"/>
        </w:trPr>
        <w:tc>
          <w:tcPr>
            <w:tcW w:w="750" w:type="dxa"/>
            <w:vAlign w:val="center"/>
          </w:tcPr>
          <w:p>
            <w:pPr>
              <w:spacing w:before="0" w:after="0"/>
              <w:jc w:val="center"/>
              <w:rPr>
                <w:ins w:id="8155" w:author="Claude" w:date="2026-10-14T09:00:00Z"/>
              </w:rPr>
            </w:pPr>
            <w:ins w:id="8156" w:author="Claude" w:date="2026-10-14T09:00:00Z">
              <w:r>
                <w:rPr>
                  <w:rFonts w:ascii="Times New Roman" w:hAnsi="Times New Roman" w:cs="Times New Roman"/>
                  <w:sz w:val="20"/>
                  <w:szCs w:val="20"/>
                </w:rPr>
                <w:t xml:space="preserve">3.2.3</w:t>
              </w:r>
            </w:ins>
          </w:p>
        </w:tc>
        <w:tc>
          <w:tcPr>
            <w:tcW w:w="4772" w:type="dxa"/>
            <w:vAlign w:val="center"/>
          </w:tcPr>
          <w:p>
            <w:pPr>
              <w:spacing w:before="0" w:after="0"/>
              <w:jc w:val="left"/>
              <w:rPr>
                <w:ins w:id="8157" w:author="Claude" w:date="2026-10-14T09:00:00Z"/>
              </w:rPr>
            </w:pPr>
            <w:ins w:id="8158" w:author="Claude" w:date="2026-10-14T09:00:00Z">
              <w:r>
                <w:rPr>
                  <w:rFonts w:ascii="Times New Roman" w:hAnsi="Times New Roman" w:cs="Times New Roman"/>
                  <w:sz w:val="20"/>
                  <w:szCs w:val="20"/>
                </w:rPr>
                <w:t xml:space="preserve">Cung cấp vật tư chính văng chống, vật tư phụ và phụ kiện trong thời gian thi công.</w:t>
              </w:r>
            </w:ins>
          </w:p>
        </w:tc>
        <w:tc>
          <w:tcPr>
            <w:tcW w:w="1250" w:type="dxa"/>
            <w:vAlign w:val="center"/>
          </w:tcPr>
          <w:p>
            <w:pPr>
              <w:spacing w:before="0" w:after="0"/>
              <w:jc w:val="center"/>
              <w:rPr>
                <w:ins w:id="8159" w:author="Claude" w:date="2026-10-14T09:00:00Z"/>
              </w:rPr>
            </w:pPr>
            <w:ins w:id="816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61" w:author="Claude" w:date="2026-10-14T09:00:00Z"/>
              </w:rPr>
            </w:pPr>
          </w:p>
        </w:tc>
        <w:tc>
          <w:tcPr>
            <w:tcW w:w="1150" w:type="dxa"/>
            <w:vAlign w:val="center"/>
          </w:tcPr>
          <w:p>
            <w:pPr>
              <w:spacing w:before="0" w:after="0"/>
              <w:jc w:val="center"/>
              <w:rPr>
                <w:ins w:id="8162" w:author="Claude" w:date="2026-10-14T09:00:00Z"/>
              </w:rPr>
            </w:pPr>
          </w:p>
        </w:tc>
      </w:tr>
      <w:tr>
        <w:trPr>
          <w:cantSplit/>
          <w:ins w:id="8172" w:author="Claude" w:date="2026-10-14T09:00:00Z"/>
        </w:trPr>
        <w:tc>
          <w:tcPr>
            <w:tcW w:w="750" w:type="dxa"/>
            <w:vAlign w:val="center"/>
          </w:tcPr>
          <w:p>
            <w:pPr>
              <w:spacing w:before="0" w:after="0"/>
              <w:jc w:val="center"/>
              <w:rPr>
                <w:ins w:id="8164" w:author="Claude" w:date="2026-10-14T09:00:00Z"/>
              </w:rPr>
            </w:pPr>
            <w:ins w:id="8165" w:author="Claude" w:date="2026-10-14T09:00:00Z">
              <w:r>
                <w:rPr>
                  <w:rFonts w:ascii="Times New Roman" w:hAnsi="Times New Roman" w:cs="Times New Roman"/>
                  <w:sz w:val="20"/>
                  <w:szCs w:val="20"/>
                </w:rPr>
                <w:t xml:space="preserve">3.2.4</w:t>
              </w:r>
            </w:ins>
          </w:p>
        </w:tc>
        <w:tc>
          <w:tcPr>
            <w:tcW w:w="4772" w:type="dxa"/>
            <w:vAlign w:val="center"/>
          </w:tcPr>
          <w:p>
            <w:pPr>
              <w:spacing w:before="0" w:after="0"/>
              <w:jc w:val="left"/>
              <w:rPr>
                <w:ins w:id="8166" w:author="Claude" w:date="2026-10-14T09:00:00Z"/>
              </w:rPr>
            </w:pPr>
            <w:ins w:id="8167" w:author="Claude" w:date="2026-10-14T09:00:00Z">
              <w:r>
                <w:rPr>
                  <w:rFonts w:ascii="Times New Roman" w:hAnsi="Times New Roman" w:cs="Times New Roman"/>
                  <w:sz w:val="20"/>
                  <w:szCs w:val="20"/>
                </w:rPr>
                <w:t xml:space="preserve">Gia công, hàn, cắt các chi tiết thép phục vụ lắp dựng/tháo dỡ kết cấu chống đỡ tạm.</w:t>
              </w:r>
            </w:ins>
          </w:p>
        </w:tc>
        <w:tc>
          <w:tcPr>
            <w:tcW w:w="1250" w:type="dxa"/>
            <w:vAlign w:val="center"/>
          </w:tcPr>
          <w:p>
            <w:pPr>
              <w:spacing w:before="0" w:after="0"/>
              <w:jc w:val="center"/>
              <w:rPr>
                <w:ins w:id="8168" w:author="Claude" w:date="2026-10-14T09:00:00Z"/>
              </w:rPr>
            </w:pPr>
            <w:ins w:id="816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70" w:author="Claude" w:date="2026-10-14T09:00:00Z"/>
              </w:rPr>
            </w:pPr>
          </w:p>
        </w:tc>
        <w:tc>
          <w:tcPr>
            <w:tcW w:w="1150" w:type="dxa"/>
            <w:vAlign w:val="center"/>
          </w:tcPr>
          <w:p>
            <w:pPr>
              <w:spacing w:before="0" w:after="0"/>
              <w:jc w:val="center"/>
              <w:rPr>
                <w:ins w:id="8171" w:author="Claude" w:date="2026-10-14T09:00:00Z"/>
              </w:rPr>
            </w:pPr>
          </w:p>
        </w:tc>
      </w:tr>
      <w:tr>
        <w:trPr>
          <w:cantSplit/>
          <w:ins w:id="8181" w:author="Claude" w:date="2026-10-14T09:00:00Z"/>
        </w:trPr>
        <w:tc>
          <w:tcPr>
            <w:tcW w:w="750" w:type="dxa"/>
            <w:vAlign w:val="center"/>
          </w:tcPr>
          <w:p>
            <w:pPr>
              <w:spacing w:before="0" w:after="0"/>
              <w:jc w:val="center"/>
              <w:rPr>
                <w:ins w:id="8173" w:author="Claude" w:date="2026-10-14T09:00:00Z"/>
              </w:rPr>
            </w:pPr>
            <w:ins w:id="8174" w:author="Claude" w:date="2026-10-14T09:00:00Z">
              <w:r>
                <w:rPr>
                  <w:rFonts w:ascii="Times New Roman" w:hAnsi="Times New Roman" w:cs="Times New Roman"/>
                  <w:sz w:val="20"/>
                  <w:szCs w:val="20"/>
                </w:rPr>
                <w:t xml:space="preserve">3.2.5</w:t>
              </w:r>
            </w:ins>
          </w:p>
        </w:tc>
        <w:tc>
          <w:tcPr>
            <w:tcW w:w="4772" w:type="dxa"/>
            <w:vAlign w:val="center"/>
          </w:tcPr>
          <w:p>
            <w:pPr>
              <w:spacing w:before="0" w:after="0"/>
              <w:jc w:val="left"/>
              <w:rPr>
                <w:ins w:id="8175" w:author="Claude" w:date="2026-10-14T09:00:00Z"/>
              </w:rPr>
            </w:pPr>
            <w:ins w:id="8176" w:author="Claude" w:date="2026-10-14T09:00:00Z">
              <w:r>
                <w:rPr>
                  <w:rFonts w:ascii="Times New Roman" w:hAnsi="Times New Roman" w:cs="Times New Roman"/>
                  <w:sz w:val="20"/>
                  <w:szCs w:val="20"/>
                </w:rPr>
                <w:t xml:space="preserve">Bảo đảm ổn định, khả năng chịu lực của hệ kết cấu chống đỡ tạm (cừ, văng chống, ván khuôn, giàn giáo...) trong phạm vi biện pháp của Bên B</w:t>
              </w:r>
            </w:ins>
          </w:p>
        </w:tc>
        <w:tc>
          <w:tcPr>
            <w:tcW w:w="1250" w:type="dxa"/>
            <w:vAlign w:val="center"/>
          </w:tcPr>
          <w:p>
            <w:pPr>
              <w:spacing w:before="0" w:after="0"/>
              <w:jc w:val="center"/>
              <w:rPr>
                <w:ins w:id="8177" w:author="Claude" w:date="2026-10-14T09:00:00Z"/>
              </w:rPr>
            </w:pPr>
            <w:ins w:id="817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79" w:author="Claude" w:date="2026-10-14T09:00:00Z"/>
              </w:rPr>
            </w:pPr>
          </w:p>
        </w:tc>
        <w:tc>
          <w:tcPr>
            <w:tcW w:w="1150" w:type="dxa"/>
            <w:vAlign w:val="center"/>
          </w:tcPr>
          <w:p>
            <w:pPr>
              <w:spacing w:before="0" w:after="0"/>
              <w:jc w:val="center"/>
              <w:rPr>
                <w:ins w:id="8180" w:author="Claude" w:date="2026-10-14T09:00:00Z"/>
              </w:rPr>
            </w:pPr>
          </w:p>
        </w:tc>
      </w:tr>
      <w:tr>
        <w:trPr>
          <w:cantSplit/>
          <w:ins w:id="8190" w:author="Claude" w:date="2026-10-14T09:00:00Z"/>
        </w:trPr>
        <w:tc>
          <w:tcPr>
            <w:tcW w:w="750" w:type="dxa"/>
            <w:vAlign w:val="center"/>
          </w:tcPr>
          <w:p>
            <w:pPr>
              <w:spacing w:before="0" w:after="0"/>
              <w:jc w:val="center"/>
              <w:rPr>
                <w:ins w:id="8182" w:author="Claude" w:date="2026-10-14T09:00:00Z"/>
              </w:rPr>
            </w:pPr>
            <w:ins w:id="8183" w:author="Claude" w:date="2026-10-14T09:00:00Z">
              <w:r>
                <w:rPr>
                  <w:rFonts w:ascii="Times New Roman" w:hAnsi="Times New Roman" w:cs="Times New Roman"/>
                  <w:sz w:val="20"/>
                  <w:szCs w:val="20"/>
                </w:rPr>
                <w:t xml:space="preserve">3.2.6</w:t>
              </w:r>
            </w:ins>
          </w:p>
        </w:tc>
        <w:tc>
          <w:tcPr>
            <w:tcW w:w="4772" w:type="dxa"/>
            <w:vAlign w:val="center"/>
          </w:tcPr>
          <w:p>
            <w:pPr>
              <w:spacing w:before="0" w:after="0"/>
              <w:jc w:val="left"/>
              <w:rPr>
                <w:ins w:id="8184" w:author="Claude" w:date="2026-10-14T09:00:00Z"/>
              </w:rPr>
            </w:pPr>
            <w:ins w:id="8185" w:author="Claude" w:date="2026-10-14T09:00:00Z">
              <w:r>
                <w:rPr>
                  <w:rFonts w:ascii="Times New Roman" w:hAnsi="Times New Roman" w:cs="Times New Roman"/>
                  <w:sz w:val="20"/>
                  <w:szCs w:val="20"/>
                </w:rPr>
                <w:t xml:space="preserve">Cung cấp máy móc, thiết bị và nhân lực để theo dõi chuyển vị và tính ổn định của hệ cừ văng, báo cáo và sửa chữa hệ cừ văng đảm bảo yêu cầu của Dự án.</w:t>
              </w:r>
            </w:ins>
          </w:p>
        </w:tc>
        <w:tc>
          <w:tcPr>
            <w:tcW w:w="1250" w:type="dxa"/>
            <w:vAlign w:val="center"/>
          </w:tcPr>
          <w:p>
            <w:pPr>
              <w:spacing w:before="0" w:after="0"/>
              <w:jc w:val="center"/>
              <w:rPr>
                <w:ins w:id="8186" w:author="Claude" w:date="2026-10-14T09:00:00Z"/>
              </w:rPr>
            </w:pPr>
            <w:ins w:id="8187"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88" w:author="Claude" w:date="2026-10-14T09:00:00Z"/>
              </w:rPr>
            </w:pPr>
          </w:p>
        </w:tc>
        <w:tc>
          <w:tcPr>
            <w:tcW w:w="1150" w:type="dxa"/>
            <w:vAlign w:val="center"/>
          </w:tcPr>
          <w:p>
            <w:pPr>
              <w:spacing w:before="0" w:after="0"/>
              <w:jc w:val="center"/>
              <w:rPr>
                <w:ins w:id="8189" w:author="Claude" w:date="2026-10-14T09:00:00Z"/>
              </w:rPr>
            </w:pPr>
          </w:p>
        </w:tc>
      </w:tr>
      <w:tr>
        <w:trPr>
          <w:cantSplit/>
          <w:ins w:id="8200" w:author="Claude" w:date="2026-10-14T09:00:00Z"/>
        </w:trPr>
        <w:tc>
          <w:tcPr>
            <w:tcW w:w="750" w:type="dxa"/>
            <w:vAlign w:val="center"/>
          </w:tcPr>
          <w:p>
            <w:pPr>
              <w:spacing w:before="0" w:after="0"/>
              <w:jc w:val="center"/>
              <w:rPr>
                <w:ins w:id="8191" w:author="Claude" w:date="2026-10-14T09:00:00Z"/>
              </w:rPr>
            </w:pPr>
            <w:ins w:id="8192" w:author="Claude" w:date="2026-10-14T09:00:00Z">
              <w:r>
                <w:rPr>
                  <w:rFonts w:ascii="Times New Roman" w:hAnsi="Times New Roman" w:cs="Times New Roman"/>
                  <w:sz w:val="20"/>
                  <w:szCs w:val="20"/>
                </w:rPr>
                <w:t xml:space="preserve">3.2.7</w:t>
              </w:r>
            </w:ins>
          </w:p>
        </w:tc>
        <w:tc>
          <w:tcPr>
            <w:tcW w:w="4772" w:type="dxa"/>
            <w:vAlign w:val="center"/>
          </w:tcPr>
          <w:p>
            <w:pPr>
              <w:spacing w:before="0" w:after="0"/>
              <w:jc w:val="left"/>
              <w:rPr>
                <w:ins w:id="8193" w:author="Claude" w:date="2026-10-14T09:00:00Z"/>
              </w:rPr>
            </w:pPr>
            <w:ins w:id="8194" w:author="Claude" w:date="2026-10-14T09:00:00Z">
              <w:r>
                <w:rPr>
                  <w:rFonts w:ascii="Times New Roman" w:hAnsi="Times New Roman" w:cs="Times New Roman"/>
                  <w:sz w:val="20"/>
                  <w:szCs w:val="20"/>
                </w:rPr>
                <w:t xml:space="preserve">Tháo dỡ hệ văng chống, nhổ cừ theo trình tự thiết kế biện pháp và trình tự đắp đất hoàn trả; lấp lỗ rỗng sau khi nhổ cừ (nếu thiết kế yêu cầu); vận chuyển vật tư biện pháp ra khỏi Công trường</w:t>
              </w:r>
            </w:ins>
          </w:p>
        </w:tc>
        <w:tc>
          <w:tcPr>
            <w:tcW w:w="1250" w:type="dxa"/>
            <w:vAlign w:val="center"/>
          </w:tcPr>
          <w:p>
            <w:pPr>
              <w:spacing w:before="0" w:after="0"/>
              <w:jc w:val="center"/>
              <w:rPr>
                <w:ins w:id="8195" w:author="Claude" w:date="2026-10-14T09:00:00Z"/>
              </w:rPr>
            </w:pPr>
            <w:ins w:id="819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197" w:author="Claude" w:date="2026-10-14T09:00:00Z"/>
              </w:rPr>
            </w:pPr>
            <w:ins w:id="8198"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199" w:author="Claude" w:date="2026-10-14T09:00:00Z"/>
              </w:rPr>
            </w:pPr>
          </w:p>
        </w:tc>
      </w:tr>
      <w:tr>
        <w:trPr>
          <w:cantSplit/>
          <w:ins w:id="8208" w:author="Claude" w:date="2026-10-14T09:00:00Z"/>
        </w:trPr>
        <w:tc>
          <w:tcPr>
            <w:tcW w:w="750" w:type="dxa"/>
            <w:shd w:val="clear" w:color="auto" w:fill="F2F2F2"/>
            <w:vAlign w:val="center"/>
          </w:tcPr>
          <w:p>
            <w:pPr>
              <w:spacing w:before="0" w:after="0"/>
              <w:jc w:val="center"/>
              <w:rPr>
                <w:ins w:id="8201" w:author="Claude" w:date="2026-10-14T09:00:00Z"/>
              </w:rPr>
            </w:pPr>
            <w:ins w:id="8202" w:author="Claude" w:date="2026-10-14T09:00:00Z">
              <w:r>
                <w:rPr>
                  <w:rFonts w:ascii="Times New Roman" w:hAnsi="Times New Roman" w:cs="Times New Roman"/>
                  <w:b/>
                  <w:bCs/>
                  <w:sz w:val="20"/>
                  <w:szCs w:val="20"/>
                </w:rPr>
                <w:t xml:space="preserve">3.3</w:t>
              </w:r>
            </w:ins>
          </w:p>
        </w:tc>
        <w:tc>
          <w:tcPr>
            <w:tcW w:w="4772" w:type="dxa"/>
            <w:shd w:val="clear" w:color="auto" w:fill="F2F2F2"/>
            <w:vAlign w:val="center"/>
          </w:tcPr>
          <w:p>
            <w:pPr>
              <w:spacing w:before="0" w:after="0"/>
              <w:jc w:val="left"/>
              <w:rPr>
                <w:ins w:id="8203" w:author="Claude" w:date="2026-10-14T09:00:00Z"/>
              </w:rPr>
            </w:pPr>
            <w:ins w:id="8204" w:author="Claude" w:date="2026-10-14T09:00:00Z">
              <w:r>
                <w:rPr>
                  <w:rFonts w:ascii="Times New Roman" w:hAnsi="Times New Roman" w:cs="Times New Roman"/>
                  <w:b/>
                  <w:bCs/>
                  <w:sz w:val="20"/>
                  <w:szCs w:val="20"/>
                </w:rPr>
                <w:t xml:space="preserve">Kết cấu bê tông cốt thép phần ngầm</w:t>
              </w:r>
            </w:ins>
          </w:p>
        </w:tc>
        <w:tc>
          <w:tcPr>
            <w:tcW w:w="1250" w:type="dxa"/>
            <w:shd w:val="clear" w:color="auto" w:fill="F2F2F2"/>
            <w:vAlign w:val="center"/>
          </w:tcPr>
          <w:p>
            <w:pPr>
              <w:spacing w:before="0" w:after="0"/>
              <w:jc w:val="center"/>
              <w:rPr>
                <w:ins w:id="8205" w:author="Claude" w:date="2026-10-14T09:00:00Z"/>
              </w:rPr>
            </w:pPr>
          </w:p>
        </w:tc>
        <w:tc>
          <w:tcPr>
            <w:tcW w:w="1150" w:type="dxa"/>
            <w:shd w:val="clear" w:color="auto" w:fill="F2F2F2"/>
            <w:vAlign w:val="center"/>
          </w:tcPr>
          <w:p>
            <w:pPr>
              <w:spacing w:before="0" w:after="0"/>
              <w:jc w:val="center"/>
              <w:rPr>
                <w:ins w:id="8206" w:author="Claude" w:date="2026-10-14T09:00:00Z"/>
              </w:rPr>
            </w:pPr>
          </w:p>
        </w:tc>
        <w:tc>
          <w:tcPr>
            <w:tcW w:w="1150" w:type="dxa"/>
            <w:shd w:val="clear" w:color="auto" w:fill="F2F2F2"/>
            <w:vAlign w:val="center"/>
          </w:tcPr>
          <w:p>
            <w:pPr>
              <w:spacing w:before="0" w:after="0"/>
              <w:jc w:val="center"/>
              <w:rPr>
                <w:ins w:id="8207" w:author="Claude" w:date="2026-10-14T09:00:00Z"/>
              </w:rPr>
            </w:pPr>
          </w:p>
        </w:tc>
      </w:tr>
      <w:tr>
        <w:trPr>
          <w:cantSplit/>
          <w:ins w:id="8218" w:author="Claude" w:date="2026-10-14T09:00:00Z"/>
        </w:trPr>
        <w:tc>
          <w:tcPr>
            <w:tcW w:w="750" w:type="dxa"/>
            <w:vAlign w:val="center"/>
          </w:tcPr>
          <w:p>
            <w:pPr>
              <w:spacing w:before="0" w:after="0"/>
              <w:jc w:val="center"/>
              <w:rPr>
                <w:ins w:id="8209" w:author="Claude" w:date="2026-10-14T09:00:00Z"/>
              </w:rPr>
            </w:pPr>
            <w:ins w:id="8210" w:author="Claude" w:date="2026-10-14T09:00:00Z">
              <w:r>
                <w:rPr>
                  <w:rFonts w:ascii="Times New Roman" w:hAnsi="Times New Roman" w:cs="Times New Roman"/>
                  <w:sz w:val="20"/>
                  <w:szCs w:val="20"/>
                </w:rPr>
                <w:t xml:space="preserve">3.3.1</w:t>
              </w:r>
            </w:ins>
          </w:p>
        </w:tc>
        <w:tc>
          <w:tcPr>
            <w:tcW w:w="4772" w:type="dxa"/>
            <w:vAlign w:val="center"/>
          </w:tcPr>
          <w:p>
            <w:pPr>
              <w:spacing w:before="0" w:after="0"/>
              <w:jc w:val="left"/>
              <w:rPr>
                <w:ins w:id="8211" w:author="Claude" w:date="2026-10-14T09:00:00Z"/>
              </w:rPr>
            </w:pPr>
            <w:ins w:id="8212" w:author="Claude" w:date="2026-10-14T09:00:00Z">
              <w:r>
                <w:rPr>
                  <w:rFonts w:ascii="Times New Roman" w:hAnsi="Times New Roman" w:cs="Times New Roman"/>
                  <w:sz w:val="20"/>
                  <w:szCs w:val="20"/>
                </w:rPr>
                <w:t xml:space="preserve">Cung cấp toàn bộ vật liệu chính (bê tông thương phẩm, cốt thép, …) và toàn bộ vật liệu phụ cho kết cấu bê tông cốt thép phần ngầm</w:t>
              </w:r>
            </w:ins>
          </w:p>
        </w:tc>
        <w:tc>
          <w:tcPr>
            <w:tcW w:w="1250" w:type="dxa"/>
            <w:vAlign w:val="center"/>
          </w:tcPr>
          <w:p>
            <w:pPr>
              <w:spacing w:before="0" w:after="0"/>
              <w:jc w:val="center"/>
              <w:rPr>
                <w:ins w:id="8213" w:author="Claude" w:date="2026-10-14T09:00:00Z"/>
              </w:rPr>
            </w:pPr>
            <w:ins w:id="821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15" w:author="Claude" w:date="2026-10-14T09:00:00Z"/>
              </w:rPr>
            </w:pPr>
            <w:ins w:id="8216"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217" w:author="Claude" w:date="2026-10-14T09:00:00Z"/>
              </w:rPr>
            </w:pPr>
          </w:p>
        </w:tc>
      </w:tr>
      <w:tr>
        <w:trPr>
          <w:cantSplit/>
          <w:ins w:id="8227" w:author="Claude" w:date="2026-10-14T09:00:00Z"/>
        </w:trPr>
        <w:tc>
          <w:tcPr>
            <w:tcW w:w="750" w:type="dxa"/>
            <w:vAlign w:val="center"/>
          </w:tcPr>
          <w:p>
            <w:pPr>
              <w:spacing w:before="0" w:after="0"/>
              <w:jc w:val="center"/>
              <w:rPr>
                <w:ins w:id="8219" w:author="Claude" w:date="2026-10-14T09:00:00Z"/>
              </w:rPr>
            </w:pPr>
            <w:ins w:id="8220" w:author="Claude" w:date="2026-10-14T09:00:00Z">
              <w:r>
                <w:rPr>
                  <w:rFonts w:ascii="Times New Roman" w:hAnsi="Times New Roman" w:cs="Times New Roman"/>
                  <w:sz w:val="20"/>
                  <w:szCs w:val="20"/>
                </w:rPr>
                <w:t xml:space="preserve">3.3.2</w:t>
              </w:r>
            </w:ins>
          </w:p>
        </w:tc>
        <w:tc>
          <w:tcPr>
            <w:tcW w:w="4772" w:type="dxa"/>
            <w:vAlign w:val="center"/>
          </w:tcPr>
          <w:p>
            <w:pPr>
              <w:spacing w:before="0" w:after="0"/>
              <w:jc w:val="left"/>
              <w:rPr>
                <w:ins w:id="8221" w:author="Claude" w:date="2026-10-14T09:00:00Z"/>
              </w:rPr>
            </w:pPr>
            <w:ins w:id="8222" w:author="Claude" w:date="2026-10-14T09:00:00Z">
              <w:r>
                <w:rPr>
                  <w:rFonts w:ascii="Times New Roman" w:hAnsi="Times New Roman" w:cs="Times New Roman"/>
                  <w:sz w:val="20"/>
                  <w:szCs w:val="20"/>
                </w:rPr>
                <w:t xml:space="preserve">Thi công cốt thép, ván khuôn, bê tông kết cấu phần ngầm (móng, đài, giằng, sàn đáy, tường tầng hầm, cột, vách, dầm, sàn) đến cao độ ±0.00, bao gồm kết cấu bể nước sinh hoạt, bể nước PCCC, bể nước thải</w:t>
              </w:r>
            </w:ins>
          </w:p>
        </w:tc>
        <w:tc>
          <w:tcPr>
            <w:tcW w:w="1250" w:type="dxa"/>
            <w:vAlign w:val="center"/>
          </w:tcPr>
          <w:p>
            <w:pPr>
              <w:spacing w:before="0" w:after="0"/>
              <w:jc w:val="center"/>
              <w:rPr>
                <w:ins w:id="8223" w:author="Claude" w:date="2026-10-14T09:00:00Z"/>
              </w:rPr>
            </w:pPr>
            <w:ins w:id="822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25" w:author="Claude" w:date="2026-10-14T09:00:00Z"/>
              </w:rPr>
            </w:pPr>
          </w:p>
        </w:tc>
        <w:tc>
          <w:tcPr>
            <w:tcW w:w="1150" w:type="dxa"/>
            <w:vAlign w:val="center"/>
          </w:tcPr>
          <w:p>
            <w:pPr>
              <w:spacing w:before="0" w:after="0"/>
              <w:jc w:val="center"/>
              <w:rPr>
                <w:ins w:id="8226" w:author="Claude" w:date="2026-10-14T09:00:00Z"/>
              </w:rPr>
            </w:pPr>
          </w:p>
        </w:tc>
      </w:tr>
      <w:tr>
        <w:trPr>
          <w:cantSplit/>
          <w:ins w:id="8236" w:author="Claude" w:date="2026-10-14T09:00:00Z"/>
        </w:trPr>
        <w:tc>
          <w:tcPr>
            <w:tcW w:w="750" w:type="dxa"/>
            <w:vAlign w:val="center"/>
          </w:tcPr>
          <w:p>
            <w:pPr>
              <w:spacing w:before="0" w:after="0"/>
              <w:jc w:val="center"/>
              <w:rPr>
                <w:ins w:id="8228" w:author="Claude" w:date="2026-10-14T09:00:00Z"/>
              </w:rPr>
            </w:pPr>
            <w:ins w:id="8229" w:author="Claude" w:date="2026-10-14T09:00:00Z">
              <w:r>
                <w:rPr>
                  <w:rFonts w:ascii="Times New Roman" w:hAnsi="Times New Roman" w:cs="Times New Roman"/>
                  <w:sz w:val="20"/>
                  <w:szCs w:val="20"/>
                </w:rPr>
                <w:t xml:space="preserve">3.3.3</w:t>
              </w:r>
            </w:ins>
          </w:p>
        </w:tc>
        <w:tc>
          <w:tcPr>
            <w:tcW w:w="4772" w:type="dxa"/>
            <w:vAlign w:val="center"/>
          </w:tcPr>
          <w:p>
            <w:pPr>
              <w:spacing w:before="0" w:after="0"/>
              <w:jc w:val="left"/>
              <w:rPr>
                <w:ins w:id="8230" w:author="Claude" w:date="2026-10-14T09:00:00Z"/>
              </w:rPr>
            </w:pPr>
            <w:ins w:id="8231" w:author="Claude" w:date="2026-10-14T09:00:00Z">
              <w:r>
                <w:rPr>
                  <w:rFonts w:ascii="Times New Roman" w:hAnsi="Times New Roman" w:cs="Times New Roman"/>
                  <w:sz w:val="20"/>
                  <w:szCs w:val="20"/>
                </w:rPr>
                <w:t xml:space="preserve">Cung cấp, lắp đặt, bảo dưỡng, tháo dỡ ván khuôn, đà giáo theo tiêu chuẩn Dự án (kể cả ván khuôn bể nước sinh hoạt, bể nước PCCC, bể nước thải)</w:t>
              </w:r>
            </w:ins>
          </w:p>
        </w:tc>
        <w:tc>
          <w:tcPr>
            <w:tcW w:w="1250" w:type="dxa"/>
            <w:vAlign w:val="center"/>
          </w:tcPr>
          <w:p>
            <w:pPr>
              <w:spacing w:before="0" w:after="0"/>
              <w:jc w:val="center"/>
              <w:rPr>
                <w:ins w:id="8232" w:author="Claude" w:date="2026-10-14T09:00:00Z"/>
              </w:rPr>
            </w:pPr>
            <w:ins w:id="823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34" w:author="Claude" w:date="2026-10-14T09:00:00Z"/>
              </w:rPr>
            </w:pPr>
          </w:p>
        </w:tc>
        <w:tc>
          <w:tcPr>
            <w:tcW w:w="1150" w:type="dxa"/>
            <w:vAlign w:val="center"/>
          </w:tcPr>
          <w:p>
            <w:pPr>
              <w:spacing w:before="0" w:after="0"/>
              <w:jc w:val="center"/>
              <w:rPr>
                <w:ins w:id="8235" w:author="Claude" w:date="2026-10-14T09:00:00Z"/>
              </w:rPr>
            </w:pPr>
          </w:p>
        </w:tc>
      </w:tr>
      <w:tr>
        <w:trPr>
          <w:cantSplit/>
          <w:ins w:id="8245" w:author="Claude" w:date="2026-10-14T09:00:00Z"/>
        </w:trPr>
        <w:tc>
          <w:tcPr>
            <w:tcW w:w="750" w:type="dxa"/>
            <w:vAlign w:val="center"/>
          </w:tcPr>
          <w:p>
            <w:pPr>
              <w:spacing w:before="0" w:after="0"/>
              <w:jc w:val="center"/>
              <w:rPr>
                <w:ins w:id="8237" w:author="Claude" w:date="2026-10-14T09:00:00Z"/>
              </w:rPr>
            </w:pPr>
            <w:ins w:id="8238" w:author="Claude" w:date="2026-10-14T09:00:00Z">
              <w:r>
                <w:rPr>
                  <w:rFonts w:ascii="Times New Roman" w:hAnsi="Times New Roman" w:cs="Times New Roman"/>
                  <w:sz w:val="20"/>
                  <w:szCs w:val="20"/>
                </w:rPr>
                <w:t xml:space="preserve">3.3.4</w:t>
              </w:r>
            </w:ins>
          </w:p>
        </w:tc>
        <w:tc>
          <w:tcPr>
            <w:tcW w:w="4772" w:type="dxa"/>
            <w:vAlign w:val="center"/>
          </w:tcPr>
          <w:p>
            <w:pPr>
              <w:spacing w:before="0" w:after="0"/>
              <w:jc w:val="left"/>
              <w:rPr>
                <w:ins w:id="8239" w:author="Claude" w:date="2026-10-14T09:00:00Z"/>
              </w:rPr>
            </w:pPr>
            <w:ins w:id="8240" w:author="Claude" w:date="2026-10-14T09:00:00Z">
              <w:r>
                <w:rPr>
                  <w:rFonts w:ascii="Times New Roman" w:hAnsi="Times New Roman" w:cs="Times New Roman"/>
                  <w:sz w:val="20"/>
                  <w:szCs w:val="20"/>
                </w:rPr>
                <w:t xml:space="preserve">Cung cấp bê tông và thi công bê tông chèn tại vị trí tiếp giáp dầm, sàn với cừ</w:t>
              </w:r>
            </w:ins>
          </w:p>
        </w:tc>
        <w:tc>
          <w:tcPr>
            <w:tcW w:w="1250" w:type="dxa"/>
            <w:vAlign w:val="center"/>
          </w:tcPr>
          <w:p>
            <w:pPr>
              <w:spacing w:before="0" w:after="0"/>
              <w:jc w:val="center"/>
              <w:rPr>
                <w:ins w:id="8241" w:author="Claude" w:date="2026-10-14T09:00:00Z"/>
              </w:rPr>
            </w:pPr>
            <w:ins w:id="824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43" w:author="Claude" w:date="2026-10-14T09:00:00Z"/>
              </w:rPr>
            </w:pPr>
          </w:p>
        </w:tc>
        <w:tc>
          <w:tcPr>
            <w:tcW w:w="1150" w:type="dxa"/>
            <w:vAlign w:val="center"/>
          </w:tcPr>
          <w:p>
            <w:pPr>
              <w:spacing w:before="0" w:after="0"/>
              <w:jc w:val="center"/>
              <w:rPr>
                <w:ins w:id="8244" w:author="Claude" w:date="2026-10-14T09:00:00Z"/>
              </w:rPr>
            </w:pPr>
          </w:p>
        </w:tc>
      </w:tr>
      <w:tr>
        <w:trPr>
          <w:cantSplit/>
          <w:ins w:id="8254" w:author="Claude" w:date="2026-10-14T09:00:00Z"/>
        </w:trPr>
        <w:tc>
          <w:tcPr>
            <w:tcW w:w="750" w:type="dxa"/>
            <w:vAlign w:val="center"/>
          </w:tcPr>
          <w:p>
            <w:pPr>
              <w:spacing w:before="0" w:after="0"/>
              <w:jc w:val="center"/>
              <w:rPr>
                <w:ins w:id="8246" w:author="Claude" w:date="2026-10-14T09:00:00Z"/>
              </w:rPr>
            </w:pPr>
            <w:ins w:id="8247" w:author="Claude" w:date="2026-10-14T09:00:00Z">
              <w:r>
                <w:rPr>
                  <w:rFonts w:ascii="Times New Roman" w:hAnsi="Times New Roman" w:cs="Times New Roman"/>
                  <w:sz w:val="20"/>
                  <w:szCs w:val="20"/>
                </w:rPr>
                <w:t xml:space="preserve">3.3.5</w:t>
              </w:r>
            </w:ins>
          </w:p>
        </w:tc>
        <w:tc>
          <w:tcPr>
            <w:tcW w:w="4772" w:type="dxa"/>
            <w:vAlign w:val="center"/>
          </w:tcPr>
          <w:p>
            <w:pPr>
              <w:spacing w:before="0" w:after="0"/>
              <w:jc w:val="left"/>
              <w:rPr>
                <w:ins w:id="8248" w:author="Claude" w:date="2026-10-14T09:00:00Z"/>
              </w:rPr>
            </w:pPr>
            <w:ins w:id="8249" w:author="Claude" w:date="2026-10-14T09:00:00Z">
              <w:r>
                <w:rPr>
                  <w:rFonts w:ascii="Times New Roman" w:hAnsi="Times New Roman" w:cs="Times New Roman"/>
                  <w:sz w:val="20"/>
                  <w:szCs w:val="20"/>
                </w:rPr>
                <w:t xml:space="preserve">Chừa lỗ mở, lắp đặt ống chờ, chi tiết chờ cho hệ thống cơ điện theo bản vẽ phối hợp được phê duyệt</w:t>
              </w:r>
            </w:ins>
          </w:p>
        </w:tc>
        <w:tc>
          <w:tcPr>
            <w:tcW w:w="1250" w:type="dxa"/>
            <w:vAlign w:val="center"/>
          </w:tcPr>
          <w:p>
            <w:pPr>
              <w:spacing w:before="0" w:after="0"/>
              <w:jc w:val="center"/>
              <w:rPr>
                <w:ins w:id="8250" w:author="Claude" w:date="2026-10-14T09:00:00Z"/>
              </w:rPr>
            </w:pPr>
            <w:ins w:id="8251"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52" w:author="Claude" w:date="2026-10-14T09:00:00Z"/>
              </w:rPr>
            </w:pPr>
          </w:p>
        </w:tc>
        <w:tc>
          <w:tcPr>
            <w:tcW w:w="1150" w:type="dxa"/>
            <w:vAlign w:val="center"/>
          </w:tcPr>
          <w:p>
            <w:pPr>
              <w:spacing w:before="0" w:after="0"/>
              <w:jc w:val="center"/>
              <w:rPr>
                <w:ins w:id="8253" w:author="Claude" w:date="2026-10-14T09:00:00Z"/>
              </w:rPr>
            </w:pPr>
          </w:p>
        </w:tc>
      </w:tr>
      <w:tr>
        <w:trPr>
          <w:cantSplit/>
          <w:ins w:id="8263" w:author="Claude" w:date="2026-10-14T09:00:00Z"/>
        </w:trPr>
        <w:tc>
          <w:tcPr>
            <w:tcW w:w="750" w:type="dxa"/>
            <w:vAlign w:val="center"/>
          </w:tcPr>
          <w:p>
            <w:pPr>
              <w:spacing w:before="0" w:after="0"/>
              <w:jc w:val="center"/>
              <w:rPr>
                <w:ins w:id="8255" w:author="Claude" w:date="2026-10-14T09:00:00Z"/>
              </w:rPr>
            </w:pPr>
            <w:ins w:id="8256" w:author="Claude" w:date="2026-10-14T09:00:00Z">
              <w:r>
                <w:rPr>
                  <w:rFonts w:ascii="Times New Roman" w:hAnsi="Times New Roman" w:cs="Times New Roman"/>
                  <w:sz w:val="20"/>
                  <w:szCs w:val="20"/>
                </w:rPr>
                <w:t xml:space="preserve">3.3.6</w:t>
              </w:r>
            </w:ins>
          </w:p>
        </w:tc>
        <w:tc>
          <w:tcPr>
            <w:tcW w:w="4772" w:type="dxa"/>
            <w:vAlign w:val="center"/>
          </w:tcPr>
          <w:p>
            <w:pPr>
              <w:spacing w:before="0" w:after="0"/>
              <w:jc w:val="left"/>
              <w:rPr>
                <w:ins w:id="8257" w:author="Claude" w:date="2026-10-14T09:00:00Z"/>
              </w:rPr>
            </w:pPr>
            <w:ins w:id="8258" w:author="Claude" w:date="2026-10-14T09:00:00Z">
              <w:r>
                <w:rPr>
                  <w:rFonts w:ascii="Times New Roman" w:hAnsi="Times New Roman" w:cs="Times New Roman"/>
                  <w:sz w:val="20"/>
                  <w:szCs w:val="20"/>
                </w:rPr>
                <w:t xml:space="preserve">Thi công và xử lý khe co giãn, mạch ngừng thi công theo tiêu chuẩn Dự án.</w:t>
              </w:r>
            </w:ins>
          </w:p>
        </w:tc>
        <w:tc>
          <w:tcPr>
            <w:tcW w:w="1250" w:type="dxa"/>
            <w:vAlign w:val="center"/>
          </w:tcPr>
          <w:p>
            <w:pPr>
              <w:spacing w:before="0" w:after="0"/>
              <w:jc w:val="center"/>
              <w:rPr>
                <w:ins w:id="8259" w:author="Claude" w:date="2026-10-14T09:00:00Z"/>
              </w:rPr>
            </w:pPr>
            <w:ins w:id="826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61" w:author="Claude" w:date="2026-10-14T09:00:00Z"/>
              </w:rPr>
            </w:pPr>
          </w:p>
        </w:tc>
        <w:tc>
          <w:tcPr>
            <w:tcW w:w="1150" w:type="dxa"/>
            <w:vAlign w:val="center"/>
          </w:tcPr>
          <w:p>
            <w:pPr>
              <w:spacing w:before="0" w:after="0"/>
              <w:jc w:val="center"/>
              <w:rPr>
                <w:ins w:id="8262" w:author="Claude" w:date="2026-10-14T09:00:00Z"/>
              </w:rPr>
            </w:pPr>
          </w:p>
        </w:tc>
      </w:tr>
      <w:tr>
        <w:trPr>
          <w:cantSplit/>
          <w:ins w:id="8272" w:author="Claude" w:date="2026-10-14T09:00:00Z"/>
        </w:trPr>
        <w:tc>
          <w:tcPr>
            <w:tcW w:w="750" w:type="dxa"/>
            <w:vAlign w:val="center"/>
          </w:tcPr>
          <w:p>
            <w:pPr>
              <w:spacing w:before="0" w:after="0"/>
              <w:jc w:val="center"/>
              <w:rPr>
                <w:ins w:id="8264" w:author="Claude" w:date="2026-10-14T09:00:00Z"/>
              </w:rPr>
            </w:pPr>
            <w:ins w:id="8265" w:author="Claude" w:date="2026-10-14T09:00:00Z">
              <w:r>
                <w:rPr>
                  <w:rFonts w:ascii="Times New Roman" w:hAnsi="Times New Roman" w:cs="Times New Roman"/>
                  <w:sz w:val="20"/>
                  <w:szCs w:val="20"/>
                </w:rPr>
                <w:t xml:space="preserve">3.3.7</w:t>
              </w:r>
            </w:ins>
          </w:p>
        </w:tc>
        <w:tc>
          <w:tcPr>
            <w:tcW w:w="4772" w:type="dxa"/>
            <w:vAlign w:val="center"/>
          </w:tcPr>
          <w:p>
            <w:pPr>
              <w:spacing w:before="0" w:after="0"/>
              <w:jc w:val="left"/>
              <w:rPr>
                <w:ins w:id="8266" w:author="Claude" w:date="2026-10-14T09:00:00Z"/>
              </w:rPr>
            </w:pPr>
            <w:ins w:id="8267" w:author="Claude" w:date="2026-10-14T09:00:00Z">
              <w:r>
                <w:rPr>
                  <w:rFonts w:ascii="Times New Roman" w:hAnsi="Times New Roman" w:cs="Times New Roman"/>
                  <w:sz w:val="20"/>
                  <w:szCs w:val="20"/>
                </w:rPr>
                <w:t xml:space="preserve">Sửa chữa vết nứt, sửa bề mặt bê tông, phục hồi cao độ được chấp thuận</w:t>
              </w:r>
            </w:ins>
          </w:p>
        </w:tc>
        <w:tc>
          <w:tcPr>
            <w:tcW w:w="1250" w:type="dxa"/>
            <w:vAlign w:val="center"/>
          </w:tcPr>
          <w:p>
            <w:pPr>
              <w:spacing w:before="0" w:after="0"/>
              <w:jc w:val="center"/>
              <w:rPr>
                <w:ins w:id="8268" w:author="Claude" w:date="2026-10-14T09:00:00Z"/>
              </w:rPr>
            </w:pPr>
            <w:ins w:id="826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70" w:author="Claude" w:date="2026-10-14T09:00:00Z"/>
              </w:rPr>
            </w:pPr>
          </w:p>
        </w:tc>
        <w:tc>
          <w:tcPr>
            <w:tcW w:w="1150" w:type="dxa"/>
            <w:vAlign w:val="center"/>
          </w:tcPr>
          <w:p>
            <w:pPr>
              <w:spacing w:before="0" w:after="0"/>
              <w:jc w:val="center"/>
              <w:rPr>
                <w:ins w:id="8271" w:author="Claude" w:date="2026-10-14T09:00:00Z"/>
              </w:rPr>
            </w:pPr>
          </w:p>
        </w:tc>
      </w:tr>
      <w:tr>
        <w:trPr>
          <w:cantSplit/>
          <w:ins w:id="8281" w:author="Claude" w:date="2026-10-14T09:00:00Z"/>
        </w:trPr>
        <w:tc>
          <w:tcPr>
            <w:tcW w:w="750" w:type="dxa"/>
            <w:vAlign w:val="center"/>
          </w:tcPr>
          <w:p>
            <w:pPr>
              <w:spacing w:before="0" w:after="0"/>
              <w:jc w:val="center"/>
              <w:rPr>
                <w:ins w:id="8273" w:author="Claude" w:date="2026-10-14T09:00:00Z"/>
              </w:rPr>
            </w:pPr>
            <w:ins w:id="8274" w:author="Claude" w:date="2026-10-14T09:00:00Z">
              <w:r>
                <w:rPr>
                  <w:rFonts w:ascii="Times New Roman" w:hAnsi="Times New Roman" w:cs="Times New Roman"/>
                  <w:sz w:val="20"/>
                  <w:szCs w:val="20"/>
                </w:rPr>
                <w:t xml:space="preserve">3.3.8</w:t>
              </w:r>
            </w:ins>
          </w:p>
        </w:tc>
        <w:tc>
          <w:tcPr>
            <w:tcW w:w="4772" w:type="dxa"/>
            <w:vAlign w:val="center"/>
          </w:tcPr>
          <w:p>
            <w:pPr>
              <w:spacing w:before="0" w:after="0"/>
              <w:jc w:val="left"/>
              <w:rPr>
                <w:ins w:id="8275" w:author="Claude" w:date="2026-10-14T09:00:00Z"/>
              </w:rPr>
            </w:pPr>
            <w:ins w:id="8276" w:author="Claude" w:date="2026-10-14T09:00:00Z">
              <w:r>
                <w:rPr>
                  <w:rFonts w:ascii="Times New Roman" w:hAnsi="Times New Roman" w:cs="Times New Roman"/>
                  <w:sz w:val="20"/>
                  <w:szCs w:val="20"/>
                </w:rPr>
                <w:t xml:space="preserve">Cung cấp vật tư vữa không co ngót và thi công đổ bù hạng mục bê tông cốt thép</w:t>
              </w:r>
            </w:ins>
          </w:p>
        </w:tc>
        <w:tc>
          <w:tcPr>
            <w:tcW w:w="1250" w:type="dxa"/>
            <w:vAlign w:val="center"/>
          </w:tcPr>
          <w:p>
            <w:pPr>
              <w:spacing w:before="0" w:after="0"/>
              <w:jc w:val="center"/>
              <w:rPr>
                <w:ins w:id="8277" w:author="Claude" w:date="2026-10-14T09:00:00Z"/>
              </w:rPr>
            </w:pPr>
            <w:ins w:id="827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79" w:author="Claude" w:date="2026-10-14T09:00:00Z"/>
              </w:rPr>
            </w:pPr>
          </w:p>
        </w:tc>
        <w:tc>
          <w:tcPr>
            <w:tcW w:w="1150" w:type="dxa"/>
            <w:vAlign w:val="center"/>
          </w:tcPr>
          <w:p>
            <w:pPr>
              <w:spacing w:before="0" w:after="0"/>
              <w:jc w:val="center"/>
              <w:rPr>
                <w:ins w:id="8280" w:author="Claude" w:date="2026-10-14T09:00:00Z"/>
              </w:rPr>
            </w:pPr>
          </w:p>
        </w:tc>
      </w:tr>
      <w:tr>
        <w:trPr>
          <w:cantSplit/>
          <w:ins w:id="8290" w:author="Claude" w:date="2026-10-14T09:00:00Z"/>
        </w:trPr>
        <w:tc>
          <w:tcPr>
            <w:tcW w:w="750" w:type="dxa"/>
            <w:vAlign w:val="center"/>
          </w:tcPr>
          <w:p>
            <w:pPr>
              <w:spacing w:before="0" w:after="0"/>
              <w:jc w:val="center"/>
              <w:rPr>
                <w:ins w:id="8282" w:author="Claude" w:date="2026-10-14T09:00:00Z"/>
              </w:rPr>
            </w:pPr>
            <w:ins w:id="8283" w:author="Claude" w:date="2026-10-14T09:00:00Z">
              <w:r>
                <w:rPr>
                  <w:rFonts w:ascii="Times New Roman" w:hAnsi="Times New Roman" w:cs="Times New Roman"/>
                  <w:sz w:val="20"/>
                  <w:szCs w:val="20"/>
                </w:rPr>
                <w:t xml:space="preserve">3.3.9</w:t>
              </w:r>
            </w:ins>
          </w:p>
        </w:tc>
        <w:tc>
          <w:tcPr>
            <w:tcW w:w="4772" w:type="dxa"/>
            <w:vAlign w:val="center"/>
          </w:tcPr>
          <w:p>
            <w:pPr>
              <w:spacing w:before="0" w:after="0"/>
              <w:jc w:val="left"/>
              <w:rPr>
                <w:ins w:id="8284" w:author="Claude" w:date="2026-10-14T09:00:00Z"/>
              </w:rPr>
            </w:pPr>
            <w:ins w:id="8285" w:author="Claude" w:date="2026-10-14T09:00:00Z">
              <w:r>
                <w:rPr>
                  <w:rFonts w:ascii="Times New Roman" w:hAnsi="Times New Roman" w:cs="Times New Roman"/>
                  <w:sz w:val="20"/>
                  <w:szCs w:val="20"/>
                </w:rPr>
                <w:t xml:space="preserve">Lập đề cương, thực hiện, báo cáo công tác quan trắc công trình lân cận (đường, nhà dân)</w:t>
              </w:r>
            </w:ins>
          </w:p>
        </w:tc>
        <w:tc>
          <w:tcPr>
            <w:tcW w:w="1250" w:type="dxa"/>
            <w:vAlign w:val="center"/>
          </w:tcPr>
          <w:p>
            <w:pPr>
              <w:spacing w:before="0" w:after="0"/>
              <w:jc w:val="center"/>
              <w:rPr>
                <w:ins w:id="8286" w:author="Claude" w:date="2026-10-14T09:00:00Z"/>
              </w:rPr>
            </w:pPr>
            <w:ins w:id="8287"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288" w:author="Claude" w:date="2026-10-14T09:00:00Z"/>
              </w:rPr>
            </w:pPr>
          </w:p>
        </w:tc>
        <w:tc>
          <w:tcPr>
            <w:tcW w:w="1150" w:type="dxa"/>
            <w:vAlign w:val="center"/>
          </w:tcPr>
          <w:p>
            <w:pPr>
              <w:spacing w:before="0" w:after="0"/>
              <w:jc w:val="center"/>
              <w:rPr>
                <w:ins w:id="8289" w:author="Claude" w:date="2026-10-14T09:00:00Z"/>
              </w:rPr>
            </w:pPr>
          </w:p>
        </w:tc>
      </w:tr>
      <w:tr>
        <w:trPr>
          <w:cantSplit/>
          <w:ins w:id="8298" w:author="Claude" w:date="2026-10-14T09:00:00Z"/>
        </w:trPr>
        <w:tc>
          <w:tcPr>
            <w:tcW w:w="750" w:type="dxa"/>
            <w:shd w:val="clear" w:color="auto" w:fill="F2F2F2"/>
            <w:vAlign w:val="center"/>
          </w:tcPr>
          <w:p>
            <w:pPr>
              <w:spacing w:before="0" w:after="0"/>
              <w:jc w:val="center"/>
              <w:rPr>
                <w:ins w:id="8291" w:author="Claude" w:date="2026-10-14T09:00:00Z"/>
              </w:rPr>
            </w:pPr>
            <w:ins w:id="8292" w:author="Claude" w:date="2026-10-14T09:00:00Z">
              <w:r>
                <w:rPr>
                  <w:rFonts w:ascii="Times New Roman" w:hAnsi="Times New Roman" w:cs="Times New Roman"/>
                  <w:b/>
                  <w:bCs/>
                  <w:sz w:val="20"/>
                  <w:szCs w:val="20"/>
                </w:rPr>
                <w:t xml:space="preserve">3.4</w:t>
              </w:r>
            </w:ins>
          </w:p>
        </w:tc>
        <w:tc>
          <w:tcPr>
            <w:tcW w:w="4772" w:type="dxa"/>
            <w:shd w:val="clear" w:color="auto" w:fill="F2F2F2"/>
            <w:vAlign w:val="center"/>
          </w:tcPr>
          <w:p>
            <w:pPr>
              <w:spacing w:before="0" w:after="0"/>
              <w:jc w:val="left"/>
              <w:rPr>
                <w:ins w:id="8293" w:author="Claude" w:date="2026-10-14T09:00:00Z"/>
              </w:rPr>
            </w:pPr>
            <w:ins w:id="8294" w:author="Claude" w:date="2026-10-14T09:00:00Z">
              <w:r>
                <w:rPr>
                  <w:rFonts w:ascii="Times New Roman" w:hAnsi="Times New Roman" w:cs="Times New Roman"/>
                  <w:b/>
                  <w:bCs/>
                  <w:sz w:val="20"/>
                  <w:szCs w:val="20"/>
                </w:rPr>
                <w:t xml:space="preserve">Công tác chống thấm</w:t>
              </w:r>
            </w:ins>
          </w:p>
        </w:tc>
        <w:tc>
          <w:tcPr>
            <w:tcW w:w="1250" w:type="dxa"/>
            <w:shd w:val="clear" w:color="auto" w:fill="F2F2F2"/>
            <w:vAlign w:val="center"/>
          </w:tcPr>
          <w:p>
            <w:pPr>
              <w:spacing w:before="0" w:after="0"/>
              <w:jc w:val="center"/>
              <w:rPr>
                <w:ins w:id="8295" w:author="Claude" w:date="2026-10-14T09:00:00Z"/>
              </w:rPr>
            </w:pPr>
          </w:p>
        </w:tc>
        <w:tc>
          <w:tcPr>
            <w:tcW w:w="1150" w:type="dxa"/>
            <w:shd w:val="clear" w:color="auto" w:fill="F2F2F2"/>
            <w:vAlign w:val="center"/>
          </w:tcPr>
          <w:p>
            <w:pPr>
              <w:spacing w:before="0" w:after="0"/>
              <w:jc w:val="center"/>
              <w:rPr>
                <w:ins w:id="8296" w:author="Claude" w:date="2026-10-14T09:00:00Z"/>
              </w:rPr>
            </w:pPr>
          </w:p>
        </w:tc>
        <w:tc>
          <w:tcPr>
            <w:tcW w:w="1150" w:type="dxa"/>
            <w:shd w:val="clear" w:color="auto" w:fill="F2F2F2"/>
            <w:vAlign w:val="center"/>
          </w:tcPr>
          <w:p>
            <w:pPr>
              <w:spacing w:before="0" w:after="0"/>
              <w:jc w:val="center"/>
              <w:rPr>
                <w:ins w:id="8297" w:author="Claude" w:date="2026-10-14T09:00:00Z"/>
              </w:rPr>
            </w:pPr>
          </w:p>
        </w:tc>
      </w:tr>
      <w:tr>
        <w:trPr>
          <w:cantSplit/>
          <w:ins w:id="8307" w:author="Claude" w:date="2026-10-14T09:00:00Z"/>
        </w:trPr>
        <w:tc>
          <w:tcPr>
            <w:tcW w:w="750" w:type="dxa"/>
            <w:vAlign w:val="center"/>
          </w:tcPr>
          <w:p>
            <w:pPr>
              <w:spacing w:before="0" w:after="0"/>
              <w:jc w:val="center"/>
              <w:rPr>
                <w:ins w:id="8299" w:author="Claude" w:date="2026-10-14T09:00:00Z"/>
              </w:rPr>
            </w:pPr>
            <w:ins w:id="8300" w:author="Claude" w:date="2026-10-14T09:00:00Z">
              <w:r>
                <w:rPr>
                  <w:rFonts w:ascii="Times New Roman" w:hAnsi="Times New Roman" w:cs="Times New Roman"/>
                  <w:sz w:val="20"/>
                  <w:szCs w:val="20"/>
                </w:rPr>
                <w:t xml:space="preserve">3.4.1</w:t>
              </w:r>
            </w:ins>
          </w:p>
        </w:tc>
        <w:tc>
          <w:tcPr>
            <w:tcW w:w="4772" w:type="dxa"/>
            <w:vAlign w:val="center"/>
          </w:tcPr>
          <w:p>
            <w:pPr>
              <w:spacing w:before="0" w:after="0"/>
              <w:jc w:val="left"/>
              <w:rPr>
                <w:ins w:id="8301" w:author="Claude" w:date="2026-10-14T09:00:00Z"/>
              </w:rPr>
            </w:pPr>
            <w:ins w:id="8302" w:author="Claude" w:date="2026-10-14T09:00:00Z">
              <w:r>
                <w:rPr>
                  <w:rFonts w:ascii="Times New Roman" w:hAnsi="Times New Roman" w:cs="Times New Roman"/>
                  <w:sz w:val="20"/>
                  <w:szCs w:val="20"/>
                </w:rPr>
                <w:t xml:space="preserve">Chống thấm sàn đáy, tường tầng hầm, hố pit, hố thu; xử lý chống thấm đầu cọc, mạch ngừng, khe co giãn, cổ ống xuyên kết cấu phần ngầm</w:t>
              </w:r>
            </w:ins>
          </w:p>
        </w:tc>
        <w:tc>
          <w:tcPr>
            <w:tcW w:w="1250" w:type="dxa"/>
            <w:vAlign w:val="center"/>
          </w:tcPr>
          <w:p>
            <w:pPr>
              <w:spacing w:before="0" w:after="0"/>
              <w:jc w:val="center"/>
              <w:rPr>
                <w:ins w:id="8303" w:author="Claude" w:date="2026-10-14T09:00:00Z"/>
              </w:rPr>
            </w:pPr>
            <w:ins w:id="830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05" w:author="Claude" w:date="2026-10-14T09:00:00Z"/>
              </w:rPr>
            </w:pPr>
          </w:p>
        </w:tc>
        <w:tc>
          <w:tcPr>
            <w:tcW w:w="1150" w:type="dxa"/>
            <w:vAlign w:val="center"/>
          </w:tcPr>
          <w:p>
            <w:pPr>
              <w:spacing w:before="0" w:after="0"/>
              <w:jc w:val="center"/>
              <w:rPr>
                <w:ins w:id="8306" w:author="Claude" w:date="2026-10-14T09:00:00Z"/>
              </w:rPr>
            </w:pPr>
          </w:p>
        </w:tc>
      </w:tr>
      <w:tr>
        <w:trPr>
          <w:cantSplit/>
          <w:ins w:id="8316" w:author="Claude" w:date="2026-10-14T09:00:00Z"/>
        </w:trPr>
        <w:tc>
          <w:tcPr>
            <w:tcW w:w="750" w:type="dxa"/>
            <w:vAlign w:val="center"/>
          </w:tcPr>
          <w:p>
            <w:pPr>
              <w:spacing w:before="0" w:after="0"/>
              <w:jc w:val="center"/>
              <w:rPr>
                <w:ins w:id="8308" w:author="Claude" w:date="2026-10-14T09:00:00Z"/>
              </w:rPr>
            </w:pPr>
            <w:ins w:id="8309" w:author="Claude" w:date="2026-10-14T09:00:00Z">
              <w:r>
                <w:rPr>
                  <w:rFonts w:ascii="Times New Roman" w:hAnsi="Times New Roman" w:cs="Times New Roman"/>
                  <w:sz w:val="20"/>
                  <w:szCs w:val="20"/>
                </w:rPr>
                <w:t xml:space="preserve">3.4.2</w:t>
              </w:r>
            </w:ins>
          </w:p>
        </w:tc>
        <w:tc>
          <w:tcPr>
            <w:tcW w:w="4772" w:type="dxa"/>
            <w:vAlign w:val="center"/>
          </w:tcPr>
          <w:p>
            <w:pPr>
              <w:spacing w:before="0" w:after="0"/>
              <w:jc w:val="left"/>
              <w:rPr>
                <w:ins w:id="8310" w:author="Claude" w:date="2026-10-14T09:00:00Z"/>
              </w:rPr>
            </w:pPr>
            <w:ins w:id="8311" w:author="Claude" w:date="2026-10-14T09:00:00Z">
              <w:r>
                <w:rPr>
                  <w:rFonts w:ascii="Times New Roman" w:hAnsi="Times New Roman" w:cs="Times New Roman"/>
                  <w:sz w:val="20"/>
                  <w:szCs w:val="20"/>
                </w:rPr>
                <w:t xml:space="preserve">Chống thấm bể nước sinh hoạt, bể nước PCCC, bể nước thải, bể phốt, hố ga, rãnh thu thuộc Phần ngầm</w:t>
              </w:r>
            </w:ins>
          </w:p>
        </w:tc>
        <w:tc>
          <w:tcPr>
            <w:tcW w:w="1250" w:type="dxa"/>
            <w:vAlign w:val="center"/>
          </w:tcPr>
          <w:p>
            <w:pPr>
              <w:spacing w:before="0" w:after="0"/>
              <w:jc w:val="center"/>
              <w:rPr>
                <w:ins w:id="8312" w:author="Claude" w:date="2026-10-14T09:00:00Z"/>
              </w:rPr>
            </w:pPr>
            <w:ins w:id="831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14" w:author="Claude" w:date="2026-10-14T09:00:00Z"/>
              </w:rPr>
            </w:pPr>
          </w:p>
        </w:tc>
        <w:tc>
          <w:tcPr>
            <w:tcW w:w="1150" w:type="dxa"/>
            <w:vAlign w:val="center"/>
          </w:tcPr>
          <w:p>
            <w:pPr>
              <w:spacing w:before="0" w:after="0"/>
              <w:jc w:val="center"/>
              <w:rPr>
                <w:ins w:id="8315" w:author="Claude" w:date="2026-10-14T09:00:00Z"/>
              </w:rPr>
            </w:pPr>
          </w:p>
        </w:tc>
      </w:tr>
      <w:tr>
        <w:trPr>
          <w:cantSplit/>
          <w:ins w:id="8326" w:author="Claude" w:date="2026-10-14T09:00:00Z"/>
        </w:trPr>
        <w:tc>
          <w:tcPr>
            <w:tcW w:w="750" w:type="dxa"/>
            <w:vAlign w:val="center"/>
          </w:tcPr>
          <w:p>
            <w:pPr>
              <w:spacing w:before="0" w:after="0"/>
              <w:jc w:val="center"/>
              <w:rPr>
                <w:ins w:id="8317" w:author="Claude" w:date="2026-10-14T09:00:00Z"/>
              </w:rPr>
            </w:pPr>
            <w:ins w:id="8318" w:author="Claude" w:date="2026-10-14T09:00:00Z">
              <w:r>
                <w:rPr>
                  <w:rFonts w:ascii="Times New Roman" w:hAnsi="Times New Roman" w:cs="Times New Roman"/>
                  <w:sz w:val="20"/>
                  <w:szCs w:val="20"/>
                </w:rPr>
                <w:t xml:space="preserve">3.4.3</w:t>
              </w:r>
            </w:ins>
          </w:p>
        </w:tc>
        <w:tc>
          <w:tcPr>
            <w:tcW w:w="4772" w:type="dxa"/>
            <w:vAlign w:val="center"/>
          </w:tcPr>
          <w:p>
            <w:pPr>
              <w:spacing w:before="0" w:after="0"/>
              <w:jc w:val="left"/>
              <w:rPr>
                <w:ins w:id="8319" w:author="Claude" w:date="2026-10-14T09:00:00Z"/>
              </w:rPr>
            </w:pPr>
            <w:ins w:id="8320" w:author="Claude" w:date="2026-10-14T09:00:00Z">
              <w:r>
                <w:rPr>
                  <w:rFonts w:ascii="Times New Roman" w:hAnsi="Times New Roman" w:cs="Times New Roman"/>
                  <w:sz w:val="20"/>
                  <w:szCs w:val="20"/>
                </w:rPr>
                <w:t xml:space="preserve">Thí nghiệm, thử kín nước (ngâm nước, thử áp) theo Chỉ dẫn kỹ thuật; bảo vệ lớp chống thấm cho đến khi bàn giao</w:t>
              </w:r>
            </w:ins>
          </w:p>
        </w:tc>
        <w:tc>
          <w:tcPr>
            <w:tcW w:w="1250" w:type="dxa"/>
            <w:vAlign w:val="center"/>
          </w:tcPr>
          <w:p>
            <w:pPr>
              <w:spacing w:before="0" w:after="0"/>
              <w:jc w:val="center"/>
              <w:rPr>
                <w:ins w:id="8321" w:author="Claude" w:date="2026-10-14T09:00:00Z"/>
              </w:rPr>
            </w:pPr>
            <w:ins w:id="832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23" w:author="Claude" w:date="2026-10-14T09:00:00Z"/>
              </w:rPr>
            </w:pPr>
            <w:ins w:id="8324"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325" w:author="Claude" w:date="2026-10-14T09:00:00Z"/>
              </w:rPr>
            </w:pPr>
          </w:p>
        </w:tc>
      </w:tr>
      <w:tr>
        <w:trPr>
          <w:cantSplit/>
          <w:ins w:id="8334" w:author="Claude" w:date="2026-10-14T09:00:00Z"/>
        </w:trPr>
        <w:tc>
          <w:tcPr>
            <w:tcW w:w="750" w:type="dxa"/>
            <w:shd w:val="clear" w:color="auto" w:fill="F2F2F2"/>
            <w:vAlign w:val="center"/>
          </w:tcPr>
          <w:p>
            <w:pPr>
              <w:spacing w:before="0" w:after="0"/>
              <w:jc w:val="center"/>
              <w:rPr>
                <w:ins w:id="8327" w:author="Claude" w:date="2026-10-14T09:00:00Z"/>
              </w:rPr>
            </w:pPr>
            <w:ins w:id="8328" w:author="Claude" w:date="2026-10-14T09:00:00Z">
              <w:r>
                <w:rPr>
                  <w:rFonts w:ascii="Times New Roman" w:hAnsi="Times New Roman" w:cs="Times New Roman"/>
                  <w:b/>
                  <w:bCs/>
                  <w:sz w:val="20"/>
                  <w:szCs w:val="20"/>
                </w:rPr>
                <w:t xml:space="preserve">3.5</w:t>
              </w:r>
            </w:ins>
          </w:p>
        </w:tc>
        <w:tc>
          <w:tcPr>
            <w:tcW w:w="4772" w:type="dxa"/>
            <w:shd w:val="clear" w:color="auto" w:fill="F2F2F2"/>
            <w:vAlign w:val="center"/>
          </w:tcPr>
          <w:p>
            <w:pPr>
              <w:spacing w:before="0" w:after="0"/>
              <w:jc w:val="left"/>
              <w:rPr>
                <w:ins w:id="8329" w:author="Claude" w:date="2026-10-14T09:00:00Z"/>
              </w:rPr>
            </w:pPr>
            <w:ins w:id="8330" w:author="Claude" w:date="2026-10-14T09:00:00Z">
              <w:r>
                <w:rPr>
                  <w:rFonts w:ascii="Times New Roman" w:hAnsi="Times New Roman" w:cs="Times New Roman"/>
                  <w:b/>
                  <w:bCs/>
                  <w:sz w:val="20"/>
                  <w:szCs w:val="20"/>
                </w:rPr>
                <w:t xml:space="preserve">Giàn giáo và thiết bị nâng hạ</w:t>
              </w:r>
            </w:ins>
          </w:p>
        </w:tc>
        <w:tc>
          <w:tcPr>
            <w:tcW w:w="1250" w:type="dxa"/>
            <w:shd w:val="clear" w:color="auto" w:fill="F2F2F2"/>
            <w:vAlign w:val="center"/>
          </w:tcPr>
          <w:p>
            <w:pPr>
              <w:spacing w:before="0" w:after="0"/>
              <w:jc w:val="center"/>
              <w:rPr>
                <w:ins w:id="8331" w:author="Claude" w:date="2026-10-14T09:00:00Z"/>
              </w:rPr>
            </w:pPr>
          </w:p>
        </w:tc>
        <w:tc>
          <w:tcPr>
            <w:tcW w:w="1150" w:type="dxa"/>
            <w:shd w:val="clear" w:color="auto" w:fill="F2F2F2"/>
            <w:vAlign w:val="center"/>
          </w:tcPr>
          <w:p>
            <w:pPr>
              <w:spacing w:before="0" w:after="0"/>
              <w:jc w:val="center"/>
              <w:rPr>
                <w:ins w:id="8332" w:author="Claude" w:date="2026-10-14T09:00:00Z"/>
              </w:rPr>
            </w:pPr>
          </w:p>
        </w:tc>
        <w:tc>
          <w:tcPr>
            <w:tcW w:w="1150" w:type="dxa"/>
            <w:shd w:val="clear" w:color="auto" w:fill="F2F2F2"/>
            <w:vAlign w:val="center"/>
          </w:tcPr>
          <w:p>
            <w:pPr>
              <w:spacing w:before="0" w:after="0"/>
              <w:jc w:val="center"/>
              <w:rPr>
                <w:ins w:id="8333" w:author="Claude" w:date="2026-10-14T09:00:00Z"/>
              </w:rPr>
            </w:pPr>
          </w:p>
        </w:tc>
      </w:tr>
      <w:tr>
        <w:trPr>
          <w:cantSplit/>
          <w:ins w:id="8343" w:author="Claude" w:date="2026-10-14T09:00:00Z"/>
        </w:trPr>
        <w:tc>
          <w:tcPr>
            <w:tcW w:w="750" w:type="dxa"/>
            <w:vAlign w:val="center"/>
          </w:tcPr>
          <w:p>
            <w:pPr>
              <w:spacing w:before="0" w:after="0"/>
              <w:jc w:val="center"/>
              <w:rPr>
                <w:ins w:id="8335" w:author="Claude" w:date="2026-10-14T09:00:00Z"/>
              </w:rPr>
            </w:pPr>
            <w:ins w:id="8336" w:author="Claude" w:date="2026-10-14T09:00:00Z">
              <w:r>
                <w:rPr>
                  <w:rFonts w:ascii="Times New Roman" w:hAnsi="Times New Roman" w:cs="Times New Roman"/>
                  <w:sz w:val="20"/>
                  <w:szCs w:val="20"/>
                </w:rPr>
                <w:t xml:space="preserve">3.5.1</w:t>
              </w:r>
            </w:ins>
          </w:p>
        </w:tc>
        <w:tc>
          <w:tcPr>
            <w:tcW w:w="4772" w:type="dxa"/>
            <w:vAlign w:val="center"/>
          </w:tcPr>
          <w:p>
            <w:pPr>
              <w:spacing w:before="0" w:after="0"/>
              <w:jc w:val="left"/>
              <w:rPr>
                <w:ins w:id="8337" w:author="Claude" w:date="2026-10-14T09:00:00Z"/>
              </w:rPr>
            </w:pPr>
            <w:ins w:id="8338" w:author="Claude" w:date="2026-10-14T09:00:00Z">
              <w:r>
                <w:rPr>
                  <w:rFonts w:ascii="Times New Roman" w:hAnsi="Times New Roman" w:cs="Times New Roman"/>
                  <w:sz w:val="20"/>
                  <w:szCs w:val="20"/>
                </w:rPr>
                <w:t xml:space="preserve">Giàn giáo, sàn thao tác phục vụ thi công</w:t>
              </w:r>
            </w:ins>
          </w:p>
        </w:tc>
        <w:tc>
          <w:tcPr>
            <w:tcW w:w="1250" w:type="dxa"/>
            <w:vAlign w:val="center"/>
          </w:tcPr>
          <w:p>
            <w:pPr>
              <w:spacing w:before="0" w:after="0"/>
              <w:jc w:val="center"/>
              <w:rPr>
                <w:ins w:id="8339" w:author="Claude" w:date="2026-10-14T09:00:00Z"/>
              </w:rPr>
            </w:pPr>
            <w:ins w:id="834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41" w:author="Claude" w:date="2026-10-14T09:00:00Z"/>
              </w:rPr>
            </w:pPr>
          </w:p>
        </w:tc>
        <w:tc>
          <w:tcPr>
            <w:tcW w:w="1150" w:type="dxa"/>
            <w:vAlign w:val="center"/>
          </w:tcPr>
          <w:p>
            <w:pPr>
              <w:spacing w:before="0" w:after="0"/>
              <w:jc w:val="center"/>
              <w:rPr>
                <w:ins w:id="8342" w:author="Claude" w:date="2026-10-14T09:00:00Z"/>
              </w:rPr>
            </w:pPr>
          </w:p>
        </w:tc>
      </w:tr>
      <w:tr>
        <w:trPr>
          <w:cantSplit/>
          <w:ins w:id="8352" w:author="Claude" w:date="2026-10-14T09:00:00Z"/>
        </w:trPr>
        <w:tc>
          <w:tcPr>
            <w:tcW w:w="750" w:type="dxa"/>
            <w:vAlign w:val="center"/>
          </w:tcPr>
          <w:p>
            <w:pPr>
              <w:spacing w:before="0" w:after="0"/>
              <w:jc w:val="center"/>
              <w:rPr>
                <w:ins w:id="8344" w:author="Claude" w:date="2026-10-14T09:00:00Z"/>
              </w:rPr>
            </w:pPr>
            <w:ins w:id="8345" w:author="Claude" w:date="2026-10-14T09:00:00Z">
              <w:r>
                <w:rPr>
                  <w:rFonts w:ascii="Times New Roman" w:hAnsi="Times New Roman" w:cs="Times New Roman"/>
                  <w:sz w:val="20"/>
                  <w:szCs w:val="20"/>
                </w:rPr>
                <w:t xml:space="preserve">3.5.2</w:t>
              </w:r>
            </w:ins>
          </w:p>
        </w:tc>
        <w:tc>
          <w:tcPr>
            <w:tcW w:w="4772" w:type="dxa"/>
            <w:vAlign w:val="center"/>
          </w:tcPr>
          <w:p>
            <w:pPr>
              <w:spacing w:before="0" w:after="0"/>
              <w:jc w:val="left"/>
              <w:rPr>
                <w:ins w:id="8346" w:author="Claude" w:date="2026-10-14T09:00:00Z"/>
              </w:rPr>
            </w:pPr>
            <w:ins w:id="8347" w:author="Claude" w:date="2026-10-14T09:00:00Z">
              <w:r>
                <w:rPr>
                  <w:rFonts w:ascii="Times New Roman" w:hAnsi="Times New Roman" w:cs="Times New Roman"/>
                  <w:sz w:val="20"/>
                  <w:szCs w:val="20"/>
                </w:rPr>
                <w:t xml:space="preserve">Thiết bị nâng hạ (cần trục, cẩu tháp, vận thăng...)</w:t>
              </w:r>
            </w:ins>
          </w:p>
        </w:tc>
        <w:tc>
          <w:tcPr>
            <w:tcW w:w="1250" w:type="dxa"/>
            <w:vAlign w:val="center"/>
          </w:tcPr>
          <w:p>
            <w:pPr>
              <w:spacing w:before="0" w:after="0"/>
              <w:jc w:val="center"/>
              <w:rPr>
                <w:ins w:id="8348" w:author="Claude" w:date="2026-10-14T09:00:00Z"/>
              </w:rPr>
            </w:pPr>
            <w:ins w:id="834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50" w:author="Claude" w:date="2026-10-14T09:00:00Z"/>
              </w:rPr>
            </w:pPr>
          </w:p>
        </w:tc>
        <w:tc>
          <w:tcPr>
            <w:tcW w:w="1150" w:type="dxa"/>
            <w:vAlign w:val="center"/>
          </w:tcPr>
          <w:p>
            <w:pPr>
              <w:spacing w:before="0" w:after="0"/>
              <w:jc w:val="center"/>
              <w:rPr>
                <w:ins w:id="8351" w:author="Claude" w:date="2026-10-14T09:00:00Z"/>
              </w:rPr>
            </w:pPr>
          </w:p>
        </w:tc>
      </w:tr>
      <w:tr>
        <w:trPr>
          <w:cantSplit/>
          <w:ins w:id="8360" w:author="Claude" w:date="2026-10-14T09:00:00Z"/>
        </w:trPr>
        <w:tc>
          <w:tcPr>
            <w:tcW w:w="750" w:type="dxa"/>
            <w:shd w:val="clear" w:color="auto" w:fill="F2F2F2"/>
            <w:vAlign w:val="center"/>
          </w:tcPr>
          <w:p>
            <w:pPr>
              <w:spacing w:before="0" w:after="0"/>
              <w:jc w:val="center"/>
              <w:rPr>
                <w:ins w:id="8353" w:author="Claude" w:date="2026-10-14T09:00:00Z"/>
              </w:rPr>
            </w:pPr>
            <w:ins w:id="8354" w:author="Claude" w:date="2026-10-14T09:00:00Z">
              <w:r>
                <w:rPr>
                  <w:rFonts w:ascii="Times New Roman" w:hAnsi="Times New Roman" w:cs="Times New Roman"/>
                  <w:b/>
                  <w:bCs/>
                  <w:sz w:val="20"/>
                  <w:szCs w:val="20"/>
                </w:rPr>
                <w:t xml:space="preserve">3.6</w:t>
              </w:r>
            </w:ins>
          </w:p>
        </w:tc>
        <w:tc>
          <w:tcPr>
            <w:tcW w:w="4772" w:type="dxa"/>
            <w:shd w:val="clear" w:color="auto" w:fill="F2F2F2"/>
            <w:vAlign w:val="center"/>
          </w:tcPr>
          <w:p>
            <w:pPr>
              <w:spacing w:before="0" w:after="0"/>
              <w:jc w:val="left"/>
              <w:rPr>
                <w:ins w:id="8355" w:author="Claude" w:date="2026-10-14T09:00:00Z"/>
              </w:rPr>
            </w:pPr>
            <w:ins w:id="8356" w:author="Claude" w:date="2026-10-14T09:00:00Z">
              <w:r>
                <w:rPr>
                  <w:rFonts w:ascii="Times New Roman" w:hAnsi="Times New Roman" w:cs="Times New Roman"/>
                  <w:b/>
                  <w:bCs/>
                  <w:sz w:val="20"/>
                  <w:szCs w:val="20"/>
                </w:rPr>
                <w:t xml:space="preserve">Thí nghiệm, kiểm soát cao độ, toạ độ thi công</w:t>
              </w:r>
            </w:ins>
          </w:p>
        </w:tc>
        <w:tc>
          <w:tcPr>
            <w:tcW w:w="1250" w:type="dxa"/>
            <w:shd w:val="clear" w:color="auto" w:fill="F2F2F2"/>
            <w:vAlign w:val="center"/>
          </w:tcPr>
          <w:p>
            <w:pPr>
              <w:spacing w:before="0" w:after="0"/>
              <w:jc w:val="center"/>
              <w:rPr>
                <w:ins w:id="8357" w:author="Claude" w:date="2026-10-14T09:00:00Z"/>
              </w:rPr>
            </w:pPr>
          </w:p>
        </w:tc>
        <w:tc>
          <w:tcPr>
            <w:tcW w:w="1150" w:type="dxa"/>
            <w:shd w:val="clear" w:color="auto" w:fill="F2F2F2"/>
            <w:vAlign w:val="center"/>
          </w:tcPr>
          <w:p>
            <w:pPr>
              <w:spacing w:before="0" w:after="0"/>
              <w:jc w:val="center"/>
              <w:rPr>
                <w:ins w:id="8358" w:author="Claude" w:date="2026-10-14T09:00:00Z"/>
              </w:rPr>
            </w:pPr>
          </w:p>
        </w:tc>
        <w:tc>
          <w:tcPr>
            <w:tcW w:w="1150" w:type="dxa"/>
            <w:shd w:val="clear" w:color="auto" w:fill="F2F2F2"/>
            <w:vAlign w:val="center"/>
          </w:tcPr>
          <w:p>
            <w:pPr>
              <w:spacing w:before="0" w:after="0"/>
              <w:jc w:val="center"/>
              <w:rPr>
                <w:ins w:id="8359" w:author="Claude" w:date="2026-10-14T09:00:00Z"/>
              </w:rPr>
            </w:pPr>
          </w:p>
        </w:tc>
      </w:tr>
      <w:tr>
        <w:trPr>
          <w:cantSplit/>
          <w:ins w:id="8369" w:author="Claude" w:date="2026-10-14T09:00:00Z"/>
        </w:trPr>
        <w:tc>
          <w:tcPr>
            <w:tcW w:w="750" w:type="dxa"/>
            <w:vAlign w:val="center"/>
          </w:tcPr>
          <w:p>
            <w:pPr>
              <w:spacing w:before="0" w:after="0"/>
              <w:jc w:val="center"/>
              <w:rPr>
                <w:ins w:id="8361" w:author="Claude" w:date="2026-10-14T09:00:00Z"/>
              </w:rPr>
            </w:pPr>
            <w:ins w:id="8362" w:author="Claude" w:date="2026-10-14T09:00:00Z">
              <w:r>
                <w:rPr>
                  <w:rFonts w:ascii="Times New Roman" w:hAnsi="Times New Roman" w:cs="Times New Roman"/>
                  <w:sz w:val="20"/>
                  <w:szCs w:val="20"/>
                </w:rPr>
                <w:t xml:space="preserve">3.6.1</w:t>
              </w:r>
            </w:ins>
          </w:p>
        </w:tc>
        <w:tc>
          <w:tcPr>
            <w:tcW w:w="4772" w:type="dxa"/>
            <w:vAlign w:val="center"/>
          </w:tcPr>
          <w:p>
            <w:pPr>
              <w:spacing w:before="0" w:after="0"/>
              <w:jc w:val="left"/>
              <w:rPr>
                <w:ins w:id="8363" w:author="Claude" w:date="2026-10-14T09:00:00Z"/>
              </w:rPr>
            </w:pPr>
            <w:ins w:id="8364" w:author="Claude" w:date="2026-10-14T09:00:00Z">
              <w:r>
                <w:rPr>
                  <w:rFonts w:ascii="Times New Roman" w:hAnsi="Times New Roman" w:cs="Times New Roman"/>
                  <w:sz w:val="20"/>
                  <w:szCs w:val="20"/>
                </w:rPr>
                <w:t xml:space="preserve">Thí nghiệm và chịu chi phí thí nghiệm vật tư do Bên B cung cấp (cừ, văng chống, cốt thép, bê tông, vữa, vật liệu chống thấm...)</w:t>
              </w:r>
            </w:ins>
          </w:p>
        </w:tc>
        <w:tc>
          <w:tcPr>
            <w:tcW w:w="1250" w:type="dxa"/>
            <w:vAlign w:val="center"/>
          </w:tcPr>
          <w:p>
            <w:pPr>
              <w:spacing w:before="0" w:after="0"/>
              <w:jc w:val="center"/>
              <w:rPr>
                <w:ins w:id="8365" w:author="Claude" w:date="2026-10-14T09:00:00Z"/>
              </w:rPr>
            </w:pPr>
            <w:ins w:id="836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67" w:author="Claude" w:date="2026-10-14T09:00:00Z"/>
              </w:rPr>
            </w:pPr>
          </w:p>
        </w:tc>
        <w:tc>
          <w:tcPr>
            <w:tcW w:w="1150" w:type="dxa"/>
            <w:vAlign w:val="center"/>
          </w:tcPr>
          <w:p>
            <w:pPr>
              <w:spacing w:before="0" w:after="0"/>
              <w:jc w:val="center"/>
              <w:rPr>
                <w:ins w:id="8368" w:author="Claude" w:date="2026-10-14T09:00:00Z"/>
              </w:rPr>
            </w:pPr>
          </w:p>
        </w:tc>
      </w:tr>
      <w:tr>
        <w:trPr>
          <w:cantSplit/>
          <w:ins w:id="8378" w:author="Claude" w:date="2026-10-14T09:00:00Z"/>
        </w:trPr>
        <w:tc>
          <w:tcPr>
            <w:tcW w:w="750" w:type="dxa"/>
            <w:vAlign w:val="center"/>
          </w:tcPr>
          <w:p>
            <w:pPr>
              <w:spacing w:before="0" w:after="0"/>
              <w:jc w:val="center"/>
              <w:rPr>
                <w:ins w:id="8370" w:author="Claude" w:date="2026-10-14T09:00:00Z"/>
              </w:rPr>
            </w:pPr>
            <w:ins w:id="8371" w:author="Claude" w:date="2026-10-14T09:00:00Z">
              <w:r>
                <w:rPr>
                  <w:rFonts w:ascii="Times New Roman" w:hAnsi="Times New Roman" w:cs="Times New Roman"/>
                  <w:sz w:val="20"/>
                  <w:szCs w:val="20"/>
                </w:rPr>
                <w:t xml:space="preserve">3.6.2</w:t>
              </w:r>
            </w:ins>
          </w:p>
        </w:tc>
        <w:tc>
          <w:tcPr>
            <w:tcW w:w="4772" w:type="dxa"/>
            <w:vAlign w:val="center"/>
          </w:tcPr>
          <w:p>
            <w:pPr>
              <w:spacing w:before="0" w:after="0"/>
              <w:jc w:val="left"/>
              <w:rPr>
                <w:ins w:id="8372" w:author="Claude" w:date="2026-10-14T09:00:00Z"/>
              </w:rPr>
            </w:pPr>
            <w:ins w:id="8373" w:author="Claude" w:date="2026-10-14T09:00:00Z">
              <w:r>
                <w:rPr>
                  <w:rFonts w:ascii="Times New Roman" w:hAnsi="Times New Roman" w:cs="Times New Roman"/>
                  <w:sz w:val="20"/>
                  <w:szCs w:val="20"/>
                </w:rPr>
                <w:t xml:space="preserve">Kiểm soát cao độ, toạ độ trong quá trình thi công</w:t>
              </w:r>
            </w:ins>
          </w:p>
        </w:tc>
        <w:tc>
          <w:tcPr>
            <w:tcW w:w="1250" w:type="dxa"/>
            <w:vAlign w:val="center"/>
          </w:tcPr>
          <w:p>
            <w:pPr>
              <w:spacing w:before="0" w:after="0"/>
              <w:jc w:val="center"/>
              <w:rPr>
                <w:ins w:id="8374" w:author="Claude" w:date="2026-10-14T09:00:00Z"/>
              </w:rPr>
            </w:pPr>
            <w:ins w:id="8375"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76" w:author="Claude" w:date="2026-10-14T09:00:00Z"/>
              </w:rPr>
            </w:pPr>
          </w:p>
        </w:tc>
        <w:tc>
          <w:tcPr>
            <w:tcW w:w="1150" w:type="dxa"/>
            <w:vAlign w:val="center"/>
          </w:tcPr>
          <w:p>
            <w:pPr>
              <w:spacing w:before="0" w:after="0"/>
              <w:jc w:val="center"/>
              <w:rPr>
                <w:ins w:id="8377" w:author="Claude" w:date="2026-10-14T09:00:00Z"/>
              </w:rPr>
            </w:pPr>
          </w:p>
        </w:tc>
      </w:tr>
      <w:tr>
        <w:trPr>
          <w:cantSplit/>
          <w:ins w:id="8386" w:author="Claude" w:date="2026-10-14T09:00:00Z"/>
        </w:trPr>
        <w:tc>
          <w:tcPr>
            <w:tcW w:w="750" w:type="dxa"/>
            <w:shd w:val="clear" w:color="auto" w:fill="F2F2F2"/>
            <w:vAlign w:val="center"/>
          </w:tcPr>
          <w:p>
            <w:pPr>
              <w:spacing w:before="0" w:after="0"/>
              <w:jc w:val="center"/>
              <w:rPr>
                <w:ins w:id="8379" w:author="Claude" w:date="2026-10-14T09:00:00Z"/>
              </w:rPr>
            </w:pPr>
            <w:ins w:id="8380" w:author="Claude" w:date="2026-10-14T09:00:00Z">
              <w:r>
                <w:rPr>
                  <w:rFonts w:ascii="Times New Roman" w:hAnsi="Times New Roman" w:cs="Times New Roman"/>
                  <w:b/>
                  <w:bCs/>
                  <w:sz w:val="20"/>
                  <w:szCs w:val="20"/>
                </w:rPr>
                <w:t xml:space="preserve">3.7</w:t>
              </w:r>
            </w:ins>
          </w:p>
        </w:tc>
        <w:tc>
          <w:tcPr>
            <w:tcW w:w="4772" w:type="dxa"/>
            <w:shd w:val="clear" w:color="auto" w:fill="F2F2F2"/>
            <w:vAlign w:val="center"/>
          </w:tcPr>
          <w:p>
            <w:pPr>
              <w:spacing w:before="0" w:after="0"/>
              <w:jc w:val="left"/>
              <w:rPr>
                <w:ins w:id="8381" w:author="Claude" w:date="2026-10-14T09:00:00Z"/>
              </w:rPr>
            </w:pPr>
            <w:ins w:id="8382" w:author="Claude" w:date="2026-10-14T09:00:00Z">
              <w:r>
                <w:rPr>
                  <w:rFonts w:ascii="Times New Roman" w:hAnsi="Times New Roman" w:cs="Times New Roman"/>
                  <w:b/>
                  <w:bCs/>
                  <w:sz w:val="20"/>
                  <w:szCs w:val="20"/>
                </w:rPr>
                <w:t xml:space="preserve">Kiểm soát, duy trì ổn định kết cấu chống đỡ tạm (cừ, văng chống, giàn giáo, …)</w:t>
              </w:r>
            </w:ins>
          </w:p>
        </w:tc>
        <w:tc>
          <w:tcPr>
            <w:tcW w:w="1250" w:type="dxa"/>
            <w:shd w:val="clear" w:color="auto" w:fill="F2F2F2"/>
            <w:vAlign w:val="center"/>
          </w:tcPr>
          <w:p>
            <w:pPr>
              <w:spacing w:before="0" w:after="0"/>
              <w:jc w:val="center"/>
              <w:rPr>
                <w:ins w:id="8383" w:author="Claude" w:date="2026-10-14T09:00:00Z"/>
              </w:rPr>
            </w:pPr>
          </w:p>
        </w:tc>
        <w:tc>
          <w:tcPr>
            <w:tcW w:w="1150" w:type="dxa"/>
            <w:shd w:val="clear" w:color="auto" w:fill="F2F2F2"/>
            <w:vAlign w:val="center"/>
          </w:tcPr>
          <w:p>
            <w:pPr>
              <w:spacing w:before="0" w:after="0"/>
              <w:jc w:val="center"/>
              <w:rPr>
                <w:ins w:id="8384" w:author="Claude" w:date="2026-10-14T09:00:00Z"/>
              </w:rPr>
            </w:pPr>
          </w:p>
        </w:tc>
        <w:tc>
          <w:tcPr>
            <w:tcW w:w="1150" w:type="dxa"/>
            <w:shd w:val="clear" w:color="auto" w:fill="F2F2F2"/>
            <w:vAlign w:val="center"/>
          </w:tcPr>
          <w:p>
            <w:pPr>
              <w:spacing w:before="0" w:after="0"/>
              <w:jc w:val="center"/>
              <w:rPr>
                <w:ins w:id="8385" w:author="Claude" w:date="2026-10-14T09:00:00Z"/>
              </w:rPr>
            </w:pPr>
          </w:p>
        </w:tc>
      </w:tr>
      <w:tr>
        <w:trPr>
          <w:cantSplit/>
          <w:ins w:id="8396" w:author="Claude" w:date="2026-10-14T09:00:00Z"/>
        </w:trPr>
        <w:tc>
          <w:tcPr>
            <w:tcW w:w="750" w:type="dxa"/>
            <w:vAlign w:val="center"/>
          </w:tcPr>
          <w:p>
            <w:pPr>
              <w:spacing w:before="0" w:after="0"/>
              <w:jc w:val="center"/>
              <w:rPr>
                <w:ins w:id="8387" w:author="Claude" w:date="2026-10-14T09:00:00Z"/>
              </w:rPr>
            </w:pPr>
            <w:ins w:id="8388" w:author="Claude" w:date="2026-10-14T09:00:00Z">
              <w:r>
                <w:rPr>
                  <w:rFonts w:ascii="Times New Roman" w:hAnsi="Times New Roman" w:cs="Times New Roman"/>
                  <w:sz w:val="20"/>
                  <w:szCs w:val="20"/>
                </w:rPr>
                <w:t xml:space="preserve">3.7.1</w:t>
              </w:r>
            </w:ins>
          </w:p>
        </w:tc>
        <w:tc>
          <w:tcPr>
            <w:tcW w:w="4772" w:type="dxa"/>
            <w:vAlign w:val="center"/>
          </w:tcPr>
          <w:p>
            <w:pPr>
              <w:spacing w:before="0" w:after="0"/>
              <w:jc w:val="left"/>
              <w:rPr>
                <w:ins w:id="8389" w:author="Claude" w:date="2026-10-14T09:00:00Z"/>
              </w:rPr>
            </w:pPr>
            <w:ins w:id="8390" w:author="Claude" w:date="2026-10-14T09:00:00Z">
              <w:r>
                <w:rPr>
                  <w:rFonts w:ascii="Times New Roman" w:hAnsi="Times New Roman" w:cs="Times New Roman"/>
                  <w:sz w:val="20"/>
                  <w:szCs w:val="20"/>
                </w:rPr>
                <w:t xml:space="preserve">Quan trắc chuyển vị hệ cừ, văng chống, hố đào (bố trí thiết bị, nhân lực, lập báo cáo kết quả) theo yêu cầu kỹ thuật do PH đề xuất (nếu có)</w:t>
              </w:r>
            </w:ins>
          </w:p>
        </w:tc>
        <w:tc>
          <w:tcPr>
            <w:tcW w:w="1250" w:type="dxa"/>
            <w:vAlign w:val="center"/>
          </w:tcPr>
          <w:p>
            <w:pPr>
              <w:spacing w:before="0" w:after="0"/>
              <w:jc w:val="center"/>
              <w:rPr>
                <w:ins w:id="8391" w:author="Claude" w:date="2026-10-14T09:00:00Z"/>
              </w:rPr>
            </w:pPr>
            <w:ins w:id="8392" w:author="Claude" w:date="2026-10-14T09:00:00Z">
              <w:r>
                <w:rPr>
                  <w:rFonts w:ascii="Times New Roman" w:hAnsi="Times New Roman" w:cs="Times New Roman"/>
                  <w:b/>
                  <w:bCs/>
                  <w:sz w:val="20"/>
                  <w:szCs w:val="20"/>
                </w:rPr>
                <w:t xml:space="preserve">Đề xuất yêu cầu kỹ thuật; tiếp nhận kết quả</w:t>
              </w:r>
            </w:ins>
          </w:p>
        </w:tc>
        <w:tc>
          <w:tcPr>
            <w:tcW w:w="1150" w:type="dxa"/>
            <w:vAlign w:val="center"/>
          </w:tcPr>
          <w:p>
            <w:pPr>
              <w:spacing w:before="0" w:after="0"/>
              <w:jc w:val="center"/>
              <w:rPr>
                <w:ins w:id="8393" w:author="Claude" w:date="2026-10-14T09:00:00Z"/>
              </w:rPr>
            </w:pPr>
            <w:ins w:id="839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395" w:author="Claude" w:date="2026-10-14T09:00:00Z"/>
              </w:rPr>
            </w:pPr>
          </w:p>
        </w:tc>
      </w:tr>
      <w:tr>
        <w:trPr>
          <w:cantSplit/>
          <w:ins w:id="8405" w:author="Claude" w:date="2026-10-14T09:00:00Z"/>
        </w:trPr>
        <w:tc>
          <w:tcPr>
            <w:tcW w:w="750" w:type="dxa"/>
            <w:vAlign w:val="center"/>
          </w:tcPr>
          <w:p>
            <w:pPr>
              <w:spacing w:before="0" w:after="0"/>
              <w:jc w:val="center"/>
              <w:rPr>
                <w:ins w:id="8397" w:author="Claude" w:date="2026-10-14T09:00:00Z"/>
              </w:rPr>
            </w:pPr>
            <w:ins w:id="8398" w:author="Claude" w:date="2026-10-14T09:00:00Z">
              <w:r>
                <w:rPr>
                  <w:rFonts w:ascii="Times New Roman" w:hAnsi="Times New Roman" w:cs="Times New Roman"/>
                  <w:sz w:val="20"/>
                  <w:szCs w:val="20"/>
                </w:rPr>
                <w:t xml:space="preserve">3.7.2</w:t>
              </w:r>
            </w:ins>
          </w:p>
        </w:tc>
        <w:tc>
          <w:tcPr>
            <w:tcW w:w="4772" w:type="dxa"/>
            <w:vAlign w:val="center"/>
          </w:tcPr>
          <w:p>
            <w:pPr>
              <w:spacing w:before="0" w:after="0"/>
              <w:jc w:val="left"/>
              <w:rPr>
                <w:ins w:id="8399" w:author="Claude" w:date="2026-10-14T09:00:00Z"/>
              </w:rPr>
            </w:pPr>
            <w:ins w:id="8400" w:author="Claude" w:date="2026-10-14T09:00:00Z">
              <w:r>
                <w:rPr>
                  <w:rFonts w:ascii="Times New Roman" w:hAnsi="Times New Roman" w:cs="Times New Roman"/>
                  <w:sz w:val="20"/>
                  <w:szCs w:val="20"/>
                </w:rPr>
                <w:t xml:space="preserve">Theo dõi, đánh giá ổn định trên cơ sở kết quả quan trắc; sửa chữa, gia cường, duy trì hệ chống đỡ tạm (cừ, văng chống, giàn giáo, …) đảm bảo yêu cầu kỹ thuật trong suốt quá trình thi công</w:t>
              </w:r>
            </w:ins>
          </w:p>
        </w:tc>
        <w:tc>
          <w:tcPr>
            <w:tcW w:w="1250" w:type="dxa"/>
            <w:vAlign w:val="center"/>
          </w:tcPr>
          <w:p>
            <w:pPr>
              <w:spacing w:before="0" w:after="0"/>
              <w:jc w:val="center"/>
              <w:rPr>
                <w:ins w:id="8401" w:author="Claude" w:date="2026-10-14T09:00:00Z"/>
              </w:rPr>
            </w:pPr>
            <w:ins w:id="840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03" w:author="Claude" w:date="2026-10-14T09:00:00Z"/>
              </w:rPr>
            </w:pPr>
          </w:p>
        </w:tc>
        <w:tc>
          <w:tcPr>
            <w:tcW w:w="1150" w:type="dxa"/>
            <w:vAlign w:val="center"/>
          </w:tcPr>
          <w:p>
            <w:pPr>
              <w:spacing w:before="0" w:after="0"/>
              <w:jc w:val="center"/>
              <w:rPr>
                <w:ins w:id="8404" w:author="Claude" w:date="2026-10-14T09:00:00Z"/>
              </w:rPr>
            </w:pPr>
          </w:p>
        </w:tc>
      </w:tr>
      <w:tr>
        <w:trPr>
          <w:cantSplit/>
          <w:ins w:id="8413" w:author="Claude" w:date="2026-10-14T09:00:00Z"/>
        </w:trPr>
        <w:tc>
          <w:tcPr>
            <w:tcW w:w="750" w:type="dxa"/>
            <w:shd w:val="clear" w:color="auto" w:fill="F2F2F2"/>
            <w:vAlign w:val="center"/>
          </w:tcPr>
          <w:p>
            <w:pPr>
              <w:spacing w:before="0" w:after="0"/>
              <w:jc w:val="center"/>
              <w:rPr>
                <w:ins w:id="8406" w:author="Claude" w:date="2026-10-14T09:00:00Z"/>
              </w:rPr>
            </w:pPr>
            <w:ins w:id="8407" w:author="Claude" w:date="2026-10-14T09:00:00Z">
              <w:r>
                <w:rPr>
                  <w:rFonts w:ascii="Times New Roman" w:hAnsi="Times New Roman" w:cs="Times New Roman"/>
                  <w:b/>
                  <w:bCs/>
                  <w:sz w:val="20"/>
                  <w:szCs w:val="20"/>
                </w:rPr>
                <w:t xml:space="preserve">3.8</w:t>
              </w:r>
            </w:ins>
          </w:p>
        </w:tc>
        <w:tc>
          <w:tcPr>
            <w:tcW w:w="4772" w:type="dxa"/>
            <w:shd w:val="clear" w:color="auto" w:fill="F2F2F2"/>
            <w:vAlign w:val="center"/>
          </w:tcPr>
          <w:p>
            <w:pPr>
              <w:spacing w:before="0" w:after="0"/>
              <w:jc w:val="left"/>
              <w:rPr>
                <w:ins w:id="8408" w:author="Claude" w:date="2026-10-14T09:00:00Z"/>
              </w:rPr>
            </w:pPr>
            <w:ins w:id="8409" w:author="Claude" w:date="2026-10-14T09:00:00Z">
              <w:r>
                <w:rPr>
                  <w:rFonts w:ascii="Times New Roman" w:hAnsi="Times New Roman" w:cs="Times New Roman"/>
                  <w:b/>
                  <w:bCs/>
                  <w:sz w:val="20"/>
                  <w:szCs w:val="20"/>
                </w:rPr>
                <w:t xml:space="preserve">Phối hợp thi công và các công việc khác</w:t>
              </w:r>
            </w:ins>
          </w:p>
        </w:tc>
        <w:tc>
          <w:tcPr>
            <w:tcW w:w="1250" w:type="dxa"/>
            <w:shd w:val="clear" w:color="auto" w:fill="F2F2F2"/>
            <w:vAlign w:val="center"/>
          </w:tcPr>
          <w:p>
            <w:pPr>
              <w:spacing w:before="0" w:after="0"/>
              <w:jc w:val="center"/>
              <w:rPr>
                <w:ins w:id="8410" w:author="Claude" w:date="2026-10-14T09:00:00Z"/>
              </w:rPr>
            </w:pPr>
          </w:p>
        </w:tc>
        <w:tc>
          <w:tcPr>
            <w:tcW w:w="1150" w:type="dxa"/>
            <w:shd w:val="clear" w:color="auto" w:fill="F2F2F2"/>
            <w:vAlign w:val="center"/>
          </w:tcPr>
          <w:p>
            <w:pPr>
              <w:spacing w:before="0" w:after="0"/>
              <w:jc w:val="center"/>
              <w:rPr>
                <w:ins w:id="8411" w:author="Claude" w:date="2026-10-14T09:00:00Z"/>
              </w:rPr>
            </w:pPr>
          </w:p>
        </w:tc>
        <w:tc>
          <w:tcPr>
            <w:tcW w:w="1150" w:type="dxa"/>
            <w:shd w:val="clear" w:color="auto" w:fill="F2F2F2"/>
            <w:vAlign w:val="center"/>
          </w:tcPr>
          <w:p>
            <w:pPr>
              <w:spacing w:before="0" w:after="0"/>
              <w:jc w:val="center"/>
              <w:rPr>
                <w:ins w:id="8412" w:author="Claude" w:date="2026-10-14T09:00:00Z"/>
              </w:rPr>
            </w:pPr>
          </w:p>
        </w:tc>
      </w:tr>
      <w:tr>
        <w:trPr>
          <w:cantSplit/>
          <w:ins w:id="8422" w:author="Claude" w:date="2026-10-14T09:00:00Z"/>
        </w:trPr>
        <w:tc>
          <w:tcPr>
            <w:tcW w:w="750" w:type="dxa"/>
            <w:vAlign w:val="center"/>
          </w:tcPr>
          <w:p>
            <w:pPr>
              <w:spacing w:before="0" w:after="0"/>
              <w:jc w:val="center"/>
              <w:rPr>
                <w:ins w:id="8414" w:author="Claude" w:date="2026-10-14T09:00:00Z"/>
              </w:rPr>
            </w:pPr>
            <w:ins w:id="8415" w:author="Claude" w:date="2026-10-14T09:00:00Z">
              <w:r>
                <w:rPr>
                  <w:rFonts w:ascii="Times New Roman" w:hAnsi="Times New Roman" w:cs="Times New Roman"/>
                  <w:sz w:val="20"/>
                  <w:szCs w:val="20"/>
                </w:rPr>
                <w:t xml:space="preserve">3.8.1</w:t>
              </w:r>
            </w:ins>
          </w:p>
        </w:tc>
        <w:tc>
          <w:tcPr>
            <w:tcW w:w="4772" w:type="dxa"/>
            <w:vAlign w:val="center"/>
          </w:tcPr>
          <w:p>
            <w:pPr>
              <w:spacing w:before="0" w:after="0"/>
              <w:jc w:val="left"/>
              <w:rPr>
                <w:ins w:id="8416" w:author="Claude" w:date="2026-10-14T09:00:00Z"/>
              </w:rPr>
            </w:pPr>
            <w:ins w:id="8417" w:author="Claude" w:date="2026-10-14T09:00:00Z">
              <w:r>
                <w:rPr>
                  <w:rFonts w:ascii="Times New Roman" w:hAnsi="Times New Roman" w:cs="Times New Roman"/>
                  <w:sz w:val="20"/>
                  <w:szCs w:val="20"/>
                </w:rPr>
                <w:t xml:space="preserve">Phối hợp, nhận và bàn giao mặt bằng thi công với Bên A và Nhà thầu khác</w:t>
              </w:r>
            </w:ins>
          </w:p>
        </w:tc>
        <w:tc>
          <w:tcPr>
            <w:tcW w:w="1250" w:type="dxa"/>
            <w:vAlign w:val="center"/>
          </w:tcPr>
          <w:p>
            <w:pPr>
              <w:spacing w:before="0" w:after="0"/>
              <w:jc w:val="center"/>
              <w:rPr>
                <w:ins w:id="8418" w:author="Claude" w:date="2026-10-14T09:00:00Z"/>
              </w:rPr>
            </w:pPr>
            <w:ins w:id="841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20" w:author="Claude" w:date="2026-10-14T09:00:00Z"/>
              </w:rPr>
            </w:pPr>
          </w:p>
        </w:tc>
        <w:tc>
          <w:tcPr>
            <w:tcW w:w="1150" w:type="dxa"/>
            <w:vAlign w:val="center"/>
          </w:tcPr>
          <w:p>
            <w:pPr>
              <w:spacing w:before="0" w:after="0"/>
              <w:jc w:val="center"/>
              <w:rPr>
                <w:ins w:id="8421" w:author="Claude" w:date="2026-10-14T09:00:00Z"/>
              </w:rPr>
            </w:pPr>
          </w:p>
        </w:tc>
      </w:tr>
      <w:tr>
        <w:trPr>
          <w:cantSplit/>
          <w:ins w:id="8431" w:author="Claude" w:date="2026-10-14T09:00:00Z"/>
        </w:trPr>
        <w:tc>
          <w:tcPr>
            <w:tcW w:w="750" w:type="dxa"/>
            <w:vAlign w:val="center"/>
          </w:tcPr>
          <w:p>
            <w:pPr>
              <w:spacing w:before="0" w:after="0"/>
              <w:jc w:val="center"/>
              <w:rPr>
                <w:ins w:id="8423" w:author="Claude" w:date="2026-10-14T09:00:00Z"/>
              </w:rPr>
            </w:pPr>
            <w:ins w:id="8424" w:author="Claude" w:date="2026-10-14T09:00:00Z">
              <w:r>
                <w:rPr>
                  <w:rFonts w:ascii="Times New Roman" w:hAnsi="Times New Roman" w:cs="Times New Roman"/>
                  <w:sz w:val="20"/>
                  <w:szCs w:val="20"/>
                </w:rPr>
                <w:t xml:space="preserve">3.8.2</w:t>
              </w:r>
            </w:ins>
          </w:p>
        </w:tc>
        <w:tc>
          <w:tcPr>
            <w:tcW w:w="4772" w:type="dxa"/>
            <w:vAlign w:val="center"/>
          </w:tcPr>
          <w:p>
            <w:pPr>
              <w:spacing w:before="0" w:after="0"/>
              <w:jc w:val="left"/>
              <w:rPr>
                <w:ins w:id="8425" w:author="Claude" w:date="2026-10-14T09:00:00Z"/>
              </w:rPr>
            </w:pPr>
            <w:ins w:id="8426" w:author="Claude" w:date="2026-10-14T09:00:00Z">
              <w:r>
                <w:rPr>
                  <w:rFonts w:ascii="Times New Roman" w:hAnsi="Times New Roman" w:cs="Times New Roman"/>
                  <w:sz w:val="20"/>
                  <w:szCs w:val="20"/>
                </w:rPr>
                <w:t xml:space="preserve">Thi công các công việc khác trong Biểu 01 [Chi tiết giá hợp đồng]</w:t>
              </w:r>
            </w:ins>
          </w:p>
        </w:tc>
        <w:tc>
          <w:tcPr>
            <w:tcW w:w="1250" w:type="dxa"/>
            <w:vAlign w:val="center"/>
          </w:tcPr>
          <w:p>
            <w:pPr>
              <w:spacing w:before="0" w:after="0"/>
              <w:jc w:val="center"/>
              <w:rPr>
                <w:ins w:id="8427" w:author="Claude" w:date="2026-10-14T09:00:00Z"/>
              </w:rPr>
            </w:pPr>
            <w:ins w:id="842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29" w:author="Claude" w:date="2026-10-14T09:00:00Z"/>
              </w:rPr>
            </w:pPr>
          </w:p>
        </w:tc>
        <w:tc>
          <w:tcPr>
            <w:tcW w:w="1150" w:type="dxa"/>
            <w:vAlign w:val="center"/>
          </w:tcPr>
          <w:p>
            <w:pPr>
              <w:spacing w:before="0" w:after="0"/>
              <w:jc w:val="center"/>
              <w:rPr>
                <w:ins w:id="8430" w:author="Claude" w:date="2026-10-14T09:00:00Z"/>
              </w:rPr>
            </w:pPr>
          </w:p>
        </w:tc>
      </w:tr>
      <w:tr>
        <w:trPr>
          <w:cantSplit/>
          <w:ins w:id="8439" w:author="Claude" w:date="2026-10-14T09:00:00Z"/>
        </w:trPr>
        <w:tc>
          <w:tcPr>
            <w:tcW w:w="750" w:type="dxa"/>
            <w:shd w:val="clear" w:color="auto" w:fill="D9D9D9"/>
            <w:vAlign w:val="center"/>
          </w:tcPr>
          <w:p>
            <w:pPr>
              <w:spacing w:before="0" w:after="0"/>
              <w:jc w:val="center"/>
              <w:rPr>
                <w:ins w:id="8432" w:author="Claude" w:date="2026-10-14T09:00:00Z"/>
              </w:rPr>
            </w:pPr>
            <w:ins w:id="8433" w:author="Claude" w:date="2026-10-14T09:00:00Z">
              <w:r>
                <w:rPr>
                  <w:rFonts w:ascii="Times New Roman" w:hAnsi="Times New Roman" w:cs="Times New Roman"/>
                  <w:b/>
                  <w:bCs/>
                  <w:sz w:val="20"/>
                  <w:szCs w:val="20"/>
                </w:rPr>
                <w:t xml:space="preserve">4</w:t>
              </w:r>
            </w:ins>
          </w:p>
        </w:tc>
        <w:tc>
          <w:tcPr>
            <w:tcW w:w="4772" w:type="dxa"/>
            <w:shd w:val="clear" w:color="auto" w:fill="D9D9D9"/>
            <w:vAlign w:val="center"/>
          </w:tcPr>
          <w:p>
            <w:pPr>
              <w:spacing w:before="0" w:after="0"/>
              <w:jc w:val="left"/>
              <w:rPr>
                <w:ins w:id="8434" w:author="Claude" w:date="2026-10-14T09:00:00Z"/>
              </w:rPr>
            </w:pPr>
            <w:ins w:id="8435" w:author="Claude" w:date="2026-10-14T09:00:00Z">
              <w:r>
                <w:rPr>
                  <w:rFonts w:ascii="Times New Roman" w:hAnsi="Times New Roman" w:cs="Times New Roman"/>
                  <w:b/>
                  <w:bCs/>
                  <w:sz w:val="20"/>
                  <w:szCs w:val="20"/>
                </w:rPr>
                <w:t xml:space="preserve">Các công tác phụ trợ</w:t>
              </w:r>
            </w:ins>
          </w:p>
        </w:tc>
        <w:tc>
          <w:tcPr>
            <w:tcW w:w="1250" w:type="dxa"/>
            <w:shd w:val="clear" w:color="auto" w:fill="D9D9D9"/>
            <w:vAlign w:val="center"/>
          </w:tcPr>
          <w:p>
            <w:pPr>
              <w:spacing w:before="0" w:after="0"/>
              <w:jc w:val="center"/>
              <w:rPr>
                <w:ins w:id="8436" w:author="Claude" w:date="2026-10-14T09:00:00Z"/>
              </w:rPr>
            </w:pPr>
          </w:p>
        </w:tc>
        <w:tc>
          <w:tcPr>
            <w:tcW w:w="1150" w:type="dxa"/>
            <w:shd w:val="clear" w:color="auto" w:fill="D9D9D9"/>
            <w:vAlign w:val="center"/>
          </w:tcPr>
          <w:p>
            <w:pPr>
              <w:spacing w:before="0" w:after="0"/>
              <w:jc w:val="center"/>
              <w:rPr>
                <w:ins w:id="8437" w:author="Claude" w:date="2026-10-14T09:00:00Z"/>
              </w:rPr>
            </w:pPr>
          </w:p>
        </w:tc>
        <w:tc>
          <w:tcPr>
            <w:tcW w:w="1150" w:type="dxa"/>
            <w:shd w:val="clear" w:color="auto" w:fill="D9D9D9"/>
            <w:vAlign w:val="center"/>
          </w:tcPr>
          <w:p>
            <w:pPr>
              <w:spacing w:before="0" w:after="0"/>
              <w:jc w:val="center"/>
              <w:rPr>
                <w:ins w:id="8438" w:author="Claude" w:date="2026-10-14T09:00:00Z"/>
              </w:rPr>
            </w:pPr>
          </w:p>
        </w:tc>
      </w:tr>
      <w:tr>
        <w:trPr>
          <w:cantSplit/>
          <w:ins w:id="8448" w:author="Claude" w:date="2026-10-14T09:00:00Z"/>
        </w:trPr>
        <w:tc>
          <w:tcPr>
            <w:tcW w:w="750" w:type="dxa"/>
            <w:vAlign w:val="center"/>
          </w:tcPr>
          <w:p>
            <w:pPr>
              <w:spacing w:before="0" w:after="0"/>
              <w:jc w:val="center"/>
              <w:rPr>
                <w:ins w:id="8440" w:author="Claude" w:date="2026-10-14T09:00:00Z"/>
              </w:rPr>
            </w:pPr>
            <w:ins w:id="8441" w:author="Claude" w:date="2026-10-14T09:00:00Z">
              <w:r>
                <w:rPr>
                  <w:rFonts w:ascii="Times New Roman" w:hAnsi="Times New Roman" w:cs="Times New Roman"/>
                  <w:sz w:val="20"/>
                  <w:szCs w:val="20"/>
                </w:rPr>
                <w:t xml:space="preserve">4.1</w:t>
              </w:r>
            </w:ins>
          </w:p>
        </w:tc>
        <w:tc>
          <w:tcPr>
            <w:tcW w:w="4772" w:type="dxa"/>
            <w:vAlign w:val="center"/>
          </w:tcPr>
          <w:p>
            <w:pPr>
              <w:spacing w:before="0" w:after="0"/>
              <w:jc w:val="left"/>
              <w:rPr>
                <w:ins w:id="8442" w:author="Claude" w:date="2026-10-14T09:00:00Z"/>
              </w:rPr>
            </w:pPr>
            <w:ins w:id="8443" w:author="Claude" w:date="2026-10-14T09:00:00Z">
              <w:r>
                <w:rPr>
                  <w:rFonts w:ascii="Times New Roman" w:hAnsi="Times New Roman" w:cs="Times New Roman"/>
                  <w:sz w:val="20"/>
                  <w:szCs w:val="20"/>
                </w:rPr>
                <w:t xml:space="preserve">Dọn dẹp mặt bằng, phá dỡ hạng mục hiện hữu (mương hở, kết cấu cũ... nếu có) trong phạm vi thi công của Bên B</w:t>
              </w:r>
            </w:ins>
          </w:p>
        </w:tc>
        <w:tc>
          <w:tcPr>
            <w:tcW w:w="1250" w:type="dxa"/>
            <w:vAlign w:val="center"/>
          </w:tcPr>
          <w:p>
            <w:pPr>
              <w:spacing w:before="0" w:after="0"/>
              <w:jc w:val="center"/>
              <w:rPr>
                <w:ins w:id="8444" w:author="Claude" w:date="2026-10-14T09:00:00Z"/>
              </w:rPr>
            </w:pPr>
            <w:ins w:id="8445"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46" w:author="Claude" w:date="2026-10-14T09:00:00Z"/>
              </w:rPr>
            </w:pPr>
          </w:p>
        </w:tc>
        <w:tc>
          <w:tcPr>
            <w:tcW w:w="1150" w:type="dxa"/>
            <w:vAlign w:val="center"/>
          </w:tcPr>
          <w:p>
            <w:pPr>
              <w:spacing w:before="0" w:after="0"/>
              <w:jc w:val="center"/>
              <w:rPr>
                <w:ins w:id="8447" w:author="Claude" w:date="2026-10-14T09:00:00Z"/>
              </w:rPr>
            </w:pPr>
          </w:p>
        </w:tc>
      </w:tr>
      <w:tr>
        <w:trPr>
          <w:cantSplit/>
          <w:ins w:id="8457" w:author="Claude" w:date="2026-10-14T09:00:00Z"/>
        </w:trPr>
        <w:tc>
          <w:tcPr>
            <w:tcW w:w="750" w:type="dxa"/>
            <w:vAlign w:val="center"/>
          </w:tcPr>
          <w:p>
            <w:pPr>
              <w:spacing w:before="0" w:after="0"/>
              <w:jc w:val="center"/>
              <w:rPr>
                <w:ins w:id="8449" w:author="Claude" w:date="2026-10-14T09:00:00Z"/>
              </w:rPr>
            </w:pPr>
            <w:ins w:id="8450" w:author="Claude" w:date="2026-10-14T09:00:00Z">
              <w:r>
                <w:rPr>
                  <w:rFonts w:ascii="Times New Roman" w:hAnsi="Times New Roman" w:cs="Times New Roman"/>
                  <w:sz w:val="20"/>
                  <w:szCs w:val="20"/>
                </w:rPr>
                <w:t xml:space="preserve">4.2</w:t>
              </w:r>
            </w:ins>
          </w:p>
        </w:tc>
        <w:tc>
          <w:tcPr>
            <w:tcW w:w="4772" w:type="dxa"/>
            <w:vAlign w:val="center"/>
          </w:tcPr>
          <w:p>
            <w:pPr>
              <w:spacing w:before="0" w:after="0"/>
              <w:jc w:val="left"/>
              <w:rPr>
                <w:ins w:id="8451" w:author="Claude" w:date="2026-10-14T09:00:00Z"/>
              </w:rPr>
            </w:pPr>
            <w:ins w:id="8452" w:author="Claude" w:date="2026-10-14T09:00:00Z">
              <w:r>
                <w:rPr>
                  <w:rFonts w:ascii="Times New Roman" w:hAnsi="Times New Roman" w:cs="Times New Roman"/>
                  <w:sz w:val="20"/>
                  <w:szCs w:val="20"/>
                </w:rPr>
                <w:t xml:space="preserve">Văn phòng công trường, trang thiết bị và chi phí vận hành</w:t>
              </w:r>
            </w:ins>
          </w:p>
        </w:tc>
        <w:tc>
          <w:tcPr>
            <w:tcW w:w="1250" w:type="dxa"/>
            <w:vAlign w:val="center"/>
          </w:tcPr>
          <w:p>
            <w:pPr>
              <w:spacing w:before="0" w:after="0"/>
              <w:jc w:val="center"/>
              <w:rPr>
                <w:ins w:id="8453" w:author="Claude" w:date="2026-10-14T09:00:00Z"/>
              </w:rPr>
            </w:pPr>
            <w:ins w:id="845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55" w:author="Claude" w:date="2026-10-14T09:00:00Z"/>
              </w:rPr>
            </w:pPr>
          </w:p>
        </w:tc>
        <w:tc>
          <w:tcPr>
            <w:tcW w:w="1150" w:type="dxa"/>
            <w:vAlign w:val="center"/>
          </w:tcPr>
          <w:p>
            <w:pPr>
              <w:spacing w:before="0" w:after="0"/>
              <w:jc w:val="center"/>
              <w:rPr>
                <w:ins w:id="8456" w:author="Claude" w:date="2026-10-14T09:00:00Z"/>
              </w:rPr>
            </w:pPr>
          </w:p>
        </w:tc>
      </w:tr>
      <w:tr>
        <w:trPr>
          <w:cantSplit/>
          <w:ins w:id="8466" w:author="Claude" w:date="2026-10-14T09:00:00Z"/>
        </w:trPr>
        <w:tc>
          <w:tcPr>
            <w:tcW w:w="750" w:type="dxa"/>
            <w:vAlign w:val="center"/>
          </w:tcPr>
          <w:p>
            <w:pPr>
              <w:spacing w:before="0" w:after="0"/>
              <w:jc w:val="center"/>
              <w:rPr>
                <w:ins w:id="8458" w:author="Claude" w:date="2026-10-14T09:00:00Z"/>
              </w:rPr>
            </w:pPr>
            <w:ins w:id="8459" w:author="Claude" w:date="2026-10-14T09:00:00Z">
              <w:r>
                <w:rPr>
                  <w:rFonts w:ascii="Times New Roman" w:hAnsi="Times New Roman" w:cs="Times New Roman"/>
                  <w:sz w:val="20"/>
                  <w:szCs w:val="20"/>
                </w:rPr>
                <w:t xml:space="preserve">4.3</w:t>
              </w:r>
            </w:ins>
          </w:p>
        </w:tc>
        <w:tc>
          <w:tcPr>
            <w:tcW w:w="4772" w:type="dxa"/>
            <w:vAlign w:val="center"/>
          </w:tcPr>
          <w:p>
            <w:pPr>
              <w:spacing w:before="0" w:after="0"/>
              <w:jc w:val="left"/>
              <w:rPr>
                <w:ins w:id="8460" w:author="Claude" w:date="2026-10-14T09:00:00Z"/>
              </w:rPr>
            </w:pPr>
            <w:ins w:id="8461" w:author="Claude" w:date="2026-10-14T09:00:00Z">
              <w:r>
                <w:rPr>
                  <w:rFonts w:ascii="Times New Roman" w:hAnsi="Times New Roman" w:cs="Times New Roman"/>
                  <w:sz w:val="20"/>
                  <w:szCs w:val="20"/>
                </w:rPr>
                <w:t xml:space="preserve">Nhà ở, ăn uống, đi lại cho công nhân (kể cả nhà ở ngoài hiện trường), chi phí vận hành (Lán trại CN ngoài phạm vi công trường)</w:t>
              </w:r>
            </w:ins>
          </w:p>
        </w:tc>
        <w:tc>
          <w:tcPr>
            <w:tcW w:w="1250" w:type="dxa"/>
            <w:vAlign w:val="center"/>
          </w:tcPr>
          <w:p>
            <w:pPr>
              <w:spacing w:before="0" w:after="0"/>
              <w:jc w:val="center"/>
              <w:rPr>
                <w:ins w:id="8462" w:author="Claude" w:date="2026-10-14T09:00:00Z"/>
              </w:rPr>
            </w:pPr>
            <w:ins w:id="846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64" w:author="Claude" w:date="2026-10-14T09:00:00Z"/>
              </w:rPr>
            </w:pPr>
          </w:p>
        </w:tc>
        <w:tc>
          <w:tcPr>
            <w:tcW w:w="1150" w:type="dxa"/>
            <w:vAlign w:val="center"/>
          </w:tcPr>
          <w:p>
            <w:pPr>
              <w:spacing w:before="0" w:after="0"/>
              <w:jc w:val="center"/>
              <w:rPr>
                <w:ins w:id="8465" w:author="Claude" w:date="2026-10-14T09:00:00Z"/>
              </w:rPr>
            </w:pPr>
          </w:p>
        </w:tc>
      </w:tr>
      <w:tr>
        <w:trPr>
          <w:cantSplit/>
          <w:ins w:id="8475" w:author="Claude" w:date="2026-10-14T09:00:00Z"/>
        </w:trPr>
        <w:tc>
          <w:tcPr>
            <w:tcW w:w="750" w:type="dxa"/>
            <w:vAlign w:val="center"/>
          </w:tcPr>
          <w:p>
            <w:pPr>
              <w:spacing w:before="0" w:after="0"/>
              <w:jc w:val="center"/>
              <w:rPr>
                <w:ins w:id="8467" w:author="Claude" w:date="2026-10-14T09:00:00Z"/>
              </w:rPr>
            </w:pPr>
            <w:ins w:id="8468" w:author="Claude" w:date="2026-10-14T09:00:00Z">
              <w:r>
                <w:rPr>
                  <w:rFonts w:ascii="Times New Roman" w:hAnsi="Times New Roman" w:cs="Times New Roman"/>
                  <w:sz w:val="20"/>
                  <w:szCs w:val="20"/>
                </w:rPr>
                <w:t xml:space="preserve">4.4</w:t>
              </w:r>
            </w:ins>
          </w:p>
        </w:tc>
        <w:tc>
          <w:tcPr>
            <w:tcW w:w="4772" w:type="dxa"/>
            <w:vAlign w:val="center"/>
          </w:tcPr>
          <w:p>
            <w:pPr>
              <w:spacing w:before="0" w:after="0"/>
              <w:jc w:val="left"/>
              <w:rPr>
                <w:ins w:id="8469" w:author="Claude" w:date="2026-10-14T09:00:00Z"/>
              </w:rPr>
            </w:pPr>
            <w:ins w:id="8470" w:author="Claude" w:date="2026-10-14T09:00:00Z">
              <w:r>
                <w:rPr>
                  <w:rFonts w:ascii="Times New Roman" w:hAnsi="Times New Roman" w:cs="Times New Roman"/>
                  <w:sz w:val="20"/>
                  <w:szCs w:val="20"/>
                </w:rPr>
                <w:t xml:space="preserve">Nhà nghỉ cho công nhân, bãi gửi xe…vv</w:t>
              </w:r>
            </w:ins>
          </w:p>
        </w:tc>
        <w:tc>
          <w:tcPr>
            <w:tcW w:w="1250" w:type="dxa"/>
            <w:vAlign w:val="center"/>
          </w:tcPr>
          <w:p>
            <w:pPr>
              <w:spacing w:before="0" w:after="0"/>
              <w:jc w:val="center"/>
              <w:rPr>
                <w:ins w:id="8471" w:author="Claude" w:date="2026-10-14T09:00:00Z"/>
              </w:rPr>
            </w:pPr>
            <w:ins w:id="847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73" w:author="Claude" w:date="2026-10-14T09:00:00Z"/>
              </w:rPr>
            </w:pPr>
          </w:p>
        </w:tc>
        <w:tc>
          <w:tcPr>
            <w:tcW w:w="1150" w:type="dxa"/>
            <w:vAlign w:val="center"/>
          </w:tcPr>
          <w:p>
            <w:pPr>
              <w:spacing w:before="0" w:after="0"/>
              <w:jc w:val="center"/>
              <w:rPr>
                <w:ins w:id="8474" w:author="Claude" w:date="2026-10-14T09:00:00Z"/>
              </w:rPr>
            </w:pPr>
          </w:p>
        </w:tc>
      </w:tr>
      <w:tr>
        <w:trPr>
          <w:cantSplit/>
          <w:ins w:id="8484" w:author="Claude" w:date="2026-10-14T09:00:00Z"/>
        </w:trPr>
        <w:tc>
          <w:tcPr>
            <w:tcW w:w="750" w:type="dxa"/>
            <w:vAlign w:val="center"/>
          </w:tcPr>
          <w:p>
            <w:pPr>
              <w:spacing w:before="0" w:after="0"/>
              <w:jc w:val="center"/>
              <w:rPr>
                <w:ins w:id="8476" w:author="Claude" w:date="2026-10-14T09:00:00Z"/>
              </w:rPr>
            </w:pPr>
            <w:ins w:id="8477" w:author="Claude" w:date="2026-10-14T09:00:00Z">
              <w:r>
                <w:rPr>
                  <w:rFonts w:ascii="Times New Roman" w:hAnsi="Times New Roman" w:cs="Times New Roman"/>
                  <w:sz w:val="20"/>
                  <w:szCs w:val="20"/>
                </w:rPr>
                <w:t xml:space="preserve">4.5</w:t>
              </w:r>
            </w:ins>
          </w:p>
        </w:tc>
        <w:tc>
          <w:tcPr>
            <w:tcW w:w="4772" w:type="dxa"/>
            <w:vAlign w:val="center"/>
          </w:tcPr>
          <w:p>
            <w:pPr>
              <w:spacing w:before="0" w:after="0"/>
              <w:jc w:val="left"/>
              <w:rPr>
                <w:ins w:id="8478" w:author="Claude" w:date="2026-10-14T09:00:00Z"/>
              </w:rPr>
            </w:pPr>
            <w:ins w:id="8479" w:author="Claude" w:date="2026-10-14T09:00:00Z">
              <w:r>
                <w:rPr>
                  <w:rFonts w:ascii="Times New Roman" w:hAnsi="Times New Roman" w:cs="Times New Roman"/>
                  <w:sz w:val="20"/>
                  <w:szCs w:val="20"/>
                </w:rPr>
                <w:t xml:space="preserve">Cung cấp nguồn điện thi công đến điểm đấu nối (*1)</w:t>
              </w:r>
            </w:ins>
          </w:p>
        </w:tc>
        <w:tc>
          <w:tcPr>
            <w:tcW w:w="1250" w:type="dxa"/>
            <w:vAlign w:val="center"/>
          </w:tcPr>
          <w:p>
            <w:pPr>
              <w:spacing w:before="0" w:after="0"/>
              <w:jc w:val="center"/>
              <w:rPr>
                <w:ins w:id="8480" w:author="Claude" w:date="2026-10-14T09:00:00Z"/>
              </w:rPr>
            </w:pPr>
          </w:p>
        </w:tc>
        <w:tc>
          <w:tcPr>
            <w:tcW w:w="1150" w:type="dxa"/>
            <w:vAlign w:val="center"/>
          </w:tcPr>
          <w:p>
            <w:pPr>
              <w:spacing w:before="0" w:after="0"/>
              <w:jc w:val="center"/>
              <w:rPr>
                <w:ins w:id="8481" w:author="Claude" w:date="2026-10-14T09:00:00Z"/>
              </w:rPr>
            </w:pPr>
            <w:ins w:id="848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83" w:author="Claude" w:date="2026-10-14T09:00:00Z"/>
              </w:rPr>
            </w:pPr>
          </w:p>
        </w:tc>
      </w:tr>
      <w:tr>
        <w:trPr>
          <w:cantSplit/>
          <w:ins w:id="8493" w:author="Claude" w:date="2026-10-14T09:00:00Z"/>
        </w:trPr>
        <w:tc>
          <w:tcPr>
            <w:tcW w:w="750" w:type="dxa"/>
            <w:vAlign w:val="center"/>
          </w:tcPr>
          <w:p>
            <w:pPr>
              <w:spacing w:before="0" w:after="0"/>
              <w:jc w:val="center"/>
              <w:rPr>
                <w:ins w:id="8485" w:author="Claude" w:date="2026-10-14T09:00:00Z"/>
              </w:rPr>
            </w:pPr>
            <w:ins w:id="8486" w:author="Claude" w:date="2026-10-14T09:00:00Z">
              <w:r>
                <w:rPr>
                  <w:rFonts w:ascii="Times New Roman" w:hAnsi="Times New Roman" w:cs="Times New Roman"/>
                  <w:sz w:val="20"/>
                  <w:szCs w:val="20"/>
                </w:rPr>
                <w:t xml:space="preserve">4.6</w:t>
              </w:r>
            </w:ins>
          </w:p>
        </w:tc>
        <w:tc>
          <w:tcPr>
            <w:tcW w:w="4772" w:type="dxa"/>
            <w:vAlign w:val="center"/>
          </w:tcPr>
          <w:p>
            <w:pPr>
              <w:spacing w:before="0" w:after="0"/>
              <w:jc w:val="left"/>
              <w:rPr>
                <w:ins w:id="8487" w:author="Claude" w:date="2026-10-14T09:00:00Z"/>
              </w:rPr>
            </w:pPr>
            <w:ins w:id="8488" w:author="Claude" w:date="2026-10-14T09:00:00Z">
              <w:r>
                <w:rPr>
                  <w:rFonts w:ascii="Times New Roman" w:hAnsi="Times New Roman" w:cs="Times New Roman"/>
                  <w:sz w:val="20"/>
                  <w:szCs w:val="20"/>
                </w:rPr>
                <w:t xml:space="preserve">Nguồn nước: Điểm đấu nối  nước tạm từ bên ngoài đến phạm vi hàng rào Dự án.</w:t>
              </w:r>
            </w:ins>
          </w:p>
        </w:tc>
        <w:tc>
          <w:tcPr>
            <w:tcW w:w="1250" w:type="dxa"/>
            <w:vAlign w:val="center"/>
          </w:tcPr>
          <w:p>
            <w:pPr>
              <w:spacing w:before="0" w:after="0"/>
              <w:jc w:val="center"/>
              <w:rPr>
                <w:ins w:id="8489" w:author="Claude" w:date="2026-10-14T09:00:00Z"/>
              </w:rPr>
            </w:pPr>
          </w:p>
        </w:tc>
        <w:tc>
          <w:tcPr>
            <w:tcW w:w="1150" w:type="dxa"/>
            <w:vAlign w:val="center"/>
          </w:tcPr>
          <w:p>
            <w:pPr>
              <w:spacing w:before="0" w:after="0"/>
              <w:jc w:val="center"/>
              <w:rPr>
                <w:ins w:id="8490" w:author="Claude" w:date="2026-10-14T09:00:00Z"/>
              </w:rPr>
            </w:pPr>
            <w:ins w:id="8491"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492" w:author="Claude" w:date="2026-10-14T09:00:00Z"/>
              </w:rPr>
            </w:pPr>
          </w:p>
        </w:tc>
      </w:tr>
      <w:tr>
        <w:trPr>
          <w:cantSplit/>
          <w:ins w:id="8503" w:author="Claude" w:date="2026-10-14T09:00:00Z"/>
        </w:trPr>
        <w:tc>
          <w:tcPr>
            <w:tcW w:w="750" w:type="dxa"/>
            <w:vAlign w:val="center"/>
          </w:tcPr>
          <w:p>
            <w:pPr>
              <w:spacing w:before="0" w:after="0"/>
              <w:jc w:val="center"/>
              <w:rPr>
                <w:ins w:id="8494" w:author="Claude" w:date="2026-10-14T09:00:00Z"/>
              </w:rPr>
            </w:pPr>
            <w:ins w:id="8495" w:author="Claude" w:date="2026-10-14T09:00:00Z">
              <w:r>
                <w:rPr>
                  <w:rFonts w:ascii="Times New Roman" w:hAnsi="Times New Roman" w:cs="Times New Roman"/>
                  <w:sz w:val="20"/>
                  <w:szCs w:val="20"/>
                </w:rPr>
                <w:t xml:space="preserve">4.7</w:t>
              </w:r>
            </w:ins>
          </w:p>
        </w:tc>
        <w:tc>
          <w:tcPr>
            <w:tcW w:w="4772" w:type="dxa"/>
            <w:vAlign w:val="center"/>
          </w:tcPr>
          <w:p>
            <w:pPr>
              <w:spacing w:before="0" w:after="0"/>
              <w:jc w:val="left"/>
              <w:rPr>
                <w:ins w:id="8496" w:author="Claude" w:date="2026-10-14T09:00:00Z"/>
              </w:rPr>
            </w:pPr>
            <w:ins w:id="8497" w:author="Claude" w:date="2026-10-14T09:00:00Z">
              <w:r>
                <w:rPr>
                  <w:rFonts w:ascii="Times New Roman" w:hAnsi="Times New Roman" w:cs="Times New Roman"/>
                  <w:sz w:val="20"/>
                  <w:szCs w:val="20"/>
                </w:rPr>
                <w:t xml:space="preserve">Hệ thống điện tạm, điện chiếu sáng thi công trong khu vực thi công của Bên B và chiếu sáng đèn pha tại hàng rào (chiếu sáng ngoài): Bên A bàn giao; Bên B sử dụng, bảo trì</w:t>
              </w:r>
            </w:ins>
          </w:p>
        </w:tc>
        <w:tc>
          <w:tcPr>
            <w:tcW w:w="1250" w:type="dxa"/>
            <w:vAlign w:val="center"/>
          </w:tcPr>
          <w:p>
            <w:pPr>
              <w:spacing w:before="0" w:after="0"/>
              <w:jc w:val="center"/>
              <w:rPr>
                <w:ins w:id="8498" w:author="Claude" w:date="2026-10-14T09:00:00Z"/>
              </w:rPr>
            </w:pPr>
            <w:ins w:id="849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00" w:author="Claude" w:date="2026-10-14T09:00:00Z"/>
              </w:rPr>
            </w:pPr>
            <w:ins w:id="8501" w:author="Claude" w:date="2026-10-14T09:00:00Z">
              <w:r>
                <w:rPr>
                  <w:rFonts w:ascii="Times New Roman" w:hAnsi="Times New Roman" w:cs="Times New Roman"/>
                  <w:b/>
                  <w:bCs/>
                  <w:sz w:val="20"/>
                  <w:szCs w:val="20"/>
                </w:rPr>
                <w:t xml:space="preserve">Bàn giao</w:t>
              </w:r>
            </w:ins>
          </w:p>
        </w:tc>
        <w:tc>
          <w:tcPr>
            <w:tcW w:w="1150" w:type="dxa"/>
            <w:vAlign w:val="center"/>
          </w:tcPr>
          <w:p>
            <w:pPr>
              <w:spacing w:before="0" w:after="0"/>
              <w:jc w:val="center"/>
              <w:rPr>
                <w:ins w:id="8502" w:author="Claude" w:date="2026-10-14T09:00:00Z"/>
              </w:rPr>
            </w:pPr>
          </w:p>
        </w:tc>
      </w:tr>
      <w:tr>
        <w:trPr>
          <w:cantSplit/>
          <w:ins w:id="8512" w:author="Claude" w:date="2026-10-14T09:00:00Z"/>
        </w:trPr>
        <w:tc>
          <w:tcPr>
            <w:tcW w:w="750" w:type="dxa"/>
            <w:vAlign w:val="center"/>
          </w:tcPr>
          <w:p>
            <w:pPr>
              <w:spacing w:before="0" w:after="0"/>
              <w:jc w:val="center"/>
              <w:rPr>
                <w:ins w:id="8504" w:author="Claude" w:date="2026-10-14T09:00:00Z"/>
              </w:rPr>
            </w:pPr>
            <w:ins w:id="8505" w:author="Claude" w:date="2026-10-14T09:00:00Z">
              <w:r>
                <w:rPr>
                  <w:rFonts w:ascii="Times New Roman" w:hAnsi="Times New Roman" w:cs="Times New Roman"/>
                  <w:sz w:val="20"/>
                  <w:szCs w:val="20"/>
                </w:rPr>
                <w:t xml:space="preserve">4.8</w:t>
              </w:r>
            </w:ins>
          </w:p>
        </w:tc>
        <w:tc>
          <w:tcPr>
            <w:tcW w:w="4772" w:type="dxa"/>
            <w:vAlign w:val="center"/>
          </w:tcPr>
          <w:p>
            <w:pPr>
              <w:spacing w:before="0" w:after="0"/>
              <w:jc w:val="left"/>
              <w:rPr>
                <w:ins w:id="8506" w:author="Claude" w:date="2026-10-14T09:00:00Z"/>
              </w:rPr>
            </w:pPr>
            <w:ins w:id="8507" w:author="Claude" w:date="2026-10-14T09:00:00Z">
              <w:r>
                <w:rPr>
                  <w:rFonts w:ascii="Times New Roman" w:hAnsi="Times New Roman" w:cs="Times New Roman"/>
                  <w:sz w:val="20"/>
                  <w:szCs w:val="20"/>
                </w:rPr>
                <w:t xml:space="preserve">Máy phát điện và chi phí vận hành (bao gồm nguồn dự phòng cho hệ thống hạ mực nước ngầm)</w:t>
              </w:r>
            </w:ins>
          </w:p>
        </w:tc>
        <w:tc>
          <w:tcPr>
            <w:tcW w:w="1250" w:type="dxa"/>
            <w:vAlign w:val="center"/>
          </w:tcPr>
          <w:p>
            <w:pPr>
              <w:spacing w:before="0" w:after="0"/>
              <w:jc w:val="center"/>
              <w:rPr>
                <w:ins w:id="8508" w:author="Claude" w:date="2026-10-14T09:00:00Z"/>
              </w:rPr>
            </w:pPr>
            <w:ins w:id="850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10" w:author="Claude" w:date="2026-10-14T09:00:00Z"/>
              </w:rPr>
            </w:pPr>
          </w:p>
        </w:tc>
        <w:tc>
          <w:tcPr>
            <w:tcW w:w="1150" w:type="dxa"/>
            <w:vAlign w:val="center"/>
          </w:tcPr>
          <w:p>
            <w:pPr>
              <w:spacing w:before="0" w:after="0"/>
              <w:jc w:val="center"/>
              <w:rPr>
                <w:ins w:id="8511" w:author="Claude" w:date="2026-10-14T09:00:00Z"/>
              </w:rPr>
            </w:pPr>
          </w:p>
        </w:tc>
      </w:tr>
      <w:tr>
        <w:trPr>
          <w:cantSplit/>
          <w:ins w:id="8521" w:author="Claude" w:date="2026-10-14T09:00:00Z"/>
        </w:trPr>
        <w:tc>
          <w:tcPr>
            <w:tcW w:w="750" w:type="dxa"/>
            <w:vAlign w:val="center"/>
          </w:tcPr>
          <w:p>
            <w:pPr>
              <w:spacing w:before="0" w:after="0"/>
              <w:jc w:val="center"/>
              <w:rPr>
                <w:ins w:id="8513" w:author="Claude" w:date="2026-10-14T09:00:00Z"/>
              </w:rPr>
            </w:pPr>
            <w:ins w:id="8514" w:author="Claude" w:date="2026-10-14T09:00:00Z">
              <w:r>
                <w:rPr>
                  <w:rFonts w:ascii="Times New Roman" w:hAnsi="Times New Roman" w:cs="Times New Roman"/>
                  <w:sz w:val="20"/>
                  <w:szCs w:val="20"/>
                </w:rPr>
                <w:t xml:space="preserve">4.9</w:t>
              </w:r>
            </w:ins>
          </w:p>
        </w:tc>
        <w:tc>
          <w:tcPr>
            <w:tcW w:w="4772" w:type="dxa"/>
            <w:vAlign w:val="center"/>
          </w:tcPr>
          <w:p>
            <w:pPr>
              <w:spacing w:before="0" w:after="0"/>
              <w:jc w:val="left"/>
              <w:rPr>
                <w:ins w:id="8515" w:author="Claude" w:date="2026-10-14T09:00:00Z"/>
              </w:rPr>
            </w:pPr>
            <w:ins w:id="8516" w:author="Claude" w:date="2026-10-14T09:00:00Z">
              <w:r>
                <w:rPr>
                  <w:rFonts w:ascii="Times New Roman" w:hAnsi="Times New Roman" w:cs="Times New Roman"/>
                  <w:sz w:val="20"/>
                  <w:szCs w:val="20"/>
                </w:rPr>
                <w:t xml:space="preserve">Hệ thống nước tạm phục vụ thi công (vật liệu, nhân công, dụng cụ) trong phạm vi thi công của Bên B</w:t>
              </w:r>
            </w:ins>
          </w:p>
        </w:tc>
        <w:tc>
          <w:tcPr>
            <w:tcW w:w="1250" w:type="dxa"/>
            <w:vAlign w:val="center"/>
          </w:tcPr>
          <w:p>
            <w:pPr>
              <w:spacing w:before="0" w:after="0"/>
              <w:jc w:val="center"/>
              <w:rPr>
                <w:ins w:id="8517" w:author="Claude" w:date="2026-10-14T09:00:00Z"/>
              </w:rPr>
            </w:pPr>
            <w:ins w:id="851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19" w:author="Claude" w:date="2026-10-14T09:00:00Z"/>
              </w:rPr>
            </w:pPr>
          </w:p>
        </w:tc>
        <w:tc>
          <w:tcPr>
            <w:tcW w:w="1150" w:type="dxa"/>
            <w:vAlign w:val="center"/>
          </w:tcPr>
          <w:p>
            <w:pPr>
              <w:spacing w:before="0" w:after="0"/>
              <w:jc w:val="center"/>
              <w:rPr>
                <w:ins w:id="8520" w:author="Claude" w:date="2026-10-14T09:00:00Z"/>
              </w:rPr>
            </w:pPr>
          </w:p>
        </w:tc>
      </w:tr>
      <w:tr>
        <w:trPr>
          <w:cantSplit/>
          <w:ins w:id="8530" w:author="Claude" w:date="2026-10-14T09:00:00Z"/>
        </w:trPr>
        <w:tc>
          <w:tcPr>
            <w:tcW w:w="750" w:type="dxa"/>
            <w:vAlign w:val="center"/>
          </w:tcPr>
          <w:p>
            <w:pPr>
              <w:spacing w:before="0" w:after="0"/>
              <w:jc w:val="center"/>
              <w:rPr>
                <w:ins w:id="8522" w:author="Claude" w:date="2026-10-14T09:00:00Z"/>
              </w:rPr>
            </w:pPr>
            <w:ins w:id="8523" w:author="Claude" w:date="2026-10-14T09:00:00Z">
              <w:r>
                <w:rPr>
                  <w:rFonts w:ascii="Times New Roman" w:hAnsi="Times New Roman" w:cs="Times New Roman"/>
                  <w:sz w:val="20"/>
                  <w:szCs w:val="20"/>
                </w:rPr>
                <w:t xml:space="preserve">4.10</w:t>
              </w:r>
            </w:ins>
          </w:p>
        </w:tc>
        <w:tc>
          <w:tcPr>
            <w:tcW w:w="4772" w:type="dxa"/>
            <w:vAlign w:val="center"/>
          </w:tcPr>
          <w:p>
            <w:pPr>
              <w:spacing w:before="0" w:after="0"/>
              <w:jc w:val="left"/>
              <w:rPr>
                <w:ins w:id="8524" w:author="Claude" w:date="2026-10-14T09:00:00Z"/>
              </w:rPr>
            </w:pPr>
            <w:ins w:id="8525" w:author="Claude" w:date="2026-10-14T09:00:00Z">
              <w:r>
                <w:rPr>
                  <w:rFonts w:ascii="Times New Roman" w:hAnsi="Times New Roman" w:cs="Times New Roman"/>
                  <w:sz w:val="20"/>
                  <w:szCs w:val="20"/>
                </w:rPr>
                <w:t xml:space="preserve">Biện pháp phụ trợ (thoát nước hố móng, che chắn bảo vệ mái dốc, đường tạm cho xe trộn, xe bơm, xe tải...)</w:t>
              </w:r>
            </w:ins>
          </w:p>
        </w:tc>
        <w:tc>
          <w:tcPr>
            <w:tcW w:w="1250" w:type="dxa"/>
            <w:vAlign w:val="center"/>
          </w:tcPr>
          <w:p>
            <w:pPr>
              <w:spacing w:before="0" w:after="0"/>
              <w:jc w:val="center"/>
              <w:rPr>
                <w:ins w:id="8526" w:author="Claude" w:date="2026-10-14T09:00:00Z"/>
              </w:rPr>
            </w:pPr>
            <w:ins w:id="8527"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28" w:author="Claude" w:date="2026-10-14T09:00:00Z"/>
              </w:rPr>
            </w:pPr>
          </w:p>
        </w:tc>
        <w:tc>
          <w:tcPr>
            <w:tcW w:w="1150" w:type="dxa"/>
            <w:vAlign w:val="center"/>
          </w:tcPr>
          <w:p>
            <w:pPr>
              <w:spacing w:before="0" w:after="0"/>
              <w:jc w:val="center"/>
              <w:rPr>
                <w:ins w:id="8529" w:author="Claude" w:date="2026-10-14T09:00:00Z"/>
              </w:rPr>
            </w:pPr>
          </w:p>
        </w:tc>
      </w:tr>
      <w:tr>
        <w:trPr>
          <w:cantSplit/>
          <w:ins w:id="8540" w:author="Claude" w:date="2026-10-14T09:00:00Z"/>
        </w:trPr>
        <w:tc>
          <w:tcPr>
            <w:tcW w:w="750" w:type="dxa"/>
            <w:vAlign w:val="center"/>
          </w:tcPr>
          <w:p>
            <w:pPr>
              <w:spacing w:before="0" w:after="0"/>
              <w:jc w:val="center"/>
              <w:rPr>
                <w:ins w:id="8531" w:author="Claude" w:date="2026-10-14T09:00:00Z"/>
              </w:rPr>
            </w:pPr>
            <w:ins w:id="8532" w:author="Claude" w:date="2026-10-14T09:00:00Z">
              <w:r>
                <w:rPr>
                  <w:rFonts w:ascii="Times New Roman" w:hAnsi="Times New Roman" w:cs="Times New Roman"/>
                  <w:sz w:val="20"/>
                  <w:szCs w:val="20"/>
                </w:rPr>
                <w:t xml:space="preserve">4.11</w:t>
              </w:r>
            </w:ins>
          </w:p>
        </w:tc>
        <w:tc>
          <w:tcPr>
            <w:tcW w:w="4772" w:type="dxa"/>
            <w:vAlign w:val="center"/>
          </w:tcPr>
          <w:p>
            <w:pPr>
              <w:spacing w:before="0" w:after="0"/>
              <w:jc w:val="left"/>
              <w:rPr>
                <w:ins w:id="8533" w:author="Claude" w:date="2026-10-14T09:00:00Z"/>
              </w:rPr>
            </w:pPr>
            <w:ins w:id="8534" w:author="Claude" w:date="2026-10-14T09:00:00Z">
              <w:r>
                <w:rPr>
                  <w:rFonts w:ascii="Times New Roman" w:hAnsi="Times New Roman" w:cs="Times New Roman"/>
                  <w:sz w:val="20"/>
                  <w:szCs w:val="20"/>
                </w:rPr>
                <w:t xml:space="preserve">Cầu rửa xe và các thiết bị cần thiết để đảm bảo công tác này (bao gồm rửa xe phục vụ công tác đào đất) (*2)</w:t>
              </w:r>
            </w:ins>
          </w:p>
        </w:tc>
        <w:tc>
          <w:tcPr>
            <w:tcW w:w="1250" w:type="dxa"/>
            <w:vAlign w:val="center"/>
          </w:tcPr>
          <w:p>
            <w:pPr>
              <w:spacing w:before="0" w:after="0"/>
              <w:jc w:val="center"/>
              <w:rPr>
                <w:ins w:id="8535" w:author="Claude" w:date="2026-10-14T09:00:00Z"/>
              </w:rPr>
            </w:pPr>
            <w:ins w:id="853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37" w:author="Claude" w:date="2026-10-14T09:00:00Z"/>
              </w:rPr>
            </w:pPr>
            <w:ins w:id="8538" w:author="Claude" w:date="2026-10-14T09:00:00Z">
              <w:r>
                <w:rPr>
                  <w:rFonts w:ascii="Times New Roman" w:hAnsi="Times New Roman" w:cs="Times New Roman"/>
                  <w:b/>
                  <w:bCs/>
                  <w:sz w:val="20"/>
                  <w:szCs w:val="20"/>
                </w:rPr>
                <w:t xml:space="preserve">Thanh toán phần rửa xe đào đất</w:t>
              </w:r>
            </w:ins>
          </w:p>
        </w:tc>
        <w:tc>
          <w:tcPr>
            <w:tcW w:w="1150" w:type="dxa"/>
            <w:vAlign w:val="center"/>
          </w:tcPr>
          <w:p>
            <w:pPr>
              <w:spacing w:before="0" w:after="0"/>
              <w:jc w:val="center"/>
              <w:rPr>
                <w:ins w:id="8539" w:author="Claude" w:date="2026-10-14T09:00:00Z"/>
              </w:rPr>
            </w:pPr>
          </w:p>
        </w:tc>
      </w:tr>
      <w:tr>
        <w:trPr>
          <w:cantSplit/>
          <w:ins w:id="8550" w:author="Claude" w:date="2026-10-14T09:00:00Z"/>
        </w:trPr>
        <w:tc>
          <w:tcPr>
            <w:tcW w:w="750" w:type="dxa"/>
            <w:vAlign w:val="center"/>
          </w:tcPr>
          <w:p>
            <w:pPr>
              <w:spacing w:before="0" w:after="0"/>
              <w:jc w:val="center"/>
              <w:rPr>
                <w:ins w:id="8541" w:author="Claude" w:date="2026-10-14T09:00:00Z"/>
              </w:rPr>
            </w:pPr>
            <w:ins w:id="8542" w:author="Claude" w:date="2026-10-14T09:00:00Z">
              <w:r>
                <w:rPr>
                  <w:rFonts w:ascii="Times New Roman" w:hAnsi="Times New Roman" w:cs="Times New Roman"/>
                  <w:sz w:val="20"/>
                  <w:szCs w:val="20"/>
                </w:rPr>
                <w:t xml:space="preserve">4.12</w:t>
              </w:r>
            </w:ins>
          </w:p>
        </w:tc>
        <w:tc>
          <w:tcPr>
            <w:tcW w:w="4772" w:type="dxa"/>
            <w:vAlign w:val="center"/>
          </w:tcPr>
          <w:p>
            <w:pPr>
              <w:spacing w:before="0" w:after="0"/>
              <w:jc w:val="left"/>
              <w:rPr>
                <w:ins w:id="8543" w:author="Claude" w:date="2026-10-14T09:00:00Z"/>
              </w:rPr>
            </w:pPr>
            <w:ins w:id="8544" w:author="Claude" w:date="2026-10-14T09:00:00Z">
              <w:r>
                <w:rPr>
                  <w:rFonts w:ascii="Times New Roman" w:hAnsi="Times New Roman" w:cs="Times New Roman"/>
                  <w:sz w:val="20"/>
                  <w:szCs w:val="20"/>
                </w:rPr>
                <w:t xml:space="preserve">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ins>
          </w:p>
        </w:tc>
        <w:tc>
          <w:tcPr>
            <w:tcW w:w="1250" w:type="dxa"/>
            <w:vAlign w:val="center"/>
          </w:tcPr>
          <w:p>
            <w:pPr>
              <w:spacing w:before="0" w:after="0"/>
              <w:jc w:val="center"/>
              <w:rPr>
                <w:ins w:id="8545" w:author="Claude" w:date="2026-10-14T09:00:00Z"/>
              </w:rPr>
            </w:pPr>
            <w:ins w:id="854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47" w:author="Claude" w:date="2026-10-14T09:00:00Z"/>
              </w:rPr>
            </w:pPr>
            <w:ins w:id="8548" w:author="Claude" w:date="2026-10-14T09:00:00Z">
              <w:r>
                <w:rPr>
                  <w:rFonts w:ascii="Times New Roman" w:hAnsi="Times New Roman" w:cs="Times New Roman"/>
                  <w:b/>
                  <w:bCs/>
                  <w:sz w:val="20"/>
                  <w:szCs w:val="20"/>
                </w:rPr>
                <w:t xml:space="preserve">Bàn giao</w:t>
              </w:r>
            </w:ins>
          </w:p>
        </w:tc>
        <w:tc>
          <w:tcPr>
            <w:tcW w:w="1150" w:type="dxa"/>
            <w:vAlign w:val="center"/>
          </w:tcPr>
          <w:p>
            <w:pPr>
              <w:spacing w:before="0" w:after="0"/>
              <w:jc w:val="center"/>
              <w:rPr>
                <w:ins w:id="8549" w:author="Claude" w:date="2026-10-14T09:00:00Z"/>
              </w:rPr>
            </w:pPr>
          </w:p>
        </w:tc>
      </w:tr>
      <w:tr>
        <w:trPr>
          <w:cantSplit/>
          <w:ins w:id="8559" w:author="Claude" w:date="2026-10-14T09:00:00Z"/>
        </w:trPr>
        <w:tc>
          <w:tcPr>
            <w:tcW w:w="750" w:type="dxa"/>
            <w:vAlign w:val="center"/>
          </w:tcPr>
          <w:p>
            <w:pPr>
              <w:spacing w:before="0" w:after="0"/>
              <w:jc w:val="center"/>
              <w:rPr>
                <w:ins w:id="8551" w:author="Claude" w:date="2026-10-14T09:00:00Z"/>
              </w:rPr>
            </w:pPr>
            <w:ins w:id="8552" w:author="Claude" w:date="2026-10-14T09:00:00Z">
              <w:r>
                <w:rPr>
                  <w:rFonts w:ascii="Times New Roman" w:hAnsi="Times New Roman" w:cs="Times New Roman"/>
                  <w:sz w:val="20"/>
                  <w:szCs w:val="20"/>
                </w:rPr>
                <w:t xml:space="preserve">4.13</w:t>
              </w:r>
            </w:ins>
          </w:p>
        </w:tc>
        <w:tc>
          <w:tcPr>
            <w:tcW w:w="4772" w:type="dxa"/>
            <w:vAlign w:val="center"/>
          </w:tcPr>
          <w:p>
            <w:pPr>
              <w:spacing w:before="0" w:after="0"/>
              <w:jc w:val="left"/>
              <w:rPr>
                <w:ins w:id="8553" w:author="Claude" w:date="2026-10-14T09:00:00Z"/>
              </w:rPr>
            </w:pPr>
            <w:ins w:id="8554" w:author="Claude" w:date="2026-10-14T09:00:00Z">
              <w:r>
                <w:rPr>
                  <w:rFonts w:ascii="Times New Roman" w:hAnsi="Times New Roman" w:cs="Times New Roman"/>
                  <w:sz w:val="20"/>
                  <w:szCs w:val="20"/>
                </w:rPr>
                <w:t xml:space="preserve">Các công trình/thiết bị tạm khác phục vụ thi công (mương rãnh, toilet phục vụ công nhân và cán bộ nhà thầu)</w:t>
              </w:r>
            </w:ins>
          </w:p>
        </w:tc>
        <w:tc>
          <w:tcPr>
            <w:tcW w:w="1250" w:type="dxa"/>
            <w:vAlign w:val="center"/>
          </w:tcPr>
          <w:p>
            <w:pPr>
              <w:spacing w:before="0" w:after="0"/>
              <w:jc w:val="center"/>
              <w:rPr>
                <w:ins w:id="8555" w:author="Claude" w:date="2026-10-14T09:00:00Z"/>
              </w:rPr>
            </w:pPr>
            <w:ins w:id="855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57" w:author="Claude" w:date="2026-10-14T09:00:00Z"/>
              </w:rPr>
            </w:pPr>
          </w:p>
        </w:tc>
        <w:tc>
          <w:tcPr>
            <w:tcW w:w="1150" w:type="dxa"/>
            <w:vAlign w:val="center"/>
          </w:tcPr>
          <w:p>
            <w:pPr>
              <w:spacing w:before="0" w:after="0"/>
              <w:jc w:val="center"/>
              <w:rPr>
                <w:ins w:id="8558" w:author="Claude" w:date="2026-10-14T09:00:00Z"/>
              </w:rPr>
            </w:pPr>
          </w:p>
        </w:tc>
      </w:tr>
      <w:tr>
        <w:trPr>
          <w:cantSplit/>
          <w:ins w:id="8569" w:author="Claude" w:date="2026-10-14T09:00:00Z"/>
        </w:trPr>
        <w:tc>
          <w:tcPr>
            <w:tcW w:w="750" w:type="dxa"/>
            <w:vAlign w:val="center"/>
          </w:tcPr>
          <w:p>
            <w:pPr>
              <w:spacing w:before="0" w:after="0"/>
              <w:jc w:val="center"/>
              <w:rPr>
                <w:ins w:id="8560" w:author="Claude" w:date="2026-10-14T09:00:00Z"/>
              </w:rPr>
            </w:pPr>
            <w:ins w:id="8561" w:author="Claude" w:date="2026-10-14T09:00:00Z">
              <w:r>
                <w:rPr>
                  <w:rFonts w:ascii="Times New Roman" w:hAnsi="Times New Roman" w:cs="Times New Roman"/>
                  <w:sz w:val="20"/>
                  <w:szCs w:val="20"/>
                </w:rPr>
                <w:t xml:space="preserve">4.14</w:t>
              </w:r>
            </w:ins>
          </w:p>
        </w:tc>
        <w:tc>
          <w:tcPr>
            <w:tcW w:w="4772" w:type="dxa"/>
            <w:vAlign w:val="center"/>
          </w:tcPr>
          <w:p>
            <w:pPr>
              <w:spacing w:before="0" w:after="0"/>
              <w:jc w:val="left"/>
              <w:rPr>
                <w:ins w:id="8562" w:author="Claude" w:date="2026-10-14T09:00:00Z"/>
              </w:rPr>
            </w:pPr>
            <w:ins w:id="8563" w:author="Claude" w:date="2026-10-14T09:00:00Z">
              <w:r>
                <w:rPr>
                  <w:rFonts w:ascii="Times New Roman" w:hAnsi="Times New Roman" w:cs="Times New Roman"/>
                  <w:sz w:val="20"/>
                  <w:szCs w:val="20"/>
                </w:rPr>
                <w:t xml:space="preserve">Rửa đường, an toàn và vệ sinh môi trường trong/ngoài công trường (bao gồm phạm vi phục vụ công tác đào đất) (*3)</w:t>
              </w:r>
            </w:ins>
          </w:p>
        </w:tc>
        <w:tc>
          <w:tcPr>
            <w:tcW w:w="1250" w:type="dxa"/>
            <w:vAlign w:val="center"/>
          </w:tcPr>
          <w:p>
            <w:pPr>
              <w:spacing w:before="0" w:after="0"/>
              <w:jc w:val="center"/>
              <w:rPr>
                <w:ins w:id="8564" w:author="Claude" w:date="2026-10-14T09:00:00Z"/>
              </w:rPr>
            </w:pPr>
            <w:ins w:id="8565"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66" w:author="Claude" w:date="2026-10-14T09:00:00Z"/>
              </w:rPr>
            </w:pPr>
            <w:ins w:id="8567" w:author="Claude" w:date="2026-10-14T09:00:00Z">
              <w:r>
                <w:rPr>
                  <w:rFonts w:ascii="Times New Roman" w:hAnsi="Times New Roman" w:cs="Times New Roman"/>
                  <w:b/>
                  <w:bCs/>
                  <w:sz w:val="20"/>
                  <w:szCs w:val="20"/>
                </w:rPr>
                <w:t xml:space="preserve">Thanh toán phần phục vụ đào đất</w:t>
              </w:r>
            </w:ins>
          </w:p>
        </w:tc>
        <w:tc>
          <w:tcPr>
            <w:tcW w:w="1150" w:type="dxa"/>
            <w:vAlign w:val="center"/>
          </w:tcPr>
          <w:p>
            <w:pPr>
              <w:spacing w:before="0" w:after="0"/>
              <w:jc w:val="center"/>
              <w:rPr>
                <w:ins w:id="8568" w:author="Claude" w:date="2026-10-14T09:00:00Z"/>
              </w:rPr>
            </w:pPr>
          </w:p>
        </w:tc>
      </w:tr>
      <w:tr>
        <w:trPr>
          <w:cantSplit/>
          <w:ins w:id="8578" w:author="Claude" w:date="2026-10-14T09:00:00Z"/>
        </w:trPr>
        <w:tc>
          <w:tcPr>
            <w:tcW w:w="750" w:type="dxa"/>
            <w:vAlign w:val="center"/>
          </w:tcPr>
          <w:p>
            <w:pPr>
              <w:spacing w:before="0" w:after="0"/>
              <w:jc w:val="center"/>
              <w:rPr>
                <w:ins w:id="8570" w:author="Claude" w:date="2026-10-14T09:00:00Z"/>
              </w:rPr>
            </w:pPr>
            <w:ins w:id="8571" w:author="Claude" w:date="2026-10-14T09:00:00Z">
              <w:r>
                <w:rPr>
                  <w:rFonts w:ascii="Times New Roman" w:hAnsi="Times New Roman" w:cs="Times New Roman"/>
                  <w:sz w:val="20"/>
                  <w:szCs w:val="20"/>
                </w:rPr>
                <w:t xml:space="preserve">4.15</w:t>
              </w:r>
            </w:ins>
          </w:p>
        </w:tc>
        <w:tc>
          <w:tcPr>
            <w:tcW w:w="4772" w:type="dxa"/>
            <w:vAlign w:val="center"/>
          </w:tcPr>
          <w:p>
            <w:pPr>
              <w:spacing w:before="0" w:after="0"/>
              <w:jc w:val="left"/>
              <w:rPr>
                <w:ins w:id="8572" w:author="Claude" w:date="2026-10-14T09:00:00Z"/>
              </w:rPr>
            </w:pPr>
            <w:ins w:id="8573" w:author="Claude" w:date="2026-10-14T09:00:00Z">
              <w:r>
                <w:rPr>
                  <w:rFonts w:ascii="Times New Roman" w:hAnsi="Times New Roman" w:cs="Times New Roman"/>
                  <w:sz w:val="20"/>
                  <w:szCs w:val="20"/>
                </w:rPr>
                <w:t xml:space="preserve">Chi phí điện nước thi công</w:t>
              </w:r>
            </w:ins>
          </w:p>
        </w:tc>
        <w:tc>
          <w:tcPr>
            <w:tcW w:w="1250" w:type="dxa"/>
            <w:vAlign w:val="center"/>
          </w:tcPr>
          <w:p>
            <w:pPr>
              <w:spacing w:before="0" w:after="0"/>
              <w:jc w:val="center"/>
              <w:rPr>
                <w:ins w:id="8574" w:author="Claude" w:date="2026-10-14T09:00:00Z"/>
              </w:rPr>
            </w:pPr>
            <w:ins w:id="8575"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76" w:author="Claude" w:date="2026-10-14T09:00:00Z"/>
              </w:rPr>
            </w:pPr>
          </w:p>
        </w:tc>
        <w:tc>
          <w:tcPr>
            <w:tcW w:w="1150" w:type="dxa"/>
            <w:vAlign w:val="center"/>
          </w:tcPr>
          <w:p>
            <w:pPr>
              <w:spacing w:before="0" w:after="0"/>
              <w:jc w:val="center"/>
              <w:rPr>
                <w:ins w:id="8577" w:author="Claude" w:date="2026-10-14T09:00:00Z"/>
              </w:rPr>
            </w:pPr>
          </w:p>
        </w:tc>
      </w:tr>
      <w:tr>
        <w:trPr>
          <w:cantSplit/>
          <w:ins w:id="8587" w:author="Claude" w:date="2026-10-14T09:00:00Z"/>
        </w:trPr>
        <w:tc>
          <w:tcPr>
            <w:tcW w:w="750" w:type="dxa"/>
            <w:vAlign w:val="center"/>
          </w:tcPr>
          <w:p>
            <w:pPr>
              <w:spacing w:before="0" w:after="0"/>
              <w:jc w:val="center"/>
              <w:rPr>
                <w:ins w:id="8579" w:author="Claude" w:date="2026-10-14T09:00:00Z"/>
              </w:rPr>
            </w:pPr>
            <w:ins w:id="8580" w:author="Claude" w:date="2026-10-14T09:00:00Z">
              <w:r>
                <w:rPr>
                  <w:rFonts w:ascii="Times New Roman" w:hAnsi="Times New Roman" w:cs="Times New Roman"/>
                  <w:sz w:val="20"/>
                  <w:szCs w:val="20"/>
                </w:rPr>
                <w:t xml:space="preserve">4.16</w:t>
              </w:r>
            </w:ins>
          </w:p>
        </w:tc>
        <w:tc>
          <w:tcPr>
            <w:tcW w:w="4772" w:type="dxa"/>
            <w:vAlign w:val="center"/>
          </w:tcPr>
          <w:p>
            <w:pPr>
              <w:spacing w:before="0" w:after="0"/>
              <w:jc w:val="left"/>
              <w:rPr>
                <w:ins w:id="8581" w:author="Claude" w:date="2026-10-14T09:00:00Z"/>
              </w:rPr>
            </w:pPr>
            <w:ins w:id="8582" w:author="Claude" w:date="2026-10-14T09:00:00Z">
              <w:r>
                <w:rPr>
                  <w:rFonts w:ascii="Times New Roman" w:hAnsi="Times New Roman" w:cs="Times New Roman"/>
                  <w:sz w:val="20"/>
                  <w:szCs w:val="20"/>
                </w:rPr>
                <w:t xml:space="preserve">Loại bỏ rác thải bên ngoài hiện trường</w:t>
              </w:r>
            </w:ins>
          </w:p>
        </w:tc>
        <w:tc>
          <w:tcPr>
            <w:tcW w:w="1250" w:type="dxa"/>
            <w:vAlign w:val="center"/>
          </w:tcPr>
          <w:p>
            <w:pPr>
              <w:spacing w:before="0" w:after="0"/>
              <w:jc w:val="center"/>
              <w:rPr>
                <w:ins w:id="8583" w:author="Claude" w:date="2026-10-14T09:00:00Z"/>
              </w:rPr>
            </w:pPr>
            <w:ins w:id="858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85" w:author="Claude" w:date="2026-10-14T09:00:00Z"/>
              </w:rPr>
            </w:pPr>
          </w:p>
        </w:tc>
        <w:tc>
          <w:tcPr>
            <w:tcW w:w="1150" w:type="dxa"/>
            <w:vAlign w:val="center"/>
          </w:tcPr>
          <w:p>
            <w:pPr>
              <w:spacing w:before="0" w:after="0"/>
              <w:jc w:val="center"/>
              <w:rPr>
                <w:ins w:id="8586" w:author="Claude" w:date="2026-10-14T09:00:00Z"/>
              </w:rPr>
            </w:pPr>
          </w:p>
        </w:tc>
      </w:tr>
      <w:tr>
        <w:trPr>
          <w:cantSplit/>
          <w:ins w:id="8596" w:author="Claude" w:date="2026-10-14T09:00:00Z"/>
        </w:trPr>
        <w:tc>
          <w:tcPr>
            <w:tcW w:w="750" w:type="dxa"/>
            <w:vAlign w:val="center"/>
          </w:tcPr>
          <w:p>
            <w:pPr>
              <w:spacing w:before="0" w:after="0"/>
              <w:jc w:val="center"/>
              <w:rPr>
                <w:ins w:id="8588" w:author="Claude" w:date="2026-10-14T09:00:00Z"/>
              </w:rPr>
            </w:pPr>
            <w:ins w:id="8589" w:author="Claude" w:date="2026-10-14T09:00:00Z">
              <w:r>
                <w:rPr>
                  <w:rFonts w:ascii="Times New Roman" w:hAnsi="Times New Roman" w:cs="Times New Roman"/>
                  <w:sz w:val="20"/>
                  <w:szCs w:val="20"/>
                </w:rPr>
                <w:t xml:space="preserve">4.17</w:t>
              </w:r>
            </w:ins>
          </w:p>
        </w:tc>
        <w:tc>
          <w:tcPr>
            <w:tcW w:w="4772" w:type="dxa"/>
            <w:vAlign w:val="center"/>
          </w:tcPr>
          <w:p>
            <w:pPr>
              <w:spacing w:before="0" w:after="0"/>
              <w:jc w:val="left"/>
              <w:rPr>
                <w:ins w:id="8590" w:author="Claude" w:date="2026-10-14T09:00:00Z"/>
              </w:rPr>
            </w:pPr>
            <w:ins w:id="8591" w:author="Claude" w:date="2026-10-14T09:00:00Z">
              <w:r>
                <w:rPr>
                  <w:rFonts w:ascii="Times New Roman" w:hAnsi="Times New Roman" w:cs="Times New Roman"/>
                  <w:sz w:val="20"/>
                  <w:szCs w:val="20"/>
                </w:rPr>
                <w:t xml:space="preserve">Dọn sạch công trường trước khi bàn giao</w:t>
              </w:r>
            </w:ins>
          </w:p>
        </w:tc>
        <w:tc>
          <w:tcPr>
            <w:tcW w:w="1250" w:type="dxa"/>
            <w:vAlign w:val="center"/>
          </w:tcPr>
          <w:p>
            <w:pPr>
              <w:spacing w:before="0" w:after="0"/>
              <w:jc w:val="center"/>
              <w:rPr>
                <w:ins w:id="8592" w:author="Claude" w:date="2026-10-14T09:00:00Z"/>
              </w:rPr>
            </w:pPr>
            <w:ins w:id="859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594" w:author="Claude" w:date="2026-10-14T09:00:00Z"/>
              </w:rPr>
            </w:pPr>
          </w:p>
        </w:tc>
        <w:tc>
          <w:tcPr>
            <w:tcW w:w="1150" w:type="dxa"/>
            <w:vAlign w:val="center"/>
          </w:tcPr>
          <w:p>
            <w:pPr>
              <w:spacing w:before="0" w:after="0"/>
              <w:jc w:val="center"/>
              <w:rPr>
                <w:ins w:id="8595" w:author="Claude" w:date="2026-10-14T09:00:00Z"/>
              </w:rPr>
            </w:pPr>
          </w:p>
        </w:tc>
      </w:tr>
      <w:tr>
        <w:trPr>
          <w:cantSplit/>
          <w:ins w:id="8605" w:author="Claude" w:date="2026-10-14T09:00:00Z"/>
        </w:trPr>
        <w:tc>
          <w:tcPr>
            <w:tcW w:w="750" w:type="dxa"/>
            <w:vAlign w:val="center"/>
          </w:tcPr>
          <w:p>
            <w:pPr>
              <w:spacing w:before="0" w:after="0"/>
              <w:jc w:val="center"/>
              <w:rPr>
                <w:ins w:id="8597" w:author="Claude" w:date="2026-10-14T09:00:00Z"/>
              </w:rPr>
            </w:pPr>
            <w:ins w:id="8598" w:author="Claude" w:date="2026-10-14T09:00:00Z">
              <w:r>
                <w:rPr>
                  <w:rFonts w:ascii="Times New Roman" w:hAnsi="Times New Roman" w:cs="Times New Roman"/>
                  <w:sz w:val="20"/>
                  <w:szCs w:val="20"/>
                </w:rPr>
                <w:t xml:space="preserve">4.18</w:t>
              </w:r>
            </w:ins>
          </w:p>
        </w:tc>
        <w:tc>
          <w:tcPr>
            <w:tcW w:w="4772" w:type="dxa"/>
            <w:vAlign w:val="center"/>
          </w:tcPr>
          <w:p>
            <w:pPr>
              <w:spacing w:before="0" w:after="0"/>
              <w:jc w:val="left"/>
              <w:rPr>
                <w:ins w:id="8599" w:author="Claude" w:date="2026-10-14T09:00:00Z"/>
              </w:rPr>
            </w:pPr>
            <w:ins w:id="8600" w:author="Claude" w:date="2026-10-14T09:00:00Z">
              <w:r>
                <w:rPr>
                  <w:rFonts w:ascii="Times New Roman" w:hAnsi="Times New Roman" w:cs="Times New Roman"/>
                  <w:sz w:val="20"/>
                  <w:szCs w:val="20"/>
                </w:rPr>
                <w:t xml:space="preserve">Xin phép đấu nối giao thông trong giai đoạn thi công</w:t>
              </w:r>
            </w:ins>
          </w:p>
        </w:tc>
        <w:tc>
          <w:tcPr>
            <w:tcW w:w="1250" w:type="dxa"/>
            <w:vAlign w:val="center"/>
          </w:tcPr>
          <w:p>
            <w:pPr>
              <w:spacing w:before="0" w:after="0"/>
              <w:jc w:val="center"/>
              <w:rPr>
                <w:ins w:id="8601" w:author="Claude" w:date="2026-10-14T09:00:00Z"/>
              </w:rPr>
            </w:pPr>
          </w:p>
        </w:tc>
        <w:tc>
          <w:tcPr>
            <w:tcW w:w="1150" w:type="dxa"/>
            <w:vAlign w:val="center"/>
          </w:tcPr>
          <w:p>
            <w:pPr>
              <w:spacing w:before="0" w:after="0"/>
              <w:jc w:val="center"/>
              <w:rPr>
                <w:ins w:id="8602" w:author="Claude" w:date="2026-10-14T09:00:00Z"/>
              </w:rPr>
            </w:pPr>
            <w:ins w:id="860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04" w:author="Claude" w:date="2026-10-14T09:00:00Z"/>
              </w:rPr>
            </w:pPr>
          </w:p>
        </w:tc>
      </w:tr>
      <w:tr>
        <w:trPr>
          <w:cantSplit/>
          <w:ins w:id="8614" w:author="Claude" w:date="2026-10-14T09:00:00Z"/>
        </w:trPr>
        <w:tc>
          <w:tcPr>
            <w:tcW w:w="750" w:type="dxa"/>
            <w:vAlign w:val="center"/>
          </w:tcPr>
          <w:p>
            <w:pPr>
              <w:spacing w:before="0" w:after="0"/>
              <w:jc w:val="center"/>
              <w:rPr>
                <w:ins w:id="8606" w:author="Claude" w:date="2026-10-14T09:00:00Z"/>
              </w:rPr>
            </w:pPr>
            <w:ins w:id="8607" w:author="Claude" w:date="2026-10-14T09:00:00Z">
              <w:r>
                <w:rPr>
                  <w:rFonts w:ascii="Times New Roman" w:hAnsi="Times New Roman" w:cs="Times New Roman"/>
                  <w:sz w:val="20"/>
                  <w:szCs w:val="20"/>
                </w:rPr>
                <w:t xml:space="preserve">4.19</w:t>
              </w:r>
            </w:ins>
          </w:p>
        </w:tc>
        <w:tc>
          <w:tcPr>
            <w:tcW w:w="4772" w:type="dxa"/>
            <w:vAlign w:val="center"/>
          </w:tcPr>
          <w:p>
            <w:pPr>
              <w:spacing w:before="0" w:after="0"/>
              <w:jc w:val="left"/>
              <w:rPr>
                <w:ins w:id="8608" w:author="Claude" w:date="2026-10-14T09:00:00Z"/>
              </w:rPr>
            </w:pPr>
            <w:ins w:id="8609" w:author="Claude" w:date="2026-10-14T09:00:00Z">
              <w:r>
                <w:rPr>
                  <w:rFonts w:ascii="Times New Roman" w:hAnsi="Times New Roman" w:cs="Times New Roman"/>
                  <w:sz w:val="20"/>
                  <w:szCs w:val="20"/>
                </w:rPr>
                <w:t xml:space="preserve">Đấu nối nước thải thi công, sinh hoạt, nước mưa trong giai đoạn thi công</w:t>
              </w:r>
            </w:ins>
          </w:p>
        </w:tc>
        <w:tc>
          <w:tcPr>
            <w:tcW w:w="1250" w:type="dxa"/>
            <w:vAlign w:val="center"/>
          </w:tcPr>
          <w:p>
            <w:pPr>
              <w:spacing w:before="0" w:after="0"/>
              <w:jc w:val="center"/>
              <w:rPr>
                <w:ins w:id="8610" w:author="Claude" w:date="2026-10-14T09:00:00Z"/>
              </w:rPr>
            </w:pPr>
            <w:ins w:id="8611"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12" w:author="Claude" w:date="2026-10-14T09:00:00Z"/>
              </w:rPr>
            </w:pPr>
          </w:p>
        </w:tc>
        <w:tc>
          <w:tcPr>
            <w:tcW w:w="1150" w:type="dxa"/>
            <w:vAlign w:val="center"/>
          </w:tcPr>
          <w:p>
            <w:pPr>
              <w:spacing w:before="0" w:after="0"/>
              <w:jc w:val="center"/>
              <w:rPr>
                <w:ins w:id="8613" w:author="Claude" w:date="2026-10-14T09:00:00Z"/>
              </w:rPr>
            </w:pPr>
          </w:p>
        </w:tc>
      </w:tr>
      <w:tr>
        <w:trPr>
          <w:cantSplit/>
          <w:ins w:id="8622" w:author="Claude" w:date="2026-10-14T09:00:00Z"/>
        </w:trPr>
        <w:tc>
          <w:tcPr>
            <w:tcW w:w="750" w:type="dxa"/>
            <w:shd w:val="clear" w:color="auto" w:fill="D9D9D9"/>
            <w:vAlign w:val="center"/>
          </w:tcPr>
          <w:p>
            <w:pPr>
              <w:spacing w:before="0" w:after="0"/>
              <w:jc w:val="center"/>
              <w:rPr>
                <w:ins w:id="8615" w:author="Claude" w:date="2026-10-14T09:00:00Z"/>
              </w:rPr>
            </w:pPr>
            <w:ins w:id="8616" w:author="Claude" w:date="2026-10-14T09:00:00Z">
              <w:r>
                <w:rPr>
                  <w:rFonts w:ascii="Times New Roman" w:hAnsi="Times New Roman" w:cs="Times New Roman"/>
                  <w:b/>
                  <w:bCs/>
                  <w:sz w:val="20"/>
                  <w:szCs w:val="20"/>
                </w:rPr>
                <w:t xml:space="preserve">5</w:t>
              </w:r>
            </w:ins>
          </w:p>
        </w:tc>
        <w:tc>
          <w:tcPr>
            <w:tcW w:w="4772" w:type="dxa"/>
            <w:shd w:val="clear" w:color="auto" w:fill="D9D9D9"/>
            <w:vAlign w:val="center"/>
          </w:tcPr>
          <w:p>
            <w:pPr>
              <w:spacing w:before="0" w:after="0"/>
              <w:jc w:val="left"/>
              <w:rPr>
                <w:ins w:id="8617" w:author="Claude" w:date="2026-10-14T09:00:00Z"/>
              </w:rPr>
            </w:pPr>
            <w:ins w:id="8618" w:author="Claude" w:date="2026-10-14T09:00:00Z">
              <w:r>
                <w:rPr>
                  <w:rFonts w:ascii="Times New Roman" w:hAnsi="Times New Roman" w:cs="Times New Roman"/>
                  <w:b/>
                  <w:bCs/>
                  <w:sz w:val="20"/>
                  <w:szCs w:val="20"/>
                </w:rPr>
                <w:t xml:space="preserve">Công tác trắc đạc, khảo sát và giám sát nội bộ</w:t>
              </w:r>
            </w:ins>
          </w:p>
        </w:tc>
        <w:tc>
          <w:tcPr>
            <w:tcW w:w="1250" w:type="dxa"/>
            <w:shd w:val="clear" w:color="auto" w:fill="D9D9D9"/>
            <w:vAlign w:val="center"/>
          </w:tcPr>
          <w:p>
            <w:pPr>
              <w:spacing w:before="0" w:after="0"/>
              <w:jc w:val="center"/>
              <w:rPr>
                <w:ins w:id="8619" w:author="Claude" w:date="2026-10-14T09:00:00Z"/>
              </w:rPr>
            </w:pPr>
          </w:p>
        </w:tc>
        <w:tc>
          <w:tcPr>
            <w:tcW w:w="1150" w:type="dxa"/>
            <w:shd w:val="clear" w:color="auto" w:fill="D9D9D9"/>
            <w:vAlign w:val="center"/>
          </w:tcPr>
          <w:p>
            <w:pPr>
              <w:spacing w:before="0" w:after="0"/>
              <w:jc w:val="center"/>
              <w:rPr>
                <w:ins w:id="8620" w:author="Claude" w:date="2026-10-14T09:00:00Z"/>
              </w:rPr>
            </w:pPr>
          </w:p>
        </w:tc>
        <w:tc>
          <w:tcPr>
            <w:tcW w:w="1150" w:type="dxa"/>
            <w:shd w:val="clear" w:color="auto" w:fill="D9D9D9"/>
            <w:vAlign w:val="center"/>
          </w:tcPr>
          <w:p>
            <w:pPr>
              <w:spacing w:before="0" w:after="0"/>
              <w:jc w:val="center"/>
              <w:rPr>
                <w:ins w:id="8621" w:author="Claude" w:date="2026-10-14T09:00:00Z"/>
              </w:rPr>
            </w:pPr>
          </w:p>
        </w:tc>
      </w:tr>
      <w:tr>
        <w:trPr>
          <w:cantSplit/>
          <w:ins w:id="8631" w:author="Claude" w:date="2026-10-14T09:00:00Z"/>
        </w:trPr>
        <w:tc>
          <w:tcPr>
            <w:tcW w:w="750" w:type="dxa"/>
            <w:vAlign w:val="center"/>
          </w:tcPr>
          <w:p>
            <w:pPr>
              <w:spacing w:before="0" w:after="0"/>
              <w:jc w:val="center"/>
              <w:rPr>
                <w:ins w:id="8623" w:author="Claude" w:date="2026-10-14T09:00:00Z"/>
              </w:rPr>
            </w:pPr>
            <w:ins w:id="8624" w:author="Claude" w:date="2026-10-14T09:00:00Z">
              <w:r>
                <w:rPr>
                  <w:rFonts w:ascii="Times New Roman" w:hAnsi="Times New Roman" w:cs="Times New Roman"/>
                  <w:sz w:val="20"/>
                  <w:szCs w:val="20"/>
                </w:rPr>
                <w:t xml:space="preserve">5.1</w:t>
              </w:r>
            </w:ins>
          </w:p>
        </w:tc>
        <w:tc>
          <w:tcPr>
            <w:tcW w:w="4772" w:type="dxa"/>
            <w:vAlign w:val="center"/>
          </w:tcPr>
          <w:p>
            <w:pPr>
              <w:spacing w:before="0" w:after="0"/>
              <w:jc w:val="left"/>
              <w:rPr>
                <w:ins w:id="8625" w:author="Claude" w:date="2026-10-14T09:00:00Z"/>
              </w:rPr>
            </w:pPr>
            <w:ins w:id="8626" w:author="Claude" w:date="2026-10-14T09:00:00Z">
              <w:r>
                <w:rPr>
                  <w:rFonts w:ascii="Times New Roman" w:hAnsi="Times New Roman" w:cs="Times New Roman"/>
                  <w:sz w:val="20"/>
                  <w:szCs w:val="20"/>
                </w:rPr>
                <w:t xml:space="preserve">Thiết lập, dẫn mốc thi công</w:t>
              </w:r>
            </w:ins>
          </w:p>
        </w:tc>
        <w:tc>
          <w:tcPr>
            <w:tcW w:w="1250" w:type="dxa"/>
            <w:vAlign w:val="center"/>
          </w:tcPr>
          <w:p>
            <w:pPr>
              <w:spacing w:before="0" w:after="0"/>
              <w:jc w:val="center"/>
              <w:rPr>
                <w:ins w:id="8627" w:author="Claude" w:date="2026-10-14T09:00:00Z"/>
              </w:rPr>
            </w:pPr>
            <w:ins w:id="862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29" w:author="Claude" w:date="2026-10-14T09:00:00Z"/>
              </w:rPr>
            </w:pPr>
          </w:p>
        </w:tc>
        <w:tc>
          <w:tcPr>
            <w:tcW w:w="1150" w:type="dxa"/>
            <w:vAlign w:val="center"/>
          </w:tcPr>
          <w:p>
            <w:pPr>
              <w:spacing w:before="0" w:after="0"/>
              <w:jc w:val="center"/>
              <w:rPr>
                <w:ins w:id="8630" w:author="Claude" w:date="2026-10-14T09:00:00Z"/>
              </w:rPr>
            </w:pPr>
          </w:p>
        </w:tc>
      </w:tr>
      <w:tr>
        <w:trPr>
          <w:cantSplit/>
          <w:ins w:id="8640" w:author="Claude" w:date="2026-10-14T09:00:00Z"/>
        </w:trPr>
        <w:tc>
          <w:tcPr>
            <w:tcW w:w="750" w:type="dxa"/>
            <w:vAlign w:val="center"/>
          </w:tcPr>
          <w:p>
            <w:pPr>
              <w:spacing w:before="0" w:after="0"/>
              <w:jc w:val="center"/>
              <w:rPr>
                <w:ins w:id="8632" w:author="Claude" w:date="2026-10-14T09:00:00Z"/>
              </w:rPr>
            </w:pPr>
            <w:ins w:id="8633" w:author="Claude" w:date="2026-10-14T09:00:00Z">
              <w:r>
                <w:rPr>
                  <w:rFonts w:ascii="Times New Roman" w:hAnsi="Times New Roman" w:cs="Times New Roman"/>
                  <w:sz w:val="20"/>
                  <w:szCs w:val="20"/>
                </w:rPr>
                <w:t xml:space="preserve">5.2</w:t>
              </w:r>
            </w:ins>
          </w:p>
        </w:tc>
        <w:tc>
          <w:tcPr>
            <w:tcW w:w="4772" w:type="dxa"/>
            <w:vAlign w:val="center"/>
          </w:tcPr>
          <w:p>
            <w:pPr>
              <w:spacing w:before="0" w:after="0"/>
              <w:jc w:val="left"/>
              <w:rPr>
                <w:ins w:id="8634" w:author="Claude" w:date="2026-10-14T09:00:00Z"/>
              </w:rPr>
            </w:pPr>
            <w:ins w:id="8635" w:author="Claude" w:date="2026-10-14T09:00:00Z">
              <w:r>
                <w:rPr>
                  <w:rFonts w:ascii="Times New Roman" w:hAnsi="Times New Roman" w:cs="Times New Roman"/>
                  <w:sz w:val="20"/>
                  <w:szCs w:val="20"/>
                </w:rPr>
                <w:t xml:space="preserve">Trắc đạc, dẫn mốc về công trình</w:t>
              </w:r>
            </w:ins>
          </w:p>
        </w:tc>
        <w:tc>
          <w:tcPr>
            <w:tcW w:w="1250" w:type="dxa"/>
            <w:vAlign w:val="center"/>
          </w:tcPr>
          <w:p>
            <w:pPr>
              <w:spacing w:before="0" w:after="0"/>
              <w:jc w:val="center"/>
              <w:rPr>
                <w:ins w:id="8636" w:author="Claude" w:date="2026-10-14T09:00:00Z"/>
              </w:rPr>
            </w:pPr>
            <w:ins w:id="8637"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38" w:author="Claude" w:date="2026-10-14T09:00:00Z"/>
              </w:rPr>
            </w:pPr>
          </w:p>
        </w:tc>
        <w:tc>
          <w:tcPr>
            <w:tcW w:w="1150" w:type="dxa"/>
            <w:vAlign w:val="center"/>
          </w:tcPr>
          <w:p>
            <w:pPr>
              <w:spacing w:before="0" w:after="0"/>
              <w:jc w:val="center"/>
              <w:rPr>
                <w:ins w:id="8639" w:author="Claude" w:date="2026-10-14T09:00:00Z"/>
              </w:rPr>
            </w:pPr>
          </w:p>
        </w:tc>
      </w:tr>
      <w:tr>
        <w:trPr>
          <w:cantSplit/>
          <w:ins w:id="8649" w:author="Claude" w:date="2026-10-14T09:00:00Z"/>
        </w:trPr>
        <w:tc>
          <w:tcPr>
            <w:tcW w:w="750" w:type="dxa"/>
            <w:vAlign w:val="center"/>
          </w:tcPr>
          <w:p>
            <w:pPr>
              <w:spacing w:before="0" w:after="0"/>
              <w:jc w:val="center"/>
              <w:rPr>
                <w:ins w:id="8641" w:author="Claude" w:date="2026-10-14T09:00:00Z"/>
              </w:rPr>
            </w:pPr>
            <w:ins w:id="8642" w:author="Claude" w:date="2026-10-14T09:00:00Z">
              <w:r>
                <w:rPr>
                  <w:rFonts w:ascii="Times New Roman" w:hAnsi="Times New Roman" w:cs="Times New Roman"/>
                  <w:sz w:val="20"/>
                  <w:szCs w:val="20"/>
                </w:rPr>
                <w:t xml:space="preserve">5.3</w:t>
              </w:r>
            </w:ins>
          </w:p>
        </w:tc>
        <w:tc>
          <w:tcPr>
            <w:tcW w:w="4772" w:type="dxa"/>
            <w:vAlign w:val="center"/>
          </w:tcPr>
          <w:p>
            <w:pPr>
              <w:spacing w:before="0" w:after="0"/>
              <w:jc w:val="left"/>
              <w:rPr>
                <w:ins w:id="8643" w:author="Claude" w:date="2026-10-14T09:00:00Z"/>
              </w:rPr>
            </w:pPr>
            <w:ins w:id="8644" w:author="Claude" w:date="2026-10-14T09:00:00Z">
              <w:r>
                <w:rPr>
                  <w:rFonts w:ascii="Times New Roman" w:hAnsi="Times New Roman" w:cs="Times New Roman"/>
                  <w:sz w:val="20"/>
                  <w:szCs w:val="20"/>
                </w:rPr>
                <w:t xml:space="preserve">Công tác khảo sát liên quan phạm vi công việc, bao gồm thiết bị khảo sát</w:t>
              </w:r>
            </w:ins>
          </w:p>
        </w:tc>
        <w:tc>
          <w:tcPr>
            <w:tcW w:w="1250" w:type="dxa"/>
            <w:vAlign w:val="center"/>
          </w:tcPr>
          <w:p>
            <w:pPr>
              <w:spacing w:before="0" w:after="0"/>
              <w:jc w:val="center"/>
              <w:rPr>
                <w:ins w:id="8645" w:author="Claude" w:date="2026-10-14T09:00:00Z"/>
              </w:rPr>
            </w:pPr>
            <w:ins w:id="8646"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47" w:author="Claude" w:date="2026-10-14T09:00:00Z"/>
              </w:rPr>
            </w:pPr>
          </w:p>
        </w:tc>
        <w:tc>
          <w:tcPr>
            <w:tcW w:w="1150" w:type="dxa"/>
            <w:vAlign w:val="center"/>
          </w:tcPr>
          <w:p>
            <w:pPr>
              <w:spacing w:before="0" w:after="0"/>
              <w:jc w:val="center"/>
              <w:rPr>
                <w:ins w:id="8648" w:author="Claude" w:date="2026-10-14T09:00:00Z"/>
              </w:rPr>
            </w:pPr>
          </w:p>
        </w:tc>
      </w:tr>
      <w:tr>
        <w:trPr>
          <w:cantSplit/>
          <w:ins w:id="8659" w:author="Claude" w:date="2026-10-14T09:00:00Z"/>
        </w:trPr>
        <w:tc>
          <w:tcPr>
            <w:tcW w:w="750" w:type="dxa"/>
            <w:vAlign w:val="center"/>
          </w:tcPr>
          <w:p>
            <w:pPr>
              <w:spacing w:before="0" w:after="0"/>
              <w:jc w:val="center"/>
              <w:rPr>
                <w:ins w:id="8650" w:author="Claude" w:date="2026-10-14T09:00:00Z"/>
              </w:rPr>
            </w:pPr>
            <w:ins w:id="8651" w:author="Claude" w:date="2026-10-14T09:00:00Z">
              <w:r>
                <w:rPr>
                  <w:rFonts w:ascii="Times New Roman" w:hAnsi="Times New Roman" w:cs="Times New Roman"/>
                  <w:sz w:val="20"/>
                  <w:szCs w:val="20"/>
                </w:rPr>
                <w:t xml:space="preserve">5.4</w:t>
              </w:r>
            </w:ins>
          </w:p>
        </w:tc>
        <w:tc>
          <w:tcPr>
            <w:tcW w:w="4772" w:type="dxa"/>
            <w:vAlign w:val="center"/>
          </w:tcPr>
          <w:p>
            <w:pPr>
              <w:spacing w:before="0" w:after="0"/>
              <w:jc w:val="left"/>
              <w:rPr>
                <w:ins w:id="8652" w:author="Claude" w:date="2026-10-14T09:00:00Z"/>
              </w:rPr>
            </w:pPr>
            <w:ins w:id="8653" w:author="Claude" w:date="2026-10-14T09:00:00Z">
              <w:r>
                <w:rPr>
                  <w:rFonts w:ascii="Times New Roman" w:hAnsi="Times New Roman" w:cs="Times New Roman"/>
                  <w:sz w:val="20"/>
                  <w:szCs w:val="20"/>
                </w:rPr>
                <w:t xml:space="preserve">Giám sát nội bộ trong quá trình thi công (QA/QC của Bên B) và các công tác trắc đạc liên quan đến phạm vi công việc của Bên B</w:t>
              </w:r>
            </w:ins>
          </w:p>
        </w:tc>
        <w:tc>
          <w:tcPr>
            <w:tcW w:w="1250" w:type="dxa"/>
            <w:vAlign w:val="center"/>
          </w:tcPr>
          <w:p>
            <w:pPr>
              <w:spacing w:before="0" w:after="0"/>
              <w:jc w:val="center"/>
              <w:rPr>
                <w:ins w:id="8654" w:author="Claude" w:date="2026-10-14T09:00:00Z"/>
              </w:rPr>
            </w:pPr>
            <w:ins w:id="8655"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56" w:author="Claude" w:date="2026-10-14T09:00:00Z"/>
              </w:rPr>
            </w:pPr>
            <w:ins w:id="8657" w:author="Claude" w:date="2026-10-14T09:00:00Z">
              <w:r>
                <w:rPr>
                  <w:rFonts w:ascii="Times New Roman" w:hAnsi="Times New Roman" w:cs="Times New Roman"/>
                  <w:b/>
                  <w:bCs/>
                  <w:sz w:val="20"/>
                  <w:szCs w:val="20"/>
                </w:rPr>
                <w:t xml:space="preserve">C</w:t>
              </w:r>
            </w:ins>
          </w:p>
        </w:tc>
        <w:tc>
          <w:tcPr>
            <w:tcW w:w="1150" w:type="dxa"/>
            <w:vAlign w:val="center"/>
          </w:tcPr>
          <w:p>
            <w:pPr>
              <w:spacing w:before="0" w:after="0"/>
              <w:jc w:val="center"/>
              <w:rPr>
                <w:ins w:id="8658" w:author="Claude" w:date="2026-10-14T09:00:00Z"/>
              </w:rPr>
            </w:pPr>
          </w:p>
        </w:tc>
      </w:tr>
      <w:tr>
        <w:trPr>
          <w:cantSplit/>
          <w:ins w:id="8667" w:author="Claude" w:date="2026-10-14T09:00:00Z"/>
        </w:trPr>
        <w:tc>
          <w:tcPr>
            <w:tcW w:w="750" w:type="dxa"/>
            <w:shd w:val="clear" w:color="auto" w:fill="D9D9D9"/>
            <w:vAlign w:val="center"/>
          </w:tcPr>
          <w:p>
            <w:pPr>
              <w:spacing w:before="0" w:after="0"/>
              <w:jc w:val="center"/>
              <w:rPr>
                <w:ins w:id="8660" w:author="Claude" w:date="2026-10-14T09:00:00Z"/>
              </w:rPr>
            </w:pPr>
            <w:ins w:id="8661" w:author="Claude" w:date="2026-10-14T09:00:00Z">
              <w:r>
                <w:rPr>
                  <w:rFonts w:ascii="Times New Roman" w:hAnsi="Times New Roman" w:cs="Times New Roman"/>
                  <w:b/>
                  <w:bCs/>
                  <w:sz w:val="20"/>
                  <w:szCs w:val="20"/>
                </w:rPr>
                <w:t xml:space="preserve">6</w:t>
              </w:r>
            </w:ins>
          </w:p>
        </w:tc>
        <w:tc>
          <w:tcPr>
            <w:tcW w:w="4772" w:type="dxa"/>
            <w:shd w:val="clear" w:color="auto" w:fill="D9D9D9"/>
            <w:vAlign w:val="center"/>
          </w:tcPr>
          <w:p>
            <w:pPr>
              <w:spacing w:before="0" w:after="0"/>
              <w:jc w:val="left"/>
              <w:rPr>
                <w:ins w:id="8662" w:author="Claude" w:date="2026-10-14T09:00:00Z"/>
              </w:rPr>
            </w:pPr>
            <w:ins w:id="8663" w:author="Claude" w:date="2026-10-14T09:00:00Z">
              <w:r>
                <w:rPr>
                  <w:rFonts w:ascii="Times New Roman" w:hAnsi="Times New Roman" w:cs="Times New Roman"/>
                  <w:b/>
                  <w:bCs/>
                  <w:sz w:val="20"/>
                  <w:szCs w:val="20"/>
                </w:rPr>
                <w:t xml:space="preserve">Bảo đảm an toàn, vệ sinh môi trường</w:t>
              </w:r>
            </w:ins>
          </w:p>
        </w:tc>
        <w:tc>
          <w:tcPr>
            <w:tcW w:w="1250" w:type="dxa"/>
            <w:shd w:val="clear" w:color="auto" w:fill="D9D9D9"/>
            <w:vAlign w:val="center"/>
          </w:tcPr>
          <w:p>
            <w:pPr>
              <w:spacing w:before="0" w:after="0"/>
              <w:jc w:val="center"/>
              <w:rPr>
                <w:ins w:id="8664" w:author="Claude" w:date="2026-10-14T09:00:00Z"/>
              </w:rPr>
            </w:pPr>
          </w:p>
        </w:tc>
        <w:tc>
          <w:tcPr>
            <w:tcW w:w="1150" w:type="dxa"/>
            <w:shd w:val="clear" w:color="auto" w:fill="D9D9D9"/>
            <w:vAlign w:val="center"/>
          </w:tcPr>
          <w:p>
            <w:pPr>
              <w:spacing w:before="0" w:after="0"/>
              <w:jc w:val="center"/>
              <w:rPr>
                <w:ins w:id="8665" w:author="Claude" w:date="2026-10-14T09:00:00Z"/>
              </w:rPr>
            </w:pPr>
          </w:p>
        </w:tc>
        <w:tc>
          <w:tcPr>
            <w:tcW w:w="1150" w:type="dxa"/>
            <w:shd w:val="clear" w:color="auto" w:fill="D9D9D9"/>
            <w:vAlign w:val="center"/>
          </w:tcPr>
          <w:p>
            <w:pPr>
              <w:spacing w:before="0" w:after="0"/>
              <w:jc w:val="center"/>
              <w:rPr>
                <w:ins w:id="8666" w:author="Claude" w:date="2026-10-14T09:00:00Z"/>
              </w:rPr>
            </w:pPr>
          </w:p>
        </w:tc>
      </w:tr>
      <w:tr>
        <w:trPr>
          <w:cantSplit/>
          <w:ins w:id="8676" w:author="Claude" w:date="2026-10-14T09:00:00Z"/>
        </w:trPr>
        <w:tc>
          <w:tcPr>
            <w:tcW w:w="750" w:type="dxa"/>
            <w:vAlign w:val="center"/>
          </w:tcPr>
          <w:p>
            <w:pPr>
              <w:spacing w:before="0" w:after="0"/>
              <w:jc w:val="center"/>
              <w:rPr>
                <w:ins w:id="8668" w:author="Claude" w:date="2026-10-14T09:00:00Z"/>
              </w:rPr>
            </w:pPr>
            <w:ins w:id="8669" w:author="Claude" w:date="2026-10-14T09:00:00Z">
              <w:r>
                <w:rPr>
                  <w:rFonts w:ascii="Times New Roman" w:hAnsi="Times New Roman" w:cs="Times New Roman"/>
                  <w:sz w:val="20"/>
                  <w:szCs w:val="20"/>
                </w:rPr>
                <w:t xml:space="preserve">6.1</w:t>
              </w:r>
            </w:ins>
          </w:p>
        </w:tc>
        <w:tc>
          <w:tcPr>
            <w:tcW w:w="4772" w:type="dxa"/>
            <w:vAlign w:val="center"/>
          </w:tcPr>
          <w:p>
            <w:pPr>
              <w:spacing w:before="0" w:after="0"/>
              <w:jc w:val="left"/>
              <w:rPr>
                <w:ins w:id="8670" w:author="Claude" w:date="2026-10-14T09:00:00Z"/>
              </w:rPr>
            </w:pPr>
            <w:ins w:id="8671" w:author="Claude" w:date="2026-10-14T09:00:00Z">
              <w:r>
                <w:rPr>
                  <w:rFonts w:ascii="Times New Roman" w:hAnsi="Times New Roman" w:cs="Times New Roman"/>
                  <w:sz w:val="20"/>
                  <w:szCs w:val="20"/>
                </w:rPr>
                <w:t xml:space="preserve">Thiết bị bảo vệ cá nhân, đồ dùng an toàn cho công nhân viên</w:t>
              </w:r>
            </w:ins>
          </w:p>
        </w:tc>
        <w:tc>
          <w:tcPr>
            <w:tcW w:w="1250" w:type="dxa"/>
            <w:vAlign w:val="center"/>
          </w:tcPr>
          <w:p>
            <w:pPr>
              <w:spacing w:before="0" w:after="0"/>
              <w:jc w:val="center"/>
              <w:rPr>
                <w:ins w:id="8672" w:author="Claude" w:date="2026-10-14T09:00:00Z"/>
              </w:rPr>
            </w:pPr>
            <w:ins w:id="867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74" w:author="Claude" w:date="2026-10-14T09:00:00Z"/>
              </w:rPr>
            </w:pPr>
          </w:p>
        </w:tc>
        <w:tc>
          <w:tcPr>
            <w:tcW w:w="1150" w:type="dxa"/>
            <w:vAlign w:val="center"/>
          </w:tcPr>
          <w:p>
            <w:pPr>
              <w:spacing w:before="0" w:after="0"/>
              <w:jc w:val="center"/>
              <w:rPr>
                <w:ins w:id="8675" w:author="Claude" w:date="2026-10-14T09:00:00Z"/>
              </w:rPr>
            </w:pPr>
          </w:p>
        </w:tc>
      </w:tr>
      <w:tr>
        <w:trPr>
          <w:cantSplit/>
          <w:ins w:id="8685" w:author="Claude" w:date="2026-10-14T09:00:00Z"/>
        </w:trPr>
        <w:tc>
          <w:tcPr>
            <w:tcW w:w="750" w:type="dxa"/>
            <w:vAlign w:val="center"/>
          </w:tcPr>
          <w:p>
            <w:pPr>
              <w:spacing w:before="0" w:after="0"/>
              <w:jc w:val="center"/>
              <w:rPr>
                <w:ins w:id="8677" w:author="Claude" w:date="2026-10-14T09:00:00Z"/>
              </w:rPr>
            </w:pPr>
            <w:ins w:id="8678" w:author="Claude" w:date="2026-10-14T09:00:00Z">
              <w:r>
                <w:rPr>
                  <w:rFonts w:ascii="Times New Roman" w:hAnsi="Times New Roman" w:cs="Times New Roman"/>
                  <w:sz w:val="20"/>
                  <w:szCs w:val="20"/>
                </w:rPr>
                <w:t xml:space="preserve">6.2</w:t>
              </w:r>
            </w:ins>
          </w:p>
        </w:tc>
        <w:tc>
          <w:tcPr>
            <w:tcW w:w="4772" w:type="dxa"/>
            <w:vAlign w:val="center"/>
          </w:tcPr>
          <w:p>
            <w:pPr>
              <w:spacing w:before="0" w:after="0"/>
              <w:jc w:val="left"/>
              <w:rPr>
                <w:ins w:id="8679" w:author="Claude" w:date="2026-10-14T09:00:00Z"/>
              </w:rPr>
            </w:pPr>
            <w:ins w:id="8680" w:author="Claude" w:date="2026-10-14T09:00:00Z">
              <w:r>
                <w:rPr>
                  <w:rFonts w:ascii="Times New Roman" w:hAnsi="Times New Roman" w:cs="Times New Roman"/>
                  <w:sz w:val="20"/>
                  <w:szCs w:val="20"/>
                </w:rPr>
                <w:t xml:space="preserve">Biện pháp an toàn, an ninh, bảo vệ môi trường phục vụ thi công theo yêu cầu dự án</w:t>
              </w:r>
            </w:ins>
          </w:p>
        </w:tc>
        <w:tc>
          <w:tcPr>
            <w:tcW w:w="1250" w:type="dxa"/>
            <w:vAlign w:val="center"/>
          </w:tcPr>
          <w:p>
            <w:pPr>
              <w:spacing w:before="0" w:after="0"/>
              <w:jc w:val="center"/>
              <w:rPr>
                <w:ins w:id="8681" w:author="Claude" w:date="2026-10-14T09:00:00Z"/>
              </w:rPr>
            </w:pPr>
            <w:ins w:id="8682"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83" w:author="Claude" w:date="2026-10-14T09:00:00Z"/>
              </w:rPr>
            </w:pPr>
          </w:p>
        </w:tc>
        <w:tc>
          <w:tcPr>
            <w:tcW w:w="1150" w:type="dxa"/>
            <w:vAlign w:val="center"/>
          </w:tcPr>
          <w:p>
            <w:pPr>
              <w:spacing w:before="0" w:after="0"/>
              <w:jc w:val="center"/>
              <w:rPr>
                <w:ins w:id="8684" w:author="Claude" w:date="2026-10-14T09:00:00Z"/>
              </w:rPr>
            </w:pPr>
          </w:p>
        </w:tc>
      </w:tr>
      <w:tr>
        <w:trPr>
          <w:cantSplit/>
          <w:ins w:id="8694" w:author="Claude" w:date="2026-10-14T09:00:00Z"/>
        </w:trPr>
        <w:tc>
          <w:tcPr>
            <w:tcW w:w="750" w:type="dxa"/>
            <w:vAlign w:val="center"/>
          </w:tcPr>
          <w:p>
            <w:pPr>
              <w:spacing w:before="0" w:after="0"/>
              <w:jc w:val="center"/>
              <w:rPr>
                <w:ins w:id="8686" w:author="Claude" w:date="2026-10-14T09:00:00Z"/>
              </w:rPr>
            </w:pPr>
            <w:ins w:id="8687" w:author="Claude" w:date="2026-10-14T09:00:00Z">
              <w:r>
                <w:rPr>
                  <w:rFonts w:ascii="Times New Roman" w:hAnsi="Times New Roman" w:cs="Times New Roman"/>
                  <w:sz w:val="20"/>
                  <w:szCs w:val="20"/>
                </w:rPr>
                <w:t xml:space="preserve">6.3</w:t>
              </w:r>
            </w:ins>
          </w:p>
        </w:tc>
        <w:tc>
          <w:tcPr>
            <w:tcW w:w="4772" w:type="dxa"/>
            <w:vAlign w:val="center"/>
          </w:tcPr>
          <w:p>
            <w:pPr>
              <w:spacing w:before="0" w:after="0"/>
              <w:jc w:val="left"/>
              <w:rPr>
                <w:ins w:id="8688" w:author="Claude" w:date="2026-10-14T09:00:00Z"/>
              </w:rPr>
            </w:pPr>
            <w:ins w:id="8689" w:author="Claude" w:date="2026-10-14T09:00:00Z">
              <w:r>
                <w:rPr>
                  <w:rFonts w:ascii="Times New Roman" w:hAnsi="Times New Roman" w:cs="Times New Roman"/>
                  <w:sz w:val="20"/>
                  <w:szCs w:val="20"/>
                </w:rPr>
                <w:t xml:space="preserve">Bảo vệ an ninh khu vực thi công của Bên B; chịu trách nhiệm đối với mất mát, hư hỏng do lỗi của Bên B</w:t>
              </w:r>
            </w:ins>
          </w:p>
        </w:tc>
        <w:tc>
          <w:tcPr>
            <w:tcW w:w="1250" w:type="dxa"/>
            <w:vAlign w:val="center"/>
          </w:tcPr>
          <w:p>
            <w:pPr>
              <w:spacing w:before="0" w:after="0"/>
              <w:jc w:val="center"/>
              <w:rPr>
                <w:ins w:id="8690" w:author="Claude" w:date="2026-10-14T09:00:00Z"/>
              </w:rPr>
            </w:pPr>
            <w:ins w:id="8691"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692" w:author="Claude" w:date="2026-10-14T09:00:00Z"/>
              </w:rPr>
            </w:pPr>
          </w:p>
        </w:tc>
        <w:tc>
          <w:tcPr>
            <w:tcW w:w="1150" w:type="dxa"/>
            <w:vAlign w:val="center"/>
          </w:tcPr>
          <w:p>
            <w:pPr>
              <w:spacing w:before="0" w:after="0"/>
              <w:jc w:val="center"/>
              <w:rPr>
                <w:ins w:id="8693" w:author="Claude" w:date="2026-10-14T09:00:00Z"/>
              </w:rPr>
            </w:pPr>
          </w:p>
        </w:tc>
      </w:tr>
      <w:tr>
        <w:trPr>
          <w:cantSplit/>
          <w:ins w:id="8703" w:author="Claude" w:date="2026-10-14T09:00:00Z"/>
        </w:trPr>
        <w:tc>
          <w:tcPr>
            <w:tcW w:w="750" w:type="dxa"/>
            <w:vAlign w:val="center"/>
          </w:tcPr>
          <w:p>
            <w:pPr>
              <w:spacing w:before="0" w:after="0"/>
              <w:jc w:val="center"/>
              <w:rPr>
                <w:ins w:id="8695" w:author="Claude" w:date="2026-10-14T09:00:00Z"/>
              </w:rPr>
            </w:pPr>
            <w:ins w:id="8696" w:author="Claude" w:date="2026-10-14T09:00:00Z">
              <w:r>
                <w:rPr>
                  <w:rFonts w:ascii="Times New Roman" w:hAnsi="Times New Roman" w:cs="Times New Roman"/>
                  <w:sz w:val="20"/>
                  <w:szCs w:val="20"/>
                </w:rPr>
                <w:t xml:space="preserve">6.4</w:t>
              </w:r>
            </w:ins>
          </w:p>
        </w:tc>
        <w:tc>
          <w:tcPr>
            <w:tcW w:w="4772" w:type="dxa"/>
            <w:vAlign w:val="center"/>
          </w:tcPr>
          <w:p>
            <w:pPr>
              <w:spacing w:before="0" w:after="0"/>
              <w:jc w:val="left"/>
              <w:rPr>
                <w:ins w:id="8697" w:author="Claude" w:date="2026-10-14T09:00:00Z"/>
              </w:rPr>
            </w:pPr>
            <w:ins w:id="8698" w:author="Claude" w:date="2026-10-14T09:00:00Z">
              <w:r>
                <w:rPr>
                  <w:rFonts w:ascii="Times New Roman" w:hAnsi="Times New Roman" w:cs="Times New Roman"/>
                  <w:sz w:val="20"/>
                  <w:szCs w:val="20"/>
                </w:rPr>
                <w:t xml:space="preserve">Trách nhiệm đối với mất mát/hư hỏng vật liệu, hạng mục (kể cả hạng mục liền kề trước khi bàn giao)</w:t>
              </w:r>
            </w:ins>
          </w:p>
        </w:tc>
        <w:tc>
          <w:tcPr>
            <w:tcW w:w="1250" w:type="dxa"/>
            <w:vAlign w:val="center"/>
          </w:tcPr>
          <w:p>
            <w:pPr>
              <w:spacing w:before="0" w:after="0"/>
              <w:jc w:val="center"/>
              <w:rPr>
                <w:ins w:id="8699" w:author="Claude" w:date="2026-10-14T09:00:00Z"/>
              </w:rPr>
            </w:pPr>
            <w:ins w:id="870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01" w:author="Claude" w:date="2026-10-14T09:00:00Z"/>
              </w:rPr>
            </w:pPr>
          </w:p>
        </w:tc>
        <w:tc>
          <w:tcPr>
            <w:tcW w:w="1150" w:type="dxa"/>
            <w:vAlign w:val="center"/>
          </w:tcPr>
          <w:p>
            <w:pPr>
              <w:spacing w:before="0" w:after="0"/>
              <w:jc w:val="center"/>
              <w:rPr>
                <w:ins w:id="8702" w:author="Claude" w:date="2026-10-14T09:00:00Z"/>
              </w:rPr>
            </w:pPr>
          </w:p>
        </w:tc>
      </w:tr>
      <w:tr>
        <w:trPr>
          <w:cantSplit/>
          <w:ins w:id="8712" w:author="Claude" w:date="2026-10-14T09:00:00Z"/>
        </w:trPr>
        <w:tc>
          <w:tcPr>
            <w:tcW w:w="750" w:type="dxa"/>
            <w:vAlign w:val="center"/>
          </w:tcPr>
          <w:p>
            <w:pPr>
              <w:spacing w:before="0" w:after="0"/>
              <w:jc w:val="center"/>
              <w:rPr>
                <w:ins w:id="8704" w:author="Claude" w:date="2026-10-14T09:00:00Z"/>
              </w:rPr>
            </w:pPr>
            <w:ins w:id="8705" w:author="Claude" w:date="2026-10-14T09:00:00Z">
              <w:r>
                <w:rPr>
                  <w:rFonts w:ascii="Times New Roman" w:hAnsi="Times New Roman" w:cs="Times New Roman"/>
                  <w:sz w:val="20"/>
                  <w:szCs w:val="20"/>
                </w:rPr>
                <w:t xml:space="preserve">6.5</w:t>
              </w:r>
            </w:ins>
          </w:p>
        </w:tc>
        <w:tc>
          <w:tcPr>
            <w:tcW w:w="4772" w:type="dxa"/>
            <w:vAlign w:val="center"/>
          </w:tcPr>
          <w:p>
            <w:pPr>
              <w:spacing w:before="0" w:after="0"/>
              <w:jc w:val="left"/>
              <w:rPr>
                <w:ins w:id="8706" w:author="Claude" w:date="2026-10-14T09:00:00Z"/>
              </w:rPr>
            </w:pPr>
            <w:ins w:id="8707" w:author="Claude" w:date="2026-10-14T09:00:00Z">
              <w:r>
                <w:rPr>
                  <w:rFonts w:ascii="Times New Roman" w:hAnsi="Times New Roman" w:cs="Times New Roman"/>
                  <w:sz w:val="20"/>
                  <w:szCs w:val="20"/>
                </w:rPr>
                <w:t xml:space="preserve">Cung cấp giấy tờ an toàn lao động, chứng chỉ, kiểm định cho nhân lực</w:t>
              </w:r>
            </w:ins>
          </w:p>
        </w:tc>
        <w:tc>
          <w:tcPr>
            <w:tcW w:w="1250" w:type="dxa"/>
            <w:vAlign w:val="center"/>
          </w:tcPr>
          <w:p>
            <w:pPr>
              <w:spacing w:before="0" w:after="0"/>
              <w:jc w:val="center"/>
              <w:rPr>
                <w:ins w:id="8708" w:author="Claude" w:date="2026-10-14T09:00:00Z"/>
              </w:rPr>
            </w:pPr>
            <w:ins w:id="8709"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10" w:author="Claude" w:date="2026-10-14T09:00:00Z"/>
              </w:rPr>
            </w:pPr>
          </w:p>
        </w:tc>
        <w:tc>
          <w:tcPr>
            <w:tcW w:w="1150" w:type="dxa"/>
            <w:vAlign w:val="center"/>
          </w:tcPr>
          <w:p>
            <w:pPr>
              <w:spacing w:before="0" w:after="0"/>
              <w:jc w:val="center"/>
              <w:rPr>
                <w:ins w:id="8711" w:author="Claude" w:date="2026-10-14T09:00:00Z"/>
              </w:rPr>
            </w:pPr>
          </w:p>
        </w:tc>
      </w:tr>
      <w:tr>
        <w:trPr>
          <w:cantSplit/>
          <w:ins w:id="8721" w:author="Claude" w:date="2026-10-14T09:00:00Z"/>
        </w:trPr>
        <w:tc>
          <w:tcPr>
            <w:tcW w:w="750" w:type="dxa"/>
            <w:vAlign w:val="center"/>
          </w:tcPr>
          <w:p>
            <w:pPr>
              <w:spacing w:before="0" w:after="0"/>
              <w:jc w:val="center"/>
              <w:rPr>
                <w:ins w:id="8713" w:author="Claude" w:date="2026-10-14T09:00:00Z"/>
              </w:rPr>
            </w:pPr>
            <w:ins w:id="8714" w:author="Claude" w:date="2026-10-14T09:00:00Z">
              <w:r>
                <w:rPr>
                  <w:rFonts w:ascii="Times New Roman" w:hAnsi="Times New Roman" w:cs="Times New Roman"/>
                  <w:sz w:val="20"/>
                  <w:szCs w:val="20"/>
                </w:rPr>
                <w:t xml:space="preserve">6.6</w:t>
              </w:r>
            </w:ins>
          </w:p>
        </w:tc>
        <w:tc>
          <w:tcPr>
            <w:tcW w:w="4772" w:type="dxa"/>
            <w:vAlign w:val="center"/>
          </w:tcPr>
          <w:p>
            <w:pPr>
              <w:spacing w:before="0" w:after="0"/>
              <w:jc w:val="left"/>
              <w:rPr>
                <w:ins w:id="8715" w:author="Claude" w:date="2026-10-14T09:00:00Z"/>
              </w:rPr>
            </w:pPr>
            <w:ins w:id="8716" w:author="Claude" w:date="2026-10-14T09:00:00Z">
              <w:r>
                <w:rPr>
                  <w:rFonts w:ascii="Times New Roman" w:hAnsi="Times New Roman" w:cs="Times New Roman"/>
                  <w:sz w:val="20"/>
                  <w:szCs w:val="20"/>
                </w:rPr>
                <w:t xml:space="preserve">Tổ chức tập huấn định kỳ công tác ATLĐ đối với công nhân</w:t>
              </w:r>
            </w:ins>
          </w:p>
        </w:tc>
        <w:tc>
          <w:tcPr>
            <w:tcW w:w="1250" w:type="dxa"/>
            <w:vAlign w:val="center"/>
          </w:tcPr>
          <w:p>
            <w:pPr>
              <w:spacing w:before="0" w:after="0"/>
              <w:jc w:val="center"/>
              <w:rPr>
                <w:ins w:id="8717" w:author="Claude" w:date="2026-10-14T09:00:00Z"/>
              </w:rPr>
            </w:pPr>
            <w:ins w:id="8718"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19" w:author="Claude" w:date="2026-10-14T09:00:00Z"/>
              </w:rPr>
            </w:pPr>
          </w:p>
        </w:tc>
        <w:tc>
          <w:tcPr>
            <w:tcW w:w="1150" w:type="dxa"/>
            <w:vAlign w:val="center"/>
          </w:tcPr>
          <w:p>
            <w:pPr>
              <w:spacing w:before="0" w:after="0"/>
              <w:jc w:val="center"/>
              <w:rPr>
                <w:ins w:id="8720" w:author="Claude" w:date="2026-10-14T09:00:00Z"/>
              </w:rPr>
            </w:pPr>
          </w:p>
        </w:tc>
      </w:tr>
      <w:tr>
        <w:trPr>
          <w:cantSplit/>
          <w:ins w:id="8729" w:author="Claude" w:date="2026-10-14T09:00:00Z"/>
        </w:trPr>
        <w:tc>
          <w:tcPr>
            <w:tcW w:w="750" w:type="dxa"/>
            <w:shd w:val="clear" w:color="auto" w:fill="D9D9D9"/>
            <w:vAlign w:val="center"/>
          </w:tcPr>
          <w:p>
            <w:pPr>
              <w:spacing w:before="0" w:after="0"/>
              <w:jc w:val="center"/>
              <w:rPr>
                <w:ins w:id="8722" w:author="Claude" w:date="2026-10-14T09:00:00Z"/>
              </w:rPr>
            </w:pPr>
            <w:ins w:id="8723" w:author="Claude" w:date="2026-10-14T09:00:00Z">
              <w:r>
                <w:rPr>
                  <w:rFonts w:ascii="Times New Roman" w:hAnsi="Times New Roman" w:cs="Times New Roman"/>
                  <w:b/>
                  <w:bCs/>
                  <w:sz w:val="20"/>
                  <w:szCs w:val="20"/>
                </w:rPr>
                <w:t xml:space="preserve">7</w:t>
              </w:r>
            </w:ins>
          </w:p>
        </w:tc>
        <w:tc>
          <w:tcPr>
            <w:tcW w:w="4772" w:type="dxa"/>
            <w:shd w:val="clear" w:color="auto" w:fill="D9D9D9"/>
            <w:vAlign w:val="center"/>
          </w:tcPr>
          <w:p>
            <w:pPr>
              <w:spacing w:before="0" w:after="0"/>
              <w:jc w:val="left"/>
              <w:rPr>
                <w:ins w:id="8724" w:author="Claude" w:date="2026-10-14T09:00:00Z"/>
              </w:rPr>
            </w:pPr>
            <w:ins w:id="8725" w:author="Claude" w:date="2026-10-14T09:00:00Z">
              <w:r>
                <w:rPr>
                  <w:rFonts w:ascii="Times New Roman" w:hAnsi="Times New Roman" w:cs="Times New Roman"/>
                  <w:b/>
                  <w:bCs/>
                  <w:sz w:val="20"/>
                  <w:szCs w:val="20"/>
                </w:rPr>
                <w:t xml:space="preserve">Huy động và giải thể thiết bị</w:t>
              </w:r>
            </w:ins>
          </w:p>
        </w:tc>
        <w:tc>
          <w:tcPr>
            <w:tcW w:w="1250" w:type="dxa"/>
            <w:shd w:val="clear" w:color="auto" w:fill="D9D9D9"/>
            <w:vAlign w:val="center"/>
          </w:tcPr>
          <w:p>
            <w:pPr>
              <w:spacing w:before="0" w:after="0"/>
              <w:jc w:val="center"/>
              <w:rPr>
                <w:ins w:id="8726" w:author="Claude" w:date="2026-10-14T09:00:00Z"/>
              </w:rPr>
            </w:pPr>
          </w:p>
        </w:tc>
        <w:tc>
          <w:tcPr>
            <w:tcW w:w="1150" w:type="dxa"/>
            <w:shd w:val="clear" w:color="auto" w:fill="D9D9D9"/>
            <w:vAlign w:val="center"/>
          </w:tcPr>
          <w:p>
            <w:pPr>
              <w:spacing w:before="0" w:after="0"/>
              <w:jc w:val="center"/>
              <w:rPr>
                <w:ins w:id="8727" w:author="Claude" w:date="2026-10-14T09:00:00Z"/>
              </w:rPr>
            </w:pPr>
          </w:p>
        </w:tc>
        <w:tc>
          <w:tcPr>
            <w:tcW w:w="1150" w:type="dxa"/>
            <w:shd w:val="clear" w:color="auto" w:fill="D9D9D9"/>
            <w:vAlign w:val="center"/>
          </w:tcPr>
          <w:p>
            <w:pPr>
              <w:spacing w:before="0" w:after="0"/>
              <w:jc w:val="center"/>
              <w:rPr>
                <w:ins w:id="8728" w:author="Claude" w:date="2026-10-14T09:00:00Z"/>
              </w:rPr>
            </w:pPr>
          </w:p>
        </w:tc>
      </w:tr>
      <w:tr>
        <w:trPr>
          <w:cantSplit/>
          <w:ins w:id="8738" w:author="Claude" w:date="2026-10-14T09:00:00Z"/>
        </w:trPr>
        <w:tc>
          <w:tcPr>
            <w:tcW w:w="750" w:type="dxa"/>
            <w:vAlign w:val="center"/>
          </w:tcPr>
          <w:p>
            <w:pPr>
              <w:spacing w:before="0" w:after="0"/>
              <w:jc w:val="center"/>
              <w:rPr>
                <w:ins w:id="8730" w:author="Claude" w:date="2026-10-14T09:00:00Z"/>
              </w:rPr>
            </w:pPr>
            <w:ins w:id="8731" w:author="Claude" w:date="2026-10-14T09:00:00Z">
              <w:r>
                <w:rPr>
                  <w:rFonts w:ascii="Times New Roman" w:hAnsi="Times New Roman" w:cs="Times New Roman"/>
                  <w:sz w:val="20"/>
                  <w:szCs w:val="20"/>
                </w:rPr>
                <w:t xml:space="preserve">7.1</w:t>
              </w:r>
            </w:ins>
          </w:p>
        </w:tc>
        <w:tc>
          <w:tcPr>
            <w:tcW w:w="4772" w:type="dxa"/>
            <w:vAlign w:val="center"/>
          </w:tcPr>
          <w:p>
            <w:pPr>
              <w:spacing w:before="0" w:after="0"/>
              <w:jc w:val="left"/>
              <w:rPr>
                <w:ins w:id="8732" w:author="Claude" w:date="2026-10-14T09:00:00Z"/>
              </w:rPr>
            </w:pPr>
            <w:ins w:id="8733" w:author="Claude" w:date="2026-10-14T09:00:00Z">
              <w:r>
                <w:rPr>
                  <w:rFonts w:ascii="Times New Roman" w:hAnsi="Times New Roman" w:cs="Times New Roman"/>
                  <w:sz w:val="20"/>
                  <w:szCs w:val="20"/>
                </w:rPr>
                <w:t xml:space="preserve">Huy động máy móc, thiết bị, vật liệu đảm bảo yêu cầu và tiến độ</w:t>
              </w:r>
            </w:ins>
          </w:p>
        </w:tc>
        <w:tc>
          <w:tcPr>
            <w:tcW w:w="1250" w:type="dxa"/>
            <w:vAlign w:val="center"/>
          </w:tcPr>
          <w:p>
            <w:pPr>
              <w:spacing w:before="0" w:after="0"/>
              <w:jc w:val="center"/>
              <w:rPr>
                <w:ins w:id="8734" w:author="Claude" w:date="2026-10-14T09:00:00Z"/>
              </w:rPr>
            </w:pPr>
            <w:ins w:id="8735"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36" w:author="Claude" w:date="2026-10-14T09:00:00Z"/>
              </w:rPr>
            </w:pPr>
          </w:p>
        </w:tc>
        <w:tc>
          <w:tcPr>
            <w:tcW w:w="1150" w:type="dxa"/>
            <w:vAlign w:val="center"/>
          </w:tcPr>
          <w:p>
            <w:pPr>
              <w:spacing w:before="0" w:after="0"/>
              <w:jc w:val="center"/>
              <w:rPr>
                <w:ins w:id="8737" w:author="Claude" w:date="2026-10-14T09:00:00Z"/>
              </w:rPr>
            </w:pPr>
          </w:p>
        </w:tc>
      </w:tr>
      <w:tr>
        <w:trPr>
          <w:cantSplit/>
          <w:ins w:id="8747" w:author="Claude" w:date="2026-10-14T09:00:00Z"/>
        </w:trPr>
        <w:tc>
          <w:tcPr>
            <w:tcW w:w="750" w:type="dxa"/>
            <w:vAlign w:val="center"/>
          </w:tcPr>
          <w:p>
            <w:pPr>
              <w:spacing w:before="0" w:after="0"/>
              <w:jc w:val="center"/>
              <w:rPr>
                <w:ins w:id="8739" w:author="Claude" w:date="2026-10-14T09:00:00Z"/>
              </w:rPr>
            </w:pPr>
            <w:ins w:id="8740" w:author="Claude" w:date="2026-10-14T09:00:00Z">
              <w:r>
                <w:rPr>
                  <w:rFonts w:ascii="Times New Roman" w:hAnsi="Times New Roman" w:cs="Times New Roman"/>
                  <w:sz w:val="20"/>
                  <w:szCs w:val="20"/>
                </w:rPr>
                <w:t xml:space="preserve">7.2</w:t>
              </w:r>
            </w:ins>
          </w:p>
        </w:tc>
        <w:tc>
          <w:tcPr>
            <w:tcW w:w="4772" w:type="dxa"/>
            <w:vAlign w:val="center"/>
          </w:tcPr>
          <w:p>
            <w:pPr>
              <w:spacing w:before="0" w:after="0"/>
              <w:jc w:val="left"/>
              <w:rPr>
                <w:ins w:id="8741" w:author="Claude" w:date="2026-10-14T09:00:00Z"/>
              </w:rPr>
            </w:pPr>
            <w:ins w:id="8742" w:author="Claude" w:date="2026-10-14T09:00:00Z">
              <w:r>
                <w:rPr>
                  <w:rFonts w:ascii="Times New Roman" w:hAnsi="Times New Roman" w:cs="Times New Roman"/>
                  <w:sz w:val="20"/>
                  <w:szCs w:val="20"/>
                </w:rPr>
                <w:t xml:space="preserve">Huy động cán bộ, công nhân đủ chuyên môn, sức khỏe</w:t>
              </w:r>
            </w:ins>
          </w:p>
        </w:tc>
        <w:tc>
          <w:tcPr>
            <w:tcW w:w="1250" w:type="dxa"/>
            <w:vAlign w:val="center"/>
          </w:tcPr>
          <w:p>
            <w:pPr>
              <w:spacing w:before="0" w:after="0"/>
              <w:jc w:val="center"/>
              <w:rPr>
                <w:ins w:id="8743" w:author="Claude" w:date="2026-10-14T09:00:00Z"/>
              </w:rPr>
            </w:pPr>
            <w:ins w:id="8744"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45" w:author="Claude" w:date="2026-10-14T09:00:00Z"/>
              </w:rPr>
            </w:pPr>
          </w:p>
        </w:tc>
        <w:tc>
          <w:tcPr>
            <w:tcW w:w="1150" w:type="dxa"/>
            <w:vAlign w:val="center"/>
          </w:tcPr>
          <w:p>
            <w:pPr>
              <w:spacing w:before="0" w:after="0"/>
              <w:jc w:val="center"/>
              <w:rPr>
                <w:ins w:id="8746" w:author="Claude" w:date="2026-10-14T09:00:00Z"/>
              </w:rPr>
            </w:pPr>
          </w:p>
        </w:tc>
      </w:tr>
      <w:tr>
        <w:trPr>
          <w:cantSplit/>
          <w:ins w:id="8756" w:author="Claude" w:date="2026-10-14T09:00:00Z"/>
        </w:trPr>
        <w:tc>
          <w:tcPr>
            <w:tcW w:w="750" w:type="dxa"/>
            <w:vAlign w:val="center"/>
          </w:tcPr>
          <w:p>
            <w:pPr>
              <w:spacing w:before="0" w:after="0"/>
              <w:jc w:val="center"/>
              <w:rPr>
                <w:ins w:id="8748" w:author="Claude" w:date="2026-10-14T09:00:00Z"/>
              </w:rPr>
            </w:pPr>
            <w:ins w:id="8749" w:author="Claude" w:date="2026-10-14T09:00:00Z">
              <w:r>
                <w:rPr>
                  <w:rFonts w:ascii="Times New Roman" w:hAnsi="Times New Roman" w:cs="Times New Roman"/>
                  <w:sz w:val="20"/>
                  <w:szCs w:val="20"/>
                </w:rPr>
                <w:t xml:space="preserve">7.3</w:t>
              </w:r>
            </w:ins>
          </w:p>
        </w:tc>
        <w:tc>
          <w:tcPr>
            <w:tcW w:w="4772" w:type="dxa"/>
            <w:vAlign w:val="center"/>
          </w:tcPr>
          <w:p>
            <w:pPr>
              <w:spacing w:before="0" w:after="0"/>
              <w:jc w:val="left"/>
              <w:rPr>
                <w:ins w:id="8750" w:author="Claude" w:date="2026-10-14T09:00:00Z"/>
              </w:rPr>
            </w:pPr>
            <w:ins w:id="8751" w:author="Claude" w:date="2026-10-14T09:00:00Z">
              <w:r>
                <w:rPr>
                  <w:rFonts w:ascii="Times New Roman" w:hAnsi="Times New Roman" w:cs="Times New Roman"/>
                  <w:sz w:val="20"/>
                  <w:szCs w:val="20"/>
                </w:rPr>
                <w:t xml:space="preserve">Giải thể con người và thiết bị sau khi hoàn thành</w:t>
              </w:r>
            </w:ins>
          </w:p>
        </w:tc>
        <w:tc>
          <w:tcPr>
            <w:tcW w:w="1250" w:type="dxa"/>
            <w:vAlign w:val="center"/>
          </w:tcPr>
          <w:p>
            <w:pPr>
              <w:spacing w:before="0" w:after="0"/>
              <w:jc w:val="center"/>
              <w:rPr>
                <w:ins w:id="8752" w:author="Claude" w:date="2026-10-14T09:00:00Z"/>
              </w:rPr>
            </w:pPr>
            <w:ins w:id="8753"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54" w:author="Claude" w:date="2026-10-14T09:00:00Z"/>
              </w:rPr>
            </w:pPr>
          </w:p>
        </w:tc>
        <w:tc>
          <w:tcPr>
            <w:tcW w:w="1150" w:type="dxa"/>
            <w:vAlign w:val="center"/>
          </w:tcPr>
          <w:p>
            <w:pPr>
              <w:spacing w:before="0" w:after="0"/>
              <w:jc w:val="center"/>
              <w:rPr>
                <w:ins w:id="8755" w:author="Claude" w:date="2026-10-14T09:00:00Z"/>
              </w:rPr>
            </w:pPr>
          </w:p>
        </w:tc>
      </w:tr>
      <w:tr>
        <w:trPr>
          <w:cantSplit/>
          <w:ins w:id="8764" w:author="Claude" w:date="2026-10-14T09:00:00Z"/>
        </w:trPr>
        <w:tc>
          <w:tcPr>
            <w:tcW w:w="750" w:type="dxa"/>
            <w:shd w:val="clear" w:color="auto" w:fill="D9D9D9"/>
            <w:vAlign w:val="center"/>
          </w:tcPr>
          <w:p>
            <w:pPr>
              <w:spacing w:before="0" w:after="0"/>
              <w:jc w:val="center"/>
              <w:rPr>
                <w:ins w:id="8757" w:author="Claude" w:date="2026-10-14T09:00:00Z"/>
              </w:rPr>
            </w:pPr>
            <w:ins w:id="8758" w:author="Claude" w:date="2026-10-14T09:00:00Z">
              <w:r>
                <w:rPr>
                  <w:rFonts w:ascii="Times New Roman" w:hAnsi="Times New Roman" w:cs="Times New Roman"/>
                  <w:b/>
                  <w:bCs/>
                  <w:sz w:val="20"/>
                  <w:szCs w:val="20"/>
                </w:rPr>
                <w:t xml:space="preserve">8</w:t>
              </w:r>
            </w:ins>
          </w:p>
        </w:tc>
        <w:tc>
          <w:tcPr>
            <w:tcW w:w="4772" w:type="dxa"/>
            <w:shd w:val="clear" w:color="auto" w:fill="D9D9D9"/>
            <w:vAlign w:val="center"/>
          </w:tcPr>
          <w:p>
            <w:pPr>
              <w:spacing w:before="0" w:after="0"/>
              <w:jc w:val="left"/>
              <w:rPr>
                <w:ins w:id="8759" w:author="Claude" w:date="2026-10-14T09:00:00Z"/>
              </w:rPr>
            </w:pPr>
            <w:ins w:id="8760" w:author="Claude" w:date="2026-10-14T09:00:00Z">
              <w:r>
                <w:rPr>
                  <w:rFonts w:ascii="Times New Roman" w:hAnsi="Times New Roman" w:cs="Times New Roman"/>
                  <w:b/>
                  <w:bCs/>
                  <w:sz w:val="20"/>
                  <w:szCs w:val="20"/>
                </w:rPr>
                <w:t xml:space="preserve">Các công tác khác</w:t>
              </w:r>
            </w:ins>
          </w:p>
        </w:tc>
        <w:tc>
          <w:tcPr>
            <w:tcW w:w="1250" w:type="dxa"/>
            <w:shd w:val="clear" w:color="auto" w:fill="D9D9D9"/>
            <w:vAlign w:val="center"/>
          </w:tcPr>
          <w:p>
            <w:pPr>
              <w:spacing w:before="0" w:after="0"/>
              <w:jc w:val="center"/>
              <w:rPr>
                <w:ins w:id="8761" w:author="Claude" w:date="2026-10-14T09:00:00Z"/>
              </w:rPr>
            </w:pPr>
          </w:p>
        </w:tc>
        <w:tc>
          <w:tcPr>
            <w:tcW w:w="1150" w:type="dxa"/>
            <w:shd w:val="clear" w:color="auto" w:fill="D9D9D9"/>
            <w:vAlign w:val="center"/>
          </w:tcPr>
          <w:p>
            <w:pPr>
              <w:spacing w:before="0" w:after="0"/>
              <w:jc w:val="center"/>
              <w:rPr>
                <w:ins w:id="8762" w:author="Claude" w:date="2026-10-14T09:00:00Z"/>
              </w:rPr>
            </w:pPr>
          </w:p>
        </w:tc>
        <w:tc>
          <w:tcPr>
            <w:tcW w:w="1150" w:type="dxa"/>
            <w:shd w:val="clear" w:color="auto" w:fill="D9D9D9"/>
            <w:vAlign w:val="center"/>
          </w:tcPr>
          <w:p>
            <w:pPr>
              <w:spacing w:before="0" w:after="0"/>
              <w:jc w:val="center"/>
              <w:rPr>
                <w:ins w:id="8763" w:author="Claude" w:date="2026-10-14T09:00:00Z"/>
              </w:rPr>
            </w:pPr>
          </w:p>
        </w:tc>
      </w:tr>
      <w:tr>
        <w:trPr>
          <w:cantSplit/>
          <w:ins w:id="8773" w:author="Claude" w:date="2026-10-14T09:00:00Z"/>
        </w:trPr>
        <w:tc>
          <w:tcPr>
            <w:tcW w:w="750" w:type="dxa"/>
            <w:vAlign w:val="center"/>
          </w:tcPr>
          <w:p>
            <w:pPr>
              <w:spacing w:before="0" w:after="0"/>
              <w:jc w:val="center"/>
              <w:rPr>
                <w:ins w:id="8765" w:author="Claude" w:date="2026-10-14T09:00:00Z"/>
              </w:rPr>
            </w:pPr>
            <w:ins w:id="8766" w:author="Claude" w:date="2026-10-14T09:00:00Z">
              <w:r>
                <w:rPr>
                  <w:rFonts w:ascii="Times New Roman" w:hAnsi="Times New Roman" w:cs="Times New Roman"/>
                  <w:sz w:val="20"/>
                  <w:szCs w:val="20"/>
                </w:rPr>
                <w:t xml:space="preserve">8.1</w:t>
              </w:r>
            </w:ins>
          </w:p>
        </w:tc>
        <w:tc>
          <w:tcPr>
            <w:tcW w:w="4772" w:type="dxa"/>
            <w:vAlign w:val="center"/>
          </w:tcPr>
          <w:p>
            <w:pPr>
              <w:spacing w:before="0" w:after="0"/>
              <w:jc w:val="left"/>
              <w:rPr>
                <w:ins w:id="8767" w:author="Claude" w:date="2026-10-14T09:00:00Z"/>
              </w:rPr>
            </w:pPr>
            <w:ins w:id="8768" w:author="Claude" w:date="2026-10-14T09:00:00Z">
              <w:r>
                <w:rPr>
                  <w:rFonts w:ascii="Times New Roman" w:hAnsi="Times New Roman" w:cs="Times New Roman"/>
                  <w:sz w:val="20"/>
                  <w:szCs w:val="20"/>
                </w:rPr>
                <w:t xml:space="preserve">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ins>
          </w:p>
        </w:tc>
        <w:tc>
          <w:tcPr>
            <w:tcW w:w="1250" w:type="dxa"/>
            <w:vAlign w:val="center"/>
          </w:tcPr>
          <w:p>
            <w:pPr>
              <w:spacing w:before="0" w:after="0"/>
              <w:jc w:val="center"/>
              <w:rPr>
                <w:ins w:id="8769" w:author="Claude" w:date="2026-10-14T09:00:00Z"/>
              </w:rPr>
            </w:pPr>
            <w:ins w:id="8770" w:author="Claude" w:date="2026-10-14T09:00:00Z">
              <w:r>
                <w:rPr>
                  <w:rFonts w:ascii="Times New Roman" w:hAnsi="Times New Roman" w:cs="Times New Roman"/>
                  <w:b/>
                  <w:bCs/>
                  <w:sz w:val="20"/>
                  <w:szCs w:val="20"/>
                </w:rPr>
                <w:t xml:space="preserve">P</w:t>
              </w:r>
            </w:ins>
          </w:p>
        </w:tc>
        <w:tc>
          <w:tcPr>
            <w:tcW w:w="1150" w:type="dxa"/>
            <w:vAlign w:val="center"/>
          </w:tcPr>
          <w:p>
            <w:pPr>
              <w:spacing w:before="0" w:after="0"/>
              <w:jc w:val="center"/>
              <w:rPr>
                <w:ins w:id="8771" w:author="Claude" w:date="2026-10-14T09:00:00Z"/>
              </w:rPr>
            </w:pPr>
          </w:p>
        </w:tc>
        <w:tc>
          <w:tcPr>
            <w:tcW w:w="1150" w:type="dxa"/>
            <w:vAlign w:val="center"/>
          </w:tcPr>
          <w:p>
            <w:pPr>
              <w:spacing w:before="0" w:after="0"/>
              <w:jc w:val="center"/>
              <w:rPr>
                <w:ins w:id="8772" w:author="Claude" w:date="2026-10-14T09:00:00Z"/>
              </w:rPr>
            </w:pPr>
          </w:p>
        </w:tc>
      </w:tr>
    </w:tbl>
    <w:p w14:paraId="192169CC" w14:textId="77777777" w:rsidR="00B0112F" w:rsidRDefault="00000000" w:rsidP="00040F1A">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w:t>
      </w:r>
      <w:del w:id="5282" w:author="Claude" w:date="2026-10-14T09:00:00Z">
        <w:r>
          <w:rPr>
            <w:rFonts w:ascii="Times New Roman" w:hAnsi="Times New Roman"/>
            <w:sz w:val="26"/>
            <w:szCs w:val="26"/>
          </w:rPr>
          <w:delText xml:space="preserve">1b</w:delText>
        </w:r>
      </w:del>
      <w:ins w:id="5283" w:author="Claude" w:date="2026-10-14T09:00:00Z">
        <w:r>
          <w:rPr>
            <w:rFonts w:ascii="Times New Roman" w:hAnsi="Times New Roman"/>
            <w:sz w:val="26"/>
            <w:szCs w:val="26"/>
          </w:rPr>
          <w:t xml:space="preserve">2</w:t>
        </w:r>
      </w:ins>
      <w:r>
        <w:rPr>
          <w:rFonts w:ascii="Times New Roman" w:hAnsi="Times New Roman"/>
          <w:sz w:val="26"/>
          <w:szCs w:val="26"/>
        </w:rPr>
        <w:t xml:space="preserve"> Hợp đồng.</w:t>
      </w:r>
      <w:del w:id="5284" w:author="Claude" w:date="2026-10-14T09:00:00Z">
        <w:r>
          <w:rPr>
            <w:rFonts w:ascii="Times New Roman" w:hAnsi="Times New Roman"/>
            <w:sz w:val="26"/>
            <w:szCs w:val="26"/>
          </w:rPr>
          <w:delText xml:space="preserve"> Ký hiệu "-": không thuộc trách nhiệm.</w:delText>
        </w:r>
      </w:del>
    </w:p>
    <w:p>
      <w:pPr>
        <w:spacing w:before="60" w:after="60"/>
        <w:jc w:val="both"/>
        <w:rPr>
          <w:ins w:id="8774" w:author="Claude" w:date="2026-10-14T09:00:00Z"/>
        </w:rPr>
      </w:pPr>
      <w:ins w:id="8775" w:author="Claude" w:date="2026-10-14T09:00:00Z">
        <w:r>
          <w:rPr>
            <w:rFonts w:ascii="Times New Roman" w:hAnsi="Times New Roman" w:cs="Times New Roman"/>
            <w:sz w:val="22"/>
            <w:szCs w:val="22"/>
          </w:rPr>
          <w:t xml:space="preserve">(*1)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ins>
    </w:p>
    <w:p>
      <w:pPr>
        <w:spacing w:before="60" w:after="60"/>
        <w:jc w:val="both"/>
        <w:rPr>
          <w:ins w:id="8776" w:author="Claude" w:date="2026-10-14T09:00:00Z"/>
        </w:rPr>
      </w:pPr>
      <w:ins w:id="8777" w:author="Claude" w:date="2026-10-14T09:00:00Z">
        <w:r>
          <w:rPr>
            <w:rFonts w:ascii="Times New Roman" w:hAnsi="Times New Roman" w:cs="Times New Roman"/>
            <w:sz w:val="22"/>
            <w:szCs w:val="22"/>
          </w:rPr>
          <w:t xml:space="preserve">(*2) Mục 4.11: Bên B vận hành cầu rửa xe cho toàn bộ Công trường; Bên A thanh toán riêng phần rửa xe phục vụ công tác đào đất theo đơn giá do hai bên thống nhất bằng phụ lục Hợp đồng.</w:t>
        </w:r>
      </w:ins>
    </w:p>
    <w:p>
      <w:pPr>
        <w:spacing w:before="60" w:after="60"/>
        <w:jc w:val="both"/>
        <w:rPr>
          <w:ins w:id="8778" w:author="Claude" w:date="2026-10-14T09:00:00Z"/>
        </w:rPr>
      </w:pPr>
      <w:ins w:id="8779" w:author="Claude" w:date="2026-10-14T09:00:00Z">
        <w:r>
          <w:rPr>
            <w:rFonts w:ascii="Times New Roman" w:hAnsi="Times New Roman" w:cs="Times New Roman"/>
            <w:sz w:val="22"/>
            <w:szCs w:val="22"/>
          </w:rPr>
          <w:t xml:space="preserve">(*3) Mục 4.14: Bên B thực hiện rửa đường, vệ sinh môi trường cho toàn bộ Công trường; Bên A thanh toán riêng phần phục vụ công tác đào đất theo đơn giá do hai bên thống nhất bằng phụ lục Hợp đồng.</w:t>
        </w:r>
      </w:ins>
    </w:p>
    <w:p w14:paraId="5931ACF8" w14:textId="77777777" w:rsidR="00D52C95" w:rsidRPr="00302315" w:rsidRDefault="00D52C95" w:rsidP="00040F1A">
      <w:pPr>
        <w:spacing w:after="120" w:line="276" w:lineRule="auto"/>
        <w:rPr>
          <w:rFonts w:ascii="Times New Roman" w:hAnsi="Times New Roman"/>
          <w:iCs/>
          <w:sz w:val="26"/>
          <w:szCs w:val="26"/>
          <w:lang w:val="vi-VN"/>
        </w:rPr>
      </w:pPr>
    </w:p>
    <w:p w14:paraId="61C59523" w14:textId="32EE0D3C" w:rsidR="00096978" w:rsidRPr="00302315" w:rsidRDefault="00096978" w:rsidP="00040F1A">
      <w:pPr>
        <w:spacing w:after="120" w:line="276" w:lineRule="auto"/>
        <w:rPr>
          <w:rFonts w:ascii="Times New Roman" w:hAnsi="Times New Roman"/>
          <w:i/>
          <w:iCs/>
          <w:sz w:val="26"/>
          <w:szCs w:val="26"/>
          <w:u w:val="single"/>
        </w:rPr>
      </w:pPr>
    </w:p>
    <w:p w14:paraId="27212DB1" w14:textId="77777777" w:rsidR="0015704E" w:rsidRPr="00302315" w:rsidRDefault="0015704E" w:rsidP="00040F1A">
      <w:pPr>
        <w:spacing w:after="120" w:line="276" w:lineRule="auto"/>
        <w:rPr>
          <w:rFonts w:ascii="Times New Roman" w:hAnsi="Times New Roman"/>
          <w:i/>
          <w:iCs/>
          <w:sz w:val="26"/>
          <w:szCs w:val="26"/>
          <w:u w:val="single"/>
        </w:rPr>
      </w:pPr>
    </w:p>
    <w:p w14:paraId="1A5E5D55" w14:textId="77777777" w:rsidR="0015704E" w:rsidRPr="00302315" w:rsidRDefault="0015704E" w:rsidP="00040F1A">
      <w:pPr>
        <w:spacing w:after="120" w:line="276" w:lineRule="auto"/>
        <w:rPr>
          <w:rFonts w:ascii="Times New Roman" w:hAnsi="Times New Roman"/>
          <w:i/>
          <w:iCs/>
          <w:sz w:val="26"/>
          <w:szCs w:val="26"/>
          <w:u w:val="single"/>
        </w:rPr>
      </w:pPr>
    </w:p>
    <w:p w14:paraId="7E222DEC" w14:textId="77777777" w:rsidR="0015704E" w:rsidRPr="00302315" w:rsidRDefault="0015704E" w:rsidP="00040F1A">
      <w:pPr>
        <w:spacing w:after="120" w:line="276" w:lineRule="auto"/>
        <w:rPr>
          <w:rFonts w:ascii="Times New Roman" w:hAnsi="Times New Roman"/>
          <w:i/>
          <w:iCs/>
          <w:sz w:val="26"/>
          <w:szCs w:val="26"/>
          <w:u w:val="single"/>
        </w:rPr>
      </w:pPr>
    </w:p>
    <w:p w14:paraId="0000CDFA" w14:textId="77777777" w:rsidR="0015704E" w:rsidRPr="00302315" w:rsidRDefault="0015704E" w:rsidP="00040F1A">
      <w:pPr>
        <w:spacing w:after="120" w:line="276" w:lineRule="auto"/>
        <w:rPr>
          <w:rFonts w:ascii="Times New Roman" w:hAnsi="Times New Roman"/>
          <w:i/>
          <w:iCs/>
          <w:sz w:val="26"/>
          <w:szCs w:val="26"/>
          <w:u w:val="single"/>
        </w:rPr>
      </w:pPr>
    </w:p>
    <w:p w14:paraId="78EF2182" w14:textId="77777777" w:rsidR="0015704E" w:rsidRPr="00302315" w:rsidRDefault="0015704E" w:rsidP="00040F1A">
      <w:pPr>
        <w:spacing w:after="120" w:line="276" w:lineRule="auto"/>
        <w:rPr>
          <w:rFonts w:ascii="Times New Roman" w:hAnsi="Times New Roman"/>
          <w:i/>
          <w:iCs/>
          <w:sz w:val="26"/>
          <w:szCs w:val="26"/>
          <w:u w:val="single"/>
        </w:rPr>
      </w:pPr>
    </w:p>
    <w:p w14:paraId="62CECDCC" w14:textId="77777777" w:rsidR="0015704E" w:rsidRPr="00302315" w:rsidRDefault="0015704E" w:rsidP="00040F1A">
      <w:pPr>
        <w:spacing w:after="120" w:line="276" w:lineRule="auto"/>
        <w:rPr>
          <w:rFonts w:ascii="Times New Roman" w:hAnsi="Times New Roman"/>
          <w:i/>
          <w:iCs/>
          <w:sz w:val="26"/>
          <w:szCs w:val="26"/>
          <w:u w:val="single"/>
        </w:rPr>
      </w:pPr>
    </w:p>
    <w:p w14:paraId="2345D0C9" w14:textId="77777777" w:rsidR="0015704E" w:rsidRPr="00302315" w:rsidRDefault="0015704E" w:rsidP="00040F1A">
      <w:pPr>
        <w:spacing w:after="120" w:line="276" w:lineRule="auto"/>
        <w:rPr>
          <w:rFonts w:ascii="Times New Roman" w:hAnsi="Times New Roman"/>
          <w:i/>
          <w:iCs/>
          <w:sz w:val="26"/>
          <w:szCs w:val="26"/>
          <w:u w:val="single"/>
        </w:rPr>
      </w:pPr>
    </w:p>
    <w:p w14:paraId="41CD0D37" w14:textId="77777777" w:rsidR="0015704E" w:rsidRPr="00302315" w:rsidRDefault="0015704E" w:rsidP="00040F1A">
      <w:pPr>
        <w:spacing w:after="120" w:line="276" w:lineRule="auto"/>
        <w:rPr>
          <w:rFonts w:ascii="Times New Roman" w:hAnsi="Times New Roman"/>
          <w:i/>
          <w:iCs/>
          <w:sz w:val="26"/>
          <w:szCs w:val="26"/>
          <w:u w:val="single"/>
        </w:rPr>
      </w:pPr>
    </w:p>
    <w:p w14:paraId="50065A6C" w14:textId="77777777" w:rsidR="0015704E" w:rsidRPr="00302315" w:rsidRDefault="0015704E" w:rsidP="00040F1A">
      <w:pPr>
        <w:spacing w:after="120" w:line="276" w:lineRule="auto"/>
        <w:rPr>
          <w:rFonts w:ascii="Times New Roman" w:hAnsi="Times New Roman"/>
          <w:i/>
          <w:iCs/>
          <w:sz w:val="26"/>
          <w:szCs w:val="26"/>
          <w:u w:val="single"/>
        </w:rPr>
      </w:pPr>
    </w:p>
    <w:p w14:paraId="6F1B9CAD" w14:textId="77777777" w:rsidR="0015704E" w:rsidRPr="00302315" w:rsidRDefault="0015704E" w:rsidP="00040F1A">
      <w:pPr>
        <w:spacing w:after="120" w:line="276" w:lineRule="auto"/>
        <w:rPr>
          <w:rFonts w:ascii="Times New Roman" w:hAnsi="Times New Roman"/>
          <w:i/>
          <w:iCs/>
          <w:sz w:val="26"/>
          <w:szCs w:val="26"/>
          <w:u w:val="single"/>
        </w:rPr>
      </w:pPr>
    </w:p>
    <w:p w14:paraId="3FBC362E" w14:textId="77777777" w:rsidR="0015704E" w:rsidRPr="00302315" w:rsidRDefault="0015704E" w:rsidP="00040F1A">
      <w:pPr>
        <w:spacing w:after="120" w:line="276" w:lineRule="auto"/>
        <w:rPr>
          <w:rFonts w:ascii="Times New Roman" w:hAnsi="Times New Roman"/>
          <w:i/>
          <w:iCs/>
          <w:sz w:val="26"/>
          <w:szCs w:val="26"/>
          <w:u w:val="single"/>
        </w:rPr>
      </w:pPr>
    </w:p>
    <w:p w14:paraId="28403DBB" w14:textId="77777777" w:rsidR="0015704E" w:rsidRPr="00302315" w:rsidRDefault="0015704E" w:rsidP="00040F1A">
      <w:pPr>
        <w:spacing w:after="120" w:line="276" w:lineRule="auto"/>
        <w:rPr>
          <w:rFonts w:ascii="Times New Roman" w:hAnsi="Times New Roman"/>
          <w:i/>
          <w:iCs/>
          <w:sz w:val="26"/>
          <w:szCs w:val="26"/>
          <w:u w:val="single"/>
        </w:rPr>
      </w:pPr>
    </w:p>
    <w:p w14:paraId="14B6042F" w14:textId="77777777" w:rsidR="0015704E" w:rsidRPr="00302315" w:rsidRDefault="0015704E" w:rsidP="00040F1A">
      <w:pPr>
        <w:spacing w:after="120" w:line="276" w:lineRule="auto"/>
        <w:rPr>
          <w:rFonts w:ascii="Times New Roman" w:hAnsi="Times New Roman"/>
          <w:i/>
          <w:iCs/>
          <w:sz w:val="26"/>
          <w:szCs w:val="26"/>
          <w:u w:val="single"/>
        </w:rPr>
      </w:pPr>
    </w:p>
    <w:p w14:paraId="7E4289B2" w14:textId="77777777" w:rsidR="0015704E" w:rsidRPr="00302315" w:rsidRDefault="0015704E" w:rsidP="00040F1A">
      <w:pPr>
        <w:spacing w:after="120" w:line="276" w:lineRule="auto"/>
        <w:rPr>
          <w:rFonts w:ascii="Times New Roman" w:hAnsi="Times New Roman"/>
          <w:i/>
          <w:iCs/>
          <w:sz w:val="26"/>
          <w:szCs w:val="26"/>
          <w:u w:val="single"/>
        </w:rPr>
      </w:pPr>
    </w:p>
    <w:p w14:paraId="52575C6E" w14:textId="77777777" w:rsidR="0015704E" w:rsidRPr="00302315" w:rsidRDefault="0015704E" w:rsidP="00040F1A">
      <w:pPr>
        <w:spacing w:after="120" w:line="276" w:lineRule="auto"/>
        <w:rPr>
          <w:rFonts w:ascii="Times New Roman" w:hAnsi="Times New Roman"/>
          <w:i/>
          <w:iCs/>
          <w:sz w:val="26"/>
          <w:szCs w:val="26"/>
          <w:u w:val="single"/>
        </w:rPr>
      </w:pPr>
    </w:p>
    <w:p w14:paraId="19704196" w14:textId="77777777" w:rsidR="0015704E" w:rsidRPr="00302315" w:rsidRDefault="0015704E" w:rsidP="00040F1A">
      <w:pPr>
        <w:spacing w:after="120" w:line="276" w:lineRule="auto"/>
        <w:rPr>
          <w:rFonts w:ascii="Times New Roman" w:hAnsi="Times New Roman"/>
          <w:i/>
          <w:iCs/>
          <w:sz w:val="26"/>
          <w:szCs w:val="26"/>
          <w:u w:val="single"/>
        </w:rPr>
      </w:pPr>
    </w:p>
    <w:p w14:paraId="6FC05170" w14:textId="77777777" w:rsidR="00BB3CBC" w:rsidRPr="00302315" w:rsidRDefault="00BB3CBC" w:rsidP="00040F1A">
      <w:pPr>
        <w:spacing w:after="120" w:line="276" w:lineRule="auto"/>
        <w:rPr>
          <w:rFonts w:ascii="Times New Roman" w:hAnsi="Times New Roman"/>
          <w:b/>
          <w:bCs/>
          <w:sz w:val="26"/>
          <w:szCs w:val="26"/>
        </w:rPr>
      </w:pPr>
    </w:p>
    <w:p w14:paraId="1A38FF52" w14:textId="40012C39"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lastRenderedPageBreak/>
        <w:t>BIỂU 04</w:t>
      </w:r>
    </w:p>
    <w:p w14:paraId="17A7BFAA" w14:textId="77777777" w:rsidR="00096978" w:rsidRPr="00040F1A" w:rsidRDefault="00096978" w:rsidP="00040F1A">
      <w:pPr>
        <w:spacing w:after="120" w:line="276" w:lineRule="auto"/>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YÊU CẦU VỀ THIẾT BỊ CHÍNH</w:t>
      </w:r>
    </w:p>
    <w:p w14:paraId="19708C31" w14:textId="77777777" w:rsidR="00096978" w:rsidRPr="00302315" w:rsidRDefault="00382CE3" w:rsidP="00040F1A">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(Kèm theo hợp đồng số……..…/2026/HĐ/YS/BXD ngày……tháng……năm 2026)</w:t>
      </w:r>
    </w:p>
    <w:p w14:paraId="5C036210" w14:textId="77777777" w:rsidR="00096978" w:rsidRPr="00302315" w:rsidRDefault="00096978" w:rsidP="00040F1A">
      <w:pPr>
        <w:spacing w:after="120" w:line="276" w:lineRule="auto"/>
        <w:jc w:val="center"/>
        <w:rPr>
          <w:rFonts w:ascii="Times New Roman" w:hAnsi="Times New Roman"/>
          <w:b/>
          <w:bCs/>
          <w:sz w:val="26"/>
          <w:szCs w:val="26"/>
        </w:rPr>
      </w:pPr>
    </w:p>
    <w:p w14:paraId="41E37EBE" w14:textId="77777777" w:rsidR="0015704E" w:rsidRPr="00302315" w:rsidRDefault="0015704E" w:rsidP="00040F1A">
      <w:pPr>
        <w:spacing w:after="120" w:line="276" w:lineRule="auto"/>
        <w:rPr>
          <w:rFonts w:ascii="Times New Roman" w:hAnsi="Times New Roman"/>
          <w:b/>
          <w:bCs/>
          <w:sz w:val="26"/>
          <w:szCs w:val="26"/>
        </w:rPr>
      </w:pPr>
    </w:p>
    <w:p w14:paraId="5651D2AD" w14:textId="77777777" w:rsidR="00BB3CBC" w:rsidRPr="00302315" w:rsidRDefault="00BB3CBC" w:rsidP="00040F1A">
      <w:pPr>
        <w:spacing w:after="120" w:line="276" w:lineRule="auto"/>
        <w:jc w:val="center"/>
        <w:rPr>
          <w:rFonts w:ascii="Times New Roman" w:hAnsi="Times New Roman"/>
          <w:b/>
          <w:bCs/>
          <w:sz w:val="26"/>
          <w:szCs w:val="26"/>
        </w:rPr>
      </w:pPr>
    </w:p>
    <w:p w14:paraId="18C040E5" w14:textId="77777777" w:rsidR="00BB3CBC" w:rsidRPr="00302315" w:rsidRDefault="00BB3CBC" w:rsidP="00040F1A">
      <w:pPr>
        <w:spacing w:after="120" w:line="276" w:lineRule="auto"/>
        <w:jc w:val="center"/>
        <w:rPr>
          <w:rFonts w:ascii="Times New Roman" w:hAnsi="Times New Roman"/>
          <w:b/>
          <w:bCs/>
          <w:sz w:val="26"/>
          <w:szCs w:val="26"/>
        </w:rPr>
      </w:pPr>
    </w:p>
    <w:p w14:paraId="12EE5257" w14:textId="77777777" w:rsidR="00BB3CBC" w:rsidRPr="00302315" w:rsidRDefault="00BB3CBC" w:rsidP="00040F1A">
      <w:pPr>
        <w:spacing w:after="120" w:line="276" w:lineRule="auto"/>
        <w:jc w:val="center"/>
        <w:rPr>
          <w:rFonts w:ascii="Times New Roman" w:hAnsi="Times New Roman"/>
          <w:b/>
          <w:bCs/>
          <w:sz w:val="26"/>
          <w:szCs w:val="26"/>
        </w:rPr>
      </w:pPr>
    </w:p>
    <w:p w14:paraId="4578C746" w14:textId="77777777" w:rsidR="00BB3CBC" w:rsidRPr="00302315" w:rsidRDefault="00BB3CBC" w:rsidP="00040F1A">
      <w:pPr>
        <w:spacing w:after="120" w:line="276" w:lineRule="auto"/>
        <w:jc w:val="center"/>
        <w:rPr>
          <w:rFonts w:ascii="Times New Roman" w:hAnsi="Times New Roman"/>
          <w:b/>
          <w:bCs/>
          <w:sz w:val="26"/>
          <w:szCs w:val="26"/>
        </w:rPr>
      </w:pPr>
    </w:p>
    <w:p w14:paraId="1691C164" w14:textId="77777777" w:rsidR="00BB3CBC" w:rsidRPr="00302315" w:rsidRDefault="00BB3CBC" w:rsidP="00040F1A">
      <w:pPr>
        <w:spacing w:after="120" w:line="276" w:lineRule="auto"/>
        <w:jc w:val="center"/>
        <w:rPr>
          <w:rFonts w:ascii="Times New Roman" w:hAnsi="Times New Roman"/>
          <w:b/>
          <w:bCs/>
          <w:sz w:val="26"/>
          <w:szCs w:val="26"/>
        </w:rPr>
      </w:pPr>
    </w:p>
    <w:p w14:paraId="65B40EE4" w14:textId="77777777" w:rsidR="00BB3CBC" w:rsidRPr="00302315" w:rsidRDefault="00BB3CBC" w:rsidP="00040F1A">
      <w:pPr>
        <w:spacing w:after="120" w:line="276" w:lineRule="auto"/>
        <w:jc w:val="center"/>
        <w:rPr>
          <w:rFonts w:ascii="Times New Roman" w:hAnsi="Times New Roman"/>
          <w:b/>
          <w:bCs/>
          <w:sz w:val="26"/>
          <w:szCs w:val="26"/>
        </w:rPr>
      </w:pPr>
    </w:p>
    <w:p w14:paraId="32C6C9EE" w14:textId="77777777" w:rsidR="00BB3CBC" w:rsidRPr="00302315" w:rsidRDefault="00BB3CBC" w:rsidP="00040F1A">
      <w:pPr>
        <w:spacing w:after="120" w:line="276" w:lineRule="auto"/>
        <w:jc w:val="center"/>
        <w:rPr>
          <w:rFonts w:ascii="Times New Roman" w:hAnsi="Times New Roman"/>
          <w:b/>
          <w:bCs/>
          <w:sz w:val="26"/>
          <w:szCs w:val="26"/>
        </w:rPr>
      </w:pPr>
    </w:p>
    <w:p w14:paraId="43EF017E" w14:textId="77777777" w:rsidR="00BB3CBC" w:rsidRPr="00302315" w:rsidRDefault="00BB3CBC" w:rsidP="00040F1A">
      <w:pPr>
        <w:spacing w:after="120" w:line="276" w:lineRule="auto"/>
        <w:jc w:val="center"/>
        <w:rPr>
          <w:rFonts w:ascii="Times New Roman" w:hAnsi="Times New Roman"/>
          <w:b/>
          <w:bCs/>
          <w:sz w:val="26"/>
          <w:szCs w:val="26"/>
        </w:rPr>
      </w:pPr>
    </w:p>
    <w:p w14:paraId="36647E9A" w14:textId="77777777" w:rsidR="00BB3CBC" w:rsidRPr="00302315" w:rsidRDefault="00BB3CBC" w:rsidP="00040F1A">
      <w:pPr>
        <w:spacing w:after="120" w:line="276" w:lineRule="auto"/>
        <w:jc w:val="center"/>
        <w:rPr>
          <w:rFonts w:ascii="Times New Roman" w:hAnsi="Times New Roman"/>
          <w:b/>
          <w:bCs/>
          <w:sz w:val="26"/>
          <w:szCs w:val="26"/>
        </w:rPr>
      </w:pPr>
    </w:p>
    <w:p w14:paraId="34083B0E" w14:textId="77777777" w:rsidR="00BB3CBC" w:rsidRPr="00302315" w:rsidRDefault="00BB3CBC" w:rsidP="00040F1A">
      <w:pPr>
        <w:spacing w:after="120" w:line="276" w:lineRule="auto"/>
        <w:jc w:val="center"/>
        <w:rPr>
          <w:rFonts w:ascii="Times New Roman" w:hAnsi="Times New Roman"/>
          <w:b/>
          <w:bCs/>
          <w:sz w:val="26"/>
          <w:szCs w:val="26"/>
        </w:rPr>
      </w:pPr>
    </w:p>
    <w:p w14:paraId="194DA142" w14:textId="77777777" w:rsidR="00BB3CBC" w:rsidRPr="00302315" w:rsidRDefault="00BB3CBC" w:rsidP="00040F1A">
      <w:pPr>
        <w:spacing w:after="120" w:line="276" w:lineRule="auto"/>
        <w:jc w:val="center"/>
        <w:rPr>
          <w:rFonts w:ascii="Times New Roman" w:hAnsi="Times New Roman"/>
          <w:b/>
          <w:bCs/>
          <w:sz w:val="26"/>
          <w:szCs w:val="26"/>
        </w:rPr>
      </w:pPr>
    </w:p>
    <w:p w14:paraId="19AA3686" w14:textId="77777777" w:rsidR="00BB3CBC" w:rsidRPr="00302315" w:rsidRDefault="00BB3CBC" w:rsidP="00040F1A">
      <w:pPr>
        <w:spacing w:after="120" w:line="276" w:lineRule="auto"/>
        <w:jc w:val="center"/>
        <w:rPr>
          <w:rFonts w:ascii="Times New Roman" w:hAnsi="Times New Roman"/>
          <w:b/>
          <w:bCs/>
          <w:sz w:val="26"/>
          <w:szCs w:val="26"/>
        </w:rPr>
      </w:pPr>
    </w:p>
    <w:p w14:paraId="6DAF63E4" w14:textId="77777777" w:rsidR="00BB3CBC" w:rsidRPr="00302315" w:rsidRDefault="00BB3CBC" w:rsidP="00040F1A">
      <w:pPr>
        <w:spacing w:after="120" w:line="276" w:lineRule="auto"/>
        <w:jc w:val="center"/>
        <w:rPr>
          <w:rFonts w:ascii="Times New Roman" w:hAnsi="Times New Roman"/>
          <w:b/>
          <w:bCs/>
          <w:sz w:val="26"/>
          <w:szCs w:val="26"/>
        </w:rPr>
      </w:pPr>
    </w:p>
    <w:p w14:paraId="71BAB188" w14:textId="77777777" w:rsidR="00BB3CBC" w:rsidRPr="00302315" w:rsidRDefault="00BB3CBC" w:rsidP="00040F1A">
      <w:pPr>
        <w:spacing w:after="120" w:line="276" w:lineRule="auto"/>
        <w:jc w:val="center"/>
        <w:rPr>
          <w:rFonts w:ascii="Times New Roman" w:hAnsi="Times New Roman"/>
          <w:b/>
          <w:bCs/>
          <w:sz w:val="26"/>
          <w:szCs w:val="26"/>
        </w:rPr>
      </w:pPr>
    </w:p>
    <w:p w14:paraId="1917B1FE" w14:textId="77777777" w:rsidR="00BB3CBC" w:rsidRPr="00302315" w:rsidRDefault="00BB3CBC" w:rsidP="00040F1A">
      <w:pPr>
        <w:spacing w:after="120" w:line="276" w:lineRule="auto"/>
        <w:jc w:val="center"/>
        <w:rPr>
          <w:rFonts w:ascii="Times New Roman" w:hAnsi="Times New Roman"/>
          <w:b/>
          <w:bCs/>
          <w:sz w:val="26"/>
          <w:szCs w:val="26"/>
        </w:rPr>
      </w:pPr>
    </w:p>
    <w:p w14:paraId="4682BF88" w14:textId="77777777" w:rsidR="00BB3CBC" w:rsidRPr="00302315" w:rsidRDefault="00BB3CBC" w:rsidP="00040F1A">
      <w:pPr>
        <w:spacing w:after="120" w:line="276" w:lineRule="auto"/>
        <w:jc w:val="center"/>
        <w:rPr>
          <w:rFonts w:ascii="Times New Roman" w:hAnsi="Times New Roman"/>
          <w:b/>
          <w:bCs/>
          <w:sz w:val="26"/>
          <w:szCs w:val="26"/>
        </w:rPr>
      </w:pPr>
    </w:p>
    <w:p w14:paraId="4C16ABB8" w14:textId="77777777" w:rsidR="00BB3CBC" w:rsidRPr="00302315" w:rsidRDefault="00BB3CBC" w:rsidP="00040F1A">
      <w:pPr>
        <w:spacing w:after="120" w:line="276" w:lineRule="auto"/>
        <w:jc w:val="center"/>
        <w:rPr>
          <w:rFonts w:ascii="Times New Roman" w:hAnsi="Times New Roman"/>
          <w:b/>
          <w:bCs/>
          <w:sz w:val="26"/>
          <w:szCs w:val="26"/>
        </w:rPr>
      </w:pPr>
    </w:p>
    <w:p w14:paraId="081A680D" w14:textId="77777777" w:rsidR="00BB3CBC" w:rsidRPr="00302315" w:rsidRDefault="00BB3CBC" w:rsidP="00040F1A">
      <w:pPr>
        <w:spacing w:after="120" w:line="276" w:lineRule="auto"/>
        <w:jc w:val="center"/>
        <w:rPr>
          <w:rFonts w:ascii="Times New Roman" w:hAnsi="Times New Roman"/>
          <w:b/>
          <w:bCs/>
          <w:sz w:val="26"/>
          <w:szCs w:val="26"/>
        </w:rPr>
      </w:pPr>
    </w:p>
    <w:p w14:paraId="107D0178" w14:textId="77777777" w:rsidR="00BB3CBC" w:rsidRPr="00302315" w:rsidRDefault="00BB3CBC" w:rsidP="00040F1A">
      <w:pPr>
        <w:spacing w:after="120" w:line="276" w:lineRule="auto"/>
        <w:jc w:val="center"/>
        <w:rPr>
          <w:rFonts w:ascii="Times New Roman" w:hAnsi="Times New Roman"/>
          <w:b/>
          <w:bCs/>
          <w:sz w:val="26"/>
          <w:szCs w:val="26"/>
        </w:rPr>
      </w:pPr>
    </w:p>
    <w:p w14:paraId="7E7F1B4B" w14:textId="77777777" w:rsidR="00BB3CBC" w:rsidRPr="00302315" w:rsidRDefault="00BB3CBC" w:rsidP="00040F1A">
      <w:pPr>
        <w:spacing w:after="120" w:line="276" w:lineRule="auto"/>
        <w:jc w:val="center"/>
        <w:rPr>
          <w:rFonts w:ascii="Times New Roman" w:hAnsi="Times New Roman"/>
          <w:b/>
          <w:bCs/>
          <w:sz w:val="26"/>
          <w:szCs w:val="26"/>
        </w:rPr>
      </w:pPr>
    </w:p>
    <w:p w14:paraId="455275FD" w14:textId="77777777" w:rsidR="00BB3CBC" w:rsidRPr="00302315" w:rsidRDefault="00BB3CBC" w:rsidP="00040F1A">
      <w:pPr>
        <w:spacing w:after="120" w:line="276" w:lineRule="auto"/>
        <w:jc w:val="center"/>
        <w:rPr>
          <w:rFonts w:ascii="Times New Roman" w:hAnsi="Times New Roman"/>
          <w:b/>
          <w:bCs/>
          <w:sz w:val="26"/>
          <w:szCs w:val="26"/>
        </w:rPr>
      </w:pPr>
    </w:p>
    <w:p w14:paraId="207CF679" w14:textId="77777777" w:rsidR="00BB3CBC" w:rsidRPr="00302315" w:rsidRDefault="00BB3CBC" w:rsidP="00040F1A">
      <w:pPr>
        <w:spacing w:after="120" w:line="276" w:lineRule="auto"/>
        <w:jc w:val="center"/>
        <w:rPr>
          <w:rFonts w:ascii="Times New Roman" w:hAnsi="Times New Roman"/>
          <w:b/>
          <w:bCs/>
          <w:sz w:val="26"/>
          <w:szCs w:val="26"/>
        </w:rPr>
      </w:pPr>
    </w:p>
    <w:p w14:paraId="5A085432" w14:textId="77777777" w:rsidR="00BB3CBC" w:rsidRPr="00302315" w:rsidRDefault="00BB3CBC" w:rsidP="00040F1A">
      <w:pPr>
        <w:spacing w:after="120" w:line="276" w:lineRule="auto"/>
        <w:jc w:val="center"/>
        <w:rPr>
          <w:rFonts w:ascii="Times New Roman" w:hAnsi="Times New Roman"/>
          <w:b/>
          <w:bCs/>
          <w:sz w:val="26"/>
          <w:szCs w:val="26"/>
        </w:rPr>
      </w:pPr>
    </w:p>
    <w:p w14:paraId="7D75B156" w14:textId="77777777" w:rsidR="00BB3CBC" w:rsidRPr="00302315" w:rsidRDefault="00BB3CBC" w:rsidP="00040F1A">
      <w:pPr>
        <w:spacing w:after="120" w:line="276" w:lineRule="auto"/>
        <w:jc w:val="center"/>
        <w:rPr>
          <w:rFonts w:ascii="Times New Roman" w:hAnsi="Times New Roman"/>
          <w:b/>
          <w:bCs/>
          <w:sz w:val="26"/>
          <w:szCs w:val="26"/>
        </w:rPr>
      </w:pPr>
    </w:p>
    <w:p w14:paraId="3E9A1F2E" w14:textId="77777777" w:rsidR="00BB3CBC" w:rsidRPr="00302315" w:rsidRDefault="00BB3CBC" w:rsidP="00040F1A">
      <w:pPr>
        <w:spacing w:after="120" w:line="276" w:lineRule="auto"/>
        <w:jc w:val="center"/>
        <w:rPr>
          <w:rFonts w:ascii="Times New Roman" w:hAnsi="Times New Roman"/>
          <w:b/>
          <w:bCs/>
          <w:sz w:val="26"/>
          <w:szCs w:val="26"/>
        </w:rPr>
      </w:pPr>
    </w:p>
    <w:p w14:paraId="6F6D3B25" w14:textId="77777777" w:rsidR="00BB3CBC" w:rsidRPr="00302315" w:rsidRDefault="00BB3CBC" w:rsidP="00040F1A">
      <w:pPr>
        <w:spacing w:after="120" w:line="276" w:lineRule="auto"/>
        <w:jc w:val="center"/>
        <w:rPr>
          <w:rFonts w:ascii="Times New Roman" w:hAnsi="Times New Roman"/>
          <w:b/>
          <w:bCs/>
          <w:sz w:val="26"/>
          <w:szCs w:val="26"/>
        </w:rPr>
      </w:pPr>
    </w:p>
    <w:p w14:paraId="08D5E9B1" w14:textId="39AAFB08"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lastRenderedPageBreak/>
        <w:t>BIỂU 05</w:t>
      </w:r>
    </w:p>
    <w:p w14:paraId="1172D1AB" w14:textId="77777777" w:rsidR="00096978" w:rsidRPr="00040F1A" w:rsidRDefault="00096978" w:rsidP="00040F1A">
      <w:pPr>
        <w:spacing w:after="120" w:line="276" w:lineRule="auto"/>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14:paraId="7CE24098" w14:textId="77777777" w:rsidR="00096978" w:rsidRPr="00302315" w:rsidRDefault="00657743" w:rsidP="00040F1A">
      <w:pPr>
        <w:spacing w:after="120" w:line="276" w:lineRule="auto"/>
        <w:jc w:val="center"/>
        <w:rPr>
          <w:rFonts w:ascii="Times New Roman" w:hAnsi="Times New Roman"/>
          <w:bCs/>
          <w:i/>
          <w:sz w:val="26"/>
          <w:szCs w:val="26"/>
          <w:lang w:val="vi-VN"/>
        </w:rPr>
      </w:pPr>
      <w:r>
        <w:rPr>
          <w:rFonts w:ascii="Times New Roman" w:hAnsi="Times New Roman"/>
          <w:bCs/>
          <w:i/>
          <w:sz w:val="26"/>
          <w:szCs w:val="26"/>
          <w:highlight w:val="yellow"/>
          <w:lang w:val="nl-NL"/>
        </w:rPr>
        <w:t>(Kèm theo hợp đồng số……..…/2026/HĐ/YS/BXD ngày……tháng……năm 2026)</w:t>
      </w:r>
    </w:p>
    <w:p w14:paraId="0E6A535B" w14:textId="77777777" w:rsidR="00D52C95" w:rsidRPr="00302315" w:rsidRDefault="00D52C95" w:rsidP="00040F1A">
      <w:pPr>
        <w:spacing w:after="120" w:line="276" w:lineRule="auto"/>
        <w:rPr>
          <w:rFonts w:ascii="Times New Roman" w:hAnsi="Times New Roman"/>
          <w:b/>
          <w:bCs/>
          <w:iCs/>
          <w:sz w:val="26"/>
          <w:szCs w:val="26"/>
          <w:lang w:val="vi-VN"/>
        </w:rPr>
      </w:pPr>
    </w:p>
    <w:p w14:paraId="200C7F7C" w14:textId="77777777" w:rsidR="00096978" w:rsidRPr="00302315" w:rsidRDefault="00096978" w:rsidP="00040F1A">
      <w:pPr>
        <w:spacing w:after="120" w:line="276" w:lineRule="auto"/>
        <w:jc w:val="center"/>
        <w:rPr>
          <w:rFonts w:ascii="Times New Roman" w:hAnsi="Times New Roman"/>
          <w:b/>
          <w:bCs/>
          <w:sz w:val="26"/>
          <w:szCs w:val="26"/>
        </w:rPr>
      </w:pPr>
    </w:p>
    <w:p w14:paraId="1A837F15" w14:textId="77777777" w:rsidR="00B67E71" w:rsidRPr="00302315" w:rsidRDefault="00B67E71" w:rsidP="00040F1A">
      <w:pPr>
        <w:spacing w:after="120" w:line="276" w:lineRule="auto"/>
        <w:jc w:val="center"/>
        <w:rPr>
          <w:rFonts w:ascii="Times New Roman" w:hAnsi="Times New Roman"/>
          <w:b/>
          <w:bCs/>
          <w:sz w:val="26"/>
          <w:szCs w:val="26"/>
        </w:rPr>
      </w:pPr>
    </w:p>
    <w:p w14:paraId="41AF0399" w14:textId="77777777" w:rsidR="00096978" w:rsidRPr="00040F1A" w:rsidRDefault="00D52C95"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rPr>
        <w:br w:type="column"/>
      </w:r>
      <w:r>
        <w:rPr>
          <w:rFonts w:ascii="Times New Roman" w:hAnsi="Times New Roman"/>
          <w:b/>
          <w:bCs/>
          <w:sz w:val="26"/>
          <w:szCs w:val="26"/>
          <w:highlight w:val="yellow"/>
        </w:rPr>
        <w:lastRenderedPageBreak/>
        <w:t>BIỂU 06</w:t>
      </w:r>
    </w:p>
    <w:p w14:paraId="7229DC8C" w14:textId="77777777"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lang w:val="vi-VN"/>
        </w:rPr>
        <w:t xml:space="preserve"> </w:t>
      </w:r>
      <w:r>
        <w:rPr>
          <w:rFonts w:ascii="Times New Roman" w:hAnsi="Times New Roman"/>
          <w:b/>
          <w:bCs/>
          <w:sz w:val="26"/>
          <w:szCs w:val="26"/>
          <w:highlight w:val="yellow"/>
        </w:rPr>
        <w:t>MẪU BẢO LÃNH THỰC HIỆN HỢP ĐỒNG. BẢO LÃNH TIỀN TẠM ỨNG</w:t>
      </w:r>
    </w:p>
    <w:p w14:paraId="4AFECA24" w14:textId="77777777" w:rsidR="00096978" w:rsidRPr="00040F1A" w:rsidRDefault="00096978" w:rsidP="00040F1A">
      <w:pPr>
        <w:spacing w:after="120" w:line="276" w:lineRule="auto"/>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14:paraId="2B9D947B" w14:textId="77777777" w:rsidR="00096978" w:rsidRPr="00302315" w:rsidRDefault="00657743" w:rsidP="00040F1A">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(Kèm theo hợp đồng số……..…/2026/HĐ/YS/BXD ngày……tháng……năm 2026)</w:t>
      </w:r>
    </w:p>
    <w:p w14:paraId="5755FE83" w14:textId="77777777" w:rsidR="00096978" w:rsidRPr="00302315" w:rsidRDefault="00096978" w:rsidP="00040F1A">
      <w:pPr>
        <w:spacing w:after="120" w:line="276" w:lineRule="auto"/>
        <w:jc w:val="center"/>
        <w:rPr>
          <w:rFonts w:ascii="Times New Roman" w:hAnsi="Times New Roman"/>
          <w:i/>
          <w:sz w:val="26"/>
          <w:szCs w:val="26"/>
        </w:rPr>
      </w:pPr>
    </w:p>
    <w:p w14:paraId="582DF688" w14:textId="77777777" w:rsidR="00096978" w:rsidRPr="00302315" w:rsidRDefault="00096978" w:rsidP="00040F1A">
      <w:pPr>
        <w:spacing w:after="120" w:line="276" w:lineRule="auto"/>
        <w:jc w:val="center"/>
        <w:rPr>
          <w:rFonts w:ascii="Times New Roman" w:hAnsi="Times New Roman"/>
          <w:b/>
          <w:i/>
          <w:spacing w:val="-10"/>
          <w:w w:val="125"/>
          <w:sz w:val="26"/>
          <w:szCs w:val="26"/>
        </w:rPr>
      </w:pPr>
    </w:p>
    <w:p w14:paraId="55F5C87B" w14:textId="77777777" w:rsidR="00096978" w:rsidRPr="00302315" w:rsidRDefault="00096978" w:rsidP="00040F1A">
      <w:pPr>
        <w:spacing w:after="120" w:line="276" w:lineRule="auto"/>
        <w:jc w:val="both"/>
        <w:rPr>
          <w:rFonts w:ascii="Times New Roman" w:hAnsi="Times New Roman"/>
          <w:sz w:val="26"/>
          <w:szCs w:val="26"/>
          <w:lang w:val="it-IT"/>
        </w:rPr>
      </w:pPr>
    </w:p>
    <w:p w14:paraId="473A1A8C" w14:textId="77777777" w:rsidR="00096978" w:rsidRPr="00302315" w:rsidRDefault="00096978" w:rsidP="00040F1A">
      <w:pPr>
        <w:spacing w:after="120" w:line="276" w:lineRule="auto"/>
        <w:jc w:val="both"/>
        <w:rPr>
          <w:rFonts w:ascii="Times New Roman" w:hAnsi="Times New Roman"/>
          <w:i/>
          <w:sz w:val="26"/>
          <w:szCs w:val="26"/>
          <w:lang w:val="it-IT"/>
        </w:rPr>
      </w:pPr>
    </w:p>
    <w:p w14:paraId="1B194294" w14:textId="77777777" w:rsidR="00096978" w:rsidRPr="00302315" w:rsidRDefault="00096978" w:rsidP="00040F1A">
      <w:pPr>
        <w:spacing w:after="120" w:line="276" w:lineRule="auto"/>
        <w:jc w:val="both"/>
        <w:rPr>
          <w:rFonts w:ascii="Times New Roman" w:hAnsi="Times New Roman"/>
          <w:i/>
          <w:sz w:val="26"/>
          <w:szCs w:val="26"/>
          <w:lang w:val="it-IT"/>
        </w:rPr>
      </w:pPr>
    </w:p>
    <w:p w14:paraId="534B766E" w14:textId="7C6B4587" w:rsidR="00096978" w:rsidRPr="00302315" w:rsidRDefault="00096978" w:rsidP="00040F1A">
      <w:pPr>
        <w:spacing w:after="120" w:line="276" w:lineRule="auto"/>
        <w:jc w:val="center"/>
        <w:rPr>
          <w:rFonts w:ascii="Times New Roman" w:hAnsi="Times New Roman"/>
          <w:b/>
          <w:spacing w:val="-10"/>
          <w:sz w:val="26"/>
          <w:szCs w:val="26"/>
          <w:lang w:val="it-IT"/>
        </w:rPr>
      </w:pPr>
      <w:r>
        <w:rPr>
          <w:rFonts w:ascii="Times New Roman" w:hAnsi="Times New Roman"/>
          <w:i/>
          <w:sz w:val="26"/>
          <w:szCs w:val="26"/>
          <w:lang w:val="it-IT"/>
        </w:rPr>
        <w:br w:type="page"/>
      </w:r>
    </w:p>
    <w:p w14:paraId="1039D7C2" w14:textId="3A574F9E" w:rsidR="009E3F9F" w:rsidRPr="00040F1A" w:rsidRDefault="009E3F9F" w:rsidP="00040F1A">
      <w:pPr>
        <w:spacing w:after="120" w:line="276" w:lineRule="auto"/>
        <w:jc w:val="center"/>
        <w:rPr>
          <w:rFonts w:ascii="Times New Roman" w:hAnsi="Times New Roman"/>
          <w:sz w:val="26"/>
          <w:szCs w:val="26"/>
          <w:highlight w:val="yellow"/>
          <w:lang w:val="it-IT"/>
        </w:rPr>
      </w:pPr>
      <w:r>
        <w:rPr>
          <w:rFonts w:ascii="Times New Roman" w:hAnsi="Times New Roman"/>
          <w:b/>
          <w:bCs/>
          <w:sz w:val="26"/>
          <w:szCs w:val="26"/>
          <w:highlight w:val="yellow"/>
          <w:lang w:val="it-IT"/>
        </w:rPr>
        <w:lastRenderedPageBreak/>
        <w:t>BIỂU 07</w:t>
      </w:r>
    </w:p>
    <w:p w14:paraId="1616F2F0" w14:textId="27B25CAB" w:rsidR="009E3F9F" w:rsidRPr="00040F1A" w:rsidRDefault="009E3F9F" w:rsidP="00040F1A">
      <w:pPr>
        <w:spacing w:after="120" w:line="276" w:lineRule="auto"/>
        <w:jc w:val="center"/>
        <w:rPr>
          <w:rFonts w:ascii="Times New Roman" w:hAnsi="Times New Roman"/>
          <w:b/>
          <w:bCs/>
          <w:sz w:val="26"/>
          <w:szCs w:val="26"/>
          <w:highlight w:val="yellow"/>
          <w:lang w:val="it-IT"/>
        </w:rPr>
      </w:pPr>
      <w:del w:id="5275" w:author="Claude" w:date="2026-10-14T09:00:00Z">
        <w:r>
          <w:rPr>
            <w:rFonts w:ascii="Times New Roman" w:hAnsi="Times New Roman"/>
            <w:b/>
            <w:bCs/>
            <w:sz w:val="26"/>
            <w:szCs w:val="26"/>
            <w:highlight w:val="yellow"/>
            <w:lang w:val="it-IT"/>
          </w:rPr>
          <w:delText xml:space="preserve">HAO HỤT CHO PHÉP CÁC</w:delText>
        </w:r>
      </w:del>
      <w:ins w:id="5276" w:author="Claude" w:date="2026-10-14T09:00:00Z">
        <w:r>
          <w:rPr>
            <w:rFonts w:ascii="Times New Roman" w:hAnsi="Times New Roman"/>
            <w:b/>
            <w:bCs/>
            <w:sz w:val="26"/>
            <w:szCs w:val="26"/>
            <w:lang w:val="it-IT"/>
          </w:rPr>
          <w:t xml:space="preserve">DANH MỤC, THƯƠNG HIỆU</w:t>
        </w:r>
      </w:ins>
      <w:r>
        <w:rPr>
          <w:rFonts w:ascii="Times New Roman" w:hAnsi="Times New Roman"/>
          <w:b/>
          <w:bCs/>
          <w:sz w:val="26"/>
          <w:szCs w:val="26"/>
          <w:lang w:val="it-IT"/>
          <w:rPrChange w:id="5277" w:author="Claude" w:date="2026-10-14T09:00:00Z">
            <w:rPr>
              <w:rFonts w:ascii="Times New Roman" w:hAnsi="Times New Roman"/>
              <w:b/>
              <w:bCs/>
              <w:sz w:val="26"/>
              <w:szCs w:val="26"/>
              <w:highlight w:val="yellow"/>
              <w:lang w:val="it-IT"/>
            </w:rPr>
          </w:rPrChange>
        </w:rPr>
        <w:t xml:space="preserve"> VẬT TƯ </w:t>
      </w:r>
      <w:del w:id="5278" w:author="Claude" w:date="2026-10-14T09:00:00Z">
        <w:r>
          <w:rPr>
            <w:rFonts w:ascii="Times New Roman" w:hAnsi="Times New Roman"/>
            <w:b/>
            <w:bCs/>
            <w:sz w:val="26"/>
            <w:szCs w:val="26"/>
            <w:highlight w:val="yellow"/>
            <w:lang w:val="it-IT"/>
          </w:rPr>
          <w:delText xml:space="preserve">BÊN A CẤP CHO</w:delText>
        </w:r>
      </w:del>
      <w:ins w:id="5279" w:author="Claude" w:date="2026-10-14T09:00:00Z">
        <w:r>
          <w:rPr>
            <w:rFonts w:ascii="Times New Roman" w:hAnsi="Times New Roman"/>
            <w:b/>
            <w:bCs/>
            <w:sz w:val="26"/>
            <w:szCs w:val="26"/>
            <w:lang w:val="it-IT"/>
          </w:rPr>
          <w:t xml:space="preserve">CHÍNH DO</w:t>
        </w:r>
      </w:ins>
      <w:r>
        <w:rPr>
          <w:rFonts w:ascii="Times New Roman" w:hAnsi="Times New Roman"/>
          <w:b/>
          <w:bCs/>
          <w:sz w:val="26"/>
          <w:szCs w:val="26"/>
          <w:lang w:val="it-IT"/>
          <w:rPrChange w:id="5280" w:author="Claude" w:date="2026-10-14T09:00:00Z">
            <w:rPr>
              <w:rFonts w:ascii="Times New Roman" w:hAnsi="Times New Roman"/>
              <w:b/>
              <w:bCs/>
              <w:sz w:val="26"/>
              <w:szCs w:val="26"/>
              <w:highlight w:val="yellow"/>
              <w:lang w:val="it-IT"/>
            </w:rPr>
          </w:rPrChange>
        </w:rPr>
        <w:t xml:space="preserve"> BÊN B</w:t>
      </w:r>
      <w:ins w:id="5281" w:author="Claude" w:date="2026-10-14T09:00:00Z">
        <w:r>
          <w:rPr>
            <w:rFonts w:ascii="Times New Roman" w:hAnsi="Times New Roman"/>
            <w:b/>
            <w:bCs/>
            <w:sz w:val="26"/>
            <w:szCs w:val="26"/>
            <w:lang w:val="it-IT"/>
          </w:rPr>
          <w:t xml:space="preserve"> CUNG CẤP</w:t>
        </w:r>
      </w:ins>
    </w:p>
    <w:p w14:paraId="0972A347" w14:textId="77777777" w:rsidR="009E3F9F" w:rsidRPr="00302315" w:rsidRDefault="009E3F9F" w:rsidP="00040F1A">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Pr>
      <w:tblGrid>
        <w:gridCol w:w="600"/>
        <w:gridCol w:w="2800"/>
        <w:gridCol w:w="5672"/>
      </w:tblGrid>
      <w:tr>
        <w:trPr>
          <w:tblHeader/>
          <w:cantSplit/>
          <w:ins w:id="8786" w:author="Claude" w:date="2026-10-14T09:00:00Z"/>
        </w:trPr>
        <w:tc>
          <w:tcPr>
            <w:tcW w:w="600" w:type="dxa"/>
            <w:shd w:val="clear" w:color="auto" w:fill="D9D9D9"/>
            <w:vAlign w:val="center"/>
          </w:tcPr>
          <w:p>
            <w:pPr>
              <w:spacing w:before="0" w:after="0"/>
              <w:jc w:val="center"/>
              <w:rPr>
                <w:ins w:id="8780" w:author="Claude" w:date="2026-10-14T09:00:00Z"/>
              </w:rPr>
            </w:pPr>
            <w:ins w:id="8781" w:author="Claude" w:date="2026-10-14T09:00:00Z">
              <w:r>
                <w:rPr>
                  <w:rFonts w:ascii="Times New Roman" w:hAnsi="Times New Roman" w:cs="Times New Roman"/>
                  <w:b/>
                  <w:bCs/>
                  <w:sz w:val="20"/>
                  <w:szCs w:val="20"/>
                </w:rPr>
                <w:t xml:space="preserve">TT</w:t>
              </w:r>
            </w:ins>
          </w:p>
        </w:tc>
        <w:tc>
          <w:tcPr>
            <w:tcW w:w="2800" w:type="dxa"/>
            <w:shd w:val="clear" w:color="auto" w:fill="D9D9D9"/>
            <w:vAlign w:val="center"/>
          </w:tcPr>
          <w:p>
            <w:pPr>
              <w:spacing w:before="0" w:after="0"/>
              <w:jc w:val="center"/>
              <w:rPr>
                <w:ins w:id="8782" w:author="Claude" w:date="2026-10-14T09:00:00Z"/>
              </w:rPr>
            </w:pPr>
            <w:ins w:id="8783" w:author="Claude" w:date="2026-10-14T09:00:00Z">
              <w:r>
                <w:rPr>
                  <w:rFonts w:ascii="Times New Roman" w:hAnsi="Times New Roman" w:cs="Times New Roman"/>
                  <w:b/>
                  <w:bCs/>
                  <w:sz w:val="20"/>
                  <w:szCs w:val="20"/>
                </w:rPr>
                <w:t xml:space="preserve">Vật tư</w:t>
              </w:r>
            </w:ins>
          </w:p>
        </w:tc>
        <w:tc>
          <w:tcPr>
            <w:tcW w:w="5672" w:type="dxa"/>
            <w:shd w:val="clear" w:color="auto" w:fill="D9D9D9"/>
            <w:vAlign w:val="center"/>
          </w:tcPr>
          <w:p>
            <w:pPr>
              <w:spacing w:before="0" w:after="0"/>
              <w:jc w:val="center"/>
              <w:rPr>
                <w:ins w:id="8784" w:author="Claude" w:date="2026-10-14T09:00:00Z"/>
              </w:rPr>
            </w:pPr>
            <w:ins w:id="8785" w:author="Claude" w:date="2026-10-14T09:00:00Z">
              <w:r>
                <w:rPr>
                  <w:rFonts w:ascii="Times New Roman" w:hAnsi="Times New Roman" w:cs="Times New Roman"/>
                  <w:b/>
                  <w:bCs/>
                  <w:sz w:val="20"/>
                  <w:szCs w:val="20"/>
                </w:rPr>
                <w:t xml:space="preserve">Thương hiệu / quy cách</w:t>
              </w:r>
            </w:ins>
          </w:p>
        </w:tc>
      </w:tr>
      <w:tr>
        <w:trPr>
          <w:cantSplit/>
          <w:ins w:id="8793" w:author="Claude" w:date="2026-10-14T09:00:00Z"/>
        </w:trPr>
        <w:tc>
          <w:tcPr>
            <w:tcW w:w="600" w:type="dxa"/>
            <w:vAlign w:val="center"/>
          </w:tcPr>
          <w:p>
            <w:pPr>
              <w:spacing w:before="0" w:after="0"/>
              <w:jc w:val="center"/>
              <w:rPr>
                <w:ins w:id="8787" w:author="Claude" w:date="2026-10-14T09:00:00Z"/>
              </w:rPr>
            </w:pPr>
            <w:ins w:id="8788" w:author="Claude" w:date="2026-10-14T09:00:00Z">
              <w:r>
                <w:rPr>
                  <w:rFonts w:ascii="Times New Roman" w:hAnsi="Times New Roman" w:cs="Times New Roman"/>
                  <w:sz w:val="20"/>
                  <w:szCs w:val="20"/>
                </w:rPr>
                <w:t xml:space="preserve">1</w:t>
              </w:r>
            </w:ins>
          </w:p>
        </w:tc>
        <w:tc>
          <w:tcPr>
            <w:tcW w:w="2800" w:type="dxa"/>
            <w:vAlign w:val="center"/>
          </w:tcPr>
          <w:p>
            <w:pPr>
              <w:spacing w:before="0" w:after="0"/>
              <w:jc w:val="left"/>
              <w:rPr>
                <w:ins w:id="8789" w:author="Claude" w:date="2026-10-14T09:00:00Z"/>
              </w:rPr>
            </w:pPr>
            <w:ins w:id="8790" w:author="Claude" w:date="2026-10-14T09:00:00Z">
              <w:r>
                <w:rPr>
                  <w:rFonts w:ascii="Times New Roman" w:hAnsi="Times New Roman" w:cs="Times New Roman"/>
                  <w:b/>
                  <w:bCs/>
                  <w:sz w:val="20"/>
                  <w:szCs w:val="20"/>
                </w:rPr>
                <w:t xml:space="preserve">Bê tông thương phẩm</w:t>
              </w:r>
            </w:ins>
          </w:p>
        </w:tc>
        <w:tc>
          <w:tcPr>
            <w:tcW w:w="5672" w:type="dxa"/>
            <w:vAlign w:val="center"/>
          </w:tcPr>
          <w:p>
            <w:pPr>
              <w:spacing w:before="0" w:after="0"/>
              <w:jc w:val="left"/>
              <w:rPr>
                <w:ins w:id="8791" w:author="Claude" w:date="2026-10-14T09:00:00Z"/>
              </w:rPr>
            </w:pPr>
            <w:ins w:id="8792" w:author="Claude" w:date="2026-10-14T09:00:00Z">
              <w:r>
                <w:rPr>
                  <w:rFonts w:ascii="Times New Roman" w:hAnsi="Times New Roman" w:cs="Times New Roman"/>
                  <w:sz w:val="20"/>
                  <w:szCs w:val="20"/>
                </w:rPr>
                <w:t xml:space="preserve">Việt Tiệp / Việt Đức / Sungshin / Việt Xô hoặc tương đương được Bên A, Chủ đầu tư phê duyệt; mác theo Hồ sơ thiết kế</w:t>
              </w:r>
            </w:ins>
          </w:p>
        </w:tc>
      </w:tr>
      <w:tr>
        <w:trPr>
          <w:cantSplit/>
          <w:ins w:id="8800" w:author="Claude" w:date="2026-10-14T09:00:00Z"/>
        </w:trPr>
        <w:tc>
          <w:tcPr>
            <w:tcW w:w="600" w:type="dxa"/>
            <w:vAlign w:val="center"/>
          </w:tcPr>
          <w:p>
            <w:pPr>
              <w:spacing w:before="0" w:after="0"/>
              <w:jc w:val="center"/>
              <w:rPr>
                <w:ins w:id="8794" w:author="Claude" w:date="2026-10-14T09:00:00Z"/>
              </w:rPr>
            </w:pPr>
            <w:ins w:id="8795" w:author="Claude" w:date="2026-10-14T09:00:00Z">
              <w:r>
                <w:rPr>
                  <w:rFonts w:ascii="Times New Roman" w:hAnsi="Times New Roman" w:cs="Times New Roman"/>
                  <w:sz w:val="20"/>
                  <w:szCs w:val="20"/>
                </w:rPr>
                <w:t xml:space="preserve">2</w:t>
              </w:r>
            </w:ins>
          </w:p>
        </w:tc>
        <w:tc>
          <w:tcPr>
            <w:tcW w:w="2800" w:type="dxa"/>
            <w:vAlign w:val="center"/>
          </w:tcPr>
          <w:p>
            <w:pPr>
              <w:spacing w:before="0" w:after="0"/>
              <w:jc w:val="left"/>
              <w:rPr>
                <w:ins w:id="8796" w:author="Claude" w:date="2026-10-14T09:00:00Z"/>
              </w:rPr>
            </w:pPr>
            <w:ins w:id="8797" w:author="Claude" w:date="2026-10-14T09:00:00Z">
              <w:r>
                <w:rPr>
                  <w:rFonts w:ascii="Times New Roman" w:hAnsi="Times New Roman" w:cs="Times New Roman"/>
                  <w:b/>
                  <w:bCs/>
                  <w:sz w:val="20"/>
                  <w:szCs w:val="20"/>
                </w:rPr>
                <w:t xml:space="preserve">Cốt thép</w:t>
              </w:r>
            </w:ins>
          </w:p>
        </w:tc>
        <w:tc>
          <w:tcPr>
            <w:tcW w:w="5672" w:type="dxa"/>
            <w:vAlign w:val="center"/>
          </w:tcPr>
          <w:p>
            <w:pPr>
              <w:spacing w:before="0" w:after="0"/>
              <w:jc w:val="left"/>
              <w:rPr>
                <w:ins w:id="8798" w:author="Claude" w:date="2026-10-14T09:00:00Z"/>
              </w:rPr>
            </w:pPr>
            <w:ins w:id="8799" w:author="Claude" w:date="2026-10-14T09:00:00Z">
              <w:r>
                <w:rPr>
                  <w:rFonts w:ascii="Times New Roman" w:hAnsi="Times New Roman" w:cs="Times New Roman"/>
                  <w:sz w:val="20"/>
                  <w:szCs w:val="20"/>
                </w:rPr>
                <w:t xml:space="preserve">Hòa Phát / Việt Ý (VIS) / Vinakyoei / Việt Đức (VGS) / Việt Mỹ (VAS) hoặc tương đương được Bên A, Chủ đầu tư phê duyệt</w:t>
              </w:r>
            </w:ins>
          </w:p>
        </w:tc>
      </w:tr>
      <w:tr>
        <w:trPr>
          <w:cantSplit/>
          <w:ins w:id="8807" w:author="Claude" w:date="2026-10-14T09:00:00Z"/>
        </w:trPr>
        <w:tc>
          <w:tcPr>
            <w:tcW w:w="600" w:type="dxa"/>
            <w:vAlign w:val="center"/>
          </w:tcPr>
          <w:p>
            <w:pPr>
              <w:spacing w:before="0" w:after="0"/>
              <w:jc w:val="center"/>
              <w:rPr>
                <w:ins w:id="8801" w:author="Claude" w:date="2026-10-14T09:00:00Z"/>
              </w:rPr>
            </w:pPr>
            <w:ins w:id="8802" w:author="Claude" w:date="2026-10-14T09:00:00Z">
              <w:r>
                <w:rPr>
                  <w:rFonts w:ascii="Times New Roman" w:hAnsi="Times New Roman" w:cs="Times New Roman"/>
                  <w:sz w:val="20"/>
                  <w:szCs w:val="20"/>
                </w:rPr>
                <w:t xml:space="preserve">3</w:t>
              </w:r>
            </w:ins>
          </w:p>
        </w:tc>
        <w:tc>
          <w:tcPr>
            <w:tcW w:w="2800" w:type="dxa"/>
            <w:vAlign w:val="center"/>
          </w:tcPr>
          <w:p>
            <w:pPr>
              <w:spacing w:before="0" w:after="0"/>
              <w:jc w:val="left"/>
              <w:rPr>
                <w:ins w:id="8803" w:author="Claude" w:date="2026-10-14T09:00:00Z"/>
              </w:rPr>
            </w:pPr>
            <w:ins w:id="8804" w:author="Claude" w:date="2026-10-14T09:00:00Z">
              <w:r>
                <w:rPr>
                  <w:rFonts w:ascii="Times New Roman" w:hAnsi="Times New Roman" w:cs="Times New Roman"/>
                  <w:b/>
                  <w:bCs/>
                  <w:sz w:val="20"/>
                  <w:szCs w:val="20"/>
                </w:rPr>
                <w:t xml:space="preserve">Vật liệu chống thấm nền tầng hầm</w:t>
              </w:r>
            </w:ins>
          </w:p>
        </w:tc>
        <w:tc>
          <w:tcPr>
            <w:tcW w:w="5672" w:type="dxa"/>
            <w:vAlign w:val="center"/>
          </w:tcPr>
          <w:p>
            <w:pPr>
              <w:spacing w:before="0" w:after="0"/>
              <w:jc w:val="left"/>
              <w:rPr>
                <w:ins w:id="8805" w:author="Claude" w:date="2026-10-14T09:00:00Z"/>
              </w:rPr>
            </w:pPr>
            <w:ins w:id="8806" w:author="Claude" w:date="2026-10-14T09:00:00Z">
              <w:r>
                <w:rPr>
                  <w:rFonts w:ascii="Times New Roman" w:hAnsi="Times New Roman" w:cs="Times New Roman"/>
                  <w:sz w:val="20"/>
                  <w:szCs w:val="20"/>
                </w:rPr>
                <w:t xml:space="preserve">Theo hồ sơ mời thầu: Sika. Bên B đề xuất: GPS® Pro-Proof 1.2T (màng HDPE bám dính ngược), băng dính GPS® Tape 1, GPS® Tape 2 – chỉ áp dụng khi được Bên A, Chủ đầu tư phê duyệt</w:t>
              </w:r>
            </w:ins>
          </w:p>
        </w:tc>
      </w:tr>
      <w:tr>
        <w:trPr>
          <w:cantSplit/>
          <w:ins w:id="8814" w:author="Claude" w:date="2026-10-14T09:00:00Z"/>
        </w:trPr>
        <w:tc>
          <w:tcPr>
            <w:tcW w:w="600" w:type="dxa"/>
            <w:vAlign w:val="center"/>
          </w:tcPr>
          <w:p>
            <w:pPr>
              <w:spacing w:before="0" w:after="0"/>
              <w:jc w:val="center"/>
              <w:rPr>
                <w:ins w:id="8808" w:author="Claude" w:date="2026-10-14T09:00:00Z"/>
              </w:rPr>
            </w:pPr>
            <w:ins w:id="8809" w:author="Claude" w:date="2026-10-14T09:00:00Z">
              <w:r>
                <w:rPr>
                  <w:rFonts w:ascii="Times New Roman" w:hAnsi="Times New Roman" w:cs="Times New Roman"/>
                  <w:sz w:val="20"/>
                  <w:szCs w:val="20"/>
                </w:rPr>
                <w:t xml:space="preserve">4</w:t>
              </w:r>
            </w:ins>
          </w:p>
        </w:tc>
        <w:tc>
          <w:tcPr>
            <w:tcW w:w="2800" w:type="dxa"/>
            <w:vAlign w:val="center"/>
          </w:tcPr>
          <w:p>
            <w:pPr>
              <w:spacing w:before="0" w:after="0"/>
              <w:jc w:val="left"/>
              <w:rPr>
                <w:ins w:id="8810" w:author="Claude" w:date="2026-10-14T09:00:00Z"/>
              </w:rPr>
            </w:pPr>
            <w:ins w:id="8811" w:author="Claude" w:date="2026-10-14T09:00:00Z">
              <w:r>
                <w:rPr>
                  <w:rFonts w:ascii="Times New Roman" w:hAnsi="Times New Roman" w:cs="Times New Roman"/>
                  <w:b/>
                  <w:bCs/>
                  <w:sz w:val="20"/>
                  <w:szCs w:val="20"/>
                </w:rPr>
                <w:t xml:space="preserve">Vật liệu chống thấm tường tầng hầm</w:t>
              </w:r>
            </w:ins>
          </w:p>
        </w:tc>
        <w:tc>
          <w:tcPr>
            <w:tcW w:w="5672" w:type="dxa"/>
            <w:vAlign w:val="center"/>
          </w:tcPr>
          <w:p>
            <w:pPr>
              <w:spacing w:before="0" w:after="0"/>
              <w:jc w:val="left"/>
              <w:rPr>
                <w:ins w:id="8812" w:author="Claude" w:date="2026-10-14T09:00:00Z"/>
              </w:rPr>
            </w:pPr>
            <w:ins w:id="8813" w:author="Claude" w:date="2026-10-14T09:00:00Z">
              <w:r>
                <w:rPr>
                  <w:rFonts w:ascii="Times New Roman" w:hAnsi="Times New Roman" w:cs="Times New Roman"/>
                  <w:sz w:val="20"/>
                  <w:szCs w:val="20"/>
                </w:rPr>
                <w:t xml:space="preserve">Theo hồ sơ mời thầu: Sika. Bên B đề xuất: GPS MemTop 01 (màng nhũ tương gốc bitum) kèm xốp PE bảo vệ GPS PE FORM-P1 – chỉ áp dụng khi được Bên A, Chủ đầu tư phê duyệt</w:t>
              </w:r>
            </w:ins>
          </w:p>
        </w:tc>
      </w:tr>
      <w:tr>
        <w:trPr>
          <w:cantSplit/>
          <w:ins w:id="8821" w:author="Claude" w:date="2026-10-14T09:00:00Z"/>
        </w:trPr>
        <w:tc>
          <w:tcPr>
            <w:tcW w:w="600" w:type="dxa"/>
            <w:vAlign w:val="center"/>
          </w:tcPr>
          <w:p>
            <w:pPr>
              <w:spacing w:before="0" w:after="0"/>
              <w:jc w:val="center"/>
              <w:rPr>
                <w:ins w:id="8815" w:author="Claude" w:date="2026-10-14T09:00:00Z"/>
              </w:rPr>
            </w:pPr>
            <w:ins w:id="8816" w:author="Claude" w:date="2026-10-14T09:00:00Z">
              <w:r>
                <w:rPr>
                  <w:rFonts w:ascii="Times New Roman" w:hAnsi="Times New Roman" w:cs="Times New Roman"/>
                  <w:sz w:val="20"/>
                  <w:szCs w:val="20"/>
                </w:rPr>
                <w:t xml:space="preserve">5</w:t>
              </w:r>
            </w:ins>
          </w:p>
        </w:tc>
        <w:tc>
          <w:tcPr>
            <w:tcW w:w="2800" w:type="dxa"/>
            <w:vAlign w:val="center"/>
          </w:tcPr>
          <w:p>
            <w:pPr>
              <w:spacing w:before="0" w:after="0"/>
              <w:jc w:val="left"/>
              <w:rPr>
                <w:ins w:id="8817" w:author="Claude" w:date="2026-10-14T09:00:00Z"/>
              </w:rPr>
            </w:pPr>
            <w:ins w:id="8818" w:author="Claude" w:date="2026-10-14T09:00:00Z">
              <w:r>
                <w:rPr>
                  <w:rFonts w:ascii="Times New Roman" w:hAnsi="Times New Roman" w:cs="Times New Roman"/>
                  <w:b/>
                  <w:bCs/>
                  <w:sz w:val="20"/>
                  <w:szCs w:val="20"/>
                </w:rPr>
                <w:t xml:space="preserve">Băng cản nước mạch ngừng</w:t>
              </w:r>
            </w:ins>
          </w:p>
        </w:tc>
        <w:tc>
          <w:tcPr>
            <w:tcW w:w="5672" w:type="dxa"/>
            <w:vAlign w:val="center"/>
          </w:tcPr>
          <w:p>
            <w:pPr>
              <w:spacing w:before="0" w:after="0"/>
              <w:jc w:val="left"/>
              <w:rPr>
                <w:ins w:id="8819" w:author="Claude" w:date="2026-10-14T09:00:00Z"/>
              </w:rPr>
            </w:pPr>
            <w:ins w:id="8820" w:author="Claude" w:date="2026-10-14T09:00:00Z">
              <w:r>
                <w:rPr>
                  <w:rFonts w:ascii="Times New Roman" w:hAnsi="Times New Roman" w:cs="Times New Roman"/>
                  <w:sz w:val="20"/>
                  <w:szCs w:val="20"/>
                </w:rPr>
                <w:t xml:space="preserve">GPS Waterstop V200 (V25) hoặc tương đương được phê duyệt</w:t>
              </w:r>
            </w:ins>
          </w:p>
        </w:tc>
      </w:tr>
      <w:tr>
        <w:trPr>
          <w:cantSplit/>
          <w:ins w:id="8828" w:author="Claude" w:date="2026-10-14T09:00:00Z"/>
        </w:trPr>
        <w:tc>
          <w:tcPr>
            <w:tcW w:w="600" w:type="dxa"/>
            <w:vAlign w:val="center"/>
          </w:tcPr>
          <w:p>
            <w:pPr>
              <w:spacing w:before="0" w:after="0"/>
              <w:jc w:val="center"/>
              <w:rPr>
                <w:ins w:id="8822" w:author="Claude" w:date="2026-10-14T09:00:00Z"/>
              </w:rPr>
            </w:pPr>
            <w:ins w:id="8823" w:author="Claude" w:date="2026-10-14T09:00:00Z">
              <w:r>
                <w:rPr>
                  <w:rFonts w:ascii="Times New Roman" w:hAnsi="Times New Roman" w:cs="Times New Roman"/>
                  <w:sz w:val="20"/>
                  <w:szCs w:val="20"/>
                </w:rPr>
                <w:t xml:space="preserve">6</w:t>
              </w:r>
            </w:ins>
          </w:p>
        </w:tc>
        <w:tc>
          <w:tcPr>
            <w:tcW w:w="2800" w:type="dxa"/>
            <w:vAlign w:val="center"/>
          </w:tcPr>
          <w:p>
            <w:pPr>
              <w:spacing w:before="0" w:after="0"/>
              <w:jc w:val="left"/>
              <w:rPr>
                <w:ins w:id="8824" w:author="Claude" w:date="2026-10-14T09:00:00Z"/>
              </w:rPr>
            </w:pPr>
            <w:ins w:id="8825" w:author="Claude" w:date="2026-10-14T09:00:00Z">
              <w:r>
                <w:rPr>
                  <w:rFonts w:ascii="Times New Roman" w:hAnsi="Times New Roman" w:cs="Times New Roman"/>
                  <w:b/>
                  <w:bCs/>
                  <w:sz w:val="20"/>
                  <w:szCs w:val="20"/>
                </w:rPr>
                <w:t xml:space="preserve">Cừ Larsen, văng chống</w:t>
              </w:r>
            </w:ins>
          </w:p>
        </w:tc>
        <w:tc>
          <w:tcPr>
            <w:tcW w:w="5672" w:type="dxa"/>
            <w:vAlign w:val="center"/>
          </w:tcPr>
          <w:p>
            <w:pPr>
              <w:spacing w:before="0" w:after="0"/>
              <w:jc w:val="left"/>
              <w:rPr>
                <w:ins w:id="8826" w:author="Claude" w:date="2026-10-14T09:00:00Z"/>
              </w:rPr>
            </w:pPr>
            <w:ins w:id="8827" w:author="Claude" w:date="2026-10-14T09:00:00Z">
              <w:r>
                <w:rPr>
                  <w:rFonts w:ascii="Times New Roman" w:hAnsi="Times New Roman" w:cs="Times New Roman"/>
                  <w:sz w:val="20"/>
                  <w:szCs w:val="20"/>
                </w:rPr>
                <w:t xml:space="preserve">Cừ Larsen IV dài 12m, 18m; văng chống H350x350x12x19 – theo thiết kế biện pháp được thẩm tra, phê duyệt</w:t>
              </w:r>
            </w:ins>
          </w:p>
        </w:tc>
      </w:tr>
    </w:tbl>
    <w:p>
      <w:pPr>
        <w:spacing w:before="60" w:after="60"/>
        <w:jc w:val="both"/>
        <w:rPr>
          <w:ins w:id="8829" w:author="Claude" w:date="2026-10-14T09:00:00Z"/>
        </w:rPr>
      </w:pPr>
      <w:ins w:id="8830" w:author="Claude" w:date="2026-10-14T09:00:00Z">
        <w:r>
          <w:rPr>
            <w:rFonts w:ascii="Times New Roman" w:hAnsi="Times New Roman" w:cs="Times New Roman"/>
            <w:i/>
            <w:iCs/>
            <w:sz w:val="22"/>
            <w:szCs w:val="22"/>
          </w:rPr>
          <w:t xml:space="preserve">Bên A có quyền lựa chọn thương hiệu trong danh mục trên; mọi thay đổi thương hiệu phải được Bên A chấp thuận bằng văn bản, không làm tăng đơn giá.</w:t>
        </w:r>
      </w:ins>
    </w:p>
    <w:p w14:paraId="0DEE9637" w14:textId="77777777" w:rsidR="00096978" w:rsidRPr="00302315" w:rsidRDefault="00096978" w:rsidP="00040F1A">
      <w:pPr>
        <w:spacing w:after="120" w:line="276" w:lineRule="auto"/>
        <w:jc w:val="center"/>
        <w:rPr>
          <w:rFonts w:ascii="Times New Roman" w:hAnsi="Times New Roman"/>
          <w:i/>
          <w:sz w:val="26"/>
          <w:szCs w:val="26"/>
          <w:lang w:val="it-IT"/>
        </w:rPr>
      </w:pPr>
    </w:p>
    <w:p w14:paraId="15057108" w14:textId="77777777" w:rsidR="00096978" w:rsidRPr="00302315" w:rsidRDefault="00096978" w:rsidP="00040F1A">
      <w:pPr>
        <w:spacing w:after="120" w:line="276" w:lineRule="auto"/>
        <w:jc w:val="center"/>
        <w:rPr>
          <w:rFonts w:ascii="Times New Roman" w:hAnsi="Times New Roman"/>
          <w:bCs/>
          <w:i/>
          <w:iCs/>
          <w:sz w:val="26"/>
          <w:szCs w:val="26"/>
          <w:lang w:val="nl-NL"/>
        </w:rPr>
      </w:pPr>
    </w:p>
    <w:p w14:paraId="0F46B6CD" w14:textId="77777777" w:rsidR="00096978" w:rsidRPr="00302315" w:rsidRDefault="00096978" w:rsidP="00040F1A">
      <w:pPr>
        <w:spacing w:after="120" w:line="276" w:lineRule="auto"/>
        <w:jc w:val="center"/>
        <w:rPr>
          <w:rFonts w:ascii="Times New Roman" w:hAnsi="Times New Roman"/>
          <w:sz w:val="26"/>
          <w:szCs w:val="26"/>
          <w:lang w:val="nl-NL"/>
        </w:rPr>
      </w:pPr>
    </w:p>
    <w:sectPr w:rsidR="00096978" w:rsidRPr="00302315" w:rsidSect="00D107CC">
      <w:footerReference w:type="default" r:id="rId8"/>
      <w:pgSz w:w="11907" w:h="16840" w:code="9"/>
      <w:pgMar w:top="1134" w:right="1134" w:bottom="1134" w:left="1701" w:header="567" w:footer="56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4T04:45:04Z" w:initials="CL">
    <w:p w14:paraId="773F1BA0" w14:textId="77777777">
      <w:r>
        <w:rPr>
          <w:rStyle w:val="CommentReference"/>
        </w:rPr>
        <w:annotationRef/>
      </w:r>
      <w:r>
        <w:rPr>
          <w:color w:val="000000"/>
          <w:sz w:val="20"/>
          <w:szCs w:val="20"/>
        </w:rPr>
        <w:t xml:space="preserve">Tên pháp lý của Bên B suy ra từ ký hiệu “PHC” trong Biểu 01; đề nghị đối chiếu Giấy chứng nhận đăng ký doanh nghiệp và điền thông tin Bên B tại phần đầu Hợp đồng.</w:t>
      </w:r>
    </w:p>
  </w:comment>
  <w:comment w:id="1" w:author="Claude" w:date="2026-10-14T04:45:04Z" w:initials="CL">
    <w:p w14:paraId="2FBD381E" w14:textId="77777777">
      <w:r>
        <w:rPr>
          <w:rStyle w:val="CommentReference"/>
        </w:rPr>
        <w:annotationRef/>
      </w:r>
      <w:r>
        <w:rPr>
          <w:color w:val="000000"/>
          <w:sz w:val="20"/>
          <w:szCs w:val="20"/>
        </w:rPr>
        <w:t xml:space="preserve">Sửa lại chủ thể: Hợp đồng thầu chính ký giữa Chủ đầu tư và Liên danh VNCN E&amp;C – Việt Hưng (Bên A là thành viên đứng đầu Liên danh), không phải giữa Bên A và Chủ đầu tư.</w:t>
      </w:r>
    </w:p>
  </w:comment>
  <w:comment w:id="2" w:author="Claude" w:date="2026-10-14T04:45:04Z" w:initials="CL">
    <w:p w14:paraId="167EA78E" w14:textId="77777777">
      <w:r>
        <w:rPr>
          <w:rStyle w:val="CommentReference"/>
        </w:rPr>
        <w:annotationRef/>
      </w:r>
      <w:r>
        <w:rPr>
          <w:color w:val="000000"/>
          <w:sz w:val="20"/>
          <w:szCs w:val="20"/>
        </w:rPr>
        <w:t xml:space="preserve">Theo biên bản thương thảo (ý kiến anh Quang): tiến độ toàn bộ phần ngầm 268 ngày kể từ ngày ký Hợp đồng; các mốc trung gian đàm phán sau. Tính liên tục kể cả ngày nghỉ theo nguyên tắc back to back Điều 8.1 HĐ thầu chính.</w:t>
      </w:r>
    </w:p>
  </w:comment>
  <w:comment w:id="3" w:author="Claude" w:date="2026-10-14T04:45:05Z" w:initials="CL">
    <w:p w14:paraId="2A3DB0FA" w14:textId="77777777">
      <w:r>
        <w:rPr>
          <w:rStyle w:val="CommentReference"/>
        </w:rPr>
        <w:annotationRef/>
      </w:r>
      <w:r>
        <w:rPr>
          <w:color w:val="000000"/>
          <w:sz w:val="20"/>
          <w:szCs w:val="20"/>
        </w:rPr>
        <w:t xml:space="preserve">Giá trị lấy từ file Biểu 01 (Copy of HD): trước thuế 199.933.578.892,84 đồng, làm tròn 199.933.578.893 đồng; VAT 8% 15.994.686.311 đồng.</w:t>
      </w:r>
    </w:p>
  </w:comment>
  <w:comment w:id="4" w:author="Claude" w:date="2026-10-14T04:45:05Z" w:initials="CL">
    <w:p w14:paraId="715299F4" w14:textId="77777777">
      <w:r>
        <w:rPr>
          <w:rStyle w:val="CommentReference"/>
        </w:rPr>
        <w:annotationRef/>
      </w:r>
      <w:r>
        <w:rPr>
          <w:color w:val="000000"/>
          <w:sz w:val="20"/>
          <w:szCs w:val="20"/>
        </w:rPr>
        <w:t xml:space="preserve">Theo thương thảo: thanh toán đến 90%, hồ sơ và thời gian phê duyệt back to back HĐ thầu chính, thời hạn thanh toán 14 ngày. Mức tối thiểu 2 tỷ đồng/đợt lấy theo đề xuất ban đầu của Bên A – đề nghị xác nhận.</w:t>
      </w:r>
    </w:p>
  </w:comment>
  <w:comment w:id="5" w:author="Claude" w:date="2026-10-14T04:45:05Z" w:initials="CL">
    <w:p w14:paraId="09744D25" w14:textId="77777777">
      <w:r>
        <w:rPr>
          <w:rStyle w:val="CommentReference"/>
        </w:rPr>
        <w:annotationRef/>
      </w:r>
      <w:r>
        <w:rPr>
          <w:color w:val="000000"/>
          <w:sz w:val="20"/>
          <w:szCs w:val="20"/>
        </w:rPr>
        <w:t xml:space="preserve">Quyết toán back to back: HĐ thầu chính giữ lại 3% bảo hành, thanh toán 97% (100% nếu có bảo lãnh bảo hành 3%), thanh toán quyết toán sau khi CĐT ký BB nghiệm thu đưa vào sử dụng. Bên B có thể phản đối việc chờ CĐT phê duyệt quyết toán – đây là điểm có lợi cho Bên A cần giữ khi thương thảo.</w:t>
      </w:r>
    </w:p>
  </w:comment>
  <w:comment w:id="6" w:author="Claude" w:date="2026-10-14T04:45:05Z" w:initials="CL">
    <w:p w14:paraId="2533FEE7" w14:textId="77777777">
      <w:r>
        <w:rPr>
          <w:rStyle w:val="CommentReference"/>
        </w:rPr>
        <w:annotationRef/>
      </w:r>
      <w:r>
        <w:rPr>
          <w:color w:val="000000"/>
          <w:sz w:val="20"/>
          <w:szCs w:val="20"/>
        </w:rPr>
        <w:t xml:space="preserve">Theo ma trận mới (mục 3.3.1): Phục Hưng cung cấp toàn bộ vật liệu chính và phụ, Bên A không cấp vật tư. Thay toàn bộ Điều 14 cũ; Biểu 07 chuyển thành danh mục thương hiệu vật tư.</w:t>
      </w:r>
    </w:p>
  </w:comment>
  <w:comment w:id="7" w:author="Claude" w:date="2026-10-14T04:45:05Z" w:initials="CL">
    <w:p w14:paraId="1584D6FA" w14:textId="77777777">
      <w:r>
        <w:rPr>
          <w:rStyle w:val="CommentReference"/>
        </w:rPr>
        <w:annotationRef/>
      </w:r>
      <w:r>
        <w:rPr>
          <w:color w:val="000000"/>
          <w:sz w:val="20"/>
          <w:szCs w:val="20"/>
        </w:rPr>
        <w:t xml:space="preserve">Theo thương thảo: phạt chậm tiến độ back to back đúng tỷ lệ HĐ thầu chính (Điều 21: 0,05% giá trị HĐ/tuần, tối đa 8%). Lưu ý mức này thấp hơn nhiều so với dự thảo trước (1%/ngày).</w:t>
      </w:r>
    </w:p>
  </w:comment>
  <w:comment w:id="8" w:author="Claude" w:date="2026-10-14T04:45:05Z" w:initials="CL">
    <w:p w14:paraId="11F4F33D" w14:textId="77777777">
      <w:r>
        <w:rPr>
          <w:rStyle w:val="CommentReference"/>
        </w:rPr>
        <w:annotationRef/>
      </w:r>
      <w:r>
        <w:rPr>
          <w:color w:val="000000"/>
          <w:sz w:val="20"/>
          <w:szCs w:val="20"/>
        </w:rPr>
        <w:t xml:space="preserve">Biểu 01 lấy từ file Copy of HD. Các ghi chú của Phục Hưng trong file này KHÔNG đưa vào vì mâu thuẫn với ma trận/thương thảo: (1) thẩm tra biện pháp thuộc Tổng thầu – ma trận mục 1.5 giao Bên B; (2) bảo hiểm bên thứ 3 do Tổng thầu – ma trận mục 2.3 giao Bên B; (3) quan trắc lún, công trình lân cận do Tổng thầu – ma trận mục 3.3.9 giao Bên B; (4) điều chỉnh giá thép, bê tông khi biến động &gt;5% – anh Quang không đồng ý. Dòng thẩm tra biện pháp (giá trị 0) và các dòng công tác đất đã loại khỏi Biểu. Đề nghị chốt lại các điểm này với Phục Hưng.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F1BA0" w15:done="0"/>
  <w15:commentEx w15:paraId="2FBD381E" w15:done="0"/>
  <w15:commentEx w15:paraId="167EA78E" w15:done="0"/>
  <w15:commentEx w15:paraId="2A3DB0FA" w15:done="0"/>
  <w15:commentEx w15:paraId="715299F4" w15:done="0"/>
  <w15:commentEx w15:paraId="09744D25" w15:done="0"/>
  <w15:commentEx w15:paraId="2533FEE7" w15:done="0"/>
  <w15:commentEx w15:paraId="1584D6FA" w15:done="0"/>
  <w15:commentEx w15:paraId="11F4F3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76EFC39" w16cex:dateUtc="2026-10-14T04:45:04Z"/>
  <w16cex:commentExtensible w16cex:durableId="48A6433B" w16cex:dateUtc="2026-10-14T04:45:04Z"/>
  <w16cex:commentExtensible w16cex:durableId="6ED900DA" w16cex:dateUtc="2026-10-14T04:45:04Z"/>
  <w16cex:commentExtensible w16cex:durableId="132074E0" w16cex:dateUtc="2026-10-14T04:45:05Z"/>
  <w16cex:commentExtensible w16cex:durableId="5C89E7B1" w16cex:dateUtc="2026-10-14T04:45:05Z"/>
  <w16cex:commentExtensible w16cex:durableId="78E610CE" w16cex:dateUtc="2026-10-14T04:45:05Z"/>
  <w16cex:commentExtensible w16cex:durableId="61BBB0C3" w16cex:dateUtc="2026-10-14T04:45:05Z"/>
  <w16cex:commentExtensible w16cex:durableId="36E85CF8" w16cex:dateUtc="2026-10-14T04:45:05Z"/>
  <w16cex:commentExtensible w16cex:durableId="0F13D0B0" w16cex:dateUtc="2026-10-14T04:45:0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F1BA0" w16cid:durableId="576EFC39"/>
  <w16cid:commentId w16cid:paraId="2FBD381E" w16cid:durableId="48A6433B"/>
  <w16cid:commentId w16cid:paraId="167EA78E" w16cid:durableId="6ED900DA"/>
  <w16cid:commentId w16cid:paraId="2A3DB0FA" w16cid:durableId="132074E0"/>
  <w16cid:commentId w16cid:paraId="715299F4" w16cid:durableId="5C89E7B1"/>
  <w16cid:commentId w16cid:paraId="09744D25" w16cid:durableId="78E610CE"/>
  <w16cid:commentId w16cid:paraId="2533FEE7" w16cid:durableId="61BBB0C3"/>
  <w16cid:commentId w16cid:paraId="1584D6FA" w16cid:durableId="36E85CF8"/>
  <w16cid:commentId w16cid:paraId="11F4F33D" w16cid:durableId="0F13D0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0514" w14:textId="77777777" w:rsidR="009F690F" w:rsidRDefault="009F690F" w:rsidP="00096978">
      <w:r>
        <w:separator/>
      </w:r>
    </w:p>
  </w:endnote>
  <w:endnote w:type="continuationSeparator" w:id="0">
    <w:p w14:paraId="60BB6448" w14:textId="77777777" w:rsidR="009F690F" w:rsidRDefault="009F690F"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DA0A" w14:textId="77777777" w:rsidR="009F690F" w:rsidRDefault="009F690F" w:rsidP="00096978">
      <w:r>
        <w:separator/>
      </w:r>
    </w:p>
  </w:footnote>
  <w:footnote w:type="continuationSeparator" w:id="0">
    <w:p w14:paraId="5B4F6D74" w14:textId="77777777" w:rsidR="009F690F" w:rsidRDefault="009F690F"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A3633"/>
    <w:multiLevelType w:val="multilevel"/>
    <w:tmpl w:val="1FE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8" w15:restartNumberingAfterBreak="0">
    <w:nsid w:val="38386C58"/>
    <w:multiLevelType w:val="multilevel"/>
    <w:tmpl w:val="85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5"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2"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5"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7"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1"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6"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550725859">
    <w:abstractNumId w:val="31"/>
  </w:num>
  <w:num w:numId="2" w16cid:durableId="1753164198">
    <w:abstractNumId w:val="17"/>
  </w:num>
  <w:num w:numId="3" w16cid:durableId="1910576015">
    <w:abstractNumId w:val="28"/>
  </w:num>
  <w:num w:numId="4" w16cid:durableId="568346546">
    <w:abstractNumId w:val="4"/>
  </w:num>
  <w:num w:numId="5" w16cid:durableId="1339500919">
    <w:abstractNumId w:val="22"/>
  </w:num>
  <w:num w:numId="6" w16cid:durableId="976036056">
    <w:abstractNumId w:val="6"/>
  </w:num>
  <w:num w:numId="7" w16cid:durableId="1379282379">
    <w:abstractNumId w:val="10"/>
  </w:num>
  <w:num w:numId="8" w16cid:durableId="987779573">
    <w:abstractNumId w:val="43"/>
  </w:num>
  <w:num w:numId="9" w16cid:durableId="390619931">
    <w:abstractNumId w:val="47"/>
  </w:num>
  <w:num w:numId="10" w16cid:durableId="644816073">
    <w:abstractNumId w:val="40"/>
  </w:num>
  <w:num w:numId="11" w16cid:durableId="989408971">
    <w:abstractNumId w:val="14"/>
  </w:num>
  <w:num w:numId="12" w16cid:durableId="382561483">
    <w:abstractNumId w:val="26"/>
  </w:num>
  <w:num w:numId="13" w16cid:durableId="1547326542">
    <w:abstractNumId w:val="3"/>
  </w:num>
  <w:num w:numId="14" w16cid:durableId="2144345083">
    <w:abstractNumId w:val="19"/>
  </w:num>
  <w:num w:numId="15" w16cid:durableId="1778023062">
    <w:abstractNumId w:val="39"/>
  </w:num>
  <w:num w:numId="16" w16cid:durableId="313878805">
    <w:abstractNumId w:val="34"/>
  </w:num>
  <w:num w:numId="17" w16cid:durableId="404229026">
    <w:abstractNumId w:val="15"/>
  </w:num>
  <w:num w:numId="18" w16cid:durableId="613437418">
    <w:abstractNumId w:val="12"/>
  </w:num>
  <w:num w:numId="19" w16cid:durableId="807093880">
    <w:abstractNumId w:val="45"/>
  </w:num>
  <w:num w:numId="20" w16cid:durableId="341856678">
    <w:abstractNumId w:val="21"/>
  </w:num>
  <w:num w:numId="21" w16cid:durableId="1191996837">
    <w:abstractNumId w:val="35"/>
  </w:num>
  <w:num w:numId="22" w16cid:durableId="80682015">
    <w:abstractNumId w:val="20"/>
  </w:num>
  <w:num w:numId="23" w16cid:durableId="1556156862">
    <w:abstractNumId w:val="36"/>
  </w:num>
  <w:num w:numId="24" w16cid:durableId="420837127">
    <w:abstractNumId w:val="42"/>
  </w:num>
  <w:num w:numId="25" w16cid:durableId="2092120191">
    <w:abstractNumId w:val="8"/>
  </w:num>
  <w:num w:numId="26" w16cid:durableId="881596708">
    <w:abstractNumId w:val="41"/>
  </w:num>
  <w:num w:numId="27" w16cid:durableId="244999395">
    <w:abstractNumId w:val="33"/>
  </w:num>
  <w:num w:numId="28" w16cid:durableId="186673575">
    <w:abstractNumId w:val="7"/>
  </w:num>
  <w:num w:numId="29" w16cid:durableId="1416978085">
    <w:abstractNumId w:val="38"/>
  </w:num>
  <w:num w:numId="30" w16cid:durableId="1689794665">
    <w:abstractNumId w:val="25"/>
  </w:num>
  <w:num w:numId="31" w16cid:durableId="1024600073">
    <w:abstractNumId w:val="0"/>
  </w:num>
  <w:num w:numId="32" w16cid:durableId="487475596">
    <w:abstractNumId w:val="16"/>
  </w:num>
  <w:num w:numId="33" w16cid:durableId="655300695">
    <w:abstractNumId w:val="46"/>
  </w:num>
  <w:num w:numId="34" w16cid:durableId="1380351296">
    <w:abstractNumId w:val="2"/>
  </w:num>
  <w:num w:numId="35" w16cid:durableId="1627737369">
    <w:abstractNumId w:val="1"/>
  </w:num>
  <w:num w:numId="36" w16cid:durableId="1914467800">
    <w:abstractNumId w:val="37"/>
  </w:num>
  <w:num w:numId="37" w16cid:durableId="878738757">
    <w:abstractNumId w:val="5"/>
  </w:num>
  <w:num w:numId="38" w16cid:durableId="6519448">
    <w:abstractNumId w:val="9"/>
  </w:num>
  <w:num w:numId="39" w16cid:durableId="1094202867">
    <w:abstractNumId w:val="24"/>
  </w:num>
  <w:num w:numId="40" w16cid:durableId="671228">
    <w:abstractNumId w:val="27"/>
  </w:num>
  <w:num w:numId="41" w16cid:durableId="1070422171">
    <w:abstractNumId w:val="44"/>
  </w:num>
  <w:num w:numId="42" w16cid:durableId="1438480270">
    <w:abstractNumId w:val="32"/>
  </w:num>
  <w:num w:numId="43" w16cid:durableId="1712193621">
    <w:abstractNumId w:val="13"/>
  </w:num>
  <w:num w:numId="44" w16cid:durableId="1293949594">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5828140">
    <w:abstractNumId w:val="29"/>
  </w:num>
  <w:num w:numId="46" w16cid:durableId="820736736">
    <w:abstractNumId w:val="30"/>
  </w:num>
  <w:num w:numId="47" w16cid:durableId="840585121">
    <w:abstractNumId w:val="18"/>
  </w:num>
  <w:num w:numId="48" w16cid:durableId="1887445289">
    <w:abstractNumId w:val="1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0F1A"/>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3774"/>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3E4B"/>
    <w:rsid w:val="001742E8"/>
    <w:rsid w:val="00175FE1"/>
    <w:rsid w:val="00177856"/>
    <w:rsid w:val="00177DF1"/>
    <w:rsid w:val="001804B9"/>
    <w:rsid w:val="001838C7"/>
    <w:rsid w:val="00184214"/>
    <w:rsid w:val="0018595E"/>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2315"/>
    <w:rsid w:val="00306D12"/>
    <w:rsid w:val="00307278"/>
    <w:rsid w:val="00310179"/>
    <w:rsid w:val="003169D1"/>
    <w:rsid w:val="00317688"/>
    <w:rsid w:val="00317DF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A1C"/>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E6660"/>
    <w:rsid w:val="004F1396"/>
    <w:rsid w:val="004F362E"/>
    <w:rsid w:val="004F3A50"/>
    <w:rsid w:val="004F7A19"/>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4910"/>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1ED3"/>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07FE"/>
    <w:rsid w:val="00783345"/>
    <w:rsid w:val="007833ED"/>
    <w:rsid w:val="00786581"/>
    <w:rsid w:val="0079026A"/>
    <w:rsid w:val="00793045"/>
    <w:rsid w:val="007937E9"/>
    <w:rsid w:val="007953E6"/>
    <w:rsid w:val="00795416"/>
    <w:rsid w:val="007955F0"/>
    <w:rsid w:val="0079751C"/>
    <w:rsid w:val="007A13B4"/>
    <w:rsid w:val="007A27C3"/>
    <w:rsid w:val="007A2FFF"/>
    <w:rsid w:val="007A44B1"/>
    <w:rsid w:val="007A70A7"/>
    <w:rsid w:val="007B40B9"/>
    <w:rsid w:val="007B54DA"/>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8F17F5"/>
    <w:rsid w:val="00900363"/>
    <w:rsid w:val="009029E4"/>
    <w:rsid w:val="00903AA8"/>
    <w:rsid w:val="00906988"/>
    <w:rsid w:val="00906D1E"/>
    <w:rsid w:val="00907B8E"/>
    <w:rsid w:val="00907CAF"/>
    <w:rsid w:val="009134B3"/>
    <w:rsid w:val="0091515C"/>
    <w:rsid w:val="009168EB"/>
    <w:rsid w:val="009174EA"/>
    <w:rsid w:val="009204C1"/>
    <w:rsid w:val="009221D9"/>
    <w:rsid w:val="0093182A"/>
    <w:rsid w:val="0093472B"/>
    <w:rsid w:val="00935744"/>
    <w:rsid w:val="00941D01"/>
    <w:rsid w:val="00943E9F"/>
    <w:rsid w:val="009464E4"/>
    <w:rsid w:val="00952747"/>
    <w:rsid w:val="0095526A"/>
    <w:rsid w:val="00955729"/>
    <w:rsid w:val="00956814"/>
    <w:rsid w:val="00957B05"/>
    <w:rsid w:val="00963406"/>
    <w:rsid w:val="0096635D"/>
    <w:rsid w:val="0096671D"/>
    <w:rsid w:val="00971065"/>
    <w:rsid w:val="00971955"/>
    <w:rsid w:val="00973F92"/>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9F690F"/>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0112F"/>
    <w:rsid w:val="00B124F2"/>
    <w:rsid w:val="00B13505"/>
    <w:rsid w:val="00B14351"/>
    <w:rsid w:val="00B149AE"/>
    <w:rsid w:val="00B14F4A"/>
    <w:rsid w:val="00B1681C"/>
    <w:rsid w:val="00B21454"/>
    <w:rsid w:val="00B22AD1"/>
    <w:rsid w:val="00B266DE"/>
    <w:rsid w:val="00B3016A"/>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3D1C"/>
    <w:rsid w:val="00B6448E"/>
    <w:rsid w:val="00B65E63"/>
    <w:rsid w:val="00B669CB"/>
    <w:rsid w:val="00B67E71"/>
    <w:rsid w:val="00B700CC"/>
    <w:rsid w:val="00B71BDE"/>
    <w:rsid w:val="00B74024"/>
    <w:rsid w:val="00B75D37"/>
    <w:rsid w:val="00B80D2F"/>
    <w:rsid w:val="00B832B1"/>
    <w:rsid w:val="00B87CB8"/>
    <w:rsid w:val="00B90B19"/>
    <w:rsid w:val="00B9212E"/>
    <w:rsid w:val="00B92A27"/>
    <w:rsid w:val="00B94354"/>
    <w:rsid w:val="00B95CD5"/>
    <w:rsid w:val="00B962C1"/>
    <w:rsid w:val="00B97008"/>
    <w:rsid w:val="00BA1A73"/>
    <w:rsid w:val="00BA62D7"/>
    <w:rsid w:val="00BB2D23"/>
    <w:rsid w:val="00BB3CBC"/>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33BB"/>
    <w:rsid w:val="00C97675"/>
    <w:rsid w:val="00CA1BEC"/>
    <w:rsid w:val="00CA2DFE"/>
    <w:rsid w:val="00CA3E88"/>
    <w:rsid w:val="00CA421F"/>
    <w:rsid w:val="00CA57DD"/>
    <w:rsid w:val="00CB0EBD"/>
    <w:rsid w:val="00CB56EC"/>
    <w:rsid w:val="00CC3B19"/>
    <w:rsid w:val="00CC4127"/>
    <w:rsid w:val="00CC4FE2"/>
    <w:rsid w:val="00CD1550"/>
    <w:rsid w:val="00CD3E38"/>
    <w:rsid w:val="00CD48EF"/>
    <w:rsid w:val="00CD4E30"/>
    <w:rsid w:val="00CD74D1"/>
    <w:rsid w:val="00CE0EE3"/>
    <w:rsid w:val="00CE2C1E"/>
    <w:rsid w:val="00CE5450"/>
    <w:rsid w:val="00CE7203"/>
    <w:rsid w:val="00CF2E44"/>
    <w:rsid w:val="00D02415"/>
    <w:rsid w:val="00D05036"/>
    <w:rsid w:val="00D05D99"/>
    <w:rsid w:val="00D06930"/>
    <w:rsid w:val="00D06D35"/>
    <w:rsid w:val="00D10420"/>
    <w:rsid w:val="00D107CC"/>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0F4"/>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109"/>
    <w:rsid w:val="00E61898"/>
    <w:rsid w:val="00E638D3"/>
    <w:rsid w:val="00E670FA"/>
    <w:rsid w:val="00E7012F"/>
    <w:rsid w:val="00E709A4"/>
    <w:rsid w:val="00E71549"/>
    <w:rsid w:val="00E74FCB"/>
    <w:rsid w:val="00E7788C"/>
    <w:rsid w:val="00E80FB8"/>
    <w:rsid w:val="00E81AF8"/>
    <w:rsid w:val="00E8225E"/>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179A"/>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49</Pages>
  <Words>13754</Words>
  <Characters>78401</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26</cp:revision>
  <cp:lastPrinted>2026-06-30T03:14:00Z</cp:lastPrinted>
  <dcterms:created xsi:type="dcterms:W3CDTF">2026-08-04T07:36:00Z</dcterms:created>
  <dcterms:modified xsi:type="dcterms:W3CDTF">2026-10-14T04:31:00Z</dcterms:modified>
</cp:coreProperties>
</file>