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5F1814" w14:textId="77777777" w:rsidR="00A10877" w:rsidRDefault="00F1289A" w:rsidP="00253C84">
      <w:pPr>
        <w:spacing w:after="120" w:line="276" w:lineRule="auto"/>
        <w:jc w:val="center"/>
        <w:rPr>
          <w:rFonts w:ascii="Times New Roman" w:hAnsi="Times New Roman"/>
          <w:b/>
          <w:sz w:val="26"/>
          <w:szCs w:val="26"/>
          <w:lang w:val="pt-BR"/>
        </w:rPr>
      </w:pPr>
      <w:r>
        <w:rPr>
          <w:rFonts w:ascii="Times New Roman" w:hAnsi="Times New Roman"/>
          <w:b/>
          <w:sz w:val="26"/>
          <w:szCs w:val="26"/>
          <w:lang w:val="pt-BR"/>
        </w:rPr>
        <w:t xml:space="preserve"> CỘNG HÒA XÃ HỘI CHỦ NGHĨA VIỆT NAM</w:t>
      </w:r>
    </w:p>
    <w:p w14:paraId="3A2BB9F1" w14:textId="77777777" w:rsidR="00A10877" w:rsidRDefault="00F1289A" w:rsidP="00253C84">
      <w:pPr>
        <w:spacing w:after="120" w:line="276" w:lineRule="auto"/>
        <w:jc w:val="center"/>
        <w:rPr>
          <w:rFonts w:ascii="Times New Roman" w:hAnsi="Times New Roman"/>
          <w:b/>
          <w:sz w:val="26"/>
          <w:szCs w:val="26"/>
          <w:lang w:val="pt-BR"/>
        </w:rPr>
      </w:pPr>
      <w:r>
        <w:rPr>
          <w:noProof/>
        </w:rPr>
        <mc:AlternateContent>
          <mc:Choice Requires="wps">
            <w:drawing>
              <wp:anchor distT="5080" distB="5080" distL="5080" distR="5080" simplePos="0" relativeHeight="3" behindDoc="0" locked="0" layoutInCell="0" allowOverlap="1" wp14:anchorId="322ECFD4" wp14:editId="78C57B67">
                <wp:simplePos x="0" y="0"/>
                <wp:positionH relativeFrom="margin">
                  <wp:align>center</wp:align>
                </wp:positionH>
                <wp:positionV relativeFrom="paragraph">
                  <wp:posOffset>194310</wp:posOffset>
                </wp:positionV>
                <wp:extent cx="1955800" cy="635"/>
                <wp:effectExtent l="5080" t="5080" r="5080" b="5080"/>
                <wp:wrapNone/>
                <wp:docPr id="1" name="Line 4"/>
                <wp:cNvGraphicFramePr/>
                <a:graphic xmlns:a="http://schemas.openxmlformats.org/drawingml/2006/main">
                  <a:graphicData uri="http://schemas.microsoft.com/office/word/2010/wordprocessingShape">
                    <wps:wsp>
                      <wps:cNvCnPr/>
                      <wps:spPr>
                        <a:xfrm>
                          <a:off x="0" y="0"/>
                          <a:ext cx="1955880" cy="72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6C059CA1" id="Line 4" o:spid="_x0000_s1026" style="position:absolute;z-index:3;visibility:visible;mso-wrap-style:square;mso-wrap-distance-left:.4pt;mso-wrap-distance-top:.4pt;mso-wrap-distance-right:.4pt;mso-wrap-distance-bottom:.4pt;mso-position-horizontal:center;mso-position-horizontal-relative:margin;mso-position-vertical:absolute;mso-position-vertical-relative:text" from="0,15.3pt" to="154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" o:allowincell="f">
                <w10:wrap anchorx="margin"/>
              </v:line>
            </w:pict>
          </mc:Fallback>
        </mc:AlternateContent>
      </w:r>
      <w:r>
        <w:rPr>
          <w:rFonts w:ascii="Times New Roman" w:hAnsi="Times New Roman"/>
          <w:b/>
          <w:sz w:val="26"/>
          <w:szCs w:val="26"/>
          <w:lang w:val="pt-BR"/>
        </w:rPr>
        <w:t>Độc lập – Tự do – Hạnh phúc</w:t>
      </w:r>
    </w:p>
    <w:p w14:paraId="3A892400" w14:textId="77777777" w:rsidR="00A10877" w:rsidRDefault="00F1289A" w:rsidP="00253C84">
      <w:pPr>
        <w:spacing w:after="120" w:line="276" w:lineRule="auto"/>
        <w:jc w:val="right"/>
        <w:rPr>
          <w:rFonts w:ascii="Times New Roman" w:hAnsi="Times New Roman"/>
          <w:b/>
          <w:sz w:val="26"/>
          <w:szCs w:val="26"/>
          <w:lang w:val="pt-BR"/>
        </w:rPr>
      </w:pPr>
      <w:r>
        <w:rPr>
          <w:rFonts w:ascii="Times New Roman" w:hAnsi="Times New Roman"/>
          <w:i/>
          <w:sz w:val="26"/>
          <w:szCs w:val="26"/>
          <w:lang w:val="pt-BR"/>
        </w:rPr>
        <w:t>Hà Nội, ngày .... tháng ... năm 2026</w:t>
      </w:r>
    </w:p>
    <w:p w14:paraId="3A36D87C" w14:textId="77777777" w:rsidR="00A10877" w:rsidRDefault="00A10877" w:rsidP="00253C84">
      <w:pPr>
        <w:spacing w:after="120" w:line="276" w:lineRule="auto"/>
        <w:rPr>
          <w:rFonts w:ascii="Times New Roman" w:hAnsi="Times New Roman"/>
          <w:sz w:val="26"/>
          <w:szCs w:val="26"/>
          <w:u w:val="single"/>
          <w:lang w:val="pt-BR"/>
        </w:rPr>
      </w:pPr>
    </w:p>
    <w:p w14:paraId="651BE7A2" w14:textId="77777777" w:rsidR="00A10877" w:rsidRDefault="00A10877" w:rsidP="00253C84">
      <w:pPr>
        <w:spacing w:after="120" w:line="276" w:lineRule="auto"/>
        <w:rPr>
          <w:rFonts w:ascii="Times New Roman" w:hAnsi="Times New Roman"/>
          <w:sz w:val="26"/>
          <w:szCs w:val="26"/>
          <w:u w:val="single"/>
          <w:lang w:val="pt-BR"/>
        </w:rPr>
      </w:pPr>
    </w:p>
    <w:p w14:paraId="7A9222D7" w14:textId="77777777" w:rsidR="00A10877" w:rsidRDefault="00F1289A" w:rsidP="00253C84">
      <w:pPr>
        <w:spacing w:after="120" w:line="276" w:lineRule="auto"/>
        <w:jc w:val="center"/>
        <w:rPr>
          <w:rFonts w:ascii="Times New Roman" w:hAnsi="Times New Roman"/>
          <w:b/>
          <w:sz w:val="30"/>
          <w:szCs w:val="30"/>
          <w:lang w:val="pt-BR"/>
        </w:rPr>
      </w:pPr>
      <w:r>
        <w:rPr>
          <w:rFonts w:ascii="Times New Roman" w:hAnsi="Times New Roman"/>
          <w:b/>
          <w:sz w:val="30"/>
          <w:szCs w:val="30"/>
          <w:lang w:val="pt-BR"/>
        </w:rPr>
        <w:t>HỢP ĐỒNG THI CÔNG XÂY DỰNG CÔNG TRÌNH</w:t>
      </w:r>
    </w:p>
    <w:p w14:paraId="534F8F03" w14:textId="77777777" w:rsidR="00A10877" w:rsidRDefault="00F1289A" w:rsidP="00253C84">
      <w:pPr>
        <w:spacing w:after="120" w:line="276" w:lineRule="auto"/>
        <w:jc w:val="center"/>
        <w:rPr>
          <w:rFonts w:ascii="Times New Roman" w:hAnsi="Times New Roman"/>
          <w:i/>
          <w:sz w:val="26"/>
          <w:szCs w:val="26"/>
          <w:lang w:val="pt-BR"/>
        </w:rPr>
      </w:pPr>
      <w:r>
        <w:rPr>
          <w:rFonts w:ascii="Times New Roman" w:hAnsi="Times New Roman"/>
          <w:i/>
          <w:sz w:val="26"/>
          <w:szCs w:val="26"/>
          <w:highlight w:val="yellow"/>
          <w:lang w:val="pt-BR"/>
        </w:rPr>
        <w:t>Số:................  /2026</w:t>
      </w:r>
      <w:r>
        <w:rPr>
          <w:rFonts w:ascii="Times New Roman" w:hAnsi="Times New Roman"/>
          <w:i/>
          <w:sz w:val="26"/>
          <w:szCs w:val="26"/>
          <w:lang w:val="pt-BR"/>
        </w:rPr>
        <w:t>/</w:t>
      </w:r>
      <w:r>
        <w:rPr>
          <w:rFonts w:ascii="Times New Roman" w:hAnsi="Times New Roman"/>
          <w:i/>
          <w:sz w:val="26"/>
          <w:szCs w:val="26"/>
          <w:highlight w:val="yellow"/>
          <w:lang w:val="pt-BR"/>
        </w:rPr>
        <w:t>HĐXD/VNCNEC-PHC</w:t>
      </w:r>
    </w:p>
    <w:p w14:paraId="2E2E3823" w14:textId="77777777" w:rsidR="00A10877" w:rsidRDefault="00A10877" w:rsidP="00253C84">
      <w:pPr>
        <w:spacing w:after="120" w:line="276" w:lineRule="auto"/>
        <w:jc w:val="center"/>
        <w:rPr>
          <w:rFonts w:ascii="Times New Roman" w:hAnsi="Times New Roman"/>
          <w:i/>
          <w:sz w:val="26"/>
          <w:szCs w:val="26"/>
          <w:lang w:val="pt-BR"/>
        </w:rPr>
      </w:pPr>
    </w:p>
    <w:p w14:paraId="3E2C6C95" w14:textId="77777777" w:rsidR="00A10877" w:rsidRDefault="00A10877" w:rsidP="00253C84">
      <w:pPr>
        <w:spacing w:after="120" w:line="276" w:lineRule="auto"/>
        <w:rPr>
          <w:rFonts w:ascii="Times New Roman" w:hAnsi="Times New Roman"/>
          <w:sz w:val="26"/>
          <w:szCs w:val="26"/>
          <w:lang w:val="pt-BR"/>
        </w:rPr>
      </w:pPr>
    </w:p>
    <w:p w14:paraId="494E701D" w14:textId="77777777" w:rsidR="00A10877" w:rsidRDefault="00A10877" w:rsidP="00253C84">
      <w:pPr>
        <w:pStyle w:val="Style"/>
        <w:spacing w:after="120" w:line="276" w:lineRule="auto"/>
        <w:jc w:val="both"/>
        <w:rPr>
          <w:sz w:val="26"/>
          <w:szCs w:val="26"/>
          <w:lang w:val="pt-BR"/>
        </w:rPr>
      </w:pPr>
    </w:p>
    <w:p w14:paraId="612FD629" w14:textId="05FC6B34" w:rsidR="00A10877" w:rsidRDefault="00F1289A" w:rsidP="00253C84">
      <w:pPr>
        <w:tabs>
          <w:tab w:val="left" w:pos="1843"/>
        </w:tabs>
        <w:spacing w:after="120" w:line="276" w:lineRule="auto"/>
        <w:rPr>
          <w:rFonts w:ascii="Times New Roman" w:hAnsi="Times New Roman"/>
          <w:b/>
          <w:bCs/>
          <w:sz w:val="26"/>
          <w:szCs w:val="26"/>
          <w:lang w:val="pt-BR"/>
        </w:rPr>
      </w:pPr>
      <w:r>
        <w:rPr>
          <w:rFonts w:ascii="Times New Roman" w:hAnsi="Times New Roman"/>
          <w:b/>
          <w:bCs/>
          <w:sz w:val="26"/>
          <w:szCs w:val="26"/>
          <w:lang w:val="pt-BR"/>
        </w:rPr>
        <w:t xml:space="preserve">Gói thầu:  Thi công hệ cừ, văng chống, kết cấu </w:t>
      </w:r>
      <w:r w:rsidR="005740C8">
        <w:rPr>
          <w:rFonts w:ascii="Times New Roman" w:hAnsi="Times New Roman"/>
          <w:b/>
          <w:bCs/>
          <w:sz w:val="26"/>
          <w:szCs w:val="26"/>
          <w:lang w:val="pt-BR"/>
        </w:rPr>
        <w:t xml:space="preserve">phần ngầm </w:t>
      </w:r>
      <w:r>
        <w:rPr>
          <w:rFonts w:ascii="Times New Roman" w:hAnsi="Times New Roman"/>
          <w:b/>
          <w:bCs/>
          <w:sz w:val="26"/>
          <w:szCs w:val="26"/>
          <w:lang w:val="pt-BR"/>
        </w:rPr>
        <w:t xml:space="preserve"> và chống thấm </w:t>
      </w:r>
      <w:r w:rsidR="005740C8">
        <w:rPr>
          <w:rFonts w:ascii="Times New Roman" w:hAnsi="Times New Roman"/>
          <w:b/>
          <w:bCs/>
          <w:sz w:val="26"/>
          <w:szCs w:val="26"/>
          <w:lang w:val="pt-BR"/>
        </w:rPr>
        <w:t xml:space="preserve">phần ngầm </w:t>
      </w:r>
      <w:r>
        <w:rPr>
          <w:rFonts w:ascii="Times New Roman" w:hAnsi="Times New Roman"/>
          <w:b/>
          <w:bCs/>
          <w:sz w:val="26"/>
          <w:szCs w:val="26"/>
          <w:lang w:val="pt-BR"/>
        </w:rPr>
        <w:t xml:space="preserve"> cho khối nhà ở xã hội CT1.2 và CT2 (CT2.1, CT2.2, CT2.3)</w:t>
      </w:r>
    </w:p>
    <w:p w14:paraId="0337C3A2" w14:textId="77777777" w:rsidR="00A10877" w:rsidRDefault="00F1289A" w:rsidP="00253C84">
      <w:pPr>
        <w:tabs>
          <w:tab w:val="left" w:pos="1843"/>
        </w:tabs>
        <w:spacing w:after="120" w:line="276" w:lineRule="auto"/>
        <w:rPr>
          <w:rFonts w:ascii="Times New Roman" w:hAnsi="Times New Roman"/>
          <w:b/>
          <w:bCs/>
          <w:sz w:val="26"/>
          <w:szCs w:val="26"/>
          <w:lang w:val="vi-VN"/>
        </w:rPr>
      </w:pPr>
      <w:r>
        <w:rPr>
          <w:rFonts w:ascii="Times New Roman" w:hAnsi="Times New Roman"/>
          <w:b/>
          <w:bCs/>
          <w:sz w:val="26"/>
          <w:szCs w:val="26"/>
        </w:rPr>
        <w:t xml:space="preserve">Dự án: </w:t>
      </w:r>
      <w:r>
        <w:rPr>
          <w:rFonts w:ascii="Times New Roman" w:hAnsi="Times New Roman"/>
          <w:b/>
          <w:bCs/>
          <w:sz w:val="26"/>
          <w:szCs w:val="26"/>
        </w:rPr>
        <w:tab/>
      </w:r>
      <w:r>
        <w:rPr>
          <w:rFonts w:ascii="Times New Roman" w:hAnsi="Times New Roman"/>
          <w:b/>
          <w:bCs/>
          <w:sz w:val="26"/>
          <w:szCs w:val="26"/>
        </w:rPr>
        <w:tab/>
        <w:t>Xây</w:t>
      </w:r>
      <w:r>
        <w:rPr>
          <w:rFonts w:ascii="Times New Roman" w:hAnsi="Times New Roman"/>
          <w:b/>
          <w:bCs/>
          <w:sz w:val="26"/>
          <w:szCs w:val="26"/>
          <w:lang w:val="vi-VN"/>
        </w:rPr>
        <w:t xml:space="preserve"> dựng nhà ở cho lực lượng vũ trang Công an nhân dân</w:t>
      </w:r>
    </w:p>
    <w:p w14:paraId="0D58BE13" w14:textId="77777777" w:rsidR="00A10877" w:rsidRDefault="00F1289A" w:rsidP="00253C84">
      <w:pPr>
        <w:spacing w:after="120" w:line="276" w:lineRule="auto"/>
        <w:rPr>
          <w:rFonts w:ascii="Times New Roman" w:hAnsi="Times New Roman"/>
          <w:b/>
          <w:bCs/>
          <w:sz w:val="26"/>
          <w:szCs w:val="26"/>
          <w:lang w:val="pt-BR"/>
        </w:rPr>
      </w:pPr>
      <w:r>
        <w:rPr>
          <w:rFonts w:ascii="Times New Roman" w:hAnsi="Times New Roman"/>
          <w:b/>
          <w:bCs/>
          <w:sz w:val="26"/>
          <w:szCs w:val="26"/>
          <w:lang w:val="es-ES"/>
        </w:rPr>
        <w:t>Địa điểm:</w:t>
      </w:r>
      <w:r>
        <w:rPr>
          <w:rFonts w:ascii="Times New Roman" w:hAnsi="Times New Roman"/>
          <w:b/>
          <w:bCs/>
          <w:sz w:val="26"/>
          <w:szCs w:val="26"/>
          <w:lang w:val="es-ES"/>
        </w:rPr>
        <w:tab/>
      </w:r>
      <w:r>
        <w:rPr>
          <w:rFonts w:ascii="Times New Roman" w:hAnsi="Times New Roman"/>
          <w:b/>
          <w:bCs/>
          <w:sz w:val="26"/>
          <w:szCs w:val="26"/>
          <w:lang w:val="es-ES"/>
        </w:rPr>
        <w:tab/>
        <w:t>Tại ô đất C3-ODK3 và C3-ODK4 thuộc phân khu đô thị H2-4, Phường Yên Sở, Thành phố Hà Nội</w:t>
      </w:r>
    </w:p>
    <w:p w14:paraId="2080966E" w14:textId="77777777" w:rsidR="00A10877" w:rsidRDefault="00A10877" w:rsidP="00253C84">
      <w:pPr>
        <w:spacing w:after="120" w:line="276" w:lineRule="auto"/>
        <w:rPr>
          <w:rFonts w:ascii="Times New Roman" w:hAnsi="Times New Roman"/>
          <w:b/>
          <w:bCs/>
          <w:sz w:val="26"/>
          <w:szCs w:val="26"/>
          <w:lang w:val="es-ES"/>
        </w:rPr>
      </w:pPr>
    </w:p>
    <w:p w14:paraId="0017B4EF" w14:textId="77777777" w:rsidR="00A10877" w:rsidRDefault="00A10877" w:rsidP="00253C84">
      <w:pPr>
        <w:spacing w:after="120" w:line="276" w:lineRule="auto"/>
        <w:jc w:val="center"/>
        <w:rPr>
          <w:rFonts w:ascii="Times New Roman" w:hAnsi="Times New Roman"/>
          <w:sz w:val="26"/>
          <w:szCs w:val="26"/>
          <w:lang w:val="pt-BR"/>
        </w:rPr>
      </w:pPr>
    </w:p>
    <w:p w14:paraId="2884E66E" w14:textId="77777777" w:rsidR="00A10877" w:rsidRDefault="00A10877" w:rsidP="00253C84">
      <w:pPr>
        <w:spacing w:after="120" w:line="276" w:lineRule="auto"/>
        <w:jc w:val="center"/>
        <w:rPr>
          <w:rFonts w:ascii="Times New Roman" w:hAnsi="Times New Roman"/>
          <w:sz w:val="26"/>
          <w:szCs w:val="26"/>
          <w:lang w:val="pt-BR"/>
        </w:rPr>
      </w:pPr>
    </w:p>
    <w:p w14:paraId="0D88C6E2" w14:textId="77777777" w:rsidR="00A10877" w:rsidRDefault="00F1289A" w:rsidP="00253C84">
      <w:pPr>
        <w:spacing w:after="120" w:line="276" w:lineRule="auto"/>
        <w:jc w:val="center"/>
        <w:rPr>
          <w:rFonts w:ascii="Times New Roman" w:hAnsi="Times New Roman"/>
          <w:sz w:val="26"/>
          <w:szCs w:val="26"/>
          <w:lang w:val="pt-BR"/>
        </w:rPr>
      </w:pPr>
      <w:r>
        <w:rPr>
          <w:rFonts w:ascii="Times New Roman" w:hAnsi="Times New Roman"/>
          <w:sz w:val="26"/>
          <w:szCs w:val="26"/>
          <w:lang w:val="pt-BR"/>
        </w:rPr>
        <w:t>GIỮA</w:t>
      </w:r>
    </w:p>
    <w:p w14:paraId="534280B3" w14:textId="77777777" w:rsidR="00A10877" w:rsidRDefault="00A10877" w:rsidP="00253C84">
      <w:pPr>
        <w:spacing w:after="120" w:line="276" w:lineRule="auto"/>
        <w:rPr>
          <w:rFonts w:ascii="Times New Roman" w:hAnsi="Times New Roman"/>
          <w:sz w:val="26"/>
          <w:szCs w:val="26"/>
          <w:lang w:val="pt-BR"/>
        </w:rPr>
      </w:pPr>
    </w:p>
    <w:p w14:paraId="39504080" w14:textId="77777777" w:rsidR="00A10877" w:rsidRDefault="00F1289A" w:rsidP="00253C84">
      <w:pPr>
        <w:spacing w:after="120" w:line="276" w:lineRule="auto"/>
        <w:jc w:val="center"/>
        <w:rPr>
          <w:rFonts w:ascii="Times New Roman" w:hAnsi="Times New Roman"/>
          <w:sz w:val="26"/>
          <w:szCs w:val="26"/>
          <w:lang w:val="pt-BR"/>
        </w:rPr>
      </w:pPr>
      <w:r>
        <w:rPr>
          <w:rFonts w:ascii="Times New Roman" w:hAnsi="Times New Roman"/>
          <w:b/>
          <w:sz w:val="26"/>
          <w:szCs w:val="26"/>
          <w:lang w:val="pt-BR"/>
        </w:rPr>
        <w:t>CÔNG TY CỔ PHẦN ĐẦU TƯ XÂY DỰNG VÀ KỸ THUẬT VNCN E&amp;C</w:t>
      </w:r>
    </w:p>
    <w:p w14:paraId="56C73070" w14:textId="77777777" w:rsidR="00A10877" w:rsidRDefault="00A10877" w:rsidP="00253C84">
      <w:pPr>
        <w:spacing w:after="120" w:line="276" w:lineRule="auto"/>
        <w:jc w:val="center"/>
        <w:rPr>
          <w:rFonts w:ascii="Times New Roman" w:hAnsi="Times New Roman"/>
          <w:sz w:val="26"/>
          <w:szCs w:val="26"/>
          <w:lang w:val="pt-BR"/>
        </w:rPr>
      </w:pPr>
    </w:p>
    <w:p w14:paraId="329A0C89" w14:textId="77777777" w:rsidR="00A10877" w:rsidRDefault="00F1289A" w:rsidP="00253C84">
      <w:pPr>
        <w:spacing w:after="120" w:line="276" w:lineRule="auto"/>
        <w:jc w:val="center"/>
        <w:rPr>
          <w:rFonts w:ascii="Times New Roman" w:hAnsi="Times New Roman"/>
          <w:sz w:val="26"/>
          <w:szCs w:val="26"/>
          <w:lang w:val="pt-BR"/>
        </w:rPr>
      </w:pPr>
      <w:r>
        <w:rPr>
          <w:rFonts w:ascii="Times New Roman" w:hAnsi="Times New Roman"/>
          <w:sz w:val="26"/>
          <w:szCs w:val="26"/>
          <w:lang w:val="pt-BR"/>
        </w:rPr>
        <w:t>VÀ</w:t>
      </w:r>
    </w:p>
    <w:p w14:paraId="5ADFA10F" w14:textId="77777777" w:rsidR="00A10877" w:rsidRDefault="00F1289A" w:rsidP="00253C84">
      <w:pPr>
        <w:spacing w:after="120" w:line="276" w:lineRule="auto"/>
        <w:jc w:val="center"/>
        <w:rPr>
          <w:rFonts w:ascii="Times New Roman" w:hAnsi="Times New Roman"/>
          <w:sz w:val="26"/>
          <w:szCs w:val="26"/>
          <w:lang w:val="vi-VN"/>
        </w:rPr>
      </w:pPr>
      <w:r>
        <w:rPr>
          <w:rFonts w:ascii="Times New Roman" w:hAnsi="Times New Roman"/>
          <w:b/>
          <w:sz w:val="26"/>
          <w:szCs w:val="26"/>
          <w:lang w:val="pt-BR"/>
        </w:rPr>
        <w:t xml:space="preserve">CÔNG TY </w:t>
      </w:r>
      <w:r>
        <w:rPr>
          <w:rFonts w:ascii="Times New Roman" w:hAnsi="Times New Roman"/>
          <w:b/>
          <w:sz w:val="26"/>
          <w:szCs w:val="26"/>
          <w:lang w:val="vi-VN"/>
        </w:rPr>
        <w:t>CỔ PHẦN XÂY DỰNG PHỤC HƯNG HOLDINGS</w:t>
      </w:r>
    </w:p>
    <w:p w14:paraId="5032AC9E" w14:textId="77777777" w:rsidR="00A10877" w:rsidRDefault="00A10877" w:rsidP="00253C84">
      <w:pPr>
        <w:spacing w:after="120" w:line="276" w:lineRule="auto"/>
        <w:jc w:val="center"/>
        <w:rPr>
          <w:rFonts w:ascii="Times New Roman" w:hAnsi="Times New Roman"/>
          <w:sz w:val="26"/>
          <w:szCs w:val="26"/>
          <w:lang w:val="es-ES"/>
        </w:rPr>
      </w:pPr>
    </w:p>
    <w:p w14:paraId="43150004" w14:textId="77777777" w:rsidR="00A10877" w:rsidRDefault="00A10877" w:rsidP="00253C84">
      <w:pPr>
        <w:spacing w:after="120" w:line="276" w:lineRule="auto"/>
        <w:jc w:val="center"/>
        <w:rPr>
          <w:rFonts w:ascii="Times New Roman" w:hAnsi="Times New Roman"/>
          <w:sz w:val="26"/>
          <w:szCs w:val="26"/>
          <w:lang w:val="es-ES"/>
        </w:rPr>
      </w:pPr>
    </w:p>
    <w:p w14:paraId="17AE7265" w14:textId="77777777" w:rsidR="00A10877" w:rsidRDefault="00A10877" w:rsidP="00253C84">
      <w:pPr>
        <w:spacing w:after="120" w:line="276" w:lineRule="auto"/>
        <w:jc w:val="center"/>
        <w:rPr>
          <w:rFonts w:ascii="Times New Roman" w:hAnsi="Times New Roman"/>
          <w:sz w:val="26"/>
          <w:szCs w:val="26"/>
          <w:lang w:val="es-ES"/>
        </w:rPr>
      </w:pPr>
    </w:p>
    <w:p w14:paraId="1A675779" w14:textId="77777777" w:rsidR="00A10877" w:rsidRDefault="00A10877" w:rsidP="00253C84">
      <w:pPr>
        <w:spacing w:after="120" w:line="276" w:lineRule="auto"/>
        <w:jc w:val="center"/>
        <w:rPr>
          <w:rFonts w:ascii="Times New Roman" w:hAnsi="Times New Roman"/>
          <w:sz w:val="26"/>
          <w:szCs w:val="26"/>
          <w:lang w:val="es-ES"/>
        </w:rPr>
      </w:pPr>
    </w:p>
    <w:p w14:paraId="09937B14" w14:textId="77777777" w:rsidR="00A10877" w:rsidRDefault="00A10877" w:rsidP="00253C84">
      <w:pPr>
        <w:spacing w:after="120" w:line="276" w:lineRule="auto"/>
        <w:jc w:val="center"/>
        <w:rPr>
          <w:rFonts w:ascii="Times New Roman" w:hAnsi="Times New Roman"/>
          <w:sz w:val="26"/>
          <w:szCs w:val="26"/>
          <w:lang w:val="es-ES"/>
        </w:rPr>
      </w:pPr>
    </w:p>
    <w:p w14:paraId="79E551A1" w14:textId="77777777" w:rsidR="00A10877" w:rsidRDefault="00A10877" w:rsidP="00253C84">
      <w:pPr>
        <w:spacing w:after="120" w:line="276" w:lineRule="auto"/>
        <w:jc w:val="center"/>
        <w:rPr>
          <w:rFonts w:ascii="Times New Roman" w:hAnsi="Times New Roman"/>
          <w:sz w:val="26"/>
          <w:szCs w:val="26"/>
          <w:lang w:val="es-ES"/>
        </w:rPr>
      </w:pPr>
    </w:p>
    <w:p w14:paraId="6D79837F" w14:textId="77777777" w:rsidR="00A10877" w:rsidRDefault="00A10877" w:rsidP="00253C84">
      <w:pPr>
        <w:spacing w:after="120" w:line="276" w:lineRule="auto"/>
        <w:jc w:val="center"/>
        <w:rPr>
          <w:rFonts w:ascii="Times New Roman" w:hAnsi="Times New Roman"/>
          <w:sz w:val="26"/>
          <w:szCs w:val="26"/>
          <w:lang w:val="es-ES"/>
        </w:rPr>
      </w:pPr>
    </w:p>
    <w:p w14:paraId="69B6A2A2" w14:textId="77777777" w:rsidR="00A10877" w:rsidRDefault="00A10877" w:rsidP="00253C84">
      <w:pPr>
        <w:spacing w:after="120" w:line="276" w:lineRule="auto"/>
        <w:jc w:val="center"/>
        <w:rPr>
          <w:rFonts w:ascii="Times New Roman" w:hAnsi="Times New Roman"/>
          <w:b/>
          <w:bCs/>
          <w:sz w:val="26"/>
          <w:szCs w:val="26"/>
        </w:rPr>
      </w:pPr>
    </w:p>
    <w:p w14:paraId="1E8A18AA" w14:textId="77777777" w:rsidR="00A10877" w:rsidRDefault="00F1289A" w:rsidP="00253C84">
      <w:pPr>
        <w:spacing w:after="120" w:line="276" w:lineRule="auto"/>
        <w:jc w:val="center"/>
        <w:rPr>
          <w:rFonts w:ascii="Times New Roman" w:hAnsi="Times New Roman"/>
          <w:b/>
          <w:sz w:val="26"/>
          <w:szCs w:val="26"/>
          <w:lang w:val="pt-BR"/>
        </w:rPr>
      </w:pPr>
      <w:r>
        <w:rPr>
          <w:rFonts w:ascii="Times New Roman" w:hAnsi="Times New Roman"/>
          <w:b/>
          <w:bCs/>
          <w:sz w:val="26"/>
          <w:szCs w:val="26"/>
        </w:rPr>
        <w:lastRenderedPageBreak/>
        <w:t>CỘNG HOÀ XÃ HỘI CHỦ NGHĨA VIỆT NAM</w:t>
      </w:r>
    </w:p>
    <w:p w14:paraId="32E0F63E" w14:textId="77777777" w:rsidR="00A10877" w:rsidRDefault="00F1289A" w:rsidP="00253C84">
      <w:pPr>
        <w:widowControl w:val="0"/>
        <w:spacing w:after="120" w:line="276" w:lineRule="auto"/>
        <w:jc w:val="center"/>
        <w:rPr>
          <w:rFonts w:ascii="Times New Roman" w:hAnsi="Times New Roman"/>
          <w:b/>
          <w:sz w:val="26"/>
          <w:szCs w:val="26"/>
        </w:rPr>
      </w:pPr>
      <w:r>
        <w:rPr>
          <w:noProof/>
        </w:rPr>
        <mc:AlternateContent>
          <mc:Choice Requires="wps">
            <w:drawing>
              <wp:anchor distT="5715" distB="5080" distL="5080" distR="5715" simplePos="0" relativeHeight="2" behindDoc="0" locked="0" layoutInCell="0" allowOverlap="1" wp14:anchorId="472E5CBD" wp14:editId="4B1C0AFD">
                <wp:simplePos x="0" y="0"/>
                <wp:positionH relativeFrom="margin">
                  <wp:align>center</wp:align>
                </wp:positionH>
                <wp:positionV relativeFrom="paragraph">
                  <wp:posOffset>199390</wp:posOffset>
                </wp:positionV>
                <wp:extent cx="2160270" cy="635"/>
                <wp:effectExtent l="5080" t="5715" r="5715" b="5080"/>
                <wp:wrapNone/>
                <wp:docPr id="2" name="Straight Arrow Connector 1"/>
                <wp:cNvGraphicFramePr/>
                <a:graphic xmlns:a="http://schemas.openxmlformats.org/drawingml/2006/main">
                  <a:graphicData uri="http://schemas.microsoft.com/office/word/2010/wordprocessingShape">
                    <wps:wsp>
                      <wps:cNvCnPr/>
                      <wps:spPr>
                        <a:xfrm>
                          <a:off x="0" y="0"/>
                          <a:ext cx="2160360" cy="720"/>
                        </a:xfrm>
                        <a:prstGeom prst="straightConnector1">
                          <a:avLst/>
                        </a:prstGeom>
                        <a:noFill/>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oel="http://schemas.microsoft.com/office/2019/extlst" xmlns:w16du="http://schemas.microsoft.com/office/word/2023/wordml/word16du" xmlns:w16sdtfl="http://schemas.microsoft.com/office/word/2024/wordml/sdtformatlock">
            <w:pict>
              <v:shapetype w14:anchorId="658F23A0" id="_x0000_t32" coordsize="21600,21600" o:spt="32" o:oned="t" path="m,l21600,21600e" filled="f">
                <v:path arrowok="t" fillok="f" o:connecttype="none"/>
                <o:lock v:ext="edit" shapetype="t"/>
              </v:shapetype>
              <v:shape id="Straight Arrow Connector 1" o:spid="_x0000_s1026" type="#_x0000_t32" style="position:absolute;margin-left:0;margin-top:15.7pt;width:170.1pt;height:.05pt;z-index:2;visibility:visible;mso-wrap-style:square;mso-wrap-distance-left:.4pt;mso-wrap-distance-top:.45pt;mso-wrap-distance-right:.45pt;mso-wrap-distance-bottom:.4pt;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" o:allowincell="f">
                <w10:wrap anchorx="margin"/>
              </v:shape>
            </w:pict>
          </mc:Fallback>
        </mc:AlternateContent>
      </w:r>
      <w:r>
        <w:rPr>
          <w:rFonts w:ascii="Times New Roman" w:hAnsi="Times New Roman"/>
          <w:b/>
          <w:sz w:val="26"/>
          <w:szCs w:val="26"/>
        </w:rPr>
        <w:t xml:space="preserve">Độc lập </w:t>
      </w:r>
      <w:r>
        <w:rPr>
          <w:rFonts w:ascii="Times New Roman" w:hAnsi="Times New Roman"/>
          <w:sz w:val="26"/>
          <w:szCs w:val="26"/>
        </w:rPr>
        <w:t>-</w:t>
      </w:r>
      <w:r>
        <w:rPr>
          <w:rFonts w:ascii="Times New Roman" w:hAnsi="Times New Roman"/>
          <w:b/>
          <w:sz w:val="26"/>
          <w:szCs w:val="26"/>
        </w:rPr>
        <w:t xml:space="preserve"> Tự do </w:t>
      </w:r>
      <w:r>
        <w:rPr>
          <w:rFonts w:ascii="Times New Roman" w:hAnsi="Times New Roman"/>
          <w:sz w:val="26"/>
          <w:szCs w:val="26"/>
        </w:rPr>
        <w:t>-</w:t>
      </w:r>
      <w:r>
        <w:rPr>
          <w:rFonts w:ascii="Times New Roman" w:hAnsi="Times New Roman"/>
          <w:b/>
          <w:sz w:val="26"/>
          <w:szCs w:val="26"/>
        </w:rPr>
        <w:t xml:space="preserve"> Hạnh phúc</w:t>
      </w:r>
    </w:p>
    <w:p w14:paraId="7B53831C" w14:textId="77777777" w:rsidR="00A10877" w:rsidRDefault="00A10877" w:rsidP="00253C84">
      <w:pPr>
        <w:pStyle w:val="Heading1"/>
        <w:spacing w:after="120" w:line="276" w:lineRule="auto"/>
        <w:rPr>
          <w:rFonts w:ascii="Times New Roman" w:hAnsi="Times New Roman"/>
          <w:sz w:val="30"/>
          <w:szCs w:val="30"/>
        </w:rPr>
      </w:pPr>
    </w:p>
    <w:p w14:paraId="4DD9BA2A" w14:textId="77777777" w:rsidR="00A10877" w:rsidRDefault="00F1289A" w:rsidP="00253C84">
      <w:pPr>
        <w:pStyle w:val="Heading1"/>
        <w:spacing w:after="120" w:line="276" w:lineRule="auto"/>
        <w:rPr>
          <w:rFonts w:ascii="Times New Roman" w:hAnsi="Times New Roman"/>
          <w:sz w:val="30"/>
          <w:szCs w:val="30"/>
        </w:rPr>
      </w:pPr>
      <w:r>
        <w:rPr>
          <w:rFonts w:ascii="Times New Roman" w:hAnsi="Times New Roman"/>
          <w:sz w:val="30"/>
          <w:szCs w:val="30"/>
        </w:rPr>
        <w:t>HỢP ĐỒNG THI CÔNG XÂY DỰNG</w:t>
      </w:r>
    </w:p>
    <w:p w14:paraId="34C7B3CD" w14:textId="77777777" w:rsidR="00A10877" w:rsidRDefault="00F1289A" w:rsidP="00253C84">
      <w:pPr>
        <w:widowControl w:val="0"/>
        <w:spacing w:after="120" w:line="276" w:lineRule="auto"/>
        <w:jc w:val="center"/>
        <w:rPr>
          <w:rFonts w:ascii="Times New Roman" w:hAnsi="Times New Roman"/>
          <w:b/>
          <w:sz w:val="26"/>
          <w:szCs w:val="26"/>
        </w:rPr>
      </w:pPr>
      <w:r>
        <w:rPr>
          <w:rFonts w:ascii="Times New Roman" w:hAnsi="Times New Roman"/>
          <w:b/>
          <w:sz w:val="26"/>
          <w:szCs w:val="26"/>
          <w:highlight w:val="yellow"/>
        </w:rPr>
        <w:t>Số:            /2026/</w:t>
      </w:r>
      <w:r>
        <w:rPr>
          <w:rFonts w:ascii="Times New Roman" w:hAnsi="Times New Roman"/>
          <w:b/>
          <w:sz w:val="26"/>
          <w:szCs w:val="26"/>
        </w:rPr>
        <w:t>HĐXD</w:t>
      </w:r>
      <w:r>
        <w:rPr>
          <w:rFonts w:ascii="Times New Roman" w:hAnsi="Times New Roman"/>
          <w:b/>
          <w:sz w:val="26"/>
          <w:szCs w:val="26"/>
          <w:highlight w:val="yellow"/>
        </w:rPr>
        <w:t>/VNCNEC</w:t>
      </w:r>
      <w:r>
        <w:rPr>
          <w:rFonts w:ascii="Times New Roman" w:hAnsi="Times New Roman"/>
          <w:b/>
          <w:sz w:val="26"/>
          <w:szCs w:val="26"/>
          <w:highlight w:val="yellow"/>
          <w:lang w:val="vi-VN"/>
        </w:rPr>
        <w:t>-</w:t>
      </w:r>
      <w:r>
        <w:rPr>
          <w:rFonts w:ascii="Times New Roman" w:hAnsi="Times New Roman"/>
          <w:b/>
          <w:sz w:val="26"/>
          <w:szCs w:val="26"/>
        </w:rPr>
        <w:t>PHC</w:t>
      </w:r>
    </w:p>
    <w:p w14:paraId="6C499171" w14:textId="77777777" w:rsidR="00A10877" w:rsidRDefault="00A10877" w:rsidP="00253C84">
      <w:pPr>
        <w:widowControl w:val="0"/>
        <w:spacing w:after="120" w:line="276" w:lineRule="auto"/>
        <w:rPr>
          <w:rFonts w:ascii="Times New Roman" w:hAnsi="Times New Roman"/>
          <w:b/>
          <w:sz w:val="26"/>
          <w:szCs w:val="26"/>
          <w:u w:val="single"/>
        </w:rPr>
      </w:pPr>
    </w:p>
    <w:p w14:paraId="5D5D9150" w14:textId="3A0E6E37" w:rsidR="00A10877" w:rsidRDefault="00F1289A" w:rsidP="00253C84">
      <w:pPr>
        <w:widowControl w:val="0"/>
        <w:spacing w:after="120" w:line="276" w:lineRule="auto"/>
        <w:rPr>
          <w:rFonts w:ascii="Times New Roman" w:hAnsi="Times New Roman"/>
          <w:b/>
          <w:sz w:val="26"/>
          <w:szCs w:val="26"/>
        </w:rPr>
      </w:pPr>
      <w:r>
        <w:rPr>
          <w:rFonts w:ascii="Times New Roman" w:hAnsi="Times New Roman"/>
          <w:b/>
          <w:sz w:val="26"/>
          <w:szCs w:val="26"/>
          <w:u w:val="single"/>
        </w:rPr>
        <w:t>Về việc:</w:t>
      </w:r>
      <w:r>
        <w:rPr>
          <w:rFonts w:ascii="Times New Roman" w:hAnsi="Times New Roman"/>
          <w:b/>
          <w:sz w:val="26"/>
          <w:szCs w:val="26"/>
        </w:rPr>
        <w:t xml:space="preserve"> Thi công hệ cừ, văng chống, kết cấu </w:t>
      </w:r>
      <w:r w:rsidR="005740C8">
        <w:rPr>
          <w:rFonts w:ascii="Times New Roman" w:hAnsi="Times New Roman"/>
          <w:b/>
          <w:sz w:val="26"/>
          <w:szCs w:val="26"/>
        </w:rPr>
        <w:t xml:space="preserve">phần </w:t>
      </w:r>
      <w:proofErr w:type="gramStart"/>
      <w:r w:rsidR="005740C8">
        <w:rPr>
          <w:rFonts w:ascii="Times New Roman" w:hAnsi="Times New Roman"/>
          <w:b/>
          <w:sz w:val="26"/>
          <w:szCs w:val="26"/>
        </w:rPr>
        <w:t xml:space="preserve">ngầm </w:t>
      </w:r>
      <w:r>
        <w:rPr>
          <w:rFonts w:ascii="Times New Roman" w:hAnsi="Times New Roman"/>
          <w:b/>
          <w:sz w:val="26"/>
          <w:szCs w:val="26"/>
        </w:rPr>
        <w:t xml:space="preserve"> và</w:t>
      </w:r>
      <w:proofErr w:type="gramEnd"/>
      <w:r>
        <w:rPr>
          <w:rFonts w:ascii="Times New Roman" w:hAnsi="Times New Roman"/>
          <w:b/>
          <w:sz w:val="26"/>
          <w:szCs w:val="26"/>
        </w:rPr>
        <w:t xml:space="preserve"> chống thấm </w:t>
      </w:r>
      <w:r w:rsidR="005740C8">
        <w:rPr>
          <w:rFonts w:ascii="Times New Roman" w:hAnsi="Times New Roman"/>
          <w:b/>
          <w:sz w:val="26"/>
          <w:szCs w:val="26"/>
        </w:rPr>
        <w:t xml:space="preserve">phần ngầm </w:t>
      </w:r>
      <w:r>
        <w:rPr>
          <w:rFonts w:ascii="Times New Roman" w:hAnsi="Times New Roman"/>
          <w:b/>
          <w:sz w:val="26"/>
          <w:szCs w:val="26"/>
        </w:rPr>
        <w:t xml:space="preserve"> cho khối nhà ở xã hội CT1.2 và CT2 (CT2.1, CT2.2</w:t>
      </w:r>
      <w:r>
        <w:rPr>
          <w:rFonts w:ascii="Times New Roman" w:hAnsi="Times New Roman"/>
          <w:b/>
          <w:sz w:val="26"/>
          <w:szCs w:val="26"/>
          <w:lang w:val="vi-VN"/>
        </w:rPr>
        <w:t xml:space="preserve"> và</w:t>
      </w:r>
      <w:r>
        <w:rPr>
          <w:rFonts w:ascii="Times New Roman" w:hAnsi="Times New Roman"/>
          <w:b/>
          <w:sz w:val="26"/>
          <w:szCs w:val="26"/>
        </w:rPr>
        <w:t xml:space="preserve"> CT2.3)</w:t>
      </w:r>
    </w:p>
    <w:p w14:paraId="699C8E3D" w14:textId="77777777" w:rsidR="00A10877" w:rsidRDefault="00F1289A" w:rsidP="00253C84">
      <w:pPr>
        <w:spacing w:after="120" w:line="276" w:lineRule="auto"/>
        <w:jc w:val="both"/>
        <w:rPr>
          <w:rFonts w:ascii="Times New Roman" w:hAnsi="Times New Roman"/>
          <w:b/>
          <w:sz w:val="26"/>
          <w:szCs w:val="26"/>
          <w:lang w:val="nl-NL"/>
        </w:rPr>
      </w:pPr>
      <w:r>
        <w:rPr>
          <w:rFonts w:ascii="Times New Roman" w:hAnsi="Times New Roman"/>
          <w:b/>
          <w:sz w:val="26"/>
          <w:szCs w:val="26"/>
          <w:lang w:val="nl-NL"/>
        </w:rPr>
        <w:t>Dự án: Xây dựng nhà ở cho lực lượng vũ trang Công an nhân dân tại ô đất C3-ODK3 và C3-ODK4 thuộc phân khu đô thị H2-4, Phường Yên Sở, Thành phố Hà Nội.</w:t>
      </w:r>
    </w:p>
    <w:p w14:paraId="3609B4BE" w14:textId="77777777" w:rsidR="00A10877" w:rsidRDefault="00F1289A" w:rsidP="00253C84">
      <w:pPr>
        <w:spacing w:after="120" w:line="276" w:lineRule="auto"/>
        <w:contextualSpacing/>
        <w:jc w:val="both"/>
        <w:rPr>
          <w:rFonts w:ascii="Times New Roman" w:hAnsi="Times New Roman"/>
          <w:i/>
          <w:sz w:val="26"/>
          <w:szCs w:val="26"/>
          <w:lang w:val="nl-NL"/>
        </w:rPr>
      </w:pPr>
      <w:r>
        <w:rPr>
          <w:rFonts w:ascii="Times New Roman" w:hAnsi="Times New Roman"/>
          <w:i/>
          <w:sz w:val="26"/>
          <w:szCs w:val="26"/>
          <w:lang w:val="nl-NL"/>
        </w:rPr>
        <w:t>- Căn cứ Bộ luật Dân sự số 91/2015/QH13 ngày 24/11/2015 của Quốc hội nước Cộng hòa xã hội chủ nghĩa Việt Nam;</w:t>
      </w:r>
    </w:p>
    <w:p w14:paraId="2D67BD28" w14:textId="77777777" w:rsidR="00A10877" w:rsidRDefault="00F1289A" w:rsidP="00253C84">
      <w:pPr>
        <w:spacing w:after="120" w:line="276" w:lineRule="auto"/>
        <w:contextualSpacing/>
        <w:jc w:val="both"/>
        <w:rPr>
          <w:rFonts w:ascii="Times New Roman" w:hAnsi="Times New Roman"/>
          <w:i/>
          <w:sz w:val="26"/>
          <w:szCs w:val="26"/>
          <w:lang w:val="nl-NL"/>
        </w:rPr>
      </w:pPr>
      <w:r>
        <w:rPr>
          <w:rFonts w:ascii="Times New Roman" w:hAnsi="Times New Roman"/>
          <w:i/>
          <w:sz w:val="26"/>
          <w:szCs w:val="26"/>
          <w:lang w:val="nl-NL"/>
        </w:rPr>
        <w:t>- Căn cứ Luật Xây dựng số 135/2025/QH15 ngày 10/12/2025 của Quốc hội nước Cộng hòa xã hội chủ nghĩa Việt Nam;</w:t>
      </w:r>
    </w:p>
    <w:p w14:paraId="7FD08317" w14:textId="77777777" w:rsidR="00A10877" w:rsidRDefault="00F1289A" w:rsidP="00253C84">
      <w:pPr>
        <w:spacing w:after="120" w:line="276" w:lineRule="auto"/>
        <w:contextualSpacing/>
        <w:jc w:val="both"/>
        <w:rPr>
          <w:rFonts w:ascii="Times New Roman" w:hAnsi="Times New Roman"/>
          <w:i/>
          <w:sz w:val="26"/>
          <w:szCs w:val="26"/>
          <w:lang w:val="nl-NL"/>
        </w:rPr>
      </w:pPr>
      <w:r>
        <w:rPr>
          <w:rFonts w:ascii="Times New Roman" w:hAnsi="Times New Roman"/>
          <w:i/>
          <w:sz w:val="26"/>
          <w:szCs w:val="26"/>
          <w:lang w:val="nl-NL"/>
        </w:rPr>
        <w:t>- Căn cứ Luật Thương mại số 36/2005/QH11 ngày 14/6/2005 và các văn bản sửa đổi, bổ sung;</w:t>
      </w:r>
    </w:p>
    <w:p w14:paraId="7D420835" w14:textId="77777777" w:rsidR="00A10877" w:rsidRDefault="00F1289A" w:rsidP="00253C84">
      <w:pPr>
        <w:spacing w:after="120" w:line="276" w:lineRule="auto"/>
        <w:contextualSpacing/>
        <w:jc w:val="both"/>
        <w:rPr>
          <w:rFonts w:ascii="Times New Roman" w:hAnsi="Times New Roman"/>
          <w:i/>
          <w:sz w:val="26"/>
          <w:szCs w:val="26"/>
          <w:lang w:val="nl-NL"/>
        </w:rPr>
      </w:pPr>
      <w:r>
        <w:rPr>
          <w:rFonts w:ascii="Times New Roman" w:hAnsi="Times New Roman"/>
          <w:i/>
          <w:sz w:val="26"/>
          <w:szCs w:val="26"/>
          <w:lang w:val="nl-NL"/>
        </w:rPr>
        <w:t>- Căn cứ Nghị định số 207/2026/NĐ-CP ngày 15/6/2026 của Chính phủ quy định chi tiết một số nội dung về quản lý chất lượng, thi công xây dựng và bảo trì công trình xây dựng;</w:t>
      </w:r>
    </w:p>
    <w:p w14:paraId="6941C706" w14:textId="77777777" w:rsidR="00A10877" w:rsidRDefault="00F1289A" w:rsidP="00253C84">
      <w:pPr>
        <w:spacing w:after="120" w:line="276" w:lineRule="auto"/>
        <w:contextualSpacing/>
        <w:jc w:val="both"/>
        <w:rPr>
          <w:rFonts w:ascii="Times New Roman" w:hAnsi="Times New Roman"/>
          <w:i/>
          <w:sz w:val="26"/>
          <w:szCs w:val="26"/>
          <w:lang w:val="nl-NL"/>
        </w:rPr>
      </w:pPr>
      <w:r>
        <w:rPr>
          <w:rFonts w:ascii="Times New Roman" w:hAnsi="Times New Roman"/>
          <w:i/>
          <w:sz w:val="26"/>
          <w:szCs w:val="26"/>
          <w:lang w:val="nl-NL"/>
        </w:rPr>
        <w:t>- Căn cứ Nghị định số 210/2026/NĐ-CP ngày 15/6/2026 của Chính phủ quy định chi tiết và hướng dẫn thi hành một số điều của Luật Xây dựng về hợp đồng xây dựng;</w:t>
      </w:r>
    </w:p>
    <w:p w14:paraId="1B7D0F11" w14:textId="77777777" w:rsidR="00A10877" w:rsidRDefault="00F1289A" w:rsidP="00253C84">
      <w:pPr>
        <w:spacing w:after="120" w:line="276" w:lineRule="auto"/>
        <w:contextualSpacing/>
        <w:jc w:val="both"/>
        <w:rPr>
          <w:rFonts w:ascii="Times New Roman" w:hAnsi="Times New Roman"/>
          <w:i/>
          <w:sz w:val="26"/>
          <w:szCs w:val="26"/>
          <w:lang w:val="nl-NL"/>
        </w:rPr>
      </w:pPr>
      <w:r>
        <w:rPr>
          <w:rFonts w:ascii="Times New Roman" w:hAnsi="Times New Roman"/>
          <w:i/>
          <w:sz w:val="26"/>
          <w:szCs w:val="26"/>
          <w:lang w:val="nl-NL"/>
        </w:rPr>
        <w:t>- Căn cứ Thông báo giao thầu số 0608/CV/2025/IFT-TP ngày 06/08/2025 V/v thực hiện gói thầu “Tổng thầu thiết kế và thi công” Dự án Xây dựng nhà ở cho lực lượng vũ trang Công an nhân dân tại ô đất C3-ODK3 và C3-ODK4 thuộc phân khu đô thị H2- 4, P. Yên Sở, TP. Hà Nội.</w:t>
      </w:r>
    </w:p>
    <w:p w14:paraId="27B7C982" w14:textId="77777777" w:rsidR="00A10877" w:rsidRDefault="00F1289A" w:rsidP="00253C84">
      <w:pPr>
        <w:spacing w:after="120" w:line="276" w:lineRule="auto"/>
        <w:contextualSpacing/>
        <w:jc w:val="both"/>
        <w:rPr>
          <w:rFonts w:ascii="Times New Roman" w:hAnsi="Times New Roman"/>
          <w:i/>
          <w:sz w:val="26"/>
          <w:szCs w:val="26"/>
        </w:rPr>
      </w:pPr>
      <w:r>
        <w:rPr>
          <w:rFonts w:ascii="Times New Roman" w:hAnsi="Times New Roman"/>
          <w:i/>
          <w:sz w:val="26"/>
          <w:szCs w:val="26"/>
          <w:lang w:val="nl-NL"/>
        </w:rPr>
        <w:t xml:space="preserve">- </w:t>
      </w:r>
      <w:r>
        <w:rPr>
          <w:rFonts w:ascii="Times New Roman" w:hAnsi="Times New Roman"/>
          <w:i/>
          <w:sz w:val="26"/>
          <w:szCs w:val="26"/>
        </w:rPr>
        <w:t>Căn cứ Thỏa thuận liên danh ngày 14/6/2026 giữa Công ty CP Đầu tư Xây dựng và Kỹ thuật VNCN E&amp;C và Công ty CP Xây dựng Hạ tầng và Thương mại Việt Hưng;</w:t>
      </w:r>
    </w:p>
    <w:p w14:paraId="50BA3AE5" w14:textId="77777777" w:rsidR="00A10877" w:rsidRDefault="00F1289A" w:rsidP="00253C84">
      <w:pPr>
        <w:spacing w:after="120" w:line="276" w:lineRule="auto"/>
        <w:contextualSpacing/>
        <w:jc w:val="both"/>
        <w:rPr>
          <w:rFonts w:ascii="Times New Roman" w:hAnsi="Times New Roman"/>
          <w:i/>
          <w:sz w:val="26"/>
          <w:szCs w:val="26"/>
        </w:rPr>
      </w:pPr>
      <w:r>
        <w:rPr>
          <w:rFonts w:ascii="Times New Roman" w:hAnsi="Times New Roman"/>
          <w:i/>
          <w:sz w:val="26"/>
          <w:szCs w:val="26"/>
        </w:rPr>
        <w:t>- Căn cứ Hợp đồng tổng thầu thi công xây dựng số 01/2026/HĐTTXL/LDIFT-TP &amp; LD VNCNEC-VH ngày 16/7/2026 giữa Chủ đầu tư và Liên danh VNCN E&amp;C – Việt Hưng;</w:t>
      </w:r>
    </w:p>
    <w:p w14:paraId="137245A6" w14:textId="77777777" w:rsidR="00A10877" w:rsidRDefault="00F1289A" w:rsidP="00253C84">
      <w:pPr>
        <w:spacing w:after="120" w:line="276" w:lineRule="auto"/>
        <w:contextualSpacing/>
        <w:jc w:val="both"/>
        <w:rPr>
          <w:rFonts w:ascii="Times New Roman" w:hAnsi="Times New Roman"/>
          <w:i/>
          <w:sz w:val="26"/>
          <w:szCs w:val="26"/>
          <w:lang w:val="nl-NL"/>
        </w:rPr>
      </w:pPr>
      <w:r>
        <w:rPr>
          <w:rFonts w:ascii="Times New Roman" w:hAnsi="Times New Roman"/>
          <w:i/>
          <w:sz w:val="26"/>
          <w:szCs w:val="26"/>
          <w:lang w:val="nl-NL"/>
        </w:rPr>
        <w:t>- Căn cứ hồ sơ thiết kế, hồ sơ mời thầu (hoặc hồ sơ yêu cầu), hồ sơ dự thầu (hoặc hồ sơ đề xuất) và kết quả lựa chọn nhà thầu (nếu có);</w:t>
      </w:r>
    </w:p>
    <w:p w14:paraId="21E6BEB5" w14:textId="77777777" w:rsidR="00A10877" w:rsidRDefault="00F1289A" w:rsidP="00253C84">
      <w:pPr>
        <w:spacing w:after="120" w:line="276" w:lineRule="auto"/>
        <w:contextualSpacing/>
        <w:jc w:val="both"/>
        <w:rPr>
          <w:rFonts w:ascii="Times New Roman" w:hAnsi="Times New Roman"/>
          <w:i/>
          <w:sz w:val="26"/>
          <w:szCs w:val="26"/>
          <w:lang w:val="nl-NL"/>
        </w:rPr>
      </w:pPr>
      <w:r>
        <w:rPr>
          <w:rFonts w:ascii="Times New Roman" w:hAnsi="Times New Roman"/>
          <w:i/>
          <w:sz w:val="26"/>
          <w:szCs w:val="26"/>
          <w:lang w:val="nl-NL"/>
        </w:rPr>
        <w:t>- Căn cứ nhu cầu của Bên A và năng lực của Bên B.</w:t>
      </w:r>
    </w:p>
    <w:p w14:paraId="2C2EF195" w14:textId="77777777" w:rsidR="00A10877" w:rsidRDefault="00A10877" w:rsidP="00253C84">
      <w:pPr>
        <w:spacing w:after="120" w:line="276" w:lineRule="auto"/>
        <w:contextualSpacing/>
        <w:jc w:val="both"/>
        <w:rPr>
          <w:rFonts w:ascii="Times New Roman" w:hAnsi="Times New Roman"/>
          <w:i/>
          <w:sz w:val="26"/>
          <w:szCs w:val="26"/>
          <w:lang w:val="nl-NL"/>
        </w:rPr>
      </w:pPr>
    </w:p>
    <w:p w14:paraId="1FF6B414" w14:textId="77777777" w:rsidR="00A10877" w:rsidRDefault="00A10877" w:rsidP="00253C84">
      <w:pPr>
        <w:spacing w:after="120" w:line="276" w:lineRule="auto"/>
        <w:contextualSpacing/>
        <w:jc w:val="both"/>
        <w:rPr>
          <w:rFonts w:ascii="Times New Roman" w:hAnsi="Times New Roman"/>
          <w:i/>
          <w:sz w:val="26"/>
          <w:szCs w:val="26"/>
          <w:lang w:val="nl-NL"/>
        </w:rPr>
      </w:pPr>
    </w:p>
    <w:p w14:paraId="566719AA" w14:textId="77777777" w:rsidR="00A10877" w:rsidRDefault="00A10877" w:rsidP="00253C84">
      <w:pPr>
        <w:spacing w:after="120" w:line="276" w:lineRule="auto"/>
        <w:contextualSpacing/>
        <w:jc w:val="both"/>
        <w:rPr>
          <w:rFonts w:ascii="Times New Roman" w:hAnsi="Times New Roman"/>
          <w:i/>
          <w:sz w:val="26"/>
          <w:szCs w:val="26"/>
          <w:lang w:val="nl-NL"/>
        </w:rPr>
      </w:pPr>
    </w:p>
    <w:p w14:paraId="4C5063A7" w14:textId="77777777" w:rsidR="00A10877" w:rsidRDefault="00A10877" w:rsidP="00253C84">
      <w:pPr>
        <w:spacing w:after="120" w:line="276" w:lineRule="auto"/>
        <w:contextualSpacing/>
        <w:jc w:val="both"/>
        <w:rPr>
          <w:rFonts w:ascii="Times New Roman" w:hAnsi="Times New Roman"/>
          <w:i/>
          <w:sz w:val="26"/>
          <w:szCs w:val="26"/>
          <w:lang w:val="nl-NL"/>
        </w:rPr>
      </w:pPr>
    </w:p>
    <w:p w14:paraId="430BCFCA" w14:textId="77777777" w:rsidR="00A10877" w:rsidRDefault="00A10877" w:rsidP="00253C84">
      <w:pPr>
        <w:spacing w:after="120" w:line="276" w:lineRule="auto"/>
        <w:contextualSpacing/>
        <w:jc w:val="both"/>
        <w:rPr>
          <w:rFonts w:ascii="Times New Roman" w:hAnsi="Times New Roman"/>
          <w:i/>
          <w:sz w:val="26"/>
          <w:szCs w:val="26"/>
          <w:lang w:val="nl-NL"/>
        </w:rPr>
      </w:pPr>
    </w:p>
    <w:p w14:paraId="372F5538" w14:textId="77777777" w:rsidR="00A10877" w:rsidRDefault="00A10877" w:rsidP="00253C84">
      <w:pPr>
        <w:spacing w:after="120" w:line="276" w:lineRule="auto"/>
        <w:contextualSpacing/>
        <w:jc w:val="both"/>
        <w:rPr>
          <w:rFonts w:ascii="Times New Roman" w:hAnsi="Times New Roman"/>
          <w:i/>
          <w:sz w:val="26"/>
          <w:szCs w:val="26"/>
          <w:lang w:val="nl-NL"/>
        </w:rPr>
      </w:pPr>
    </w:p>
    <w:p w14:paraId="2DE52135" w14:textId="77777777" w:rsidR="00A10877" w:rsidRDefault="00F1289A" w:rsidP="00253C84">
      <w:pPr>
        <w:spacing w:after="120" w:line="276" w:lineRule="auto"/>
        <w:jc w:val="both"/>
        <w:rPr>
          <w:rFonts w:ascii="Times New Roman" w:hAnsi="Times New Roman"/>
          <w:sz w:val="26"/>
          <w:szCs w:val="26"/>
          <w:lang w:val="nl-NL"/>
        </w:rPr>
      </w:pPr>
      <w:r>
        <w:rPr>
          <w:rFonts w:ascii="Times New Roman" w:hAnsi="Times New Roman"/>
          <w:sz w:val="26"/>
          <w:szCs w:val="26"/>
          <w:lang w:val="nl-NL"/>
        </w:rPr>
        <w:lastRenderedPageBreak/>
        <w:t>Hôm nay, ngày        tháng       năm 2026 tại Công ty cổ phần Đầu tư xây dựng và kỹ thuật VNCN E&amp;C, chúng tôi gồm các bên dưới đây:</w:t>
      </w:r>
    </w:p>
    <w:tbl>
      <w:tblPr>
        <w:tblStyle w:val="TableGrid"/>
        <w:tblW w:w="9493" w:type="dxa"/>
        <w:tblLayout w:type="fixed"/>
        <w:tblLook w:val="04A0" w:firstRow="1" w:lastRow="0" w:firstColumn="1" w:lastColumn="0" w:noHBand="0" w:noVBand="1"/>
      </w:tblPr>
      <w:tblGrid>
        <w:gridCol w:w="1650"/>
        <w:gridCol w:w="313"/>
        <w:gridCol w:w="2981"/>
        <w:gridCol w:w="632"/>
        <w:gridCol w:w="1108"/>
        <w:gridCol w:w="2809"/>
      </w:tblGrid>
      <w:tr w:rsidR="00A10877" w14:paraId="60456408" w14:textId="77777777">
        <w:tc>
          <w:tcPr>
            <w:tcW w:w="1649" w:type="dxa"/>
            <w:tcBorders>
              <w:top w:val="nil"/>
              <w:left w:val="nil"/>
              <w:bottom w:val="nil"/>
              <w:right w:val="nil"/>
            </w:tcBorders>
          </w:tcPr>
          <w:p w14:paraId="4A37BC41" w14:textId="77777777" w:rsidR="00A10877" w:rsidRDefault="00F1289A" w:rsidP="00253C84">
            <w:pPr>
              <w:spacing w:after="120" w:line="276" w:lineRule="auto"/>
              <w:jc w:val="both"/>
              <w:rPr>
                <w:rFonts w:ascii="Times New Roman" w:hAnsi="Times New Roman"/>
                <w:b/>
                <w:bCs/>
                <w:sz w:val="26"/>
                <w:szCs w:val="26"/>
                <w:highlight w:val="yellow"/>
              </w:rPr>
            </w:pPr>
            <w:r>
              <w:rPr>
                <w:rFonts w:ascii="Times New Roman" w:hAnsi="Times New Roman"/>
                <w:b/>
                <w:bCs/>
                <w:sz w:val="26"/>
                <w:szCs w:val="26"/>
              </w:rPr>
              <w:t>BÊN A</w:t>
            </w:r>
          </w:p>
        </w:tc>
        <w:tc>
          <w:tcPr>
            <w:tcW w:w="313" w:type="dxa"/>
            <w:tcBorders>
              <w:top w:val="nil"/>
              <w:left w:val="nil"/>
              <w:bottom w:val="nil"/>
              <w:right w:val="nil"/>
            </w:tcBorders>
          </w:tcPr>
          <w:p w14:paraId="573DE6D3" w14:textId="77777777" w:rsidR="00A10877" w:rsidRDefault="00F1289A" w:rsidP="00253C84">
            <w:pPr>
              <w:pStyle w:val="BodyText2"/>
              <w:widowControl w:val="0"/>
              <w:spacing w:line="276" w:lineRule="auto"/>
              <w:jc w:val="both"/>
              <w:rPr>
                <w:rFonts w:ascii="Times New Roman" w:hAnsi="Times New Roman"/>
                <w:bCs/>
                <w:sz w:val="26"/>
                <w:szCs w:val="26"/>
                <w:lang w:val="en-US"/>
              </w:rPr>
            </w:pPr>
            <w:r>
              <w:rPr>
                <w:rFonts w:ascii="Times New Roman" w:hAnsi="Times New Roman"/>
                <w:bCs/>
                <w:sz w:val="26"/>
                <w:szCs w:val="26"/>
                <w:lang w:val="en-US"/>
              </w:rPr>
              <w:t>:</w:t>
            </w:r>
          </w:p>
        </w:tc>
        <w:tc>
          <w:tcPr>
            <w:tcW w:w="7530" w:type="dxa"/>
            <w:gridSpan w:val="4"/>
            <w:tcBorders>
              <w:top w:val="nil"/>
              <w:left w:val="nil"/>
              <w:bottom w:val="nil"/>
              <w:right w:val="nil"/>
            </w:tcBorders>
          </w:tcPr>
          <w:p w14:paraId="7CCD04FD" w14:textId="77777777" w:rsidR="00A10877" w:rsidRDefault="00F1289A" w:rsidP="00253C84">
            <w:pPr>
              <w:spacing w:after="120" w:line="276" w:lineRule="auto"/>
              <w:jc w:val="both"/>
              <w:rPr>
                <w:rFonts w:ascii="Times New Roman" w:hAnsi="Times New Roman"/>
                <w:b/>
                <w:bCs/>
                <w:sz w:val="26"/>
                <w:szCs w:val="26"/>
                <w:lang w:val="vi-VN"/>
              </w:rPr>
            </w:pPr>
            <w:r>
              <w:rPr>
                <w:rFonts w:ascii="Times New Roman" w:hAnsi="Times New Roman"/>
                <w:b/>
                <w:bCs/>
                <w:sz w:val="26"/>
                <w:szCs w:val="26"/>
                <w:lang w:val="vi-VN"/>
              </w:rPr>
              <w:t>CÔNG TY CP ĐẦU TƯ XÂY DỰNG VÀ KỸ THUẬT VNCN E&amp;C</w:t>
            </w:r>
          </w:p>
        </w:tc>
      </w:tr>
      <w:tr w:rsidR="00A10877" w14:paraId="3E2EE601" w14:textId="77777777">
        <w:tc>
          <w:tcPr>
            <w:tcW w:w="1649" w:type="dxa"/>
            <w:tcBorders>
              <w:top w:val="nil"/>
              <w:left w:val="nil"/>
              <w:bottom w:val="nil"/>
              <w:right w:val="nil"/>
            </w:tcBorders>
          </w:tcPr>
          <w:p w14:paraId="611B6623" w14:textId="77777777" w:rsidR="00A10877" w:rsidRDefault="00F1289A" w:rsidP="00253C84">
            <w:pPr>
              <w:spacing w:after="120" w:line="276" w:lineRule="auto"/>
              <w:jc w:val="both"/>
              <w:rPr>
                <w:rFonts w:ascii="Times New Roman" w:hAnsi="Times New Roman"/>
                <w:sz w:val="26"/>
                <w:szCs w:val="26"/>
                <w:highlight w:val="yellow"/>
              </w:rPr>
            </w:pPr>
            <w:r>
              <w:rPr>
                <w:rFonts w:ascii="Times New Roman" w:hAnsi="Times New Roman"/>
                <w:sz w:val="26"/>
                <w:szCs w:val="26"/>
              </w:rPr>
              <w:t>Địa chỉ</w:t>
            </w:r>
          </w:p>
        </w:tc>
        <w:tc>
          <w:tcPr>
            <w:tcW w:w="313" w:type="dxa"/>
            <w:tcBorders>
              <w:top w:val="nil"/>
              <w:left w:val="nil"/>
              <w:bottom w:val="nil"/>
              <w:right w:val="nil"/>
            </w:tcBorders>
          </w:tcPr>
          <w:p w14:paraId="732A47BF" w14:textId="77777777" w:rsidR="00A10877" w:rsidRDefault="00F1289A" w:rsidP="00253C84">
            <w:pPr>
              <w:pStyle w:val="BodyText2"/>
              <w:widowControl w:val="0"/>
              <w:spacing w:line="276" w:lineRule="auto"/>
              <w:jc w:val="both"/>
              <w:rPr>
                <w:rFonts w:ascii="Times New Roman" w:hAnsi="Times New Roman"/>
                <w:b/>
                <w:sz w:val="26"/>
                <w:szCs w:val="26"/>
              </w:rPr>
            </w:pPr>
            <w:r>
              <w:rPr>
                <w:rFonts w:ascii="Times New Roman" w:hAnsi="Times New Roman"/>
                <w:bCs/>
                <w:sz w:val="26"/>
                <w:szCs w:val="26"/>
                <w:lang w:val="en-US"/>
              </w:rPr>
              <w:t>:</w:t>
            </w:r>
          </w:p>
        </w:tc>
        <w:tc>
          <w:tcPr>
            <w:tcW w:w="7530" w:type="dxa"/>
            <w:gridSpan w:val="4"/>
            <w:tcBorders>
              <w:top w:val="nil"/>
              <w:left w:val="nil"/>
              <w:bottom w:val="nil"/>
              <w:right w:val="nil"/>
            </w:tcBorders>
          </w:tcPr>
          <w:p w14:paraId="380F4DF8" w14:textId="77777777" w:rsidR="00A10877" w:rsidRDefault="00F1289A" w:rsidP="00253C84">
            <w:pPr>
              <w:spacing w:after="120" w:line="276" w:lineRule="auto"/>
              <w:jc w:val="both"/>
              <w:rPr>
                <w:rFonts w:ascii="Times New Roman" w:hAnsi="Times New Roman"/>
                <w:b/>
                <w:sz w:val="26"/>
                <w:szCs w:val="26"/>
              </w:rPr>
            </w:pPr>
            <w:r>
              <w:rPr>
                <w:rFonts w:ascii="Times New Roman" w:hAnsi="Times New Roman"/>
                <w:sz w:val="26"/>
                <w:szCs w:val="26"/>
                <w:lang w:val="vi-VN"/>
              </w:rPr>
              <w:t>Tầng 18, tòa nhà Vinaconex, số 34 Láng Hạ, phường Láng, Hà Nội.</w:t>
            </w:r>
          </w:p>
        </w:tc>
      </w:tr>
      <w:tr w:rsidR="00A10877" w14:paraId="294C1C32" w14:textId="77777777">
        <w:tc>
          <w:tcPr>
            <w:tcW w:w="1649" w:type="dxa"/>
            <w:tcBorders>
              <w:top w:val="nil"/>
              <w:left w:val="nil"/>
              <w:bottom w:val="nil"/>
              <w:right w:val="nil"/>
            </w:tcBorders>
          </w:tcPr>
          <w:p w14:paraId="283A9612" w14:textId="77777777" w:rsidR="00A10877" w:rsidRDefault="00F1289A" w:rsidP="00253C84">
            <w:pPr>
              <w:spacing w:after="120" w:line="276" w:lineRule="auto"/>
              <w:jc w:val="both"/>
              <w:rPr>
                <w:rFonts w:ascii="Times New Roman" w:hAnsi="Times New Roman"/>
                <w:sz w:val="26"/>
                <w:szCs w:val="26"/>
                <w:highlight w:val="yellow"/>
              </w:rPr>
            </w:pPr>
            <w:r>
              <w:rPr>
                <w:rFonts w:ascii="Times New Roman" w:hAnsi="Times New Roman"/>
                <w:sz w:val="26"/>
                <w:szCs w:val="26"/>
              </w:rPr>
              <w:t>Điện thoại</w:t>
            </w:r>
          </w:p>
        </w:tc>
        <w:tc>
          <w:tcPr>
            <w:tcW w:w="313" w:type="dxa"/>
            <w:tcBorders>
              <w:top w:val="nil"/>
              <w:left w:val="nil"/>
              <w:bottom w:val="nil"/>
              <w:right w:val="nil"/>
            </w:tcBorders>
          </w:tcPr>
          <w:p w14:paraId="6A9C04FB" w14:textId="77777777" w:rsidR="00A10877" w:rsidRDefault="00F1289A" w:rsidP="00253C84">
            <w:pPr>
              <w:pStyle w:val="BodyText2"/>
              <w:widowControl w:val="0"/>
              <w:spacing w:line="276" w:lineRule="auto"/>
              <w:jc w:val="both"/>
              <w:rPr>
                <w:rFonts w:ascii="Times New Roman" w:hAnsi="Times New Roman"/>
                <w:b/>
                <w:sz w:val="26"/>
                <w:szCs w:val="26"/>
              </w:rPr>
            </w:pPr>
            <w:r>
              <w:rPr>
                <w:rFonts w:ascii="Times New Roman" w:hAnsi="Times New Roman"/>
                <w:bCs/>
                <w:sz w:val="26"/>
                <w:szCs w:val="26"/>
                <w:lang w:val="en-US"/>
              </w:rPr>
              <w:t>:</w:t>
            </w:r>
          </w:p>
        </w:tc>
        <w:tc>
          <w:tcPr>
            <w:tcW w:w="2981" w:type="dxa"/>
            <w:tcBorders>
              <w:top w:val="nil"/>
              <w:left w:val="nil"/>
              <w:bottom w:val="nil"/>
              <w:right w:val="nil"/>
            </w:tcBorders>
          </w:tcPr>
          <w:p w14:paraId="7E780638" w14:textId="77777777" w:rsidR="00A10877" w:rsidRDefault="00F1289A" w:rsidP="00253C84">
            <w:pPr>
              <w:spacing w:after="120" w:line="276" w:lineRule="auto"/>
              <w:jc w:val="both"/>
              <w:rPr>
                <w:rFonts w:ascii="Times New Roman" w:hAnsi="Times New Roman"/>
                <w:b/>
                <w:sz w:val="26"/>
                <w:szCs w:val="26"/>
              </w:rPr>
            </w:pPr>
            <w:r>
              <w:rPr>
                <w:rFonts w:ascii="Times New Roman" w:hAnsi="Times New Roman"/>
                <w:sz w:val="26"/>
                <w:szCs w:val="26"/>
                <w:lang w:val="vi-VN"/>
              </w:rPr>
              <w:t>024 37765888</w:t>
            </w:r>
          </w:p>
        </w:tc>
        <w:tc>
          <w:tcPr>
            <w:tcW w:w="632" w:type="dxa"/>
            <w:tcBorders>
              <w:top w:val="nil"/>
              <w:left w:val="nil"/>
              <w:bottom w:val="nil"/>
              <w:right w:val="nil"/>
            </w:tcBorders>
          </w:tcPr>
          <w:p w14:paraId="5D9387E8" w14:textId="77777777" w:rsidR="00A10877" w:rsidRDefault="00A10877" w:rsidP="00253C84">
            <w:pPr>
              <w:pStyle w:val="BodyText2"/>
              <w:widowControl w:val="0"/>
              <w:spacing w:line="276" w:lineRule="auto"/>
              <w:jc w:val="both"/>
              <w:rPr>
                <w:rFonts w:ascii="Times New Roman" w:hAnsi="Times New Roman"/>
                <w:b/>
                <w:sz w:val="26"/>
                <w:szCs w:val="26"/>
              </w:rPr>
            </w:pPr>
          </w:p>
        </w:tc>
        <w:tc>
          <w:tcPr>
            <w:tcW w:w="3917" w:type="dxa"/>
            <w:gridSpan w:val="2"/>
            <w:tcBorders>
              <w:top w:val="nil"/>
              <w:left w:val="nil"/>
              <w:bottom w:val="nil"/>
              <w:right w:val="nil"/>
            </w:tcBorders>
          </w:tcPr>
          <w:p w14:paraId="7FD1A8F8" w14:textId="77777777" w:rsidR="00A10877" w:rsidRDefault="00F1289A" w:rsidP="00253C84">
            <w:pPr>
              <w:pStyle w:val="BodyText2"/>
              <w:widowControl w:val="0"/>
              <w:spacing w:line="276" w:lineRule="auto"/>
              <w:jc w:val="both"/>
              <w:rPr>
                <w:rFonts w:ascii="Times New Roman" w:hAnsi="Times New Roman"/>
                <w:b/>
                <w:sz w:val="26"/>
                <w:szCs w:val="26"/>
              </w:rPr>
            </w:pPr>
            <w:r>
              <w:rPr>
                <w:rFonts w:ascii="Times New Roman" w:hAnsi="Times New Roman"/>
                <w:sz w:val="26"/>
                <w:szCs w:val="26"/>
                <w:lang w:val="vi-VN"/>
              </w:rPr>
              <w:t>Fax: 024 37765999</w:t>
            </w:r>
          </w:p>
        </w:tc>
      </w:tr>
      <w:tr w:rsidR="00A10877" w14:paraId="16F1CD88" w14:textId="77777777">
        <w:tc>
          <w:tcPr>
            <w:tcW w:w="1649" w:type="dxa"/>
            <w:tcBorders>
              <w:top w:val="nil"/>
              <w:left w:val="nil"/>
              <w:bottom w:val="nil"/>
              <w:right w:val="nil"/>
            </w:tcBorders>
          </w:tcPr>
          <w:p w14:paraId="67E2656E" w14:textId="77777777" w:rsidR="00A10877" w:rsidRDefault="00F1289A" w:rsidP="00253C84">
            <w:pPr>
              <w:spacing w:after="120" w:line="276" w:lineRule="auto"/>
              <w:jc w:val="both"/>
              <w:rPr>
                <w:rFonts w:ascii="Times New Roman" w:hAnsi="Times New Roman"/>
                <w:sz w:val="26"/>
                <w:szCs w:val="26"/>
              </w:rPr>
            </w:pPr>
            <w:r>
              <w:rPr>
                <w:rFonts w:ascii="Times New Roman" w:hAnsi="Times New Roman"/>
                <w:sz w:val="26"/>
                <w:szCs w:val="26"/>
              </w:rPr>
              <w:t>Mã số thuế</w:t>
            </w:r>
          </w:p>
        </w:tc>
        <w:tc>
          <w:tcPr>
            <w:tcW w:w="313" w:type="dxa"/>
            <w:tcBorders>
              <w:top w:val="nil"/>
              <w:left w:val="nil"/>
              <w:bottom w:val="nil"/>
              <w:right w:val="nil"/>
            </w:tcBorders>
          </w:tcPr>
          <w:p w14:paraId="735A20CC" w14:textId="77777777" w:rsidR="00A10877" w:rsidRDefault="00F1289A" w:rsidP="00253C84">
            <w:pPr>
              <w:pStyle w:val="BodyText2"/>
              <w:widowControl w:val="0"/>
              <w:spacing w:line="276" w:lineRule="auto"/>
              <w:jc w:val="both"/>
              <w:rPr>
                <w:rFonts w:ascii="Times New Roman" w:hAnsi="Times New Roman"/>
                <w:bCs/>
                <w:sz w:val="26"/>
                <w:szCs w:val="26"/>
                <w:lang w:val="en-US"/>
              </w:rPr>
            </w:pPr>
            <w:r>
              <w:rPr>
                <w:rFonts w:ascii="Times New Roman" w:hAnsi="Times New Roman"/>
                <w:bCs/>
                <w:sz w:val="26"/>
                <w:szCs w:val="26"/>
                <w:lang w:val="en-US"/>
              </w:rPr>
              <w:t>:</w:t>
            </w:r>
          </w:p>
        </w:tc>
        <w:tc>
          <w:tcPr>
            <w:tcW w:w="2981" w:type="dxa"/>
            <w:tcBorders>
              <w:top w:val="nil"/>
              <w:left w:val="nil"/>
              <w:bottom w:val="nil"/>
              <w:right w:val="nil"/>
            </w:tcBorders>
          </w:tcPr>
          <w:p w14:paraId="63A92B44" w14:textId="77777777" w:rsidR="00A10877" w:rsidRDefault="00F1289A" w:rsidP="00253C84">
            <w:pPr>
              <w:spacing w:after="120" w:line="276" w:lineRule="auto"/>
              <w:jc w:val="both"/>
              <w:rPr>
                <w:rFonts w:ascii="Times New Roman" w:hAnsi="Times New Roman"/>
                <w:sz w:val="26"/>
                <w:szCs w:val="26"/>
                <w:lang w:val="vi-VN"/>
              </w:rPr>
            </w:pPr>
            <w:r>
              <w:rPr>
                <w:rFonts w:ascii="Times New Roman" w:hAnsi="Times New Roman"/>
                <w:sz w:val="26"/>
                <w:szCs w:val="26"/>
                <w:lang w:val="vi-VN"/>
              </w:rPr>
              <w:t>0102261441</w:t>
            </w:r>
          </w:p>
        </w:tc>
        <w:tc>
          <w:tcPr>
            <w:tcW w:w="632" w:type="dxa"/>
            <w:tcBorders>
              <w:top w:val="nil"/>
              <w:left w:val="nil"/>
              <w:bottom w:val="nil"/>
              <w:right w:val="nil"/>
            </w:tcBorders>
          </w:tcPr>
          <w:p w14:paraId="6BEDC4F7" w14:textId="77777777" w:rsidR="00A10877" w:rsidRDefault="00A10877" w:rsidP="00253C84">
            <w:pPr>
              <w:pStyle w:val="BodyText2"/>
              <w:widowControl w:val="0"/>
              <w:spacing w:line="276" w:lineRule="auto"/>
              <w:jc w:val="both"/>
              <w:rPr>
                <w:rFonts w:ascii="Times New Roman" w:hAnsi="Times New Roman"/>
                <w:b/>
                <w:sz w:val="26"/>
                <w:szCs w:val="26"/>
              </w:rPr>
            </w:pPr>
          </w:p>
        </w:tc>
        <w:tc>
          <w:tcPr>
            <w:tcW w:w="1108" w:type="dxa"/>
            <w:tcBorders>
              <w:top w:val="nil"/>
              <w:left w:val="nil"/>
              <w:bottom w:val="nil"/>
              <w:right w:val="nil"/>
            </w:tcBorders>
          </w:tcPr>
          <w:p w14:paraId="1BAA1BD6" w14:textId="77777777" w:rsidR="00A10877" w:rsidRDefault="00A10877" w:rsidP="00253C84">
            <w:pPr>
              <w:pStyle w:val="BodyText2"/>
              <w:widowControl w:val="0"/>
              <w:spacing w:line="276" w:lineRule="auto"/>
              <w:jc w:val="both"/>
              <w:rPr>
                <w:rFonts w:ascii="Times New Roman" w:hAnsi="Times New Roman"/>
                <w:b/>
                <w:sz w:val="26"/>
                <w:szCs w:val="26"/>
              </w:rPr>
            </w:pPr>
          </w:p>
        </w:tc>
        <w:tc>
          <w:tcPr>
            <w:tcW w:w="2809" w:type="dxa"/>
            <w:tcBorders>
              <w:top w:val="nil"/>
              <w:left w:val="nil"/>
              <w:bottom w:val="nil"/>
              <w:right w:val="nil"/>
            </w:tcBorders>
          </w:tcPr>
          <w:p w14:paraId="67FAADFE" w14:textId="77777777" w:rsidR="00A10877" w:rsidRDefault="00A10877" w:rsidP="00253C84">
            <w:pPr>
              <w:pStyle w:val="BodyText2"/>
              <w:widowControl w:val="0"/>
              <w:spacing w:line="276" w:lineRule="auto"/>
              <w:jc w:val="both"/>
              <w:rPr>
                <w:rFonts w:ascii="Times New Roman" w:hAnsi="Times New Roman"/>
                <w:b/>
                <w:sz w:val="26"/>
                <w:szCs w:val="26"/>
              </w:rPr>
            </w:pPr>
          </w:p>
        </w:tc>
      </w:tr>
      <w:tr w:rsidR="00A10877" w14:paraId="64AA34A9" w14:textId="77777777">
        <w:tc>
          <w:tcPr>
            <w:tcW w:w="1649" w:type="dxa"/>
            <w:tcBorders>
              <w:top w:val="nil"/>
              <w:left w:val="nil"/>
              <w:bottom w:val="nil"/>
              <w:right w:val="nil"/>
            </w:tcBorders>
          </w:tcPr>
          <w:p w14:paraId="55668F3B" w14:textId="77777777" w:rsidR="00A10877" w:rsidRDefault="00F1289A" w:rsidP="00253C84">
            <w:pPr>
              <w:spacing w:after="120" w:line="276" w:lineRule="auto"/>
              <w:jc w:val="both"/>
              <w:rPr>
                <w:rFonts w:ascii="Times New Roman" w:hAnsi="Times New Roman"/>
                <w:sz w:val="26"/>
                <w:szCs w:val="26"/>
                <w:highlight w:val="yellow"/>
              </w:rPr>
            </w:pPr>
            <w:r>
              <w:rPr>
                <w:rFonts w:ascii="Times New Roman" w:hAnsi="Times New Roman"/>
                <w:sz w:val="26"/>
                <w:szCs w:val="26"/>
              </w:rPr>
              <w:t>Số tài khoản</w:t>
            </w:r>
          </w:p>
        </w:tc>
        <w:tc>
          <w:tcPr>
            <w:tcW w:w="313" w:type="dxa"/>
            <w:tcBorders>
              <w:top w:val="nil"/>
              <w:left w:val="nil"/>
              <w:bottom w:val="nil"/>
              <w:right w:val="nil"/>
            </w:tcBorders>
          </w:tcPr>
          <w:p w14:paraId="5A91A672" w14:textId="77777777" w:rsidR="00A10877" w:rsidRDefault="00F1289A" w:rsidP="00253C84">
            <w:pPr>
              <w:pStyle w:val="BodyText2"/>
              <w:widowControl w:val="0"/>
              <w:spacing w:line="276" w:lineRule="auto"/>
              <w:jc w:val="both"/>
              <w:rPr>
                <w:rFonts w:ascii="Times New Roman" w:hAnsi="Times New Roman"/>
                <w:b/>
                <w:sz w:val="26"/>
                <w:szCs w:val="26"/>
              </w:rPr>
            </w:pPr>
            <w:r>
              <w:rPr>
                <w:rFonts w:ascii="Times New Roman" w:hAnsi="Times New Roman"/>
                <w:bCs/>
                <w:sz w:val="26"/>
                <w:szCs w:val="26"/>
                <w:lang w:val="en-US"/>
              </w:rPr>
              <w:t>:</w:t>
            </w:r>
          </w:p>
        </w:tc>
        <w:tc>
          <w:tcPr>
            <w:tcW w:w="7530" w:type="dxa"/>
            <w:gridSpan w:val="4"/>
            <w:tcBorders>
              <w:top w:val="nil"/>
              <w:left w:val="nil"/>
              <w:bottom w:val="nil"/>
              <w:right w:val="nil"/>
            </w:tcBorders>
          </w:tcPr>
          <w:p w14:paraId="20AB3F5A" w14:textId="77777777" w:rsidR="00A10877" w:rsidRDefault="00F1289A" w:rsidP="00253C84">
            <w:pPr>
              <w:spacing w:after="120" w:line="276" w:lineRule="auto"/>
              <w:jc w:val="both"/>
              <w:rPr>
                <w:rFonts w:ascii="Times New Roman" w:hAnsi="Times New Roman"/>
                <w:b/>
                <w:sz w:val="26"/>
                <w:szCs w:val="26"/>
              </w:rPr>
            </w:pPr>
            <w:r>
              <w:rPr>
                <w:rFonts w:ascii="Times New Roman" w:hAnsi="Times New Roman"/>
                <w:sz w:val="26"/>
                <w:szCs w:val="26"/>
                <w:lang w:val="vi-VN"/>
              </w:rPr>
              <w:t>0491001572401 tại ngân hàng Vietcombank - C</w:t>
            </w:r>
            <w:r>
              <w:rPr>
                <w:rFonts w:ascii="Times New Roman" w:hAnsi="Times New Roman"/>
                <w:sz w:val="26"/>
                <w:szCs w:val="26"/>
              </w:rPr>
              <w:t>N</w:t>
            </w:r>
            <w:r>
              <w:rPr>
                <w:rFonts w:ascii="Times New Roman" w:hAnsi="Times New Roman"/>
                <w:sz w:val="26"/>
                <w:szCs w:val="26"/>
                <w:lang w:val="vi-VN"/>
              </w:rPr>
              <w:t xml:space="preserve"> Thăng Long</w:t>
            </w:r>
          </w:p>
        </w:tc>
      </w:tr>
      <w:tr w:rsidR="00A10877" w14:paraId="6B3CB78F" w14:textId="77777777">
        <w:tc>
          <w:tcPr>
            <w:tcW w:w="1649" w:type="dxa"/>
            <w:tcBorders>
              <w:top w:val="nil"/>
              <w:left w:val="nil"/>
              <w:bottom w:val="nil"/>
              <w:right w:val="nil"/>
            </w:tcBorders>
          </w:tcPr>
          <w:p w14:paraId="70B336D8" w14:textId="77777777" w:rsidR="00A10877" w:rsidRDefault="00F1289A" w:rsidP="00253C84">
            <w:pPr>
              <w:spacing w:after="120" w:line="276" w:lineRule="auto"/>
              <w:jc w:val="both"/>
              <w:rPr>
                <w:rFonts w:ascii="Times New Roman" w:hAnsi="Times New Roman"/>
                <w:sz w:val="26"/>
                <w:szCs w:val="26"/>
              </w:rPr>
            </w:pPr>
            <w:r>
              <w:rPr>
                <w:rFonts w:ascii="Times New Roman" w:hAnsi="Times New Roman"/>
                <w:sz w:val="26"/>
                <w:szCs w:val="26"/>
              </w:rPr>
              <w:t>Đại diện</w:t>
            </w:r>
          </w:p>
        </w:tc>
        <w:tc>
          <w:tcPr>
            <w:tcW w:w="313" w:type="dxa"/>
            <w:tcBorders>
              <w:top w:val="nil"/>
              <w:left w:val="nil"/>
              <w:bottom w:val="nil"/>
              <w:right w:val="nil"/>
            </w:tcBorders>
          </w:tcPr>
          <w:p w14:paraId="264BFB8D" w14:textId="77777777" w:rsidR="00A10877" w:rsidRDefault="00F1289A" w:rsidP="00253C84">
            <w:pPr>
              <w:pStyle w:val="BodyText2"/>
              <w:widowControl w:val="0"/>
              <w:spacing w:line="276" w:lineRule="auto"/>
              <w:jc w:val="both"/>
              <w:rPr>
                <w:rFonts w:ascii="Times New Roman" w:hAnsi="Times New Roman"/>
                <w:b/>
                <w:sz w:val="26"/>
                <w:szCs w:val="26"/>
              </w:rPr>
            </w:pPr>
            <w:r>
              <w:rPr>
                <w:rFonts w:ascii="Times New Roman" w:hAnsi="Times New Roman"/>
                <w:bCs/>
                <w:sz w:val="26"/>
                <w:szCs w:val="26"/>
                <w:lang w:val="en-US"/>
              </w:rPr>
              <w:t>:</w:t>
            </w:r>
          </w:p>
        </w:tc>
        <w:tc>
          <w:tcPr>
            <w:tcW w:w="7530" w:type="dxa"/>
            <w:gridSpan w:val="4"/>
            <w:tcBorders>
              <w:top w:val="nil"/>
              <w:left w:val="nil"/>
              <w:bottom w:val="nil"/>
              <w:right w:val="nil"/>
            </w:tcBorders>
          </w:tcPr>
          <w:p w14:paraId="4BFE0618" w14:textId="77777777" w:rsidR="00A10877" w:rsidRDefault="00F1289A" w:rsidP="00253C84">
            <w:pPr>
              <w:pStyle w:val="BodyText2"/>
              <w:widowControl w:val="0"/>
              <w:spacing w:line="276" w:lineRule="auto"/>
              <w:jc w:val="both"/>
              <w:rPr>
                <w:rFonts w:ascii="Times New Roman" w:hAnsi="Times New Roman"/>
                <w:b/>
                <w:sz w:val="26"/>
                <w:szCs w:val="26"/>
              </w:rPr>
            </w:pPr>
            <w:r>
              <w:rPr>
                <w:rFonts w:ascii="Times New Roman" w:hAnsi="Times New Roman"/>
                <w:sz w:val="26"/>
                <w:szCs w:val="26"/>
                <w:lang w:val="vi-VN"/>
              </w:rPr>
              <w:t>Ông</w:t>
            </w:r>
            <w:r>
              <w:rPr>
                <w:rFonts w:ascii="Times New Roman" w:hAnsi="Times New Roman"/>
                <w:sz w:val="26"/>
                <w:szCs w:val="26"/>
                <w:lang w:val="en-US"/>
              </w:rPr>
              <w:t xml:space="preserve"> </w:t>
            </w:r>
            <w:r>
              <w:rPr>
                <w:rFonts w:ascii="Times New Roman" w:hAnsi="Times New Roman"/>
                <w:b/>
                <w:bCs/>
                <w:sz w:val="26"/>
                <w:szCs w:val="26"/>
                <w:lang w:val="vi-VN"/>
              </w:rPr>
              <w:t>Nguyễn Duy Quang</w:t>
            </w:r>
            <w:r>
              <w:rPr>
                <w:rFonts w:ascii="Times New Roman" w:hAnsi="Times New Roman"/>
                <w:sz w:val="26"/>
                <w:szCs w:val="26"/>
                <w:lang w:val="vi-VN"/>
              </w:rPr>
              <w:t xml:space="preserve">          Chức vụ: </w:t>
            </w:r>
            <w:r>
              <w:rPr>
                <w:rFonts w:ascii="Times New Roman" w:hAnsi="Times New Roman"/>
                <w:b/>
                <w:bCs/>
                <w:sz w:val="26"/>
                <w:szCs w:val="26"/>
              </w:rPr>
              <w:t>Tổng Giám đốc</w:t>
            </w:r>
          </w:p>
        </w:tc>
      </w:tr>
    </w:tbl>
    <w:p w14:paraId="135AD7EC" w14:textId="77777777" w:rsidR="00A10877" w:rsidRDefault="00A10877" w:rsidP="00253C84">
      <w:pPr>
        <w:pStyle w:val="BodyText2"/>
        <w:widowControl w:val="0"/>
        <w:spacing w:line="276" w:lineRule="auto"/>
        <w:jc w:val="both"/>
        <w:rPr>
          <w:rFonts w:ascii="Times New Roman" w:hAnsi="Times New Roman"/>
          <w:b/>
          <w:sz w:val="26"/>
          <w:szCs w:val="26"/>
        </w:rPr>
      </w:pPr>
    </w:p>
    <w:tbl>
      <w:tblPr>
        <w:tblStyle w:val="TableGrid"/>
        <w:tblW w:w="9270" w:type="dxa"/>
        <w:tblLayout w:type="fixed"/>
        <w:tblLook w:val="04A0" w:firstRow="1" w:lastRow="0" w:firstColumn="1" w:lastColumn="0" w:noHBand="0" w:noVBand="1"/>
      </w:tblPr>
      <w:tblGrid>
        <w:gridCol w:w="1614"/>
        <w:gridCol w:w="291"/>
        <w:gridCol w:w="3147"/>
        <w:gridCol w:w="438"/>
        <w:gridCol w:w="1511"/>
        <w:gridCol w:w="2269"/>
      </w:tblGrid>
      <w:tr w:rsidR="00A10877" w14:paraId="708629DE" w14:textId="77777777">
        <w:tc>
          <w:tcPr>
            <w:tcW w:w="1613" w:type="dxa"/>
            <w:tcBorders>
              <w:top w:val="nil"/>
              <w:left w:val="nil"/>
              <w:bottom w:val="nil"/>
              <w:right w:val="nil"/>
            </w:tcBorders>
          </w:tcPr>
          <w:p w14:paraId="1F1A2CA9" w14:textId="77777777" w:rsidR="00A10877" w:rsidRDefault="00F1289A" w:rsidP="00253C84">
            <w:pPr>
              <w:spacing w:after="120" w:line="276" w:lineRule="auto"/>
              <w:jc w:val="both"/>
              <w:rPr>
                <w:rFonts w:ascii="Times New Roman" w:hAnsi="Times New Roman"/>
                <w:b/>
                <w:bCs/>
                <w:sz w:val="26"/>
                <w:szCs w:val="26"/>
                <w:highlight w:val="yellow"/>
              </w:rPr>
            </w:pPr>
            <w:r>
              <w:rPr>
                <w:rFonts w:ascii="Times New Roman" w:hAnsi="Times New Roman"/>
                <w:b/>
                <w:bCs/>
                <w:sz w:val="26"/>
                <w:szCs w:val="26"/>
              </w:rPr>
              <w:t>BÊN B</w:t>
            </w:r>
          </w:p>
        </w:tc>
        <w:tc>
          <w:tcPr>
            <w:tcW w:w="291" w:type="dxa"/>
            <w:tcBorders>
              <w:top w:val="nil"/>
              <w:left w:val="nil"/>
              <w:bottom w:val="nil"/>
              <w:right w:val="nil"/>
            </w:tcBorders>
          </w:tcPr>
          <w:p w14:paraId="4A302483" w14:textId="77777777" w:rsidR="00A10877" w:rsidRDefault="00F1289A" w:rsidP="00253C84">
            <w:pPr>
              <w:pStyle w:val="BodyText2"/>
              <w:widowControl w:val="0"/>
              <w:spacing w:line="276" w:lineRule="auto"/>
              <w:jc w:val="both"/>
              <w:rPr>
                <w:rFonts w:ascii="Times New Roman" w:hAnsi="Times New Roman"/>
                <w:bCs/>
                <w:sz w:val="26"/>
                <w:szCs w:val="26"/>
                <w:lang w:val="en-US"/>
              </w:rPr>
            </w:pPr>
            <w:r>
              <w:rPr>
                <w:rFonts w:ascii="Times New Roman" w:hAnsi="Times New Roman"/>
                <w:bCs/>
                <w:sz w:val="26"/>
                <w:szCs w:val="26"/>
                <w:lang w:val="en-US"/>
              </w:rPr>
              <w:t>:</w:t>
            </w:r>
          </w:p>
        </w:tc>
        <w:tc>
          <w:tcPr>
            <w:tcW w:w="7365" w:type="dxa"/>
            <w:gridSpan w:val="4"/>
            <w:tcBorders>
              <w:top w:val="nil"/>
              <w:left w:val="nil"/>
              <w:bottom w:val="nil"/>
              <w:right w:val="nil"/>
            </w:tcBorders>
          </w:tcPr>
          <w:p w14:paraId="33F59C9E" w14:textId="77777777" w:rsidR="00A10877" w:rsidRDefault="00F1289A" w:rsidP="00253C84">
            <w:pPr>
              <w:spacing w:after="120" w:line="276" w:lineRule="auto"/>
              <w:jc w:val="both"/>
              <w:rPr>
                <w:rFonts w:ascii="Times New Roman" w:hAnsi="Times New Roman"/>
                <w:b/>
                <w:bCs/>
                <w:sz w:val="26"/>
                <w:szCs w:val="26"/>
                <w:lang w:val="vi-VN"/>
              </w:rPr>
            </w:pPr>
            <w:r>
              <w:rPr>
                <w:rFonts w:ascii="Times New Roman" w:hAnsi="Times New Roman"/>
                <w:b/>
                <w:bCs/>
                <w:sz w:val="26"/>
                <w:szCs w:val="26"/>
                <w:highlight w:val="yellow"/>
                <w:lang w:val="vi-VN"/>
              </w:rPr>
              <w:t xml:space="preserve">CÔNG TY </w:t>
            </w:r>
            <w:r>
              <w:rPr>
                <w:rFonts w:ascii="Times New Roman" w:hAnsi="Times New Roman"/>
                <w:b/>
                <w:bCs/>
                <w:sz w:val="26"/>
                <w:szCs w:val="26"/>
                <w:lang w:val="vi-VN"/>
              </w:rPr>
              <w:t>CỔ PHẦN XÂY DỰNG PHỤC HƯNG HOLDINGS</w:t>
            </w:r>
          </w:p>
        </w:tc>
      </w:tr>
      <w:tr w:rsidR="00A10877" w14:paraId="6C5EEF43" w14:textId="77777777">
        <w:tc>
          <w:tcPr>
            <w:tcW w:w="1613" w:type="dxa"/>
            <w:tcBorders>
              <w:top w:val="nil"/>
              <w:left w:val="nil"/>
              <w:bottom w:val="nil"/>
              <w:right w:val="nil"/>
            </w:tcBorders>
          </w:tcPr>
          <w:p w14:paraId="66012CFF" w14:textId="77777777" w:rsidR="00A10877" w:rsidRDefault="00F1289A" w:rsidP="00253C84">
            <w:pPr>
              <w:spacing w:after="120" w:line="276" w:lineRule="auto"/>
              <w:jc w:val="both"/>
              <w:rPr>
                <w:rFonts w:ascii="Times New Roman" w:hAnsi="Times New Roman"/>
                <w:sz w:val="26"/>
                <w:szCs w:val="26"/>
                <w:highlight w:val="yellow"/>
              </w:rPr>
            </w:pPr>
            <w:r>
              <w:rPr>
                <w:rFonts w:ascii="Times New Roman" w:hAnsi="Times New Roman"/>
                <w:sz w:val="26"/>
                <w:szCs w:val="26"/>
              </w:rPr>
              <w:t>Địa chỉ</w:t>
            </w:r>
          </w:p>
        </w:tc>
        <w:tc>
          <w:tcPr>
            <w:tcW w:w="291" w:type="dxa"/>
            <w:tcBorders>
              <w:top w:val="nil"/>
              <w:left w:val="nil"/>
              <w:bottom w:val="nil"/>
              <w:right w:val="nil"/>
            </w:tcBorders>
          </w:tcPr>
          <w:p w14:paraId="56281C82" w14:textId="77777777" w:rsidR="00A10877" w:rsidRDefault="00F1289A" w:rsidP="00253C84">
            <w:pPr>
              <w:pStyle w:val="BodyText2"/>
              <w:widowControl w:val="0"/>
              <w:spacing w:line="276" w:lineRule="auto"/>
              <w:jc w:val="both"/>
              <w:rPr>
                <w:rFonts w:ascii="Times New Roman" w:hAnsi="Times New Roman"/>
                <w:b/>
                <w:sz w:val="26"/>
                <w:szCs w:val="26"/>
              </w:rPr>
            </w:pPr>
            <w:r>
              <w:rPr>
                <w:rFonts w:ascii="Times New Roman" w:hAnsi="Times New Roman"/>
                <w:bCs/>
                <w:sz w:val="26"/>
                <w:szCs w:val="26"/>
                <w:lang w:val="en-US"/>
              </w:rPr>
              <w:t>:</w:t>
            </w:r>
          </w:p>
        </w:tc>
        <w:tc>
          <w:tcPr>
            <w:tcW w:w="7365" w:type="dxa"/>
            <w:gridSpan w:val="4"/>
            <w:tcBorders>
              <w:top w:val="nil"/>
              <w:left w:val="nil"/>
              <w:bottom w:val="nil"/>
              <w:right w:val="nil"/>
            </w:tcBorders>
          </w:tcPr>
          <w:p w14:paraId="5BDA9A51" w14:textId="77777777" w:rsidR="00A10877" w:rsidRDefault="00F1289A" w:rsidP="00253C84">
            <w:pPr>
              <w:pStyle w:val="BodyText2"/>
              <w:widowControl w:val="0"/>
              <w:spacing w:line="276" w:lineRule="auto"/>
              <w:jc w:val="both"/>
              <w:rPr>
                <w:rFonts w:ascii="Times New Roman" w:hAnsi="Times New Roman"/>
                <w:b/>
                <w:sz w:val="26"/>
                <w:szCs w:val="26"/>
              </w:rPr>
            </w:pPr>
            <w:r>
              <w:rPr>
                <w:rFonts w:ascii="Times New Roman" w:hAnsi="Times New Roman"/>
                <w:sz w:val="26"/>
                <w:szCs w:val="26"/>
                <w:lang w:val="vi-VN"/>
              </w:rPr>
              <w:t>Tầng 1, Tháp A, Tòa nhà CT2 (The Light), Đường Tố Hữu, Phường Đại Mỗ, Thành phố Hà Nội</w:t>
            </w:r>
          </w:p>
        </w:tc>
      </w:tr>
      <w:tr w:rsidR="00A10877" w14:paraId="1326D4FF" w14:textId="77777777">
        <w:tc>
          <w:tcPr>
            <w:tcW w:w="1613" w:type="dxa"/>
            <w:tcBorders>
              <w:top w:val="nil"/>
              <w:left w:val="nil"/>
              <w:bottom w:val="nil"/>
              <w:right w:val="nil"/>
            </w:tcBorders>
          </w:tcPr>
          <w:p w14:paraId="110DD561" w14:textId="77777777" w:rsidR="00A10877" w:rsidRDefault="00F1289A" w:rsidP="00253C84">
            <w:pPr>
              <w:spacing w:after="120" w:line="276" w:lineRule="auto"/>
              <w:jc w:val="both"/>
              <w:rPr>
                <w:rFonts w:ascii="Times New Roman" w:hAnsi="Times New Roman"/>
                <w:sz w:val="26"/>
                <w:szCs w:val="26"/>
                <w:highlight w:val="yellow"/>
              </w:rPr>
            </w:pPr>
            <w:r>
              <w:rPr>
                <w:rFonts w:ascii="Times New Roman" w:hAnsi="Times New Roman"/>
                <w:sz w:val="26"/>
                <w:szCs w:val="26"/>
              </w:rPr>
              <w:t>Điện thoại</w:t>
            </w:r>
          </w:p>
        </w:tc>
        <w:tc>
          <w:tcPr>
            <w:tcW w:w="291" w:type="dxa"/>
            <w:tcBorders>
              <w:top w:val="nil"/>
              <w:left w:val="nil"/>
              <w:bottom w:val="nil"/>
              <w:right w:val="nil"/>
            </w:tcBorders>
          </w:tcPr>
          <w:p w14:paraId="5ABF9D6A" w14:textId="77777777" w:rsidR="00A10877" w:rsidRDefault="00F1289A" w:rsidP="00253C84">
            <w:pPr>
              <w:pStyle w:val="BodyText2"/>
              <w:widowControl w:val="0"/>
              <w:spacing w:line="276" w:lineRule="auto"/>
              <w:jc w:val="both"/>
              <w:rPr>
                <w:rFonts w:ascii="Times New Roman" w:hAnsi="Times New Roman"/>
                <w:b/>
                <w:sz w:val="26"/>
                <w:szCs w:val="26"/>
              </w:rPr>
            </w:pPr>
            <w:r>
              <w:rPr>
                <w:rFonts w:ascii="Times New Roman" w:hAnsi="Times New Roman"/>
                <w:bCs/>
                <w:sz w:val="26"/>
                <w:szCs w:val="26"/>
                <w:lang w:val="en-US"/>
              </w:rPr>
              <w:t>:</w:t>
            </w:r>
          </w:p>
        </w:tc>
        <w:tc>
          <w:tcPr>
            <w:tcW w:w="7365" w:type="dxa"/>
            <w:gridSpan w:val="4"/>
            <w:tcBorders>
              <w:top w:val="nil"/>
              <w:left w:val="nil"/>
              <w:bottom w:val="nil"/>
              <w:right w:val="nil"/>
            </w:tcBorders>
          </w:tcPr>
          <w:p w14:paraId="0406C7AC" w14:textId="77777777" w:rsidR="00A10877" w:rsidRDefault="00A10877" w:rsidP="00253C84">
            <w:pPr>
              <w:pStyle w:val="BodyText2"/>
              <w:widowControl w:val="0"/>
              <w:spacing w:line="276" w:lineRule="auto"/>
              <w:jc w:val="both"/>
              <w:rPr>
                <w:rFonts w:ascii="Times New Roman" w:hAnsi="Times New Roman"/>
                <w:b/>
                <w:sz w:val="26"/>
                <w:szCs w:val="26"/>
              </w:rPr>
            </w:pPr>
          </w:p>
        </w:tc>
      </w:tr>
      <w:tr w:rsidR="00A10877" w14:paraId="09996D9D" w14:textId="77777777">
        <w:tc>
          <w:tcPr>
            <w:tcW w:w="1613" w:type="dxa"/>
            <w:tcBorders>
              <w:top w:val="nil"/>
              <w:left w:val="nil"/>
              <w:bottom w:val="nil"/>
              <w:right w:val="nil"/>
            </w:tcBorders>
          </w:tcPr>
          <w:p w14:paraId="53C6075D" w14:textId="77777777" w:rsidR="00A10877" w:rsidRDefault="00F1289A" w:rsidP="00253C84">
            <w:pPr>
              <w:spacing w:after="120" w:line="276" w:lineRule="auto"/>
              <w:jc w:val="both"/>
              <w:rPr>
                <w:rFonts w:ascii="Times New Roman" w:hAnsi="Times New Roman"/>
                <w:sz w:val="26"/>
                <w:szCs w:val="26"/>
                <w:highlight w:val="yellow"/>
              </w:rPr>
            </w:pPr>
            <w:r>
              <w:rPr>
                <w:rFonts w:ascii="Times New Roman" w:hAnsi="Times New Roman"/>
                <w:sz w:val="26"/>
                <w:szCs w:val="26"/>
              </w:rPr>
              <w:t>Mã số thuế</w:t>
            </w:r>
          </w:p>
        </w:tc>
        <w:tc>
          <w:tcPr>
            <w:tcW w:w="291" w:type="dxa"/>
            <w:tcBorders>
              <w:top w:val="nil"/>
              <w:left w:val="nil"/>
              <w:bottom w:val="nil"/>
              <w:right w:val="nil"/>
            </w:tcBorders>
          </w:tcPr>
          <w:p w14:paraId="6F15549F" w14:textId="77777777" w:rsidR="00A10877" w:rsidRDefault="00F1289A" w:rsidP="00253C84">
            <w:pPr>
              <w:pStyle w:val="BodyText2"/>
              <w:widowControl w:val="0"/>
              <w:spacing w:line="276" w:lineRule="auto"/>
              <w:jc w:val="both"/>
              <w:rPr>
                <w:rFonts w:ascii="Times New Roman" w:hAnsi="Times New Roman"/>
                <w:b/>
                <w:sz w:val="26"/>
                <w:szCs w:val="26"/>
              </w:rPr>
            </w:pPr>
            <w:r>
              <w:rPr>
                <w:rFonts w:ascii="Times New Roman" w:hAnsi="Times New Roman"/>
                <w:bCs/>
                <w:sz w:val="26"/>
                <w:szCs w:val="26"/>
                <w:lang w:val="en-US"/>
              </w:rPr>
              <w:t>:</w:t>
            </w:r>
          </w:p>
        </w:tc>
        <w:tc>
          <w:tcPr>
            <w:tcW w:w="3147" w:type="dxa"/>
            <w:tcBorders>
              <w:top w:val="nil"/>
              <w:left w:val="nil"/>
              <w:bottom w:val="nil"/>
              <w:right w:val="nil"/>
            </w:tcBorders>
          </w:tcPr>
          <w:p w14:paraId="205C4FCD" w14:textId="77777777" w:rsidR="00A10877" w:rsidRDefault="00F1289A" w:rsidP="00253C84">
            <w:pPr>
              <w:pStyle w:val="BodyText2"/>
              <w:widowControl w:val="0"/>
              <w:spacing w:line="276" w:lineRule="auto"/>
              <w:jc w:val="both"/>
              <w:rPr>
                <w:rFonts w:ascii="Times New Roman" w:hAnsi="Times New Roman"/>
                <w:b/>
                <w:sz w:val="26"/>
                <w:szCs w:val="26"/>
              </w:rPr>
            </w:pPr>
            <w:r>
              <w:rPr>
                <w:rFonts w:ascii="Times New Roman" w:hAnsi="Times New Roman"/>
                <w:sz w:val="26"/>
                <w:szCs w:val="26"/>
                <w:lang w:val="vi-VN"/>
              </w:rPr>
              <w:t>0101311315</w:t>
            </w:r>
          </w:p>
        </w:tc>
        <w:tc>
          <w:tcPr>
            <w:tcW w:w="438" w:type="dxa"/>
            <w:tcBorders>
              <w:top w:val="nil"/>
              <w:left w:val="nil"/>
              <w:bottom w:val="nil"/>
              <w:right w:val="nil"/>
            </w:tcBorders>
          </w:tcPr>
          <w:p w14:paraId="106E1EA7" w14:textId="77777777" w:rsidR="00A10877" w:rsidRDefault="00A10877" w:rsidP="00253C84">
            <w:pPr>
              <w:pStyle w:val="BodyText2"/>
              <w:widowControl w:val="0"/>
              <w:spacing w:line="276" w:lineRule="auto"/>
              <w:jc w:val="both"/>
              <w:rPr>
                <w:rFonts w:ascii="Times New Roman" w:hAnsi="Times New Roman"/>
                <w:b/>
                <w:sz w:val="26"/>
                <w:szCs w:val="26"/>
              </w:rPr>
            </w:pPr>
          </w:p>
        </w:tc>
        <w:tc>
          <w:tcPr>
            <w:tcW w:w="1511" w:type="dxa"/>
            <w:tcBorders>
              <w:top w:val="nil"/>
              <w:left w:val="nil"/>
              <w:bottom w:val="nil"/>
              <w:right w:val="nil"/>
            </w:tcBorders>
          </w:tcPr>
          <w:p w14:paraId="6B9AA277" w14:textId="77777777" w:rsidR="00A10877" w:rsidRDefault="00A10877" w:rsidP="00253C84">
            <w:pPr>
              <w:pStyle w:val="BodyText2"/>
              <w:widowControl w:val="0"/>
              <w:spacing w:line="276" w:lineRule="auto"/>
              <w:jc w:val="both"/>
              <w:rPr>
                <w:rFonts w:ascii="Times New Roman" w:hAnsi="Times New Roman"/>
                <w:b/>
                <w:sz w:val="26"/>
                <w:szCs w:val="26"/>
              </w:rPr>
            </w:pPr>
          </w:p>
        </w:tc>
        <w:tc>
          <w:tcPr>
            <w:tcW w:w="2269" w:type="dxa"/>
            <w:tcBorders>
              <w:top w:val="nil"/>
              <w:left w:val="nil"/>
              <w:bottom w:val="nil"/>
              <w:right w:val="nil"/>
            </w:tcBorders>
          </w:tcPr>
          <w:p w14:paraId="2657991B" w14:textId="77777777" w:rsidR="00A10877" w:rsidRDefault="00A10877" w:rsidP="00253C84">
            <w:pPr>
              <w:pStyle w:val="BodyText2"/>
              <w:widowControl w:val="0"/>
              <w:spacing w:line="276" w:lineRule="auto"/>
              <w:jc w:val="both"/>
              <w:rPr>
                <w:rFonts w:ascii="Times New Roman" w:hAnsi="Times New Roman"/>
                <w:b/>
                <w:sz w:val="26"/>
                <w:szCs w:val="26"/>
              </w:rPr>
            </w:pPr>
          </w:p>
        </w:tc>
      </w:tr>
      <w:tr w:rsidR="00A10877" w14:paraId="6D67D82A" w14:textId="77777777">
        <w:tc>
          <w:tcPr>
            <w:tcW w:w="1613" w:type="dxa"/>
            <w:tcBorders>
              <w:top w:val="nil"/>
              <w:left w:val="nil"/>
              <w:bottom w:val="nil"/>
              <w:right w:val="nil"/>
            </w:tcBorders>
          </w:tcPr>
          <w:p w14:paraId="5E0EDA7A" w14:textId="77777777" w:rsidR="00A10877" w:rsidRDefault="00F1289A" w:rsidP="00253C84">
            <w:pPr>
              <w:spacing w:after="120" w:line="276" w:lineRule="auto"/>
              <w:jc w:val="both"/>
              <w:rPr>
                <w:rFonts w:ascii="Times New Roman" w:hAnsi="Times New Roman"/>
                <w:sz w:val="26"/>
                <w:szCs w:val="26"/>
                <w:highlight w:val="yellow"/>
              </w:rPr>
            </w:pPr>
            <w:r>
              <w:rPr>
                <w:rFonts w:ascii="Times New Roman" w:hAnsi="Times New Roman"/>
                <w:sz w:val="26"/>
                <w:szCs w:val="26"/>
              </w:rPr>
              <w:t>Số tài khoản</w:t>
            </w:r>
          </w:p>
        </w:tc>
        <w:tc>
          <w:tcPr>
            <w:tcW w:w="291" w:type="dxa"/>
            <w:tcBorders>
              <w:top w:val="nil"/>
              <w:left w:val="nil"/>
              <w:bottom w:val="nil"/>
              <w:right w:val="nil"/>
            </w:tcBorders>
          </w:tcPr>
          <w:p w14:paraId="7AE06E3B" w14:textId="77777777" w:rsidR="00A10877" w:rsidRDefault="00F1289A" w:rsidP="00253C84">
            <w:pPr>
              <w:pStyle w:val="BodyText2"/>
              <w:widowControl w:val="0"/>
              <w:spacing w:line="276" w:lineRule="auto"/>
              <w:jc w:val="both"/>
              <w:rPr>
                <w:rFonts w:ascii="Times New Roman" w:hAnsi="Times New Roman"/>
                <w:b/>
                <w:sz w:val="26"/>
                <w:szCs w:val="26"/>
              </w:rPr>
            </w:pPr>
            <w:r>
              <w:rPr>
                <w:rFonts w:ascii="Times New Roman" w:hAnsi="Times New Roman"/>
                <w:bCs/>
                <w:sz w:val="26"/>
                <w:szCs w:val="26"/>
                <w:lang w:val="en-US"/>
              </w:rPr>
              <w:t>:</w:t>
            </w:r>
          </w:p>
        </w:tc>
        <w:tc>
          <w:tcPr>
            <w:tcW w:w="7365" w:type="dxa"/>
            <w:gridSpan w:val="4"/>
            <w:tcBorders>
              <w:top w:val="nil"/>
              <w:left w:val="nil"/>
              <w:bottom w:val="nil"/>
              <w:right w:val="nil"/>
            </w:tcBorders>
          </w:tcPr>
          <w:p w14:paraId="0EF1CD90" w14:textId="77777777" w:rsidR="00A10877" w:rsidRDefault="00F1289A" w:rsidP="00253C84">
            <w:pPr>
              <w:pStyle w:val="BodyText2"/>
              <w:widowControl w:val="0"/>
              <w:spacing w:line="276" w:lineRule="auto"/>
              <w:jc w:val="both"/>
              <w:rPr>
                <w:rFonts w:ascii="Times New Roman" w:hAnsi="Times New Roman"/>
                <w:b/>
                <w:sz w:val="26"/>
                <w:szCs w:val="26"/>
              </w:rPr>
            </w:pPr>
            <w:r>
              <w:rPr>
                <w:rFonts w:ascii="Times New Roman" w:hAnsi="Times New Roman"/>
                <w:sz w:val="26"/>
                <w:szCs w:val="26"/>
                <w:lang w:val="vi-VN"/>
              </w:rPr>
              <w:t>125.00000.18 tại Ngân hàng TMCP Đ</w:t>
            </w:r>
            <w:r>
              <w:rPr>
                <w:rFonts w:ascii="Times New Roman" w:hAnsi="Times New Roman"/>
                <w:sz w:val="26"/>
                <w:szCs w:val="26"/>
              </w:rPr>
              <w:t>T</w:t>
            </w:r>
            <w:r>
              <w:rPr>
                <w:rFonts w:ascii="Times New Roman" w:hAnsi="Times New Roman"/>
                <w:sz w:val="26"/>
                <w:szCs w:val="26"/>
                <w:lang w:val="vi-VN"/>
              </w:rPr>
              <w:t xml:space="preserve"> và </w:t>
            </w:r>
            <w:r>
              <w:rPr>
                <w:rFonts w:ascii="Times New Roman" w:hAnsi="Times New Roman"/>
                <w:sz w:val="26"/>
                <w:szCs w:val="26"/>
              </w:rPr>
              <w:t>PT</w:t>
            </w:r>
            <w:r>
              <w:rPr>
                <w:rFonts w:ascii="Times New Roman" w:hAnsi="Times New Roman"/>
                <w:sz w:val="26"/>
                <w:szCs w:val="26"/>
                <w:lang w:val="vi-VN"/>
              </w:rPr>
              <w:t xml:space="preserve"> VN - CN Đông Đô</w:t>
            </w:r>
          </w:p>
        </w:tc>
      </w:tr>
      <w:tr w:rsidR="00A10877" w14:paraId="0F6D4886" w14:textId="77777777">
        <w:tc>
          <w:tcPr>
            <w:tcW w:w="1613" w:type="dxa"/>
            <w:tcBorders>
              <w:top w:val="nil"/>
              <w:left w:val="nil"/>
              <w:bottom w:val="nil"/>
              <w:right w:val="nil"/>
            </w:tcBorders>
          </w:tcPr>
          <w:p w14:paraId="43DCAEB5" w14:textId="77777777" w:rsidR="00A10877" w:rsidRDefault="00F1289A" w:rsidP="00253C84">
            <w:pPr>
              <w:spacing w:after="120" w:line="276" w:lineRule="auto"/>
              <w:jc w:val="both"/>
              <w:rPr>
                <w:rFonts w:ascii="Times New Roman" w:hAnsi="Times New Roman"/>
                <w:sz w:val="26"/>
                <w:szCs w:val="26"/>
              </w:rPr>
            </w:pPr>
            <w:r>
              <w:rPr>
                <w:rFonts w:ascii="Times New Roman" w:hAnsi="Times New Roman"/>
                <w:sz w:val="26"/>
                <w:szCs w:val="26"/>
              </w:rPr>
              <w:t>Đại diện</w:t>
            </w:r>
          </w:p>
        </w:tc>
        <w:tc>
          <w:tcPr>
            <w:tcW w:w="291" w:type="dxa"/>
            <w:tcBorders>
              <w:top w:val="nil"/>
              <w:left w:val="nil"/>
              <w:bottom w:val="nil"/>
              <w:right w:val="nil"/>
            </w:tcBorders>
          </w:tcPr>
          <w:p w14:paraId="04271B84" w14:textId="77777777" w:rsidR="00A10877" w:rsidRDefault="00F1289A" w:rsidP="00253C84">
            <w:pPr>
              <w:pStyle w:val="BodyText2"/>
              <w:widowControl w:val="0"/>
              <w:spacing w:line="276" w:lineRule="auto"/>
              <w:jc w:val="both"/>
              <w:rPr>
                <w:rFonts w:ascii="Times New Roman" w:hAnsi="Times New Roman"/>
                <w:b/>
                <w:sz w:val="26"/>
                <w:szCs w:val="26"/>
              </w:rPr>
            </w:pPr>
            <w:r>
              <w:rPr>
                <w:rFonts w:ascii="Times New Roman" w:hAnsi="Times New Roman"/>
                <w:bCs/>
                <w:sz w:val="26"/>
                <w:szCs w:val="26"/>
                <w:lang w:val="en-US"/>
              </w:rPr>
              <w:t>:</w:t>
            </w:r>
          </w:p>
        </w:tc>
        <w:tc>
          <w:tcPr>
            <w:tcW w:w="7365" w:type="dxa"/>
            <w:gridSpan w:val="4"/>
            <w:tcBorders>
              <w:top w:val="nil"/>
              <w:left w:val="nil"/>
              <w:bottom w:val="nil"/>
              <w:right w:val="nil"/>
            </w:tcBorders>
          </w:tcPr>
          <w:p w14:paraId="6B574E8C" w14:textId="77777777" w:rsidR="00A10877" w:rsidRDefault="00F1289A" w:rsidP="00253C84">
            <w:pPr>
              <w:pStyle w:val="BodyText2"/>
              <w:widowControl w:val="0"/>
              <w:spacing w:line="276" w:lineRule="auto"/>
              <w:jc w:val="both"/>
              <w:rPr>
                <w:rFonts w:ascii="Times New Roman" w:hAnsi="Times New Roman"/>
                <w:b/>
                <w:sz w:val="26"/>
                <w:szCs w:val="26"/>
              </w:rPr>
            </w:pPr>
            <w:r>
              <w:rPr>
                <w:rFonts w:ascii="Times New Roman" w:hAnsi="Times New Roman"/>
                <w:sz w:val="26"/>
                <w:szCs w:val="26"/>
                <w:highlight w:val="yellow"/>
                <w:lang w:val="vi-VN"/>
              </w:rPr>
              <w:t xml:space="preserve">Ông </w:t>
            </w:r>
            <w:r>
              <w:rPr>
                <w:rFonts w:ascii="Times New Roman" w:hAnsi="Times New Roman"/>
                <w:b/>
                <w:bCs/>
                <w:sz w:val="26"/>
                <w:szCs w:val="26"/>
                <w:highlight w:val="yellow"/>
              </w:rPr>
              <w:t>Đặng Trọng Đức</w:t>
            </w:r>
            <w:r>
              <w:rPr>
                <w:rFonts w:ascii="Times New Roman" w:hAnsi="Times New Roman"/>
                <w:b/>
                <w:bCs/>
                <w:sz w:val="26"/>
                <w:szCs w:val="26"/>
                <w:lang w:val="en-US"/>
              </w:rPr>
              <w:t xml:space="preserve">                </w:t>
            </w:r>
            <w:r>
              <w:rPr>
                <w:rFonts w:ascii="Times New Roman" w:hAnsi="Times New Roman"/>
                <w:sz w:val="26"/>
                <w:szCs w:val="26"/>
                <w:lang w:val="vi-VN"/>
              </w:rPr>
              <w:t xml:space="preserve">Chức vụ: </w:t>
            </w:r>
            <w:r>
              <w:rPr>
                <w:rFonts w:ascii="Times New Roman" w:hAnsi="Times New Roman"/>
                <w:b/>
                <w:bCs/>
                <w:sz w:val="26"/>
                <w:szCs w:val="26"/>
              </w:rPr>
              <w:t>Tổng Giám đốc</w:t>
            </w:r>
          </w:p>
        </w:tc>
      </w:tr>
    </w:tbl>
    <w:p w14:paraId="6E83F34D" w14:textId="77777777" w:rsidR="00A10877" w:rsidRDefault="00A10877" w:rsidP="00253C84">
      <w:pPr>
        <w:pStyle w:val="BodyText2"/>
        <w:widowControl w:val="0"/>
        <w:spacing w:line="276" w:lineRule="auto"/>
        <w:jc w:val="both"/>
        <w:rPr>
          <w:rFonts w:ascii="Times New Roman" w:hAnsi="Times New Roman"/>
          <w:b/>
          <w:sz w:val="26"/>
          <w:szCs w:val="26"/>
        </w:rPr>
      </w:pPr>
    </w:p>
    <w:p w14:paraId="5719BAC5" w14:textId="77777777" w:rsidR="00A10877" w:rsidRDefault="00F1289A" w:rsidP="00253C84">
      <w:pPr>
        <w:pStyle w:val="BodyText2"/>
        <w:widowControl w:val="0"/>
        <w:spacing w:line="276" w:lineRule="auto"/>
        <w:jc w:val="both"/>
        <w:rPr>
          <w:rFonts w:ascii="Times New Roman" w:hAnsi="Times New Roman"/>
          <w:b/>
          <w:sz w:val="26"/>
          <w:szCs w:val="26"/>
        </w:rPr>
      </w:pPr>
      <w:r>
        <w:rPr>
          <w:rFonts w:ascii="Times New Roman" w:hAnsi="Times New Roman"/>
          <w:b/>
          <w:sz w:val="26"/>
          <w:szCs w:val="26"/>
        </w:rPr>
        <w:t xml:space="preserve">HAI BÊN THOẢ THUẬN </w:t>
      </w:r>
      <w:r>
        <w:rPr>
          <w:rFonts w:ascii="Times New Roman" w:hAnsi="Times New Roman"/>
          <w:b/>
          <w:sz w:val="26"/>
          <w:szCs w:val="26"/>
          <w:lang w:val="en-US"/>
        </w:rPr>
        <w:t>KÝ KẾT HỢP ĐỒNG VỚI</w:t>
      </w:r>
      <w:r>
        <w:rPr>
          <w:rFonts w:ascii="Times New Roman" w:hAnsi="Times New Roman"/>
          <w:b/>
          <w:sz w:val="26"/>
          <w:szCs w:val="26"/>
        </w:rPr>
        <w:t xml:space="preserve"> </w:t>
      </w:r>
      <w:r>
        <w:rPr>
          <w:rFonts w:ascii="Times New Roman" w:hAnsi="Times New Roman"/>
          <w:b/>
          <w:sz w:val="26"/>
          <w:szCs w:val="26"/>
          <w:lang w:val="en-US"/>
        </w:rPr>
        <w:t>N</w:t>
      </w:r>
      <w:r>
        <w:rPr>
          <w:rFonts w:ascii="Times New Roman" w:hAnsi="Times New Roman"/>
          <w:b/>
          <w:sz w:val="26"/>
          <w:szCs w:val="26"/>
        </w:rPr>
        <w:t>HỮNG ĐIỀU KHOẢN SAU:</w:t>
      </w:r>
    </w:p>
    <w:p w14:paraId="111F03B1" w14:textId="77777777" w:rsidR="00A10877" w:rsidRDefault="00F1289A">
      <w:pPr>
        <w:pStyle w:val="Heading2"/>
        <w:spacing w:after="120" w:line="276" w:lineRule="auto"/>
        <w:jc w:val="both"/>
        <w:rPr>
          <w:rFonts w:ascii="Times New Roman" w:hAnsi="Times New Roman"/>
          <w:w w:val="90"/>
          <w:sz w:val="26"/>
          <w:szCs w:val="26"/>
        </w:rPr>
        <w:pPrChange w:id="0" w:author="Ban Kinh tế &amp; Quản lý Hợp đồng" w:date="2026-10-20T16:23:00Z">
          <w:pPr>
            <w:pStyle w:val="Heading2"/>
            <w:spacing w:after="120" w:line="276" w:lineRule="auto"/>
            <w:jc w:val="left"/>
          </w:pPr>
        </w:pPrChange>
      </w:pPr>
      <w:r>
        <w:rPr>
          <w:rFonts w:ascii="Times New Roman" w:hAnsi="Times New Roman"/>
          <w:sz w:val="26"/>
          <w:szCs w:val="26"/>
        </w:rPr>
        <w:t xml:space="preserve">Điều 1. </w:t>
      </w:r>
      <w:r>
        <w:rPr>
          <w:rFonts w:ascii="Times New Roman" w:hAnsi="Times New Roman"/>
          <w:w w:val="90"/>
          <w:sz w:val="26"/>
          <w:szCs w:val="26"/>
        </w:rPr>
        <w:t>GIẢI THÍCH TỪ NGỮ</w:t>
      </w:r>
    </w:p>
    <w:p w14:paraId="6DDD54E5" w14:textId="77777777" w:rsidR="00A10877" w:rsidRDefault="00F1289A" w:rsidP="005B5FFC">
      <w:pPr>
        <w:spacing w:after="120" w:line="276" w:lineRule="auto"/>
        <w:jc w:val="both"/>
        <w:rPr>
          <w:rFonts w:ascii="Times New Roman" w:eastAsia=".VnTime" w:hAnsi="Times New Roman"/>
          <w:sz w:val="26"/>
          <w:szCs w:val="26"/>
          <w:lang w:val="nl-NL"/>
        </w:rPr>
      </w:pPr>
      <w:r>
        <w:rPr>
          <w:rFonts w:ascii="Times New Roman" w:eastAsia=".VnTime" w:hAnsi="Times New Roman"/>
          <w:sz w:val="26"/>
          <w:szCs w:val="26"/>
          <w:lang w:val="nl-NL"/>
        </w:rPr>
        <w:t>Trong hợp đồng này các từ và cụm từ được hiểu như sau:</w:t>
      </w:r>
    </w:p>
    <w:p w14:paraId="38AA0C9F" w14:textId="77777777" w:rsidR="00253C84" w:rsidRPr="00163726" w:rsidRDefault="00253C84">
      <w:pPr>
        <w:spacing w:after="120" w:line="276" w:lineRule="auto"/>
        <w:jc w:val="both"/>
        <w:rPr>
          <w:rFonts w:ascii="Times New Roman" w:hAnsi="Times New Roman"/>
          <w:sz w:val="26"/>
          <w:szCs w:val="26"/>
          <w:lang w:eastAsia="x-none"/>
        </w:rPr>
        <w:pPrChange w:id="1" w:author="Ban Kinh tế &amp; Quản lý Hợp đồng" w:date="2026-10-20T16:23:00Z">
          <w:pPr>
            <w:spacing w:after="120" w:line="276" w:lineRule="auto"/>
          </w:pPr>
        </w:pPrChange>
      </w:pPr>
      <w:r w:rsidRPr="00253C84">
        <w:rPr>
          <w:rFonts w:ascii="Times New Roman" w:hAnsi="Times New Roman"/>
          <w:b/>
          <w:bCs/>
          <w:sz w:val="26"/>
          <w:szCs w:val="26"/>
          <w:lang w:eastAsia="x-none"/>
        </w:rPr>
        <w:t xml:space="preserve">1.1. Chủ đầu tư: </w:t>
      </w:r>
      <w:r w:rsidRPr="00163726">
        <w:rPr>
          <w:rFonts w:ascii="Times New Roman" w:hAnsi="Times New Roman"/>
          <w:sz w:val="26"/>
          <w:szCs w:val="26"/>
          <w:lang w:eastAsia="x-none"/>
        </w:rPr>
        <w:t xml:space="preserve">là Liên danh Công ty CP Đầu tư Tài chính và </w:t>
      </w:r>
      <w:proofErr w:type="gramStart"/>
      <w:r w:rsidRPr="00163726">
        <w:rPr>
          <w:rFonts w:ascii="Times New Roman" w:hAnsi="Times New Roman"/>
          <w:sz w:val="26"/>
          <w:szCs w:val="26"/>
          <w:lang w:eastAsia="x-none"/>
        </w:rPr>
        <w:t>An</w:t>
      </w:r>
      <w:proofErr w:type="gramEnd"/>
      <w:r w:rsidRPr="00163726">
        <w:rPr>
          <w:rFonts w:ascii="Times New Roman" w:hAnsi="Times New Roman"/>
          <w:sz w:val="26"/>
          <w:szCs w:val="26"/>
          <w:lang w:eastAsia="x-none"/>
        </w:rPr>
        <w:t xml:space="preserve"> ninh Công nghệ IFT và Công ty TNHH Phát triển Tiền Phong, sau đây gọi tắt là Chủ đầu tư.</w:t>
      </w:r>
    </w:p>
    <w:p w14:paraId="6EB306AD" w14:textId="77777777" w:rsidR="00253C84" w:rsidRPr="00163726" w:rsidRDefault="00253C84">
      <w:pPr>
        <w:spacing w:after="120" w:line="276" w:lineRule="auto"/>
        <w:jc w:val="both"/>
        <w:rPr>
          <w:rFonts w:ascii="Times New Roman" w:hAnsi="Times New Roman"/>
          <w:sz w:val="26"/>
          <w:szCs w:val="26"/>
          <w:lang w:eastAsia="x-none"/>
        </w:rPr>
        <w:pPrChange w:id="2" w:author="Ban Kinh tế &amp; Quản lý Hợp đồng" w:date="2026-10-20T16:23:00Z">
          <w:pPr>
            <w:spacing w:after="120" w:line="276" w:lineRule="auto"/>
          </w:pPr>
        </w:pPrChange>
      </w:pPr>
      <w:r w:rsidRPr="00253C84">
        <w:rPr>
          <w:rFonts w:ascii="Times New Roman" w:hAnsi="Times New Roman"/>
          <w:b/>
          <w:bCs/>
          <w:sz w:val="26"/>
          <w:szCs w:val="26"/>
          <w:lang w:eastAsia="x-none"/>
        </w:rPr>
        <w:t>1.2. Bên A:</w:t>
      </w:r>
      <w:r w:rsidRPr="00163726">
        <w:rPr>
          <w:rFonts w:ascii="Times New Roman" w:hAnsi="Times New Roman"/>
          <w:sz w:val="26"/>
          <w:szCs w:val="26"/>
          <w:lang w:eastAsia="x-none"/>
        </w:rPr>
        <w:t xml:space="preserve"> là Công ty Cổ phần Đầu tư Xây dựng và Kỹ thuật VNCN E&amp;C.</w:t>
      </w:r>
    </w:p>
    <w:p w14:paraId="65140FA9" w14:textId="77777777" w:rsidR="00253C84" w:rsidRPr="00163726" w:rsidRDefault="00253C84">
      <w:pPr>
        <w:spacing w:after="120" w:line="276" w:lineRule="auto"/>
        <w:jc w:val="both"/>
        <w:rPr>
          <w:rFonts w:ascii="Times New Roman" w:hAnsi="Times New Roman"/>
          <w:sz w:val="26"/>
          <w:szCs w:val="26"/>
          <w:lang w:eastAsia="x-none"/>
        </w:rPr>
        <w:pPrChange w:id="3" w:author="Ban Kinh tế &amp; Quản lý Hợp đồng" w:date="2026-10-20T16:23:00Z">
          <w:pPr>
            <w:spacing w:after="120" w:line="276" w:lineRule="auto"/>
          </w:pPr>
        </w:pPrChange>
      </w:pPr>
      <w:r w:rsidRPr="00253C84">
        <w:rPr>
          <w:rFonts w:ascii="Times New Roman" w:hAnsi="Times New Roman"/>
          <w:b/>
          <w:bCs/>
          <w:sz w:val="26"/>
          <w:szCs w:val="26"/>
          <w:lang w:eastAsia="x-none"/>
        </w:rPr>
        <w:t>1.3. Bên B:</w:t>
      </w:r>
      <w:r w:rsidRPr="00163726">
        <w:rPr>
          <w:rFonts w:ascii="Times New Roman" w:hAnsi="Times New Roman"/>
          <w:sz w:val="26"/>
          <w:szCs w:val="26"/>
          <w:lang w:eastAsia="x-none"/>
        </w:rPr>
        <w:t xml:space="preserve"> là Công ty Cổ phần Xây dựng Phục Hưng Holdings.</w:t>
      </w:r>
    </w:p>
    <w:p w14:paraId="4DA9A720" w14:textId="77777777" w:rsidR="00253C84" w:rsidRPr="00163726" w:rsidRDefault="00253C84">
      <w:pPr>
        <w:spacing w:after="120" w:line="276" w:lineRule="auto"/>
        <w:jc w:val="both"/>
        <w:rPr>
          <w:rFonts w:ascii="Times New Roman" w:hAnsi="Times New Roman"/>
          <w:sz w:val="26"/>
          <w:szCs w:val="26"/>
          <w:lang w:eastAsia="x-none"/>
        </w:rPr>
        <w:pPrChange w:id="4" w:author="Ban Kinh tế &amp; Quản lý Hợp đồng" w:date="2026-10-20T16:23:00Z">
          <w:pPr>
            <w:spacing w:after="120" w:line="276" w:lineRule="auto"/>
          </w:pPr>
        </w:pPrChange>
      </w:pPr>
      <w:r w:rsidRPr="00253C84">
        <w:rPr>
          <w:rFonts w:ascii="Times New Roman" w:hAnsi="Times New Roman"/>
          <w:b/>
          <w:bCs/>
          <w:sz w:val="26"/>
          <w:szCs w:val="26"/>
          <w:lang w:eastAsia="x-none"/>
        </w:rPr>
        <w:t>1.4. Đại diện Chủ đầu tư:</w:t>
      </w:r>
      <w:r w:rsidRPr="00163726">
        <w:rPr>
          <w:rFonts w:ascii="Times New Roman" w:hAnsi="Times New Roman"/>
          <w:sz w:val="26"/>
          <w:szCs w:val="26"/>
          <w:lang w:eastAsia="x-none"/>
        </w:rPr>
        <w:t xml:space="preserve"> là người được Chủ đầu tư nêu ra trong hợp đồng hoặc được uỷ quyền theo từng thời gian và điều hành công việc thay mặt cho Chủ đầu tư.</w:t>
      </w:r>
    </w:p>
    <w:p w14:paraId="007D6393" w14:textId="77777777" w:rsidR="00253C84" w:rsidRPr="00163726" w:rsidRDefault="00253C84">
      <w:pPr>
        <w:spacing w:after="120" w:line="276" w:lineRule="auto"/>
        <w:jc w:val="both"/>
        <w:rPr>
          <w:rFonts w:ascii="Times New Roman" w:hAnsi="Times New Roman"/>
          <w:sz w:val="26"/>
          <w:szCs w:val="26"/>
          <w:lang w:eastAsia="x-none"/>
        </w:rPr>
        <w:pPrChange w:id="5" w:author="Ban Kinh tế &amp; Quản lý Hợp đồng" w:date="2026-10-20T16:23:00Z">
          <w:pPr>
            <w:spacing w:after="120" w:line="276" w:lineRule="auto"/>
          </w:pPr>
        </w:pPrChange>
      </w:pPr>
      <w:r w:rsidRPr="00253C84">
        <w:rPr>
          <w:rFonts w:ascii="Times New Roman" w:hAnsi="Times New Roman"/>
          <w:b/>
          <w:bCs/>
          <w:sz w:val="26"/>
          <w:szCs w:val="26"/>
          <w:lang w:eastAsia="x-none"/>
        </w:rPr>
        <w:t>1.5. Đại diện Bên A:</w:t>
      </w:r>
      <w:r w:rsidRPr="00163726">
        <w:rPr>
          <w:rFonts w:ascii="Times New Roman" w:hAnsi="Times New Roman"/>
          <w:sz w:val="26"/>
          <w:szCs w:val="26"/>
          <w:lang w:eastAsia="x-none"/>
        </w:rPr>
        <w:t xml:space="preserve"> là người được Bên A nêu ra trong Hợp đồng hoặc được Bên A uỷ quyền bằng văn bản và điều hành công việc thay mặt Bên A.</w:t>
      </w:r>
    </w:p>
    <w:p w14:paraId="6561B5EC" w14:textId="77777777" w:rsidR="00253C84" w:rsidRPr="00163726" w:rsidRDefault="00253C84">
      <w:pPr>
        <w:spacing w:after="120" w:line="276" w:lineRule="auto"/>
        <w:jc w:val="both"/>
        <w:rPr>
          <w:rFonts w:ascii="Times New Roman" w:hAnsi="Times New Roman"/>
          <w:sz w:val="26"/>
          <w:szCs w:val="26"/>
          <w:lang w:eastAsia="x-none"/>
        </w:rPr>
        <w:pPrChange w:id="6" w:author="Ban Kinh tế &amp; Quản lý Hợp đồng" w:date="2026-10-20T16:23:00Z">
          <w:pPr>
            <w:spacing w:after="120" w:line="276" w:lineRule="auto"/>
          </w:pPr>
        </w:pPrChange>
      </w:pPr>
      <w:r w:rsidRPr="00253C84">
        <w:rPr>
          <w:rFonts w:ascii="Times New Roman" w:hAnsi="Times New Roman"/>
          <w:b/>
          <w:bCs/>
          <w:sz w:val="26"/>
          <w:szCs w:val="26"/>
          <w:lang w:eastAsia="x-none"/>
        </w:rPr>
        <w:t>1.6. Đại diện Bên B:</w:t>
      </w:r>
      <w:r w:rsidRPr="00163726">
        <w:rPr>
          <w:rFonts w:ascii="Times New Roman" w:hAnsi="Times New Roman"/>
          <w:sz w:val="26"/>
          <w:szCs w:val="26"/>
          <w:lang w:eastAsia="x-none"/>
        </w:rPr>
        <w:t xml:space="preserve"> là người được Bên B nêu ra trong Hợp đồng hoặc được Bên B uỷ quyền bằng văn bản và điều hành công việc thay mặt Bên B.</w:t>
      </w:r>
    </w:p>
    <w:p w14:paraId="708D0F6D" w14:textId="77777777" w:rsidR="00253C84" w:rsidRPr="00163726" w:rsidRDefault="00253C84">
      <w:pPr>
        <w:spacing w:after="120" w:line="276" w:lineRule="auto"/>
        <w:jc w:val="both"/>
        <w:rPr>
          <w:rFonts w:ascii="Times New Roman" w:hAnsi="Times New Roman"/>
          <w:sz w:val="26"/>
          <w:szCs w:val="26"/>
          <w:lang w:eastAsia="x-none"/>
        </w:rPr>
        <w:pPrChange w:id="7" w:author="Ban Kinh tế &amp; Quản lý Hợp đồng" w:date="2026-10-20T16:23:00Z">
          <w:pPr>
            <w:spacing w:after="120" w:line="276" w:lineRule="auto"/>
          </w:pPr>
        </w:pPrChange>
      </w:pPr>
      <w:r w:rsidRPr="00253C84">
        <w:rPr>
          <w:rFonts w:ascii="Times New Roman" w:hAnsi="Times New Roman"/>
          <w:b/>
          <w:bCs/>
          <w:sz w:val="26"/>
          <w:szCs w:val="26"/>
          <w:lang w:eastAsia="x-none"/>
        </w:rPr>
        <w:t xml:space="preserve">1.7. Tư vấn thiết kế: </w:t>
      </w:r>
      <w:r w:rsidRPr="00163726">
        <w:rPr>
          <w:rFonts w:ascii="Times New Roman" w:hAnsi="Times New Roman"/>
          <w:sz w:val="26"/>
          <w:szCs w:val="26"/>
          <w:lang w:eastAsia="x-none"/>
        </w:rPr>
        <w:t>là tổ chức tư vấn thực hiện thiết kế xây dựng công trình.</w:t>
      </w:r>
    </w:p>
    <w:p w14:paraId="6E95B517" w14:textId="77777777" w:rsidR="00253C84" w:rsidRPr="00163726" w:rsidRDefault="00253C84">
      <w:pPr>
        <w:spacing w:after="120" w:line="276" w:lineRule="auto"/>
        <w:jc w:val="both"/>
        <w:rPr>
          <w:rFonts w:ascii="Times New Roman" w:hAnsi="Times New Roman"/>
          <w:sz w:val="26"/>
          <w:szCs w:val="26"/>
          <w:lang w:eastAsia="x-none"/>
        </w:rPr>
        <w:pPrChange w:id="8" w:author="Ban Kinh tế &amp; Quản lý Hợp đồng" w:date="2026-10-20T16:23:00Z">
          <w:pPr>
            <w:spacing w:after="120" w:line="276" w:lineRule="auto"/>
          </w:pPr>
        </w:pPrChange>
      </w:pPr>
      <w:r w:rsidRPr="00253C84">
        <w:rPr>
          <w:rFonts w:ascii="Times New Roman" w:hAnsi="Times New Roman"/>
          <w:b/>
          <w:bCs/>
          <w:sz w:val="26"/>
          <w:szCs w:val="26"/>
          <w:lang w:eastAsia="x-none"/>
        </w:rPr>
        <w:lastRenderedPageBreak/>
        <w:t>1.8. Tư vấn giám sát:</w:t>
      </w:r>
      <w:r w:rsidRPr="00163726">
        <w:rPr>
          <w:rFonts w:ascii="Times New Roman" w:hAnsi="Times New Roman"/>
          <w:sz w:val="26"/>
          <w:szCs w:val="26"/>
          <w:lang w:eastAsia="x-none"/>
        </w:rPr>
        <w:t xml:space="preserve"> là tổ chức tư vấn do Chủ đầu tư lựa chọn để giám sát thi công xây dựng công trình.</w:t>
      </w:r>
    </w:p>
    <w:p w14:paraId="00513429" w14:textId="77777777" w:rsidR="00253C84" w:rsidRPr="00163726" w:rsidRDefault="00253C84">
      <w:pPr>
        <w:spacing w:after="120" w:line="276" w:lineRule="auto"/>
        <w:jc w:val="both"/>
        <w:rPr>
          <w:rFonts w:ascii="Times New Roman" w:hAnsi="Times New Roman"/>
          <w:sz w:val="26"/>
          <w:szCs w:val="26"/>
          <w:lang w:eastAsia="x-none"/>
        </w:rPr>
        <w:pPrChange w:id="9" w:author="Ban Kinh tế &amp; Quản lý Hợp đồng" w:date="2026-10-20T16:23:00Z">
          <w:pPr>
            <w:spacing w:after="120" w:line="276" w:lineRule="auto"/>
          </w:pPr>
        </w:pPrChange>
      </w:pPr>
      <w:r w:rsidRPr="00253C84">
        <w:rPr>
          <w:rFonts w:ascii="Times New Roman" w:hAnsi="Times New Roman"/>
          <w:b/>
          <w:bCs/>
          <w:sz w:val="26"/>
          <w:szCs w:val="26"/>
          <w:lang w:eastAsia="x-none"/>
        </w:rPr>
        <w:t>1.9. Dự án:</w:t>
      </w:r>
      <w:r w:rsidRPr="00163726">
        <w:rPr>
          <w:rFonts w:ascii="Times New Roman" w:hAnsi="Times New Roman"/>
          <w:sz w:val="26"/>
          <w:szCs w:val="26"/>
          <w:lang w:eastAsia="x-none"/>
        </w:rPr>
        <w:t xml:space="preserve"> là Dự án Xây dựng nhà ở cho lực lượng vũ trang Công an nhân dân tại ô đất C3-ODK3 và C3-ODK4 thuộc phân khu đô thị H2-4, Phường Yên Sở, Thành phố Hà Nội (tên viết tắt là Dự án NOXH Yên Sở).</w:t>
      </w:r>
    </w:p>
    <w:p w14:paraId="464AC5A9" w14:textId="77777777" w:rsidR="00253C84" w:rsidRPr="00163726" w:rsidRDefault="00253C84">
      <w:pPr>
        <w:spacing w:after="120" w:line="276" w:lineRule="auto"/>
        <w:jc w:val="both"/>
        <w:rPr>
          <w:rFonts w:ascii="Times New Roman" w:hAnsi="Times New Roman"/>
          <w:sz w:val="26"/>
          <w:szCs w:val="26"/>
          <w:lang w:eastAsia="x-none"/>
        </w:rPr>
        <w:pPrChange w:id="10" w:author="Ban Kinh tế &amp; Quản lý Hợp đồng" w:date="2026-10-20T16:23:00Z">
          <w:pPr>
            <w:spacing w:after="120" w:line="276" w:lineRule="auto"/>
          </w:pPr>
        </w:pPrChange>
      </w:pPr>
      <w:r w:rsidRPr="00253C84">
        <w:rPr>
          <w:rFonts w:ascii="Times New Roman" w:hAnsi="Times New Roman"/>
          <w:b/>
          <w:bCs/>
          <w:sz w:val="26"/>
          <w:szCs w:val="26"/>
          <w:lang w:eastAsia="x-none"/>
        </w:rPr>
        <w:t>1.10. Hợp đồng:</w:t>
      </w:r>
      <w:r w:rsidRPr="00163726">
        <w:rPr>
          <w:rFonts w:ascii="Times New Roman" w:hAnsi="Times New Roman"/>
          <w:sz w:val="26"/>
          <w:szCs w:val="26"/>
          <w:lang w:eastAsia="x-none"/>
        </w:rPr>
        <w:t xml:space="preserve"> là toàn bộ hồ sơ hợp đồng theo quy định tại Điều 2 [Hồ sơ hợp đồng và thứ tự ưu tiên].</w:t>
      </w:r>
    </w:p>
    <w:p w14:paraId="3D8DCA26" w14:textId="77777777" w:rsidR="00253C84" w:rsidRPr="00163726" w:rsidRDefault="00253C84">
      <w:pPr>
        <w:spacing w:after="120" w:line="276" w:lineRule="auto"/>
        <w:jc w:val="both"/>
        <w:rPr>
          <w:rFonts w:ascii="Times New Roman" w:hAnsi="Times New Roman"/>
          <w:sz w:val="26"/>
          <w:szCs w:val="26"/>
          <w:lang w:eastAsia="x-none"/>
        </w:rPr>
        <w:pPrChange w:id="11" w:author="Ban Kinh tế &amp; Quản lý Hợp đồng" w:date="2026-10-20T16:23:00Z">
          <w:pPr>
            <w:spacing w:after="120" w:line="276" w:lineRule="auto"/>
          </w:pPr>
        </w:pPrChange>
      </w:pPr>
      <w:r w:rsidRPr="00253C84">
        <w:rPr>
          <w:rFonts w:ascii="Times New Roman" w:hAnsi="Times New Roman"/>
          <w:b/>
          <w:bCs/>
          <w:sz w:val="26"/>
          <w:szCs w:val="26"/>
          <w:lang w:eastAsia="x-none"/>
        </w:rPr>
        <w:t>1.11. Chỉ dẫn kỹ thuật:</w:t>
      </w:r>
      <w:r w:rsidRPr="00163726">
        <w:rPr>
          <w:rFonts w:ascii="Times New Roman" w:hAnsi="Times New Roman"/>
          <w:sz w:val="26"/>
          <w:szCs w:val="26"/>
          <w:lang w:eastAsia="x-none"/>
        </w:rPr>
        <w:t xml:space="preserve"> là các chỉ tiêu, tiêu chuẩn kỹ thuật được quy định cho công trình và bất kỳ sửa đổi, bổ sung nào đối với các chỉ tiêu, tiêu chuẩn kỹ thuật đó.</w:t>
      </w:r>
    </w:p>
    <w:p w14:paraId="0390EF4C" w14:textId="77777777" w:rsidR="00253C84" w:rsidRPr="00163726" w:rsidRDefault="00253C84">
      <w:pPr>
        <w:spacing w:after="120" w:line="276" w:lineRule="auto"/>
        <w:jc w:val="both"/>
        <w:rPr>
          <w:rFonts w:ascii="Times New Roman" w:hAnsi="Times New Roman"/>
          <w:sz w:val="26"/>
          <w:szCs w:val="26"/>
          <w:lang w:eastAsia="x-none"/>
        </w:rPr>
        <w:pPrChange w:id="12" w:author="Ban Kinh tế &amp; Quản lý Hợp đồng" w:date="2026-10-20T16:23:00Z">
          <w:pPr>
            <w:spacing w:after="120" w:line="276" w:lineRule="auto"/>
          </w:pPr>
        </w:pPrChange>
      </w:pPr>
      <w:r w:rsidRPr="00253C84">
        <w:rPr>
          <w:rFonts w:ascii="Times New Roman" w:hAnsi="Times New Roman"/>
          <w:b/>
          <w:bCs/>
          <w:sz w:val="26"/>
          <w:szCs w:val="26"/>
          <w:lang w:eastAsia="x-none"/>
        </w:rPr>
        <w:t>1.12. Hồ sơ thiết kế:</w:t>
      </w:r>
      <w:r w:rsidRPr="00163726">
        <w:rPr>
          <w:rFonts w:ascii="Times New Roman" w:hAnsi="Times New Roman"/>
          <w:sz w:val="26"/>
          <w:szCs w:val="26"/>
          <w:lang w:eastAsia="x-none"/>
        </w:rPr>
        <w:t xml:space="preserve"> là hồ sơ thiết kế kỹ thuật và hồ sơ thiết kế bản vẽ thi công xây dựng công trình được cấp có thẩm quyền phê duyệt.</w:t>
      </w:r>
    </w:p>
    <w:p w14:paraId="6A38E1C4" w14:textId="77777777" w:rsidR="00253C84" w:rsidRPr="00163726" w:rsidRDefault="00253C84">
      <w:pPr>
        <w:spacing w:after="120" w:line="276" w:lineRule="auto"/>
        <w:jc w:val="both"/>
        <w:rPr>
          <w:rFonts w:ascii="Times New Roman" w:hAnsi="Times New Roman"/>
          <w:sz w:val="26"/>
          <w:szCs w:val="26"/>
          <w:lang w:eastAsia="x-none"/>
        </w:rPr>
        <w:pPrChange w:id="13" w:author="Ban Kinh tế &amp; Quản lý Hợp đồng" w:date="2026-10-20T16:23:00Z">
          <w:pPr>
            <w:spacing w:after="120" w:line="276" w:lineRule="auto"/>
          </w:pPr>
        </w:pPrChange>
      </w:pPr>
      <w:r w:rsidRPr="00253C84">
        <w:rPr>
          <w:rFonts w:ascii="Times New Roman" w:hAnsi="Times New Roman"/>
          <w:b/>
          <w:bCs/>
          <w:sz w:val="26"/>
          <w:szCs w:val="26"/>
          <w:lang w:eastAsia="x-none"/>
        </w:rPr>
        <w:t>1.13. Hợp đồng thầu chính:</w:t>
      </w:r>
      <w:r w:rsidRPr="00163726">
        <w:rPr>
          <w:rFonts w:ascii="Times New Roman" w:hAnsi="Times New Roman"/>
          <w:sz w:val="26"/>
          <w:szCs w:val="26"/>
          <w:lang w:eastAsia="x-none"/>
        </w:rPr>
        <w:t xml:space="preserve"> là Hợp đồng tổng thầu thi công xây dựng số 01/2026/HĐTTXL/LDIFT-TP &amp; LD VNCNEC-VH ngày 16/7/2026 giữa Chủ đầu tư và Liên danh Công ty CP Đầu tư Xây dựng và Kỹ thuật VNCN E&amp;C – Công ty CP Xây dựng Hạ tầng và Thương mại Việt Hưng, trong đó Bên A là thành viên đứng đầu Liên danh (sau đây gọi là “Hợp đồng thầu chính”).</w:t>
      </w:r>
    </w:p>
    <w:p w14:paraId="233A0E05" w14:textId="77777777" w:rsidR="00253C84" w:rsidRPr="00163726" w:rsidRDefault="00253C84">
      <w:pPr>
        <w:spacing w:after="120" w:line="276" w:lineRule="auto"/>
        <w:jc w:val="both"/>
        <w:rPr>
          <w:rFonts w:ascii="Times New Roman" w:hAnsi="Times New Roman"/>
          <w:sz w:val="26"/>
          <w:szCs w:val="26"/>
          <w:lang w:eastAsia="x-none"/>
        </w:rPr>
        <w:pPrChange w:id="14" w:author="Ban Kinh tế &amp; Quản lý Hợp đồng" w:date="2026-10-20T16:23:00Z">
          <w:pPr>
            <w:spacing w:after="120" w:line="276" w:lineRule="auto"/>
          </w:pPr>
        </w:pPrChange>
      </w:pPr>
      <w:r w:rsidRPr="00253C84">
        <w:rPr>
          <w:rFonts w:ascii="Times New Roman" w:hAnsi="Times New Roman"/>
          <w:b/>
          <w:bCs/>
          <w:sz w:val="26"/>
          <w:szCs w:val="26"/>
          <w:lang w:eastAsia="x-none"/>
        </w:rPr>
        <w:t>1.14. Biểu chi tiết giá hợp đồng (Bảng khối lượng):</w:t>
      </w:r>
      <w:r w:rsidRPr="00163726">
        <w:rPr>
          <w:rFonts w:ascii="Times New Roman" w:hAnsi="Times New Roman"/>
          <w:sz w:val="26"/>
          <w:szCs w:val="26"/>
          <w:lang w:eastAsia="x-none"/>
        </w:rPr>
        <w:t xml:space="preserve"> là Biểu 01 [Chi tiết giá hợp đồng], bảng kê chi tiết khối lượng và đơn giá các công việc trong Hợp đồng.</w:t>
      </w:r>
    </w:p>
    <w:p w14:paraId="0538AC4A" w14:textId="77777777" w:rsidR="00253C84" w:rsidRPr="00163726" w:rsidRDefault="00253C84">
      <w:pPr>
        <w:spacing w:after="120" w:line="276" w:lineRule="auto"/>
        <w:jc w:val="both"/>
        <w:rPr>
          <w:rFonts w:ascii="Times New Roman" w:hAnsi="Times New Roman"/>
          <w:sz w:val="26"/>
          <w:szCs w:val="26"/>
          <w:lang w:eastAsia="x-none"/>
        </w:rPr>
        <w:pPrChange w:id="15" w:author="Ban Kinh tế &amp; Quản lý Hợp đồng" w:date="2026-10-20T16:23:00Z">
          <w:pPr>
            <w:spacing w:after="120" w:line="276" w:lineRule="auto"/>
          </w:pPr>
        </w:pPrChange>
      </w:pPr>
      <w:r w:rsidRPr="00253C84">
        <w:rPr>
          <w:rFonts w:ascii="Times New Roman" w:hAnsi="Times New Roman"/>
          <w:b/>
          <w:bCs/>
          <w:sz w:val="26"/>
          <w:szCs w:val="26"/>
          <w:lang w:eastAsia="x-none"/>
        </w:rPr>
        <w:t>1.15. Biên bản nghiệm thu:</w:t>
      </w:r>
      <w:r w:rsidRPr="00163726">
        <w:rPr>
          <w:rFonts w:ascii="Times New Roman" w:hAnsi="Times New Roman"/>
          <w:sz w:val="26"/>
          <w:szCs w:val="26"/>
          <w:lang w:eastAsia="x-none"/>
        </w:rPr>
        <w:t xml:space="preserve"> là biên bản được lập theo Điều 6 [Nghiệm thu và bàn giao Hạng mục công trình].</w:t>
      </w:r>
    </w:p>
    <w:p w14:paraId="6A363785" w14:textId="77777777" w:rsidR="00253C84" w:rsidRPr="00163726" w:rsidRDefault="00253C84">
      <w:pPr>
        <w:spacing w:after="120" w:line="276" w:lineRule="auto"/>
        <w:jc w:val="both"/>
        <w:rPr>
          <w:rFonts w:ascii="Times New Roman" w:hAnsi="Times New Roman"/>
          <w:sz w:val="26"/>
          <w:szCs w:val="26"/>
          <w:lang w:eastAsia="x-none"/>
        </w:rPr>
        <w:pPrChange w:id="16" w:author="Ban Kinh tế &amp; Quản lý Hợp đồng" w:date="2026-10-20T16:23:00Z">
          <w:pPr>
            <w:spacing w:after="120" w:line="276" w:lineRule="auto"/>
          </w:pPr>
        </w:pPrChange>
      </w:pPr>
      <w:r w:rsidRPr="00253C84">
        <w:rPr>
          <w:rFonts w:ascii="Times New Roman" w:hAnsi="Times New Roman"/>
          <w:b/>
          <w:bCs/>
          <w:sz w:val="26"/>
          <w:szCs w:val="26"/>
          <w:lang w:eastAsia="x-none"/>
        </w:rPr>
        <w:t>1.16. Ngày:</w:t>
      </w:r>
      <w:r w:rsidRPr="00163726">
        <w:rPr>
          <w:rFonts w:ascii="Times New Roman" w:hAnsi="Times New Roman"/>
          <w:sz w:val="26"/>
          <w:szCs w:val="26"/>
          <w:lang w:eastAsia="x-none"/>
        </w:rPr>
        <w:t xml:space="preserve"> được hiểu là ngày dương lịch và tháng được hiểu là tháng dương lịch.</w:t>
      </w:r>
    </w:p>
    <w:p w14:paraId="3CFCE2B3" w14:textId="77777777" w:rsidR="00253C84" w:rsidRPr="00163726" w:rsidRDefault="00253C84">
      <w:pPr>
        <w:spacing w:after="120" w:line="276" w:lineRule="auto"/>
        <w:jc w:val="both"/>
        <w:rPr>
          <w:rFonts w:ascii="Times New Roman" w:hAnsi="Times New Roman"/>
          <w:sz w:val="26"/>
          <w:szCs w:val="26"/>
          <w:lang w:eastAsia="x-none"/>
        </w:rPr>
        <w:pPrChange w:id="17" w:author="Ban Kinh tế &amp; Quản lý Hợp đồng" w:date="2026-10-20T16:23:00Z">
          <w:pPr>
            <w:spacing w:after="120" w:line="276" w:lineRule="auto"/>
          </w:pPr>
        </w:pPrChange>
      </w:pPr>
      <w:r w:rsidRPr="00253C84">
        <w:rPr>
          <w:rFonts w:ascii="Times New Roman" w:hAnsi="Times New Roman"/>
          <w:b/>
          <w:bCs/>
          <w:sz w:val="26"/>
          <w:szCs w:val="26"/>
          <w:lang w:eastAsia="x-none"/>
        </w:rPr>
        <w:t>1.17. Thiết bị của Bên B:</w:t>
      </w:r>
      <w:r w:rsidRPr="00163726">
        <w:rPr>
          <w:rFonts w:ascii="Times New Roman" w:hAnsi="Times New Roman"/>
          <w:sz w:val="26"/>
          <w:szCs w:val="26"/>
          <w:lang w:eastAsia="x-none"/>
        </w:rPr>
        <w:t xml:space="preserve"> là toàn bộ máy móc, thiết bị, phương tiện, xe cộ và các phương tiện, thiết bị khác cần thiết để Bên B thi công, hoàn thành Hạng mục công trình và sửa chữa sai sót (nếu có).</w:t>
      </w:r>
    </w:p>
    <w:p w14:paraId="4C91D0C2" w14:textId="77777777" w:rsidR="00253C84" w:rsidRPr="00163726" w:rsidRDefault="00253C84">
      <w:pPr>
        <w:spacing w:after="120" w:line="276" w:lineRule="auto"/>
        <w:jc w:val="both"/>
        <w:rPr>
          <w:rFonts w:ascii="Times New Roman" w:hAnsi="Times New Roman"/>
          <w:sz w:val="26"/>
          <w:szCs w:val="26"/>
          <w:lang w:eastAsia="x-none"/>
        </w:rPr>
        <w:pPrChange w:id="18" w:author="Ban Kinh tế &amp; Quản lý Hợp đồng" w:date="2026-10-20T16:23:00Z">
          <w:pPr>
            <w:spacing w:after="120" w:line="276" w:lineRule="auto"/>
          </w:pPr>
        </w:pPrChange>
      </w:pPr>
      <w:r w:rsidRPr="00253C84">
        <w:rPr>
          <w:rFonts w:ascii="Times New Roman" w:hAnsi="Times New Roman"/>
          <w:b/>
          <w:bCs/>
          <w:sz w:val="26"/>
          <w:szCs w:val="26"/>
          <w:lang w:eastAsia="x-none"/>
        </w:rPr>
        <w:t>1.18. Công trình:</w:t>
      </w:r>
      <w:r w:rsidRPr="00163726">
        <w:rPr>
          <w:rFonts w:ascii="Times New Roman" w:hAnsi="Times New Roman"/>
          <w:sz w:val="26"/>
          <w:szCs w:val="26"/>
          <w:lang w:eastAsia="x-none"/>
        </w:rPr>
        <w:t xml:space="preserve"> là Nhà ở cho lực lượng vũ trang Công an nhân dân tại ô đất C3-ODK3 và C3-ODK4 thuộc phân khu đô thị H2-4, Phường Yên Sở, Thành phố Hà Nội.</w:t>
      </w:r>
    </w:p>
    <w:p w14:paraId="11027341" w14:textId="03E54791" w:rsidR="00253C84" w:rsidRPr="00163726" w:rsidRDefault="00253C84">
      <w:pPr>
        <w:spacing w:after="120" w:line="276" w:lineRule="auto"/>
        <w:jc w:val="both"/>
        <w:rPr>
          <w:rFonts w:ascii="Times New Roman" w:hAnsi="Times New Roman"/>
          <w:sz w:val="26"/>
          <w:szCs w:val="26"/>
          <w:lang w:eastAsia="x-none"/>
        </w:rPr>
        <w:pPrChange w:id="19" w:author="Ban Kinh tế &amp; Quản lý Hợp đồng" w:date="2026-10-20T16:23:00Z">
          <w:pPr>
            <w:spacing w:after="120" w:line="276" w:lineRule="auto"/>
          </w:pPr>
        </w:pPrChange>
      </w:pPr>
      <w:r w:rsidRPr="00253C84">
        <w:rPr>
          <w:rFonts w:ascii="Times New Roman" w:hAnsi="Times New Roman"/>
          <w:b/>
          <w:bCs/>
          <w:sz w:val="26"/>
          <w:szCs w:val="26"/>
          <w:lang w:eastAsia="x-none"/>
        </w:rPr>
        <w:t>1.19. Hạng mục công trình:</w:t>
      </w:r>
      <w:r w:rsidRPr="00163726">
        <w:rPr>
          <w:rFonts w:ascii="Times New Roman" w:hAnsi="Times New Roman"/>
          <w:sz w:val="26"/>
          <w:szCs w:val="26"/>
          <w:lang w:eastAsia="x-none"/>
        </w:rPr>
        <w:t xml:space="preserve"> là toàn bộ công việc thuộc Gói thầu: Thi công hệ cừ, văng chống, kết cấu </w:t>
      </w:r>
      <w:r w:rsidR="005740C8">
        <w:rPr>
          <w:rFonts w:ascii="Times New Roman" w:hAnsi="Times New Roman"/>
          <w:sz w:val="26"/>
          <w:szCs w:val="26"/>
          <w:lang w:eastAsia="x-none"/>
        </w:rPr>
        <w:t xml:space="preserve">phần ngầm </w:t>
      </w:r>
      <w:del w:id="20" w:author="Ban Kinh tế &amp; Quản lý Hợp đồng" w:date="2026-10-21T08:56:00Z">
        <w:r w:rsidRPr="00163726" w:rsidDel="00DF429F">
          <w:rPr>
            <w:rFonts w:ascii="Times New Roman" w:hAnsi="Times New Roman"/>
            <w:sz w:val="26"/>
            <w:szCs w:val="26"/>
            <w:lang w:eastAsia="x-none"/>
          </w:rPr>
          <w:delText xml:space="preserve"> </w:delText>
        </w:r>
      </w:del>
      <w:r w:rsidRPr="00163726">
        <w:rPr>
          <w:rFonts w:ascii="Times New Roman" w:hAnsi="Times New Roman"/>
          <w:sz w:val="26"/>
          <w:szCs w:val="26"/>
          <w:lang w:eastAsia="x-none"/>
        </w:rPr>
        <w:t xml:space="preserve">và chống thấm </w:t>
      </w:r>
      <w:r w:rsidR="005740C8">
        <w:rPr>
          <w:rFonts w:ascii="Times New Roman" w:hAnsi="Times New Roman"/>
          <w:sz w:val="26"/>
          <w:szCs w:val="26"/>
          <w:lang w:eastAsia="x-none"/>
        </w:rPr>
        <w:t xml:space="preserve">phần ngầm </w:t>
      </w:r>
      <w:del w:id="21" w:author="Ban Kinh tế &amp; Quản lý Hợp đồng" w:date="2026-10-21T09:24:00Z">
        <w:r w:rsidRPr="00163726" w:rsidDel="00F015BC">
          <w:rPr>
            <w:rFonts w:ascii="Times New Roman" w:hAnsi="Times New Roman"/>
            <w:sz w:val="26"/>
            <w:szCs w:val="26"/>
            <w:lang w:eastAsia="x-none"/>
          </w:rPr>
          <w:delText xml:space="preserve"> </w:delText>
        </w:r>
      </w:del>
      <w:r w:rsidRPr="00163726">
        <w:rPr>
          <w:rFonts w:ascii="Times New Roman" w:hAnsi="Times New Roman"/>
          <w:sz w:val="26"/>
          <w:szCs w:val="26"/>
          <w:lang w:eastAsia="x-none"/>
        </w:rPr>
        <w:t>cho khối nhà ở xã hội CT1.2 và CT2 (CT2.1, CT2.2 và CT2.3).</w:t>
      </w:r>
    </w:p>
    <w:p w14:paraId="260C30BF" w14:textId="77777777" w:rsidR="00253C84" w:rsidRPr="00163726" w:rsidRDefault="00253C84">
      <w:pPr>
        <w:spacing w:after="120" w:line="276" w:lineRule="auto"/>
        <w:jc w:val="both"/>
        <w:rPr>
          <w:rFonts w:ascii="Times New Roman" w:hAnsi="Times New Roman"/>
          <w:sz w:val="26"/>
          <w:szCs w:val="26"/>
          <w:lang w:eastAsia="x-none"/>
        </w:rPr>
        <w:pPrChange w:id="22" w:author="Ban Kinh tế &amp; Quản lý Hợp đồng" w:date="2026-10-20T16:23:00Z">
          <w:pPr>
            <w:spacing w:after="120" w:line="276" w:lineRule="auto"/>
          </w:pPr>
        </w:pPrChange>
      </w:pPr>
      <w:r w:rsidRPr="00253C84">
        <w:rPr>
          <w:rFonts w:ascii="Times New Roman" w:hAnsi="Times New Roman"/>
          <w:b/>
          <w:bCs/>
          <w:sz w:val="26"/>
          <w:szCs w:val="26"/>
          <w:lang w:eastAsia="x-none"/>
        </w:rPr>
        <w:t>1.20. Nhà thầu khác:</w:t>
      </w:r>
      <w:r w:rsidRPr="00163726">
        <w:rPr>
          <w:rFonts w:ascii="Times New Roman" w:hAnsi="Times New Roman"/>
          <w:sz w:val="26"/>
          <w:szCs w:val="26"/>
          <w:lang w:eastAsia="x-none"/>
        </w:rPr>
        <w:t xml:space="preserve"> là nhà thầu do Chủ đầu tư hoặc Bên A lựa chọn để thực hiện các công việc ngoài phạm vi Hợp đồng trên Công trường, bao gồm Nhà thầu thi công công tác đất, công tác chống mối, công tác hoàn thiện ướt.</w:t>
      </w:r>
    </w:p>
    <w:p w14:paraId="3CB6E8B4" w14:textId="77777777" w:rsidR="00253C84" w:rsidRPr="00163726" w:rsidRDefault="00253C84">
      <w:pPr>
        <w:spacing w:after="120" w:line="276" w:lineRule="auto"/>
        <w:jc w:val="both"/>
        <w:rPr>
          <w:rFonts w:ascii="Times New Roman" w:hAnsi="Times New Roman"/>
          <w:sz w:val="26"/>
          <w:szCs w:val="26"/>
          <w:lang w:eastAsia="x-none"/>
        </w:rPr>
        <w:pPrChange w:id="23" w:author="Ban Kinh tế &amp; Quản lý Hợp đồng" w:date="2026-10-20T16:23:00Z">
          <w:pPr>
            <w:spacing w:after="120" w:line="276" w:lineRule="auto"/>
          </w:pPr>
        </w:pPrChange>
      </w:pPr>
      <w:r w:rsidRPr="00253C84">
        <w:rPr>
          <w:rFonts w:ascii="Times New Roman" w:hAnsi="Times New Roman"/>
          <w:b/>
          <w:bCs/>
          <w:sz w:val="26"/>
          <w:szCs w:val="26"/>
          <w:lang w:eastAsia="x-none"/>
        </w:rPr>
        <w:t>1.21. Hồ sơ hoàn công hay hồ sơ hoàn thành công trình:</w:t>
      </w:r>
      <w:r w:rsidRPr="00163726">
        <w:rPr>
          <w:rFonts w:ascii="Times New Roman" w:hAnsi="Times New Roman"/>
          <w:sz w:val="26"/>
          <w:szCs w:val="26"/>
          <w:lang w:eastAsia="x-none"/>
        </w:rPr>
        <w:t xml:space="preserve"> là tập hợp các hồ sơ, tài liệu có liên quan tới quá trình thi công xây dựng Công trình, được lập theo quy định của pháp luật về xây dựng, Hợp đồng thầu chính, yêu cầu của Chủ đầu tư và cơ quan có thẩm quyền.</w:t>
      </w:r>
    </w:p>
    <w:p w14:paraId="500A08A6" w14:textId="77777777" w:rsidR="00253C84" w:rsidRPr="00163726" w:rsidRDefault="00253C84">
      <w:pPr>
        <w:spacing w:after="120" w:line="276" w:lineRule="auto"/>
        <w:jc w:val="both"/>
        <w:rPr>
          <w:rFonts w:ascii="Times New Roman" w:hAnsi="Times New Roman"/>
          <w:sz w:val="26"/>
          <w:szCs w:val="26"/>
          <w:lang w:eastAsia="x-none"/>
        </w:rPr>
        <w:pPrChange w:id="24" w:author="Ban Kinh tế &amp; Quản lý Hợp đồng" w:date="2026-10-20T16:23:00Z">
          <w:pPr>
            <w:spacing w:after="120" w:line="276" w:lineRule="auto"/>
          </w:pPr>
        </w:pPrChange>
      </w:pPr>
      <w:r w:rsidRPr="00253C84">
        <w:rPr>
          <w:rFonts w:ascii="Times New Roman" w:hAnsi="Times New Roman"/>
          <w:b/>
          <w:bCs/>
          <w:sz w:val="26"/>
          <w:szCs w:val="26"/>
          <w:lang w:eastAsia="x-none"/>
        </w:rPr>
        <w:t xml:space="preserve">1.22. Bất khả kháng: </w:t>
      </w:r>
      <w:r w:rsidRPr="00163726">
        <w:rPr>
          <w:rFonts w:ascii="Times New Roman" w:hAnsi="Times New Roman"/>
          <w:sz w:val="26"/>
          <w:szCs w:val="26"/>
          <w:lang w:eastAsia="x-none"/>
        </w:rPr>
        <w:t>được định nghĩa tại Điều 16 [Bất khả kháng].</w:t>
      </w:r>
    </w:p>
    <w:p w14:paraId="2BFA982E" w14:textId="77777777" w:rsidR="00253C84" w:rsidRPr="00163726" w:rsidRDefault="00253C84">
      <w:pPr>
        <w:spacing w:after="120" w:line="276" w:lineRule="auto"/>
        <w:jc w:val="both"/>
        <w:rPr>
          <w:rFonts w:ascii="Times New Roman" w:hAnsi="Times New Roman"/>
          <w:sz w:val="26"/>
          <w:szCs w:val="26"/>
          <w:lang w:eastAsia="x-none"/>
        </w:rPr>
        <w:pPrChange w:id="25" w:author="Ban Kinh tế &amp; Quản lý Hợp đồng" w:date="2026-10-20T16:23:00Z">
          <w:pPr>
            <w:spacing w:after="120" w:line="276" w:lineRule="auto"/>
          </w:pPr>
        </w:pPrChange>
      </w:pPr>
      <w:r w:rsidRPr="00253C84">
        <w:rPr>
          <w:rFonts w:ascii="Times New Roman" w:hAnsi="Times New Roman"/>
          <w:b/>
          <w:bCs/>
          <w:sz w:val="26"/>
          <w:szCs w:val="26"/>
          <w:lang w:eastAsia="x-none"/>
        </w:rPr>
        <w:lastRenderedPageBreak/>
        <w:t>1.23. Luật:</w:t>
      </w:r>
      <w:r w:rsidRPr="00163726">
        <w:rPr>
          <w:rFonts w:ascii="Times New Roman" w:hAnsi="Times New Roman"/>
          <w:sz w:val="26"/>
          <w:szCs w:val="26"/>
          <w:lang w:eastAsia="x-none"/>
        </w:rPr>
        <w:t xml:space="preserve"> là toàn bộ hệ thống pháp luật của nước Cộng hòa xã hội chủ nghĩa Việt Nam.</w:t>
      </w:r>
    </w:p>
    <w:p w14:paraId="47ACE850" w14:textId="77777777" w:rsidR="00253C84" w:rsidRPr="00163726" w:rsidRDefault="00253C84">
      <w:pPr>
        <w:spacing w:after="120" w:line="276" w:lineRule="auto"/>
        <w:jc w:val="both"/>
        <w:rPr>
          <w:rFonts w:ascii="Times New Roman" w:hAnsi="Times New Roman"/>
          <w:sz w:val="26"/>
          <w:szCs w:val="26"/>
          <w:lang w:eastAsia="x-none"/>
        </w:rPr>
        <w:pPrChange w:id="26" w:author="Ban Kinh tế &amp; Quản lý Hợp đồng" w:date="2026-10-20T16:23:00Z">
          <w:pPr>
            <w:spacing w:after="120" w:line="276" w:lineRule="auto"/>
          </w:pPr>
        </w:pPrChange>
      </w:pPr>
      <w:r w:rsidRPr="00253C84">
        <w:rPr>
          <w:rFonts w:ascii="Times New Roman" w:hAnsi="Times New Roman"/>
          <w:b/>
          <w:bCs/>
          <w:sz w:val="26"/>
          <w:szCs w:val="26"/>
          <w:lang w:eastAsia="x-none"/>
        </w:rPr>
        <w:t>1.24. Công trường:</w:t>
      </w:r>
      <w:r w:rsidRPr="00163726">
        <w:rPr>
          <w:rFonts w:ascii="Times New Roman" w:hAnsi="Times New Roman"/>
          <w:sz w:val="26"/>
          <w:szCs w:val="26"/>
          <w:lang w:eastAsia="x-none"/>
        </w:rPr>
        <w:t xml:space="preserve"> là khối nhà ở xã hội CT1.2 và CT2 (CT2.1, CT2.2 và CT2.3) Dự án NOXH Yên Sở được Bên A giao cho Bên B để thi công công trình.</w:t>
      </w:r>
    </w:p>
    <w:p w14:paraId="4F592977" w14:textId="77777777" w:rsidR="00253C84" w:rsidRPr="00163726" w:rsidRDefault="00253C84">
      <w:pPr>
        <w:spacing w:after="120" w:line="276" w:lineRule="auto"/>
        <w:jc w:val="both"/>
        <w:rPr>
          <w:rFonts w:ascii="Times New Roman" w:hAnsi="Times New Roman"/>
          <w:sz w:val="26"/>
          <w:szCs w:val="26"/>
          <w:lang w:eastAsia="x-none"/>
        </w:rPr>
        <w:pPrChange w:id="27" w:author="Ban Kinh tế &amp; Quản lý Hợp đồng" w:date="2026-10-20T16:23:00Z">
          <w:pPr>
            <w:spacing w:after="120" w:line="276" w:lineRule="auto"/>
          </w:pPr>
        </w:pPrChange>
      </w:pPr>
      <w:r w:rsidRPr="00253C84">
        <w:rPr>
          <w:rFonts w:ascii="Times New Roman" w:hAnsi="Times New Roman"/>
          <w:b/>
          <w:bCs/>
          <w:sz w:val="26"/>
          <w:szCs w:val="26"/>
          <w:lang w:eastAsia="x-none"/>
        </w:rPr>
        <w:t>1.25. Giá trị Hợp đồng:</w:t>
      </w:r>
      <w:r w:rsidRPr="00163726">
        <w:rPr>
          <w:rFonts w:ascii="Times New Roman" w:hAnsi="Times New Roman"/>
          <w:sz w:val="26"/>
          <w:szCs w:val="26"/>
          <w:lang w:eastAsia="x-none"/>
        </w:rPr>
        <w:t xml:space="preserve"> là giá Hợp đồng quy định tại Điều 9.3, đã bao gồm thuế GTGT, được điều chỉnh theo Điều 15 (nếu có); là căn cứ để tính bảo lãnh, phạt vi phạm, trừ trường hợp Hợp đồng quy định khác.</w:t>
      </w:r>
    </w:p>
    <w:p w14:paraId="2A98A35B" w14:textId="77777777" w:rsidR="00253C84" w:rsidRPr="00163726" w:rsidRDefault="00253C84">
      <w:pPr>
        <w:spacing w:after="120" w:line="276" w:lineRule="auto"/>
        <w:jc w:val="both"/>
        <w:rPr>
          <w:rFonts w:ascii="Times New Roman" w:hAnsi="Times New Roman"/>
          <w:sz w:val="26"/>
          <w:szCs w:val="26"/>
          <w:lang w:eastAsia="x-none"/>
        </w:rPr>
        <w:pPrChange w:id="28" w:author="Ban Kinh tế &amp; Quản lý Hợp đồng" w:date="2026-10-20T16:23:00Z">
          <w:pPr>
            <w:spacing w:after="120" w:line="276" w:lineRule="auto"/>
          </w:pPr>
        </w:pPrChange>
      </w:pPr>
      <w:r>
        <w:rPr>
          <w:rFonts w:ascii="Times New Roman" w:hAnsi="Times New Roman"/>
          <w:b/>
          <w:bCs/>
          <w:sz w:val="26"/>
          <w:szCs w:val="26"/>
          <w:lang w:eastAsia="x-none"/>
        </w:rPr>
        <w:t xml:space="preserve">1.26. Ngày làm việc:</w:t>
      </w:r>
      <w:r>
        <w:rPr>
          <w:rFonts w:ascii="Times New Roman" w:hAnsi="Times New Roman"/>
          <w:sz w:val="26"/>
          <w:szCs w:val="26"/>
          <w:lang w:eastAsia="x-none"/>
        </w:rPr>
        <w:t xml:space="preserve"> là các ngày từ thứ Hai đến thứ </w:t>
      </w:r>
      <w:ins w:id="120001" w:author="VNCN E&amp;C" w:date="2026-10-22T09:00:00Z">
        <w:r>
          <w:rPr>
            <w:rFonts w:ascii="Times New Roman" w:hAnsi="Times New Roman"/>
            <w:sz w:val="26"/>
            <w:szCs w:val="26"/>
            <w:lang w:eastAsia="x-none"/>
          </w:rPr>
          <w:t xml:space="preserve">Bảy</w:t>
        </w:r>
      </w:ins>
      <w:del w:id="120002" w:author="VNCN E&amp;C" w:date="2026-10-22T09:00:00Z">
        <w:r>
          <w:rPr>
            <w:rFonts w:ascii="Times New Roman" w:hAnsi="Times New Roman"/>
            <w:sz w:val="26"/>
            <w:szCs w:val="26"/>
            <w:lang w:eastAsia="x-none"/>
          </w:rPr>
          <w:delText xml:space="preserve">Sáu</w:delText>
        </w:r>
      </w:del>
      <w:r>
        <w:rPr>
          <w:rFonts w:ascii="Times New Roman" w:hAnsi="Times New Roman"/>
          <w:sz w:val="26"/>
          <w:szCs w:val="26"/>
          <w:lang w:eastAsia="x-none"/>
        </w:rPr>
        <w:t xml:space="preserve">, trừ ngày nghỉ lễ, Tết theo quy định của pháp luật về lao động. Thời hạn quy định bằng “ngày” mà không ghi “ngày làm việc” được tính theo ngày dương lịch.</w:t>
      </w:r>
    </w:p>
    <w:p w14:paraId="3CBFADD4" w14:textId="77777777" w:rsidR="00253C84" w:rsidRPr="00163726" w:rsidRDefault="00253C84">
      <w:pPr>
        <w:spacing w:after="120" w:line="276" w:lineRule="auto"/>
        <w:jc w:val="both"/>
        <w:rPr>
          <w:rFonts w:ascii="Times New Roman" w:hAnsi="Times New Roman"/>
          <w:sz w:val="26"/>
          <w:szCs w:val="26"/>
          <w:lang w:eastAsia="x-none"/>
        </w:rPr>
        <w:pPrChange w:id="29" w:author="Ban Kinh tế &amp; Quản lý Hợp đồng" w:date="2026-10-20T16:23:00Z">
          <w:pPr>
            <w:spacing w:after="120" w:line="276" w:lineRule="auto"/>
          </w:pPr>
        </w:pPrChange>
      </w:pPr>
      <w:r w:rsidRPr="00253C84">
        <w:rPr>
          <w:rFonts w:ascii="Times New Roman" w:hAnsi="Times New Roman"/>
          <w:b/>
          <w:bCs/>
          <w:sz w:val="26"/>
          <w:szCs w:val="26"/>
          <w:lang w:eastAsia="x-none"/>
        </w:rPr>
        <w:t>1.27. Ngày bắt đầu:</w:t>
      </w:r>
      <w:r w:rsidRPr="00163726">
        <w:rPr>
          <w:rFonts w:ascii="Times New Roman" w:hAnsi="Times New Roman"/>
          <w:sz w:val="26"/>
          <w:szCs w:val="26"/>
          <w:lang w:eastAsia="x-none"/>
        </w:rPr>
        <w:t xml:space="preserve"> là ngày được xác định theo Điều 7.2.</w:t>
      </w:r>
    </w:p>
    <w:p w14:paraId="207C7AB4" w14:textId="77777777" w:rsidR="00253C84" w:rsidRPr="00163726" w:rsidRDefault="00253C84">
      <w:pPr>
        <w:spacing w:after="120" w:line="276" w:lineRule="auto"/>
        <w:jc w:val="both"/>
        <w:rPr>
          <w:rFonts w:ascii="Times New Roman" w:hAnsi="Times New Roman"/>
          <w:sz w:val="26"/>
          <w:szCs w:val="26"/>
          <w:lang w:eastAsia="x-none"/>
        </w:rPr>
        <w:pPrChange w:id="30" w:author="Ban Kinh tế &amp; Quản lý Hợp đồng" w:date="2026-10-20T16:23:00Z">
          <w:pPr>
            <w:spacing w:after="120" w:line="276" w:lineRule="auto"/>
          </w:pPr>
        </w:pPrChange>
      </w:pPr>
      <w:r w:rsidRPr="00253C84">
        <w:rPr>
          <w:rFonts w:ascii="Times New Roman" w:hAnsi="Times New Roman"/>
          <w:b/>
          <w:bCs/>
          <w:sz w:val="26"/>
          <w:szCs w:val="26"/>
          <w:lang w:eastAsia="x-none"/>
        </w:rPr>
        <w:t xml:space="preserve">1.28. Thời gian hoàn thành: </w:t>
      </w:r>
      <w:r w:rsidRPr="00163726">
        <w:rPr>
          <w:rFonts w:ascii="Times New Roman" w:hAnsi="Times New Roman"/>
          <w:sz w:val="26"/>
          <w:szCs w:val="26"/>
          <w:lang w:eastAsia="x-none"/>
        </w:rPr>
        <w:t>là thời gian quy định tại Điều 7.1, cộng thời gian gia hạn được Bên A chấp thuận theo Điều 15.1 điểm c (nếu có).</w:t>
      </w:r>
    </w:p>
    <w:p w14:paraId="627C1950" w14:textId="77777777" w:rsidR="00253C84" w:rsidRPr="00163726" w:rsidRDefault="00253C84">
      <w:pPr>
        <w:spacing w:after="120" w:line="276" w:lineRule="auto"/>
        <w:jc w:val="both"/>
        <w:rPr>
          <w:rFonts w:ascii="Times New Roman" w:hAnsi="Times New Roman"/>
          <w:sz w:val="26"/>
          <w:szCs w:val="26"/>
          <w:lang w:eastAsia="x-none"/>
        </w:rPr>
        <w:pPrChange w:id="31" w:author="Ban Kinh tế &amp; Quản lý Hợp đồng" w:date="2026-10-20T16:23:00Z">
          <w:pPr>
            <w:spacing w:after="120" w:line="276" w:lineRule="auto"/>
          </w:pPr>
        </w:pPrChange>
      </w:pPr>
      <w:r>
        <w:rPr>
          <w:rFonts w:ascii="Times New Roman" w:hAnsi="Times New Roman"/>
          <w:b/>
          <w:bCs/>
          <w:sz w:val="26"/>
          <w:szCs w:val="26"/>
          <w:lang w:eastAsia="x-none"/>
        </w:rPr>
        <w:t xml:space="preserve">1.29. Tiến độ thi công chi tiết:</w:t>
      </w:r>
      <w:r>
        <w:rPr>
          <w:rFonts w:ascii="Times New Roman" w:hAnsi="Times New Roman"/>
          <w:sz w:val="26"/>
          <w:szCs w:val="26"/>
          <w:lang w:eastAsia="x-none"/>
        </w:rPr>
        <w:t xml:space="preserve"> là tiến độ do Bên B lập theo Điều 7.2 và được Bên A chấp thuận bằng văn bản, bao gồm các bản cập nhật, điều chỉnh được chấp thuận theo Điều 15.1; thể hiện các mốc tiến độ</w:t>
      </w:r>
      <w:ins w:id="120003" w:author="VNCN E&amp;C" w:date="2026-10-22T09:00:00Z">
        <w:r>
          <w:rPr>
            <w:rFonts w:ascii="Times New Roman" w:hAnsi="Times New Roman"/>
            <w:sz w:val="26"/>
            <w:szCs w:val="26"/>
            <w:lang w:eastAsia="x-none"/>
          </w:rPr>
          <w:t xml:space="preserve">, bao gồm các Mốc tiến độ quan trọng</w:t>
        </w:r>
      </w:ins>
      <w:del w:id="120004" w:author="VNCN E&amp;C" w:date="2026-10-22T09:00:00Z">
        <w:r>
          <w:rPr>
            <w:rFonts w:ascii="Times New Roman" w:hAnsi="Times New Roman"/>
            <w:sz w:val="26"/>
            <w:szCs w:val="26"/>
            <w:lang w:eastAsia="x-none"/>
          </w:rPr>
          <w:delText xml:space="preserve"> và đường găng</w:delText>
        </w:r>
      </w:del>
      <w:r>
        <w:rPr>
          <w:rFonts w:ascii="Times New Roman" w:hAnsi="Times New Roman"/>
          <w:sz w:val="26"/>
          <w:szCs w:val="26"/>
          <w:lang w:eastAsia="x-none"/>
        </w:rPr>
        <w:t xml:space="preserve">.</w:t>
      </w:r>
    </w:p>
    <w:p w14:paraId="4DE40EAB" w14:textId="77777777" w:rsidR="00253C84" w:rsidRPr="00163726" w:rsidRDefault="00253C84">
      <w:pPr>
        <w:spacing w:after="120" w:line="276" w:lineRule="auto"/>
        <w:jc w:val="both"/>
        <w:rPr>
          <w:del w:id="120007" w:author="VNCN E&amp;C" w:date="2026-10-22T09:00:00Z"/>
          <w:rFonts w:ascii="Times New Roman" w:hAnsi="Times New Roman"/>
          <w:sz w:val="26"/>
          <w:szCs w:val="26"/>
          <w:lang w:eastAsia="x-none"/>
        </w:rPr>
        <w:pPrChange w:id="32" w:author="Ban Kinh tế &amp; Quản lý Hợp đồng" w:date="2026-10-20T16:23:00Z">
          <w:pPr>
            <w:spacing w:after="120" w:line="276" w:lineRule="auto"/>
          </w:pPr>
        </w:pPrChange>
      </w:pPr>
      <w:del w:id="120005" w:author="VNCN E&amp;C" w:date="2026-10-22T09:00:00Z">
        <w:r>
          <w:rPr>
            <w:rFonts w:ascii="Times New Roman" w:hAnsi="Times New Roman"/>
            <w:b/>
            <w:bCs/>
            <w:sz w:val="26"/>
            <w:szCs w:val="26"/>
            <w:lang w:eastAsia="x-none"/>
          </w:rPr>
          <w:delText xml:space="preserve">1.30. Đường găng:</w:delText>
        </w:r>
      </w:del>
      <w:del w:id="120006" w:author="VNCN E&amp;C" w:date="2026-10-22T09:00:00Z">
        <w:r>
          <w:rPr>
            <w:rFonts w:ascii="Times New Roman" w:hAnsi="Times New Roman"/>
            <w:sz w:val="26"/>
            <w:szCs w:val="26"/>
            <w:lang w:eastAsia="x-none"/>
          </w:rPr>
          <w:delText xml:space="preserve"> là chuỗi công việc trong Tiến độ thi công chi tiết quyết định Thời gian hoàn thành; chậm trễ của bất kỳ công việc nào trên chuỗi này làm chậm Thời gian hoàn thành.</w:delText>
        </w:r>
      </w:del>
    </w:p>
    <w:p w14:paraId="41139295" w14:textId="77777777" w:rsidR="00253C84" w:rsidRPr="00163726" w:rsidRDefault="00253C84">
      <w:pPr>
        <w:spacing w:after="120" w:line="276" w:lineRule="auto"/>
        <w:jc w:val="both"/>
        <w:rPr>
          <w:rFonts w:ascii="Times New Roman" w:hAnsi="Times New Roman"/>
          <w:sz w:val="26"/>
          <w:szCs w:val="26"/>
          <w:lang w:eastAsia="x-none"/>
        </w:rPr>
        <w:pPrChange w:id="33" w:author="Ban Kinh tế &amp; Quản lý Hợp đồng" w:date="2026-10-20T16:23:00Z">
          <w:pPr>
            <w:spacing w:after="120" w:line="276" w:lineRule="auto"/>
          </w:pPr>
        </w:pPrChange>
      </w:pPr>
      <w:r>
        <w:rPr>
          <w:rFonts w:ascii="Times New Roman" w:hAnsi="Times New Roman"/>
          <w:b/>
          <w:bCs/>
          <w:sz w:val="26"/>
          <w:szCs w:val="26"/>
          <w:lang w:eastAsia="x-none"/>
        </w:rPr>
        <w:t xml:space="preserve">1.</w:t>
      </w:r>
      <w:ins w:id="120008" w:author="VNCN E&amp;C" w:date="2026-10-22T09:00:00Z">
        <w:r>
          <w:rPr>
            <w:rFonts w:ascii="Times New Roman" w:hAnsi="Times New Roman"/>
            <w:b/>
            <w:bCs/>
            <w:sz w:val="26"/>
            <w:szCs w:val="26"/>
            <w:lang w:eastAsia="x-none"/>
          </w:rPr>
          <w:t xml:space="preserve">30</w:t>
        </w:r>
      </w:ins>
      <w:del w:id="120009" w:author="VNCN E&amp;C" w:date="2026-10-22T09:00:00Z">
        <w:r>
          <w:rPr>
            <w:rFonts w:ascii="Times New Roman" w:hAnsi="Times New Roman"/>
            <w:b/>
            <w:bCs/>
            <w:sz w:val="26"/>
            <w:szCs w:val="26"/>
            <w:lang w:eastAsia="x-none"/>
          </w:rPr>
          <w:delText xml:space="preserve">31</w:delText>
        </w:r>
      </w:del>
      <w:r>
        <w:rPr>
          <w:rFonts w:ascii="Times New Roman" w:hAnsi="Times New Roman"/>
          <w:b/>
          <w:bCs/>
          <w:sz w:val="26"/>
          <w:szCs w:val="26"/>
          <w:lang w:eastAsia="x-none"/>
        </w:rPr>
        <w:t xml:space="preserve">. Hồ sơ thanh toán hợp lệ:</w:t>
      </w:r>
      <w:r>
        <w:rPr>
          <w:rFonts w:ascii="Times New Roman" w:hAnsi="Times New Roman"/>
          <w:sz w:val="26"/>
          <w:szCs w:val="26"/>
          <w:lang w:eastAsia="x-none"/>
        </w:rPr>
        <w:t xml:space="preserve"> là hồ sơ có đủ thành phần theo Điều 10.3.2 điểm a, đúng mẫu, số liệu phù hợp với khối lượng được nghiệm thu, có đủ chữ ký, xác nhận theo quy định và hóa đơn hợp pháp. Ngày nhận đủ hồ sơ là ngày Bên A ký nhận thành phần hồ sơ cuối cùng.</w:t>
      </w:r>
    </w:p>
    <w:p w14:paraId="26EB3D84" w14:textId="77777777" w:rsidR="00253C84" w:rsidRPr="00163726" w:rsidRDefault="00253C84">
      <w:pPr>
        <w:spacing w:after="120" w:line="276" w:lineRule="auto"/>
        <w:jc w:val="both"/>
        <w:rPr>
          <w:rFonts w:ascii="Times New Roman" w:hAnsi="Times New Roman"/>
          <w:sz w:val="26"/>
          <w:szCs w:val="26"/>
          <w:lang w:eastAsia="x-none"/>
        </w:rPr>
        <w:pPrChange w:id="34" w:author="Ban Kinh tế &amp; Quản lý Hợp đồng" w:date="2026-10-20T16:23:00Z">
          <w:pPr>
            <w:spacing w:after="120" w:line="276" w:lineRule="auto"/>
          </w:pPr>
        </w:pPrChange>
      </w:pPr>
      <w:r>
        <w:rPr>
          <w:rFonts w:ascii="Times New Roman" w:hAnsi="Times New Roman"/>
          <w:b/>
          <w:bCs/>
          <w:sz w:val="26"/>
          <w:szCs w:val="26"/>
          <w:lang w:eastAsia="x-none"/>
        </w:rPr>
        <w:t xml:space="preserve">1.</w:t>
      </w:r>
      <w:ins w:id="120010" w:author="VNCN E&amp;C" w:date="2026-10-22T09:00:00Z">
        <w:r>
          <w:rPr>
            <w:rFonts w:ascii="Times New Roman" w:hAnsi="Times New Roman"/>
            <w:b/>
            <w:bCs/>
            <w:sz w:val="26"/>
            <w:szCs w:val="26"/>
            <w:lang w:eastAsia="x-none"/>
          </w:rPr>
          <w:t xml:space="preserve">31</w:t>
        </w:r>
      </w:ins>
      <w:del w:id="120011" w:author="VNCN E&amp;C" w:date="2026-10-22T09:00:00Z">
        <w:r>
          <w:rPr>
            <w:rFonts w:ascii="Times New Roman" w:hAnsi="Times New Roman"/>
            <w:b/>
            <w:bCs/>
            <w:sz w:val="26"/>
            <w:szCs w:val="26"/>
            <w:lang w:eastAsia="x-none"/>
          </w:rPr>
          <w:delText xml:space="preserve">32</w:delText>
        </w:r>
      </w:del>
      <w:r>
        <w:rPr>
          <w:rFonts w:ascii="Times New Roman" w:hAnsi="Times New Roman"/>
          <w:b/>
          <w:bCs/>
          <w:sz w:val="26"/>
          <w:szCs w:val="26"/>
          <w:lang w:eastAsia="x-none"/>
        </w:rPr>
        <w:t xml:space="preserve">. Công việc phát sinh, thay đổi:</w:t>
      </w:r>
      <w:r>
        <w:rPr>
          <w:rFonts w:ascii="Times New Roman" w:hAnsi="Times New Roman"/>
          <w:sz w:val="26"/>
          <w:szCs w:val="26"/>
          <w:lang w:eastAsia="x-none"/>
        </w:rPr>
        <w:t xml:space="preserve"> là công việc ngoài phạm vi hoặc thay đổi so với Hồ sơ thiết kế, Biểu 01, Biểu 02, do Bên A yêu cầu bằng văn bản; không bao gồm thay đổi do Bên B đề xuất để thuận lợi cho thi công hoặc để khắc phục sai sót, vi phạm của Bên B.</w:t>
      </w:r>
    </w:p>
    <w:p w14:paraId="29A3AD32" w14:textId="77777777" w:rsidR="00253C84" w:rsidRPr="00163726" w:rsidRDefault="00253C84">
      <w:pPr>
        <w:spacing w:after="120" w:line="276" w:lineRule="auto"/>
        <w:jc w:val="both"/>
        <w:rPr>
          <w:rFonts w:ascii="Times New Roman" w:hAnsi="Times New Roman"/>
          <w:sz w:val="26"/>
          <w:szCs w:val="26"/>
          <w:lang w:eastAsia="x-none"/>
        </w:rPr>
        <w:pPrChange w:id="35" w:author="Ban Kinh tế &amp; Quản lý Hợp đồng" w:date="2026-10-20T16:23:00Z">
          <w:pPr>
            <w:spacing w:after="120" w:line="276" w:lineRule="auto"/>
          </w:pPr>
        </w:pPrChange>
      </w:pPr>
      <w:r>
        <w:rPr>
          <w:rFonts w:ascii="Times New Roman" w:hAnsi="Times New Roman"/>
          <w:b/>
          <w:bCs/>
          <w:sz w:val="26"/>
          <w:szCs w:val="26"/>
          <w:lang w:eastAsia="x-none"/>
        </w:rPr>
        <w:t xml:space="preserve">1.</w:t>
      </w:r>
      <w:ins w:id="120012" w:author="VNCN E&amp;C" w:date="2026-10-22T09:00:00Z">
        <w:r>
          <w:rPr>
            <w:rFonts w:ascii="Times New Roman" w:hAnsi="Times New Roman"/>
            <w:b/>
            <w:bCs/>
            <w:sz w:val="26"/>
            <w:szCs w:val="26"/>
            <w:lang w:eastAsia="x-none"/>
          </w:rPr>
          <w:t xml:space="preserve">32</w:t>
        </w:r>
      </w:ins>
      <w:del w:id="120013" w:author="VNCN E&amp;C" w:date="2026-10-22T09:00:00Z">
        <w:r>
          <w:rPr>
            <w:rFonts w:ascii="Times New Roman" w:hAnsi="Times New Roman"/>
            <w:b/>
            <w:bCs/>
            <w:sz w:val="26"/>
            <w:szCs w:val="26"/>
            <w:lang w:eastAsia="x-none"/>
          </w:rPr>
          <w:delText xml:space="preserve">33</w:delText>
        </w:r>
      </w:del>
      <w:r>
        <w:rPr>
          <w:rFonts w:ascii="Times New Roman" w:hAnsi="Times New Roman"/>
          <w:b/>
          <w:bCs/>
          <w:sz w:val="26"/>
          <w:szCs w:val="26"/>
          <w:lang w:eastAsia="x-none"/>
        </w:rPr>
        <w:t xml:space="preserve">. Phụ lục Hợp đồng:</w:t>
      </w:r>
      <w:r>
        <w:rPr>
          <w:rFonts w:ascii="Times New Roman" w:hAnsi="Times New Roman"/>
          <w:sz w:val="26"/>
          <w:szCs w:val="26"/>
          <w:lang w:eastAsia="x-none"/>
        </w:rPr>
        <w:t xml:space="preserve"> là văn bản sửa đổi, bổ sung Hợp đồng do người đại diện có thẩm quyền của hai bên ký, là bộ phận không tách rời của Hợp đồng.</w:t>
      </w:r>
    </w:p>
    <w:p w14:paraId="07383281" w14:textId="77777777" w:rsidR="00253C84" w:rsidRPr="00163726" w:rsidRDefault="00253C84">
      <w:pPr>
        <w:spacing w:after="120" w:line="276" w:lineRule="auto"/>
        <w:jc w:val="both"/>
        <w:rPr>
          <w:rFonts w:ascii="Times New Roman" w:hAnsi="Times New Roman"/>
          <w:sz w:val="26"/>
          <w:szCs w:val="26"/>
          <w:lang w:eastAsia="x-none"/>
        </w:rPr>
        <w:pPrChange w:id="36" w:author="Ban Kinh tế &amp; Quản lý Hợp đồng" w:date="2026-10-20T16:23:00Z">
          <w:pPr>
            <w:spacing w:after="120" w:line="276" w:lineRule="auto"/>
          </w:pPr>
        </w:pPrChange>
      </w:pPr>
      <w:r>
        <w:rPr>
          <w:rFonts w:ascii="Times New Roman" w:hAnsi="Times New Roman"/>
          <w:b/>
          <w:bCs/>
          <w:sz w:val="26"/>
          <w:szCs w:val="26"/>
          <w:lang w:eastAsia="x-none"/>
        </w:rPr>
        <w:t xml:space="preserve">1.</w:t>
      </w:r>
      <w:ins w:id="120014" w:author="VNCN E&amp;C" w:date="2026-10-22T09:00:00Z">
        <w:r>
          <w:rPr>
            <w:rFonts w:ascii="Times New Roman" w:hAnsi="Times New Roman"/>
            <w:b/>
            <w:bCs/>
            <w:sz w:val="26"/>
            <w:szCs w:val="26"/>
            <w:lang w:eastAsia="x-none"/>
          </w:rPr>
          <w:t xml:space="preserve">33</w:t>
        </w:r>
      </w:ins>
      <w:del w:id="120015" w:author="VNCN E&amp;C" w:date="2026-10-22T09:00:00Z">
        <w:r>
          <w:rPr>
            <w:rFonts w:ascii="Times New Roman" w:hAnsi="Times New Roman"/>
            <w:b/>
            <w:bCs/>
            <w:sz w:val="26"/>
            <w:szCs w:val="26"/>
            <w:lang w:eastAsia="x-none"/>
          </w:rPr>
          <w:delText xml:space="preserve">34</w:delText>
        </w:r>
      </w:del>
      <w:r>
        <w:rPr>
          <w:rFonts w:ascii="Times New Roman" w:hAnsi="Times New Roman"/>
          <w:b/>
          <w:bCs/>
          <w:sz w:val="26"/>
          <w:szCs w:val="26"/>
          <w:lang w:eastAsia="x-none"/>
        </w:rPr>
        <w:t xml:space="preserve">. Sai sót:</w:t>
      </w:r>
      <w:r>
        <w:rPr>
          <w:rFonts w:ascii="Times New Roman" w:hAnsi="Times New Roman"/>
          <w:sz w:val="26"/>
          <w:szCs w:val="26"/>
          <w:lang w:eastAsia="x-none"/>
        </w:rPr>
        <w:t xml:space="preserve"> là công việc, vật liệu, cấu kiện không phù hợp với Hồ sơ thiết kế, Chỉ dẫn kỹ thuật, quy chuẩn kỹ thuật, tiêu chuẩn áp dụng hoặc Hợp đồng, bao gồm cả thấm, rò rỉ.</w:t>
      </w:r>
    </w:p>
    <w:p w14:paraId="11F64274" w14:textId="77777777" w:rsidR="00253C84" w:rsidRPr="00163726" w:rsidRDefault="00253C84">
      <w:pPr>
        <w:spacing w:after="120" w:line="276" w:lineRule="auto"/>
        <w:jc w:val="both"/>
        <w:rPr>
          <w:rFonts w:ascii="Times New Roman" w:hAnsi="Times New Roman"/>
          <w:sz w:val="26"/>
          <w:szCs w:val="26"/>
          <w:lang w:eastAsia="x-none"/>
        </w:rPr>
        <w:pPrChange w:id="37" w:author="Ban Kinh tế &amp; Quản lý Hợp đồng" w:date="2026-10-20T16:23:00Z">
          <w:pPr>
            <w:spacing w:after="120" w:line="276" w:lineRule="auto"/>
          </w:pPr>
        </w:pPrChange>
      </w:pPr>
      <w:r>
        <w:rPr>
          <w:rFonts w:ascii="Times New Roman" w:hAnsi="Times New Roman"/>
          <w:b/>
          <w:bCs/>
          <w:sz w:val="26"/>
          <w:szCs w:val="26"/>
          <w:lang w:eastAsia="x-none"/>
        </w:rPr>
        <w:t xml:space="preserve">1.</w:t>
      </w:r>
      <w:ins w:id="120016" w:author="VNCN E&amp;C" w:date="2026-10-22T09:00:00Z">
        <w:r>
          <w:rPr>
            <w:rFonts w:ascii="Times New Roman" w:hAnsi="Times New Roman"/>
            <w:b/>
            <w:bCs/>
            <w:sz w:val="26"/>
            <w:szCs w:val="26"/>
            <w:lang w:eastAsia="x-none"/>
          </w:rPr>
          <w:t xml:space="preserve">34</w:t>
        </w:r>
      </w:ins>
      <w:del w:id="120017" w:author="VNCN E&amp;C" w:date="2026-10-22T09:00:00Z">
        <w:r>
          <w:rPr>
            <w:rFonts w:ascii="Times New Roman" w:hAnsi="Times New Roman"/>
            <w:b/>
            <w:bCs/>
            <w:sz w:val="26"/>
            <w:szCs w:val="26"/>
            <w:lang w:eastAsia="x-none"/>
          </w:rPr>
          <w:delText xml:space="preserve">35</w:delText>
        </w:r>
      </w:del>
      <w:r>
        <w:rPr>
          <w:rFonts w:ascii="Times New Roman" w:hAnsi="Times New Roman"/>
          <w:b/>
          <w:bCs/>
          <w:sz w:val="26"/>
          <w:szCs w:val="26"/>
          <w:lang w:eastAsia="x-none"/>
        </w:rPr>
        <w:t xml:space="preserve">. Thời hạn bảo hành:</w:t>
      </w:r>
      <w:r>
        <w:rPr>
          <w:rFonts w:ascii="Times New Roman" w:hAnsi="Times New Roman"/>
          <w:sz w:val="26"/>
          <w:szCs w:val="26"/>
          <w:lang w:eastAsia="x-none"/>
        </w:rPr>
        <w:t xml:space="preserve"> là thời hạn quy định tại Điều 8.2, được kéo dài tương ứng với thời gian Hạng mục công trình hoặc bộ phận của Hạng mục công trình không sử dụng được do Sai sót thuộc trách nhiệm của Bên B.</w:t>
      </w:r>
    </w:p>
    <w:p w14:paraId="2F600979" w14:textId="77777777" w:rsidR="00253C84" w:rsidRPr="00163726" w:rsidRDefault="00253C84">
      <w:pPr>
        <w:spacing w:after="120" w:line="276" w:lineRule="auto"/>
        <w:jc w:val="both"/>
        <w:rPr>
          <w:rFonts w:ascii="Times New Roman" w:hAnsi="Times New Roman"/>
          <w:sz w:val="26"/>
          <w:szCs w:val="26"/>
          <w:lang w:eastAsia="x-none"/>
        </w:rPr>
        <w:pPrChange w:id="38" w:author="Ban Kinh tế &amp; Quản lý Hợp đồng" w:date="2026-10-20T16:23:00Z">
          <w:pPr>
            <w:spacing w:after="120" w:line="276" w:lineRule="auto"/>
          </w:pPr>
        </w:pPrChange>
      </w:pPr>
      <w:r>
        <w:rPr>
          <w:rFonts w:ascii="Times New Roman" w:hAnsi="Times New Roman"/>
          <w:b/>
          <w:bCs/>
          <w:sz w:val="26"/>
          <w:szCs w:val="26"/>
          <w:lang w:eastAsia="x-none"/>
        </w:rPr>
        <w:t xml:space="preserve">1.</w:t>
      </w:r>
      <w:ins w:id="120018" w:author="VNCN E&amp;C" w:date="2026-10-22T09:00:00Z">
        <w:r>
          <w:rPr>
            <w:rFonts w:ascii="Times New Roman" w:hAnsi="Times New Roman"/>
            <w:b/>
            <w:bCs/>
            <w:sz w:val="26"/>
            <w:szCs w:val="26"/>
            <w:lang w:eastAsia="x-none"/>
          </w:rPr>
          <w:t xml:space="preserve">35</w:t>
        </w:r>
      </w:ins>
      <w:del w:id="120019" w:author="VNCN E&amp;C" w:date="2026-10-22T09:00:00Z">
        <w:r>
          <w:rPr>
            <w:rFonts w:ascii="Times New Roman" w:hAnsi="Times New Roman"/>
            <w:b/>
            <w:bCs/>
            <w:sz w:val="26"/>
            <w:szCs w:val="26"/>
            <w:lang w:eastAsia="x-none"/>
          </w:rPr>
          <w:delText xml:space="preserve">36</w:delText>
        </w:r>
      </w:del>
      <w:r>
        <w:rPr>
          <w:rFonts w:ascii="Times New Roman" w:hAnsi="Times New Roman"/>
          <w:b/>
          <w:bCs/>
          <w:sz w:val="26"/>
          <w:szCs w:val="26"/>
          <w:lang w:eastAsia="x-none"/>
        </w:rPr>
        <w:t xml:space="preserve">. Sự cố công trình xây dựng:</w:t>
      </w:r>
      <w:r>
        <w:rPr>
          <w:rFonts w:ascii="Times New Roman" w:hAnsi="Times New Roman"/>
          <w:sz w:val="26"/>
          <w:szCs w:val="26"/>
          <w:lang w:eastAsia="x-none"/>
        </w:rPr>
        <w:t xml:space="preserve"> được xác định theo quy định của pháp luật về quản lý chất lượng, thi công xây dựng công trình.</w:t>
      </w:r>
    </w:p>
    <w:p w14:paraId="12583CAE" w14:textId="77777777" w:rsidR="00253C84" w:rsidRPr="00163726" w:rsidRDefault="00253C84">
      <w:pPr>
        <w:spacing w:after="120" w:line="276" w:lineRule="auto"/>
        <w:jc w:val="both"/>
        <w:rPr>
          <w:rFonts w:ascii="Times New Roman" w:hAnsi="Times New Roman"/>
          <w:sz w:val="26"/>
          <w:szCs w:val="26"/>
          <w:lang w:eastAsia="x-none"/>
        </w:rPr>
        <w:pPrChange w:id="39" w:author="Ban Kinh tế &amp; Quản lý Hợp đồng" w:date="2026-10-20T16:23:00Z">
          <w:pPr>
            <w:spacing w:after="120" w:line="276" w:lineRule="auto"/>
          </w:pPr>
        </w:pPrChange>
      </w:pPr>
      <w:r>
        <w:rPr>
          <w:rFonts w:ascii="Times New Roman" w:hAnsi="Times New Roman"/>
          <w:b/>
          <w:bCs/>
          <w:sz w:val="26"/>
          <w:szCs w:val="26"/>
          <w:lang w:eastAsia="x-none"/>
        </w:rPr>
        <w:t xml:space="preserve">1.</w:t>
      </w:r>
      <w:ins w:id="120020" w:author="VNCN E&amp;C" w:date="2026-10-22T09:00:00Z">
        <w:r>
          <w:rPr>
            <w:rFonts w:ascii="Times New Roman" w:hAnsi="Times New Roman"/>
            <w:b/>
            <w:bCs/>
            <w:sz w:val="26"/>
            <w:szCs w:val="26"/>
            <w:lang w:eastAsia="x-none"/>
          </w:rPr>
          <w:t xml:space="preserve">36</w:t>
        </w:r>
      </w:ins>
      <w:del w:id="120021" w:author="VNCN E&amp;C" w:date="2026-10-22T09:00:00Z">
        <w:r>
          <w:rPr>
            <w:rFonts w:ascii="Times New Roman" w:hAnsi="Times New Roman"/>
            <w:b/>
            <w:bCs/>
            <w:sz w:val="26"/>
            <w:szCs w:val="26"/>
            <w:lang w:eastAsia="x-none"/>
          </w:rPr>
          <w:delText xml:space="preserve">37</w:delText>
        </w:r>
      </w:del>
      <w:r>
        <w:rPr>
          <w:rFonts w:ascii="Times New Roman" w:hAnsi="Times New Roman"/>
          <w:b/>
          <w:bCs/>
          <w:sz w:val="26"/>
          <w:szCs w:val="26"/>
          <w:lang w:eastAsia="x-none"/>
        </w:rPr>
        <w:t xml:space="preserve">. Người của Bên B:</w:t>
      </w:r>
      <w:r>
        <w:rPr>
          <w:rFonts w:ascii="Times New Roman" w:hAnsi="Times New Roman"/>
          <w:sz w:val="26"/>
          <w:szCs w:val="26"/>
          <w:lang w:eastAsia="x-none"/>
        </w:rPr>
        <w:t xml:space="preserve"> là Đại diện Bên B, nhân sự, người lao động, Nhà thầu phụ, nhà cung cấp của Bên B và người của họ có mặt trên Công trường hoặc tham gia thực hiện Hợp đồng.</w:t>
      </w:r>
    </w:p>
    <w:p w14:paraId="5E1C8AE5" w14:textId="77777777" w:rsidR="00253C84" w:rsidRPr="00163726" w:rsidRDefault="00253C84">
      <w:pPr>
        <w:spacing w:after="120" w:line="276" w:lineRule="auto"/>
        <w:jc w:val="both"/>
        <w:rPr>
          <w:rFonts w:ascii="Times New Roman" w:hAnsi="Times New Roman"/>
          <w:sz w:val="26"/>
          <w:szCs w:val="26"/>
          <w:lang w:eastAsia="x-none"/>
        </w:rPr>
        <w:pPrChange w:id="40" w:author="Ban Kinh tế &amp; Quản lý Hợp đồng" w:date="2026-10-20T16:23:00Z">
          <w:pPr>
            <w:spacing w:after="120" w:line="276" w:lineRule="auto"/>
          </w:pPr>
        </w:pPrChange>
      </w:pPr>
      <w:r>
        <w:rPr>
          <w:rFonts w:ascii="Times New Roman" w:hAnsi="Times New Roman"/>
          <w:b/>
          <w:bCs/>
          <w:sz w:val="26"/>
          <w:szCs w:val="26"/>
          <w:lang w:eastAsia="x-none"/>
        </w:rPr>
        <w:t xml:space="preserve">1.</w:t>
      </w:r>
      <w:ins w:id="120022" w:author="VNCN E&amp;C" w:date="2026-10-22T09:00:00Z">
        <w:r>
          <w:rPr>
            <w:rFonts w:ascii="Times New Roman" w:hAnsi="Times New Roman"/>
            <w:b/>
            <w:bCs/>
            <w:sz w:val="26"/>
            <w:szCs w:val="26"/>
            <w:lang w:eastAsia="x-none"/>
          </w:rPr>
          <w:t xml:space="preserve">37</w:t>
        </w:r>
      </w:ins>
      <w:del w:id="120023" w:author="VNCN E&amp;C" w:date="2026-10-22T09:00:00Z">
        <w:r>
          <w:rPr>
            <w:rFonts w:ascii="Times New Roman" w:hAnsi="Times New Roman"/>
            <w:b/>
            <w:bCs/>
            <w:sz w:val="26"/>
            <w:szCs w:val="26"/>
            <w:lang w:eastAsia="x-none"/>
          </w:rPr>
          <w:delText xml:space="preserve">38</w:delText>
        </w:r>
      </w:del>
      <w:r>
        <w:rPr>
          <w:rFonts w:ascii="Times New Roman" w:hAnsi="Times New Roman"/>
          <w:b/>
          <w:bCs/>
          <w:sz w:val="26"/>
          <w:szCs w:val="26"/>
          <w:lang w:eastAsia="x-none"/>
        </w:rPr>
        <w:t xml:space="preserve">. Nhà thầu phụ:</w:t>
      </w:r>
      <w:r>
        <w:rPr>
          <w:rFonts w:ascii="Times New Roman" w:hAnsi="Times New Roman"/>
          <w:sz w:val="26"/>
          <w:szCs w:val="26"/>
          <w:lang w:eastAsia="x-none"/>
        </w:rPr>
        <w:t xml:space="preserve"> là tổ chức, cá nhân ký hợp đồng với Bên B để thực hiện một phần công việc của Hợp đồng; không bao gồm nhà cung cấp vật tư, đơn vị cho thuê máy.</w:t>
      </w:r>
    </w:p>
    <w:p w14:paraId="08094910" w14:textId="77777777" w:rsidR="00253C84" w:rsidRPr="00163726" w:rsidRDefault="00253C84">
      <w:pPr>
        <w:spacing w:after="120" w:line="276" w:lineRule="auto"/>
        <w:jc w:val="both"/>
        <w:rPr>
          <w:rFonts w:ascii="Times New Roman" w:hAnsi="Times New Roman"/>
          <w:sz w:val="26"/>
          <w:szCs w:val="26"/>
          <w:lang w:eastAsia="x-none"/>
        </w:rPr>
        <w:pPrChange w:id="41" w:author="Ban Kinh tế &amp; Quản lý Hợp đồng" w:date="2026-10-20T16:23:00Z">
          <w:pPr>
            <w:spacing w:after="120" w:line="276" w:lineRule="auto"/>
          </w:pPr>
        </w:pPrChange>
      </w:pPr>
      <w:r>
        <w:rPr>
          <w:rFonts w:ascii="Times New Roman" w:hAnsi="Times New Roman"/>
          <w:b/>
          <w:bCs/>
          <w:sz w:val="26"/>
          <w:szCs w:val="26"/>
          <w:lang w:eastAsia="x-none"/>
        </w:rPr>
        <w:t xml:space="preserve">1.</w:t>
      </w:r>
      <w:ins w:id="120024" w:author="VNCN E&amp;C" w:date="2026-10-22T09:00:00Z">
        <w:r>
          <w:rPr>
            <w:rFonts w:ascii="Times New Roman" w:hAnsi="Times New Roman"/>
            <w:b/>
            <w:bCs/>
            <w:sz w:val="26"/>
            <w:szCs w:val="26"/>
            <w:lang w:eastAsia="x-none"/>
          </w:rPr>
          <w:t xml:space="preserve">38</w:t>
        </w:r>
      </w:ins>
      <w:del w:id="120025" w:author="VNCN E&amp;C" w:date="2026-10-22T09:00:00Z">
        <w:r>
          <w:rPr>
            <w:rFonts w:ascii="Times New Roman" w:hAnsi="Times New Roman"/>
            <w:b/>
            <w:bCs/>
            <w:sz w:val="26"/>
            <w:szCs w:val="26"/>
            <w:lang w:eastAsia="x-none"/>
          </w:rPr>
          <w:delText xml:space="preserve">39</w:delText>
        </w:r>
      </w:del>
      <w:r>
        <w:rPr>
          <w:rFonts w:ascii="Times New Roman" w:hAnsi="Times New Roman"/>
          <w:b/>
          <w:bCs/>
          <w:sz w:val="26"/>
          <w:szCs w:val="26"/>
          <w:lang w:eastAsia="x-none"/>
        </w:rPr>
        <w:t xml:space="preserve">. Biện pháp thi công, Công tác chuẩn bị, Công tác trọn gói:</w:t>
      </w:r>
      <w:r>
        <w:rPr>
          <w:rFonts w:ascii="Times New Roman" w:hAnsi="Times New Roman"/>
          <w:sz w:val="26"/>
          <w:szCs w:val="26"/>
          <w:lang w:eastAsia="x-none"/>
        </w:rPr>
        <w:t xml:space="preserve"> là các công việc có tên tương ứng tại Biểu 01 [Chi tiết giá hợp đồng].</w:t>
      </w:r>
    </w:p>
    <w:p w14:paraId="6744A46E" w14:textId="77777777" w:rsidR="00253C84" w:rsidRPr="00163726" w:rsidRDefault="00253C84">
      <w:pPr>
        <w:spacing w:after="120" w:line="276" w:lineRule="auto"/>
        <w:jc w:val="both"/>
        <w:rPr>
          <w:rFonts w:ascii="Times New Roman" w:hAnsi="Times New Roman"/>
          <w:sz w:val="26"/>
          <w:szCs w:val="26"/>
          <w:lang w:eastAsia="x-none"/>
        </w:rPr>
        <w:pPrChange w:id="42" w:author="Ban Kinh tế &amp; Quản lý Hợp đồng" w:date="2026-10-20T16:23:00Z">
          <w:pPr>
            <w:spacing w:after="120" w:line="276" w:lineRule="auto"/>
          </w:pPr>
        </w:pPrChange>
      </w:pPr>
      <w:r>
        <w:rPr>
          <w:rFonts w:ascii="Times New Roman" w:hAnsi="Times New Roman"/>
          <w:b/>
          <w:bCs/>
          <w:sz w:val="26"/>
          <w:szCs w:val="26"/>
          <w:lang w:eastAsia="x-none"/>
        </w:rPr>
        <w:t xml:space="preserve">1.</w:t>
      </w:r>
      <w:ins w:id="120026" w:author="VNCN E&amp;C" w:date="2026-10-22T09:00:00Z">
        <w:r>
          <w:rPr>
            <w:rFonts w:ascii="Times New Roman" w:hAnsi="Times New Roman"/>
            <w:b/>
            <w:bCs/>
            <w:sz w:val="26"/>
            <w:szCs w:val="26"/>
            <w:lang w:eastAsia="x-none"/>
          </w:rPr>
          <w:t xml:space="preserve">39</w:t>
        </w:r>
      </w:ins>
      <w:del w:id="120027" w:author="VNCN E&amp;C" w:date="2026-10-22T09:00:00Z">
        <w:r>
          <w:rPr>
            <w:rFonts w:ascii="Times New Roman" w:hAnsi="Times New Roman"/>
            <w:b/>
            <w:bCs/>
            <w:sz w:val="26"/>
            <w:szCs w:val="26"/>
            <w:lang w:eastAsia="x-none"/>
          </w:rPr>
          <w:delText xml:space="preserve">40</w:delText>
        </w:r>
      </w:del>
      <w:r>
        <w:rPr>
          <w:rFonts w:ascii="Times New Roman" w:hAnsi="Times New Roman"/>
          <w:b/>
          <w:bCs/>
          <w:sz w:val="26"/>
          <w:szCs w:val="26"/>
          <w:lang w:eastAsia="x-none"/>
        </w:rPr>
        <w:t xml:space="preserve">. Vật tư biện pháp:</w:t>
      </w:r>
      <w:r>
        <w:rPr>
          <w:rFonts w:ascii="Times New Roman" w:hAnsi="Times New Roman"/>
          <w:sz w:val="26"/>
          <w:szCs w:val="26"/>
          <w:lang w:eastAsia="x-none"/>
        </w:rPr>
        <w:t xml:space="preserve"> là cừ, văng chống, ván khuôn, giàn giáo và các vật tư luân chuyển khác thuộc sở hữu của Bên B, được thu hồi sau khi tháo dỡ.</w:t>
      </w:r>
    </w:p>
    <w:p>
      <w:pPr>
        <w:spacing w:after="120" w:line="276" w:lineRule="auto"/>
        <w:jc w:val="both"/>
        <w:rPr>
          <w:ins w:id="120387" w:author="VNCN E&amp;C" w:date="2026-10-22T09:00:00Z"/>
          <w:rFonts w:ascii="Times New Roman" w:hAnsi="Times New Roman"/>
          <w:sz w:val="26"/>
          <w:szCs w:val="26"/>
          <w:lang w:eastAsia="x-none"/>
        </w:rPr>
      </w:pPr>
      <w:ins w:id="120386" w:author="VNCN E&amp;C" w:date="2026-10-22T09:00:00Z">
        <w:r>
          <w:rPr>
            <w:rFonts w:ascii="Times New Roman" w:hAnsi="Times New Roman"/>
            <w:b/>
            <w:bCs/>
            <w:sz w:val="26"/>
            <w:szCs w:val="26"/>
            <w:lang w:eastAsia="x-none"/>
          </w:rPr>
          <w:t xml:space="preserve">1.40. Thiết bị chính: là máy móc, thiết bị chủ yếu quyết định năng lực và tiến độ thi công, được quy định tại Mục II Biểu 04 [Yêu cầu về thiết bị]. Bên B phải huy động đúng chủng loại, số lượng, thời điểm và không được di chuyển Thiết bị chính khỏi Công trường khi chưa được Bên A chấp thuận bằng văn bản.</w:t>
        </w:r>
      </w:ins>
    </w:p>
    <w:p>
      <w:pPr>
        <w:spacing w:after="120" w:line="276" w:lineRule="auto"/>
        <w:jc w:val="both"/>
        <w:rPr>
          <w:ins w:id="120389" w:author="VNCN E&amp;C" w:date="2026-10-22T09:00:00Z"/>
          <w:rFonts w:ascii="Times New Roman" w:hAnsi="Times New Roman"/>
          <w:sz w:val="26"/>
          <w:szCs w:val="26"/>
          <w:lang w:eastAsia="x-none"/>
        </w:rPr>
      </w:pPr>
      <w:ins w:id="120388" w:author="VNCN E&amp;C" w:date="2026-10-22T09:00:00Z">
        <w:r>
          <w:rPr>
            <w:rFonts w:ascii="Times New Roman" w:hAnsi="Times New Roman"/>
            <w:b/>
            <w:bCs/>
            <w:sz w:val="26"/>
            <w:szCs w:val="26"/>
            <w:lang w:eastAsia="x-none"/>
          </w:rPr>
          <w:t xml:space="preserve">1.41. Thiết bị phụ: là toàn bộ máy móc, thiết bị, dụng cụ, công cụ khác ngoài Thiết bị chính cần thiết để hoàn thành công việc theo Hợp đồng và biện pháp thi công được duyệt. Bên B tự bố trí đầy đủ, kịp thời; chi phí đã bao gồm trong giá Hợp đồng.</w:t>
        </w:r>
      </w:ins>
    </w:p>
    <w:p>
      <w:pPr>
        <w:spacing w:after="120" w:line="276" w:lineRule="auto"/>
        <w:jc w:val="both"/>
        <w:rPr>
          <w:ins w:id="120391" w:author="VNCN E&amp;C" w:date="2026-10-22T09:00:00Z"/>
          <w:rFonts w:ascii="Times New Roman" w:hAnsi="Times New Roman"/>
          <w:sz w:val="26"/>
          <w:szCs w:val="26"/>
          <w:lang w:eastAsia="x-none"/>
        </w:rPr>
      </w:pPr>
      <w:ins w:id="120390" w:author="VNCN E&amp;C" w:date="2026-10-22T09:00:00Z">
        <w:r>
          <w:rPr>
            <w:rFonts w:ascii="Times New Roman" w:hAnsi="Times New Roman"/>
            <w:b/>
            <w:bCs/>
            <w:sz w:val="26"/>
            <w:szCs w:val="26"/>
            <w:lang w:eastAsia="x-none"/>
          </w:rPr>
          <w:t xml:space="preserve">1.42. Mốc tiến độ quan trọng: là các mốc hoàn thành quy định tại Điều 7.1 điểm b, gồm Mốc 1 – hoàn thành kết cấu sàn tầng hầm B2 và Mốc 2 – hoàn thành đóng nắp hầm; là căn cứ áp dụng phạt chậm tiến độ theo Điều 18.3.</w:t>
        </w:r>
      </w:ins>
    </w:p>
    <w:p w14:paraId="238822C1" w14:textId="56787C55" w:rsidR="00253C84" w:rsidRPr="00253C84" w:rsidRDefault="00253C84">
      <w:pPr>
        <w:spacing w:after="120" w:line="276" w:lineRule="auto"/>
        <w:jc w:val="both"/>
        <w:rPr>
          <w:rFonts w:ascii="Times New Roman" w:hAnsi="Times New Roman"/>
          <w:sz w:val="26"/>
          <w:szCs w:val="26"/>
          <w:lang w:eastAsia="x-none"/>
        </w:rPr>
        <w:pPrChange w:id="43" w:author="Ban Kinh tế &amp; Quản lý Hợp đồng" w:date="2026-10-20T16:23:00Z">
          <w:pPr>
            <w:spacing w:after="120" w:line="276" w:lineRule="auto"/>
          </w:pPr>
        </w:pPrChange>
      </w:pPr>
      <w:r>
        <w:rPr>
          <w:rFonts w:ascii="Times New Roman" w:hAnsi="Times New Roman"/>
          <w:b/>
          <w:bCs/>
          <w:sz w:val="26"/>
          <w:szCs w:val="26"/>
          <w:lang w:eastAsia="x-none"/>
        </w:rPr>
        <w:t xml:space="preserve">1.</w:t>
      </w:r>
      <w:ins w:id="120028" w:author="VNCN E&amp;C" w:date="2026-10-22T09:00:00Z">
        <w:r>
          <w:rPr>
            <w:rFonts w:ascii="Times New Roman" w:hAnsi="Times New Roman"/>
            <w:b/>
            <w:bCs/>
            <w:sz w:val="26"/>
            <w:szCs w:val="26"/>
            <w:lang w:eastAsia="x-none"/>
          </w:rPr>
          <w:t xml:space="preserve">43</w:t>
        </w:r>
      </w:ins>
      <w:del w:id="120029" w:author="VNCN E&amp;C" w:date="2026-10-22T09:00:00Z">
        <w:r>
          <w:rPr>
            <w:rFonts w:ascii="Times New Roman" w:hAnsi="Times New Roman"/>
            <w:b/>
            <w:bCs/>
            <w:sz w:val="26"/>
            <w:szCs w:val="26"/>
            <w:lang w:eastAsia="x-none"/>
          </w:rPr>
          <w:delText xml:space="preserve">41</w:delText>
        </w:r>
      </w:del>
      <w:r>
        <w:rPr>
          <w:rFonts w:ascii="Times New Roman" w:hAnsi="Times New Roman"/>
          <w:b/>
          <w:bCs/>
          <w:sz w:val="26"/>
          <w:szCs w:val="26"/>
          <w:lang w:eastAsia="x-none"/>
        </w:rPr>
        <w:t xml:space="preserve">.</w:t>
      </w:r>
      <w:r>
        <w:rPr>
          <w:rFonts w:ascii="Times New Roman" w:hAnsi="Times New Roman"/>
          <w:sz w:val="26"/>
          <w:szCs w:val="26"/>
          <w:lang w:eastAsia="x-none"/>
        </w:rPr>
        <w:t xml:space="preserve"> Các từ ngữ khác chưa được định nghĩa ở Điều này được hiểu theo định nghĩa trong Hợp đồng thầu chính, quy định của Luật Xây dựng và các văn bản hướng dẫn.</w:t>
      </w:r>
    </w:p>
    <w:p w14:paraId="05A01FB9" w14:textId="77777777" w:rsidR="00A10877" w:rsidRDefault="00F1289A" w:rsidP="00253C84">
      <w:pPr>
        <w:pStyle w:val="Heading2"/>
        <w:spacing w:after="120" w:line="276" w:lineRule="auto"/>
        <w:jc w:val="left"/>
        <w:rPr>
          <w:rFonts w:ascii="Times New Roman" w:hAnsi="Times New Roman"/>
          <w:sz w:val="26"/>
          <w:szCs w:val="26"/>
        </w:rPr>
      </w:pPr>
      <w:r>
        <w:rPr>
          <w:rFonts w:ascii="Times New Roman" w:hAnsi="Times New Roman"/>
          <w:sz w:val="26"/>
          <w:szCs w:val="26"/>
        </w:rPr>
        <w:t>Điều 2. HỒ SƠ HỢP ĐỒNG VÀ THỨ TỰ ƯU TIÊN</w:t>
      </w:r>
    </w:p>
    <w:p w14:paraId="6AEDBF56" w14:textId="77777777" w:rsidR="00A10877" w:rsidRDefault="00F1289A" w:rsidP="00253C84">
      <w:pPr>
        <w:spacing w:after="120" w:line="276" w:lineRule="auto"/>
        <w:rPr>
          <w:rFonts w:ascii="Times New Roman" w:hAnsi="Times New Roman"/>
          <w:b/>
          <w:bCs/>
          <w:sz w:val="26"/>
          <w:szCs w:val="26"/>
        </w:rPr>
      </w:pPr>
      <w:r>
        <w:rPr>
          <w:rFonts w:ascii="Times New Roman" w:hAnsi="Times New Roman"/>
          <w:sz w:val="26"/>
          <w:szCs w:val="26"/>
        </w:rPr>
        <w:t>Thành phần Hợp đồng và thứ tự ưu tiên pháp lý như sau:</w:t>
      </w:r>
    </w:p>
    <w:p w14:paraId="3DD2353A" w14:textId="77777777" w:rsidR="00A10877" w:rsidRDefault="00F1289A" w:rsidP="00253C84">
      <w:pPr>
        <w:spacing w:after="120" w:line="276" w:lineRule="auto"/>
        <w:rPr>
          <w:rFonts w:ascii="Times New Roman" w:hAnsi="Times New Roman"/>
          <w:b/>
          <w:bCs/>
          <w:sz w:val="26"/>
          <w:szCs w:val="26"/>
        </w:rPr>
      </w:pPr>
      <w:r>
        <w:rPr>
          <w:rFonts w:ascii="Times New Roman" w:hAnsi="Times New Roman"/>
          <w:sz w:val="26"/>
          <w:szCs w:val="26"/>
        </w:rPr>
        <w:t>a) Hợp đồng và các Phụ lục đính kèm Hợp đồng, các phụ lục bổ sung, sửa đổi các điều khoản trong văn bản Hợp đồng này (nếu có);</w:t>
      </w:r>
    </w:p>
    <w:p w14:paraId="4450BCEC" w14:textId="77777777" w:rsidR="00A10877" w:rsidRDefault="00F1289A" w:rsidP="00253C84">
      <w:pPr>
        <w:spacing w:after="120" w:line="276" w:lineRule="auto"/>
        <w:rPr>
          <w:rFonts w:ascii="Times New Roman" w:hAnsi="Times New Roman"/>
          <w:b/>
          <w:bCs/>
          <w:sz w:val="26"/>
          <w:szCs w:val="26"/>
        </w:rPr>
      </w:pPr>
      <w:r>
        <w:rPr>
          <w:rFonts w:ascii="Times New Roman" w:hAnsi="Times New Roman"/>
          <w:sz w:val="26"/>
          <w:szCs w:val="26"/>
        </w:rPr>
        <w:t xml:space="preserve">b) Thông báo trúng thầu; </w:t>
      </w:r>
    </w:p>
    <w:p w14:paraId="347B9699" w14:textId="73D1EACC" w:rsidR="00A10877" w:rsidRDefault="00746AB0" w:rsidP="00253C84">
      <w:pPr>
        <w:spacing w:after="120" w:line="276" w:lineRule="auto"/>
        <w:rPr>
          <w:rFonts w:ascii="Times New Roman" w:hAnsi="Times New Roman"/>
          <w:b/>
          <w:bCs/>
          <w:sz w:val="26"/>
          <w:szCs w:val="26"/>
        </w:rPr>
      </w:pPr>
      <w:r>
        <w:rPr>
          <w:rFonts w:ascii="Times New Roman" w:hAnsi="Times New Roman"/>
          <w:sz w:val="26"/>
          <w:szCs w:val="26"/>
        </w:rPr>
        <w:t>c) Các chỉ dẫn kỹ thuật, các bản vẽ thiết kế kỹ thuật, bản vẽ thi công và các tài liệu Bên A cung cấp cho Bên B trong giai đoạn đấu thầu được đính kèm trong Hợp đồng này.</w:t>
      </w:r>
    </w:p>
    <w:p w14:paraId="044D4520" w14:textId="6D883CB5" w:rsidR="00A10877" w:rsidRDefault="00F1289A" w:rsidP="00253C84">
      <w:pPr>
        <w:spacing w:after="120" w:line="276" w:lineRule="auto"/>
        <w:jc w:val="both"/>
        <w:rPr>
          <w:rFonts w:ascii="Times New Roman" w:hAnsi="Times New Roman"/>
          <w:sz w:val="26"/>
          <w:szCs w:val="26"/>
        </w:rPr>
      </w:pPr>
      <w:r>
        <w:rPr>
          <w:rFonts w:ascii="Times New Roman" w:hAnsi="Times New Roman"/>
          <w:sz w:val="26"/>
          <w:szCs w:val="26"/>
        </w:rPr>
        <w:t xml:space="preserve">Những tài liệu cấu thành nên Hồ sơ Hợp đồng là quan hệ thống nhất giải thích tương hỗ cho nhau, trường hợp có điểm nào không rõ ràng hoặc không thống nhất thì thứ tự ưu tiên các tài liệu cấu thành Hồ sơ Hợp đồng theo trình tự sắp xếp từ khoản a đến khoản </w:t>
      </w:r>
      <w:r w:rsidR="00746AB0">
        <w:rPr>
          <w:rFonts w:ascii="Times New Roman" w:hAnsi="Times New Roman"/>
          <w:sz w:val="26"/>
          <w:szCs w:val="26"/>
        </w:rPr>
        <w:t>c</w:t>
      </w:r>
      <w:r>
        <w:rPr>
          <w:rFonts w:ascii="Times New Roman" w:hAnsi="Times New Roman"/>
          <w:sz w:val="26"/>
          <w:szCs w:val="26"/>
        </w:rPr>
        <w:t xml:space="preserve"> như trên.</w:t>
      </w:r>
    </w:p>
    <w:p w14:paraId="2361926D" w14:textId="77777777" w:rsidR="00A10877" w:rsidRDefault="00F1289A" w:rsidP="00253C84">
      <w:pPr>
        <w:spacing w:after="120" w:line="276" w:lineRule="auto"/>
        <w:rPr>
          <w:rFonts w:ascii="Times New Roman" w:hAnsi="Times New Roman"/>
          <w:b/>
          <w:bCs/>
          <w:sz w:val="26"/>
          <w:szCs w:val="26"/>
        </w:rPr>
      </w:pPr>
      <w:r>
        <w:rPr>
          <w:rFonts w:ascii="Times New Roman" w:hAnsi="Times New Roman"/>
          <w:sz w:val="26"/>
          <w:szCs w:val="26"/>
        </w:rPr>
        <w:t>Nếu có sự không rõ ràng hoặc khác biệt được tìm thấy trong cùng một tài liệu, Bên A sẽ đưa ra những giải thích hoặc chỉ thị hoặc chỉ dẫn cần thiết, phù hợp cho Bên B và quyết định của Bên A sẽ là quyết định cuối cùng.</w:t>
      </w:r>
    </w:p>
    <w:p w14:paraId="713B231B" w14:textId="77777777" w:rsidR="00A10877" w:rsidRDefault="00F1289A" w:rsidP="00253C84">
      <w:pPr>
        <w:pStyle w:val="Heading2"/>
        <w:spacing w:after="120" w:line="276" w:lineRule="auto"/>
        <w:jc w:val="left"/>
        <w:rPr>
          <w:rFonts w:ascii="Times New Roman" w:hAnsi="Times New Roman"/>
          <w:sz w:val="26"/>
          <w:szCs w:val="26"/>
        </w:rPr>
      </w:pPr>
      <w:r>
        <w:rPr>
          <w:rFonts w:ascii="Times New Roman" w:hAnsi="Times New Roman"/>
          <w:sz w:val="26"/>
          <w:szCs w:val="26"/>
        </w:rPr>
        <w:t>Điều 3. QUY ĐỊNH CHUNG</w:t>
      </w:r>
    </w:p>
    <w:p w14:paraId="04BEB5E7" w14:textId="77777777" w:rsidR="00A10877" w:rsidRDefault="00F1289A" w:rsidP="00253C84">
      <w:pPr>
        <w:spacing w:after="120" w:line="276" w:lineRule="auto"/>
        <w:rPr>
          <w:rFonts w:ascii="Times New Roman" w:hAnsi="Times New Roman"/>
          <w:b/>
          <w:bCs/>
          <w:sz w:val="26"/>
          <w:szCs w:val="26"/>
        </w:rPr>
      </w:pPr>
      <w:r>
        <w:rPr>
          <w:rFonts w:ascii="Times New Roman" w:hAnsi="Times New Roman"/>
          <w:b/>
          <w:bCs/>
          <w:sz w:val="26"/>
          <w:szCs w:val="26"/>
        </w:rPr>
        <w:t>3.1. Luật và ngôn ngữ áp dụng</w:t>
      </w:r>
    </w:p>
    <w:p w14:paraId="23551265" w14:textId="77777777" w:rsidR="00A10877" w:rsidRDefault="00F1289A" w:rsidP="00253C84">
      <w:pPr>
        <w:spacing w:after="120" w:line="276" w:lineRule="auto"/>
        <w:jc w:val="both"/>
        <w:rPr>
          <w:rFonts w:ascii="Times New Roman" w:hAnsi="Times New Roman"/>
          <w:sz w:val="26"/>
          <w:szCs w:val="26"/>
        </w:rPr>
      </w:pPr>
      <w:r>
        <w:rPr>
          <w:rFonts w:ascii="Times New Roman" w:hAnsi="Times New Roman"/>
          <w:sz w:val="26"/>
          <w:szCs w:val="26"/>
        </w:rPr>
        <w:t>a) Hợp đồng chịu sự điều chỉnh của hệ thống pháp luật của Nước Cộng hòa Xã hội Chủ nghĩa Việt Nam và các văn bản hướng dẫn có liên quan.</w:t>
      </w:r>
    </w:p>
    <w:p w14:paraId="11AF7E5E" w14:textId="77777777" w:rsidR="00A10877" w:rsidRDefault="00F1289A" w:rsidP="00253C84">
      <w:pPr>
        <w:spacing w:after="120" w:line="276" w:lineRule="auto"/>
        <w:jc w:val="both"/>
        <w:rPr>
          <w:rFonts w:ascii="Times New Roman" w:hAnsi="Times New Roman"/>
          <w:sz w:val="26"/>
          <w:szCs w:val="26"/>
        </w:rPr>
      </w:pPr>
      <w:r>
        <w:rPr>
          <w:rFonts w:ascii="Times New Roman" w:hAnsi="Times New Roman"/>
          <w:sz w:val="26"/>
          <w:szCs w:val="26"/>
        </w:rPr>
        <w:t>b) Ngôn ngữ áp dụng và giao dịch Hợp đồng là tiếng Việt.</w:t>
      </w:r>
    </w:p>
    <w:p w14:paraId="148F8F2D" w14:textId="77777777" w:rsidR="00A10877" w:rsidRDefault="00F1289A" w:rsidP="00253C84">
      <w:pPr>
        <w:spacing w:after="120" w:line="276" w:lineRule="auto"/>
        <w:jc w:val="both"/>
        <w:rPr>
          <w:rFonts w:ascii="Times New Roman" w:hAnsi="Times New Roman"/>
          <w:b/>
          <w:bCs/>
          <w:sz w:val="26"/>
          <w:szCs w:val="26"/>
        </w:rPr>
      </w:pPr>
      <w:r>
        <w:rPr>
          <w:rFonts w:ascii="Times New Roman" w:hAnsi="Times New Roman"/>
          <w:b/>
          <w:bCs/>
          <w:sz w:val="26"/>
          <w:szCs w:val="26"/>
        </w:rPr>
        <w:t>3.2. Chuyển nhượng hợp đồng</w:t>
      </w:r>
    </w:p>
    <w:p w14:paraId="62747F92" w14:textId="77777777" w:rsidR="00A10877" w:rsidRDefault="00F1289A" w:rsidP="00253C84">
      <w:pPr>
        <w:spacing w:after="120" w:line="276" w:lineRule="auto"/>
        <w:jc w:val="both"/>
        <w:rPr>
          <w:rFonts w:ascii="Times New Roman" w:hAnsi="Times New Roman"/>
          <w:sz w:val="26"/>
          <w:szCs w:val="26"/>
        </w:rPr>
      </w:pPr>
      <w:r>
        <w:rPr>
          <w:rFonts w:ascii="Times New Roman" w:hAnsi="Times New Roman"/>
          <w:sz w:val="26"/>
          <w:szCs w:val="26"/>
        </w:rPr>
        <w:t xml:space="preserve">Không bên nào được chuyển nhượng toàn bộ hoặc một phần quyền, nghĩa vụ theo Hợp đồng, trừ trường hợp quy định tại khoản này. Bên B không được giao thầu lại toàn bộ công việc khi chưa được Bên A chấp thuận bằng văn bản; Bên B chịu trách nhiệm toàn bộ trước Bên A về khối lượng, chất lượng, tiến độ, </w:t>
      </w:r>
      <w:proofErr w:type="gramStart"/>
      <w:r>
        <w:rPr>
          <w:rFonts w:ascii="Times New Roman" w:hAnsi="Times New Roman"/>
          <w:sz w:val="26"/>
          <w:szCs w:val="26"/>
        </w:rPr>
        <w:t>an</w:t>
      </w:r>
      <w:proofErr w:type="gramEnd"/>
      <w:r>
        <w:rPr>
          <w:rFonts w:ascii="Times New Roman" w:hAnsi="Times New Roman"/>
          <w:sz w:val="26"/>
          <w:szCs w:val="26"/>
        </w:rPr>
        <w:t xml:space="preserve"> toàn của phần việc do nhà thầu phụ của Bên B thực hiện. Bên A có quyền chuyển giao quyền và nghĩa vụ theo Hợp đồng cho </w:t>
      </w:r>
      <w:r>
        <w:rPr>
          <w:rFonts w:ascii="Times New Roman" w:hAnsi="Times New Roman"/>
          <w:sz w:val="26"/>
          <w:szCs w:val="26"/>
        </w:rPr>
        <w:lastRenderedPageBreak/>
        <w:t>Chủ đầu tư hoặc tổ chức do Chủ đầu tư chỉ định sau khi thông báo bằng văn bản cho Bên B; Bên B không được từ chối việc chuyển giao này.</w:t>
      </w:r>
    </w:p>
    <w:p w14:paraId="2A4EF628" w14:textId="77777777" w:rsidR="00A10877" w:rsidRDefault="00F1289A" w:rsidP="00253C84">
      <w:pPr>
        <w:spacing w:after="120" w:line="276" w:lineRule="auto"/>
        <w:jc w:val="both"/>
        <w:rPr>
          <w:rFonts w:ascii="Times New Roman" w:hAnsi="Times New Roman"/>
          <w:b/>
          <w:bCs/>
          <w:sz w:val="26"/>
          <w:szCs w:val="26"/>
        </w:rPr>
      </w:pPr>
      <w:r>
        <w:rPr>
          <w:rFonts w:ascii="Times New Roman" w:hAnsi="Times New Roman"/>
          <w:b/>
          <w:bCs/>
          <w:sz w:val="26"/>
          <w:szCs w:val="26"/>
        </w:rPr>
        <w:t>3.3. Bảo mật</w:t>
      </w:r>
    </w:p>
    <w:p w14:paraId="32462882" w14:textId="77777777" w:rsidR="00A10877" w:rsidRDefault="00F1289A" w:rsidP="00253C84">
      <w:pPr>
        <w:spacing w:after="120" w:line="276" w:lineRule="auto"/>
        <w:jc w:val="both"/>
        <w:rPr>
          <w:rFonts w:ascii="Times New Roman" w:hAnsi="Times New Roman"/>
          <w:sz w:val="26"/>
          <w:szCs w:val="26"/>
        </w:rPr>
      </w:pPr>
      <w:r>
        <w:rPr>
          <w:rFonts w:ascii="Times New Roman" w:hAnsi="Times New Roman"/>
          <w:sz w:val="26"/>
          <w:szCs w:val="26"/>
        </w:rPr>
        <w:t>a) Các bên có nghĩa vụ bảo mật nội dung Hợp đồng, trừ trường hợp phải cung cấp để thực hiện nghĩa vụ theo Hợp đồng hoặc theo yêu cầu của cơ quan nhà nước có thẩm quyền. Bên B không được tiết lộ thông tin về Hợp đồng, Hạng mục công trình, Dự án cho bên thứ ba khi chưa được Bên A chấp thuận trước bằng văn bản.</w:t>
      </w:r>
    </w:p>
    <w:p w14:paraId="488CE41C" w14:textId="77777777" w:rsidR="00A10877" w:rsidRDefault="00F1289A" w:rsidP="00253C84">
      <w:pPr>
        <w:spacing w:after="120" w:line="276" w:lineRule="auto"/>
        <w:jc w:val="both"/>
        <w:rPr>
          <w:rFonts w:ascii="Times New Roman" w:hAnsi="Times New Roman"/>
          <w:sz w:val="26"/>
          <w:szCs w:val="26"/>
        </w:rPr>
      </w:pPr>
      <w:r>
        <w:rPr>
          <w:rFonts w:ascii="Times New Roman" w:hAnsi="Times New Roman"/>
          <w:sz w:val="26"/>
          <w:szCs w:val="26"/>
        </w:rPr>
        <w:t>b) Bên vi phạm nghĩa vụ bảo mật phải bồi thường toàn bộ thiệt hại phát sinh cho bên bị vi phạm.</w:t>
      </w:r>
    </w:p>
    <w:p w14:paraId="6017DAB0" w14:textId="77777777" w:rsidR="00A10877" w:rsidRDefault="00F1289A" w:rsidP="00253C84">
      <w:pPr>
        <w:spacing w:after="120" w:line="276" w:lineRule="auto"/>
        <w:jc w:val="both"/>
        <w:rPr>
          <w:rFonts w:ascii="Times New Roman" w:hAnsi="Times New Roman"/>
          <w:b/>
          <w:bCs/>
          <w:sz w:val="26"/>
          <w:szCs w:val="26"/>
        </w:rPr>
      </w:pPr>
      <w:r>
        <w:rPr>
          <w:rFonts w:ascii="Times New Roman" w:hAnsi="Times New Roman"/>
          <w:b/>
          <w:bCs/>
          <w:sz w:val="26"/>
          <w:szCs w:val="26"/>
        </w:rPr>
        <w:t>3.4. Tuân thủ pháp luật</w:t>
      </w:r>
    </w:p>
    <w:p w14:paraId="0E2D8DF2" w14:textId="77777777" w:rsidR="00A10877" w:rsidRDefault="00F1289A" w:rsidP="00253C84">
      <w:pPr>
        <w:spacing w:after="120" w:line="276" w:lineRule="auto"/>
        <w:jc w:val="both"/>
        <w:rPr>
          <w:rFonts w:ascii="Times New Roman" w:hAnsi="Times New Roman"/>
          <w:sz w:val="26"/>
          <w:szCs w:val="26"/>
        </w:rPr>
      </w:pPr>
      <w:r>
        <w:rPr>
          <w:rFonts w:ascii="Times New Roman" w:hAnsi="Times New Roman"/>
          <w:sz w:val="26"/>
          <w:szCs w:val="26"/>
        </w:rPr>
        <w:t xml:space="preserve">a) Khi thực hiện Hợp đồng, các bên phải tuân thủ pháp luật hiện hành của nước Cộng hòa Xã hội Chủ nghĩa Việt Nam. </w:t>
      </w:r>
    </w:p>
    <w:p w14:paraId="04AB47FF" w14:textId="77777777" w:rsidR="00A10877" w:rsidRDefault="00F1289A" w:rsidP="00253C84">
      <w:pPr>
        <w:spacing w:after="120" w:line="276" w:lineRule="auto"/>
        <w:jc w:val="both"/>
        <w:rPr>
          <w:rFonts w:ascii="Times New Roman" w:hAnsi="Times New Roman"/>
          <w:sz w:val="26"/>
          <w:szCs w:val="26"/>
        </w:rPr>
      </w:pPr>
      <w:r>
        <w:rPr>
          <w:rFonts w:ascii="Times New Roman" w:hAnsi="Times New Roman"/>
          <w:sz w:val="26"/>
          <w:szCs w:val="26"/>
        </w:rPr>
        <w:t>b) Bên B có nghĩa vụ nộp đầy đủ thuế, phí, lệ phí và tự xin cấp các giấy phép, giấy tờ cần thiết cho thiết bị, nhân lực của Bên B trong quá trình huy động, thi công, sửa chữa sai sót và giải thể (giấy phép lưu hành, đăng kiểm, kiểm định, đăng ký theo quy định của pháp luật).</w:t>
      </w:r>
    </w:p>
    <w:p w14:paraId="39F5B543" w14:textId="31731252" w:rsidR="00A10877" w:rsidRDefault="00F1289A" w:rsidP="00253C84">
      <w:pPr>
        <w:spacing w:after="120" w:line="276" w:lineRule="auto"/>
        <w:jc w:val="both"/>
        <w:rPr>
          <w:rFonts w:ascii="Times New Roman" w:hAnsi="Times New Roman"/>
          <w:sz w:val="26"/>
          <w:szCs w:val="26"/>
        </w:rPr>
      </w:pPr>
      <w:r>
        <w:rPr>
          <w:rFonts w:ascii="Times New Roman" w:hAnsi="Times New Roman"/>
          <w:sz w:val="26"/>
          <w:szCs w:val="26"/>
        </w:rPr>
        <w:t>c) Thiệt hại, chi phí, tiền phạt Bên A phải gánh chịu do Bên B vi phạm pháp luật được Bên B bồi thường theo nguyên tắc tại Điều 18.</w:t>
      </w:r>
    </w:p>
    <w:p w14:paraId="2237AAF3" w14:textId="77777777" w:rsidR="00A10877" w:rsidRDefault="00F1289A" w:rsidP="00253C84">
      <w:pPr>
        <w:spacing w:after="120" w:line="276" w:lineRule="auto"/>
        <w:jc w:val="both"/>
        <w:rPr>
          <w:rFonts w:ascii="Times New Roman" w:hAnsi="Times New Roman"/>
          <w:b/>
          <w:bCs/>
          <w:sz w:val="26"/>
          <w:szCs w:val="26"/>
        </w:rPr>
      </w:pPr>
      <w:r>
        <w:rPr>
          <w:rFonts w:ascii="Times New Roman" w:hAnsi="Times New Roman"/>
          <w:b/>
          <w:bCs/>
          <w:sz w:val="26"/>
          <w:szCs w:val="26"/>
        </w:rPr>
        <w:t>3.5. Khấu trừ giá trị Hợp đồng</w:t>
      </w:r>
    </w:p>
    <w:p w14:paraId="16F80D93" w14:textId="17935B6F" w:rsidR="00A10877" w:rsidRDefault="00F1289A" w:rsidP="00253C84">
      <w:pPr>
        <w:spacing w:after="120" w:line="276" w:lineRule="auto"/>
        <w:jc w:val="both"/>
        <w:rPr>
          <w:rFonts w:ascii="Times New Roman" w:hAnsi="Times New Roman"/>
          <w:sz w:val="26"/>
          <w:szCs w:val="26"/>
        </w:rPr>
      </w:pPr>
      <w:r>
        <w:rPr>
          <w:rFonts w:ascii="Times New Roman" w:hAnsi="Times New Roman"/>
          <w:sz w:val="26"/>
          <w:szCs w:val="26"/>
        </w:rPr>
        <w:t xml:space="preserve">Chi phí để Bên B thực hiện toàn bộ nghĩa vụ theo đúng biện pháp thi công, hồ sơ thiết kế và Bảng khối lượng theo Hợp đồng đã được tính đủ trong giá Hợp đồng. Trường hợp Bên A phải thực hiện thay bất kỳ nghĩa vụ nào của Bên B, Bên A có quyền khấu trừ vào giá trị thanh toán của Bên B toàn bộ chi phí thực tế phát sinh trên cơ sở hồ sơ, chứng từ hợp lệ, cộng chi phí quản lý bằng 15% chi phí đó. Bên A thông báo bằng văn bản cho Bên B căn cứ xác định giá trị khấu trừ. Trường hợp cần xử lý ngay để bảo đảm tiến độ, chất lượng, </w:t>
      </w:r>
      <w:proofErr w:type="gramStart"/>
      <w:r>
        <w:rPr>
          <w:rFonts w:ascii="Times New Roman" w:hAnsi="Times New Roman"/>
          <w:sz w:val="26"/>
          <w:szCs w:val="26"/>
        </w:rPr>
        <w:t>an</w:t>
      </w:r>
      <w:proofErr w:type="gramEnd"/>
      <w:r>
        <w:rPr>
          <w:rFonts w:ascii="Times New Roman" w:hAnsi="Times New Roman"/>
          <w:sz w:val="26"/>
          <w:szCs w:val="26"/>
        </w:rPr>
        <w:t xml:space="preserve"> toàn hoặc nghĩa vụ đối với Chủ đầu tư, Bên A có quyền khấu trừ trước và đối chiếu với Bên B trong kỳ thanh toán gần nhất. Bên A có quyền bù trừ mọi khoản Bên B phải trả cho Bên A theo Hợp đồng (tiền phạt, bồi thường, tạm ứng chưa thu hồi và các khoản khác) vào các khoản thanh toán đến hạn cho Bên B.</w:t>
      </w:r>
    </w:p>
    <w:p w14:paraId="452D851D" w14:textId="77777777" w:rsidR="00A10877" w:rsidRDefault="00F1289A" w:rsidP="00253C84">
      <w:pPr>
        <w:spacing w:after="120" w:line="276" w:lineRule="auto"/>
        <w:jc w:val="both"/>
        <w:rPr>
          <w:rFonts w:ascii="Times New Roman" w:hAnsi="Times New Roman"/>
          <w:b/>
          <w:bCs/>
          <w:sz w:val="26"/>
          <w:szCs w:val="26"/>
        </w:rPr>
      </w:pPr>
      <w:r>
        <w:rPr>
          <w:rFonts w:ascii="Times New Roman" w:hAnsi="Times New Roman"/>
          <w:b/>
          <w:bCs/>
          <w:sz w:val="26"/>
          <w:szCs w:val="26"/>
        </w:rPr>
        <w:t>3.6. Thông báo</w:t>
      </w:r>
    </w:p>
    <w:p w14:paraId="7E5872A9" w14:textId="77777777" w:rsidR="00A10877" w:rsidRDefault="00F1289A" w:rsidP="00253C84">
      <w:pPr>
        <w:spacing w:after="120" w:line="276" w:lineRule="auto"/>
        <w:jc w:val="both"/>
        <w:rPr>
          <w:rFonts w:ascii="Times New Roman" w:hAnsi="Times New Roman"/>
          <w:sz w:val="26"/>
          <w:szCs w:val="26"/>
        </w:rPr>
      </w:pPr>
      <w:r>
        <w:rPr>
          <w:rFonts w:ascii="Times New Roman" w:hAnsi="Times New Roman"/>
          <w:sz w:val="26"/>
          <w:szCs w:val="26"/>
        </w:rPr>
        <w:t xml:space="preserve">Mọi thông báo, yêu cầu giữa các bên phải được lập bằng văn bản và gửi đến địa chỉ của các bên nêu tại Hợp đồng. Thông báo gửi qua thư điện tử của người đại diện do các bên chỉ định có giá trị như văn bản, trừ thông báo tạm dừng, chấm dứt Hợp đồng phải được lập bằng văn bản có chữ ký của người có thẩm quyền và đóng dấu. Thư điện tử của mỗi bên là địa chỉ do bên đó thông báo bằng văn bản cho bên kia trong vòng 03 ngày kể từ ngày ký Hợp đồng; thông báo gửi đến địa chỉ này được coi là đã nhận vào ngày gửi.</w:t>
      </w:r>
      <w:ins w:id="120030" w:author="VNCN E&amp;C" w:date="2026-10-22T09:00:00Z">
        <w:r>
          <w:rPr>
            <w:rFonts w:ascii="Times New Roman" w:hAnsi="Times New Roman"/>
            <w:sz w:val="26"/>
            <w:szCs w:val="26"/>
          </w:rPr>
          <w:t xml:space="preserve"> Địa chỉ nhận thông báo: Bên A – văn phòng tại Tầng 18, tòa nhà Vinaconex, số 34 Láng Hạ, phường Láng, Hà Nội; Ban chỉ huy công trường Bên A tại Công trường Dự án NOXH Yên Sở, ô đất C3-ODK3 và C3-ODK4, phân khu đô thị H2-4, phường Yên Sở, Hà Nội. Bên B – văn phòng tại Tầng 1, Tháp A, Tòa nhà CT2 (The Light), đường Tố Hữu, phường Đại Mỗ, Hà Nội; Ban chỉ huy công trường Bên B tại Công trường. Hồ sơ thanh toán, quyết toán, thông báo tạm dừng, chấm dứt, khiếu nại gửi Bên A phải gửi đến văn phòng Bên A; thông báo gửi Bên B đến văn phòng hoặc Ban chỉ huy công trường Bên B đều có giá trị.</w:t>
        </w:r>
      </w:ins>
    </w:p>
    <w:p w14:paraId="2233C863" w14:textId="77777777" w:rsidR="00A10877" w:rsidRDefault="00F1289A" w:rsidP="00253C84">
      <w:pPr>
        <w:spacing w:after="120" w:line="276" w:lineRule="auto"/>
        <w:jc w:val="both"/>
        <w:rPr>
          <w:rFonts w:ascii="Times New Roman" w:hAnsi="Times New Roman"/>
          <w:b/>
          <w:bCs/>
          <w:sz w:val="26"/>
          <w:szCs w:val="26"/>
        </w:rPr>
      </w:pPr>
      <w:r>
        <w:rPr>
          <w:rFonts w:ascii="Times New Roman" w:hAnsi="Times New Roman"/>
          <w:b/>
          <w:bCs/>
          <w:sz w:val="26"/>
          <w:szCs w:val="26"/>
        </w:rPr>
        <w:t>3.7. Tài liệu tham chiếu</w:t>
      </w:r>
    </w:p>
    <w:p w14:paraId="379B55B5" w14:textId="77777777" w:rsidR="00A10877" w:rsidRDefault="00F1289A" w:rsidP="00253C84">
      <w:pPr>
        <w:spacing w:after="120" w:line="276" w:lineRule="auto"/>
        <w:jc w:val="both"/>
        <w:rPr>
          <w:rFonts w:ascii="Times New Roman" w:hAnsi="Times New Roman"/>
          <w:sz w:val="26"/>
          <w:szCs w:val="26"/>
        </w:rPr>
      </w:pPr>
      <w:r>
        <w:rPr>
          <w:rFonts w:ascii="Times New Roman" w:hAnsi="Times New Roman"/>
          <w:sz w:val="26"/>
          <w:szCs w:val="26"/>
        </w:rPr>
        <w:lastRenderedPageBreak/>
        <w:t>Việc tham chiếu đến một tài liệu nghĩa là tham chiếu đến mọi sửa đổi, bổ sung, thay thế của tài liệu đó, ngoại trừ các sửa đổi, bổ sung, thay thế được thực hiện trái với quy định của Hợp đồng này.</w:t>
      </w:r>
    </w:p>
    <w:p w14:paraId="5D33CF21" w14:textId="77777777" w:rsidR="00A10877" w:rsidRDefault="00F1289A" w:rsidP="00253C84">
      <w:pPr>
        <w:pStyle w:val="Heading2"/>
        <w:spacing w:after="120" w:line="276" w:lineRule="auto"/>
        <w:jc w:val="left"/>
        <w:rPr>
          <w:rFonts w:ascii="Times New Roman" w:hAnsi="Times New Roman"/>
          <w:sz w:val="26"/>
          <w:szCs w:val="26"/>
        </w:rPr>
      </w:pPr>
      <w:r>
        <w:rPr>
          <w:rFonts w:ascii="Times New Roman" w:hAnsi="Times New Roman"/>
          <w:sz w:val="26"/>
          <w:szCs w:val="26"/>
        </w:rPr>
        <w:t xml:space="preserve">Điều 4. NỘI DUNG CÔNG VIỆC </w:t>
      </w:r>
    </w:p>
    <w:p w14:paraId="279DFEAE" w14:textId="77777777" w:rsidR="00A10877" w:rsidRDefault="00F1289A" w:rsidP="00253C84">
      <w:pPr>
        <w:spacing w:after="120" w:line="276" w:lineRule="auto"/>
        <w:jc w:val="both"/>
        <w:rPr>
          <w:rFonts w:ascii="Times New Roman" w:hAnsi="Times New Roman"/>
          <w:b/>
          <w:bCs/>
          <w:sz w:val="26"/>
          <w:szCs w:val="26"/>
        </w:rPr>
      </w:pPr>
      <w:r>
        <w:rPr>
          <w:rFonts w:ascii="Times New Roman" w:hAnsi="Times New Roman"/>
          <w:b/>
          <w:bCs/>
          <w:sz w:val="26"/>
          <w:szCs w:val="26"/>
        </w:rPr>
        <w:t>4.1. Nội dung công việc</w:t>
      </w:r>
    </w:p>
    <w:p w14:paraId="73401CF1" w14:textId="3B1E553A" w:rsidR="00A10877" w:rsidRDefault="00F1289A" w:rsidP="00253C84">
      <w:pPr>
        <w:spacing w:after="120" w:line="276" w:lineRule="auto"/>
        <w:jc w:val="both"/>
        <w:rPr>
          <w:rFonts w:ascii="Times New Roman" w:hAnsi="Times New Roman"/>
          <w:sz w:val="26"/>
          <w:szCs w:val="26"/>
        </w:rPr>
      </w:pPr>
      <w:r>
        <w:rPr>
          <w:rFonts w:ascii="Times New Roman" w:hAnsi="Times New Roman"/>
          <w:sz w:val="26"/>
          <w:szCs w:val="26"/>
        </w:rPr>
        <w:t xml:space="preserve">Bên A giao và Bên B nhận thi công Gói thầu: Thi công hệ cừ, văng chống, kết cấu </w:t>
      </w:r>
      <w:r w:rsidR="005740C8">
        <w:rPr>
          <w:rFonts w:ascii="Times New Roman" w:hAnsi="Times New Roman"/>
          <w:sz w:val="26"/>
          <w:szCs w:val="26"/>
        </w:rPr>
        <w:t xml:space="preserve">phần ngầm </w:t>
      </w:r>
      <w:del w:id="44" w:author="Ban Kinh tế &amp; Quản lý Hợp đồng" w:date="2026-10-20T16:24:00Z">
        <w:r w:rsidDel="003400C5">
          <w:rPr>
            <w:rFonts w:ascii="Times New Roman" w:hAnsi="Times New Roman"/>
            <w:sz w:val="26"/>
            <w:szCs w:val="26"/>
          </w:rPr>
          <w:delText xml:space="preserve"> </w:delText>
        </w:r>
      </w:del>
      <w:r>
        <w:rPr>
          <w:rFonts w:ascii="Times New Roman" w:hAnsi="Times New Roman"/>
          <w:sz w:val="26"/>
          <w:szCs w:val="26"/>
        </w:rPr>
        <w:t xml:space="preserve">và chống thấm </w:t>
      </w:r>
      <w:r w:rsidR="005740C8">
        <w:rPr>
          <w:rFonts w:ascii="Times New Roman" w:hAnsi="Times New Roman"/>
          <w:sz w:val="26"/>
          <w:szCs w:val="26"/>
        </w:rPr>
        <w:t xml:space="preserve">phần ngầm </w:t>
      </w:r>
      <w:del w:id="45" w:author="Ban Kinh tế &amp; Quản lý Hợp đồng" w:date="2026-10-20T16:24:00Z">
        <w:r w:rsidDel="003400C5">
          <w:rPr>
            <w:rFonts w:ascii="Times New Roman" w:hAnsi="Times New Roman"/>
            <w:sz w:val="26"/>
            <w:szCs w:val="26"/>
          </w:rPr>
          <w:delText xml:space="preserve"> </w:delText>
        </w:r>
      </w:del>
      <w:r>
        <w:rPr>
          <w:rFonts w:ascii="Times New Roman" w:hAnsi="Times New Roman"/>
          <w:sz w:val="26"/>
          <w:szCs w:val="26"/>
        </w:rPr>
        <w:t>cho khối nhà ở xã hội CT1.2 và CT2 (CT2.1, CT2.2 và CT2.3), Dự án: Xây dựng nhà ở cho lực lượng vũ trang Công an nhân dân tại ô đất C3-ODK3 và C3-ODK4 thuộc phân khu đô thị H2-4, Phường Yên Sở, Thành phố Hà Nội.</w:t>
      </w:r>
    </w:p>
    <w:p w14:paraId="7DA3518B" w14:textId="77777777" w:rsidR="00A10877" w:rsidRDefault="00F1289A" w:rsidP="00253C84">
      <w:pPr>
        <w:spacing w:after="120" w:line="276" w:lineRule="auto"/>
        <w:jc w:val="both"/>
        <w:rPr>
          <w:rFonts w:ascii="Times New Roman" w:hAnsi="Times New Roman"/>
          <w:i/>
          <w:iCs/>
          <w:sz w:val="26"/>
          <w:szCs w:val="26"/>
        </w:rPr>
      </w:pPr>
      <w:r>
        <w:rPr>
          <w:rFonts w:ascii="Times New Roman" w:hAnsi="Times New Roman"/>
          <w:i/>
          <w:iCs/>
          <w:sz w:val="26"/>
          <w:szCs w:val="26"/>
        </w:rPr>
        <w:t>(Chi tiết khối lượng và phạm vi công việc tại Biểu 01[Chi tiết giá hợp đồng], Biểu 02[Phạm vi công việc] và Biểu 03[Ma trận phân chia phạm vi công việc và trách nhiệm] kèm theo Hợp đồng này)</w:t>
      </w:r>
    </w:p>
    <w:p w14:paraId="7D7C3568" w14:textId="77777777" w:rsidR="00A10877" w:rsidRDefault="00F1289A" w:rsidP="00253C84">
      <w:pPr>
        <w:spacing w:after="120" w:line="276" w:lineRule="auto"/>
        <w:jc w:val="both"/>
        <w:rPr>
          <w:rFonts w:ascii="Times New Roman" w:hAnsi="Times New Roman"/>
          <w:sz w:val="26"/>
          <w:szCs w:val="26"/>
        </w:rPr>
      </w:pPr>
      <w:r>
        <w:rPr>
          <w:rFonts w:ascii="Times New Roman" w:hAnsi="Times New Roman"/>
          <w:b/>
          <w:bCs/>
          <w:sz w:val="26"/>
          <w:szCs w:val="26"/>
        </w:rPr>
        <w:t>4.2. Phối hợp với Nhà thầu thi công công tác đất. Bên B có nghĩa vụ:</w:t>
      </w:r>
    </w:p>
    <w:p w14:paraId="2119D6FC" w14:textId="77777777" w:rsidR="00A10877" w:rsidRDefault="00F1289A" w:rsidP="00253C84">
      <w:pPr>
        <w:tabs>
          <w:tab w:val="left" w:pos="459"/>
        </w:tabs>
        <w:spacing w:after="120" w:line="276" w:lineRule="auto"/>
        <w:jc w:val="both"/>
        <w:rPr>
          <w:rFonts w:ascii="Times New Roman" w:hAnsi="Times New Roman"/>
          <w:sz w:val="26"/>
          <w:szCs w:val="26"/>
        </w:rPr>
      </w:pPr>
      <w:r>
        <w:rPr>
          <w:rFonts w:ascii="Times New Roman" w:hAnsi="Times New Roman"/>
          <w:sz w:val="26"/>
          <w:szCs w:val="26"/>
        </w:rPr>
        <w:t xml:space="preserve">(i) Lập, trình Bên A phê duyệt trình tự đào đất theo từng lớp, cao độ dừng đào tương ứng với từng tầng văng chống, thời điểm lắp đặt và tháo dỡ văng chống, phù hợp thiết kế biện pháp đã được thẩm tra;</w:t>
      </w:r>
      <w:ins w:id="120031" w:author="VNCN E&amp;C" w:date="2026-10-22T09:00:00Z">
        <w:r>
          <w:rPr>
            <w:rFonts w:ascii="Times New Roman" w:hAnsi="Times New Roman"/>
            <w:sz w:val="26"/>
            <w:szCs w:val="26"/>
          </w:rPr>
          <w:t xml:space="preserve"> bố trí cán bộ kỹ thuật, trắc đạc phối hợp trực tiếp tại hiện trường với Nhà thầu thi công công tác đất trong suốt quá trình đào để kiểm soát cao độ, kích thước hố móng theo Hồ sơ thiết kế. Sai lệch cao độ, kích thước hố móng phát sinh từ việc phối hợp do bên có lỗi chịu trách nhiệm khắc phục hố đào (đào sửa, bù, gia cố) bằng chi phí của mình;</w:t>
        </w:r>
      </w:ins>
    </w:p>
    <w:p w14:paraId="7759534A" w14:textId="77777777" w:rsidR="00A10877" w:rsidRDefault="00F1289A" w:rsidP="00253C84">
      <w:pPr>
        <w:tabs>
          <w:tab w:val="left" w:pos="459"/>
        </w:tabs>
        <w:spacing w:after="120" w:line="276" w:lineRule="auto"/>
        <w:jc w:val="both"/>
        <w:rPr>
          <w:rFonts w:ascii="Times New Roman" w:hAnsi="Times New Roman"/>
          <w:sz w:val="26"/>
          <w:szCs w:val="26"/>
        </w:rPr>
      </w:pPr>
      <w:r>
        <w:rPr>
          <w:rFonts w:ascii="Times New Roman" w:hAnsi="Times New Roman"/>
          <w:sz w:val="26"/>
          <w:szCs w:val="26"/>
        </w:rPr>
        <w:t>(ii) Lắp đặt văng chống kịp thời theo cao độ đào; không để hố đào ở trạng thái chưa lắp văng chống vượt quá cao độ và thời gian cho phép theo thiết kế biện pháp;</w:t>
      </w:r>
    </w:p>
    <w:p w14:paraId="38DD449B" w14:textId="77777777" w:rsidR="00A10877" w:rsidRDefault="00F1289A" w:rsidP="00253C84">
      <w:pPr>
        <w:tabs>
          <w:tab w:val="left" w:pos="459"/>
        </w:tabs>
        <w:spacing w:after="120" w:line="276" w:lineRule="auto"/>
        <w:jc w:val="both"/>
        <w:rPr>
          <w:rFonts w:ascii="Times New Roman" w:hAnsi="Times New Roman"/>
          <w:sz w:val="26"/>
          <w:szCs w:val="26"/>
        </w:rPr>
      </w:pPr>
      <w:r>
        <w:rPr>
          <w:rFonts w:ascii="Times New Roman" w:hAnsi="Times New Roman"/>
          <w:sz w:val="26"/>
          <w:szCs w:val="26"/>
        </w:rPr>
        <w:t>(iii) Kiểm tra, giám sát việc đào đất của Nhà thầu khác trong phạm vi ảnh hưởng của hệ cừ, văng chống; lập biên bản và thông báo ngay bằng văn bản cho Bên A khi phát hiện hành vi gây va chạm, hư hỏng hoặc mất ổn định hệ cừ, văng chống;</w:t>
      </w:r>
    </w:p>
    <w:p w14:paraId="1B9DB891" w14:textId="77777777" w:rsidR="00A10877" w:rsidRDefault="00F1289A" w:rsidP="00253C84">
      <w:pPr>
        <w:tabs>
          <w:tab w:val="left" w:pos="459"/>
        </w:tabs>
        <w:spacing w:after="120" w:line="276" w:lineRule="auto"/>
        <w:jc w:val="both"/>
        <w:rPr>
          <w:rFonts w:ascii="Times New Roman" w:hAnsi="Times New Roman"/>
          <w:sz w:val="26"/>
          <w:szCs w:val="26"/>
        </w:rPr>
      </w:pPr>
      <w:r>
        <w:rPr>
          <w:rFonts w:ascii="Times New Roman" w:hAnsi="Times New Roman"/>
          <w:sz w:val="26"/>
          <w:szCs w:val="26"/>
        </w:rPr>
        <w:t>(iv) Nhận bàn giao hố móng, cao độ đáy đào từ Nhà thầu khác bằng biên bản có xác nhận của Bên A trước khi thi công công việc tiếp theo; kể từ thời điểm ký biên bản, Bên B chịu trách nhiệm bảo vệ hố móng đã nhận;</w:t>
      </w:r>
    </w:p>
    <w:p w14:paraId="0CBE4661" w14:textId="77777777" w:rsidR="00A10877" w:rsidRDefault="00F1289A" w:rsidP="00253C84">
      <w:pPr>
        <w:tabs>
          <w:tab w:val="left" w:pos="459"/>
        </w:tabs>
        <w:spacing w:after="120" w:line="276" w:lineRule="auto"/>
        <w:jc w:val="both"/>
        <w:rPr>
          <w:rFonts w:ascii="Times New Roman" w:hAnsi="Times New Roman"/>
          <w:sz w:val="26"/>
          <w:szCs w:val="26"/>
        </w:rPr>
      </w:pPr>
      <w:r>
        <w:rPr>
          <w:rFonts w:ascii="Times New Roman" w:hAnsi="Times New Roman"/>
          <w:sz w:val="26"/>
          <w:szCs w:val="26"/>
        </w:rPr>
        <w:t>(v) Phối hợp trình tự tháo dỡ văng chống, nhổ cừ với trình tự đắp đất hoàn trả của Nhà thầu khác; bàn giao mặt bằng cho Nhà thầu khác thi công chống mối nền trước khi thi công bê tông lót.</w:t>
      </w:r>
    </w:p>
    <w:p w14:paraId="7A9EB773" w14:textId="77777777" w:rsidR="00A10877" w:rsidRPr="00BA5877" w:rsidRDefault="00F1289A" w:rsidP="00253C84">
      <w:pPr>
        <w:spacing w:after="120" w:line="276" w:lineRule="auto"/>
        <w:jc w:val="both"/>
        <w:rPr>
          <w:rFonts w:ascii="Times New Roman" w:hAnsi="Times New Roman"/>
          <w:sz w:val="26"/>
          <w:szCs w:val="26"/>
        </w:rPr>
      </w:pPr>
      <w:r w:rsidRPr="00BA5877">
        <w:rPr>
          <w:rFonts w:ascii="Times New Roman" w:hAnsi="Times New Roman"/>
          <w:sz w:val="26"/>
          <w:szCs w:val="26"/>
        </w:rPr>
        <w:t>Chậm trễ của Nhà thầu khác được xử lý theo Điều 15.1 điểm c (gia hạn) và Điều 17.1 điểm c (chi phí dừng chờ).</w:t>
      </w:r>
    </w:p>
    <w:p w14:paraId="35F0AA2B" w14:textId="77777777" w:rsidR="00A10877" w:rsidRPr="00BA5877" w:rsidRDefault="00F1289A" w:rsidP="00253C84">
      <w:pPr>
        <w:widowControl w:val="0"/>
        <w:spacing w:after="120" w:line="276" w:lineRule="auto"/>
        <w:jc w:val="both"/>
        <w:rPr>
          <w:rFonts w:ascii="Times New Roman" w:hAnsi="Times New Roman"/>
          <w:sz w:val="26"/>
          <w:szCs w:val="26"/>
        </w:rPr>
      </w:pPr>
      <w:r w:rsidRPr="00BA5877">
        <w:rPr>
          <w:rFonts w:ascii="Times New Roman" w:hAnsi="Times New Roman"/>
          <w:b/>
          <w:bCs/>
          <w:sz w:val="26"/>
          <w:szCs w:val="26"/>
        </w:rPr>
        <w:t>4.3.</w:t>
      </w:r>
      <w:r w:rsidRPr="00BA5877">
        <w:rPr>
          <w:rFonts w:ascii="Times New Roman" w:hAnsi="Times New Roman"/>
          <w:sz w:val="26"/>
          <w:szCs w:val="26"/>
        </w:rPr>
        <w:t xml:space="preserve"> Bên B phải thi công đúng Hồ sơ thiết kế, Chỉ dẫn kỹ thuật, yêu cầu của Chủ đầu tư, Tư vấn giám sát và chỉ dẫn của Bên A.</w:t>
      </w:r>
    </w:p>
    <w:p w14:paraId="6CBD02F8" w14:textId="2377B83E" w:rsidR="00A10877" w:rsidRDefault="00F1289A" w:rsidP="00253C84">
      <w:pPr>
        <w:spacing w:after="120" w:line="276" w:lineRule="auto"/>
        <w:jc w:val="both"/>
        <w:rPr>
          <w:rFonts w:ascii="Times New Roman" w:hAnsi="Times New Roman"/>
          <w:sz w:val="26"/>
          <w:szCs w:val="26"/>
        </w:rPr>
      </w:pPr>
      <w:r>
        <w:rPr>
          <w:rFonts w:ascii="Times New Roman" w:hAnsi="Times New Roman"/>
          <w:b/>
          <w:bCs/>
          <w:sz w:val="26"/>
          <w:szCs w:val="26"/>
        </w:rPr>
        <w:t>4.4</w:t>
      </w:r>
      <w:r>
        <w:rPr>
          <w:rFonts w:ascii="Times New Roman" w:hAnsi="Times New Roman"/>
          <w:sz w:val="26"/>
          <w:szCs w:val="26"/>
        </w:rPr>
        <w:t>. Trường hợp do lỗi của Bên B mà Chủ đầu tư từ chối nghiệm thu, giảm trừ thanh toán, yêu cầu sửa chữa, bồi thường đối với Bên A thì Bên B phải khắc phục bằng chi phí của mình và bồi thường; Bên A phối hợp, hỗ trợ Bên B xử lý thiệt hại theo nguyên tắc tại Điều 18.</w:t>
      </w:r>
    </w:p>
    <w:p w14:paraId="2A27CBA5" w14:textId="77777777" w:rsidR="00A10877" w:rsidRDefault="00F1289A" w:rsidP="00253C84">
      <w:pPr>
        <w:tabs>
          <w:tab w:val="left" w:pos="720"/>
        </w:tabs>
        <w:spacing w:after="120" w:line="276" w:lineRule="auto"/>
        <w:jc w:val="both"/>
        <w:rPr>
          <w:rFonts w:ascii="Times New Roman" w:hAnsi="Times New Roman"/>
          <w:sz w:val="26"/>
          <w:szCs w:val="26"/>
        </w:rPr>
      </w:pPr>
      <w:r>
        <w:rPr>
          <w:rFonts w:ascii="Times New Roman" w:hAnsi="Times New Roman"/>
          <w:b/>
          <w:bCs/>
          <w:sz w:val="26"/>
          <w:szCs w:val="26"/>
        </w:rPr>
        <w:lastRenderedPageBreak/>
        <w:t xml:space="preserve">4.5. </w:t>
      </w:r>
      <w:r>
        <w:rPr>
          <w:rFonts w:ascii="Times New Roman" w:hAnsi="Times New Roman"/>
          <w:sz w:val="26"/>
          <w:szCs w:val="26"/>
        </w:rPr>
        <w:t xml:space="preserve">Bên B phải huy động đủ các thiết bị theo yêu cầu chi tiết như tại </w:t>
      </w:r>
      <w:r>
        <w:rPr>
          <w:rFonts w:ascii="Times New Roman" w:hAnsi="Times New Roman"/>
          <w:i/>
          <w:iCs/>
          <w:sz w:val="26"/>
          <w:szCs w:val="26"/>
        </w:rPr>
        <w:t>Biểu 04[Yêu cầu về thiết bị]</w:t>
      </w:r>
      <w:r>
        <w:rPr>
          <w:rFonts w:ascii="Times New Roman" w:hAnsi="Times New Roman"/>
          <w:sz w:val="26"/>
          <w:szCs w:val="26"/>
        </w:rPr>
        <w:t>. Tiến độ huy động theo yêu cầu của Bên A, phù hợp với tiến độ huy động của Dự án và yêu cầu của Chủ đầu tư.</w:t>
      </w:r>
    </w:p>
    <w:p w14:paraId="53BC53FA" w14:textId="77777777" w:rsidR="00A10877" w:rsidRDefault="00F1289A" w:rsidP="00253C84">
      <w:pPr>
        <w:pStyle w:val="Heading2"/>
        <w:spacing w:after="120" w:line="276" w:lineRule="auto"/>
        <w:jc w:val="left"/>
        <w:rPr>
          <w:rFonts w:ascii="Times New Roman" w:hAnsi="Times New Roman"/>
          <w:sz w:val="26"/>
          <w:szCs w:val="26"/>
        </w:rPr>
      </w:pPr>
      <w:r>
        <w:rPr>
          <w:rFonts w:ascii="Times New Roman" w:hAnsi="Times New Roman"/>
          <w:sz w:val="26"/>
          <w:szCs w:val="26"/>
        </w:rPr>
        <w:t>Điều 5. YÊU CẦU VỀ CHẤT LƯỢNG, KỸ THUẬT</w:t>
      </w:r>
    </w:p>
    <w:p w14:paraId="7AEE9241" w14:textId="77777777" w:rsidR="00A10877" w:rsidRDefault="00F1289A" w:rsidP="00253C84">
      <w:pPr>
        <w:widowControl w:val="0"/>
        <w:spacing w:after="120" w:line="276" w:lineRule="auto"/>
        <w:jc w:val="both"/>
        <w:textAlignment w:val="baseline"/>
        <w:rPr>
          <w:rFonts w:ascii="Times New Roman" w:hAnsi="Times New Roman"/>
          <w:sz w:val="26"/>
          <w:szCs w:val="26"/>
        </w:rPr>
      </w:pPr>
      <w:r>
        <w:rPr>
          <w:rFonts w:ascii="Times New Roman" w:hAnsi="Times New Roman"/>
          <w:b/>
          <w:bCs/>
          <w:sz w:val="26"/>
          <w:szCs w:val="26"/>
        </w:rPr>
        <w:t>5.1.</w:t>
      </w:r>
      <w:r>
        <w:rPr>
          <w:rFonts w:ascii="Times New Roman" w:hAnsi="Times New Roman"/>
          <w:sz w:val="26"/>
          <w:szCs w:val="26"/>
        </w:rPr>
        <w:t xml:space="preserve"> Bên B phải thi công tuân thủ quy chuẩn kỹ thuật, tiêu chuẩn áp dụng, Chỉ dẫn kỹ thuật và quy định của pháp luật về quản lý chất lượng công trình xây dựng.</w:t>
      </w:r>
    </w:p>
    <w:p w14:paraId="2D6DD228" w14:textId="77777777" w:rsidR="00A10877" w:rsidRDefault="00F1289A" w:rsidP="00253C84">
      <w:pPr>
        <w:widowControl w:val="0"/>
        <w:spacing w:after="120" w:line="276" w:lineRule="auto"/>
        <w:jc w:val="both"/>
        <w:textAlignment w:val="baseline"/>
        <w:rPr>
          <w:rFonts w:ascii="Times New Roman" w:hAnsi="Times New Roman"/>
          <w:sz w:val="26"/>
          <w:szCs w:val="26"/>
        </w:rPr>
      </w:pPr>
      <w:r>
        <w:rPr>
          <w:rFonts w:ascii="Times New Roman" w:hAnsi="Times New Roman"/>
          <w:b/>
          <w:bCs/>
          <w:sz w:val="26"/>
          <w:szCs w:val="26"/>
        </w:rPr>
        <w:t>5.2</w:t>
      </w:r>
      <w:r>
        <w:rPr>
          <w:rFonts w:ascii="Times New Roman" w:hAnsi="Times New Roman"/>
          <w:sz w:val="26"/>
          <w:szCs w:val="26"/>
        </w:rPr>
        <w:t>. Bên B phải lập biện pháp thi công và trình Bên A phê duyệt trước khi triển khai. Bên B không được thay đổi biện pháp thi công, bố trí nhân lực, thiết bị đã được phê duyệt khi chưa được Bên A chấp thuận bằng văn bản.</w:t>
      </w:r>
    </w:p>
    <w:p w14:paraId="69241CD3" w14:textId="77777777" w:rsidR="00A10877" w:rsidRDefault="00F1289A" w:rsidP="00253C84">
      <w:pPr>
        <w:widowControl w:val="0"/>
        <w:spacing w:after="120" w:line="276" w:lineRule="auto"/>
        <w:jc w:val="both"/>
        <w:textAlignment w:val="baseline"/>
        <w:rPr>
          <w:rFonts w:ascii="Times New Roman" w:hAnsi="Times New Roman"/>
          <w:sz w:val="26"/>
          <w:szCs w:val="26"/>
        </w:rPr>
      </w:pPr>
      <w:r>
        <w:rPr>
          <w:rFonts w:ascii="Times New Roman" w:hAnsi="Times New Roman"/>
          <w:b/>
          <w:bCs/>
          <w:sz w:val="26"/>
          <w:szCs w:val="26"/>
        </w:rPr>
        <w:t>5.3.</w:t>
      </w:r>
      <w:r>
        <w:rPr>
          <w:rFonts w:ascii="Times New Roman" w:hAnsi="Times New Roman"/>
          <w:sz w:val="26"/>
          <w:szCs w:val="26"/>
        </w:rPr>
        <w:t xml:space="preserve"> Bên B có trách nhiệm cung cấp đủ máy móc, thiết bị, nhân lực để hoàn thành công việc đúng Hồ sơ thiết kế, Chỉ dẫn kỹ thuật, quy chuẩn kỹ thuật, tiêu chuẩn áp dụng và thời hạn quy định tại Hợp đồng; chịu trách nhiệm đối với mọi sai sót về phương tiện, biện pháp, phương pháp, kỹ thuật và trình tự thi công.</w:t>
      </w:r>
    </w:p>
    <w:p w14:paraId="2972B1C1" w14:textId="77777777" w:rsidR="00A10877" w:rsidRDefault="00F1289A" w:rsidP="00253C84">
      <w:pPr>
        <w:widowControl w:val="0"/>
        <w:spacing w:after="120" w:line="276" w:lineRule="auto"/>
        <w:jc w:val="both"/>
        <w:textAlignment w:val="baseline"/>
        <w:rPr>
          <w:rFonts w:ascii="Times New Roman" w:hAnsi="Times New Roman"/>
          <w:sz w:val="26"/>
          <w:szCs w:val="26"/>
        </w:rPr>
      </w:pPr>
      <w:r>
        <w:rPr>
          <w:rFonts w:ascii="Times New Roman" w:hAnsi="Times New Roman"/>
          <w:b/>
          <w:bCs/>
          <w:sz w:val="26"/>
          <w:szCs w:val="26"/>
        </w:rPr>
        <w:t>5.4.</w:t>
      </w:r>
      <w:r>
        <w:rPr>
          <w:rFonts w:ascii="Times New Roman" w:hAnsi="Times New Roman"/>
          <w:sz w:val="26"/>
          <w:szCs w:val="26"/>
        </w:rPr>
        <w:t xml:space="preserve"> Bên B phải thiết lập hệ thống quản lý chất lượng, tự kiểm soát chất lượng vật liệu, sản phẩm, cấu kiện, thiết bị và công việc xây dựng theo quy định của pháp luật, Hồ sơ thiết kế, Chỉ dẫn kỹ thuật, quy chuẩn kỹ thuật, tiêu chuẩn áp dụng và Hợp đồng.</w:t>
      </w:r>
    </w:p>
    <w:p w14:paraId="301A108E" w14:textId="77777777" w:rsidR="00A10877" w:rsidRDefault="00F1289A" w:rsidP="00253C84">
      <w:pPr>
        <w:widowControl w:val="0"/>
        <w:spacing w:after="120" w:line="276" w:lineRule="auto"/>
        <w:jc w:val="both"/>
        <w:textAlignment w:val="baseline"/>
        <w:rPr>
          <w:rFonts w:ascii="Times New Roman" w:hAnsi="Times New Roman"/>
          <w:sz w:val="26"/>
          <w:szCs w:val="26"/>
        </w:rPr>
      </w:pPr>
      <w:r>
        <w:rPr>
          <w:rFonts w:ascii="Times New Roman" w:hAnsi="Times New Roman"/>
          <w:b/>
          <w:bCs/>
          <w:sz w:val="26"/>
          <w:szCs w:val="26"/>
        </w:rPr>
        <w:t>5.5.</w:t>
      </w:r>
      <w:r>
        <w:rPr>
          <w:rFonts w:ascii="Times New Roman" w:hAnsi="Times New Roman"/>
          <w:sz w:val="26"/>
          <w:szCs w:val="26"/>
        </w:rPr>
        <w:t xml:space="preserve"> Bên B không được tự ý thay đổi chủng loại, thương hiệu, quy cách vật liệu đã được phê duyệt hoặc quy cách kỹ thuật trong Hồ sơ thiết kế, Biểu 07. Mọi thay đổi phải được Bên A chấp thuận bằng văn bản.</w:t>
      </w:r>
    </w:p>
    <w:p w14:paraId="798A55F3" w14:textId="0B276986" w:rsidR="00A10877" w:rsidRDefault="00F1289A" w:rsidP="00253C84">
      <w:pPr>
        <w:widowControl w:val="0"/>
        <w:spacing w:after="120" w:line="276" w:lineRule="auto"/>
        <w:jc w:val="both"/>
        <w:textAlignment w:val="baseline"/>
        <w:rPr>
          <w:rFonts w:ascii="Times New Roman" w:hAnsi="Times New Roman"/>
          <w:sz w:val="26"/>
          <w:szCs w:val="26"/>
        </w:rPr>
      </w:pPr>
      <w:r>
        <w:rPr>
          <w:rFonts w:ascii="Times New Roman" w:hAnsi="Times New Roman"/>
          <w:b/>
          <w:bCs/>
          <w:sz w:val="26"/>
          <w:szCs w:val="26"/>
        </w:rPr>
        <w:t>5.6.</w:t>
      </w:r>
      <w:r>
        <w:rPr>
          <w:rFonts w:ascii="Times New Roman" w:hAnsi="Times New Roman"/>
          <w:sz w:val="26"/>
          <w:szCs w:val="26"/>
        </w:rPr>
        <w:t xml:space="preserve"> Bên B có nghĩa vụ sửa chữa mọi sai sót của Hạng mục công trình bằng chi phí của mình kể từ ngày khởi công đến ngày Bên A xác nhận hoàn thành nghĩa vụ bảo hành, phù hợp Hồ sơ thiết kế, Chỉ dẫn kỹ thuật, quy chuẩn kỹ thuật, tiêu chuẩn áp dụng và chỉ dẫn của Bên A.</w:t>
      </w:r>
    </w:p>
    <w:p w14:paraId="4B1033F4" w14:textId="371D2E83" w:rsidR="00A10877" w:rsidRDefault="00F1289A" w:rsidP="00253C84">
      <w:pPr>
        <w:widowControl w:val="0"/>
        <w:spacing w:after="120" w:line="276" w:lineRule="auto"/>
        <w:jc w:val="both"/>
        <w:textAlignment w:val="baseline"/>
        <w:rPr>
          <w:rFonts w:ascii="Times New Roman" w:hAnsi="Times New Roman"/>
          <w:sz w:val="26"/>
          <w:szCs w:val="26"/>
        </w:rPr>
      </w:pPr>
      <w:r>
        <w:rPr>
          <w:rFonts w:ascii="Times New Roman" w:hAnsi="Times New Roman"/>
          <w:b/>
          <w:bCs/>
          <w:sz w:val="26"/>
          <w:szCs w:val="26"/>
        </w:rPr>
        <w:t xml:space="preserve">5.7. </w:t>
      </w:r>
      <w:r>
        <w:rPr>
          <w:rFonts w:ascii="Times New Roman" w:hAnsi="Times New Roman"/>
          <w:sz w:val="26"/>
          <w:szCs w:val="26"/>
        </w:rPr>
        <w:t xml:space="preserve">Bên B chịu trách nhiệm về chất lượng công tác chống thấm </w:t>
      </w:r>
      <w:r w:rsidR="005740C8">
        <w:rPr>
          <w:rFonts w:ascii="Times New Roman" w:hAnsi="Times New Roman"/>
          <w:sz w:val="26"/>
          <w:szCs w:val="26"/>
        </w:rPr>
        <w:t>phần ngầm</w:t>
      </w:r>
      <w:del w:id="46" w:author="Ban Kinh tế &amp; Quản lý Hợp đồng" w:date="2026-10-21T15:20:00Z">
        <w:r w:rsidR="005740C8" w:rsidDel="004A4154">
          <w:rPr>
            <w:rFonts w:ascii="Times New Roman" w:hAnsi="Times New Roman"/>
            <w:sz w:val="26"/>
            <w:szCs w:val="26"/>
          </w:rPr>
          <w:delText xml:space="preserve"> </w:delText>
        </w:r>
      </w:del>
      <w:r>
        <w:rPr>
          <w:rFonts w:ascii="Times New Roman" w:hAnsi="Times New Roman"/>
          <w:sz w:val="26"/>
          <w:szCs w:val="26"/>
        </w:rPr>
        <w:t>. Trước khi nghiệm thu, Bên B phải thực hiện thí nghiệm (ngâm nước) theo Chỉ dẫn kỹ thuật và yêu cầu của Bên A; mọi vị trí thấm, rò rỉ phát hiện trong thời gian thi công và bảo hành phải được Bên B xử lý bằng chi phí của mình.</w:t>
      </w:r>
    </w:p>
    <w:p w14:paraId="47A5E80A" w14:textId="77777777" w:rsidR="00A10877" w:rsidRDefault="00F1289A" w:rsidP="00253C84">
      <w:pPr>
        <w:pStyle w:val="Heading2"/>
        <w:spacing w:after="120" w:line="276" w:lineRule="auto"/>
        <w:jc w:val="left"/>
        <w:rPr>
          <w:rFonts w:ascii="Times New Roman" w:hAnsi="Times New Roman"/>
          <w:sz w:val="26"/>
          <w:szCs w:val="26"/>
        </w:rPr>
      </w:pPr>
      <w:r>
        <w:rPr>
          <w:rFonts w:ascii="Times New Roman" w:hAnsi="Times New Roman"/>
          <w:sz w:val="26"/>
          <w:szCs w:val="26"/>
        </w:rPr>
        <w:t>Điều 6. NGHIỆM THU VÀ BÀN GIAO HẠNG MỤC CÔNG TRÌNH</w:t>
      </w:r>
    </w:p>
    <w:p w14:paraId="42C39DA7" w14:textId="77777777" w:rsidR="00A10877" w:rsidRDefault="00F1289A" w:rsidP="00253C84">
      <w:pPr>
        <w:widowControl w:val="0"/>
        <w:spacing w:after="120" w:line="276" w:lineRule="auto"/>
        <w:jc w:val="both"/>
        <w:rPr>
          <w:rFonts w:ascii="Times New Roman" w:hAnsi="Times New Roman"/>
          <w:b/>
          <w:bCs/>
          <w:sz w:val="26"/>
          <w:szCs w:val="26"/>
        </w:rPr>
      </w:pPr>
      <w:r>
        <w:rPr>
          <w:rFonts w:ascii="Times New Roman" w:hAnsi="Times New Roman"/>
          <w:b/>
          <w:bCs/>
          <w:sz w:val="26"/>
          <w:szCs w:val="26"/>
        </w:rPr>
        <w:t>6.1. Nghiệm thu:</w:t>
      </w:r>
    </w:p>
    <w:p w14:paraId="6583D739" w14:textId="77777777" w:rsidR="00A10877" w:rsidRDefault="00F1289A" w:rsidP="00253C84">
      <w:pPr>
        <w:tabs>
          <w:tab w:val="left" w:pos="459"/>
        </w:tabs>
        <w:spacing w:after="120" w:line="276" w:lineRule="auto"/>
        <w:jc w:val="both"/>
        <w:rPr>
          <w:rFonts w:ascii="Times New Roman" w:hAnsi="Times New Roman"/>
          <w:sz w:val="26"/>
          <w:szCs w:val="26"/>
        </w:rPr>
      </w:pPr>
      <w:r>
        <w:rPr>
          <w:rFonts w:ascii="Times New Roman" w:hAnsi="Times New Roman"/>
          <w:sz w:val="26"/>
          <w:szCs w:val="26"/>
        </w:rPr>
        <w:t>a) Điều kiện nghiệm thu: Bên A chỉ nghiệm thu khi đối tượng nghiệm thu đã hoàn thành, đáp ứng yêu cầu chất lượng, kỹ thuật và có đủ hồ sơ theo quy định của Hợp đồng và pháp luật về quản lý chất lượng công trình xây dựng;</w:t>
      </w:r>
    </w:p>
    <w:p w14:paraId="0DE49175" w14:textId="77777777" w:rsidR="00A10877" w:rsidRDefault="00F1289A" w:rsidP="00253C84">
      <w:pPr>
        <w:widowControl w:val="0"/>
        <w:spacing w:after="120" w:line="276" w:lineRule="auto"/>
        <w:jc w:val="both"/>
        <w:rPr>
          <w:rFonts w:ascii="Times New Roman" w:hAnsi="Times New Roman"/>
          <w:sz w:val="26"/>
          <w:szCs w:val="26"/>
        </w:rPr>
      </w:pPr>
      <w:r>
        <w:rPr>
          <w:rFonts w:ascii="Times New Roman" w:hAnsi="Times New Roman"/>
          <w:sz w:val="26"/>
          <w:szCs w:val="26"/>
        </w:rPr>
        <w:t>b) Đối tượng nghiệm thu: công việc xây dựng, bộ phận, giai đoạn, Hạng mục công trình do Bên B thực hiện. Biên bản nghiệm thu chỉ được lập sau khi Bên A kiểm tra và chấp thuận.</w:t>
      </w:r>
    </w:p>
    <w:p w14:paraId="14ACF0A0" w14:textId="77777777" w:rsidR="00A10877" w:rsidRDefault="00F1289A" w:rsidP="00253C84">
      <w:pPr>
        <w:widowControl w:val="0"/>
        <w:spacing w:after="120" w:line="276" w:lineRule="auto"/>
        <w:jc w:val="both"/>
        <w:rPr>
          <w:rFonts w:ascii="Times New Roman" w:hAnsi="Times New Roman"/>
          <w:sz w:val="26"/>
          <w:szCs w:val="26"/>
        </w:rPr>
      </w:pPr>
      <w:r>
        <w:rPr>
          <w:rFonts w:ascii="Times New Roman" w:hAnsi="Times New Roman"/>
          <w:sz w:val="26"/>
          <w:szCs w:val="26"/>
        </w:rPr>
        <w:t>Thành phần nghiệm thu gồm đại diện Bên A, đại diện Bên B và đại diện Chủ đầu tư, Tư vấn giám sát (khi Chủ đầu tư, Tư vấn giám sát yêu cầu).</w:t>
      </w:r>
    </w:p>
    <w:p w14:paraId="4997E9AA" w14:textId="77777777" w:rsidR="00A10877" w:rsidRDefault="00F1289A" w:rsidP="00253C84">
      <w:pPr>
        <w:tabs>
          <w:tab w:val="left" w:pos="459"/>
        </w:tabs>
        <w:spacing w:after="120" w:line="276" w:lineRule="auto"/>
        <w:jc w:val="both"/>
        <w:rPr>
          <w:rFonts w:ascii="Times New Roman" w:hAnsi="Times New Roman"/>
          <w:sz w:val="26"/>
          <w:szCs w:val="26"/>
        </w:rPr>
      </w:pPr>
      <w:r>
        <w:rPr>
          <w:rFonts w:ascii="Times New Roman" w:hAnsi="Times New Roman"/>
          <w:sz w:val="26"/>
          <w:szCs w:val="26"/>
        </w:rPr>
        <w:lastRenderedPageBreak/>
        <w:t xml:space="preserve">c) Tổ chức nghiệm thu: Bên A tổ chức kiểm tra, đánh giá chất lượng, khối lượng công việc của Bên B và thông báo các sai sót (nếu có). Bên B phải thông báo bằng văn bản cho Bên A tối thiểu </w:t>
      </w:r>
      <w:r>
        <w:rPr>
          <w:rFonts w:ascii="Times New Roman" w:hAnsi="Times New Roman"/>
          <w:sz w:val="26"/>
          <w:szCs w:val="26"/>
          <w:highlight w:val="yellow"/>
        </w:rPr>
        <w:t>24</w:t>
      </w:r>
      <w:r>
        <w:rPr>
          <w:rFonts w:ascii="Times New Roman" w:hAnsi="Times New Roman"/>
          <w:sz w:val="26"/>
          <w:szCs w:val="26"/>
        </w:rPr>
        <w:t xml:space="preserve"> giờ trước khi che khuất, phủ lấp công việc. Công việc, bộ phận bị che khuất phải được nghiệm thu và lập bản vẽ hoàn công trước khi thi công công việc tiếp theo; công việc bị che khuất khi chưa được nghiệm thu bị coi là không được chấp nhận.</w:t>
      </w:r>
    </w:p>
    <w:p w14:paraId="63EBF9CB" w14:textId="77777777" w:rsidR="00A10877" w:rsidRDefault="00F1289A" w:rsidP="00253C84">
      <w:pPr>
        <w:tabs>
          <w:tab w:val="left" w:pos="459"/>
        </w:tabs>
        <w:spacing w:after="120" w:line="276" w:lineRule="auto"/>
        <w:jc w:val="both"/>
        <w:rPr>
          <w:rFonts w:ascii="Times New Roman" w:hAnsi="Times New Roman"/>
          <w:sz w:val="26"/>
          <w:szCs w:val="26"/>
        </w:rPr>
      </w:pPr>
      <w:r>
        <w:rPr>
          <w:rFonts w:ascii="Times New Roman" w:hAnsi="Times New Roman"/>
          <w:sz w:val="26"/>
          <w:szCs w:val="26"/>
        </w:rPr>
        <w:t>d) Việc kiểm tra, nghiệm thu của Bên A không miễn trừ, không làm giảm trách nhiệm của Bên B theo Hợp đồng và pháp luật. Số lượng hồ sơ nghiệm thu hoàn thành: 08 bộ.</w:t>
      </w:r>
    </w:p>
    <w:p w14:paraId="6EDAD52F" w14:textId="77777777" w:rsidR="00A10877" w:rsidRDefault="00F1289A" w:rsidP="00253C84">
      <w:pPr>
        <w:widowControl w:val="0"/>
        <w:spacing w:after="120" w:line="276" w:lineRule="auto"/>
        <w:jc w:val="both"/>
        <w:rPr>
          <w:rFonts w:ascii="Times New Roman" w:hAnsi="Times New Roman"/>
          <w:b/>
          <w:bCs/>
          <w:sz w:val="26"/>
          <w:szCs w:val="26"/>
        </w:rPr>
      </w:pPr>
      <w:r>
        <w:rPr>
          <w:rFonts w:ascii="Times New Roman" w:hAnsi="Times New Roman"/>
          <w:b/>
          <w:bCs/>
          <w:sz w:val="26"/>
          <w:szCs w:val="26"/>
        </w:rPr>
        <w:t xml:space="preserve">6.2. Bàn giao Hạng mục công trình: </w:t>
      </w:r>
    </w:p>
    <w:p w14:paraId="5C315041" w14:textId="77777777" w:rsidR="00A10877" w:rsidRDefault="00F1289A" w:rsidP="00253C84">
      <w:pPr>
        <w:tabs>
          <w:tab w:val="left" w:pos="459"/>
        </w:tabs>
        <w:spacing w:after="120" w:line="276" w:lineRule="auto"/>
        <w:jc w:val="both"/>
        <w:rPr>
          <w:rFonts w:ascii="Times New Roman" w:hAnsi="Times New Roman"/>
          <w:sz w:val="26"/>
          <w:szCs w:val="26"/>
        </w:rPr>
      </w:pPr>
      <w:r>
        <w:rPr>
          <w:rFonts w:ascii="Times New Roman" w:hAnsi="Times New Roman"/>
          <w:sz w:val="26"/>
          <w:szCs w:val="26"/>
        </w:rPr>
        <w:t xml:space="preserve">a) Điều kiện bàn giao: </w:t>
      </w:r>
    </w:p>
    <w:p w14:paraId="6AE0A1E8" w14:textId="77777777" w:rsidR="00A10877" w:rsidRDefault="00F1289A" w:rsidP="00253C84">
      <w:pPr>
        <w:tabs>
          <w:tab w:val="left" w:pos="459"/>
        </w:tabs>
        <w:spacing w:after="120" w:line="276" w:lineRule="auto"/>
        <w:jc w:val="both"/>
        <w:rPr>
          <w:rFonts w:ascii="Times New Roman" w:hAnsi="Times New Roman"/>
          <w:sz w:val="26"/>
          <w:szCs w:val="26"/>
        </w:rPr>
      </w:pPr>
      <w:r>
        <w:rPr>
          <w:rFonts w:ascii="Times New Roman" w:hAnsi="Times New Roman"/>
          <w:sz w:val="26"/>
          <w:szCs w:val="26"/>
        </w:rPr>
        <w:t>(i) Hạng mục công trình được thi công, nghiệm thu hợp lệ và có đầy đủ hồ sơ, tài liệu theo quy định của Hợp đồng, đảm bảo các yêu cầu kỹ thuật theo quy định của Hồ sơ thiết kế, Chỉ dẫn kỹ thuật;</w:t>
      </w:r>
    </w:p>
    <w:p w14:paraId="46B02862" w14:textId="77777777" w:rsidR="00A10877" w:rsidRDefault="00F1289A" w:rsidP="00253C84">
      <w:pPr>
        <w:tabs>
          <w:tab w:val="left" w:pos="459"/>
        </w:tabs>
        <w:spacing w:after="120" w:line="276" w:lineRule="auto"/>
        <w:jc w:val="both"/>
        <w:rPr>
          <w:rFonts w:ascii="Times New Roman" w:hAnsi="Times New Roman"/>
          <w:sz w:val="26"/>
          <w:szCs w:val="26"/>
        </w:rPr>
      </w:pPr>
      <w:r>
        <w:rPr>
          <w:rFonts w:ascii="Times New Roman" w:hAnsi="Times New Roman"/>
          <w:sz w:val="26"/>
          <w:szCs w:val="26"/>
        </w:rPr>
        <w:t>(ii) Được Bên A nghiệm thu bàn giao Hạng mục công trình theo phạm vi công việc của hợp đồng này.</w:t>
      </w:r>
    </w:p>
    <w:p w14:paraId="6F0A0F0A" w14:textId="77777777" w:rsidR="00A10877" w:rsidRDefault="00F1289A" w:rsidP="00253C84">
      <w:pPr>
        <w:tabs>
          <w:tab w:val="left" w:pos="459"/>
        </w:tabs>
        <w:spacing w:after="120" w:line="276" w:lineRule="auto"/>
        <w:jc w:val="both"/>
        <w:rPr>
          <w:rFonts w:ascii="Times New Roman" w:hAnsi="Times New Roman"/>
          <w:sz w:val="26"/>
          <w:szCs w:val="26"/>
        </w:rPr>
      </w:pPr>
      <w:r>
        <w:rPr>
          <w:rFonts w:ascii="Times New Roman" w:hAnsi="Times New Roman"/>
          <w:sz w:val="26"/>
          <w:szCs w:val="26"/>
        </w:rPr>
        <w:t>(iii) Bên B đã hoàn thành tháo dỡ hệ văng chống, nhổ cừ (theo thiết kế biện pháp), thu dọn mặt bằng và bàn giao đầy đủ hồ sơ hoàn công, hồ sơ chất lượng.</w:t>
      </w:r>
    </w:p>
    <w:p w14:paraId="6FEFF1DC" w14:textId="77777777" w:rsidR="00A10877" w:rsidRDefault="00F1289A" w:rsidP="00253C84">
      <w:pPr>
        <w:widowControl w:val="0"/>
        <w:spacing w:after="120" w:line="276" w:lineRule="auto"/>
        <w:jc w:val="both"/>
        <w:rPr>
          <w:rFonts w:ascii="Times New Roman" w:hAnsi="Times New Roman"/>
          <w:b/>
          <w:bCs/>
          <w:sz w:val="26"/>
          <w:szCs w:val="26"/>
        </w:rPr>
      </w:pPr>
      <w:r>
        <w:rPr>
          <w:rFonts w:ascii="Times New Roman" w:hAnsi="Times New Roman"/>
          <w:b/>
          <w:bCs/>
          <w:sz w:val="26"/>
          <w:szCs w:val="26"/>
        </w:rPr>
        <w:t>6.3. Các tồn tại về chất lượng, công việc chưa hoàn thành</w:t>
      </w:r>
    </w:p>
    <w:p w14:paraId="631E6F3E" w14:textId="77777777" w:rsidR="00A10877" w:rsidRDefault="00F1289A" w:rsidP="00253C84">
      <w:pPr>
        <w:pStyle w:val="BodyTextIndent"/>
        <w:tabs>
          <w:tab w:val="left" w:pos="1134"/>
        </w:tabs>
        <w:spacing w:after="120" w:line="276" w:lineRule="auto"/>
        <w:ind w:firstLine="0"/>
        <w:rPr>
          <w:rFonts w:ascii="Times New Roman" w:hAnsi="Times New Roman"/>
          <w:sz w:val="26"/>
          <w:szCs w:val="26"/>
          <w:lang w:val="en-US" w:eastAsia="en-US"/>
        </w:rPr>
      </w:pPr>
      <w:r>
        <w:rPr>
          <w:rFonts w:ascii="Times New Roman" w:hAnsi="Times New Roman"/>
          <w:sz w:val="26"/>
          <w:szCs w:val="26"/>
          <w:lang w:val="en-US" w:eastAsia="en-US"/>
        </w:rPr>
        <w:t>a) Bên B phải thực hiện ngay các yêu cầu của Bên A về khắc phục tồn tại chất lượng, hoàn thành công việc còn dở dang, bổ sung, chỉnh sửa, hoàn thiện hồ sơ, tài liệu để được nghiệm thu, bàn giao.</w:t>
      </w:r>
    </w:p>
    <w:p w14:paraId="219E9423" w14:textId="77777777" w:rsidR="00A10877" w:rsidRDefault="00F1289A" w:rsidP="00253C84">
      <w:pPr>
        <w:pStyle w:val="BodyTextIndent"/>
        <w:tabs>
          <w:tab w:val="left" w:pos="1134"/>
        </w:tabs>
        <w:spacing w:after="120" w:line="276" w:lineRule="auto"/>
        <w:ind w:firstLine="0"/>
        <w:rPr>
          <w:rFonts w:ascii="Times New Roman" w:hAnsi="Times New Roman"/>
          <w:sz w:val="26"/>
          <w:szCs w:val="26"/>
          <w:lang w:val="en-US" w:eastAsia="en-US"/>
        </w:rPr>
      </w:pPr>
      <w:r>
        <w:rPr>
          <w:rFonts w:ascii="Times New Roman" w:hAnsi="Times New Roman"/>
          <w:sz w:val="26"/>
          <w:szCs w:val="26"/>
          <w:lang w:val="en-US" w:eastAsia="en-US"/>
        </w:rPr>
        <w:t>b) Trường hợp Bên B không thực hiện, thực hiện không đầy đủ hoặc thực hiện sai và không khắc phục trong thời hạn Bên A ấn định tại thông báo bằng văn bản, Bên A có quyền giữ lại giá trị thanh toán tương ứng và xử lý theo Điều 18.4.</w:t>
      </w:r>
    </w:p>
    <w:p w14:paraId="5BA5CACB" w14:textId="77777777" w:rsidR="00A10877" w:rsidRDefault="00F1289A" w:rsidP="00253C84">
      <w:pPr>
        <w:widowControl w:val="0"/>
        <w:spacing w:after="120" w:line="276" w:lineRule="auto"/>
        <w:jc w:val="both"/>
        <w:rPr>
          <w:rFonts w:ascii="Times New Roman" w:hAnsi="Times New Roman"/>
          <w:b/>
          <w:bCs/>
          <w:sz w:val="26"/>
          <w:szCs w:val="26"/>
        </w:rPr>
      </w:pPr>
      <w:r>
        <w:rPr>
          <w:rFonts w:ascii="Times New Roman" w:hAnsi="Times New Roman"/>
          <w:b/>
          <w:bCs/>
          <w:sz w:val="26"/>
          <w:szCs w:val="26"/>
        </w:rPr>
        <w:t>6.4. Quyền sở hữu thiết bị, hạng mục công trình</w:t>
      </w:r>
    </w:p>
    <w:p w14:paraId="0261C3E9" w14:textId="77777777" w:rsidR="00A10877" w:rsidRDefault="00F1289A" w:rsidP="00253C84">
      <w:pPr>
        <w:widowControl w:val="0"/>
        <w:spacing w:after="120" w:line="276" w:lineRule="auto"/>
        <w:jc w:val="both"/>
        <w:rPr>
          <w:rFonts w:ascii="Times New Roman" w:hAnsi="Times New Roman"/>
          <w:sz w:val="26"/>
          <w:szCs w:val="26"/>
        </w:rPr>
      </w:pPr>
      <w:r>
        <w:rPr>
          <w:rFonts w:ascii="Times New Roman" w:hAnsi="Times New Roman"/>
          <w:sz w:val="26"/>
          <w:szCs w:val="26"/>
        </w:rPr>
        <w:t>Vật liệu, kết cấu, bộ phận, hạng mục công trình thuộc phạm vi Hợp đồng thuộc quyền sở hữu của Bên A kể từ thời điểm được đưa vào lắp đặt tại Công trường hoặc khi Bên B được thanh toán giá trị tương ứng, tùy thời điểm nào đến trước; trừ vật tư biện pháp luân chuyển của Bên B (cừ, văng chống, hệ ván khuôn dàn giáo) sau khi tháo dỡ. Việc chuyển quyền sở hữu không làm giảm trách nhiệm của Bên B đối với các tài sản này theo Hợp đồng.</w:t>
      </w:r>
    </w:p>
    <w:p w14:paraId="7BA58647" w14:textId="77777777" w:rsidR="00A10877" w:rsidRDefault="00F1289A" w:rsidP="00253C84">
      <w:pPr>
        <w:pStyle w:val="Heading2"/>
        <w:spacing w:after="120" w:line="276" w:lineRule="auto"/>
        <w:jc w:val="left"/>
        <w:rPr>
          <w:rFonts w:ascii="Times New Roman" w:hAnsi="Times New Roman"/>
          <w:sz w:val="26"/>
          <w:szCs w:val="26"/>
        </w:rPr>
      </w:pPr>
      <w:r>
        <w:rPr>
          <w:rFonts w:ascii="Times New Roman" w:hAnsi="Times New Roman"/>
          <w:sz w:val="26"/>
          <w:szCs w:val="26"/>
        </w:rPr>
        <w:t>Điều 7. TIẾN ĐỘ THỰC HIỆN HỢP ĐỒNG</w:t>
      </w:r>
    </w:p>
    <w:p w14:paraId="181D3A53" w14:textId="77777777" w:rsidR="00A10877" w:rsidRDefault="00F1289A" w:rsidP="00253C84">
      <w:pPr>
        <w:spacing w:after="120" w:line="276" w:lineRule="auto"/>
        <w:jc w:val="both"/>
        <w:rPr>
          <w:rFonts w:ascii="Times New Roman" w:hAnsi="Times New Roman"/>
          <w:b/>
          <w:bCs/>
          <w:sz w:val="26"/>
          <w:szCs w:val="26"/>
        </w:rPr>
      </w:pPr>
      <w:r>
        <w:rPr>
          <w:rFonts w:ascii="Times New Roman" w:hAnsi="Times New Roman"/>
          <w:b/>
          <w:bCs/>
          <w:sz w:val="26"/>
          <w:szCs w:val="26"/>
        </w:rPr>
        <w:t xml:space="preserve">7.1. Tiến độ thực hiện </w:t>
      </w:r>
    </w:p>
    <w:p w14:paraId="772BF3EF" w14:textId="01A13AAA" w:rsidR="00A10877" w:rsidRPr="003729A2" w:rsidRDefault="00F1289A" w:rsidP="00253C84">
      <w:pPr>
        <w:tabs>
          <w:tab w:val="left" w:pos="709"/>
        </w:tabs>
        <w:spacing w:after="120" w:line="276" w:lineRule="auto"/>
        <w:jc w:val="both"/>
        <w:rPr>
          <w:rFonts w:ascii="Times New Roman" w:hAnsi="Times New Roman"/>
          <w:sz w:val="26"/>
          <w:szCs w:val="26"/>
          <w:highlight w:val="yellow"/>
        </w:rPr>
      </w:pPr>
      <w:r w:rsidRPr="003729A2">
        <w:rPr>
          <w:rFonts w:ascii="Times New Roman" w:hAnsi="Times New Roman"/>
          <w:sz w:val="26"/>
          <w:szCs w:val="26"/>
          <w:highlight w:val="yellow"/>
        </w:rPr>
        <w:t xml:space="preserve">a) Tổng thời gian thực hiện Hợp đồng: </w:t>
      </w:r>
      <w:del w:id="47" w:author="Ban Kinh tế &amp; Quản lý Hợp đồng" w:date="2026-10-20T16:24:00Z">
        <w:r w:rsidRPr="003729A2" w:rsidDel="003400C5">
          <w:rPr>
            <w:rFonts w:ascii="Times New Roman" w:hAnsi="Times New Roman"/>
            <w:sz w:val="26"/>
            <w:szCs w:val="26"/>
            <w:highlight w:val="yellow"/>
          </w:rPr>
          <w:delText xml:space="preserve">…… </w:delText>
        </w:r>
      </w:del>
      <w:ins w:id="48" w:author="Ban Kinh tế &amp; Quản lý Hợp đồng" w:date="2026-10-20T16:25:00Z">
        <w:r w:rsidR="003D6DAC">
          <w:rPr>
            <w:rFonts w:ascii="Times New Roman" w:hAnsi="Times New Roman"/>
            <w:sz w:val="26"/>
            <w:szCs w:val="26"/>
            <w:highlight w:val="yellow"/>
          </w:rPr>
          <w:t>315</w:t>
        </w:r>
      </w:ins>
      <w:ins w:id="49" w:author="Ban Kinh tế &amp; Quản lý Hợp đồng" w:date="2026-10-20T16:24:00Z">
        <w:r w:rsidR="003400C5" w:rsidRPr="003729A2">
          <w:rPr>
            <w:rFonts w:ascii="Times New Roman" w:hAnsi="Times New Roman"/>
            <w:sz w:val="26"/>
            <w:szCs w:val="26"/>
            <w:highlight w:val="yellow"/>
          </w:rPr>
          <w:t xml:space="preserve"> </w:t>
        </w:r>
      </w:ins>
      <w:r w:rsidRPr="003729A2">
        <w:rPr>
          <w:rFonts w:ascii="Times New Roman" w:hAnsi="Times New Roman"/>
          <w:sz w:val="26"/>
          <w:szCs w:val="26"/>
          <w:highlight w:val="yellow"/>
        </w:rPr>
        <w:t>ngày kể từ ngày bắt đầu</w:t>
      </w:r>
    </w:p>
    <w:p>
      <w:pPr>
        <w:tabs>
          <w:tab w:val="left" w:pos="709"/>
        </w:tabs>
        <w:spacing w:after="120" w:line="276" w:lineRule="auto"/>
        <w:jc w:val="both"/>
        <w:rPr>
          <w:ins w:id="120385" w:author="VNCN E&amp;C" w:date="2026-10-22T09:00:00Z"/>
          <w:rFonts w:ascii="Times New Roman" w:hAnsi="Times New Roman"/>
          <w:sz w:val="26"/>
          <w:szCs w:val="26"/>
          <w:highlight w:val="yellow"/>
        </w:rPr>
      </w:pPr>
      <w:ins w:id="120384" w:author="VNCN E&amp;C" w:date="2026-10-22T09:00:00Z">
        <w:r>
          <w:rPr>
            <w:rFonts w:ascii="Times New Roman" w:hAnsi="Times New Roman"/>
            <w:sz w:val="26"/>
            <w:szCs w:val="26"/>
          </w:rPr>
          <w:t xml:space="preserve">b) Mốc tiến độ quan trọng: Mốc 1 – Hoàn thành kết cấu sàn tầng hầm B2: </w:t>
        </w:r>
        <w:r>
          <w:rPr>
            <w:rFonts w:ascii="Times New Roman" w:hAnsi="Times New Roman"/>
            <w:sz w:val="26"/>
            <w:szCs w:val="26"/>
            <w:highlight w:val="yellow"/>
          </w:rPr>
          <w:t xml:space="preserve">……</w:t>
        </w:r>
        <w:r>
          <w:rPr>
            <w:rFonts w:ascii="Times New Roman" w:hAnsi="Times New Roman"/>
            <w:sz w:val="26"/>
            <w:szCs w:val="26"/>
          </w:rPr>
          <w:t xml:space="preserve"> ngày kể từ ngày bắt đầu; Mốc 2 – Hoàn thành đóng nắp hầm: </w:t>
        </w:r>
        <w:r>
          <w:rPr>
            <w:rFonts w:ascii="Times New Roman" w:hAnsi="Times New Roman"/>
            <w:sz w:val="26"/>
            <w:szCs w:val="26"/>
            <w:highlight w:val="yellow"/>
          </w:rPr>
          <w:t xml:space="preserve">……</w:t>
        </w:r>
        <w:r>
          <w:rPr>
            <w:rFonts w:ascii="Times New Roman" w:hAnsi="Times New Roman"/>
            <w:sz w:val="26"/>
            <w:szCs w:val="26"/>
          </w:rPr>
          <w:t xml:space="preserve"> ngày kể từ ngày bắt đầu.</w:t>
        </w:r>
      </w:ins>
    </w:p>
    <w:p w14:paraId="6C3A09F0" w14:textId="77777777" w:rsidR="00A10877" w:rsidRDefault="00F1289A" w:rsidP="00253C84">
      <w:pPr>
        <w:spacing w:after="120" w:line="276" w:lineRule="auto"/>
        <w:jc w:val="both"/>
        <w:rPr>
          <w:rFonts w:ascii="Times New Roman" w:hAnsi="Times New Roman"/>
          <w:b/>
          <w:bCs/>
          <w:sz w:val="26"/>
          <w:szCs w:val="26"/>
        </w:rPr>
      </w:pPr>
      <w:r>
        <w:rPr>
          <w:rFonts w:ascii="Times New Roman" w:hAnsi="Times New Roman"/>
          <w:b/>
          <w:bCs/>
          <w:sz w:val="26"/>
          <w:szCs w:val="26"/>
        </w:rPr>
        <w:t>7.2. Ngày bắt đầu và hoàn thành</w:t>
      </w:r>
    </w:p>
    <w:p w14:paraId="099C2E9B" w14:textId="77777777" w:rsidR="00A10877" w:rsidRDefault="00F1289A" w:rsidP="00253C84">
      <w:pPr>
        <w:spacing w:after="120" w:line="276" w:lineRule="auto"/>
        <w:jc w:val="both"/>
        <w:rPr>
          <w:rFonts w:ascii="Times New Roman" w:hAnsi="Times New Roman"/>
          <w:sz w:val="26"/>
          <w:szCs w:val="26"/>
        </w:rPr>
      </w:pPr>
      <w:r>
        <w:rPr>
          <w:rFonts w:ascii="Times New Roman" w:hAnsi="Times New Roman"/>
          <w:sz w:val="26"/>
          <w:szCs w:val="26"/>
        </w:rPr>
        <w:t>Ngày bắt đầu được quy định như sau và được tính theo thời gian tùy theo điều kiện nào đến sau, cụ thể:</w:t>
      </w:r>
    </w:p>
    <w:p w14:paraId="47B4B1DF" w14:textId="77777777" w:rsidR="00A10877" w:rsidRDefault="00F1289A" w:rsidP="00253C84">
      <w:pPr>
        <w:spacing w:after="120" w:line="276" w:lineRule="auto"/>
        <w:jc w:val="both"/>
        <w:rPr>
          <w:rFonts w:ascii="Times New Roman" w:hAnsi="Times New Roman"/>
          <w:sz w:val="26"/>
          <w:szCs w:val="26"/>
        </w:rPr>
      </w:pPr>
      <w:r>
        <w:rPr>
          <w:rFonts w:ascii="Times New Roman" w:hAnsi="Times New Roman"/>
          <w:sz w:val="26"/>
          <w:szCs w:val="26"/>
        </w:rPr>
        <w:lastRenderedPageBreak/>
        <w:t>(i) H</w:t>
      </w:r>
      <w:r>
        <w:rPr>
          <w:rFonts w:ascii="Times New Roman" w:hAnsi="Times New Roman" w:cs="Calibri"/>
          <w:sz w:val="26"/>
          <w:szCs w:val="26"/>
        </w:rPr>
        <w:t>ợ</w:t>
      </w:r>
      <w:r>
        <w:rPr>
          <w:rFonts w:ascii="Times New Roman" w:hAnsi="Times New Roman"/>
          <w:sz w:val="26"/>
          <w:szCs w:val="26"/>
        </w:rPr>
        <w:t xml:space="preserve">p </w:t>
      </w:r>
      <w:r>
        <w:rPr>
          <w:rFonts w:ascii="Times New Roman" w:hAnsi="Times New Roman" w:cs="Calibri"/>
          <w:sz w:val="26"/>
          <w:szCs w:val="26"/>
        </w:rPr>
        <w:t>đồ</w:t>
      </w:r>
      <w:r>
        <w:rPr>
          <w:rFonts w:ascii="Times New Roman" w:hAnsi="Times New Roman"/>
          <w:sz w:val="26"/>
          <w:szCs w:val="26"/>
        </w:rPr>
        <w:t>ng được ký kết;</w:t>
      </w:r>
    </w:p>
    <w:p w14:paraId="7A188F60" w14:textId="77777777" w:rsidR="00A10877" w:rsidRDefault="00F1289A" w:rsidP="00253C84">
      <w:pPr>
        <w:spacing w:after="120" w:line="276" w:lineRule="auto"/>
        <w:jc w:val="both"/>
        <w:rPr>
          <w:rFonts w:ascii="Times New Roman" w:hAnsi="Times New Roman"/>
          <w:sz w:val="26"/>
          <w:szCs w:val="26"/>
        </w:rPr>
      </w:pPr>
      <w:r>
        <w:rPr>
          <w:rFonts w:ascii="Times New Roman" w:hAnsi="Times New Roman"/>
          <w:sz w:val="26"/>
          <w:szCs w:val="26"/>
        </w:rPr>
        <w:t>(ii) Bên A bàn giao Hồ sơ thiết kế bản vẽ thi công đã được phê duyệt;</w:t>
      </w:r>
    </w:p>
    <w:p w14:paraId="1B414E23" w14:textId="77777777" w:rsidR="00A10877" w:rsidRDefault="00F1289A" w:rsidP="00253C84">
      <w:pPr>
        <w:spacing w:after="120" w:line="276" w:lineRule="auto"/>
        <w:jc w:val="both"/>
        <w:rPr>
          <w:rFonts w:ascii="Times New Roman" w:hAnsi="Times New Roman"/>
          <w:sz w:val="26"/>
          <w:szCs w:val="26"/>
        </w:rPr>
      </w:pPr>
      <w:r>
        <w:rPr>
          <w:rFonts w:ascii="Times New Roman" w:hAnsi="Times New Roman"/>
          <w:sz w:val="26"/>
          <w:szCs w:val="26"/>
        </w:rPr>
        <w:t>(iii) Các bên ký biên bản bàn giao toàn bộ mặt bằng đủ điều kiện thi công;</w:t>
      </w:r>
    </w:p>
    <w:p w14:paraId="335F5CB9" w14:textId="77777777" w:rsidR="00A10877" w:rsidRDefault="00F1289A" w:rsidP="00253C84">
      <w:pPr>
        <w:spacing w:after="120" w:line="276" w:lineRule="auto"/>
        <w:jc w:val="both"/>
        <w:rPr>
          <w:rFonts w:ascii="Times New Roman" w:hAnsi="Times New Roman"/>
          <w:sz w:val="26"/>
          <w:szCs w:val="26"/>
        </w:rPr>
      </w:pPr>
      <w:r>
        <w:rPr>
          <w:rFonts w:ascii="Times New Roman" w:hAnsi="Times New Roman"/>
          <w:sz w:val="26"/>
          <w:szCs w:val="26"/>
        </w:rPr>
        <w:t xml:space="preserve">(iv) Bên A cung cấp nguồn điện </w:t>
      </w:r>
      <w:del w:id="120032" w:author="VNCN E&amp;C" w:date="2026-10-22T09:00:00Z">
        <w:r>
          <w:rPr>
            <w:rFonts w:ascii="Times New Roman" w:hAnsi="Times New Roman"/>
            <w:sz w:val="26"/>
            <w:szCs w:val="26"/>
          </w:rPr>
          <w:delText xml:space="preserve">phục vụ </w:delText>
        </w:r>
      </w:del>
      <w:r>
        <w:rPr>
          <w:rFonts w:ascii="Times New Roman" w:hAnsi="Times New Roman"/>
          <w:sz w:val="26"/>
          <w:szCs w:val="26"/>
        </w:rPr>
        <w:t xml:space="preserve">thi công </w:t>
      </w:r>
      <w:ins w:id="120033" w:author="VNCN E&amp;C" w:date="2026-10-22T09:00:00Z">
        <w:r>
          <w:rPr>
            <w:rFonts w:ascii="Times New Roman" w:hAnsi="Times New Roman"/>
            <w:sz w:val="26"/>
            <w:szCs w:val="26"/>
          </w:rPr>
          <w:t xml:space="preserve">tại điểm đấu nối, đáp ứng phụ tải</w:t>
        </w:r>
      </w:ins>
      <w:del w:id="120034" w:author="VNCN E&amp;C" w:date="2026-10-22T09:00:00Z">
        <w:r>
          <w:rPr>
            <w:rFonts w:ascii="Times New Roman" w:hAnsi="Times New Roman"/>
            <w:sz w:val="26"/>
            <w:szCs w:val="26"/>
          </w:rPr>
          <w:delText xml:space="preserve">đủ công suất</w:delText>
        </w:r>
      </w:del>
      <w:r>
        <w:rPr>
          <w:rFonts w:ascii="Times New Roman" w:hAnsi="Times New Roman"/>
          <w:sz w:val="26"/>
          <w:szCs w:val="26"/>
        </w:rPr>
        <w:t xml:space="preserve"> theo </w:t>
      </w:r>
      <w:ins w:id="120035" w:author="VNCN E&amp;C" w:date="2026-10-22T09:00:00Z">
        <w:r>
          <w:rPr>
            <w:rFonts w:ascii="Times New Roman" w:hAnsi="Times New Roman"/>
            <w:sz w:val="26"/>
            <w:szCs w:val="26"/>
          </w:rPr>
          <w:t xml:space="preserve">tiến độ</w:t>
        </w:r>
      </w:ins>
      <w:del w:id="120036" w:author="VNCN E&amp;C" w:date="2026-10-22T09:00:00Z">
        <w:r>
          <w:rPr>
            <w:rFonts w:ascii="Times New Roman" w:hAnsi="Times New Roman"/>
            <w:sz w:val="26"/>
            <w:szCs w:val="26"/>
          </w:rPr>
          <w:delText xml:space="preserve">công suất dự kiến thiết bị tiêu thụ trong Biện pháp</w:delText>
        </w:r>
      </w:del>
      <w:r>
        <w:rPr>
          <w:rFonts w:ascii="Times New Roman" w:hAnsi="Times New Roman"/>
          <w:sz w:val="26"/>
          <w:szCs w:val="26"/>
        </w:rPr>
        <w:t xml:space="preserve"> thi công được duyệt;</w:t>
      </w:r>
    </w:p>
    <w:p w14:paraId="6C74EE09" w14:textId="6E927FFE" w:rsidR="00A10877" w:rsidRDefault="00F1289A" w:rsidP="00253C84">
      <w:pPr>
        <w:spacing w:after="120" w:line="276" w:lineRule="auto"/>
        <w:jc w:val="both"/>
        <w:rPr>
          <w:rFonts w:ascii="Times New Roman" w:hAnsi="Times New Roman"/>
          <w:sz w:val="26"/>
          <w:szCs w:val="26"/>
        </w:rPr>
      </w:pPr>
      <w:r>
        <w:rPr>
          <w:rFonts w:ascii="Times New Roman" w:hAnsi="Times New Roman"/>
          <w:sz w:val="26"/>
          <w:szCs w:val="26"/>
        </w:rPr>
        <w:t>(v) Bên B nhận được toàn bộ tiền tạm ứng của Bên A;</w:t>
      </w:r>
      <w:del w:id="50" w:author="Ban Kinh tế &amp; Quản lý Hợp đồng" w:date="2026-10-21T09:27:00Z">
        <w:r w:rsidDel="000D610D">
          <w:rPr>
            <w:rFonts w:ascii="Times New Roman" w:hAnsi="Times New Roman"/>
            <w:sz w:val="26"/>
            <w:szCs w:val="26"/>
          </w:rPr>
          <w:delText xml:space="preserve"> điều kiện này chỉ áp dụng khi Bên A chậm tạm ứng từ 10 ngày làm việc trở lên so với thời hạn quy định tại Điều 10.3.1</w:delText>
        </w:r>
      </w:del>
      <w:r>
        <w:rPr>
          <w:rFonts w:ascii="Times New Roman" w:hAnsi="Times New Roman"/>
          <w:sz w:val="26"/>
          <w:szCs w:val="26"/>
        </w:rPr>
        <w:t>.</w:t>
      </w:r>
    </w:p>
    <w:p w14:paraId="5CDCBE63" w14:textId="77777777" w:rsidR="00A10877" w:rsidRDefault="00F1289A" w:rsidP="00253C84">
      <w:pPr>
        <w:numPr>
          <w:ilvl w:val="0"/>
          <w:numId w:val="20"/>
        </w:numPr>
        <w:spacing w:after="120" w:line="276" w:lineRule="auto"/>
        <w:ind w:left="0" w:firstLine="0"/>
        <w:jc w:val="both"/>
        <w:rPr>
          <w:rFonts w:ascii="Times New Roman" w:hAnsi="Times New Roman"/>
          <w:sz w:val="26"/>
          <w:szCs w:val="26"/>
        </w:rPr>
      </w:pPr>
      <w:r>
        <w:rPr>
          <w:rFonts w:ascii="Times New Roman" w:hAnsi="Times New Roman"/>
          <w:sz w:val="26"/>
          <w:szCs w:val="26"/>
        </w:rPr>
        <w:t>Trong vòng 07 ngày làm việc kể từ ngày ký Hợp đồng, Bên B phải trình Bên A tiến độ thi công chi tiết; tiến độ phải phù hợp với tiến độ thi công công tác đất của Nhà thầu khác và phải được Bên A chấp thuận. Việc chấp thuận tiến độ thi công chi tiết của Bên A không miễn trừ, không làm giảm trách nhiệm của Bên B theo Hợp đồng. Tiến độ thi công chi tiết được Bên A chấp thuận là căn cứ để quản lý thi công, nghiệm thu, bàn giao và xác định thời gian chậm tiến độ.</w:t>
      </w:r>
    </w:p>
    <w:p w14:paraId="1B80C431" w14:textId="42E3F8C4" w:rsidR="00A10877" w:rsidRDefault="00F1289A" w:rsidP="00253C84">
      <w:pPr>
        <w:numPr>
          <w:ilvl w:val="0"/>
          <w:numId w:val="20"/>
        </w:numPr>
        <w:spacing w:after="120" w:line="276" w:lineRule="auto"/>
        <w:ind w:left="0" w:firstLine="0"/>
        <w:jc w:val="both"/>
        <w:rPr>
          <w:rFonts w:ascii="Times New Roman" w:hAnsi="Times New Roman"/>
          <w:sz w:val="26"/>
          <w:szCs w:val="26"/>
        </w:rPr>
      </w:pPr>
      <w:r>
        <w:rPr>
          <w:rFonts w:ascii="Times New Roman" w:hAnsi="Times New Roman"/>
          <w:sz w:val="26"/>
          <w:szCs w:val="26"/>
        </w:rPr>
        <w:t>Bên B có nghĩa vụ huy động máy móc, thiết bị, nhân lực, vật tư đến Công trường, thi công đúng tiến độ đã được chấp thuận, theo yêu cầu của Bên A và liên tục cho đến khi hoàn thành;</w:t>
      </w:r>
    </w:p>
    <w:p w14:paraId="35F358AE" w14:textId="77777777" w:rsidR="00A10877" w:rsidRDefault="00F1289A" w:rsidP="00253C84">
      <w:pPr>
        <w:numPr>
          <w:ilvl w:val="0"/>
          <w:numId w:val="20"/>
        </w:numPr>
        <w:spacing w:after="120" w:line="276" w:lineRule="auto"/>
        <w:ind w:left="0" w:firstLine="0"/>
        <w:jc w:val="both"/>
        <w:rPr>
          <w:rFonts w:ascii="Times New Roman" w:hAnsi="Times New Roman"/>
          <w:sz w:val="26"/>
          <w:szCs w:val="26"/>
        </w:rPr>
      </w:pPr>
      <w:r>
        <w:rPr>
          <w:rFonts w:ascii="Times New Roman" w:hAnsi="Times New Roman"/>
          <w:sz w:val="26"/>
          <w:szCs w:val="26"/>
        </w:rPr>
        <w:t>Trong vòng 07 ngày kể từ ngày nhận được yêu cầu của Bên A, Bên B phải trình Bên A phê duyệt kế hoạch chi tiết về nhân lực, thiết bị và trình tự thi công;</w:t>
      </w:r>
    </w:p>
    <w:p w14:paraId="67BFDF8D" w14:textId="19558025" w:rsidR="00A10877" w:rsidRDefault="00F1289A" w:rsidP="00253C84">
      <w:pPr>
        <w:tabs>
          <w:tab w:val="left" w:pos="6750"/>
        </w:tabs>
        <w:spacing w:after="120" w:line="276" w:lineRule="auto"/>
        <w:jc w:val="both"/>
        <w:rPr>
          <w:rFonts w:ascii="Times New Roman" w:hAnsi="Times New Roman"/>
          <w:sz w:val="26"/>
          <w:szCs w:val="26"/>
        </w:rPr>
      </w:pPr>
      <w:r>
        <w:rPr>
          <w:rFonts w:ascii="Times New Roman" w:hAnsi="Times New Roman"/>
          <w:sz w:val="26"/>
          <w:szCs w:val="26"/>
        </w:rPr>
        <w:t>d) Bên B phải lập và trình duyệt biện pháp thi công, bản vẽ thi công, bản vẽ chi tiết, mẫu vật liệu và tài liệu cần thiết khác trong thời hạn bảo đảm thực hiện đúng tiến độ;</w:t>
      </w:r>
    </w:p>
    <w:p w14:paraId="05BDBAC2" w14:textId="2AF65FEA" w:rsidR="00A10877" w:rsidRPr="00BA5877" w:rsidRDefault="00F1289A" w:rsidP="00253C84">
      <w:pPr>
        <w:spacing w:after="120" w:line="276" w:lineRule="auto"/>
        <w:jc w:val="both"/>
        <w:rPr>
          <w:rFonts w:ascii="Times New Roman" w:hAnsi="Times New Roman"/>
          <w:b/>
          <w:sz w:val="26"/>
          <w:szCs w:val="26"/>
        </w:rPr>
      </w:pPr>
      <w:r>
        <w:rPr>
          <w:rFonts w:ascii="Times New Roman" w:hAnsi="Times New Roman"/>
          <w:sz w:val="26"/>
          <w:szCs w:val="26"/>
        </w:rPr>
        <w:t>e) Thời hạn hoàn thành, bàn giao: theo Điều 7.1 và Tiến độ được Bên A chấp thuận. Việc gia hạn thời gian hoàn thành thực hiện theo Điều 15.1 điểm c.</w:t>
      </w:r>
      <w:bookmarkStart w:id="51" w:name="_Ref500837428"/>
      <w:bookmarkEnd w:id="51"/>
    </w:p>
    <w:p w14:paraId="5AB24704" w14:textId="77777777" w:rsidR="00A10877" w:rsidRPr="009246D4" w:rsidRDefault="00F1289A" w:rsidP="00253C84">
      <w:pPr>
        <w:spacing w:after="120" w:line="276" w:lineRule="auto"/>
        <w:jc w:val="both"/>
        <w:rPr>
          <w:rFonts w:ascii="Times New Roman" w:hAnsi="Times New Roman"/>
          <w:b/>
          <w:bCs/>
          <w:sz w:val="26"/>
          <w:szCs w:val="26"/>
        </w:rPr>
      </w:pPr>
      <w:r w:rsidRPr="009246D4">
        <w:rPr>
          <w:rFonts w:ascii="Times New Roman" w:hAnsi="Times New Roman"/>
          <w:b/>
          <w:bCs/>
          <w:sz w:val="26"/>
          <w:szCs w:val="26"/>
        </w:rPr>
        <w:t>7.3. Hậu quả của việc chậm tiến độ thực hiện:</w:t>
      </w:r>
      <w:r w:rsidRPr="00BA5877">
        <w:rPr>
          <w:rFonts w:ascii="Times New Roman" w:hAnsi="Times New Roman"/>
          <w:sz w:val="26"/>
          <w:szCs w:val="26"/>
        </w:rPr>
        <w:t xml:space="preserve"> </w:t>
      </w:r>
      <w:r w:rsidRPr="009246D4">
        <w:rPr>
          <w:rFonts w:ascii="Times New Roman" w:hAnsi="Times New Roman"/>
          <w:sz w:val="26"/>
          <w:szCs w:val="26"/>
        </w:rPr>
        <w:t>theo Điều 18.3.</w:t>
      </w:r>
    </w:p>
    <w:p w14:paraId="045B5A8B" w14:textId="77777777" w:rsidR="00A10877" w:rsidRDefault="00F1289A" w:rsidP="00253C84">
      <w:pPr>
        <w:pStyle w:val="Heading2"/>
        <w:spacing w:after="120" w:line="276" w:lineRule="auto"/>
        <w:jc w:val="left"/>
        <w:rPr>
          <w:rFonts w:ascii="Times New Roman" w:hAnsi="Times New Roman"/>
          <w:sz w:val="26"/>
          <w:szCs w:val="26"/>
        </w:rPr>
      </w:pPr>
      <w:r>
        <w:rPr>
          <w:rFonts w:ascii="Times New Roman" w:hAnsi="Times New Roman"/>
          <w:sz w:val="26"/>
          <w:szCs w:val="26"/>
        </w:rPr>
        <w:t>Điều 8. BẢO HIỂM VÀ BẢO HÀNH</w:t>
      </w:r>
    </w:p>
    <w:p w14:paraId="3FAD442A" w14:textId="77777777" w:rsidR="00A10877" w:rsidRDefault="00F1289A" w:rsidP="00253C84">
      <w:pPr>
        <w:tabs>
          <w:tab w:val="left" w:pos="709"/>
        </w:tabs>
        <w:spacing w:after="120" w:line="276" w:lineRule="auto"/>
        <w:jc w:val="both"/>
        <w:rPr>
          <w:rFonts w:ascii="Times New Roman" w:hAnsi="Times New Roman"/>
          <w:b/>
          <w:bCs/>
          <w:sz w:val="26"/>
          <w:szCs w:val="26"/>
        </w:rPr>
      </w:pPr>
      <w:r>
        <w:rPr>
          <w:rFonts w:ascii="Times New Roman" w:hAnsi="Times New Roman"/>
          <w:b/>
          <w:bCs/>
          <w:sz w:val="26"/>
          <w:szCs w:val="26"/>
        </w:rPr>
        <w:t>8.1. Bảo hiểm:</w:t>
      </w:r>
    </w:p>
    <w:p w14:paraId="751CC58A" w14:textId="77777777" w:rsidR="00A10877" w:rsidRDefault="00F1289A" w:rsidP="00253C84">
      <w:pPr>
        <w:tabs>
          <w:tab w:val="left" w:pos="709"/>
        </w:tabs>
        <w:spacing w:after="120" w:line="276" w:lineRule="auto"/>
        <w:jc w:val="both"/>
        <w:rPr>
          <w:rFonts w:ascii="Times New Roman" w:hAnsi="Times New Roman"/>
          <w:sz w:val="26"/>
          <w:szCs w:val="26"/>
        </w:rPr>
      </w:pPr>
      <w:r>
        <w:rPr>
          <w:rFonts w:ascii="Times New Roman" w:hAnsi="Times New Roman"/>
          <w:sz w:val="26"/>
          <w:szCs w:val="26"/>
        </w:rPr>
        <w:t>Chủ đầu tư đã mua bảo hiểm Công trình. Khi xảy ra tổn thất đối với phần công việc thuộc phạm vi Hợp đồng, Bên B có nghĩa vụ thực hiện các thủ tục yêu cầu bồi thường theo hợp đồng bảo hiểm Công trình. Bên B chịu toàn bộ thiệt hại phát sinh do không thực hiện hoặc thực hiện không đúng các thủ tục này.</w:t>
      </w:r>
    </w:p>
    <w:p w14:paraId="6BD32781" w14:textId="3B1F6558" w:rsidR="00A10877" w:rsidRDefault="00F1289A" w:rsidP="00253C84">
      <w:pPr>
        <w:tabs>
          <w:tab w:val="left" w:pos="709"/>
        </w:tabs>
        <w:spacing w:after="120" w:line="276" w:lineRule="auto"/>
        <w:jc w:val="both"/>
        <w:rPr>
          <w:rFonts w:ascii="Times New Roman" w:hAnsi="Times New Roman"/>
          <w:sz w:val="26"/>
          <w:szCs w:val="26"/>
        </w:rPr>
      </w:pPr>
      <w:r>
        <w:rPr>
          <w:rFonts w:ascii="Times New Roman" w:hAnsi="Times New Roman"/>
          <w:sz w:val="26"/>
          <w:szCs w:val="26"/>
        </w:rPr>
        <w:t xml:space="preserve">Bên B có nghĩa vụ mua bảo hiểm đối với thiết bị của Bên B, bảo hiểm cho người lao động trên Công trường </w:t>
      </w:r>
      <w:del w:id="52" w:author="Ban Kinh tế &amp; Quản lý Hợp đồng" w:date="2026-10-21T09:49:00Z">
        <w:r w:rsidDel="00D158C5">
          <w:rPr>
            <w:rFonts w:ascii="Times New Roman" w:hAnsi="Times New Roman"/>
            <w:sz w:val="26"/>
            <w:szCs w:val="26"/>
          </w:rPr>
          <w:delText xml:space="preserve">và bảo hiểm trách nhiệm dân sự đối với bên thứ ba </w:delText>
        </w:r>
      </w:del>
      <w:r>
        <w:rPr>
          <w:rFonts w:ascii="Times New Roman" w:hAnsi="Times New Roman"/>
          <w:sz w:val="26"/>
          <w:szCs w:val="26"/>
        </w:rPr>
        <w:t xml:space="preserve">cho phần công việc của Bên B. Bên B phải nộp cho Bên A bản sao chứng thực hợp đồng/giấy chứng nhận bảo hiểm còn hiệu lực trước khi huy động thiết bị, nhân lực vào Công trường và không muộn hơn </w:t>
      </w:r>
      <w:r w:rsidRPr="009246D4">
        <w:rPr>
          <w:rFonts w:ascii="Times New Roman" w:hAnsi="Times New Roman"/>
          <w:sz w:val="26"/>
          <w:szCs w:val="26"/>
          <w:highlight w:val="yellow"/>
        </w:rPr>
        <w:t>30</w:t>
      </w:r>
      <w:r w:rsidRPr="00BA5877">
        <w:rPr>
          <w:rFonts w:ascii="Times New Roman" w:hAnsi="Times New Roman"/>
          <w:sz w:val="26"/>
          <w:szCs w:val="26"/>
          <w:highlight w:val="yellow"/>
        </w:rPr>
        <w:t xml:space="preserve"> ngày</w:t>
      </w:r>
      <w:r>
        <w:rPr>
          <w:rFonts w:ascii="Times New Roman" w:hAnsi="Times New Roman"/>
          <w:sz w:val="26"/>
          <w:szCs w:val="26"/>
        </w:rPr>
        <w:t xml:space="preserve"> kể từ ngày ký Hợp đồng.</w:t>
      </w:r>
    </w:p>
    <w:p w14:paraId="1E9F811E" w14:textId="77777777" w:rsidR="00A10877" w:rsidRDefault="00F1289A" w:rsidP="00253C84">
      <w:pPr>
        <w:tabs>
          <w:tab w:val="left" w:pos="709"/>
        </w:tabs>
        <w:spacing w:after="120" w:line="276" w:lineRule="auto"/>
        <w:jc w:val="both"/>
        <w:rPr>
          <w:rFonts w:ascii="Times New Roman" w:hAnsi="Times New Roman"/>
          <w:sz w:val="26"/>
          <w:szCs w:val="26"/>
        </w:rPr>
      </w:pPr>
      <w:r>
        <w:rPr>
          <w:rFonts w:ascii="Times New Roman" w:hAnsi="Times New Roman"/>
          <w:sz w:val="26"/>
          <w:szCs w:val="26"/>
        </w:rPr>
        <w:t xml:space="preserve">Bên B chịu toàn bộ tổn thất </w:t>
      </w:r>
      <w:ins w:id="120037" w:author="VNCN E&amp;C" w:date="2026-10-22T09:00:00Z">
        <w:r>
          <w:rPr>
            <w:rFonts w:ascii="Times New Roman" w:hAnsi="Times New Roman"/>
            <w:sz w:val="26"/>
            <w:szCs w:val="26"/>
          </w:rPr>
          <w:t xml:space="preserve">đối với phần công việc thuộc phạm vi Hợp đồng mà</w:t>
        </w:r>
      </w:ins>
      <w:del w:id="120038" w:author="VNCN E&amp;C" w:date="2026-10-22T09:00:00Z">
        <w:r>
          <w:rPr>
            <w:rFonts w:ascii="Times New Roman" w:hAnsi="Times New Roman"/>
            <w:sz w:val="26"/>
            <w:szCs w:val="26"/>
          </w:rPr>
          <w:delText xml:space="preserve">không được</w:delText>
        </w:r>
      </w:del>
      <w:r>
        <w:rPr>
          <w:rFonts w:ascii="Times New Roman" w:hAnsi="Times New Roman"/>
          <w:sz w:val="26"/>
          <w:szCs w:val="26"/>
        </w:rPr>
        <w:t xml:space="preserve"> bảo hiểm </w:t>
      </w:r>
      <w:ins w:id="120039" w:author="VNCN E&amp;C" w:date="2026-10-22T09:00:00Z">
        <w:r>
          <w:rPr>
            <w:rFonts w:ascii="Times New Roman" w:hAnsi="Times New Roman"/>
            <w:sz w:val="26"/>
            <w:szCs w:val="26"/>
          </w:rPr>
          <w:t xml:space="preserve">công trình của Chủ đầu tư không bồi thường, bao gồm: thiệt hại có giá trị dưới mức miễn thường và phần khấu trừ theo mức miễn thường của hợp đồng bảo hiểm công trình (Bên A cung cấp cho</w:t>
        </w:r>
      </w:ins>
      <w:del w:id="120040" w:author="VNCN E&amp;C" w:date="2026-10-22T09:00:00Z">
        <w:r>
          <w:rPr>
            <w:rFonts w:ascii="Times New Roman" w:hAnsi="Times New Roman"/>
            <w:sz w:val="26"/>
            <w:szCs w:val="26"/>
          </w:rPr>
          <w:delText xml:space="preserve">(do</w:delText>
        </w:r>
      </w:del>
      <w:r>
        <w:rPr>
          <w:rFonts w:ascii="Times New Roman" w:hAnsi="Times New Roman"/>
          <w:sz w:val="26"/>
          <w:szCs w:val="26"/>
        </w:rPr>
        <w:t xml:space="preserve"> Bên B </w:t>
      </w:r>
      <w:ins w:id="120041" w:author="VNCN E&amp;C" w:date="2026-10-22T09:00:00Z">
        <w:r>
          <w:rPr>
            <w:rFonts w:ascii="Times New Roman" w:hAnsi="Times New Roman"/>
            <w:sz w:val="26"/>
            <w:szCs w:val="26"/>
          </w:rPr>
          <w:t xml:space="preserve">mức miễn thường theo hợp đồng</w:t>
        </w:r>
      </w:ins>
      <w:del w:id="120042" w:author="VNCN E&amp;C" w:date="2026-10-22T09:00:00Z">
        <w:r>
          <w:rPr>
            <w:rFonts w:ascii="Times New Roman" w:hAnsi="Times New Roman"/>
            <w:sz w:val="26"/>
            <w:szCs w:val="26"/>
          </w:rPr>
          <w:delText xml:space="preserve">không mua</w:delText>
        </w:r>
      </w:del>
      <w:r>
        <w:rPr>
          <w:rFonts w:ascii="Times New Roman" w:hAnsi="Times New Roman"/>
          <w:sz w:val="26"/>
          <w:szCs w:val="26"/>
        </w:rPr>
        <w:t xml:space="preserve"> bảo hiểm</w:t>
      </w:r>
      <w:ins w:id="120043" w:author="VNCN E&amp;C" w:date="2026-10-22T09:00:00Z">
        <w:r>
          <w:rPr>
            <w:rFonts w:ascii="Times New Roman" w:hAnsi="Times New Roman"/>
            <w:sz w:val="26"/>
            <w:szCs w:val="26"/>
          </w:rPr>
          <w:t xml:space="preserve"> của Chủ đầu tư); thiệt hại</w:t>
        </w:r>
      </w:ins>
      <w:del w:id="120044" w:author="VNCN E&amp;C" w:date="2026-10-22T09:00:00Z">
        <w:r>
          <w:rPr>
            <w:rFonts w:ascii="Times New Roman" w:hAnsi="Times New Roman"/>
            <w:sz w:val="26"/>
            <w:szCs w:val="26"/>
          </w:rPr>
          <w:delText xml:space="preserve">) và các khoản</w:delText>
        </w:r>
      </w:del>
      <w:r>
        <w:rPr>
          <w:rFonts w:ascii="Times New Roman" w:hAnsi="Times New Roman"/>
          <w:sz w:val="26"/>
          <w:szCs w:val="26"/>
        </w:rPr>
        <w:t xml:space="preserve"> không được bồi thường </w:t>
      </w:r>
      <w:del w:id="120045" w:author="VNCN E&amp;C" w:date="2026-10-22T09:00:00Z">
        <w:r>
          <w:rPr>
            <w:rFonts w:ascii="Times New Roman" w:hAnsi="Times New Roman"/>
            <w:sz w:val="26"/>
            <w:szCs w:val="26"/>
          </w:rPr>
          <w:delText xml:space="preserve">(</w:delText>
        </w:r>
      </w:del>
      <w:r>
        <w:rPr>
          <w:rFonts w:ascii="Times New Roman" w:hAnsi="Times New Roman"/>
          <w:sz w:val="26"/>
          <w:szCs w:val="26"/>
        </w:rPr>
        <w:t xml:space="preserve">do giới hạn trách nhiệm, điều khoản loại trừ, </w:t>
      </w:r>
      <w:del w:id="120046" w:author="VNCN E&amp;C" w:date="2026-10-22T09:00:00Z">
        <w:r>
          <w:rPr>
            <w:rFonts w:ascii="Times New Roman" w:hAnsi="Times New Roman"/>
            <w:sz w:val="26"/>
            <w:szCs w:val="26"/>
          </w:rPr>
          <w:delText xml:space="preserve">mức khấu trừ hoặc </w:delText>
        </w:r>
      </w:del>
      <w:r>
        <w:rPr>
          <w:rFonts w:ascii="Times New Roman" w:hAnsi="Times New Roman"/>
          <w:sz w:val="26"/>
          <w:szCs w:val="26"/>
        </w:rPr>
        <w:t xml:space="preserve">vượt hạn mức</w:t>
      </w:r>
      <w:ins w:id="120047" w:author="VNCN E&amp;C" w:date="2026-10-22T09:00:00Z">
        <w:r>
          <w:rPr>
            <w:rFonts w:ascii="Times New Roman" w:hAnsi="Times New Roman"/>
            <w:sz w:val="26"/>
            <w:szCs w:val="26"/>
          </w:rPr>
          <w:t xml:space="preserve">; tổn thất không được</w:t>
        </w:r>
      </w:ins>
      <w:del w:id="120048" w:author="VNCN E&amp;C" w:date="2026-10-22T09:00:00Z">
        <w:r>
          <w:rPr>
            <w:rFonts w:ascii="Times New Roman" w:hAnsi="Times New Roman"/>
            <w:sz w:val="26"/>
            <w:szCs w:val="26"/>
          </w:rPr>
          <w:delText xml:space="preserve">) theo hợp đồng</w:delText>
        </w:r>
      </w:del>
      <w:r>
        <w:rPr>
          <w:rFonts w:ascii="Times New Roman" w:hAnsi="Times New Roman"/>
          <w:sz w:val="26"/>
          <w:szCs w:val="26"/>
        </w:rPr>
        <w:t xml:space="preserve"> bảo hiểm</w:t>
      </w:r>
      <w:ins w:id="120049" w:author="VNCN E&amp;C" w:date="2026-10-22T09:00:00Z">
        <w:r>
          <w:rPr>
            <w:rFonts w:ascii="Times New Roman" w:hAnsi="Times New Roman"/>
            <w:sz w:val="26"/>
            <w:szCs w:val="26"/>
          </w:rPr>
          <w:t xml:space="preserve"> do Bên B không mua bảo hiểm theo quy định.</w:t>
        </w:r>
      </w:ins>
      <w:del w:id="120050" w:author="VNCN E&amp;C" w:date="2026-10-22T09:00:00Z">
        <w:r>
          <w:rPr>
            <w:rFonts w:ascii="Times New Roman" w:hAnsi="Times New Roman"/>
            <w:sz w:val="26"/>
            <w:szCs w:val="26"/>
          </w:rPr>
          <w:delText xml:space="preserve">;</w:delText>
        </w:r>
      </w:del>
      <w:r>
        <w:rPr>
          <w:rFonts w:ascii="Times New Roman" w:hAnsi="Times New Roman"/>
          <w:sz w:val="26"/>
          <w:szCs w:val="26"/>
        </w:rPr>
        <w:t xml:space="preserve"> Bên B phải bồi thường cho bên </w:t>
      </w:r>
      <w:r>
        <w:rPr>
          <w:rFonts w:ascii="Times New Roman" w:hAnsi="Times New Roman"/>
          <w:sz w:val="26"/>
          <w:szCs w:val="26"/>
        </w:rPr>
        <w:t xml:space="preserve">thứ ba các thiệt hại do Bên B gây ra mà bảo hiểm công trình không bồi thường hoặc dưới mức miễn </w:t>
      </w:r>
      <w:del w:id="120051" w:author="VNCN E&amp;C" w:date="2026-10-22T09:00:00Z">
        <w:r>
          <w:rPr>
            <w:rFonts w:ascii="Times New Roman" w:hAnsi="Times New Roman"/>
            <w:sz w:val="26"/>
            <w:szCs w:val="26"/>
          </w:rPr>
          <w:delText xml:space="preserve">bồi </w:delText>
        </w:r>
      </w:del>
      <w:r>
        <w:rPr>
          <w:rFonts w:ascii="Times New Roman" w:hAnsi="Times New Roman"/>
          <w:sz w:val="26"/>
          <w:szCs w:val="26"/>
        </w:rPr>
        <w:t xml:space="preserve">thường.</w:t>
      </w:r>
    </w:p>
    <w:p w14:paraId="68291C1C" w14:textId="77777777" w:rsidR="00A10877" w:rsidRDefault="00F1289A" w:rsidP="00253C84">
      <w:pPr>
        <w:tabs>
          <w:tab w:val="left" w:pos="709"/>
        </w:tabs>
        <w:spacing w:after="120" w:line="276" w:lineRule="auto"/>
        <w:jc w:val="both"/>
        <w:rPr>
          <w:rFonts w:ascii="Times New Roman" w:hAnsi="Times New Roman"/>
          <w:b/>
          <w:bCs/>
          <w:sz w:val="26"/>
          <w:szCs w:val="26"/>
          <w:highlight w:val="yellow"/>
        </w:rPr>
      </w:pPr>
      <w:r>
        <w:rPr>
          <w:rFonts w:ascii="Times New Roman" w:hAnsi="Times New Roman"/>
          <w:b/>
          <w:bCs/>
          <w:sz w:val="26"/>
          <w:szCs w:val="26"/>
        </w:rPr>
        <w:t>8.2. Bảo hành:</w:t>
      </w:r>
    </w:p>
    <w:p w14:paraId="0C285191" w14:textId="11093B6C" w:rsidR="00A10877" w:rsidRDefault="00F1289A" w:rsidP="00253C84">
      <w:pPr>
        <w:tabs>
          <w:tab w:val="left" w:pos="709"/>
        </w:tabs>
        <w:spacing w:after="120" w:line="276" w:lineRule="auto"/>
        <w:jc w:val="both"/>
        <w:rPr>
          <w:rFonts w:ascii="Times New Roman" w:hAnsi="Times New Roman"/>
          <w:sz w:val="26"/>
          <w:szCs w:val="26"/>
          <w:highlight w:val="yellow"/>
        </w:rPr>
      </w:pPr>
      <w:r>
        <w:rPr>
          <w:rFonts w:ascii="Times New Roman" w:hAnsi="Times New Roman"/>
          <w:sz w:val="26"/>
          <w:szCs w:val="26"/>
        </w:rPr>
        <w:t xml:space="preserve">Thời hạn bảo hành: </w:t>
      </w:r>
      <w:del w:id="53" w:author="Ban Kinh tế &amp; Quản lý Hợp đồng" w:date="2026-10-20T16:26:00Z">
        <w:r w:rsidDel="003E79CD">
          <w:rPr>
            <w:rFonts w:ascii="Times New Roman" w:hAnsi="Times New Roman"/>
            <w:sz w:val="26"/>
            <w:szCs w:val="26"/>
          </w:rPr>
          <w:delText xml:space="preserve">36 </w:delText>
        </w:r>
      </w:del>
      <w:ins w:id="54" w:author="Ban Kinh tế &amp; Quản lý Hợp đồng" w:date="2026-10-20T16:26:00Z">
        <w:r w:rsidR="003E79CD">
          <w:rPr>
            <w:rFonts w:ascii="Times New Roman" w:hAnsi="Times New Roman"/>
            <w:sz w:val="26"/>
            <w:szCs w:val="26"/>
          </w:rPr>
          <w:t xml:space="preserve">24 </w:t>
        </w:r>
      </w:ins>
      <w:r>
        <w:rPr>
          <w:rFonts w:ascii="Times New Roman" w:hAnsi="Times New Roman"/>
          <w:sz w:val="26"/>
          <w:szCs w:val="26"/>
        </w:rPr>
        <w:t>tháng kể từ ngày Chủ đầu tư ký biên bản nghiệm thu hoàn thành hạng mục Công trình theo phạm vi hợp đồng</w:t>
      </w:r>
      <w:ins w:id="55" w:author="Ban Kinh tế &amp; Quản lý Hợp đồng" w:date="2026-10-21T15:21:00Z">
        <w:r w:rsidR="004A4154">
          <w:rPr>
            <w:rFonts w:ascii="Times New Roman" w:hAnsi="Times New Roman"/>
            <w:sz w:val="26"/>
            <w:szCs w:val="26"/>
          </w:rPr>
          <w:t xml:space="preserve"> (Riêng hạng mục chống thấm bảo hành 36 tháng)</w:t>
        </w:r>
      </w:ins>
      <w:r>
        <w:rPr>
          <w:rFonts w:ascii="Times New Roman" w:hAnsi="Times New Roman"/>
          <w:sz w:val="26"/>
          <w:szCs w:val="26"/>
        </w:rPr>
        <w:t>,</w:t>
      </w:r>
      <w:del w:id="56" w:author="Ban Kinh tế &amp; Quản lý Hợp đồng" w:date="2026-10-20T16:26:00Z">
        <w:r w:rsidDel="003E79CD">
          <w:rPr>
            <w:rFonts w:ascii="Times New Roman" w:hAnsi="Times New Roman"/>
            <w:sz w:val="26"/>
            <w:szCs w:val="26"/>
          </w:rPr>
          <w:delText xml:space="preserve"> nhưng không ngắn hơn thời hạn bảo hành mà Bên A phải chịu theo Hợp đồng thầu chính</w:delText>
        </w:r>
      </w:del>
      <w:r>
        <w:rPr>
          <w:rFonts w:ascii="Times New Roman" w:hAnsi="Times New Roman"/>
          <w:sz w:val="26"/>
          <w:szCs w:val="26"/>
        </w:rPr>
        <w:t>.</w:t>
      </w:r>
    </w:p>
    <w:p w14:paraId="01CDD0AA" w14:textId="77777777" w:rsidR="00A10877" w:rsidRDefault="00F1289A" w:rsidP="00253C84">
      <w:pPr>
        <w:tabs>
          <w:tab w:val="left" w:pos="709"/>
        </w:tabs>
        <w:spacing w:after="120" w:line="276" w:lineRule="auto"/>
        <w:jc w:val="both"/>
        <w:rPr>
          <w:rFonts w:ascii="Times New Roman" w:hAnsi="Times New Roman"/>
          <w:sz w:val="26"/>
          <w:szCs w:val="26"/>
        </w:rPr>
      </w:pPr>
      <w:r>
        <w:rPr>
          <w:rFonts w:ascii="Times New Roman" w:hAnsi="Times New Roman"/>
          <w:sz w:val="26"/>
          <w:szCs w:val="26"/>
        </w:rPr>
        <w:t>Tiền bảo hành và giữ lại chờ quyết toán: 05% giá trị quyết toán hợp đồng.</w:t>
      </w:r>
    </w:p>
    <w:p w14:paraId="4FCACAF2" w14:textId="77777777" w:rsidR="00A10877" w:rsidRDefault="00F1289A" w:rsidP="00253C84">
      <w:pPr>
        <w:tabs>
          <w:tab w:val="left" w:pos="709"/>
        </w:tabs>
        <w:spacing w:after="120" w:line="276" w:lineRule="auto"/>
        <w:jc w:val="both"/>
        <w:rPr>
          <w:rFonts w:ascii="Times New Roman" w:hAnsi="Times New Roman"/>
          <w:sz w:val="26"/>
          <w:szCs w:val="26"/>
        </w:rPr>
      </w:pPr>
      <w:r>
        <w:rPr>
          <w:rFonts w:ascii="Times New Roman" w:hAnsi="Times New Roman"/>
          <w:sz w:val="26"/>
          <w:szCs w:val="26"/>
        </w:rPr>
        <w:t>Trách nhiệm bảo hành:</w:t>
      </w:r>
    </w:p>
    <w:p w14:paraId="31D880CE" w14:textId="77777777" w:rsidR="00A10877" w:rsidRDefault="00F1289A" w:rsidP="00253C84">
      <w:pPr>
        <w:tabs>
          <w:tab w:val="left" w:pos="709"/>
        </w:tabs>
        <w:spacing w:after="120" w:line="276" w:lineRule="auto"/>
        <w:jc w:val="both"/>
        <w:rPr>
          <w:rFonts w:ascii="Times New Roman" w:hAnsi="Times New Roman"/>
          <w:sz w:val="26"/>
          <w:szCs w:val="26"/>
        </w:rPr>
      </w:pPr>
      <w:r>
        <w:rPr>
          <w:rFonts w:ascii="Times New Roman" w:hAnsi="Times New Roman"/>
          <w:sz w:val="26"/>
          <w:szCs w:val="26"/>
        </w:rPr>
        <w:t xml:space="preserve">(i) Trong thời gian bảo hành, Bên B phải sửa chữa, khắc phục mọi sai sót, khiếm khuyết, hư hỏng, sự cố do lỗi của Bên B theo yêu cầu của Bên A bằng chi phí của mình. Trường hợp Bên B không bắt đầu khắc phục trong vòng 07 ngày (đối với sự cố khẩn cấp, thấm, rò rỉ nước: </w:t>
      </w:r>
      <w:r>
        <w:rPr>
          <w:rFonts w:ascii="Times New Roman" w:hAnsi="Times New Roman"/>
          <w:sz w:val="26"/>
          <w:szCs w:val="26"/>
          <w:highlight w:val="yellow"/>
        </w:rPr>
        <w:t>24</w:t>
      </w:r>
      <w:r>
        <w:rPr>
          <w:rFonts w:ascii="Times New Roman" w:hAnsi="Times New Roman"/>
          <w:sz w:val="26"/>
          <w:szCs w:val="26"/>
        </w:rPr>
        <w:t xml:space="preserve"> giờ) kể từ khi nhận được thông báo, Bên A có quyền xử lý theo Điều 18.4.</w:t>
      </w:r>
    </w:p>
    <w:p w14:paraId="59D235FA" w14:textId="77777777" w:rsidR="00A10877" w:rsidRDefault="00F1289A" w:rsidP="00253C84">
      <w:pPr>
        <w:tabs>
          <w:tab w:val="left" w:pos="709"/>
        </w:tabs>
        <w:spacing w:after="120" w:line="276" w:lineRule="auto"/>
        <w:jc w:val="both"/>
        <w:rPr>
          <w:rFonts w:ascii="Times New Roman" w:hAnsi="Times New Roman"/>
          <w:sz w:val="26"/>
          <w:szCs w:val="26"/>
        </w:rPr>
      </w:pPr>
      <w:r>
        <w:rPr>
          <w:rFonts w:ascii="Times New Roman" w:hAnsi="Times New Roman"/>
          <w:sz w:val="26"/>
          <w:szCs w:val="26"/>
        </w:rPr>
        <w:t>(ii) Khi kết thúc thời hạn bảo hành, Bên B phải lập báo cáo hoàn thành công tác bảo hành gửi Bên A xác nhận.</w:t>
      </w:r>
    </w:p>
    <w:p w14:paraId="706D9B2C" w14:textId="77777777" w:rsidR="00A10877" w:rsidRDefault="00F1289A" w:rsidP="00253C84">
      <w:pPr>
        <w:tabs>
          <w:tab w:val="left" w:pos="709"/>
        </w:tabs>
        <w:spacing w:after="120" w:line="276" w:lineRule="auto"/>
        <w:jc w:val="both"/>
        <w:rPr>
          <w:rFonts w:ascii="Times New Roman" w:hAnsi="Times New Roman"/>
          <w:sz w:val="26"/>
          <w:szCs w:val="26"/>
        </w:rPr>
      </w:pPr>
      <w:r>
        <w:rPr>
          <w:rFonts w:ascii="Times New Roman" w:hAnsi="Times New Roman"/>
          <w:sz w:val="26"/>
          <w:szCs w:val="26"/>
        </w:rPr>
        <w:t>(iii) Bên B được hoàn trả tiền bảo hành sau khi kết thúc thời hạn bảo hành và được Bên A xác nhận hoàn thành nghĩa vụ bảo hành. Trường hợp Bên B nộp bảo lãnh bảo hành có giá trị bằng tiền bảo hành theo Điều 14.3, Bên A hoàn trả tiền bảo hành theo Điều 10.3.2 sau khi nhận được bản gốc thư bảo lãnh hợp lệ.</w:t>
      </w:r>
    </w:p>
    <w:p w14:paraId="37E6E1A5" w14:textId="77777777" w:rsidR="00A10877" w:rsidRDefault="00F1289A" w:rsidP="00253C84">
      <w:pPr>
        <w:pStyle w:val="Heading2"/>
        <w:spacing w:after="120" w:line="276" w:lineRule="auto"/>
        <w:jc w:val="left"/>
        <w:rPr>
          <w:rFonts w:ascii="Times New Roman" w:hAnsi="Times New Roman"/>
          <w:sz w:val="26"/>
          <w:szCs w:val="26"/>
        </w:rPr>
      </w:pPr>
      <w:r>
        <w:rPr>
          <w:rFonts w:ascii="Times New Roman" w:hAnsi="Times New Roman"/>
          <w:sz w:val="26"/>
          <w:szCs w:val="26"/>
        </w:rPr>
        <w:t>Điều 9. GIÁ HỢP ĐỒNG</w:t>
      </w:r>
    </w:p>
    <w:p w14:paraId="2F6B37C1" w14:textId="77777777" w:rsidR="00A10877" w:rsidRDefault="00F1289A" w:rsidP="00253C84">
      <w:pPr>
        <w:tabs>
          <w:tab w:val="left" w:pos="709"/>
        </w:tabs>
        <w:spacing w:after="120" w:line="276" w:lineRule="auto"/>
        <w:jc w:val="both"/>
        <w:rPr>
          <w:rFonts w:ascii="Times New Roman" w:hAnsi="Times New Roman"/>
          <w:b/>
          <w:bCs/>
          <w:sz w:val="26"/>
          <w:szCs w:val="26"/>
        </w:rPr>
      </w:pPr>
      <w:r>
        <w:rPr>
          <w:rFonts w:ascii="Times New Roman" w:hAnsi="Times New Roman"/>
          <w:b/>
          <w:bCs/>
          <w:sz w:val="26"/>
          <w:szCs w:val="26"/>
        </w:rPr>
        <w:t xml:space="preserve">9.1. Hình thức giá Hợp đồng: </w:t>
      </w:r>
    </w:p>
    <w:p w14:paraId="3F46C586" w14:textId="08E372F7" w:rsidR="00A10877" w:rsidRDefault="00F1289A" w:rsidP="00253C84">
      <w:pPr>
        <w:tabs>
          <w:tab w:val="left" w:pos="709"/>
        </w:tabs>
        <w:spacing w:after="120" w:line="276" w:lineRule="auto"/>
        <w:jc w:val="both"/>
        <w:rPr>
          <w:rFonts w:ascii="Times New Roman" w:hAnsi="Times New Roman"/>
          <w:sz w:val="26"/>
          <w:szCs w:val="26"/>
        </w:rPr>
      </w:pPr>
      <w:r>
        <w:rPr>
          <w:rFonts w:ascii="Times New Roman" w:hAnsi="Times New Roman"/>
          <w:sz w:val="26"/>
          <w:szCs w:val="26"/>
        </w:rPr>
        <w:t>Hợp đồng theo đơn giá cố định. Đơn giá không được điều chỉnh trong suốt thời gian thực hiện Hợp đồng</w:t>
      </w:r>
      <w:del w:id="57" w:author="Ban Kinh tế &amp; Quản lý Hợp đồng" w:date="2026-10-21T09:42:00Z">
        <w:r w:rsidDel="00D16824">
          <w:rPr>
            <w:rFonts w:ascii="Times New Roman" w:hAnsi="Times New Roman"/>
            <w:sz w:val="26"/>
            <w:szCs w:val="26"/>
          </w:rPr>
          <w:delText>.</w:delText>
        </w:r>
      </w:del>
    </w:p>
    <w:p w14:paraId="19147A6D" w14:textId="77777777" w:rsidR="00A10877" w:rsidRDefault="00F1289A" w:rsidP="00253C84">
      <w:pPr>
        <w:tabs>
          <w:tab w:val="left" w:pos="709"/>
        </w:tabs>
        <w:spacing w:after="120" w:line="276" w:lineRule="auto"/>
        <w:jc w:val="both"/>
        <w:rPr>
          <w:rFonts w:ascii="Times New Roman" w:hAnsi="Times New Roman"/>
          <w:b/>
          <w:bCs/>
          <w:sz w:val="26"/>
          <w:szCs w:val="26"/>
        </w:rPr>
      </w:pPr>
      <w:r>
        <w:rPr>
          <w:rFonts w:ascii="Times New Roman" w:hAnsi="Times New Roman"/>
          <w:b/>
          <w:bCs/>
          <w:sz w:val="26"/>
          <w:szCs w:val="26"/>
        </w:rPr>
        <w:t>9.2. Tính đầy đủ của giá Hợp đồng:</w:t>
      </w:r>
    </w:p>
    <w:p w14:paraId="41A96BC8" w14:textId="77777777" w:rsidR="00A10877" w:rsidRDefault="00F1289A" w:rsidP="00253C84">
      <w:pPr>
        <w:tabs>
          <w:tab w:val="left" w:pos="709"/>
        </w:tabs>
        <w:spacing w:after="120" w:line="276" w:lineRule="auto"/>
        <w:jc w:val="both"/>
        <w:rPr>
          <w:rFonts w:ascii="Times New Roman" w:hAnsi="Times New Roman"/>
          <w:sz w:val="26"/>
          <w:szCs w:val="26"/>
        </w:rPr>
      </w:pPr>
      <w:r>
        <w:rPr>
          <w:rFonts w:ascii="Times New Roman" w:hAnsi="Times New Roman"/>
          <w:sz w:val="26"/>
          <w:szCs w:val="26"/>
        </w:rPr>
        <w:t>Trước khi ký Hợp đồng, Bên B đã nhận, nghiên cứu đầy đủ thông tin, tài liệu về thiết kế, Chỉ dẫn kỹ thuật, mặt bằng, điều kiện địa chất, thủy văn, điều kiện và biện pháp thi công, trình tự phối hợp với Nhà thầu thi công công tác đất; đã khảo sát hiện trường và đã tính đủ trong giá Hợp đồng toàn bộ chi phí cho các yếu tố ảnh hưởng đến biện pháp thi công, tiến độ, giá Hợp đồng và trách nhiệm của Bên B. Bên B không được yêu cầu điều chỉnh giá Hợp đồng vì lý do thiếu thông tin hoặc hiểu sai điều kiện Công trường.</w:t>
      </w:r>
    </w:p>
    <w:p w14:paraId="1B98BCBD" w14:textId="77777777" w:rsidR="00A10877" w:rsidRDefault="00F1289A" w:rsidP="00253C84">
      <w:pPr>
        <w:tabs>
          <w:tab w:val="left" w:pos="709"/>
        </w:tabs>
        <w:spacing w:after="120" w:line="276" w:lineRule="auto"/>
        <w:jc w:val="both"/>
        <w:rPr>
          <w:rFonts w:ascii="Times New Roman" w:hAnsi="Times New Roman"/>
          <w:b/>
          <w:bCs/>
          <w:sz w:val="26"/>
          <w:szCs w:val="26"/>
        </w:rPr>
      </w:pPr>
      <w:r>
        <w:rPr>
          <w:rFonts w:ascii="Times New Roman" w:hAnsi="Times New Roman"/>
          <w:b/>
          <w:bCs/>
          <w:sz w:val="26"/>
          <w:szCs w:val="26"/>
        </w:rPr>
        <w:t>9.3. Giá hợp đồng:</w:t>
      </w:r>
    </w:p>
    <w:p w14:paraId="4D8D5369" w14:textId="63DBD6FD" w:rsidR="00A10877" w:rsidRPr="00994062" w:rsidRDefault="00F1289A" w:rsidP="00253C84">
      <w:pPr>
        <w:tabs>
          <w:tab w:val="left" w:pos="709"/>
        </w:tabs>
        <w:spacing w:after="120" w:line="276" w:lineRule="auto"/>
        <w:jc w:val="both"/>
        <w:rPr>
          <w:rFonts w:ascii="Times New Roman" w:hAnsi="Times New Roman"/>
          <w:sz w:val="26"/>
          <w:szCs w:val="26"/>
        </w:rPr>
      </w:pPr>
      <w:r w:rsidRPr="00994062">
        <w:rPr>
          <w:rFonts w:ascii="Times New Roman" w:hAnsi="Times New Roman"/>
          <w:sz w:val="26"/>
          <w:szCs w:val="26"/>
        </w:rPr>
        <w:t xml:space="preserve">a) </w:t>
      </w:r>
      <w:r w:rsidR="00994062" w:rsidRPr="00994062">
        <w:rPr>
          <w:rFonts w:ascii="Times New Roman" w:hAnsi="Times New Roman"/>
          <w:sz w:val="26"/>
          <w:szCs w:val="26"/>
        </w:rPr>
        <w:t xml:space="preserve">Giá Hợp đồng (tạm tính): </w:t>
      </w:r>
      <w:r w:rsidR="00994062" w:rsidRPr="00994062">
        <w:rPr>
          <w:rFonts w:ascii="Times New Roman" w:hAnsi="Times New Roman"/>
          <w:b/>
          <w:bCs/>
          <w:sz w:val="26"/>
          <w:szCs w:val="26"/>
        </w:rPr>
        <w:t>216.339.068.583 đồng</w:t>
      </w:r>
      <w:r w:rsidR="00994062" w:rsidRPr="00994062">
        <w:rPr>
          <w:rFonts w:ascii="Times New Roman" w:hAnsi="Times New Roman"/>
          <w:sz w:val="26"/>
          <w:szCs w:val="26"/>
        </w:rPr>
        <w:t xml:space="preserve">, đã bao gồm thuế GTGT 8% </w:t>
      </w:r>
      <w:r w:rsidR="00994062" w:rsidRPr="00994062">
        <w:rPr>
          <w:rFonts w:ascii="Times New Roman" w:hAnsi="Times New Roman"/>
          <w:i/>
          <w:iCs/>
          <w:sz w:val="26"/>
          <w:szCs w:val="26"/>
        </w:rPr>
        <w:t>(Bằng chữ: Hai trăm mười sáu tỷ, ba trăm ba mươi chín triệu, không trăm sáu mươi tám nghìn, năm trăm tám mươi ba đồng</w:t>
      </w:r>
      <w:r w:rsidR="00994062" w:rsidRPr="00994062">
        <w:rPr>
          <w:rFonts w:ascii="Times New Roman" w:hAnsi="Times New Roman"/>
          <w:sz w:val="26"/>
          <w:szCs w:val="26"/>
        </w:rPr>
        <w:t>). Trong đó: giá trị trước thuế 200.313.952.392 đồng; thuế GTGT 8% 16.025.116.191 đồng. Thuế suất GTGT áp dụng theo quy định của pháp luật.</w:t>
      </w:r>
    </w:p>
    <w:p w14:paraId="41C5B830" w14:textId="77777777" w:rsidR="00A10877" w:rsidRPr="009246D4" w:rsidRDefault="00F1289A" w:rsidP="00253C84">
      <w:pPr>
        <w:tabs>
          <w:tab w:val="left" w:pos="709"/>
        </w:tabs>
        <w:spacing w:after="120" w:line="276" w:lineRule="auto"/>
        <w:jc w:val="center"/>
        <w:rPr>
          <w:rFonts w:ascii="Times New Roman" w:hAnsi="Times New Roman"/>
          <w:i/>
          <w:iCs/>
          <w:sz w:val="26"/>
          <w:szCs w:val="26"/>
        </w:rPr>
      </w:pPr>
      <w:r w:rsidRPr="00994062">
        <w:rPr>
          <w:rFonts w:ascii="Times New Roman" w:hAnsi="Times New Roman"/>
          <w:i/>
          <w:iCs/>
          <w:sz w:val="26"/>
          <w:szCs w:val="26"/>
        </w:rPr>
        <w:t>Chi tiết xem Biểu 01[Chi tiết giá hợp đồng] đính kèm Hợp đồng.</w:t>
      </w:r>
    </w:p>
    <w:p w14:paraId="6913229D" w14:textId="77777777" w:rsidR="006B3315" w:rsidRDefault="00F1289A" w:rsidP="00253C84">
      <w:pPr>
        <w:tabs>
          <w:tab w:val="left" w:pos="709"/>
        </w:tabs>
        <w:spacing w:after="120" w:line="276" w:lineRule="auto"/>
        <w:jc w:val="both"/>
        <w:rPr>
          <w:rFonts w:ascii="Times New Roman" w:hAnsi="Times New Roman"/>
          <w:sz w:val="26"/>
          <w:szCs w:val="26"/>
        </w:rPr>
      </w:pPr>
      <w:r w:rsidRPr="009246D4">
        <w:rPr>
          <w:rFonts w:ascii="Times New Roman" w:hAnsi="Times New Roman"/>
          <w:sz w:val="26"/>
          <w:szCs w:val="26"/>
        </w:rPr>
        <w:lastRenderedPageBreak/>
        <w:t xml:space="preserve">Khối lượng tại Biểu 01 là khối lượng tạm tính, không phải khối lượng thực tế thanh toán. Việc thanh toán căn cứ khối lượng thực tế hoàn thành (kể cả khối lượng tăng hoặc giảm) được nghiệm thu theo quy định của Hợp đồng. </w:t>
      </w:r>
    </w:p>
    <w:p w14:paraId="5937E97F" w14:textId="744A7FBB" w:rsidR="00A10877" w:rsidRDefault="00F1289A" w:rsidP="00253C84">
      <w:pPr>
        <w:tabs>
          <w:tab w:val="left" w:pos="709"/>
        </w:tabs>
        <w:spacing w:after="120" w:line="276" w:lineRule="auto"/>
        <w:jc w:val="both"/>
        <w:rPr>
          <w:rFonts w:ascii="Times New Roman" w:hAnsi="Times New Roman"/>
          <w:sz w:val="26"/>
          <w:szCs w:val="26"/>
        </w:rPr>
      </w:pPr>
      <w:r>
        <w:rPr>
          <w:rFonts w:ascii="Times New Roman" w:hAnsi="Times New Roman"/>
          <w:sz w:val="26"/>
          <w:szCs w:val="26"/>
        </w:rPr>
        <w:t xml:space="preserve">Khối lượng </w:t>
      </w:r>
      <w:ins w:id="120052" w:author="VNCN E&amp;C" w:date="2026-10-22T09:00:00Z">
        <w:r>
          <w:rPr>
            <w:rFonts w:ascii="Times New Roman" w:hAnsi="Times New Roman"/>
            <w:sz w:val="26"/>
            <w:szCs w:val="26"/>
          </w:rPr>
          <w:t xml:space="preserve">bể</w:t>
        </w:r>
      </w:ins>
      <w:del w:id="120053" w:author="VNCN E&amp;C" w:date="2026-10-22T09:00:00Z">
        <w:r>
          <w:rPr>
            <w:rFonts w:ascii="Times New Roman" w:hAnsi="Times New Roman"/>
            <w:sz w:val="26"/>
            <w:szCs w:val="26"/>
          </w:rPr>
          <w:delText xml:space="preserve">Bể</w:delText>
        </w:r>
      </w:del>
      <w:r>
        <w:rPr>
          <w:rFonts w:ascii="Times New Roman" w:hAnsi="Times New Roman"/>
          <w:sz w:val="26"/>
          <w:szCs w:val="26"/>
        </w:rPr>
        <w:t xml:space="preserve"> nước sinh hoạt, bể nước PCCC, bể nước xử lý nước thải</w:t>
      </w:r>
      <w:ins w:id="120054" w:author="VNCN E&amp;C" w:date="2026-10-22T09:00:00Z">
        <w:r>
          <w:rPr>
            <w:rFonts w:ascii="Times New Roman" w:hAnsi="Times New Roman"/>
            <w:sz w:val="26"/>
            <w:szCs w:val="26"/>
          </w:rPr>
          <w:t xml:space="preserve"> là</w:t>
        </w:r>
      </w:ins>
      <w:del w:id="120055" w:author="VNCN E&amp;C" w:date="2026-10-22T09:00:00Z">
        <w:r>
          <w:rPr>
            <w:rFonts w:ascii="Times New Roman" w:hAnsi="Times New Roman"/>
            <w:sz w:val="26"/>
            <w:szCs w:val="26"/>
          </w:rPr>
          <w:delText xml:space="preserve">:</w:delText>
        </w:r>
      </w:del>
      <w:r>
        <w:rPr>
          <w:rFonts w:ascii="Times New Roman" w:hAnsi="Times New Roman"/>
          <w:sz w:val="26"/>
          <w:szCs w:val="26"/>
        </w:rPr>
        <w:t xml:space="preserve"> khối lượng tạm tính theo bảng khối lượng của Bên A do chưa có thiết kế bản vẽ thi công. </w:t>
      </w:r>
      <w:ins w:id="120056" w:author="VNCN E&amp;C" w:date="2026-10-22T09:00:00Z">
        <w:r>
          <w:rPr>
            <w:rFonts w:ascii="Times New Roman" w:hAnsi="Times New Roman"/>
            <w:sz w:val="26"/>
            <w:szCs w:val="26"/>
          </w:rPr>
          <w:t xml:space="preserve">Khi có thiết kế bản vẽ thi công, Bên B lập biện</w:t>
        </w:r>
      </w:ins>
      <w:del w:id="120057" w:author="VNCN E&amp;C" w:date="2026-10-22T09:00:00Z">
        <w:r>
          <w:rPr>
            <w:rFonts w:ascii="Times New Roman" w:hAnsi="Times New Roman"/>
            <w:sz w:val="26"/>
            <w:szCs w:val="26"/>
          </w:rPr>
          <w:delText xml:space="preserve">Đơn giá chưa bao gồm chi phí Biện</w:delText>
        </w:r>
      </w:del>
      <w:r>
        <w:rPr>
          <w:rFonts w:ascii="Times New Roman" w:hAnsi="Times New Roman"/>
          <w:sz w:val="26"/>
          <w:szCs w:val="26"/>
        </w:rPr>
        <w:t xml:space="preserve"> pháp thi công </w:t>
      </w:r>
      <w:ins w:id="120058" w:author="VNCN E&amp;C" w:date="2026-10-22T09:00:00Z">
        <w:r>
          <w:rPr>
            <w:rFonts w:ascii="Times New Roman" w:hAnsi="Times New Roman"/>
            <w:sz w:val="26"/>
            <w:szCs w:val="26"/>
          </w:rPr>
          <w:t xml:space="preserve">các bể trình Bên A phê duyệt;</w:t>
        </w:r>
      </w:ins>
      <w:del w:id="120059" w:author="VNCN E&amp;C" w:date="2026-10-22T09:00:00Z">
        <w:r>
          <w:rPr>
            <w:rFonts w:ascii="Times New Roman" w:hAnsi="Times New Roman"/>
            <w:sz w:val="26"/>
            <w:szCs w:val="26"/>
          </w:rPr>
          <w:delText xml:space="preserve">đào đất, cừ, văng, chống </w:delText>
        </w:r>
      </w:del>
      <w:proofErr w:type="gramStart"/>
      <w:del w:id="120060" w:author="VNCN E&amp;C" w:date="2026-10-22T09:00:00Z">
        <w:r>
          <w:rPr>
            <w:rFonts w:ascii="Times New Roman" w:hAnsi="Times New Roman"/>
            <w:sz w:val="26"/>
            <w:szCs w:val="26"/>
          </w:rPr>
          <w:delText xml:space="preserve">thấm,…</w:delText>
        </w:r>
      </w:del>
      <w:proofErr w:type="gramEnd"/>
      <w:del w:id="120061" w:author="VNCN E&amp;C" w:date="2026-10-22T09:00:00Z">
        <w:r>
          <w:rPr>
            <w:rFonts w:ascii="Times New Roman" w:hAnsi="Times New Roman"/>
            <w:sz w:val="26"/>
            <w:szCs w:val="26"/>
          </w:rPr>
          <w:delText xml:space="preserve">các</w:delText>
        </w:r>
      </w:del>
      <w:r>
        <w:rPr>
          <w:rFonts w:ascii="Times New Roman" w:hAnsi="Times New Roman"/>
          <w:sz w:val="26"/>
          <w:szCs w:val="26"/>
        </w:rPr>
        <w:t xml:space="preserve"> chi phí </w:t>
      </w:r>
      <w:ins w:id="120062" w:author="VNCN E&amp;C" w:date="2026-10-22T09:00:00Z">
        <w:r>
          <w:rPr>
            <w:rFonts w:ascii="Times New Roman" w:hAnsi="Times New Roman"/>
            <w:sz w:val="26"/>
            <w:szCs w:val="26"/>
          </w:rPr>
          <w:t xml:space="preserve">biện pháp thi công bổ sung chưa có trong Biểu 01 (nếu có)</w:t>
        </w:r>
      </w:ins>
      <w:del w:id="120063" w:author="VNCN E&amp;C" w:date="2026-10-22T09:00:00Z">
        <w:r>
          <w:rPr>
            <w:rFonts w:ascii="Times New Roman" w:hAnsi="Times New Roman"/>
            <w:sz w:val="26"/>
            <w:szCs w:val="26"/>
          </w:rPr>
          <w:delText xml:space="preserve">này sẽ</w:delText>
        </w:r>
      </w:del>
      <w:r>
        <w:rPr>
          <w:rFonts w:ascii="Times New Roman" w:hAnsi="Times New Roman"/>
          <w:sz w:val="26"/>
          <w:szCs w:val="26"/>
        </w:rPr>
        <w:t xml:space="preserve"> được </w:t>
      </w:r>
      <w:ins w:id="120064" w:author="VNCN E&amp;C" w:date="2026-10-22T09:00:00Z">
        <w:r>
          <w:rPr>
            <w:rFonts w:ascii="Times New Roman" w:hAnsi="Times New Roman"/>
            <w:sz w:val="26"/>
            <w:szCs w:val="26"/>
          </w:rPr>
          <w:t xml:space="preserve">xác định trên cơ sở dự toán của Bên A với Chủ đầu tư cho phần việc tương ứng; khối lượng thanh toán là khối lượng hoàn thành được Tư vấn giám sát xác nhận</w:t>
        </w:r>
      </w:ins>
      <w:del w:id="120065" w:author="VNCN E&amp;C" w:date="2026-10-22T09:00:00Z">
        <w:r>
          <w:rPr>
            <w:rFonts w:ascii="Times New Roman" w:hAnsi="Times New Roman"/>
            <w:sz w:val="26"/>
            <w:szCs w:val="26"/>
          </w:rPr>
          <w:delText xml:space="preserve">hai bên thống nhất khi có bản vẽ thiết kế chi tiết</w:delText>
        </w:r>
      </w:del>
      <w:r>
        <w:rPr>
          <w:rFonts w:ascii="Times New Roman" w:hAnsi="Times New Roman"/>
          <w:sz w:val="26"/>
          <w:szCs w:val="26"/>
        </w:rPr>
        <w:t xml:space="preserve">. Chi phí chung và chi phí cẩu tháp là trọn gói, không điều chỉnh.</w:t>
      </w:r>
    </w:p>
    <w:p w14:paraId="510581BB" w14:textId="77777777" w:rsidR="00A10877" w:rsidRDefault="00F1289A" w:rsidP="00253C84">
      <w:pPr>
        <w:tabs>
          <w:tab w:val="left" w:pos="709"/>
        </w:tabs>
        <w:spacing w:after="120" w:line="276" w:lineRule="auto"/>
        <w:jc w:val="both"/>
        <w:rPr>
          <w:rFonts w:ascii="Times New Roman" w:hAnsi="Times New Roman"/>
          <w:sz w:val="26"/>
          <w:szCs w:val="26"/>
        </w:rPr>
      </w:pPr>
      <w:r>
        <w:rPr>
          <w:rFonts w:ascii="Times New Roman" w:hAnsi="Times New Roman"/>
          <w:sz w:val="26"/>
          <w:szCs w:val="26"/>
        </w:rPr>
        <w:t xml:space="preserve">b) Giá Hợp đồng đã bao gồm: </w:t>
      </w:r>
    </w:p>
    <w:p w14:paraId="5B4EBF8B" w14:textId="77777777" w:rsidR="00A10877" w:rsidRDefault="00F1289A" w:rsidP="00253C84">
      <w:pPr>
        <w:tabs>
          <w:tab w:val="left" w:pos="709"/>
        </w:tabs>
        <w:spacing w:after="120" w:line="276" w:lineRule="auto"/>
        <w:jc w:val="both"/>
        <w:rPr>
          <w:rFonts w:ascii="Times New Roman" w:hAnsi="Times New Roman"/>
          <w:sz w:val="26"/>
          <w:szCs w:val="26"/>
        </w:rPr>
      </w:pPr>
      <w:r>
        <w:rPr>
          <w:rFonts w:ascii="Times New Roman" w:hAnsi="Times New Roman"/>
          <w:sz w:val="26"/>
          <w:szCs w:val="26"/>
        </w:rPr>
        <w:t xml:space="preserve">(1) Thuế giá trị gia tăng theo quy định hiện hành, các khoản thuế, phí khác có liên quan; </w:t>
      </w:r>
    </w:p>
    <w:p w14:paraId="771724D0" w14:textId="77777777" w:rsidR="00A10877" w:rsidRDefault="00F1289A" w:rsidP="00253C84">
      <w:pPr>
        <w:tabs>
          <w:tab w:val="left" w:pos="709"/>
        </w:tabs>
        <w:spacing w:after="120" w:line="276" w:lineRule="auto"/>
        <w:jc w:val="both"/>
        <w:rPr>
          <w:rFonts w:ascii="Times New Roman" w:hAnsi="Times New Roman"/>
          <w:sz w:val="26"/>
          <w:szCs w:val="26"/>
        </w:rPr>
      </w:pPr>
      <w:r>
        <w:rPr>
          <w:rFonts w:ascii="Times New Roman" w:hAnsi="Times New Roman"/>
          <w:sz w:val="26"/>
          <w:szCs w:val="26"/>
        </w:rPr>
        <w:t>(2) Toàn bộ chi phí cần thiết để thi công hoàn thành công việc của Hợp đồng, bao gồm nhưng không giới hạn: chi phí vật liệu chính, vật liệu phụ; chi phí bảo hiểm, quản lý doanh nghiệp, tài chính, lợi nhuận; chi phí điều hành tại Công trường; chi phí điện, nước, nhiên liệu; chi phí nhà tạm để ở và điều hành thi công; chi phí công trình tạm, phụ trợ phục vụ thi công; chi phí huy động, giải thể; chi phí cung cấp, lắp đặt, duy trì, tháo dỡ, nhổ hệ cừ, văng chống; chi phí bảo vệ mái đào; chi phí hạ mực nước ngầm, tiêu thoát nước hố móng trong thời gian thi công của Bên B; chi phí quan trắc thuộc phạm vi của Bên B theo Biểu 03; chi phí thẩm tra biện pháp thi công hệ cừ, văng chống; chi phí phối hợp với Nhà thầu khác; chi phí an toàn lao động, vệ sinh môi trường; chi phí hoàn trả hạ tầng kỹ thuật (nếu có); chi phí thí nghiệm, kiểm định vật liệu do Bên B cung cấp; chi phí duy tu mặt bằng, đường công vụ trong phạm vi của Bên B; chi phí bảo hành; chi phí rủi ro; chi phí thực hiện các nghĩa vụ khác của Bên B theo Hợp đồng.</w:t>
      </w:r>
    </w:p>
    <w:p w14:paraId="4FC905F1" w14:textId="568E74C2" w:rsidR="008A152F" w:rsidRPr="00BA5877" w:rsidDel="001F4F13" w:rsidRDefault="00F1289A" w:rsidP="008A152F">
      <w:pPr>
        <w:tabs>
          <w:tab w:val="left" w:pos="709"/>
        </w:tabs>
        <w:spacing w:after="120" w:line="276" w:lineRule="auto"/>
        <w:jc w:val="both"/>
        <w:rPr>
          <w:del w:id="58" w:author="Ban Kinh tế &amp; Quản lý Hợp đồng" w:date="2026-10-21T15:17:00Z"/>
          <w:rFonts w:ascii="Times New Roman" w:hAnsi="Times New Roman"/>
          <w:sz w:val="26"/>
          <w:szCs w:val="26"/>
        </w:rPr>
      </w:pPr>
      <w:r>
        <w:rPr>
          <w:rFonts w:ascii="Times New Roman" w:hAnsi="Times New Roman"/>
          <w:sz w:val="26"/>
          <w:szCs w:val="26"/>
        </w:rPr>
        <w:t>c) Giá Hợp đồng đã bao gồm chi phí hao hụt vật liệu trong quá trình thi công; việc cung cấp vật tư, vật liệu thực hiện theo Điều 13.</w:t>
      </w:r>
    </w:p>
    <w:p w14:paraId="5A94F6BD" w14:textId="77777777" w:rsidR="00A10877" w:rsidRDefault="00F1289A" w:rsidP="00253C84">
      <w:pPr>
        <w:pStyle w:val="Heading2"/>
        <w:spacing w:after="120" w:line="276" w:lineRule="auto"/>
        <w:jc w:val="left"/>
        <w:rPr>
          <w:rFonts w:ascii="Times New Roman" w:hAnsi="Times New Roman"/>
          <w:sz w:val="26"/>
          <w:szCs w:val="26"/>
        </w:rPr>
      </w:pPr>
      <w:r>
        <w:rPr>
          <w:rFonts w:ascii="Times New Roman" w:hAnsi="Times New Roman"/>
          <w:sz w:val="26"/>
          <w:szCs w:val="26"/>
        </w:rPr>
        <w:t>Điều 10. THANH TOÁN HỢP ĐỒNG</w:t>
      </w:r>
    </w:p>
    <w:p w14:paraId="1FCA9FC8" w14:textId="77777777" w:rsidR="00A10877" w:rsidRDefault="00F1289A" w:rsidP="00253C84">
      <w:pPr>
        <w:tabs>
          <w:tab w:val="left" w:pos="709"/>
        </w:tabs>
        <w:spacing w:after="120" w:line="276" w:lineRule="auto"/>
        <w:jc w:val="both"/>
        <w:rPr>
          <w:rFonts w:ascii="Times New Roman" w:hAnsi="Times New Roman"/>
          <w:sz w:val="26"/>
          <w:szCs w:val="26"/>
        </w:rPr>
      </w:pPr>
      <w:r>
        <w:rPr>
          <w:rFonts w:ascii="Times New Roman" w:hAnsi="Times New Roman"/>
          <w:b/>
          <w:bCs/>
          <w:sz w:val="26"/>
          <w:szCs w:val="26"/>
        </w:rPr>
        <w:t>10.1. Hình thức thanh toán:</w:t>
      </w:r>
      <w:r>
        <w:rPr>
          <w:rFonts w:ascii="Times New Roman" w:hAnsi="Times New Roman"/>
          <w:sz w:val="26"/>
          <w:szCs w:val="26"/>
        </w:rPr>
        <w:t xml:space="preserve"> Thanh toán bằng chuyển khoản.</w:t>
      </w:r>
    </w:p>
    <w:p w14:paraId="3B607D72" w14:textId="77777777" w:rsidR="00A10877" w:rsidRDefault="00F1289A" w:rsidP="00253C84">
      <w:pPr>
        <w:tabs>
          <w:tab w:val="left" w:pos="709"/>
        </w:tabs>
        <w:spacing w:after="120" w:line="276" w:lineRule="auto"/>
        <w:jc w:val="both"/>
        <w:rPr>
          <w:rFonts w:ascii="Times New Roman" w:hAnsi="Times New Roman"/>
          <w:sz w:val="26"/>
          <w:szCs w:val="26"/>
        </w:rPr>
      </w:pPr>
      <w:r>
        <w:rPr>
          <w:rFonts w:ascii="Times New Roman" w:hAnsi="Times New Roman"/>
          <w:b/>
          <w:bCs/>
          <w:sz w:val="26"/>
          <w:szCs w:val="26"/>
        </w:rPr>
        <w:t>10.2. Đồng tiền thanh toán:</w:t>
      </w:r>
      <w:r>
        <w:rPr>
          <w:rFonts w:ascii="Times New Roman" w:hAnsi="Times New Roman"/>
          <w:sz w:val="26"/>
          <w:szCs w:val="26"/>
        </w:rPr>
        <w:t xml:space="preserve"> Đồng tiền Việt Nam (VNĐ).</w:t>
      </w:r>
    </w:p>
    <w:p w14:paraId="7FB94452" w14:textId="77777777" w:rsidR="00A10877" w:rsidRDefault="00F1289A" w:rsidP="00253C84">
      <w:pPr>
        <w:tabs>
          <w:tab w:val="left" w:pos="709"/>
        </w:tabs>
        <w:spacing w:after="120" w:line="276" w:lineRule="auto"/>
        <w:jc w:val="both"/>
        <w:rPr>
          <w:rFonts w:ascii="Times New Roman" w:hAnsi="Times New Roman"/>
          <w:b/>
          <w:bCs/>
          <w:sz w:val="26"/>
          <w:szCs w:val="26"/>
        </w:rPr>
      </w:pPr>
      <w:r>
        <w:rPr>
          <w:rFonts w:ascii="Times New Roman" w:hAnsi="Times New Roman"/>
          <w:b/>
          <w:bCs/>
          <w:sz w:val="26"/>
          <w:szCs w:val="26"/>
        </w:rPr>
        <w:t>10.3. Tạm ứng, thanh toán:</w:t>
      </w:r>
    </w:p>
    <w:p w14:paraId="017EE9B1" w14:textId="77777777" w:rsidR="00A10877" w:rsidRDefault="00F1289A" w:rsidP="00253C84">
      <w:pPr>
        <w:tabs>
          <w:tab w:val="left" w:pos="709"/>
        </w:tabs>
        <w:spacing w:after="120" w:line="276" w:lineRule="auto"/>
        <w:jc w:val="both"/>
        <w:rPr>
          <w:rFonts w:ascii="Times New Roman" w:hAnsi="Times New Roman"/>
          <w:b/>
          <w:bCs/>
          <w:sz w:val="26"/>
          <w:szCs w:val="26"/>
        </w:rPr>
      </w:pPr>
      <w:r>
        <w:rPr>
          <w:rFonts w:ascii="Times New Roman" w:hAnsi="Times New Roman"/>
          <w:b/>
          <w:bCs/>
          <w:sz w:val="26"/>
          <w:szCs w:val="26"/>
        </w:rPr>
        <w:t xml:space="preserve">10.3.1. Tạm ứng hợp đồng: </w:t>
      </w:r>
    </w:p>
    <w:p w14:paraId="7CD7CDFD" w14:textId="400475D8" w:rsidR="00A10877" w:rsidRDefault="00F1289A" w:rsidP="00253C84">
      <w:pPr>
        <w:tabs>
          <w:tab w:val="left" w:pos="709"/>
        </w:tabs>
        <w:spacing w:after="120" w:line="276" w:lineRule="auto"/>
        <w:jc w:val="both"/>
        <w:rPr>
          <w:rFonts w:ascii="Times New Roman" w:hAnsi="Times New Roman"/>
          <w:sz w:val="26"/>
          <w:szCs w:val="26"/>
          <w:highlight w:val="yellow"/>
        </w:rPr>
      </w:pPr>
      <w:r>
        <w:rPr>
          <w:rFonts w:ascii="Times New Roman" w:hAnsi="Times New Roman"/>
          <w:sz w:val="26"/>
          <w:szCs w:val="26"/>
        </w:rPr>
        <w:t xml:space="preserve">a) </w:t>
      </w:r>
      <w:r>
        <w:rPr>
          <w:rFonts w:ascii="Times New Roman" w:hAnsi="Times New Roman"/>
          <w:sz w:val="26"/>
          <w:szCs w:val="26"/>
        </w:rPr>
        <w:t xml:space="preserve">Giá trị tạm ứng: </w:t>
      </w:r>
      <w:ins w:id="120066" w:author="VNCN E&amp;C" w:date="2026-10-22T09:00:00Z">
        <w:r>
          <w:rPr>
            <w:rFonts w:ascii="Times New Roman" w:hAnsi="Times New Roman"/>
            <w:b/>
            <w:bCs/>
            <w:sz w:val="26"/>
            <w:szCs w:val="26"/>
          </w:rPr>
          <w:t xml:space="preserve">20</w:t>
        </w:r>
      </w:ins>
      <w:del w:id="120067" w:author="VNCN E&amp;C" w:date="2026-10-22T09:00:00Z">
        <w:r>
          <w:rPr>
            <w:rFonts w:ascii="Times New Roman" w:hAnsi="Times New Roman"/>
            <w:b/>
            <w:bCs/>
            <w:sz w:val="26"/>
            <w:szCs w:val="26"/>
          </w:rPr>
          <w:delText xml:space="preserve">25</w:delText>
        </w:r>
      </w:del>
      <w:r>
        <w:rPr>
          <w:rFonts w:ascii="Times New Roman" w:hAnsi="Times New Roman"/>
          <w:b/>
          <w:bCs/>
          <w:sz w:val="26"/>
          <w:szCs w:val="26"/>
        </w:rPr>
        <w:t xml:space="preserve">%</w:t>
      </w:r>
      <w:r>
        <w:rPr>
          <w:rFonts w:ascii="Times New Roman" w:hAnsi="Times New Roman"/>
          <w:sz w:val="26"/>
          <w:szCs w:val="26"/>
        </w:rPr>
        <w:t xml:space="preserve"> giá trị Hợp đồng trước thuế GTGT, tương ứng </w:t>
      </w:r>
      <w:ins w:id="120068" w:author="VNCN E&amp;C" w:date="2026-10-22T09:00:00Z">
        <w:r>
          <w:rPr>
            <w:rFonts w:ascii="Times New Roman" w:hAnsi="Times New Roman"/>
            <w:b/>
            <w:bCs/>
            <w:sz w:val="26"/>
            <w:szCs w:val="26"/>
          </w:rPr>
          <w:t xml:space="preserve">40.062.790.478</w:t>
        </w:r>
      </w:ins>
      <w:del w:id="120069" w:author="VNCN E&amp;C" w:date="2026-10-22T09:00:00Z">
        <w:r>
          <w:rPr>
            <w:rFonts w:ascii="Times New Roman" w:hAnsi="Times New Roman"/>
            <w:b/>
            <w:bCs/>
            <w:sz w:val="26"/>
            <w:szCs w:val="26"/>
          </w:rPr>
          <w:delText xml:space="preserve">50.078.488.098</w:delText>
        </w:r>
      </w:del>
      <w:r>
        <w:rPr>
          <w:rFonts w:ascii="Times New Roman" w:hAnsi="Times New Roman"/>
          <w:b/>
          <w:bCs/>
          <w:sz w:val="26"/>
          <w:szCs w:val="26"/>
        </w:rPr>
        <w:t xml:space="preserve"> đồng</w:t>
      </w:r>
      <w:r>
        <w:rPr>
          <w:rFonts w:ascii="Times New Roman" w:hAnsi="Times New Roman"/>
          <w:sz w:val="26"/>
          <w:szCs w:val="26"/>
        </w:rPr>
        <w:t xml:space="preserve">. Bên A tạm ứng trong vòng 07 ngày làm việc kể từ ngày nhận đủ các hồ sơ hợp lệ sau của Bên B:</w:t>
      </w:r>
    </w:p>
    <w:p w14:paraId="7E0666EE" w14:textId="77777777" w:rsidR="00A10877" w:rsidRDefault="00F1289A" w:rsidP="00253C84">
      <w:pPr>
        <w:tabs>
          <w:tab w:val="left" w:pos="709"/>
        </w:tabs>
        <w:spacing w:after="120" w:line="276" w:lineRule="auto"/>
        <w:jc w:val="both"/>
        <w:rPr>
          <w:rFonts w:ascii="Times New Roman" w:hAnsi="Times New Roman"/>
          <w:sz w:val="26"/>
          <w:szCs w:val="26"/>
          <w:highlight w:val="yellow"/>
        </w:rPr>
      </w:pPr>
      <w:r>
        <w:rPr>
          <w:rFonts w:ascii="Times New Roman" w:hAnsi="Times New Roman"/>
          <w:sz w:val="26"/>
          <w:szCs w:val="26"/>
        </w:rPr>
        <w:t>- Hợp đồng đã được ký kết;</w:t>
      </w:r>
    </w:p>
    <w:p w14:paraId="56A7C626" w14:textId="77777777" w:rsidR="00A10877" w:rsidRDefault="00F1289A" w:rsidP="00253C84">
      <w:pPr>
        <w:tabs>
          <w:tab w:val="left" w:pos="709"/>
        </w:tabs>
        <w:spacing w:after="120" w:line="276" w:lineRule="auto"/>
        <w:jc w:val="both"/>
        <w:rPr>
          <w:rFonts w:ascii="Times New Roman" w:hAnsi="Times New Roman"/>
          <w:sz w:val="26"/>
          <w:szCs w:val="26"/>
        </w:rPr>
      </w:pPr>
      <w:r>
        <w:rPr>
          <w:rFonts w:ascii="Times New Roman" w:hAnsi="Times New Roman"/>
          <w:sz w:val="26"/>
          <w:szCs w:val="26"/>
        </w:rPr>
        <w:t>- Công văn đề nghị tạm ứng;</w:t>
      </w:r>
    </w:p>
    <w:p w14:paraId="7D698C39" w14:textId="77777777" w:rsidR="00A10877" w:rsidRDefault="00F1289A" w:rsidP="00253C84">
      <w:pPr>
        <w:tabs>
          <w:tab w:val="left" w:pos="709"/>
        </w:tabs>
        <w:spacing w:after="120" w:line="276" w:lineRule="auto"/>
        <w:jc w:val="both"/>
        <w:rPr>
          <w:rFonts w:ascii="Times New Roman" w:hAnsi="Times New Roman"/>
          <w:sz w:val="26"/>
          <w:szCs w:val="26"/>
          <w:highlight w:val="yellow"/>
        </w:rPr>
      </w:pPr>
      <w:r>
        <w:rPr>
          <w:rFonts w:ascii="Times New Roman" w:hAnsi="Times New Roman"/>
          <w:sz w:val="26"/>
          <w:szCs w:val="26"/>
        </w:rPr>
        <w:t xml:space="preserve">- Bảo lãnh thực hiện Hợp đồng có giá trị bằng </w:t>
      </w:r>
      <w:r>
        <w:rPr>
          <w:rFonts w:ascii="Times New Roman" w:hAnsi="Times New Roman"/>
          <w:sz w:val="26"/>
          <w:szCs w:val="26"/>
          <w:highlight w:val="yellow"/>
        </w:rPr>
        <w:t>05</w:t>
      </w:r>
      <w:r>
        <w:rPr>
          <w:rFonts w:ascii="Times New Roman" w:hAnsi="Times New Roman"/>
          <w:sz w:val="26"/>
          <w:szCs w:val="26"/>
        </w:rPr>
        <w:t>% giá trị Hợp đồng theo Điều 14.2;</w:t>
      </w:r>
    </w:p>
    <w:p w14:paraId="5535608A" w14:textId="77777777" w:rsidR="00A10877" w:rsidRDefault="00F1289A" w:rsidP="00253C84">
      <w:pPr>
        <w:tabs>
          <w:tab w:val="left" w:pos="709"/>
        </w:tabs>
        <w:spacing w:after="120" w:line="276" w:lineRule="auto"/>
        <w:jc w:val="both"/>
        <w:rPr>
          <w:rFonts w:ascii="Times New Roman" w:hAnsi="Times New Roman"/>
          <w:sz w:val="26"/>
          <w:szCs w:val="26"/>
          <w:highlight w:val="yellow"/>
        </w:rPr>
      </w:pPr>
      <w:r>
        <w:rPr>
          <w:rFonts w:ascii="Times New Roman" w:hAnsi="Times New Roman"/>
          <w:sz w:val="26"/>
          <w:szCs w:val="26"/>
        </w:rPr>
        <w:t xml:space="preserve">- Bảo lãnh tạm ứng có giá trị bằng </w:t>
      </w:r>
      <w:r>
        <w:rPr>
          <w:rFonts w:ascii="Times New Roman" w:hAnsi="Times New Roman"/>
          <w:sz w:val="26"/>
          <w:szCs w:val="26"/>
          <w:highlight w:val="yellow"/>
        </w:rPr>
        <w:t>100</w:t>
      </w:r>
      <w:r>
        <w:rPr>
          <w:rFonts w:ascii="Times New Roman" w:hAnsi="Times New Roman"/>
          <w:sz w:val="26"/>
          <w:szCs w:val="26"/>
        </w:rPr>
        <w:t>% số tiền tạm ứng theo Điều 14.1;</w:t>
      </w:r>
    </w:p>
    <w:p w14:paraId="7BC57575" w14:textId="77777777" w:rsidR="00A10877" w:rsidRDefault="00F1289A" w:rsidP="00253C84">
      <w:pPr>
        <w:tabs>
          <w:tab w:val="left" w:pos="709"/>
        </w:tabs>
        <w:spacing w:after="120" w:line="276" w:lineRule="auto"/>
        <w:jc w:val="both"/>
        <w:rPr>
          <w:rFonts w:ascii="Times New Roman" w:hAnsi="Times New Roman"/>
          <w:sz w:val="26"/>
          <w:szCs w:val="26"/>
          <w:highlight w:val="yellow"/>
        </w:rPr>
      </w:pPr>
      <w:r>
        <w:rPr>
          <w:rFonts w:ascii="Times New Roman" w:hAnsi="Times New Roman"/>
          <w:sz w:val="26"/>
          <w:szCs w:val="26"/>
        </w:rPr>
        <w:lastRenderedPageBreak/>
        <w:t xml:space="preserve">b) Thu hồi tạm ứng: Tiền tạm ứng được giảm trừ (thu hồi) dần vào các đợt thanh toán, bắt đầu từ đợt thanh toán đầu tiên và thu hồi hết khi giá trị khối lượng hoàn thành đạt </w:t>
      </w:r>
      <w:r>
        <w:rPr>
          <w:rFonts w:ascii="Times New Roman" w:hAnsi="Times New Roman"/>
          <w:sz w:val="26"/>
          <w:szCs w:val="26"/>
          <w:highlight w:val="yellow"/>
        </w:rPr>
        <w:t>80</w:t>
      </w:r>
      <w:r>
        <w:rPr>
          <w:rFonts w:ascii="Times New Roman" w:hAnsi="Times New Roman"/>
          <w:sz w:val="26"/>
          <w:szCs w:val="26"/>
        </w:rPr>
        <w:t>% giá trị Hợp đồng. Trường hợp tiền tạm ứng chưa được thu hồi hết trước khi ký biên bản nghiệm thu hoàn thành Hạng mục công trình hoặc khi Hợp đồng chấm dứt, số tiền tạm ứng còn lại trở thành khoản nợ đến hạn; Bên B phải hoàn trả ngay cho Bên A, Bên A có quyền thu từ bảo lãnh tạm ứng.</w:t>
      </w:r>
    </w:p>
    <w:p w14:paraId="6137F5D9" w14:textId="6E2F7E7A" w:rsidR="00A10877" w:rsidRDefault="00F1289A" w:rsidP="00253C84">
      <w:pPr>
        <w:tabs>
          <w:tab w:val="left" w:pos="709"/>
        </w:tabs>
        <w:spacing w:after="120" w:line="276" w:lineRule="auto"/>
        <w:jc w:val="both"/>
        <w:rPr>
          <w:rFonts w:ascii="Times New Roman" w:hAnsi="Times New Roman"/>
          <w:sz w:val="26"/>
          <w:szCs w:val="26"/>
          <w:highlight w:val="yellow"/>
        </w:rPr>
      </w:pPr>
      <w:r>
        <w:rPr>
          <w:rFonts w:ascii="Times New Roman" w:hAnsi="Times New Roman"/>
          <w:sz w:val="26"/>
          <w:szCs w:val="26"/>
        </w:rPr>
        <w:t>Giá trị thu hồi tạm ứng</w:t>
      </w:r>
      <w:del w:id="59" w:author="Ban Kinh tế &amp; Quản lý Hợp đồng" w:date="2026-10-21T09:54:00Z">
        <w:r w:rsidDel="009B2543">
          <w:rPr>
            <w:rFonts w:ascii="Times New Roman" w:hAnsi="Times New Roman"/>
            <w:sz w:val="26"/>
            <w:szCs w:val="26"/>
          </w:rPr>
          <w:delText xml:space="preserve"> </w:delText>
        </w:r>
      </w:del>
      <w:r>
        <w:rPr>
          <w:rFonts w:ascii="Times New Roman" w:hAnsi="Times New Roman"/>
          <w:sz w:val="26"/>
          <w:szCs w:val="26"/>
        </w:rPr>
        <w:t xml:space="preserve"> = GTTƯ x [GTHT</w:t>
      </w:r>
      <w:proofErr w:type="gramStart"/>
      <w:r>
        <w:rPr>
          <w:rFonts w:ascii="Times New Roman" w:hAnsi="Times New Roman"/>
          <w:sz w:val="26"/>
          <w:szCs w:val="26"/>
        </w:rPr>
        <w:t>/(</w:t>
      </w:r>
      <w:proofErr w:type="gramEnd"/>
      <w:r>
        <w:rPr>
          <w:rFonts w:ascii="Times New Roman" w:hAnsi="Times New Roman"/>
          <w:sz w:val="26"/>
          <w:szCs w:val="26"/>
        </w:rPr>
        <w:t xml:space="preserve">GTHĐ x </w:t>
      </w:r>
      <w:del w:id="60" w:author="Ban Kinh tế &amp; Quản lý Hợp đồng" w:date="2026-10-21T09:55:00Z">
        <w:r w:rsidR="00427081" w:rsidDel="00840669">
          <w:rPr>
            <w:rFonts w:ascii="Times New Roman" w:hAnsi="Times New Roman"/>
            <w:sz w:val="26"/>
            <w:szCs w:val="26"/>
          </w:rPr>
          <w:delText>75</w:delText>
        </w:r>
      </w:del>
      <w:ins w:id="61" w:author="Ban Kinh tế &amp; Quản lý Hợp đồng" w:date="2026-10-21T09:55:00Z">
        <w:r w:rsidR="00840669">
          <w:rPr>
            <w:rFonts w:ascii="Times New Roman" w:hAnsi="Times New Roman"/>
            <w:sz w:val="26"/>
            <w:szCs w:val="26"/>
          </w:rPr>
          <w:t>80</w:t>
        </w:r>
      </w:ins>
      <w:r>
        <w:rPr>
          <w:rFonts w:ascii="Times New Roman" w:hAnsi="Times New Roman"/>
          <w:sz w:val="26"/>
          <w:szCs w:val="26"/>
        </w:rPr>
        <w:t>%)]</w:t>
      </w:r>
    </w:p>
    <w:p w14:paraId="3ADF78D9" w14:textId="77777777" w:rsidR="00A10877" w:rsidRDefault="00F1289A" w:rsidP="00253C84">
      <w:pPr>
        <w:tabs>
          <w:tab w:val="left" w:pos="709"/>
        </w:tabs>
        <w:spacing w:after="120" w:line="276" w:lineRule="auto"/>
        <w:jc w:val="both"/>
        <w:rPr>
          <w:rFonts w:ascii="Times New Roman" w:hAnsi="Times New Roman"/>
          <w:sz w:val="26"/>
          <w:szCs w:val="26"/>
          <w:highlight w:val="yellow"/>
        </w:rPr>
      </w:pPr>
      <w:r>
        <w:rPr>
          <w:rFonts w:ascii="Times New Roman" w:hAnsi="Times New Roman"/>
          <w:sz w:val="26"/>
          <w:szCs w:val="26"/>
        </w:rPr>
        <w:t>GTTƯ: Giá trị tạm ứng theo hợp đồng</w:t>
      </w:r>
    </w:p>
    <w:p w14:paraId="2A2BEFB4" w14:textId="77777777" w:rsidR="00A10877" w:rsidRDefault="00F1289A" w:rsidP="00253C84">
      <w:pPr>
        <w:tabs>
          <w:tab w:val="left" w:pos="709"/>
        </w:tabs>
        <w:spacing w:after="120" w:line="276" w:lineRule="auto"/>
        <w:jc w:val="both"/>
        <w:rPr>
          <w:rFonts w:ascii="Times New Roman" w:hAnsi="Times New Roman"/>
          <w:sz w:val="26"/>
          <w:szCs w:val="26"/>
          <w:highlight w:val="yellow"/>
        </w:rPr>
      </w:pPr>
      <w:r>
        <w:rPr>
          <w:rFonts w:ascii="Times New Roman" w:hAnsi="Times New Roman"/>
          <w:sz w:val="26"/>
          <w:szCs w:val="26"/>
        </w:rPr>
        <w:t xml:space="preserve">GTHT: Giá trị </w:t>
      </w:r>
      <w:ins w:id="120070" w:author="VNCN E&amp;C" w:date="2026-10-22T09:00:00Z">
        <w:r>
          <w:rPr>
            <w:rFonts w:ascii="Times New Roman" w:hAnsi="Times New Roman"/>
            <w:sz w:val="26"/>
            <w:szCs w:val="26"/>
          </w:rPr>
          <w:t xml:space="preserve">khối lượng </w:t>
        </w:r>
      </w:ins>
      <w:r>
        <w:rPr>
          <w:rFonts w:ascii="Times New Roman" w:hAnsi="Times New Roman"/>
          <w:sz w:val="26"/>
          <w:szCs w:val="26"/>
        </w:rPr>
        <w:t xml:space="preserve">hoàn thành</w:t>
      </w:r>
      <w:ins w:id="120071" w:author="VNCN E&amp;C" w:date="2026-10-22T09:00:00Z">
        <w:r>
          <w:rPr>
            <w:rFonts w:ascii="Times New Roman" w:hAnsi="Times New Roman"/>
            <w:sz w:val="26"/>
            <w:szCs w:val="26"/>
          </w:rPr>
          <w:t xml:space="preserve"> lũy kế (trước thuế GTGT)</w:t>
        </w:r>
      </w:ins>
    </w:p>
    <w:p w14:paraId="7297A22E" w14:textId="77777777" w:rsidR="00A10877" w:rsidRDefault="00F1289A" w:rsidP="00253C84">
      <w:pPr>
        <w:tabs>
          <w:tab w:val="left" w:pos="709"/>
        </w:tabs>
        <w:spacing w:after="120" w:line="276" w:lineRule="auto"/>
        <w:jc w:val="both"/>
        <w:rPr>
          <w:rFonts w:ascii="Times New Roman" w:hAnsi="Times New Roman"/>
          <w:sz w:val="26"/>
          <w:szCs w:val="26"/>
          <w:highlight w:val="yellow"/>
        </w:rPr>
      </w:pPr>
      <w:r>
        <w:rPr>
          <w:rFonts w:ascii="Times New Roman" w:hAnsi="Times New Roman"/>
          <w:sz w:val="26"/>
          <w:szCs w:val="26"/>
        </w:rPr>
        <w:t xml:space="preserve">GTHĐ: Giá trị hợp đồng</w:t>
      </w:r>
      <w:ins w:id="120072" w:author="VNCN E&amp;C" w:date="2026-10-22T09:00:00Z">
        <w:r>
          <w:rPr>
            <w:rFonts w:ascii="Times New Roman" w:hAnsi="Times New Roman"/>
            <w:sz w:val="26"/>
            <w:szCs w:val="26"/>
          </w:rPr>
          <w:t xml:space="preserve"> (trước thuế GTGT)</w:t>
        </w:r>
      </w:ins>
    </w:p>
    <w:p w14:paraId="2ECA4A1B" w14:textId="186EC4E7" w:rsidR="00A10877" w:rsidRDefault="00F1289A" w:rsidP="00253C84">
      <w:pPr>
        <w:tabs>
          <w:tab w:val="left" w:pos="709"/>
        </w:tabs>
        <w:spacing w:after="120" w:line="276" w:lineRule="auto"/>
        <w:jc w:val="both"/>
        <w:rPr>
          <w:rFonts w:ascii="Times New Roman" w:hAnsi="Times New Roman"/>
          <w:sz w:val="26"/>
          <w:szCs w:val="26"/>
          <w:highlight w:val="yellow"/>
        </w:rPr>
      </w:pPr>
      <w:r>
        <w:rPr>
          <w:rFonts w:ascii="Times New Roman" w:hAnsi="Times New Roman"/>
          <w:sz w:val="26"/>
          <w:szCs w:val="26"/>
        </w:rPr>
        <w:t>c) Sử dụng tiền tạm ứng: Bên B phải sử dụng tiền tạm ứng đúng mục đích để triển khai thực hiện các công việc theo Hợp đồng.</w:t>
      </w:r>
    </w:p>
    <w:p w14:paraId="2189A7CE" w14:textId="77777777" w:rsidR="00A10877" w:rsidRDefault="00F1289A" w:rsidP="00253C84">
      <w:pPr>
        <w:widowControl w:val="0"/>
        <w:tabs>
          <w:tab w:val="left" w:pos="0"/>
        </w:tabs>
        <w:spacing w:after="120" w:line="276" w:lineRule="auto"/>
        <w:jc w:val="both"/>
        <w:rPr>
          <w:rFonts w:ascii="Times New Roman" w:hAnsi="Times New Roman"/>
          <w:sz w:val="26"/>
          <w:szCs w:val="26"/>
          <w:lang w:val="nl-NL"/>
        </w:rPr>
      </w:pPr>
      <w:r>
        <w:rPr>
          <w:rFonts w:ascii="Times New Roman" w:hAnsi="Times New Roman"/>
          <w:b/>
          <w:sz w:val="26"/>
          <w:szCs w:val="26"/>
          <w:lang w:val="nl-NL"/>
        </w:rPr>
        <w:t>10.3.2. Thanh toán:</w:t>
      </w:r>
    </w:p>
    <w:p w14:paraId="38F753F1" w14:textId="77777777" w:rsidR="00A10877" w:rsidRDefault="00F1289A" w:rsidP="00253C84">
      <w:pPr>
        <w:widowControl w:val="0"/>
        <w:tabs>
          <w:tab w:val="left" w:pos="270"/>
        </w:tabs>
        <w:spacing w:after="120" w:line="276" w:lineRule="auto"/>
        <w:jc w:val="both"/>
        <w:rPr>
          <w:rFonts w:ascii="Times New Roman" w:hAnsi="Times New Roman"/>
          <w:sz w:val="26"/>
          <w:szCs w:val="26"/>
        </w:rPr>
      </w:pPr>
      <w:r>
        <w:rPr>
          <w:rFonts w:ascii="Times New Roman" w:hAnsi="Times New Roman"/>
          <w:b/>
          <w:bCs/>
          <w:sz w:val="26"/>
          <w:szCs w:val="26"/>
        </w:rPr>
        <w:t>a) Thanh toán theo đợt:</w:t>
      </w:r>
      <w:r>
        <w:rPr>
          <w:rFonts w:ascii="Times New Roman" w:hAnsi="Times New Roman"/>
          <w:sz w:val="26"/>
          <w:szCs w:val="26"/>
        </w:rPr>
        <w:t xml:space="preserve"> Hàng tháng 2 bên sẽ tổng hợp xác nhận khối lượng hoàn thành trong tháng, Bên B sẽ hoàn thiện hồ sơ thanh toán trình bên A xác nhận. Bên A thanh toán cho Bên B đến </w:t>
      </w:r>
      <w:r>
        <w:rPr>
          <w:rFonts w:ascii="Times New Roman" w:hAnsi="Times New Roman"/>
          <w:sz w:val="26"/>
          <w:szCs w:val="26"/>
          <w:highlight w:val="yellow"/>
        </w:rPr>
        <w:t>90</w:t>
      </w:r>
      <w:r>
        <w:rPr>
          <w:rFonts w:ascii="Times New Roman" w:hAnsi="Times New Roman"/>
          <w:sz w:val="26"/>
          <w:szCs w:val="26"/>
        </w:rPr>
        <w:t>% giá trị khối lượng hoàn thành được nghiệm thu của từng đợt, sau khi trừ tiền thu hồi tạm ứng và các khoản khấu trừ (nếu có). Hồ sơ thanh toán gồm:</w:t>
      </w:r>
    </w:p>
    <w:p w14:paraId="035C10AF" w14:textId="77777777" w:rsidR="00A10877" w:rsidRDefault="00F1289A" w:rsidP="00253C84">
      <w:pPr>
        <w:spacing w:after="120" w:line="276" w:lineRule="auto"/>
        <w:jc w:val="both"/>
        <w:rPr>
          <w:rFonts w:ascii="Times New Roman" w:hAnsi="Times New Roman"/>
          <w:sz w:val="26"/>
          <w:szCs w:val="26"/>
        </w:rPr>
      </w:pPr>
      <w:r>
        <w:rPr>
          <w:rFonts w:ascii="Times New Roman" w:hAnsi="Times New Roman"/>
          <w:sz w:val="26"/>
          <w:szCs w:val="26"/>
        </w:rPr>
        <w:t>- Hồ sơ chất lượng theo quy định về quản lý chất lượng công trình xây dựng (hồ sơ pháp lý liên quan, biên bản nghiệm thu, kết quả thí nghiệm, kiểm định chất lượng sản phẩm, bản vẽ hoàn công, nhật ký thi công); chứng chỉ vật liệu; riêng công thí nghiệm chống thấm phải có đề cương thí nghiệm;</w:t>
      </w:r>
    </w:p>
    <w:p w14:paraId="7DF8ABAA" w14:textId="77777777" w:rsidR="00A10877" w:rsidRDefault="00F1289A" w:rsidP="00253C84">
      <w:pPr>
        <w:spacing w:after="120" w:line="276" w:lineRule="auto"/>
        <w:jc w:val="both"/>
        <w:rPr>
          <w:rFonts w:ascii="Times New Roman" w:hAnsi="Times New Roman"/>
          <w:sz w:val="26"/>
          <w:szCs w:val="26"/>
        </w:rPr>
      </w:pPr>
      <w:r>
        <w:rPr>
          <w:rFonts w:ascii="Times New Roman" w:hAnsi="Times New Roman"/>
          <w:sz w:val="26"/>
          <w:szCs w:val="26"/>
        </w:rPr>
        <w:t>- Đối với bê tông và vữa:</w:t>
      </w:r>
    </w:p>
    <w:p w14:paraId="47DE8B66" w14:textId="77777777" w:rsidR="00A10877" w:rsidRDefault="00F1289A" w:rsidP="00253C84">
      <w:pPr>
        <w:spacing w:after="120" w:line="276" w:lineRule="auto"/>
        <w:jc w:val="both"/>
        <w:rPr>
          <w:rFonts w:ascii="Times New Roman" w:hAnsi="Times New Roman"/>
          <w:sz w:val="26"/>
          <w:szCs w:val="26"/>
        </w:rPr>
      </w:pPr>
      <w:r>
        <w:rPr>
          <w:rFonts w:ascii="Times New Roman" w:hAnsi="Times New Roman"/>
          <w:sz w:val="26"/>
          <w:szCs w:val="26"/>
        </w:rPr>
        <w:t xml:space="preserve">+ Kết quả thí nghiệm bê tông R7 (khi chưa có kết quả R28)</w:t>
      </w:r>
      <w:ins w:id="120073" w:author="VNCN E&amp;C" w:date="2026-10-22T09:00:00Z">
        <w:r>
          <w:rPr>
            <w:rFonts w:ascii="Times New Roman" w:hAnsi="Times New Roman"/>
            <w:sz w:val="26"/>
            <w:szCs w:val="26"/>
          </w:rPr>
          <w:t xml:space="preserve">; Bên B</w:t>
        </w:r>
      </w:ins>
      <w:del w:id="120074" w:author="VNCN E&amp;C" w:date="2026-10-22T09:00:00Z">
        <w:r>
          <w:rPr>
            <w:rFonts w:ascii="Times New Roman" w:hAnsi="Times New Roman"/>
            <w:sz w:val="26"/>
            <w:szCs w:val="26"/>
          </w:rPr>
          <w:delText xml:space="preserve"> và</w:delText>
        </w:r>
      </w:del>
      <w:r>
        <w:rPr>
          <w:rFonts w:ascii="Times New Roman" w:hAnsi="Times New Roman"/>
          <w:sz w:val="26"/>
          <w:szCs w:val="26"/>
        </w:rPr>
        <w:t xml:space="preserve"> nộp bổ sung kết quả R28 kèm biên bản nghiệm thu ở kỳ thanh toán kế tiếp. Trường hợp Bên B không </w:t>
      </w:r>
      <w:ins w:id="120075" w:author="VNCN E&amp;C" w:date="2026-10-22T09:00:00Z">
        <w:r>
          <w:rPr>
            <w:rFonts w:ascii="Times New Roman" w:hAnsi="Times New Roman"/>
            <w:sz w:val="26"/>
            <w:szCs w:val="26"/>
          </w:rPr>
          <w:t xml:space="preserve">nộp kết quả R28 hoặc kết quả R28 không đạt yêu cầu thiết kế</w:t>
        </w:r>
      </w:ins>
      <w:del w:id="120076" w:author="VNCN E&amp;C" w:date="2026-10-22T09:00:00Z">
        <w:r>
          <w:rPr>
            <w:rFonts w:ascii="Times New Roman" w:hAnsi="Times New Roman"/>
            <w:sz w:val="26"/>
            <w:szCs w:val="26"/>
          </w:rPr>
          <w:delText xml:space="preserve">bổ sung</w:delText>
        </w:r>
      </w:del>
      <w:r>
        <w:rPr>
          <w:rFonts w:ascii="Times New Roman" w:hAnsi="Times New Roman"/>
          <w:sz w:val="26"/>
          <w:szCs w:val="26"/>
        </w:rPr>
        <w:t xml:space="preserve">, Bên A </w:t>
      </w:r>
      <w:ins w:id="120077" w:author="VNCN E&amp;C" w:date="2026-10-22T09:00:00Z">
        <w:r>
          <w:rPr>
            <w:rFonts w:ascii="Times New Roman" w:hAnsi="Times New Roman"/>
            <w:sz w:val="26"/>
            <w:szCs w:val="26"/>
          </w:rPr>
          <w:t xml:space="preserve">có quyền thu hồi</w:t>
        </w:r>
      </w:ins>
      <w:del w:id="120078" w:author="VNCN E&amp;C" w:date="2026-10-22T09:00:00Z">
        <w:r>
          <w:rPr>
            <w:rFonts w:ascii="Times New Roman" w:hAnsi="Times New Roman"/>
            <w:sz w:val="26"/>
            <w:szCs w:val="26"/>
          </w:rPr>
          <w:delText xml:space="preserve">tạm khấu trừ</w:delText>
        </w:r>
      </w:del>
      <w:r>
        <w:rPr>
          <w:rFonts w:ascii="Times New Roman" w:hAnsi="Times New Roman"/>
          <w:sz w:val="26"/>
          <w:szCs w:val="26"/>
        </w:rPr>
        <w:t xml:space="preserve"> toàn bộ giá trị </w:t>
      </w:r>
      <w:ins w:id="120079" w:author="VNCN E&amp;C" w:date="2026-10-22T09:00:00Z">
        <w:r>
          <w:rPr>
            <w:rFonts w:ascii="Times New Roman" w:hAnsi="Times New Roman"/>
            <w:sz w:val="26"/>
            <w:szCs w:val="26"/>
          </w:rPr>
          <w:t xml:space="preserve">đã thanh toán của các </w:t>
        </w:r>
      </w:ins>
      <w:r>
        <w:rPr>
          <w:rFonts w:ascii="Times New Roman" w:hAnsi="Times New Roman"/>
          <w:sz w:val="26"/>
          <w:szCs w:val="26"/>
        </w:rPr>
        <w:t xml:space="preserve">cấu kiện liên quan </w:t>
      </w:r>
      <w:ins w:id="120080" w:author="VNCN E&amp;C" w:date="2026-10-22T09:00:00Z">
        <w:r>
          <w:rPr>
            <w:rFonts w:ascii="Times New Roman" w:hAnsi="Times New Roman"/>
            <w:sz w:val="26"/>
            <w:szCs w:val="26"/>
          </w:rPr>
          <w:t xml:space="preserve">ở các kỳ trước bằng cách khấu trừ </w:t>
        </w:r>
      </w:ins>
      <w:r>
        <w:rPr>
          <w:rFonts w:ascii="Times New Roman" w:hAnsi="Times New Roman"/>
          <w:sz w:val="26"/>
          <w:szCs w:val="26"/>
        </w:rPr>
        <w:t xml:space="preserve">vào </w:t>
      </w:r>
      <w:ins w:id="120081" w:author="VNCN E&amp;C" w:date="2026-10-22T09:00:00Z">
        <w:r>
          <w:rPr>
            <w:rFonts w:ascii="Times New Roman" w:hAnsi="Times New Roman"/>
            <w:sz w:val="26"/>
            <w:szCs w:val="26"/>
          </w:rPr>
          <w:t xml:space="preserve">kỳ</w:t>
        </w:r>
      </w:ins>
      <w:del w:id="120082" w:author="VNCN E&amp;C" w:date="2026-10-22T09:00:00Z">
        <w:r>
          <w:rPr>
            <w:rFonts w:ascii="Times New Roman" w:hAnsi="Times New Roman"/>
            <w:sz w:val="26"/>
            <w:szCs w:val="26"/>
          </w:rPr>
          <w:delText xml:space="preserve">lần</w:delText>
        </w:r>
      </w:del>
      <w:r>
        <w:rPr>
          <w:rFonts w:ascii="Times New Roman" w:hAnsi="Times New Roman"/>
          <w:sz w:val="26"/>
          <w:szCs w:val="26"/>
        </w:rPr>
        <w:t xml:space="preserve"> thanh toán </w:t>
      </w:r>
      <w:ins w:id="120083" w:author="VNCN E&amp;C" w:date="2026-10-22T09:00:00Z">
        <w:r>
          <w:rPr>
            <w:rFonts w:ascii="Times New Roman" w:hAnsi="Times New Roman"/>
            <w:sz w:val="26"/>
            <w:szCs w:val="26"/>
          </w:rPr>
          <w:t xml:space="preserve">gần nhất hoặc yêu cầu Bên B hoàn trả, cho đến khi Bên B khắc phục và được nghiệm thu lại</w:t>
        </w:r>
      </w:ins>
      <w:del w:id="120084" w:author="VNCN E&amp;C" w:date="2026-10-22T09:00:00Z">
        <w:r>
          <w:rPr>
            <w:rFonts w:ascii="Times New Roman" w:hAnsi="Times New Roman"/>
            <w:sz w:val="26"/>
            <w:szCs w:val="26"/>
          </w:rPr>
          <w:delText xml:space="preserve">kế tiếp</w:delText>
        </w:r>
      </w:del>
      <w:r>
        <w:rPr>
          <w:rFonts w:ascii="Times New Roman" w:hAnsi="Times New Roman"/>
          <w:sz w:val="26"/>
          <w:szCs w:val="26"/>
        </w:rPr>
        <w:t xml:space="preserve">;</w:t>
      </w:r>
    </w:p>
    <w:p w14:paraId="3F969E99" w14:textId="77777777" w:rsidR="00A10877" w:rsidRDefault="00F1289A" w:rsidP="00253C84">
      <w:pPr>
        <w:spacing w:after="120" w:line="276" w:lineRule="auto"/>
        <w:jc w:val="both"/>
        <w:rPr>
          <w:rFonts w:ascii="Times New Roman" w:hAnsi="Times New Roman"/>
          <w:sz w:val="26"/>
          <w:szCs w:val="26"/>
        </w:rPr>
      </w:pPr>
      <w:r>
        <w:rPr>
          <w:rFonts w:ascii="Times New Roman" w:hAnsi="Times New Roman"/>
          <w:sz w:val="26"/>
          <w:szCs w:val="26"/>
        </w:rPr>
        <w:t>- Biên bản nghiệm thu hoàn thành công việc theo giai đoạn; Bảng xác định khối lượng hoàn thành được Bên A, Tư vấn giám sát xác nhận (khối lượng xác định theo bản vẽ hoàn công được phê duyệt);</w:t>
      </w:r>
    </w:p>
    <w:p w14:paraId="104F258F" w14:textId="77777777" w:rsidR="00A10877" w:rsidRDefault="00F1289A" w:rsidP="00253C84">
      <w:pPr>
        <w:spacing w:after="120" w:line="276" w:lineRule="auto"/>
        <w:jc w:val="both"/>
        <w:rPr>
          <w:rFonts w:ascii="Times New Roman" w:hAnsi="Times New Roman"/>
          <w:sz w:val="26"/>
          <w:szCs w:val="26"/>
        </w:rPr>
      </w:pPr>
      <w:r>
        <w:rPr>
          <w:rFonts w:ascii="Times New Roman" w:hAnsi="Times New Roman"/>
          <w:sz w:val="26"/>
          <w:szCs w:val="26"/>
        </w:rPr>
        <w:t>- Bảng xác định giá trị khối lượng hoàn thành được Bên A xác nhận;</w:t>
      </w:r>
    </w:p>
    <w:p w14:paraId="4760877C" w14:textId="158F444E" w:rsidR="00A10877" w:rsidRDefault="00F1289A" w:rsidP="00253C84">
      <w:pPr>
        <w:spacing w:after="120" w:line="276" w:lineRule="auto"/>
        <w:jc w:val="both"/>
        <w:rPr>
          <w:rFonts w:ascii="Times New Roman" w:hAnsi="Times New Roman"/>
          <w:sz w:val="26"/>
          <w:szCs w:val="26"/>
        </w:rPr>
      </w:pPr>
      <w:r>
        <w:rPr>
          <w:rFonts w:ascii="Times New Roman" w:hAnsi="Times New Roman"/>
          <w:sz w:val="26"/>
          <w:szCs w:val="26"/>
        </w:rPr>
        <w:t>- Bảng xác định giá trị khối lượng phát sinh ngoài hợp đồng (nếu có). kèm phụ lục Hợp đồng hoặc văn bản xác nhận khối lượng, đơn giá theo Điều 15.5;</w:t>
      </w:r>
    </w:p>
    <w:p w14:paraId="5D3A8426" w14:textId="77777777" w:rsidR="00A10877" w:rsidRDefault="00F1289A" w:rsidP="00253C84">
      <w:pPr>
        <w:spacing w:after="120" w:line="276" w:lineRule="auto"/>
        <w:jc w:val="both"/>
        <w:rPr>
          <w:rFonts w:ascii="Times New Roman" w:hAnsi="Times New Roman"/>
          <w:sz w:val="26"/>
          <w:szCs w:val="26"/>
        </w:rPr>
      </w:pPr>
      <w:r>
        <w:rPr>
          <w:rFonts w:ascii="Times New Roman" w:hAnsi="Times New Roman"/>
          <w:sz w:val="26"/>
          <w:szCs w:val="26"/>
        </w:rPr>
        <w:t>- Bảng nghiệm thu các công tác chuẩn bị và các công tác thuộc phần Biện pháp thi công tại Dự án;</w:t>
      </w:r>
    </w:p>
    <w:p w14:paraId="28EC996C" w14:textId="6A65B033" w:rsidR="00A10877" w:rsidRPr="009246D4" w:rsidRDefault="00F1289A" w:rsidP="00253C84">
      <w:pPr>
        <w:spacing w:after="120" w:line="276" w:lineRule="auto"/>
        <w:jc w:val="both"/>
        <w:rPr>
          <w:rFonts w:ascii="Times New Roman" w:hAnsi="Times New Roman"/>
          <w:sz w:val="26"/>
          <w:szCs w:val="26"/>
        </w:rPr>
      </w:pPr>
      <w:r w:rsidRPr="009246D4">
        <w:rPr>
          <w:rFonts w:ascii="Times New Roman" w:hAnsi="Times New Roman"/>
          <w:sz w:val="26"/>
          <w:szCs w:val="26"/>
        </w:rPr>
        <w:t>- Công văn đề nghị thanh toán;</w:t>
      </w:r>
    </w:p>
    <w:p w14:paraId="17C68221" w14:textId="77777777" w:rsidR="00A10877" w:rsidRPr="009246D4" w:rsidRDefault="00F1289A" w:rsidP="00253C84">
      <w:pPr>
        <w:spacing w:after="120" w:line="276" w:lineRule="auto"/>
        <w:jc w:val="both"/>
        <w:rPr>
          <w:rFonts w:ascii="Times New Roman" w:hAnsi="Times New Roman"/>
          <w:sz w:val="26"/>
          <w:szCs w:val="26"/>
        </w:rPr>
      </w:pPr>
      <w:r w:rsidRPr="009246D4">
        <w:rPr>
          <w:rFonts w:ascii="Times New Roman" w:hAnsi="Times New Roman"/>
          <w:sz w:val="26"/>
          <w:szCs w:val="26"/>
        </w:rPr>
        <w:t>- Hóa đơn GTGT hợp lệ. Số lượng hồ sơ thanh toán: 08 bộ.</w:t>
      </w:r>
    </w:p>
    <w:p w14:paraId="357AE0D0" w14:textId="2B7F95F7" w:rsidR="00A10877" w:rsidRPr="00BA5877" w:rsidRDefault="00F1289A" w:rsidP="00253C84">
      <w:pPr>
        <w:spacing w:after="120" w:line="276" w:lineRule="auto"/>
        <w:jc w:val="both"/>
        <w:rPr>
          <w:rFonts w:ascii="Times New Roman" w:hAnsi="Times New Roman"/>
          <w:sz w:val="26"/>
          <w:szCs w:val="26"/>
        </w:rPr>
      </w:pPr>
      <w:r w:rsidRPr="009246D4">
        <w:rPr>
          <w:rFonts w:ascii="Times New Roman" w:hAnsi="Times New Roman"/>
          <w:sz w:val="26"/>
          <w:szCs w:val="26"/>
        </w:rPr>
        <w:lastRenderedPageBreak/>
        <w:t xml:space="preserve">- Giá trị phần Công tác trọn gói tại Biểu 01 [Chi tiết giá hợp đồng] được thanh toán theo </w:t>
      </w:r>
      <w:ins w:id="62" w:author="Ban Kinh tế &amp; Quản lý Hợp đồng" w:date="2026-10-21T09:57:00Z">
        <w:r w:rsidR="00AA2D16">
          <w:rPr>
            <w:rFonts w:ascii="Times New Roman" w:hAnsi="Times New Roman"/>
            <w:sz w:val="26"/>
            <w:szCs w:val="26"/>
          </w:rPr>
          <w:t>mốc chi tiết tại bảng phụ lục giá</w:t>
        </w:r>
      </w:ins>
      <w:del w:id="63" w:author="Ban Kinh tế &amp; Quản lý Hợp đồng" w:date="2026-10-21T09:57:00Z">
        <w:r w:rsidRPr="009246D4" w:rsidDel="00AA2D16">
          <w:rPr>
            <w:rFonts w:ascii="Times New Roman" w:hAnsi="Times New Roman"/>
            <w:sz w:val="26"/>
            <w:szCs w:val="26"/>
          </w:rPr>
          <w:delText xml:space="preserve">tỷ lệ giá trị khối lượng công tác thi công chính hoàn thành trên tổng giá trị công tác thi  </w:delText>
        </w:r>
        <w:r w:rsidRPr="00BA5877" w:rsidDel="00AA2D16">
          <w:rPr>
            <w:rFonts w:ascii="Times New Roman" w:hAnsi="Times New Roman"/>
            <w:sz w:val="26"/>
            <w:szCs w:val="26"/>
          </w:rPr>
          <w:delText>công chính của Hợp đồng</w:delText>
        </w:r>
      </w:del>
      <w:r w:rsidR="00750762">
        <w:rPr>
          <w:rFonts w:ascii="Times New Roman" w:hAnsi="Times New Roman"/>
          <w:sz w:val="26"/>
          <w:szCs w:val="26"/>
        </w:rPr>
        <w:t>.</w:t>
      </w:r>
    </w:p>
    <w:p w14:paraId="3B265F7A" w14:textId="343C0EE5" w:rsidR="009246D4" w:rsidRPr="00BA5877" w:rsidRDefault="009246D4" w:rsidP="00253C84">
      <w:pPr>
        <w:spacing w:after="120" w:line="276" w:lineRule="auto"/>
        <w:jc w:val="both"/>
        <w:rPr>
          <w:rFonts w:ascii="Times New Roman" w:hAnsi="Times New Roman"/>
          <w:sz w:val="26"/>
          <w:szCs w:val="26"/>
        </w:rPr>
      </w:pPr>
      <w:r w:rsidRPr="00381A22">
        <w:rPr>
          <w:rFonts w:ascii="Times New Roman" w:hAnsi="Times New Roman"/>
          <w:sz w:val="26"/>
          <w:szCs w:val="26"/>
        </w:rPr>
        <w:t>Thời hạn xác nhận hồ sơ thanh toán: Trong vòng 15 ngày kể từ ngày nhận đủ hồ sơ đề nghị thanh toán hợp lệ theo Điều 10.3.2 điểm a, Bên A xác nhận hồ sơ, hoặc thông báo bằng văn bản các nội dung cần chỉnh sửa, bổ sung, giải trình. Thời gian Bên B chỉnh sửa, bổ sung không tính vào thời hạn này; thời hạn được tính lại từ ngày Bên A nhận đủ hồ sơ đã chỉnh sửa. Thời hạn thanh toán theo điểm e khoản này.</w:t>
      </w:r>
    </w:p>
    <w:p w14:paraId="4A29920E" w14:textId="77777777" w:rsidR="009246D4" w:rsidRPr="00BA5877" w:rsidRDefault="009246D4" w:rsidP="00253C84">
      <w:pPr>
        <w:spacing w:after="120" w:line="276" w:lineRule="auto"/>
        <w:jc w:val="both"/>
        <w:rPr>
          <w:rFonts w:ascii="Times New Roman" w:hAnsi="Times New Roman"/>
          <w:sz w:val="26"/>
          <w:szCs w:val="26"/>
        </w:rPr>
      </w:pPr>
      <w:r w:rsidRPr="00BA5877">
        <w:rPr>
          <w:rFonts w:ascii="Times New Roman" w:hAnsi="Times New Roman"/>
          <w:sz w:val="26"/>
          <w:szCs w:val="26"/>
        </w:rPr>
        <w:t>Bên B có trách nhiệm cung cấp hồ sơ, tài liệu theo yêu cầu của Bên A trong thời hạn Bên A ấn định để Bên A lập hồ sơ thanh toán với Chủ đầu tư. Trường hợp Bên B chậm cung cấp làm Bên A chậm được Chủ đầu tư thanh toán, thời hạn thanh toán cho Bên B được lùi tương ứng với thời gian chậm.</w:t>
      </w:r>
    </w:p>
    <w:p w14:paraId="4D4AEE7D" w14:textId="789C3F88" w:rsidR="00A10877" w:rsidRDefault="00F1289A" w:rsidP="00253C84">
      <w:pPr>
        <w:widowControl w:val="0"/>
        <w:tabs>
          <w:tab w:val="left" w:pos="270"/>
        </w:tabs>
        <w:spacing w:after="120" w:line="276" w:lineRule="auto"/>
        <w:jc w:val="both"/>
        <w:rPr>
          <w:rFonts w:ascii="Times New Roman" w:hAnsi="Times New Roman"/>
          <w:sz w:val="26"/>
          <w:szCs w:val="26"/>
        </w:rPr>
      </w:pPr>
      <w:r>
        <w:rPr>
          <w:rFonts w:ascii="Times New Roman" w:hAnsi="Times New Roman"/>
          <w:b/>
          <w:bCs/>
          <w:sz w:val="26"/>
          <w:szCs w:val="26"/>
        </w:rPr>
        <w:t xml:space="preserve">b) Thanh toán quyết toán: </w:t>
      </w:r>
      <w:r>
        <w:rPr>
          <w:rFonts w:ascii="Times New Roman" w:hAnsi="Times New Roman"/>
          <w:sz w:val="26"/>
          <w:szCs w:val="26"/>
        </w:rPr>
        <w:t>sau khi Bên B hoàn thành toàn bộ công việc, các bên ký Biên bản nghiệm thu hoàn thành, bàn giao Hạng mục công trình</w:t>
      </w:r>
      <w:del w:id="64" w:author="Ban Kinh tế &amp; Quản lý Hợp đồng" w:date="2026-10-21T11:37:00Z">
        <w:r w:rsidDel="00E22BA9">
          <w:rPr>
            <w:rFonts w:ascii="Times New Roman" w:hAnsi="Times New Roman"/>
            <w:sz w:val="26"/>
            <w:szCs w:val="26"/>
          </w:rPr>
          <w:delText xml:space="preserve"> </w:delText>
        </w:r>
        <w:r w:rsidDel="00E22BA9">
          <w:rPr>
            <w:rFonts w:ascii="Times New Roman" w:hAnsi="Times New Roman"/>
            <w:sz w:val="26"/>
            <w:szCs w:val="26"/>
          </w:rPr>
          <w:delText>và Chủ đầu tư phê duyệt giá trị quyết toán phần công việc tương ứng theo Hợp đồng thầu chính.</w:delText>
        </w:r>
      </w:del>
    </w:p>
    <w:p w14:paraId="39947ACA" w14:textId="7F7DBF95" w:rsidR="00A10877" w:rsidRPr="00BA5877" w:rsidRDefault="00F1289A" w:rsidP="00253C84">
      <w:pPr>
        <w:spacing w:after="120" w:line="276" w:lineRule="auto"/>
        <w:jc w:val="both"/>
        <w:rPr>
          <w:rFonts w:ascii="Times New Roman" w:hAnsi="Times New Roman"/>
          <w:sz w:val="26"/>
          <w:szCs w:val="26"/>
        </w:rPr>
      </w:pPr>
      <w:r>
        <w:rPr>
          <w:rFonts w:ascii="Times New Roman" w:hAnsi="Times New Roman"/>
          <w:sz w:val="26"/>
          <w:szCs w:val="26"/>
        </w:rPr>
        <w:t xml:space="preserve">Bên A thanh toán cho Bên B đến </w:t>
      </w:r>
      <w:r>
        <w:rPr>
          <w:rFonts w:ascii="Times New Roman" w:hAnsi="Times New Roman"/>
          <w:sz w:val="26"/>
          <w:szCs w:val="26"/>
          <w:highlight w:val="yellow"/>
        </w:rPr>
        <w:t>95%</w:t>
      </w:r>
      <w:r>
        <w:rPr>
          <w:rFonts w:ascii="Times New Roman" w:hAnsi="Times New Roman"/>
          <w:sz w:val="26"/>
          <w:szCs w:val="26"/>
        </w:rPr>
        <w:t xml:space="preserve"> giá trị quyết toán được phê duyệt, giữ lại </w:t>
      </w:r>
      <w:r>
        <w:rPr>
          <w:rFonts w:ascii="Times New Roman" w:hAnsi="Times New Roman"/>
          <w:sz w:val="26"/>
          <w:szCs w:val="26"/>
          <w:highlight w:val="yellow"/>
        </w:rPr>
        <w:t>05</w:t>
      </w:r>
      <w:r>
        <w:rPr>
          <w:rFonts w:ascii="Times New Roman" w:hAnsi="Times New Roman"/>
          <w:sz w:val="26"/>
          <w:szCs w:val="26"/>
        </w:rPr>
        <w:t xml:space="preserve">% giá trị quyết toán để bảo đảm nghĩa vụ bảo hành, sau khi đối trừ các khoản đã tạm ứng, đã thanh toán, tiền phạt, bồi thường và các khoản khấu trừ khác (nếu có). Trường hợp Bên B nộp bảo lãnh bảo hành có giá trị bằng 05% giá trị quyết toán theo Điều 14.3, Bên A thanh toán đến </w:t>
      </w:r>
      <w:r>
        <w:rPr>
          <w:rFonts w:ascii="Times New Roman" w:hAnsi="Times New Roman"/>
          <w:sz w:val="26"/>
          <w:szCs w:val="26"/>
          <w:highlight w:val="yellow"/>
        </w:rPr>
        <w:t>100</w:t>
      </w:r>
      <w:r>
        <w:rPr>
          <w:rFonts w:ascii="Times New Roman" w:hAnsi="Times New Roman"/>
          <w:sz w:val="26"/>
          <w:szCs w:val="26"/>
        </w:rPr>
        <w:t>% giá trị quyết toán. Hồ sơ, thời hạn lập và xác nhận quyết toán thực hiện theo Điều 19.1.</w:t>
      </w:r>
    </w:p>
    <w:p w14:paraId="103756ED" w14:textId="77777777" w:rsidR="00A10877" w:rsidRDefault="00F1289A" w:rsidP="00253C84">
      <w:pPr>
        <w:widowControl w:val="0"/>
        <w:tabs>
          <w:tab w:val="left" w:pos="270"/>
        </w:tabs>
        <w:spacing w:after="120" w:line="276" w:lineRule="auto"/>
        <w:jc w:val="both"/>
        <w:rPr>
          <w:rFonts w:ascii="Times New Roman" w:hAnsi="Times New Roman"/>
          <w:sz w:val="26"/>
          <w:szCs w:val="26"/>
        </w:rPr>
      </w:pPr>
      <w:r>
        <w:rPr>
          <w:rFonts w:ascii="Times New Roman" w:hAnsi="Times New Roman"/>
          <w:b/>
          <w:bCs/>
          <w:sz w:val="26"/>
          <w:szCs w:val="26"/>
        </w:rPr>
        <w:t>c) Thanh toán tiền bảo hành (05% giá trị quyết toán) trong trường hợp</w:t>
      </w:r>
      <w:r>
        <w:rPr>
          <w:rFonts w:ascii="Times New Roman" w:hAnsi="Times New Roman"/>
          <w:sz w:val="26"/>
          <w:szCs w:val="26"/>
        </w:rPr>
        <w:t xml:space="preserve"> Bên B nộp bảo lãnh bảo hành. Hồ sơ thanh toán gồm:</w:t>
      </w:r>
    </w:p>
    <w:p w14:paraId="360E76C6" w14:textId="77777777" w:rsidR="00A10877" w:rsidRDefault="00F1289A" w:rsidP="00253C84">
      <w:pPr>
        <w:spacing w:after="120" w:line="276" w:lineRule="auto"/>
        <w:jc w:val="both"/>
        <w:rPr>
          <w:rFonts w:ascii="Times New Roman" w:hAnsi="Times New Roman"/>
          <w:sz w:val="26"/>
          <w:szCs w:val="26"/>
        </w:rPr>
      </w:pPr>
      <w:r>
        <w:rPr>
          <w:rFonts w:ascii="Times New Roman" w:hAnsi="Times New Roman"/>
          <w:sz w:val="26"/>
          <w:szCs w:val="26"/>
        </w:rPr>
        <w:t>- Công văn đề nghị thanh toán</w:t>
      </w:r>
    </w:p>
    <w:p w14:paraId="63EF5801" w14:textId="0EDE7A7C" w:rsidR="00A10877" w:rsidRDefault="00F1289A" w:rsidP="00253C84">
      <w:pPr>
        <w:spacing w:after="120" w:line="276" w:lineRule="auto"/>
        <w:jc w:val="both"/>
        <w:rPr>
          <w:rFonts w:ascii="Times New Roman" w:hAnsi="Times New Roman"/>
          <w:sz w:val="26"/>
          <w:szCs w:val="26"/>
        </w:rPr>
      </w:pPr>
      <w:r>
        <w:rPr>
          <w:rFonts w:ascii="Times New Roman" w:hAnsi="Times New Roman"/>
          <w:sz w:val="26"/>
          <w:szCs w:val="26"/>
        </w:rPr>
        <w:t>- Bảo lãnh bảo hành theo Điều 14.3;</w:t>
      </w:r>
    </w:p>
    <w:p w14:paraId="313E62B7" w14:textId="77777777" w:rsidR="00A10877" w:rsidRDefault="00F1289A" w:rsidP="00253C84">
      <w:pPr>
        <w:spacing w:after="120" w:line="276" w:lineRule="auto"/>
        <w:jc w:val="both"/>
        <w:rPr>
          <w:rFonts w:ascii="Times New Roman" w:hAnsi="Times New Roman"/>
          <w:sz w:val="26"/>
          <w:szCs w:val="26"/>
        </w:rPr>
      </w:pPr>
      <w:r>
        <w:rPr>
          <w:rFonts w:ascii="Times New Roman" w:hAnsi="Times New Roman"/>
          <w:sz w:val="26"/>
          <w:szCs w:val="26"/>
        </w:rPr>
        <w:t>- Hóa đơn VAT (nếu có)</w:t>
      </w:r>
    </w:p>
    <w:p w14:paraId="415DE69D" w14:textId="77777777" w:rsidR="00A10877" w:rsidRDefault="00F1289A" w:rsidP="00253C84">
      <w:pPr>
        <w:spacing w:after="120" w:line="276" w:lineRule="auto"/>
        <w:jc w:val="both"/>
        <w:rPr>
          <w:rFonts w:ascii="Times New Roman" w:hAnsi="Times New Roman"/>
          <w:sz w:val="26"/>
          <w:szCs w:val="26"/>
        </w:rPr>
      </w:pPr>
      <w:r>
        <w:rPr>
          <w:rFonts w:ascii="Times New Roman" w:hAnsi="Times New Roman"/>
          <w:sz w:val="26"/>
          <w:szCs w:val="26"/>
        </w:rPr>
        <w:t>Trường hợp Bên B không nộp bảo lãnh bảo hành, Bên A giữ lại 05% giá trị quyết toán và thanh toán cho Bên B khi kết thúc thời hạn bảo hành. Hồ sơ thanh toán gồm:</w:t>
      </w:r>
    </w:p>
    <w:p w14:paraId="4A64F099" w14:textId="77777777" w:rsidR="00A10877" w:rsidRDefault="00F1289A" w:rsidP="00253C84">
      <w:pPr>
        <w:spacing w:after="120" w:line="276" w:lineRule="auto"/>
        <w:jc w:val="both"/>
        <w:rPr>
          <w:rFonts w:ascii="Times New Roman" w:hAnsi="Times New Roman"/>
          <w:sz w:val="26"/>
          <w:szCs w:val="26"/>
        </w:rPr>
      </w:pPr>
      <w:r>
        <w:rPr>
          <w:rFonts w:ascii="Times New Roman" w:hAnsi="Times New Roman"/>
          <w:sz w:val="26"/>
          <w:szCs w:val="26"/>
        </w:rPr>
        <w:t>- Công văn đề nghị thanh toán Bên B</w:t>
      </w:r>
    </w:p>
    <w:p w14:paraId="1D6EF613" w14:textId="77777777" w:rsidR="00A10877" w:rsidRDefault="00F1289A" w:rsidP="00253C84">
      <w:pPr>
        <w:spacing w:after="120" w:line="276" w:lineRule="auto"/>
        <w:jc w:val="both"/>
        <w:rPr>
          <w:rFonts w:ascii="Times New Roman" w:hAnsi="Times New Roman"/>
          <w:sz w:val="26"/>
          <w:szCs w:val="26"/>
        </w:rPr>
      </w:pPr>
      <w:r>
        <w:rPr>
          <w:rFonts w:ascii="Times New Roman" w:hAnsi="Times New Roman"/>
          <w:sz w:val="26"/>
          <w:szCs w:val="26"/>
        </w:rPr>
        <w:t>- Biên bản nghiệm thu hoàn thành nghĩa vụ bảo hành.</w:t>
      </w:r>
    </w:p>
    <w:p w14:paraId="44E2FE3C" w14:textId="77777777" w:rsidR="00A10877" w:rsidRDefault="00F1289A" w:rsidP="00253C84">
      <w:pPr>
        <w:spacing w:after="120" w:line="276" w:lineRule="auto"/>
        <w:jc w:val="both"/>
        <w:rPr>
          <w:rFonts w:ascii="Times New Roman" w:hAnsi="Times New Roman"/>
          <w:sz w:val="26"/>
          <w:szCs w:val="26"/>
        </w:rPr>
      </w:pPr>
      <w:r>
        <w:rPr>
          <w:rFonts w:ascii="Times New Roman" w:hAnsi="Times New Roman"/>
          <w:sz w:val="26"/>
          <w:szCs w:val="26"/>
        </w:rPr>
        <w:t>- Thanh lý hợp đồng</w:t>
      </w:r>
    </w:p>
    <w:p w14:paraId="53401AA3" w14:textId="77777777" w:rsidR="00A10877" w:rsidRDefault="00F1289A" w:rsidP="00253C84">
      <w:pPr>
        <w:spacing w:after="120" w:line="276" w:lineRule="auto"/>
        <w:jc w:val="both"/>
        <w:rPr>
          <w:rFonts w:ascii="Times New Roman" w:hAnsi="Times New Roman"/>
          <w:sz w:val="26"/>
          <w:szCs w:val="26"/>
        </w:rPr>
      </w:pPr>
      <w:r>
        <w:rPr>
          <w:rFonts w:ascii="Times New Roman" w:hAnsi="Times New Roman"/>
          <w:sz w:val="26"/>
          <w:szCs w:val="26"/>
        </w:rPr>
        <w:t>- Hóa đơn VAT (nếu có)</w:t>
      </w:r>
    </w:p>
    <w:p w14:paraId="5D4ACD0F" w14:textId="77777777" w:rsidR="00A10877" w:rsidRDefault="00F1289A" w:rsidP="00253C84">
      <w:pPr>
        <w:spacing w:after="120" w:line="276" w:lineRule="auto"/>
        <w:jc w:val="both"/>
        <w:rPr>
          <w:rFonts w:ascii="Times New Roman" w:hAnsi="Times New Roman"/>
          <w:b/>
          <w:bCs/>
          <w:sz w:val="26"/>
          <w:szCs w:val="26"/>
        </w:rPr>
      </w:pPr>
      <w:r>
        <w:rPr>
          <w:rFonts w:ascii="Times New Roman" w:hAnsi="Times New Roman"/>
          <w:b/>
          <w:bCs/>
          <w:sz w:val="26"/>
          <w:szCs w:val="26"/>
        </w:rPr>
        <w:t xml:space="preserve">d) Cách xác định khối lượng thanh toán: </w:t>
      </w:r>
    </w:p>
    <w:p w14:paraId="19A99D3B" w14:textId="67889F52" w:rsidR="00A10877" w:rsidRDefault="00F1289A" w:rsidP="00253C84">
      <w:pPr>
        <w:spacing w:after="120" w:line="276" w:lineRule="auto"/>
        <w:jc w:val="both"/>
        <w:rPr>
          <w:rFonts w:ascii="Times New Roman" w:hAnsi="Times New Roman"/>
          <w:sz w:val="26"/>
          <w:szCs w:val="26"/>
        </w:rPr>
      </w:pPr>
      <w:r>
        <w:rPr>
          <w:rFonts w:ascii="Times New Roman" w:hAnsi="Times New Roman"/>
          <w:sz w:val="26"/>
          <w:szCs w:val="26"/>
        </w:rPr>
        <w:t>- Khối lượng thanh toán được xác định theo kích thước hình học của bản vẽ thiết kế bản vẽ thi công được Bên A, Tư vấn giám sát phê duyệt</w:t>
      </w:r>
      <w:del w:id="66" w:author="Ban Kinh tế &amp; Quản lý Hợp đồng" w:date="2026-10-21T11:38:00Z">
        <w:r w:rsidDel="00200585">
          <w:rPr>
            <w:rFonts w:ascii="Times New Roman" w:hAnsi="Times New Roman"/>
            <w:sz w:val="26"/>
            <w:szCs w:val="26"/>
          </w:rPr>
          <w:delText xml:space="preserve"> </w:delText>
        </w:r>
        <w:r w:rsidDel="00200585">
          <w:rPr>
            <w:rFonts w:ascii="Times New Roman" w:hAnsi="Times New Roman"/>
            <w:sz w:val="26"/>
            <w:szCs w:val="26"/>
          </w:rPr>
          <w:delText>và không vượt quá khối lượng tương ứng được Chủ đầu tư nghiệm thu, thanh toán cho Bên A</w:delText>
        </w:r>
      </w:del>
      <w:r>
        <w:rPr>
          <w:rFonts w:ascii="Times New Roman" w:hAnsi="Times New Roman"/>
          <w:sz w:val="26"/>
          <w:szCs w:val="26"/>
        </w:rPr>
        <w:t>;</w:t>
      </w:r>
    </w:p>
    <w:p w14:paraId="1B019FAD" w14:textId="5245764D" w:rsidR="00A10877" w:rsidRDefault="00F1289A" w:rsidP="00253C84">
      <w:pPr>
        <w:spacing w:after="120" w:line="276" w:lineRule="auto"/>
        <w:jc w:val="both"/>
        <w:rPr>
          <w:ins w:id="68" w:author="Ban Kinh tế &amp; Quản lý Hợp đồng" w:date="2026-10-21T13:31:00Z"/>
          <w:rFonts w:ascii="Times New Roman" w:hAnsi="Times New Roman"/>
          <w:sz w:val="26"/>
          <w:szCs w:val="26"/>
        </w:rPr>
      </w:pPr>
      <w:r>
        <w:rPr>
          <w:rFonts w:ascii="Times New Roman" w:hAnsi="Times New Roman"/>
          <w:sz w:val="26"/>
          <w:szCs w:val="26"/>
        </w:rPr>
        <w:lastRenderedPageBreak/>
        <w:t>- Khối lượng các công việc khác: theo bản vẽ thiết kế và nghiệm thu thực tế</w:t>
      </w:r>
      <w:del w:id="69" w:author="Ban Kinh tế &amp; Quản lý Hợp đồng" w:date="2026-10-21T11:39:00Z">
        <w:r w:rsidDel="00915C3D">
          <w:rPr>
            <w:rFonts w:ascii="Times New Roman" w:hAnsi="Times New Roman"/>
            <w:sz w:val="26"/>
            <w:szCs w:val="26"/>
          </w:rPr>
          <w:delText>, không vượt quá khối lượng được Chủ đầu tư chấp thuận.</w:delText>
        </w:r>
      </w:del>
    </w:p>
    <w:p w14:paraId="080BAD52" w14:textId="7EBCCF99" w:rsidR="004765E4" w:rsidRDefault="004765E4" w:rsidP="00253C84">
      <w:pPr>
        <w:spacing w:after="120" w:line="276" w:lineRule="auto"/>
        <w:jc w:val="both"/>
        <w:rPr>
          <w:rFonts w:ascii="Times New Roman" w:hAnsi="Times New Roman"/>
          <w:sz w:val="26"/>
          <w:szCs w:val="26"/>
        </w:rPr>
      </w:pPr>
      <w:ins w:id="70" w:author="Ban Kinh tế &amp; Quản lý Hợp đồng" w:date="2026-10-21T13:31:00Z">
        <w:r>
          <w:rPr>
            <w:rFonts w:ascii="Times New Roman" w:hAnsi="Times New Roman"/>
            <w:sz w:val="26"/>
            <w:szCs w:val="26"/>
          </w:rPr>
          <w:t>Chi tiết theo bảng phụ lục đính kèm</w:t>
        </w:r>
      </w:ins>
    </w:p>
    <w:p w14:paraId="28576F04" w14:textId="77777777" w:rsidR="00A10877" w:rsidRDefault="00F1289A" w:rsidP="00253C84">
      <w:pPr>
        <w:widowControl w:val="0"/>
        <w:tabs>
          <w:tab w:val="left" w:pos="0"/>
        </w:tabs>
        <w:spacing w:after="120" w:line="276" w:lineRule="auto"/>
        <w:jc w:val="both"/>
        <w:rPr>
          <w:rFonts w:ascii="Times New Roman" w:hAnsi="Times New Roman"/>
          <w:b/>
          <w:bCs/>
          <w:sz w:val="26"/>
          <w:szCs w:val="26"/>
        </w:rPr>
      </w:pPr>
      <w:r>
        <w:rPr>
          <w:rFonts w:ascii="Times New Roman" w:hAnsi="Times New Roman"/>
          <w:b/>
          <w:bCs/>
          <w:sz w:val="26"/>
          <w:szCs w:val="26"/>
        </w:rPr>
        <w:t xml:space="preserve">e) Thời hạn thanh toán: </w:t>
      </w:r>
    </w:p>
    <w:p w14:paraId="161BAC9C" w14:textId="02FD950C" w:rsidR="005E1486" w:rsidRPr="005E1486" w:rsidRDefault="005E1486" w:rsidP="005E1486">
      <w:pPr>
        <w:spacing w:after="120" w:line="276" w:lineRule="auto"/>
        <w:jc w:val="both"/>
        <w:rPr>
          <w:ins w:id="71" w:author="Ban Kinh tế &amp; Quản lý Hợp đồng" w:date="2026-10-21T13:36:00Z"/>
          <w:del w:id="120169" w:author="VNCN E&amp;C" w:date="2026-10-22T09:00:00Z"/>
          <w:rFonts w:ascii="Times New Roman" w:hAnsi="Times New Roman"/>
          <w:sz w:val="26"/>
          <w:szCs w:val="26"/>
        </w:rPr>
      </w:pPr>
      <w:ins w:id="120086" w:author="Ban Kinh tế &amp; Quản lý Hợp đồng" w:date="2026-10-21T13:36:00Z">
        <w:del w:id="120085" w:author="VNCN E&amp;C" w:date="2026-10-22T09:00:00Z">
          <w:r>
            <w:rPr>
              <w:rFonts w:ascii="Times New Roman" w:hAnsi="Times New Roman"/>
              <w:sz w:val="26"/>
              <w:szCs w:val="26"/>
            </w:rPr>
            <w:delText xml:space="preserve">Bên A sẽ kiểm tra, cho ý kiến về hồ s</w:delText>
          </w:r>
        </w:del>
      </w:ins>
      <w:ins w:id="120088" w:author="Ban Kinh tế &amp; Quản lý Hợp đồng" w:date="2026-10-21T13:36:00Z">
        <w:del w:id="120087" w:author="VNCN E&amp;C" w:date="2026-10-22T09:00:00Z">
          <w:r>
            <w:rPr>
              <w:rFonts w:ascii="Times New Roman" w:hAnsi="Times New Roman" w:hint="eastAsia"/>
              <w:sz w:val="26"/>
              <w:szCs w:val="26"/>
            </w:rPr>
            <w:delText xml:space="preserve">ơ</w:delText>
          </w:r>
        </w:del>
      </w:ins>
      <w:ins w:id="120090" w:author="Ban Kinh tế &amp; Quản lý Hợp đồng" w:date="2026-10-21T13:36:00Z">
        <w:del w:id="120089" w:author="VNCN E&amp;C" w:date="2026-10-22T09:00:00Z">
          <w:r>
            <w:rPr>
              <w:rFonts w:ascii="Times New Roman" w:hAnsi="Times New Roman"/>
              <w:sz w:val="26"/>
              <w:szCs w:val="26"/>
            </w:rPr>
            <w:delText xml:space="preserve"> </w:delText>
          </w:r>
        </w:del>
      </w:ins>
      <w:ins w:id="120092" w:author="Ban Kinh tế &amp; Quản lý Hợp đồng" w:date="2026-10-21T15:22:00Z">
        <w:del w:id="120091" w:author="VNCN E&amp;C" w:date="2026-10-22T09:00:00Z">
          <w:r>
            <w:rPr>
              <w:rFonts w:ascii="Times New Roman" w:hAnsi="Times New Roman"/>
              <w:sz w:val="26"/>
              <w:szCs w:val="26"/>
            </w:rPr>
            <w:delText xml:space="preserve">và phê duyệt </w:delText>
          </w:r>
        </w:del>
      </w:ins>
      <w:ins w:id="120094" w:author="Ban Kinh tế &amp; Quản lý Hợp đồng" w:date="2026-10-21T13:36:00Z">
        <w:del w:id="120093" w:author="VNCN E&amp;C" w:date="2026-10-22T09:00:00Z">
          <w:r>
            <w:rPr>
              <w:rFonts w:ascii="Times New Roman" w:hAnsi="Times New Roman"/>
              <w:sz w:val="26"/>
              <w:szCs w:val="26"/>
            </w:rPr>
            <w:delText xml:space="preserve">cho Bên B trong vòng 15 (m</w:delText>
          </w:r>
        </w:del>
      </w:ins>
      <w:ins w:id="120096" w:author="Ban Kinh tế &amp; Quản lý Hợp đồng" w:date="2026-10-21T13:36:00Z">
        <w:del w:id="120095" w:author="VNCN E&amp;C" w:date="2026-10-22T09:00:00Z">
          <w:r>
            <w:rPr>
              <w:rFonts w:ascii="Times New Roman" w:hAnsi="Times New Roman" w:hint="eastAsia"/>
              <w:sz w:val="26"/>
              <w:szCs w:val="26"/>
            </w:rPr>
            <w:delText xml:space="preserve">ư</w:delText>
          </w:r>
        </w:del>
      </w:ins>
      <w:ins w:id="120098" w:author="Ban Kinh tế &amp; Quản lý Hợp đồng" w:date="2026-10-21T13:36:00Z">
        <w:del w:id="120097" w:author="VNCN E&amp;C" w:date="2026-10-22T09:00:00Z">
          <w:r>
            <w:rPr>
              <w:rFonts w:ascii="Times New Roman" w:hAnsi="Times New Roman"/>
              <w:sz w:val="26"/>
              <w:szCs w:val="26"/>
            </w:rPr>
            <w:delText xml:space="preserve">ời l</w:delText>
          </w:r>
        </w:del>
      </w:ins>
      <w:ins w:id="120100" w:author="Ban Kinh tế &amp; Quản lý Hợp đồng" w:date="2026-10-21T13:36:00Z">
        <w:del w:id="120099" w:author="VNCN E&amp;C" w:date="2026-10-22T09:00:00Z">
          <w:r>
            <w:rPr>
              <w:rFonts w:ascii="Times New Roman" w:hAnsi="Times New Roman" w:hint="eastAsia"/>
              <w:sz w:val="26"/>
              <w:szCs w:val="26"/>
            </w:rPr>
            <w:delText xml:space="preserve">ă</w:delText>
          </w:r>
        </w:del>
      </w:ins>
      <w:ins w:id="120102" w:author="Ban Kinh tế &amp; Quản lý Hợp đồng" w:date="2026-10-21T13:36:00Z">
        <w:del w:id="120101" w:author="VNCN E&amp;C" w:date="2026-10-22T09:00:00Z">
          <w:r>
            <w:rPr>
              <w:rFonts w:ascii="Times New Roman" w:hAnsi="Times New Roman"/>
              <w:sz w:val="26"/>
              <w:szCs w:val="26"/>
            </w:rPr>
            <w:delText xml:space="preserve">m) </w:delText>
          </w:r>
        </w:del>
      </w:ins>
      <w:ins w:id="120103" w:author="Ban Kinh tế &amp; Quản lý Hợp đồng" w:date="2026-10-21T13:36:00Z"/>
      <w:ins w:id="120105" w:author="Ban Kinh tế &amp; Quản lý Hợp đồng" w:date="2026-10-21T13:36:00Z">
        <w:del w:id="120104" w:author="VNCN E&amp;C" w:date="2026-10-22T09:00:00Z">
          <w:r>
            <w:rPr>
              <w:rFonts w:ascii="Times New Roman" w:hAnsi="Times New Roman"/>
              <w:sz w:val="26"/>
              <w:szCs w:val="26"/>
            </w:rPr>
            <w:delText xml:space="preserve">ngày kể từ ngày Bên A nhận </w:delText>
          </w:r>
        </w:del>
      </w:ins>
      <w:ins w:id="120107" w:author="Ban Kinh tế &amp; Quản lý Hợp đồng" w:date="2026-10-21T13:36:00Z">
        <w:del w:id="120106" w:author="VNCN E&amp;C" w:date="2026-10-22T09:00:00Z">
          <w:r>
            <w:rPr>
              <w:rFonts w:ascii="Times New Roman" w:hAnsi="Times New Roman" w:hint="eastAsia"/>
              <w:sz w:val="26"/>
              <w:szCs w:val="26"/>
            </w:rPr>
            <w:delText xml:space="preserve">đư</w:delText>
          </w:r>
        </w:del>
      </w:ins>
      <w:ins w:id="120109" w:author="Ban Kinh tế &amp; Quản lý Hợp đồng" w:date="2026-10-21T13:36:00Z">
        <w:del w:id="120108" w:author="VNCN E&amp;C" w:date="2026-10-22T09:00:00Z">
          <w:r>
            <w:rPr>
              <w:rFonts w:ascii="Times New Roman" w:hAnsi="Times New Roman"/>
              <w:sz w:val="26"/>
              <w:szCs w:val="26"/>
            </w:rPr>
            <w:delText xml:space="preserve">ợc </w:delText>
          </w:r>
        </w:del>
      </w:ins>
      <w:ins w:id="120111" w:author="Ban Kinh tế &amp; Quản lý Hợp đồng" w:date="2026-10-21T13:36:00Z">
        <w:del w:id="120110" w:author="VNCN E&amp;C" w:date="2026-10-22T09:00:00Z">
          <w:r>
            <w:rPr>
              <w:rFonts w:ascii="Times New Roman" w:hAnsi="Times New Roman" w:hint="eastAsia"/>
              <w:sz w:val="26"/>
              <w:szCs w:val="26"/>
            </w:rPr>
            <w:delText xml:space="preserve">đ</w:delText>
          </w:r>
        </w:del>
      </w:ins>
      <w:ins w:id="120113" w:author="Ban Kinh tế &amp; Quản lý Hợp đồng" w:date="2026-10-21T13:36:00Z">
        <w:del w:id="120112" w:author="VNCN E&amp;C" w:date="2026-10-22T09:00:00Z">
          <w:r>
            <w:rPr>
              <w:rFonts w:ascii="Times New Roman" w:hAnsi="Times New Roman"/>
              <w:sz w:val="26"/>
              <w:szCs w:val="26"/>
            </w:rPr>
            <w:delText xml:space="preserve">ầy </w:delText>
          </w:r>
        </w:del>
      </w:ins>
      <w:ins w:id="120115" w:author="Ban Kinh tế &amp; Quản lý Hợp đồng" w:date="2026-10-21T13:36:00Z">
        <w:del w:id="120114" w:author="VNCN E&amp;C" w:date="2026-10-22T09:00:00Z">
          <w:r>
            <w:rPr>
              <w:rFonts w:ascii="Times New Roman" w:hAnsi="Times New Roman" w:hint="eastAsia"/>
              <w:sz w:val="26"/>
              <w:szCs w:val="26"/>
            </w:rPr>
            <w:delText xml:space="preserve">đ</w:delText>
          </w:r>
        </w:del>
      </w:ins>
      <w:ins w:id="120117" w:author="Ban Kinh tế &amp; Quản lý Hợp đồng" w:date="2026-10-21T13:36:00Z">
        <w:del w:id="120116" w:author="VNCN E&amp;C" w:date="2026-10-22T09:00:00Z">
          <w:r>
            <w:rPr>
              <w:rFonts w:ascii="Times New Roman" w:hAnsi="Times New Roman"/>
              <w:sz w:val="26"/>
              <w:szCs w:val="26"/>
            </w:rPr>
            <w:delText xml:space="preserve">ủ hồ s</w:delText>
          </w:r>
        </w:del>
      </w:ins>
      <w:ins w:id="120119" w:author="Ban Kinh tế &amp; Quản lý Hợp đồng" w:date="2026-10-21T13:36:00Z">
        <w:del w:id="120118" w:author="VNCN E&amp;C" w:date="2026-10-22T09:00:00Z">
          <w:r>
            <w:rPr>
              <w:rFonts w:ascii="Times New Roman" w:hAnsi="Times New Roman" w:hint="eastAsia"/>
              <w:sz w:val="26"/>
              <w:szCs w:val="26"/>
            </w:rPr>
            <w:delText xml:space="preserve">ơ</w:delText>
          </w:r>
        </w:del>
      </w:ins>
      <w:ins w:id="120121" w:author="Ban Kinh tế &amp; Quản lý Hợp đồng" w:date="2026-10-21T13:36:00Z">
        <w:del w:id="120120" w:author="VNCN E&amp;C" w:date="2026-10-22T09:00:00Z">
          <w:r>
            <w:rPr>
              <w:rFonts w:ascii="Times New Roman" w:hAnsi="Times New Roman"/>
              <w:sz w:val="26"/>
              <w:szCs w:val="26"/>
            </w:rPr>
            <w:delText xml:space="preserve"> </w:delText>
          </w:r>
        </w:del>
      </w:ins>
      <w:ins w:id="120123" w:author="Ban Kinh tế &amp; Quản lý Hợp đồng" w:date="2026-10-21T13:36:00Z">
        <w:del w:id="120122" w:author="VNCN E&amp;C" w:date="2026-10-22T09:00:00Z">
          <w:r>
            <w:rPr>
              <w:rFonts w:ascii="Times New Roman" w:hAnsi="Times New Roman" w:hint="eastAsia"/>
              <w:sz w:val="26"/>
              <w:szCs w:val="26"/>
            </w:rPr>
            <w:delText xml:space="preserve">đ</w:delText>
          </w:r>
        </w:del>
      </w:ins>
      <w:ins w:id="120125" w:author="Ban Kinh tế &amp; Quản lý Hợp đồng" w:date="2026-10-21T13:36:00Z">
        <w:del w:id="120124" w:author="VNCN E&amp;C" w:date="2026-10-22T09:00:00Z">
          <w:r>
            <w:rPr>
              <w:rFonts w:ascii="Times New Roman" w:hAnsi="Times New Roman"/>
              <w:sz w:val="26"/>
              <w:szCs w:val="26"/>
            </w:rPr>
            <w:delText xml:space="preserve">ề nghị thanh toán hợp lệ từ Bên B. Nếu có bất kỳ yêu cầu chỉnh sửa, giải trình nào về hồ s</w:delText>
          </w:r>
        </w:del>
      </w:ins>
      <w:ins w:id="120127" w:author="Ban Kinh tế &amp; Quản lý Hợp đồng" w:date="2026-10-21T13:36:00Z">
        <w:del w:id="120126" w:author="VNCN E&amp;C" w:date="2026-10-22T09:00:00Z">
          <w:r>
            <w:rPr>
              <w:rFonts w:ascii="Times New Roman" w:hAnsi="Times New Roman" w:hint="eastAsia"/>
              <w:sz w:val="26"/>
              <w:szCs w:val="26"/>
            </w:rPr>
            <w:delText xml:space="preserve">ơ</w:delText>
          </w:r>
        </w:del>
      </w:ins>
      <w:ins w:id="120129" w:author="Ban Kinh tế &amp; Quản lý Hợp đồng" w:date="2026-10-21T13:36:00Z">
        <w:del w:id="120128" w:author="VNCN E&amp;C" w:date="2026-10-22T09:00:00Z">
          <w:r>
            <w:rPr>
              <w:rFonts w:ascii="Times New Roman" w:hAnsi="Times New Roman"/>
              <w:sz w:val="26"/>
              <w:szCs w:val="26"/>
            </w:rPr>
            <w:delText xml:space="preserve"> (nếu có), Bên A sẽ tổng hợp và phản hồi </w:delText>
          </w:r>
        </w:del>
      </w:ins>
      <w:ins w:id="120131" w:author="Ban Kinh tế &amp; Quản lý Hợp đồng" w:date="2026-10-21T13:36:00Z">
        <w:del w:id="120130" w:author="VNCN E&amp;C" w:date="2026-10-22T09:00:00Z">
          <w:r>
            <w:rPr>
              <w:rFonts w:ascii="Times New Roman" w:hAnsi="Times New Roman" w:hint="eastAsia"/>
              <w:sz w:val="26"/>
              <w:szCs w:val="26"/>
            </w:rPr>
            <w:delText xml:space="preserve">đ</w:delText>
          </w:r>
        </w:del>
      </w:ins>
      <w:ins w:id="120133" w:author="Ban Kinh tế &amp; Quản lý Hợp đồng" w:date="2026-10-21T13:36:00Z">
        <w:del w:id="120132" w:author="VNCN E&amp;C" w:date="2026-10-22T09:00:00Z">
          <w:r>
            <w:rPr>
              <w:rFonts w:ascii="Times New Roman" w:hAnsi="Times New Roman"/>
              <w:sz w:val="26"/>
              <w:szCs w:val="26"/>
            </w:rPr>
            <w:delText xml:space="preserve">ến Bên B trong vòng 15 (m</w:delText>
          </w:r>
        </w:del>
      </w:ins>
      <w:ins w:id="120135" w:author="Ban Kinh tế &amp; Quản lý Hợp đồng" w:date="2026-10-21T13:36:00Z">
        <w:del w:id="120134" w:author="VNCN E&amp;C" w:date="2026-10-22T09:00:00Z">
          <w:r>
            <w:rPr>
              <w:rFonts w:ascii="Times New Roman" w:hAnsi="Times New Roman" w:hint="eastAsia"/>
              <w:sz w:val="26"/>
              <w:szCs w:val="26"/>
            </w:rPr>
            <w:delText xml:space="preserve">ư</w:delText>
          </w:r>
        </w:del>
      </w:ins>
      <w:ins w:id="120137" w:author="Ban Kinh tế &amp; Quản lý Hợp đồng" w:date="2026-10-21T13:36:00Z">
        <w:del w:id="120136" w:author="VNCN E&amp;C" w:date="2026-10-22T09:00:00Z">
          <w:r>
            <w:rPr>
              <w:rFonts w:ascii="Times New Roman" w:hAnsi="Times New Roman"/>
              <w:sz w:val="26"/>
              <w:szCs w:val="26"/>
            </w:rPr>
            <w:delText xml:space="preserve">ời l</w:delText>
          </w:r>
        </w:del>
      </w:ins>
      <w:ins w:id="120139" w:author="Ban Kinh tế &amp; Quản lý Hợp đồng" w:date="2026-10-21T13:36:00Z">
        <w:del w:id="120138" w:author="VNCN E&amp;C" w:date="2026-10-22T09:00:00Z">
          <w:r>
            <w:rPr>
              <w:rFonts w:ascii="Times New Roman" w:hAnsi="Times New Roman" w:hint="eastAsia"/>
              <w:sz w:val="26"/>
              <w:szCs w:val="26"/>
            </w:rPr>
            <w:delText xml:space="preserve">ă</w:delText>
          </w:r>
        </w:del>
      </w:ins>
      <w:ins w:id="120141" w:author="Ban Kinh tế &amp; Quản lý Hợp đồng" w:date="2026-10-21T13:36:00Z">
        <w:del w:id="120140" w:author="VNCN E&amp;C" w:date="2026-10-22T09:00:00Z">
          <w:r>
            <w:rPr>
              <w:rFonts w:ascii="Times New Roman" w:hAnsi="Times New Roman"/>
              <w:sz w:val="26"/>
              <w:szCs w:val="26"/>
            </w:rPr>
            <w:delText xml:space="preserve">m) việc nêu trên. Nếu quá thời hạn trên mà Bên B không nhận </w:delText>
          </w:r>
        </w:del>
      </w:ins>
      <w:ins w:id="120143" w:author="Ban Kinh tế &amp; Quản lý Hợp đồng" w:date="2026-10-21T13:36:00Z">
        <w:del w:id="120142" w:author="VNCN E&amp;C" w:date="2026-10-22T09:00:00Z">
          <w:r>
            <w:rPr>
              <w:rFonts w:ascii="Times New Roman" w:hAnsi="Times New Roman" w:hint="eastAsia"/>
              <w:sz w:val="26"/>
              <w:szCs w:val="26"/>
            </w:rPr>
            <w:delText xml:space="preserve">đư</w:delText>
          </w:r>
        </w:del>
      </w:ins>
      <w:ins w:id="120145" w:author="Ban Kinh tế &amp; Quản lý Hợp đồng" w:date="2026-10-21T13:36:00Z">
        <w:del w:id="120144" w:author="VNCN E&amp;C" w:date="2026-10-22T09:00:00Z">
          <w:r>
            <w:rPr>
              <w:rFonts w:ascii="Times New Roman" w:hAnsi="Times New Roman"/>
              <w:sz w:val="26"/>
              <w:szCs w:val="26"/>
            </w:rPr>
            <w:delText xml:space="preserve">ợc bất kỳ phản hồi nào từ Bên A thì xem nh</w:delText>
          </w:r>
        </w:del>
      </w:ins>
      <w:ins w:id="120147" w:author="Ban Kinh tế &amp; Quản lý Hợp đồng" w:date="2026-10-21T13:36:00Z">
        <w:del w:id="120146" w:author="VNCN E&amp;C" w:date="2026-10-22T09:00:00Z">
          <w:r>
            <w:rPr>
              <w:rFonts w:ascii="Times New Roman" w:hAnsi="Times New Roman" w:hint="eastAsia"/>
              <w:sz w:val="26"/>
              <w:szCs w:val="26"/>
            </w:rPr>
            <w:delText xml:space="preserve">ư</w:delText>
          </w:r>
        </w:del>
      </w:ins>
      <w:ins w:id="120149" w:author="Ban Kinh tế &amp; Quản lý Hợp đồng" w:date="2026-10-21T13:36:00Z">
        <w:del w:id="120148" w:author="VNCN E&amp;C" w:date="2026-10-22T09:00:00Z">
          <w:r>
            <w:rPr>
              <w:rFonts w:ascii="Times New Roman" w:hAnsi="Times New Roman"/>
              <w:sz w:val="26"/>
              <w:szCs w:val="26"/>
            </w:rPr>
            <w:delText xml:space="preserve"> hồ s</w:delText>
          </w:r>
        </w:del>
      </w:ins>
      <w:ins w:id="120151" w:author="Ban Kinh tế &amp; Quản lý Hợp đồng" w:date="2026-10-21T13:36:00Z">
        <w:del w:id="120150" w:author="VNCN E&amp;C" w:date="2026-10-22T09:00:00Z">
          <w:r>
            <w:rPr>
              <w:rFonts w:ascii="Times New Roman" w:hAnsi="Times New Roman" w:hint="eastAsia"/>
              <w:sz w:val="26"/>
              <w:szCs w:val="26"/>
            </w:rPr>
            <w:delText xml:space="preserve">ơ</w:delText>
          </w:r>
        </w:del>
      </w:ins>
      <w:ins w:id="120153" w:author="Ban Kinh tế &amp; Quản lý Hợp đồng" w:date="2026-10-21T13:36:00Z">
        <w:del w:id="120152" w:author="VNCN E&amp;C" w:date="2026-10-22T09:00:00Z">
          <w:r>
            <w:rPr>
              <w:rFonts w:ascii="Times New Roman" w:hAnsi="Times New Roman"/>
              <w:sz w:val="26"/>
              <w:szCs w:val="26"/>
            </w:rPr>
            <w:delText xml:space="preserve"> Bên B </w:delText>
          </w:r>
        </w:del>
      </w:ins>
      <w:ins w:id="120155" w:author="Ban Kinh tế &amp; Quản lý Hợp đồng" w:date="2026-10-21T13:36:00Z">
        <w:del w:id="120154" w:author="VNCN E&amp;C" w:date="2026-10-22T09:00:00Z">
          <w:r>
            <w:rPr>
              <w:rFonts w:ascii="Times New Roman" w:hAnsi="Times New Roman" w:hint="eastAsia"/>
              <w:sz w:val="26"/>
              <w:szCs w:val="26"/>
            </w:rPr>
            <w:delText xml:space="preserve">đ</w:delText>
          </w:r>
        </w:del>
      </w:ins>
      <w:ins w:id="120157" w:author="Ban Kinh tế &amp; Quản lý Hợp đồng" w:date="2026-10-21T13:36:00Z">
        <w:del w:id="120156" w:author="VNCN E&amp;C" w:date="2026-10-22T09:00:00Z">
          <w:r>
            <w:rPr>
              <w:rFonts w:ascii="Times New Roman" w:hAnsi="Times New Roman"/>
              <w:sz w:val="26"/>
              <w:szCs w:val="26"/>
            </w:rPr>
            <w:delText xml:space="preserve">ệ trình </w:delText>
          </w:r>
        </w:del>
      </w:ins>
      <w:ins w:id="120159" w:author="Ban Kinh tế &amp; Quản lý Hợp đồng" w:date="2026-10-21T13:36:00Z">
        <w:del w:id="120158" w:author="VNCN E&amp;C" w:date="2026-10-22T09:00:00Z">
          <w:r>
            <w:rPr>
              <w:rFonts w:ascii="Times New Roman" w:hAnsi="Times New Roman" w:hint="eastAsia"/>
              <w:sz w:val="26"/>
              <w:szCs w:val="26"/>
            </w:rPr>
            <w:delText xml:space="preserve">đã</w:delText>
          </w:r>
        </w:del>
      </w:ins>
      <w:ins w:id="120161" w:author="Ban Kinh tế &amp; Quản lý Hợp đồng" w:date="2026-10-21T13:36:00Z">
        <w:del w:id="120160" w:author="VNCN E&amp;C" w:date="2026-10-22T09:00:00Z">
          <w:r>
            <w:rPr>
              <w:rFonts w:ascii="Times New Roman" w:hAnsi="Times New Roman"/>
              <w:sz w:val="26"/>
              <w:szCs w:val="26"/>
            </w:rPr>
            <w:delText xml:space="preserve"> </w:delText>
          </w:r>
        </w:del>
      </w:ins>
      <w:ins w:id="120163" w:author="Ban Kinh tế &amp; Quản lý Hợp đồng" w:date="2026-10-21T13:36:00Z">
        <w:del w:id="120162" w:author="VNCN E&amp;C" w:date="2026-10-22T09:00:00Z">
          <w:r>
            <w:rPr>
              <w:rFonts w:ascii="Times New Roman" w:hAnsi="Times New Roman" w:hint="eastAsia"/>
              <w:sz w:val="26"/>
              <w:szCs w:val="26"/>
            </w:rPr>
            <w:delText xml:space="preserve">đư</w:delText>
          </w:r>
        </w:del>
      </w:ins>
      <w:ins w:id="120165" w:author="Ban Kinh tế &amp; Quản lý Hợp đồng" w:date="2026-10-21T13:36:00Z">
        <w:del w:id="120164" w:author="VNCN E&amp;C" w:date="2026-10-22T09:00:00Z">
          <w:r>
            <w:rPr>
              <w:rFonts w:ascii="Times New Roman" w:hAnsi="Times New Roman"/>
              <w:sz w:val="26"/>
              <w:szCs w:val="26"/>
            </w:rPr>
            <w:delText xml:space="preserve">ợc </w:delText>
          </w:r>
        </w:del>
      </w:ins>
      <w:ins w:id="120166" w:author="Ban Kinh tế &amp; Quản lý Hợp đồng" w:date="2026-10-21T13:37:00Z"/>
      <w:ins w:id="120168" w:author="Ban Kinh tế &amp; Quản lý Hợp đồng" w:date="2026-10-21T13:36:00Z">
        <w:del w:id="120167" w:author="VNCN E&amp;C" w:date="2026-10-22T09:00:00Z">
          <w:r>
            <w:rPr>
              <w:rFonts w:ascii="Times New Roman" w:hAnsi="Times New Roman"/>
              <w:sz w:val="26"/>
              <w:szCs w:val="26"/>
            </w:rPr>
            <w:delText xml:space="preserve">Bên A phê duyệt.</w:delText>
          </w:r>
        </w:del>
      </w:ins>
    </w:p>
    <w:p w14:paraId="66CE4C48" w14:textId="48DD915B" w:rsidR="005E1486" w:rsidRDefault="005E1486" w:rsidP="005E1486">
      <w:pPr>
        <w:spacing w:after="120" w:line="276" w:lineRule="auto"/>
        <w:jc w:val="both"/>
        <w:rPr>
          <w:ins w:id="78" w:author="Ban Kinh tế &amp; Quản lý Hợp đồng" w:date="2026-10-21T13:36:00Z"/>
          <w:rFonts w:ascii="Times New Roman" w:hAnsi="Times New Roman"/>
          <w:sz w:val="26"/>
          <w:szCs w:val="26"/>
        </w:rPr>
      </w:pPr>
      <w:ins w:id="120170" w:author="Ban Kinh tế &amp; Quản lý Hợp đồng" w:date="2026-10-21T13:36:00Z">
        <w:r>
          <w:rPr>
            <w:rFonts w:ascii="Times New Roman" w:hAnsi="Times New Roman"/>
            <w:sz w:val="26"/>
            <w:szCs w:val="26"/>
          </w:rPr>
          <w:t xml:space="preserve">Thời hạn thanh toán: </w:t>
        </w:r>
      </w:ins>
      <w:ins w:id="120171" w:author="VNCN E&amp;C" w:date="2026-10-22T09:00:00Z">
        <w:r>
          <w:rPr>
            <w:rFonts w:ascii="Times New Roman" w:hAnsi="Times New Roman"/>
            <w:sz w:val="26"/>
            <w:szCs w:val="26"/>
          </w:rPr>
          <w:t xml:space="preserve">Bên A thanh toán các khoản thanh toán theo đợt trong</w:t>
        </w:r>
      </w:ins>
      <w:ins w:id="120173" w:author="Ban Kinh tế &amp; Quản lý Hợp đồng" w:date="2026-10-21T13:36:00Z">
        <w:del w:id="120172" w:author="VNCN E&amp;C" w:date="2026-10-22T09:00:00Z">
          <w:r>
            <w:rPr>
              <w:rFonts w:ascii="Times New Roman" w:hAnsi="Times New Roman"/>
              <w:sz w:val="26"/>
              <w:szCs w:val="26"/>
            </w:rPr>
            <w:delText xml:space="preserve">Trong</w:delText>
          </w:r>
        </w:del>
      </w:ins>
      <w:ins w:id="120174" w:author="Ban Kinh tế &amp; Quản lý Hợp đồng" w:date="2026-10-21T13:36:00Z">
        <w:r>
          <w:rPr>
            <w:rFonts w:ascii="Times New Roman" w:hAnsi="Times New Roman"/>
            <w:sz w:val="26"/>
            <w:szCs w:val="26"/>
          </w:rPr>
          <w:t xml:space="preserve"> vòng </w:t>
        </w:r>
      </w:ins>
      <w:ins w:id="120175" w:author="VNCN E&amp;C" w:date="2026-10-22T09:00:00Z">
        <w:r>
          <w:rPr>
            <w:rFonts w:ascii="Times New Roman" w:hAnsi="Times New Roman"/>
            <w:sz w:val="26"/>
            <w:szCs w:val="26"/>
          </w:rPr>
          <w:t xml:space="preserve">14</w:t>
        </w:r>
      </w:ins>
      <w:ins w:id="120177" w:author="Ban Kinh tế &amp; Quản lý Hợp đồng" w:date="2026-10-21T13:36:00Z">
        <w:del w:id="120176" w:author="VNCN E&amp;C" w:date="2026-10-22T09:00:00Z">
          <w:r>
            <w:rPr>
              <w:rFonts w:ascii="Times New Roman" w:hAnsi="Times New Roman"/>
              <w:sz w:val="26"/>
              <w:szCs w:val="26"/>
            </w:rPr>
            <w:delText xml:space="preserve">07</w:delText>
          </w:r>
        </w:del>
      </w:ins>
      <w:ins w:id="120178" w:author="Ban Kinh tế &amp; Quản lý Hợp đồng" w:date="2026-10-21T13:36:00Z">
        <w:r>
          <w:rPr>
            <w:rFonts w:ascii="Times New Roman" w:hAnsi="Times New Roman"/>
            <w:sz w:val="26"/>
            <w:szCs w:val="26"/>
          </w:rPr>
          <w:t xml:space="preserve"> ngày</w:t>
        </w:r>
      </w:ins>
      <w:ins w:id="120180" w:author="Ban Kinh tế &amp; Quản lý Hợp đồng" w:date="2026-10-21T13:36:00Z">
        <w:del w:id="120179" w:author="VNCN E&amp;C" w:date="2026-10-22T09:00:00Z">
          <w:r>
            <w:rPr>
              <w:rFonts w:ascii="Times New Roman" w:hAnsi="Times New Roman"/>
              <w:sz w:val="26"/>
              <w:szCs w:val="26"/>
            </w:rPr>
            <w:delText xml:space="preserve"> làm việc</w:delText>
          </w:r>
        </w:del>
      </w:ins>
      <w:ins w:id="120181" w:author="Ban Kinh tế &amp; Quản lý Hợp đồng" w:date="2026-10-21T13:36:00Z">
        <w:r>
          <w:rPr>
            <w:rFonts w:ascii="Times New Roman" w:hAnsi="Times New Roman"/>
            <w:sz w:val="26"/>
            <w:szCs w:val="26"/>
          </w:rPr>
          <w:t xml:space="preserve"> kể từ ngày Bên A </w:t>
        </w:r>
      </w:ins>
      <w:ins w:id="120182" w:author="VNCN E&amp;C" w:date="2026-10-22T09:00:00Z">
        <w:r>
          <w:rPr>
            <w:rFonts w:ascii="Times New Roman" w:hAnsi="Times New Roman"/>
            <w:sz w:val="26"/>
            <w:szCs w:val="26"/>
          </w:rPr>
          <w:t xml:space="preserve">xác nhận</w:t>
        </w:r>
      </w:ins>
      <w:ins w:id="120184" w:author="Ban Kinh tế &amp; Quản lý Hợp đồng" w:date="2026-10-21T13:36:00Z">
        <w:del w:id="120183" w:author="VNCN E&amp;C" w:date="2026-10-22T09:00:00Z">
          <w:r>
            <w:rPr>
              <w:rFonts w:ascii="Times New Roman" w:hAnsi="Times New Roman"/>
              <w:sz w:val="26"/>
              <w:szCs w:val="26"/>
            </w:rPr>
            <w:delText xml:space="preserve">phê duyệt</w:delText>
          </w:r>
        </w:del>
      </w:ins>
      <w:ins w:id="120185" w:author="Ban Kinh tế &amp; Quản lý Hợp đồng" w:date="2026-10-21T13:36:00Z">
        <w:r>
          <w:rPr>
            <w:rFonts w:ascii="Times New Roman" w:hAnsi="Times New Roman"/>
            <w:sz w:val="26"/>
            <w:szCs w:val="26"/>
          </w:rPr>
          <w:t xml:space="preserve"> hồ s</w:t>
        </w:r>
      </w:ins>
      <w:ins w:id="120186" w:author="Ban Kinh tế &amp; Quản lý Hợp đồng" w:date="2026-10-21T13:36:00Z">
        <w:r>
          <w:rPr>
            <w:rFonts w:ascii="Times New Roman" w:hAnsi="Times New Roman" w:hint="eastAsia"/>
            <w:sz w:val="26"/>
            <w:szCs w:val="26"/>
          </w:rPr>
          <w:t xml:space="preserve">ơ</w:t>
        </w:r>
      </w:ins>
      <w:ins w:id="120187" w:author="Ban Kinh tế &amp; Quản lý Hợp đồng" w:date="2026-10-21T13:36:00Z">
        <w:r>
          <w:rPr>
            <w:rFonts w:ascii="Times New Roman" w:hAnsi="Times New Roman"/>
            <w:sz w:val="26"/>
            <w:szCs w:val="26"/>
          </w:rPr>
          <w:t xml:space="preserve"> thanh toán </w:t>
        </w:r>
      </w:ins>
      <w:ins w:id="120188" w:author="VNCN E&amp;C" w:date="2026-10-22T09:00:00Z">
        <w:r>
          <w:rPr>
            <w:rFonts w:ascii="Times New Roman" w:hAnsi="Times New Roman"/>
            <w:sz w:val="26"/>
            <w:szCs w:val="26"/>
          </w:rPr>
          <w:t xml:space="preserve">hợp lệ của</w:t>
        </w:r>
      </w:ins>
      <w:ins w:id="120190" w:author="Ban Kinh tế &amp; Quản lý Hợp đồng" w:date="2026-10-21T13:36:00Z">
        <w:del w:id="120189" w:author="VNCN E&amp;C" w:date="2026-10-22T09:00:00Z">
          <w:r>
            <w:rPr>
              <w:rFonts w:ascii="Times New Roman" w:hAnsi="Times New Roman"/>
              <w:sz w:val="26"/>
              <w:szCs w:val="26"/>
            </w:rPr>
            <w:delText xml:space="preserve">do</w:delText>
          </w:r>
        </w:del>
      </w:ins>
      <w:ins w:id="120191" w:author="Ban Kinh tế &amp; Quản lý Hợp đồng" w:date="2026-10-21T13:36:00Z">
        <w:r>
          <w:rPr>
            <w:rFonts w:ascii="Times New Roman" w:hAnsi="Times New Roman"/>
            <w:sz w:val="26"/>
            <w:szCs w:val="26"/>
          </w:rPr>
          <w:t xml:space="preserve"> Bên B</w:t>
        </w:r>
      </w:ins>
      <w:ins w:id="120192" w:author="VNCN E&amp;C" w:date="2026-10-22T09:00:00Z">
        <w:r>
          <w:rPr>
            <w:rFonts w:ascii="Times New Roman" w:hAnsi="Times New Roman"/>
            <w:sz w:val="26"/>
            <w:szCs w:val="26"/>
          </w:rPr>
          <w:t xml:space="preserve">.</w:t>
        </w:r>
      </w:ins>
      <w:ins w:id="120194" w:author="Ban Kinh tế &amp; Quản lý Hợp đồng" w:date="2026-10-21T13:36:00Z">
        <w:del w:id="120193" w:author="VNCN E&amp;C" w:date="2026-10-22T09:00:00Z">
          <w:r>
            <w:rPr>
              <w:rFonts w:ascii="Times New Roman" w:hAnsi="Times New Roman"/>
              <w:sz w:val="26"/>
              <w:szCs w:val="26"/>
            </w:rPr>
            <w:delText xml:space="preserve"> cung cấp</w:delText>
          </w:r>
        </w:del>
      </w:ins>
    </w:p>
    <w:p w14:paraId="3D4AA4A6" w14:textId="4076D9C8" w:rsidR="00A10877" w:rsidRDefault="00F1289A" w:rsidP="00253C84">
      <w:pPr>
        <w:spacing w:after="120" w:line="276" w:lineRule="auto"/>
        <w:jc w:val="both"/>
        <w:rPr>
          <w:rFonts w:ascii="Times New Roman" w:hAnsi="Times New Roman"/>
          <w:sz w:val="26"/>
          <w:szCs w:val="26"/>
        </w:rPr>
      </w:pPr>
      <w:del w:id="80" w:author="Ban Kinh tế &amp; Quản lý Hợp đồng" w:date="2026-10-21T13:37:00Z">
        <w:r w:rsidDel="004F0EE6">
          <w:rPr>
            <w:rFonts w:ascii="Times New Roman" w:hAnsi="Times New Roman"/>
            <w:sz w:val="26"/>
            <w:szCs w:val="26"/>
          </w:rPr>
          <w:delText xml:space="preserve">Bên A thanh toán các khoản thanh toán theo đợt trong vòng </w:delText>
        </w:r>
        <w:r w:rsidR="00381A22" w:rsidDel="004F0EE6">
          <w:rPr>
            <w:rFonts w:ascii="Times New Roman" w:hAnsi="Times New Roman"/>
            <w:sz w:val="26"/>
            <w:szCs w:val="26"/>
            <w:highlight w:val="yellow"/>
          </w:rPr>
          <w:delText xml:space="preserve">14 </w:delText>
        </w:r>
        <w:r w:rsidRPr="00BA5877" w:rsidDel="004F0EE6">
          <w:rPr>
            <w:rFonts w:ascii="Times New Roman" w:hAnsi="Times New Roman"/>
            <w:sz w:val="26"/>
            <w:szCs w:val="26"/>
            <w:highlight w:val="yellow"/>
          </w:rPr>
          <w:delText>ngày</w:delText>
        </w:r>
        <w:r w:rsidDel="004F0EE6">
          <w:rPr>
            <w:rFonts w:ascii="Times New Roman" w:hAnsi="Times New Roman"/>
            <w:sz w:val="26"/>
            <w:szCs w:val="26"/>
          </w:rPr>
          <w:delText xml:space="preserve"> kể từ ngày Bên A xác nhận hồ sơ thanh toán hợp lệ của Bên B. </w:delText>
        </w:r>
      </w:del>
      <w:r>
        <w:rPr>
          <w:rFonts w:ascii="Times New Roman" w:hAnsi="Times New Roman"/>
          <w:sz w:val="26"/>
          <w:szCs w:val="26"/>
        </w:rPr>
        <w:t xml:space="preserve">Giá trị quyết toán còn lại được thanh toán trong vòng </w:t>
      </w:r>
      <w:r w:rsidR="00381A22">
        <w:rPr>
          <w:rFonts w:ascii="Times New Roman" w:hAnsi="Times New Roman"/>
          <w:sz w:val="26"/>
          <w:szCs w:val="26"/>
          <w:highlight w:val="yellow"/>
        </w:rPr>
        <w:t>30</w:t>
      </w:r>
      <w:r w:rsidRPr="00BA5877">
        <w:rPr>
          <w:rFonts w:ascii="Times New Roman" w:hAnsi="Times New Roman"/>
          <w:sz w:val="26"/>
          <w:szCs w:val="26"/>
          <w:highlight w:val="yellow"/>
        </w:rPr>
        <w:t xml:space="preserve"> ngày</w:t>
      </w:r>
      <w:r>
        <w:rPr>
          <w:rFonts w:ascii="Times New Roman" w:hAnsi="Times New Roman"/>
          <w:sz w:val="26"/>
          <w:szCs w:val="26"/>
        </w:rPr>
        <w:t xml:space="preserve"> kể từ ngày Bên A </w:t>
      </w:r>
      <w:del w:id="81" w:author="Ban Kinh tế &amp; Quản lý Hợp đồng" w:date="2026-10-21T13:41:00Z">
        <w:r w:rsidDel="00180E43">
          <w:rPr>
            <w:rFonts w:ascii="Times New Roman" w:hAnsi="Times New Roman"/>
            <w:sz w:val="26"/>
            <w:szCs w:val="26"/>
          </w:rPr>
          <w:delText>xác</w:delText>
        </w:r>
      </w:del>
      <w:r>
        <w:rPr>
          <w:rFonts w:ascii="Times New Roman" w:hAnsi="Times New Roman"/>
          <w:sz w:val="26"/>
          <w:szCs w:val="26"/>
        </w:rPr>
        <w:t xml:space="preserve"> nhận </w:t>
      </w:r>
      <w:ins w:id="82" w:author="Ban Kinh tế &amp; Quản lý Hợp đồng" w:date="2026-10-21T13:41:00Z">
        <w:r w:rsidR="00180E43">
          <w:rPr>
            <w:rFonts w:ascii="Times New Roman" w:hAnsi="Times New Roman"/>
            <w:sz w:val="26"/>
            <w:szCs w:val="26"/>
          </w:rPr>
          <w:t xml:space="preserve">được hồ sơ </w:t>
        </w:r>
      </w:ins>
      <w:r>
        <w:rPr>
          <w:rFonts w:ascii="Times New Roman" w:hAnsi="Times New Roman"/>
          <w:sz w:val="26"/>
          <w:szCs w:val="26"/>
        </w:rPr>
        <w:t>quyết toán theo Điều 19.1 của Bên B.</w:t>
      </w:r>
    </w:p>
    <w:p w14:paraId="739B56FC" w14:textId="3F7BB5F5" w:rsidR="00A10877" w:rsidRDefault="00F1289A" w:rsidP="00253C84">
      <w:pPr>
        <w:spacing w:after="120" w:line="276" w:lineRule="auto"/>
        <w:jc w:val="both"/>
        <w:rPr>
          <w:rFonts w:ascii="Times New Roman" w:hAnsi="Times New Roman"/>
          <w:sz w:val="26"/>
          <w:szCs w:val="26"/>
        </w:rPr>
      </w:pPr>
      <w:r>
        <w:rPr>
          <w:rFonts w:ascii="Times New Roman" w:hAnsi="Times New Roman"/>
          <w:sz w:val="26"/>
          <w:szCs w:val="26"/>
        </w:rPr>
        <w:t xml:space="preserve">Thời hạn thanh toán tiền bảo hành: trong vòng </w:t>
      </w:r>
      <w:r w:rsidR="00381A22">
        <w:rPr>
          <w:rFonts w:ascii="Times New Roman" w:hAnsi="Times New Roman"/>
          <w:sz w:val="26"/>
          <w:szCs w:val="26"/>
          <w:highlight w:val="yellow"/>
        </w:rPr>
        <w:t>30</w:t>
      </w:r>
      <w:r>
        <w:rPr>
          <w:rFonts w:ascii="Times New Roman" w:hAnsi="Times New Roman"/>
          <w:sz w:val="26"/>
          <w:szCs w:val="26"/>
          <w:highlight w:val="yellow"/>
        </w:rPr>
        <w:t xml:space="preserve"> ngày</w:t>
      </w:r>
      <w:r>
        <w:rPr>
          <w:rFonts w:ascii="Times New Roman" w:hAnsi="Times New Roman"/>
          <w:sz w:val="26"/>
          <w:szCs w:val="26"/>
        </w:rPr>
        <w:t xml:space="preserve"> làm việc kể từ ngày Bên A nhận đủ hồ sơ thanh toán tiền bảo hành hợp lệ của Bên B.</w:t>
      </w:r>
    </w:p>
    <w:p w14:paraId="2964E3DB" w14:textId="77777777" w:rsidR="00A10877" w:rsidRDefault="00F1289A" w:rsidP="00253C84">
      <w:pPr>
        <w:spacing w:after="120" w:line="276" w:lineRule="auto"/>
        <w:jc w:val="both"/>
        <w:rPr>
          <w:rFonts w:ascii="Times New Roman" w:hAnsi="Times New Roman"/>
          <w:b/>
          <w:bCs/>
          <w:sz w:val="26"/>
          <w:szCs w:val="26"/>
        </w:rPr>
      </w:pPr>
      <w:r>
        <w:rPr>
          <w:rFonts w:ascii="Times New Roman" w:hAnsi="Times New Roman"/>
          <w:b/>
          <w:bCs/>
          <w:sz w:val="26"/>
          <w:szCs w:val="26"/>
        </w:rPr>
        <w:t xml:space="preserve">10.4. Hoá đơn: </w:t>
      </w:r>
    </w:p>
    <w:p w14:paraId="1E860806" w14:textId="77777777" w:rsidR="00A10877" w:rsidRDefault="00F1289A" w:rsidP="00253C84">
      <w:pPr>
        <w:spacing w:after="120" w:line="276" w:lineRule="auto"/>
        <w:jc w:val="both"/>
        <w:rPr>
          <w:rFonts w:ascii="Times New Roman" w:hAnsi="Times New Roman"/>
          <w:sz w:val="26"/>
          <w:szCs w:val="26"/>
        </w:rPr>
      </w:pPr>
      <w:r>
        <w:rPr>
          <w:rFonts w:ascii="Times New Roman" w:hAnsi="Times New Roman"/>
          <w:sz w:val="26"/>
          <w:szCs w:val="26"/>
        </w:rPr>
        <w:t>Bên B phải xuất hóa đơn cho Bên A theo quy định của pháp luật, bảo đảm hợp pháp, hợp lệ. Hóa đơn giai đoạn quyết toán, thanh lý Hợp đồng phải ghi toàn bộ giá trị còn lại chưa xuất hóa đơn.</w:t>
      </w:r>
    </w:p>
    <w:p w14:paraId="16EEA241" w14:textId="77777777" w:rsidR="00A10877" w:rsidRDefault="00F1289A" w:rsidP="00253C84">
      <w:pPr>
        <w:spacing w:after="120" w:line="276" w:lineRule="auto"/>
        <w:jc w:val="both"/>
        <w:rPr>
          <w:rFonts w:ascii="Times New Roman" w:hAnsi="Times New Roman"/>
          <w:b/>
          <w:bCs/>
          <w:sz w:val="26"/>
          <w:szCs w:val="26"/>
        </w:rPr>
      </w:pPr>
      <w:r>
        <w:rPr>
          <w:rFonts w:ascii="Times New Roman" w:hAnsi="Times New Roman"/>
          <w:b/>
          <w:bCs/>
          <w:sz w:val="26"/>
          <w:szCs w:val="26"/>
        </w:rPr>
        <w:t>10.5. Hồ sơ thanh toán:</w:t>
      </w:r>
    </w:p>
    <w:p w14:paraId="5BD34372" w14:textId="77777777" w:rsidR="00A10877" w:rsidRDefault="00F1289A" w:rsidP="00253C84">
      <w:pPr>
        <w:spacing w:after="120" w:line="276" w:lineRule="auto"/>
        <w:jc w:val="both"/>
        <w:rPr>
          <w:rFonts w:ascii="Times New Roman" w:hAnsi="Times New Roman"/>
          <w:sz w:val="26"/>
          <w:szCs w:val="26"/>
        </w:rPr>
      </w:pPr>
      <w:r>
        <w:rPr>
          <w:rFonts w:ascii="Times New Roman" w:hAnsi="Times New Roman"/>
          <w:sz w:val="26"/>
          <w:szCs w:val="26"/>
        </w:rPr>
        <w:t>Công văn đề nghị thanh toán giai đoạn, quyết toán, thanh lý Hợp đồng phải ghi rõ giá trị hóa đơn đã xuất, số tiền Bên A đã thanh toán cho Bên B, số tiền Bên B còn được hưởng và tài khoản chuyển tiền, kèm phiếu giá thanh toán có xác nhận của đại diện Bên A. Các thành phần hồ sơ khác theo Điều 10.3.2 và Điều 19.1.</w:t>
      </w:r>
    </w:p>
    <w:p w14:paraId="76454C15" w14:textId="1DA92582" w:rsidR="00A10877" w:rsidRDefault="00F1289A" w:rsidP="00253C84">
      <w:pPr>
        <w:spacing w:after="120" w:line="276" w:lineRule="auto"/>
        <w:jc w:val="both"/>
        <w:rPr>
          <w:rFonts w:ascii="Times New Roman" w:hAnsi="Times New Roman"/>
          <w:sz w:val="26"/>
          <w:szCs w:val="26"/>
        </w:rPr>
      </w:pPr>
      <w:r>
        <w:rPr>
          <w:rFonts w:ascii="Times New Roman" w:hAnsi="Times New Roman"/>
          <w:b/>
          <w:bCs/>
          <w:sz w:val="26"/>
          <w:szCs w:val="26"/>
        </w:rPr>
        <w:t>10.6.</w:t>
      </w:r>
      <w:r>
        <w:rPr>
          <w:rFonts w:ascii="Times New Roman" w:hAnsi="Times New Roman"/>
          <w:sz w:val="26"/>
          <w:szCs w:val="26"/>
        </w:rPr>
        <w:t xml:space="preserve"> Trường hợp Bên B không thanh toán hoặc chậm thanh toán cho nhà cung cấp, nhà thầu phụ, người lao động của mình làm ảnh hưởng đến tiến độ hoặc gây thiệt hại cho Bên A, Bên A có quyền thanh toán trực tiếp cho các đối tượng này sau khi thông báo bằng văn bản mà Bên B không khắc phục trong thời hạn Bên A ấn định. Khoản thanh toán trực tiếp và chi phí liên quan được khấu trừ vào giá trị thanh toán của Bên B.</w:t>
      </w:r>
    </w:p>
    <w:p w14:paraId="589778AD" w14:textId="00CE7254" w:rsidR="00B91A28" w:rsidRDefault="00B91A28" w:rsidP="00253C84">
      <w:pPr>
        <w:spacing w:after="120" w:line="276" w:lineRule="auto"/>
        <w:jc w:val="both"/>
        <w:rPr>
          <w:rFonts w:ascii="Times New Roman" w:hAnsi="Times New Roman"/>
          <w:sz w:val="26"/>
          <w:szCs w:val="26"/>
        </w:rPr>
      </w:pPr>
      <w:r w:rsidRPr="00B91A28">
        <w:rPr>
          <w:rFonts w:ascii="Times New Roman" w:hAnsi="Times New Roman"/>
          <w:b/>
          <w:bCs/>
          <w:sz w:val="26"/>
          <w:szCs w:val="26"/>
        </w:rPr>
        <w:t>10.7.</w:t>
      </w:r>
      <w:r>
        <w:rPr>
          <w:rFonts w:ascii="Times New Roman" w:hAnsi="Times New Roman"/>
          <w:sz w:val="26"/>
          <w:szCs w:val="26"/>
        </w:rPr>
        <w:t xml:space="preserve"> Giá trị bên A thanh toán cuối cùng cho Bên B là giá trị quyết toán Hợp đồng.</w:t>
      </w:r>
    </w:p>
    <w:p w14:paraId="5B84B65E" w14:textId="502ED54A" w:rsidR="00A10877" w:rsidRDefault="00F1289A" w:rsidP="00253C84">
      <w:pPr>
        <w:spacing w:after="120" w:line="276" w:lineRule="auto"/>
        <w:jc w:val="both"/>
        <w:rPr>
          <w:rFonts w:ascii="Times New Roman" w:hAnsi="Times New Roman"/>
          <w:sz w:val="26"/>
          <w:szCs w:val="26"/>
        </w:rPr>
      </w:pPr>
      <w:r>
        <w:rPr>
          <w:rFonts w:ascii="Times New Roman" w:hAnsi="Times New Roman"/>
          <w:b/>
          <w:bCs/>
          <w:sz w:val="26"/>
          <w:szCs w:val="26"/>
        </w:rPr>
        <w:t>10.</w:t>
      </w:r>
      <w:r w:rsidR="00B91A28">
        <w:rPr>
          <w:rFonts w:ascii="Times New Roman" w:hAnsi="Times New Roman"/>
          <w:b/>
          <w:bCs/>
          <w:sz w:val="26"/>
          <w:szCs w:val="26"/>
        </w:rPr>
        <w:t>8</w:t>
      </w:r>
      <w:r>
        <w:rPr>
          <w:rFonts w:ascii="Times New Roman" w:hAnsi="Times New Roman"/>
          <w:b/>
          <w:bCs/>
          <w:sz w:val="26"/>
          <w:szCs w:val="26"/>
        </w:rPr>
        <w:t>.</w:t>
      </w:r>
      <w:r>
        <w:rPr>
          <w:rFonts w:ascii="Times New Roman" w:hAnsi="Times New Roman"/>
          <w:sz w:val="26"/>
          <w:szCs w:val="26"/>
        </w:rPr>
        <w:t xml:space="preserve"> Bên A có quyền từ chối thanh toán giá trị công việc, vật tư không phù hợp Hợp đồng cho đến khi Bên B hoàn thành sửa chữa, thay thế.</w:t>
      </w:r>
    </w:p>
    <w:p w14:paraId="0D550DFE" w14:textId="73460A91" w:rsidR="00A10877" w:rsidRDefault="00F1289A" w:rsidP="00253C84">
      <w:pPr>
        <w:spacing w:after="120" w:line="276" w:lineRule="auto"/>
        <w:jc w:val="both"/>
        <w:rPr>
          <w:rFonts w:ascii="Times New Roman" w:hAnsi="Times New Roman"/>
          <w:sz w:val="26"/>
          <w:szCs w:val="26"/>
        </w:rPr>
      </w:pPr>
      <w:r>
        <w:rPr>
          <w:rFonts w:ascii="Times New Roman" w:hAnsi="Times New Roman"/>
          <w:b/>
          <w:bCs/>
          <w:sz w:val="26"/>
          <w:szCs w:val="26"/>
        </w:rPr>
        <w:t>10.</w:t>
      </w:r>
      <w:r w:rsidR="00B91A28">
        <w:rPr>
          <w:rFonts w:ascii="Times New Roman" w:hAnsi="Times New Roman"/>
          <w:b/>
          <w:bCs/>
          <w:sz w:val="26"/>
          <w:szCs w:val="26"/>
        </w:rPr>
        <w:t>9</w:t>
      </w:r>
      <w:r>
        <w:rPr>
          <w:rFonts w:ascii="Times New Roman" w:hAnsi="Times New Roman"/>
          <w:b/>
          <w:bCs/>
          <w:sz w:val="26"/>
          <w:szCs w:val="26"/>
        </w:rPr>
        <w:t>.</w:t>
      </w:r>
      <w:r>
        <w:rPr>
          <w:rFonts w:ascii="Times New Roman" w:hAnsi="Times New Roman"/>
          <w:sz w:val="26"/>
          <w:szCs w:val="26"/>
        </w:rPr>
        <w:t xml:space="preserve"> Trường hợp Bên B vi phạm nghĩa vụ theo Hợp đồng và đã được Bên A thông báo bằng văn bản, Bên A có quyền tạm giữ khoản tiền tương ứng với mức độ vi phạm và chi </w:t>
      </w:r>
      <w:r>
        <w:rPr>
          <w:rFonts w:ascii="Times New Roman" w:hAnsi="Times New Roman"/>
          <w:sz w:val="26"/>
          <w:szCs w:val="26"/>
        </w:rPr>
        <w:lastRenderedPageBreak/>
        <w:t>phí dự kiến để khắc phục. Bên A hoàn trả khoản tiền này trong kỳ thanh toán tiếp theo sau khi Bên B hoàn thành nghĩa vụ và hai bên hoàn tất đối chiếu công nợ.</w:t>
      </w:r>
    </w:p>
    <w:p w14:paraId="13067496" w14:textId="77777777" w:rsidR="00A10877" w:rsidRDefault="00F1289A" w:rsidP="00253C84">
      <w:pPr>
        <w:pStyle w:val="Heading2"/>
        <w:spacing w:after="120" w:line="276" w:lineRule="auto"/>
        <w:jc w:val="left"/>
        <w:rPr>
          <w:rFonts w:ascii="Times New Roman" w:hAnsi="Times New Roman"/>
          <w:sz w:val="26"/>
          <w:szCs w:val="26"/>
        </w:rPr>
      </w:pPr>
      <w:r>
        <w:rPr>
          <w:rFonts w:ascii="Times New Roman" w:hAnsi="Times New Roman"/>
          <w:sz w:val="26"/>
          <w:szCs w:val="26"/>
        </w:rPr>
        <w:t xml:space="preserve">Điều 11. QUYỀN VÀ NGHĨA VỤ CHUNG CỦA BÊN A </w:t>
      </w:r>
    </w:p>
    <w:p w14:paraId="79B35184" w14:textId="77777777" w:rsidR="00A10877" w:rsidRDefault="00F1289A" w:rsidP="00253C84">
      <w:pPr>
        <w:widowControl w:val="0"/>
        <w:spacing w:after="120" w:line="276" w:lineRule="auto"/>
        <w:jc w:val="both"/>
        <w:rPr>
          <w:rFonts w:ascii="Times New Roman" w:hAnsi="Times New Roman"/>
          <w:b/>
          <w:bCs/>
          <w:sz w:val="26"/>
          <w:szCs w:val="26"/>
          <w:lang w:val="vi-VN"/>
        </w:rPr>
      </w:pPr>
      <w:r>
        <w:rPr>
          <w:rFonts w:ascii="Times New Roman" w:hAnsi="Times New Roman"/>
          <w:b/>
          <w:bCs/>
          <w:sz w:val="26"/>
          <w:szCs w:val="26"/>
          <w:lang w:val="vi-VN"/>
        </w:rPr>
        <w:t>1</w:t>
      </w:r>
      <w:r>
        <w:rPr>
          <w:rFonts w:ascii="Times New Roman" w:hAnsi="Times New Roman"/>
          <w:b/>
          <w:bCs/>
          <w:sz w:val="26"/>
          <w:szCs w:val="26"/>
        </w:rPr>
        <w:t>1</w:t>
      </w:r>
      <w:r>
        <w:rPr>
          <w:rFonts w:ascii="Times New Roman" w:hAnsi="Times New Roman"/>
          <w:b/>
          <w:bCs/>
          <w:sz w:val="26"/>
          <w:szCs w:val="26"/>
          <w:lang w:val="vi-VN"/>
        </w:rPr>
        <w:t xml:space="preserve">.1. Quyền </w:t>
      </w:r>
      <w:r>
        <w:rPr>
          <w:rFonts w:ascii="Times New Roman" w:hAnsi="Times New Roman"/>
          <w:b/>
          <w:bCs/>
          <w:sz w:val="26"/>
          <w:szCs w:val="26"/>
        </w:rPr>
        <w:t xml:space="preserve">chung </w:t>
      </w:r>
      <w:r>
        <w:rPr>
          <w:rFonts w:ascii="Times New Roman" w:hAnsi="Times New Roman"/>
          <w:b/>
          <w:bCs/>
          <w:sz w:val="26"/>
          <w:szCs w:val="26"/>
          <w:lang w:val="vi-VN"/>
        </w:rPr>
        <w:t>của Bên A:</w:t>
      </w:r>
    </w:p>
    <w:p w14:paraId="6F4B298A" w14:textId="77777777" w:rsidR="00A10877" w:rsidRDefault="00F1289A" w:rsidP="00253C84">
      <w:pPr>
        <w:widowControl w:val="0"/>
        <w:numPr>
          <w:ilvl w:val="0"/>
          <w:numId w:val="3"/>
        </w:numPr>
        <w:tabs>
          <w:tab w:val="left" w:pos="284"/>
        </w:tabs>
        <w:spacing w:after="120" w:line="276" w:lineRule="auto"/>
        <w:ind w:left="0" w:firstLine="0"/>
        <w:jc w:val="both"/>
        <w:rPr>
          <w:rFonts w:ascii="Times New Roman" w:hAnsi="Times New Roman"/>
          <w:sz w:val="26"/>
          <w:szCs w:val="26"/>
          <w:lang w:val="vi-VN"/>
        </w:rPr>
      </w:pPr>
      <w:r>
        <w:rPr>
          <w:rFonts w:ascii="Times New Roman" w:hAnsi="Times New Roman"/>
          <w:sz w:val="26"/>
          <w:szCs w:val="26"/>
          <w:lang w:val="vi-VN"/>
        </w:rPr>
        <w:t>Kiểm tra, giám sát và yêu cầu Bên B thực hiện đúng Hợp đồng; kiểm tra chất lượng, tiến độ, biện pháp an toàn lao động, bảo vệ môi trường, phòng chống cháy nổ của Bên B; được vào mọi khu vực trên Công trường và nơi sản xuất, gia công vật liệu, cấu kiện của Bên B để kiểm tra. Việc kiểm tra của Bên A không làm giảm trách nhiệm của Bên B.</w:t>
      </w:r>
    </w:p>
    <w:p w14:paraId="31858540" w14:textId="77777777" w:rsidR="00A10877" w:rsidRDefault="00F1289A" w:rsidP="00253C84">
      <w:pPr>
        <w:widowControl w:val="0"/>
        <w:numPr>
          <w:ilvl w:val="0"/>
          <w:numId w:val="3"/>
        </w:numPr>
        <w:tabs>
          <w:tab w:val="left" w:pos="284"/>
        </w:tabs>
        <w:spacing w:after="120" w:line="276" w:lineRule="auto"/>
        <w:ind w:left="0" w:firstLine="0"/>
        <w:jc w:val="both"/>
        <w:rPr>
          <w:rFonts w:ascii="Times New Roman" w:hAnsi="Times New Roman"/>
          <w:sz w:val="26"/>
          <w:szCs w:val="26"/>
          <w:lang w:val="vi-VN"/>
        </w:rPr>
      </w:pPr>
      <w:r>
        <w:rPr>
          <w:rFonts w:ascii="Times New Roman" w:hAnsi="Times New Roman"/>
          <w:sz w:val="26"/>
          <w:szCs w:val="26"/>
          <w:lang w:val="vi-VN"/>
        </w:rPr>
        <w:t>Điều chỉnh tiến độ thi công theo yêu cầu của Chủ đầu tư; điều chỉnh phạm vi công việc theo yêu cầu của Chủ đầu tư hoặc khi Bên B không đáp ứng yêu cầu của Hợp đồng. Bên B không được yêu cầu bồi thường đối với phần việc bị điều chỉnh giảm.</w:t>
      </w:r>
    </w:p>
    <w:p w14:paraId="6A55B44D" w14:textId="77777777" w:rsidR="00A10877" w:rsidRDefault="00F1289A" w:rsidP="00253C84">
      <w:pPr>
        <w:widowControl w:val="0"/>
        <w:numPr>
          <w:ilvl w:val="0"/>
          <w:numId w:val="3"/>
        </w:numPr>
        <w:tabs>
          <w:tab w:val="left" w:pos="284"/>
        </w:tabs>
        <w:spacing w:after="120" w:line="276" w:lineRule="auto"/>
        <w:ind w:left="0" w:firstLine="0"/>
        <w:jc w:val="both"/>
        <w:rPr>
          <w:rFonts w:ascii="Times New Roman" w:hAnsi="Times New Roman"/>
          <w:sz w:val="26"/>
          <w:szCs w:val="26"/>
          <w:lang w:val="vi-VN"/>
        </w:rPr>
      </w:pPr>
      <w:r>
        <w:rPr>
          <w:rFonts w:ascii="Times New Roman" w:hAnsi="Times New Roman"/>
          <w:sz w:val="26"/>
          <w:szCs w:val="26"/>
          <w:lang w:val="vi-VN"/>
        </w:rPr>
        <w:t>Nhận đủ hồ sơ nghiệm thu, thanh toán, quyết toán, thanh lý Hợp đồng và tài liệu liên quan do Bên B lập theo quy định của pháp luật và Hợp đồng.</w:t>
      </w:r>
    </w:p>
    <w:p w14:paraId="74F2D5D2" w14:textId="77777777" w:rsidR="00A10877" w:rsidRDefault="00F1289A" w:rsidP="00253C84">
      <w:pPr>
        <w:widowControl w:val="0"/>
        <w:numPr>
          <w:ilvl w:val="0"/>
          <w:numId w:val="3"/>
        </w:numPr>
        <w:tabs>
          <w:tab w:val="left" w:pos="284"/>
        </w:tabs>
        <w:spacing w:after="120" w:line="276" w:lineRule="auto"/>
        <w:ind w:left="0" w:firstLine="0"/>
        <w:jc w:val="both"/>
        <w:rPr>
          <w:rFonts w:ascii="Times New Roman" w:hAnsi="Times New Roman"/>
          <w:strike/>
          <w:sz w:val="26"/>
          <w:szCs w:val="26"/>
          <w:lang w:val="vi-VN"/>
        </w:rPr>
      </w:pPr>
      <w:r>
        <w:rPr>
          <w:rFonts w:ascii="Times New Roman" w:hAnsi="Times New Roman"/>
          <w:sz w:val="26"/>
          <w:szCs w:val="26"/>
          <w:lang w:val="vi-VN"/>
        </w:rPr>
        <w:t>Yêu cầu bằng văn bản và Bên B phải thực hiện: di chuyển khỏi Công trường vật tư không phù hợp Hợp đồng và thay thế bằng vật tư phù hợp; phá dỡ, thi công lại phần việc không đạt yêu cầu kỹ thuật, chất lượng.</w:t>
      </w:r>
    </w:p>
    <w:p w14:paraId="2301D00D" w14:textId="77777777" w:rsidR="00A10877" w:rsidRDefault="00F1289A" w:rsidP="00253C84">
      <w:pPr>
        <w:widowControl w:val="0"/>
        <w:numPr>
          <w:ilvl w:val="0"/>
          <w:numId w:val="3"/>
        </w:numPr>
        <w:tabs>
          <w:tab w:val="left" w:pos="284"/>
        </w:tabs>
        <w:spacing w:after="120" w:line="276" w:lineRule="auto"/>
        <w:ind w:left="0" w:firstLine="0"/>
        <w:jc w:val="both"/>
        <w:rPr>
          <w:rFonts w:ascii="Times New Roman" w:hAnsi="Times New Roman"/>
          <w:sz w:val="26"/>
          <w:szCs w:val="26"/>
          <w:lang w:val="vi-VN"/>
        </w:rPr>
      </w:pPr>
      <w:r>
        <w:rPr>
          <w:rFonts w:ascii="Times New Roman" w:hAnsi="Times New Roman"/>
          <w:sz w:val="26"/>
          <w:szCs w:val="26"/>
          <w:lang w:val="vi-VN"/>
        </w:rPr>
        <w:t>Đình chỉ thi công khi Bên B không tuân thủ Hồ sơ thiết kế, Chỉ dẫn kỹ thuật, quy chuẩn kỹ thuật, tiêu chuẩn áp dụng; từ chối nghiệm thu phần việc không đạt yêu cầu chất lượng, sai quy cách; yêu cầu Bên B xuất trình nguồn gốc, chứng chỉ chất lượng của vật tư do Bên B cung cấp trước khi đưa vào sử dụng.</w:t>
      </w:r>
    </w:p>
    <w:p w14:paraId="24371874" w14:textId="77777777" w:rsidR="00A10877" w:rsidRDefault="00F1289A" w:rsidP="00253C84">
      <w:pPr>
        <w:widowControl w:val="0"/>
        <w:numPr>
          <w:ilvl w:val="0"/>
          <w:numId w:val="3"/>
        </w:numPr>
        <w:tabs>
          <w:tab w:val="left" w:pos="284"/>
        </w:tabs>
        <w:spacing w:after="120" w:line="276" w:lineRule="auto"/>
        <w:ind w:left="0" w:firstLine="0"/>
        <w:jc w:val="both"/>
        <w:rPr>
          <w:rFonts w:ascii="Times New Roman" w:hAnsi="Times New Roman"/>
          <w:sz w:val="26"/>
          <w:szCs w:val="26"/>
          <w:lang w:val="vi-VN"/>
        </w:rPr>
      </w:pPr>
      <w:r>
        <w:rPr>
          <w:rFonts w:ascii="Times New Roman" w:hAnsi="Times New Roman"/>
          <w:sz w:val="26"/>
          <w:szCs w:val="26"/>
          <w:lang w:val="vi-VN"/>
        </w:rPr>
        <w:t>Điều phối trình tự, mặt bằng thi công giữa Bên B và Nhà thầu khác, bao gồm Nhà thầu thi công công tác đất.</w:t>
      </w:r>
    </w:p>
    <w:p w14:paraId="70B1DB67" w14:textId="77777777" w:rsidR="00A10877" w:rsidRDefault="00F1289A" w:rsidP="00253C84">
      <w:pPr>
        <w:widowControl w:val="0"/>
        <w:numPr>
          <w:ilvl w:val="0"/>
          <w:numId w:val="3"/>
        </w:numPr>
        <w:tabs>
          <w:tab w:val="left" w:pos="284"/>
        </w:tabs>
        <w:spacing w:after="120" w:line="276" w:lineRule="auto"/>
        <w:ind w:left="0" w:firstLine="0"/>
        <w:jc w:val="both"/>
        <w:rPr>
          <w:rFonts w:ascii="Times New Roman" w:hAnsi="Times New Roman"/>
          <w:sz w:val="26"/>
          <w:szCs w:val="26"/>
          <w:lang w:val="vi-VN"/>
        </w:rPr>
      </w:pPr>
      <w:r>
        <w:rPr>
          <w:rFonts w:ascii="Times New Roman" w:hAnsi="Times New Roman"/>
          <w:sz w:val="26"/>
          <w:szCs w:val="26"/>
          <w:lang w:val="vi-VN"/>
        </w:rPr>
        <w:t>Các quyền khác theo quy định của pháp luật.</w:t>
      </w:r>
    </w:p>
    <w:p w14:paraId="723AE046" w14:textId="77777777" w:rsidR="00A10877" w:rsidRDefault="00F1289A" w:rsidP="00253C84">
      <w:pPr>
        <w:widowControl w:val="0"/>
        <w:spacing w:after="120" w:line="276" w:lineRule="auto"/>
        <w:jc w:val="both"/>
        <w:rPr>
          <w:rFonts w:ascii="Times New Roman" w:hAnsi="Times New Roman"/>
          <w:b/>
          <w:bCs/>
          <w:sz w:val="26"/>
          <w:szCs w:val="26"/>
        </w:rPr>
      </w:pPr>
      <w:r>
        <w:rPr>
          <w:rFonts w:ascii="Times New Roman" w:hAnsi="Times New Roman"/>
          <w:b/>
          <w:bCs/>
          <w:sz w:val="26"/>
          <w:szCs w:val="26"/>
        </w:rPr>
        <w:t>11.2. Nghĩa vụ chung của Bên A:</w:t>
      </w:r>
    </w:p>
    <w:p w14:paraId="57BABFF6" w14:textId="77777777" w:rsidR="00A10877" w:rsidRDefault="00F1289A" w:rsidP="00253C84">
      <w:pPr>
        <w:widowControl w:val="0"/>
        <w:numPr>
          <w:ilvl w:val="0"/>
          <w:numId w:val="2"/>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Cung cấp cho Bên B tài liệu liên quan mà Bên A có; tạo điều kiện để Bên B thực hiện công việc.</w:t>
      </w:r>
    </w:p>
    <w:p w14:paraId="326314D0" w14:textId="0C807011" w:rsidR="00A10877" w:rsidRDefault="00F1289A" w:rsidP="00253C84">
      <w:pPr>
        <w:widowControl w:val="0"/>
        <w:numPr>
          <w:ilvl w:val="0"/>
          <w:numId w:val="2"/>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Bàn giao, cung cấp hàng rào, hệ thống điện tạm, chiếu sáng thi công, nguồn điện và điểm đấu nối nước thi công theo Điều 12.2.4, Điều 12.2.10 và Biểu 03.</w:t>
      </w:r>
    </w:p>
    <w:p w14:paraId="1E223E3D" w14:textId="77777777" w:rsidR="00A10877" w:rsidRDefault="00F1289A" w:rsidP="00253C84">
      <w:pPr>
        <w:widowControl w:val="0"/>
        <w:numPr>
          <w:ilvl w:val="0"/>
          <w:numId w:val="2"/>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Bàn giao toàn bộ mặt bằng thi công mà Bên A nhận được từ Chủ đầu tư phù hợp với tiến độ; bàn giao hố đào theo từng giai đoạn sau khi Nhà thầu khác hoàn thành công tác đất tương ứng.</w:t>
      </w:r>
    </w:p>
    <w:p w14:paraId="22BA795D" w14:textId="77777777" w:rsidR="00A10877" w:rsidRDefault="00F1289A" w:rsidP="00253C84">
      <w:pPr>
        <w:widowControl w:val="0"/>
        <w:numPr>
          <w:ilvl w:val="0"/>
          <w:numId w:val="2"/>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Cử người đại diện có thẩm quyền để giải quyết các vấn đề liên quan đến Hợp đồng; cử cán bộ có đủ điều kiện năng lực để giám sát và nghiệm thu khối lượng công việc hoàn thành của Bên B.</w:t>
      </w:r>
    </w:p>
    <w:p w14:paraId="66CE9809" w14:textId="77777777" w:rsidR="00A10877" w:rsidRDefault="00F1289A" w:rsidP="00253C84">
      <w:pPr>
        <w:widowControl w:val="0"/>
        <w:numPr>
          <w:ilvl w:val="0"/>
          <w:numId w:val="2"/>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Tổ chức giám sát thi công Hạng mục công trình; xác nhận, nghiệm thu từng phần và toàn bộ khối lượng, chất lượng công việc do Bên B đã thực hiện và các nội dung của hồ sơ nghiệm thu, hồ sơ thanh toán do Bên B lập.</w:t>
      </w:r>
    </w:p>
    <w:p w14:paraId="1EAB7467" w14:textId="77777777" w:rsidR="00A10877" w:rsidRDefault="00F1289A" w:rsidP="00253C84">
      <w:pPr>
        <w:widowControl w:val="0"/>
        <w:numPr>
          <w:ilvl w:val="0"/>
          <w:numId w:val="2"/>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lastRenderedPageBreak/>
        <w:t>Hỗ trợ Bên B trong việc xin các loại giấy phép, thỏa thuận, văn bản chấp thuận liên quan đến công việc của Hợp đồng (nếu có).</w:t>
      </w:r>
    </w:p>
    <w:p w14:paraId="7BB5C390" w14:textId="01E53387" w:rsidR="0064201C" w:rsidRPr="00323EE9" w:rsidDel="00323EE9" w:rsidRDefault="00F1289A" w:rsidP="00323EE9">
      <w:pPr>
        <w:widowControl w:val="0"/>
        <w:numPr>
          <w:ilvl w:val="0"/>
          <w:numId w:val="2"/>
        </w:numPr>
        <w:tabs>
          <w:tab w:val="left" w:pos="284"/>
        </w:tabs>
        <w:spacing w:after="120" w:line="276" w:lineRule="auto"/>
        <w:ind w:left="0" w:firstLine="0"/>
        <w:jc w:val="both"/>
        <w:rPr>
          <w:del w:id="83" w:author="Ban Kinh tế &amp; Quản lý Hợp đồng" w:date="2026-10-21T16:07:00Z"/>
          <w:rFonts w:ascii="Times New Roman" w:hAnsi="Times New Roman"/>
          <w:sz w:val="26"/>
          <w:szCs w:val="26"/>
          <w:rPrChange w:id="84" w:author="Ban Kinh tế &amp; Quản lý Hợp đồng" w:date="2026-10-21T16:07:00Z">
            <w:rPr>
              <w:del w:id="85" w:author="Ban Kinh tế &amp; Quản lý Hợp đồng" w:date="2026-10-21T16:07:00Z"/>
              <w:rFonts w:ascii="Times New Roman" w:hAnsi="Times New Roman"/>
              <w:sz w:val="26"/>
              <w:szCs w:val="26"/>
            </w:rPr>
          </w:rPrChange>
        </w:rPr>
      </w:pPr>
      <w:r>
        <w:rPr>
          <w:rFonts w:ascii="Times New Roman" w:hAnsi="Times New Roman"/>
          <w:sz w:val="26"/>
          <w:szCs w:val="26"/>
        </w:rPr>
        <w:t>Thanh toán cho Bên B theo đúng thỏa thuận trong Hợp đồng.</w:t>
      </w:r>
    </w:p>
    <w:p w14:paraId="0C3F0C4B" w14:textId="77777777" w:rsidR="00A10877" w:rsidRDefault="00F1289A" w:rsidP="00253C84">
      <w:pPr>
        <w:widowControl w:val="0"/>
        <w:numPr>
          <w:ilvl w:val="0"/>
          <w:numId w:val="2"/>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Các nghĩa vụ khác theo quy định của pháp luật.</w:t>
      </w:r>
    </w:p>
    <w:p w14:paraId="69C7564F" w14:textId="77777777" w:rsidR="00A10877" w:rsidRDefault="00F1289A" w:rsidP="00253C84">
      <w:pPr>
        <w:pStyle w:val="Heading2"/>
        <w:spacing w:after="120" w:line="276" w:lineRule="auto"/>
        <w:jc w:val="left"/>
        <w:rPr>
          <w:rFonts w:ascii="Times New Roman" w:hAnsi="Times New Roman"/>
          <w:sz w:val="26"/>
          <w:szCs w:val="26"/>
        </w:rPr>
      </w:pPr>
      <w:r>
        <w:rPr>
          <w:rFonts w:ascii="Times New Roman" w:hAnsi="Times New Roman"/>
          <w:sz w:val="26"/>
          <w:szCs w:val="26"/>
        </w:rPr>
        <w:t xml:space="preserve">Điều 12. QUYỀN VÀ NGHĨA VỤ CHUNG CỦA BÊN B </w:t>
      </w:r>
    </w:p>
    <w:p w14:paraId="1F471654" w14:textId="77777777" w:rsidR="00A10877" w:rsidRDefault="00F1289A" w:rsidP="00253C84">
      <w:pPr>
        <w:widowControl w:val="0"/>
        <w:spacing w:after="120" w:line="276" w:lineRule="auto"/>
        <w:jc w:val="both"/>
        <w:rPr>
          <w:rFonts w:ascii="Times New Roman" w:hAnsi="Times New Roman"/>
          <w:b/>
          <w:bCs/>
          <w:sz w:val="26"/>
          <w:szCs w:val="26"/>
        </w:rPr>
      </w:pPr>
      <w:r>
        <w:rPr>
          <w:rFonts w:ascii="Times New Roman" w:hAnsi="Times New Roman"/>
          <w:b/>
          <w:bCs/>
          <w:sz w:val="26"/>
          <w:szCs w:val="26"/>
        </w:rPr>
        <w:t>12.1. Quyền chung của Bên B:</w:t>
      </w:r>
    </w:p>
    <w:p w14:paraId="05305123" w14:textId="77777777" w:rsidR="00A10877" w:rsidRDefault="00F1289A" w:rsidP="00253C84">
      <w:pPr>
        <w:widowControl w:val="0"/>
        <w:numPr>
          <w:ilvl w:val="0"/>
          <w:numId w:val="4"/>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 xml:space="preserve">Chủ động chuẩn bị máy móc, nhân lực, vật tư, vật tư biện pháp </w:t>
      </w:r>
      <w:r>
        <w:rPr>
          <w:rFonts w:ascii="Times New Roman" w:hAnsi="Times New Roman"/>
          <w:sz w:val="26"/>
          <w:szCs w:val="26"/>
          <w:lang w:val="nl-NL"/>
        </w:rPr>
        <w:t>và các điều kiện cần thiết khác để</w:t>
      </w:r>
      <w:r>
        <w:rPr>
          <w:rFonts w:ascii="Times New Roman" w:hAnsi="Times New Roman"/>
          <w:sz w:val="26"/>
          <w:szCs w:val="26"/>
        </w:rPr>
        <w:t xml:space="preserve"> thực hiện công việc theo Hợp đồng.</w:t>
      </w:r>
    </w:p>
    <w:p w14:paraId="29A55D2B" w14:textId="77777777" w:rsidR="00A10877" w:rsidRDefault="00F1289A" w:rsidP="00253C84">
      <w:pPr>
        <w:widowControl w:val="0"/>
        <w:numPr>
          <w:ilvl w:val="0"/>
          <w:numId w:val="4"/>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Yêu cầu Bên A cung cấp những hồ sơ, tài liệu cần thiết có liên quan đến công việc của Hợp đồng trong phạm vi cho phép của Bên A.</w:t>
      </w:r>
    </w:p>
    <w:p w14:paraId="47F40FF7" w14:textId="77777777" w:rsidR="00A10877" w:rsidRDefault="00F1289A" w:rsidP="00253C84">
      <w:pPr>
        <w:widowControl w:val="0"/>
        <w:numPr>
          <w:ilvl w:val="0"/>
          <w:numId w:val="4"/>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Đề xuất Bên A điều chỉnh thiết kế phù hợp thực tế thi công; việc điều chỉnh chỉ được thực hiện khi được cấp có thẩm quyền chấp thuận.</w:t>
      </w:r>
    </w:p>
    <w:p w14:paraId="79154C4C" w14:textId="77777777" w:rsidR="00A10877" w:rsidRDefault="00F1289A" w:rsidP="00253C84">
      <w:pPr>
        <w:widowControl w:val="0"/>
        <w:numPr>
          <w:ilvl w:val="0"/>
          <w:numId w:val="4"/>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Từ chối thực hiện những yêu cầu trái pháp luật của Bên A hoặc không vì mục đích thực hiện Hợp đồng.</w:t>
      </w:r>
    </w:p>
    <w:p w14:paraId="411CEA15" w14:textId="77777777" w:rsidR="00A10877" w:rsidRDefault="00F1289A" w:rsidP="00253C84">
      <w:pPr>
        <w:widowControl w:val="0"/>
        <w:numPr>
          <w:ilvl w:val="0"/>
          <w:numId w:val="4"/>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 xml:space="preserve">Đề xuất thay đổi biện pháp thi công nhưng phải bảo đảm chất lượng, tiến độ, </w:t>
      </w:r>
      <w:proofErr w:type="gramStart"/>
      <w:r>
        <w:rPr>
          <w:rFonts w:ascii="Times New Roman" w:hAnsi="Times New Roman"/>
          <w:sz w:val="26"/>
          <w:szCs w:val="26"/>
        </w:rPr>
        <w:t>an</w:t>
      </w:r>
      <w:proofErr w:type="gramEnd"/>
      <w:r>
        <w:rPr>
          <w:rFonts w:ascii="Times New Roman" w:hAnsi="Times New Roman"/>
          <w:sz w:val="26"/>
          <w:szCs w:val="26"/>
        </w:rPr>
        <w:t xml:space="preserve"> toàn, bảo vệ môi trường và không làm tăng giá Hợp đồng; chỉ được thực hiện khi được Bên A chấp thuận bằng văn bản.</w:t>
      </w:r>
    </w:p>
    <w:p w14:paraId="0D4D05D1" w14:textId="77777777" w:rsidR="00A10877" w:rsidRDefault="00F1289A" w:rsidP="00253C84">
      <w:pPr>
        <w:widowControl w:val="0"/>
        <w:numPr>
          <w:ilvl w:val="0"/>
          <w:numId w:val="4"/>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Yêu cầu Bên A thanh toán giá trị khối lượng hoàn thành theo đúng Hợp đồng.</w:t>
      </w:r>
    </w:p>
    <w:p w14:paraId="0DDC49C1" w14:textId="73927A2F" w:rsidR="00A10877" w:rsidRPr="00BA5877" w:rsidRDefault="00F1289A" w:rsidP="00253C84">
      <w:pPr>
        <w:widowControl w:val="0"/>
        <w:numPr>
          <w:ilvl w:val="0"/>
          <w:numId w:val="4"/>
        </w:numPr>
        <w:tabs>
          <w:tab w:val="left" w:pos="284"/>
        </w:tabs>
        <w:spacing w:after="120" w:line="276" w:lineRule="auto"/>
        <w:ind w:left="0" w:firstLine="0"/>
        <w:jc w:val="both"/>
        <w:rPr>
          <w:rFonts w:ascii="Times New Roman" w:hAnsi="Times New Roman"/>
          <w:strike/>
          <w:sz w:val="26"/>
          <w:szCs w:val="26"/>
        </w:rPr>
      </w:pPr>
      <w:r>
        <w:rPr>
          <w:rFonts w:ascii="Times New Roman" w:hAnsi="Times New Roman"/>
          <w:sz w:val="26"/>
          <w:szCs w:val="26"/>
        </w:rPr>
        <w:t>Dừng thi công khi có nguy cơ mất an toàn cho người và công trình; Bên B phải thông báo ngay bằng văn bản cho Bên A.</w:t>
      </w:r>
    </w:p>
    <w:p w14:paraId="57062EB4" w14:textId="77777777" w:rsidR="00A10877" w:rsidRDefault="00F1289A" w:rsidP="00253C84">
      <w:pPr>
        <w:widowControl w:val="0"/>
        <w:numPr>
          <w:ilvl w:val="0"/>
          <w:numId w:val="4"/>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Các quyền khác theo quy định của pháp luật.</w:t>
      </w:r>
    </w:p>
    <w:p w14:paraId="233A9512" w14:textId="77777777" w:rsidR="00A10877" w:rsidRDefault="00F1289A" w:rsidP="00253C84">
      <w:pPr>
        <w:widowControl w:val="0"/>
        <w:spacing w:after="120" w:line="276" w:lineRule="auto"/>
        <w:jc w:val="both"/>
        <w:rPr>
          <w:rFonts w:ascii="Times New Roman" w:hAnsi="Times New Roman"/>
          <w:b/>
          <w:bCs/>
          <w:sz w:val="26"/>
          <w:szCs w:val="26"/>
        </w:rPr>
      </w:pPr>
      <w:r>
        <w:rPr>
          <w:rFonts w:ascii="Times New Roman" w:hAnsi="Times New Roman"/>
          <w:b/>
          <w:bCs/>
          <w:sz w:val="26"/>
          <w:szCs w:val="26"/>
        </w:rPr>
        <w:t>12.2. Nghĩa vụ của Bên B:</w:t>
      </w:r>
    </w:p>
    <w:p w14:paraId="197599AD" w14:textId="77777777" w:rsidR="00A10877" w:rsidRDefault="00F1289A" w:rsidP="00253C84">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t>12.2.1 Nghĩa vụ chung</w:t>
      </w:r>
    </w:p>
    <w:p w14:paraId="4F9535EC" w14:textId="77777777" w:rsidR="00A10877" w:rsidRDefault="00F1289A" w:rsidP="00253C84">
      <w:pPr>
        <w:tabs>
          <w:tab w:val="left" w:pos="709"/>
        </w:tabs>
        <w:spacing w:after="120" w:line="276" w:lineRule="auto"/>
        <w:jc w:val="both"/>
        <w:rPr>
          <w:rFonts w:ascii="Times New Roman" w:hAnsi="Times New Roman"/>
          <w:sz w:val="26"/>
          <w:szCs w:val="26"/>
        </w:rPr>
      </w:pPr>
      <w:r>
        <w:rPr>
          <w:rFonts w:ascii="Times New Roman" w:hAnsi="Times New Roman"/>
          <w:sz w:val="26"/>
          <w:szCs w:val="26"/>
        </w:rPr>
        <w:t>a) Bên B có nghĩa vụ tự xin cấp bằng chi phí của mình các giấy phép, giấy tờ cần thiết cho việc vận chuyển, lưu hành thiết bị phục vụ thi công của Bên B theo quy định của pháp luật.</w:t>
      </w:r>
    </w:p>
    <w:p w14:paraId="2A4281CB" w14:textId="77777777" w:rsidR="00A10877" w:rsidRDefault="00F1289A" w:rsidP="00253C84">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t xml:space="preserve">b) Bên B có nghĩa vụ bảo đảm Bên A không phải chịu bất kỳ trách nhiệm pháp lý, khiếu nại, khởi kiện, yêu cầu bồi thường, chi phí nào từ bên thứ ba phát sinh do hành vi vi phạm của Bên </w:t>
      </w:r>
      <w:proofErr w:type="gramStart"/>
      <w:r>
        <w:rPr>
          <w:rFonts w:ascii="Times New Roman" w:hAnsi="Times New Roman"/>
          <w:sz w:val="26"/>
          <w:szCs w:val="26"/>
          <w:lang w:val="fr-FR"/>
        </w:rPr>
        <w:t>B;</w:t>
      </w:r>
      <w:proofErr w:type="gramEnd"/>
      <w:r>
        <w:rPr>
          <w:rFonts w:ascii="Times New Roman" w:hAnsi="Times New Roman"/>
          <w:sz w:val="26"/>
          <w:szCs w:val="26"/>
          <w:lang w:val="fr-FR"/>
        </w:rPr>
        <w:t xml:space="preserve"> trường hợp Bên A phải chịu, Bên B phải hoàn trả toàn bộ cho Bên A.</w:t>
      </w:r>
    </w:p>
    <w:p w14:paraId="547A012B" w14:textId="77777777" w:rsidR="00A10877" w:rsidRDefault="00F1289A" w:rsidP="00253C84">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t>c) Bên B phải bồi thường cho Bên A mọi khiếu nại, hư hỏng, mất mát và chi phí (bao gồm chi phí pháp lý) phát sinh từ việc thi công, sửa chữa sai sót của Bên B (kể cả trong thời hạn bảo hành) do lỗi vô ý, cố ý hoặc vi phạm Hợp đồng của Bên B.</w:t>
      </w:r>
    </w:p>
    <w:p w14:paraId="678B9FD7" w14:textId="77777777" w:rsidR="00A10877" w:rsidRDefault="00F1289A" w:rsidP="00253C84">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t>d) Bên B có trách nhiệm bố trí trang thiết bị an toàn tại đường vào và khu vực thi công của Bên B (rào chắn, đèn, biển, dây cảnh báo, lan can bảo vệ miệng hố đào…). Bên B chịu trách nhiệm pháp lý đối với mọi vi phạm quy định an toàn của Dự án và pháp luật do lỗi của Bên B.</w:t>
      </w:r>
    </w:p>
    <w:p w14:paraId="727FF769" w14:textId="77777777" w:rsidR="00A10877" w:rsidRDefault="00F1289A" w:rsidP="00253C84">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lastRenderedPageBreak/>
        <w:t xml:space="preserve">e) Bên B có trách nhiệm tuân thủ quy định về vệ sinh môi trường của Dự án và pháp </w:t>
      </w:r>
      <w:proofErr w:type="gramStart"/>
      <w:r>
        <w:rPr>
          <w:rFonts w:ascii="Times New Roman" w:hAnsi="Times New Roman"/>
          <w:sz w:val="26"/>
          <w:szCs w:val="26"/>
          <w:lang w:val="fr-FR"/>
        </w:rPr>
        <w:t>luật;</w:t>
      </w:r>
      <w:proofErr w:type="gramEnd"/>
      <w:r>
        <w:rPr>
          <w:rFonts w:ascii="Times New Roman" w:hAnsi="Times New Roman"/>
          <w:sz w:val="26"/>
          <w:szCs w:val="26"/>
          <w:lang w:val="fr-FR"/>
        </w:rPr>
        <w:t xml:space="preserve"> tự thực hiện bằng chi phí của mình các hạng mục bảo đảm vệ sinh môi trường (rào chắn khu vực thi công của Bên B…). Bên B vận hành cầu rửa xe, rửa đường, vệ sinh môi trường cho toàn bộ Công trường, bao gồm phạm vi phục vụ công tác đào </w:t>
      </w:r>
      <w:proofErr w:type="gramStart"/>
      <w:r>
        <w:rPr>
          <w:rFonts w:ascii="Times New Roman" w:hAnsi="Times New Roman"/>
          <w:sz w:val="26"/>
          <w:szCs w:val="26"/>
          <w:lang w:val="fr-FR"/>
        </w:rPr>
        <w:t>đất;</w:t>
      </w:r>
      <w:proofErr w:type="gramEnd"/>
      <w:r>
        <w:rPr>
          <w:rFonts w:ascii="Times New Roman" w:hAnsi="Times New Roman"/>
          <w:sz w:val="26"/>
          <w:szCs w:val="26"/>
          <w:lang w:val="fr-FR"/>
        </w:rPr>
        <w:t xml:space="preserve"> Bên A thanh toán riêng phần rửa xe, rửa đường, vệ sinh môi trường phục vụ công tác đào đất theo đơn giá do hai bên thống nhất bằng phụ lục Hợp đồng.</w:t>
      </w:r>
    </w:p>
    <w:p w14:paraId="32435E19" w14:textId="1194DFD9" w:rsidR="00A10877" w:rsidRDefault="00F1289A" w:rsidP="00253C84">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t xml:space="preserve">f) Bên B chịu trách nhiệm toàn bộ về ổn định của hệ cừ, văng chống và thành hố đào được bảo vệ bởi hệ cừ, văng chống trong suốt thời gian thi công </w:t>
      </w:r>
      <w:r w:rsidR="005740C8">
        <w:rPr>
          <w:rFonts w:ascii="Times New Roman" w:hAnsi="Times New Roman"/>
          <w:sz w:val="26"/>
          <w:szCs w:val="26"/>
          <w:lang w:val="fr-FR"/>
        </w:rPr>
        <w:t>Phần ngầm</w:t>
      </w:r>
      <w:del w:id="86" w:author="Ban Kinh tế &amp; Quản lý Hợp đồng" w:date="2026-10-21T13:49:00Z">
        <w:r w:rsidR="005740C8" w:rsidDel="00F52CEA">
          <w:rPr>
            <w:rFonts w:ascii="Times New Roman" w:hAnsi="Times New Roman"/>
            <w:sz w:val="26"/>
            <w:szCs w:val="26"/>
            <w:lang w:val="fr-FR"/>
          </w:rPr>
          <w:delText xml:space="preserve"> </w:delText>
        </w:r>
      </w:del>
      <w:r>
        <w:rPr>
          <w:rFonts w:ascii="Times New Roman" w:hAnsi="Times New Roman"/>
          <w:sz w:val="26"/>
          <w:szCs w:val="26"/>
          <w:lang w:val="fr-FR"/>
        </w:rPr>
        <w:t xml:space="preserve">. Bên A tổ chức quan trắc chuyển vị hệ cừ, văng chống, hố </w:t>
      </w:r>
      <w:proofErr w:type="gramStart"/>
      <w:r>
        <w:rPr>
          <w:rFonts w:ascii="Times New Roman" w:hAnsi="Times New Roman"/>
          <w:sz w:val="26"/>
          <w:szCs w:val="26"/>
          <w:lang w:val="fr-FR"/>
        </w:rPr>
        <w:t>đào;</w:t>
      </w:r>
      <w:proofErr w:type="gramEnd"/>
      <w:r>
        <w:rPr>
          <w:rFonts w:ascii="Times New Roman" w:hAnsi="Times New Roman"/>
          <w:sz w:val="26"/>
          <w:szCs w:val="26"/>
          <w:lang w:val="fr-FR"/>
        </w:rPr>
        <w:t xml:space="preserve"> Bên B có trách nhiệm đề xuất yêu cầu kỹ thuật quan trắc (nếu có), tiếp nhận kết quả, theo dõi, đánh giá ổn định và kịp thời sửa chữa, gia cường, duy trì hệ chống đỡ tạm. Sự cố do lỗi của Bên B được khắc phục và bồi thường theo nguyên tắc tại Điều 18.</w:t>
      </w:r>
    </w:p>
    <w:p w14:paraId="5D7DAEBC" w14:textId="77777777" w:rsidR="00A10877" w:rsidRDefault="00F1289A" w:rsidP="00253C84">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t>g) Bên B có nghĩa vụ thu gom, vận chuyển phế thải xây dựng phát sinh từ công việc của mình đến bãi đổ hợp pháp. Mọi khoản xử phạt, bồi thường do vi phạm của Bên B do Bên B chịu.</w:t>
      </w:r>
    </w:p>
    <w:p w14:paraId="39A55157" w14:textId="21193373" w:rsidR="00A10877" w:rsidRDefault="00F1289A" w:rsidP="00253C84">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t xml:space="preserve">h) Bên B có nghĩa vụ vận hành liên tục hệ thống tiêu thoát nước hố móng trong suốt thời gian thi công </w:t>
      </w:r>
      <w:r w:rsidR="005740C8">
        <w:rPr>
          <w:rFonts w:ascii="Times New Roman" w:hAnsi="Times New Roman"/>
          <w:sz w:val="26"/>
          <w:szCs w:val="26"/>
          <w:lang w:val="fr-FR"/>
        </w:rPr>
        <w:t>Phần ngầm</w:t>
      </w:r>
      <w:del w:id="87" w:author="Ban Kinh tế &amp; Quản lý Hợp đồng" w:date="2026-10-21T13:50:00Z">
        <w:r w:rsidR="005740C8" w:rsidDel="00BA0A82">
          <w:rPr>
            <w:rFonts w:ascii="Times New Roman" w:hAnsi="Times New Roman"/>
            <w:sz w:val="26"/>
            <w:szCs w:val="26"/>
            <w:lang w:val="fr-FR"/>
          </w:rPr>
          <w:delText xml:space="preserve"> </w:delText>
        </w:r>
      </w:del>
      <w:r>
        <w:rPr>
          <w:rFonts w:ascii="Times New Roman" w:hAnsi="Times New Roman"/>
          <w:sz w:val="26"/>
          <w:szCs w:val="26"/>
          <w:lang w:val="fr-FR"/>
        </w:rPr>
        <w:t xml:space="preserve">, bảo đảm hố móng không bị ngập nước, kết cấu không bị đẩy </w:t>
      </w:r>
      <w:proofErr w:type="gramStart"/>
      <w:r>
        <w:rPr>
          <w:rFonts w:ascii="Times New Roman" w:hAnsi="Times New Roman"/>
          <w:sz w:val="26"/>
          <w:szCs w:val="26"/>
          <w:lang w:val="fr-FR"/>
        </w:rPr>
        <w:t>nổi;</w:t>
      </w:r>
      <w:proofErr w:type="gramEnd"/>
      <w:r>
        <w:rPr>
          <w:rFonts w:ascii="Times New Roman" w:hAnsi="Times New Roman"/>
          <w:sz w:val="26"/>
          <w:szCs w:val="26"/>
          <w:lang w:val="fr-FR"/>
        </w:rPr>
        <w:t xml:space="preserve"> chịu toàn bộ thiệt hại phát sinh do sự cố của hệ thống này.</w:t>
      </w:r>
    </w:p>
    <w:p w14:paraId="162E57CA" w14:textId="77777777" w:rsidR="00A10877" w:rsidRDefault="00F1289A" w:rsidP="00253C84">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t>12.2.2 Nhân lực của Bên B</w:t>
      </w:r>
    </w:p>
    <w:p w14:paraId="0AEAAA6A" w14:textId="2B648C00" w:rsidR="00A10877" w:rsidRDefault="00F1289A" w:rsidP="00253C84">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t xml:space="preserve">a) Bên B phải chỉ định Người đại diện và ủy quyền cho người này hành động thay mặt Bên B để quản lý thực hiện Hợp </w:t>
      </w:r>
      <w:proofErr w:type="gramStart"/>
      <w:r>
        <w:rPr>
          <w:rFonts w:ascii="Times New Roman" w:hAnsi="Times New Roman"/>
          <w:sz w:val="26"/>
          <w:szCs w:val="26"/>
          <w:lang w:val="fr-FR"/>
        </w:rPr>
        <w:t>đồng;</w:t>
      </w:r>
      <w:proofErr w:type="gramEnd"/>
      <w:r>
        <w:rPr>
          <w:rFonts w:ascii="Times New Roman" w:hAnsi="Times New Roman"/>
          <w:sz w:val="26"/>
          <w:szCs w:val="26"/>
          <w:lang w:val="fr-FR"/>
        </w:rPr>
        <w:t xml:space="preserve"> có bộ máy đủ điều kiện năng lực và thẩm quyền để thực hiện quản lý, điều hành và thi công xây dựng Hạng mục công trình, giải quyết các vấn đề liên quan đến việc thực hiện Hợp đồng. Bên B phải chịu trách nhiệm về việc thực hiện quyền, nghĩa vụ do Người đại diện xác lập, thực hiện nhân danh Bên B và do những người khác của Bên B thực hiện nhiệm vụ được Bên B </w:t>
      </w:r>
      <w:proofErr w:type="gramStart"/>
      <w:r>
        <w:rPr>
          <w:rFonts w:ascii="Times New Roman" w:hAnsi="Times New Roman"/>
          <w:sz w:val="26"/>
          <w:szCs w:val="26"/>
          <w:lang w:val="fr-FR"/>
        </w:rPr>
        <w:t>giao;</w:t>
      </w:r>
      <w:proofErr w:type="gramEnd"/>
      <w:r>
        <w:rPr>
          <w:rFonts w:ascii="Times New Roman" w:hAnsi="Times New Roman"/>
          <w:sz w:val="26"/>
          <w:szCs w:val="26"/>
          <w:lang w:val="fr-FR"/>
        </w:rPr>
        <w:t xml:space="preserve"> thiệt hại do người của Bên B gây ra được bồi thường theo nguyên tắc tại Điều 18. </w:t>
      </w:r>
    </w:p>
    <w:p w14:paraId="679869AA" w14:textId="77777777" w:rsidR="00A10877" w:rsidRDefault="00F1289A" w:rsidP="00253C84">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t>b) Bên B phải thông báo bằng văn bản cho Bên A về tên, chức danh, thẩm quyền, chữ ký của Người đại diện và các nhân sự chủ chốt thực hiện Hợp đồng, kèm theo các tài liệu có liên quan. Trường hợp Bên B thay đổi Người đại diện, nhân sự chủ chốt thì phải được sự chấp thuận của Bên A.</w:t>
      </w:r>
    </w:p>
    <w:p w14:paraId="5D1A91B2" w14:textId="77777777" w:rsidR="00A10877" w:rsidRDefault="00F1289A" w:rsidP="00253C84">
      <w:pPr>
        <w:spacing w:after="120" w:line="276" w:lineRule="auto"/>
        <w:jc w:val="both"/>
        <w:rPr>
          <w:rFonts w:ascii="Times New Roman" w:hAnsi="Times New Roman"/>
          <w:sz w:val="26"/>
          <w:szCs w:val="26"/>
          <w:lang w:val="fr-FR"/>
        </w:rPr>
      </w:pPr>
      <w:r>
        <w:rPr>
          <w:rFonts w:ascii="Times New Roman" w:hAnsi="Times New Roman"/>
          <w:sz w:val="26"/>
          <w:szCs w:val="26"/>
          <w:lang w:val="fr-FR"/>
        </w:rPr>
        <w:t>c) Trường hợp nhân sự của Bên B không đáp ứng được yêu cầu của công việc về trình độ chuyên môn, vi phạm các điều khoản của Hợp đồng hoặc có thái độ bất hợp tác với Bên A, Tư vấn giám sát và/hoặc Chủ đầu tư, thì Bên A có quyền yêu cầu Bên B thay thế nhân sự đó bằng văn bản, trong đó nêu rõ căn cứ hợp lý cho việc thay thế. Khi đó, Bên B phải thực hiện yêu cầu của Bên A trong thời gian tối đa không quá 07 ngày kể từ ngày nhận được yêu cầu bằng văn bản. Mọi chi phí phát sinh do thay đổi nhân sự do Bên B chịu.</w:t>
      </w:r>
    </w:p>
    <w:p w14:paraId="5F544BEE" w14:textId="77777777" w:rsidR="00A10877" w:rsidRDefault="00F1289A" w:rsidP="00253C84">
      <w:pPr>
        <w:spacing w:after="120" w:line="276" w:lineRule="auto"/>
        <w:jc w:val="both"/>
        <w:rPr>
          <w:rFonts w:ascii="Times New Roman" w:hAnsi="Times New Roman"/>
          <w:sz w:val="26"/>
          <w:szCs w:val="26"/>
          <w:lang w:val="fr-FR"/>
        </w:rPr>
      </w:pPr>
      <w:r>
        <w:rPr>
          <w:rFonts w:ascii="Times New Roman" w:hAnsi="Times New Roman"/>
          <w:sz w:val="26"/>
          <w:szCs w:val="26"/>
          <w:lang w:val="fr-FR"/>
        </w:rPr>
        <w:t xml:space="preserve">d) Người lao động, thợ vận hành của Bên B phải chấp hành nội quy công trường, quy định về an toàn lao động, vệ sinh môi trường, phòng chống cháy nổ, thời gian làm việc của Bên </w:t>
      </w:r>
      <w:proofErr w:type="gramStart"/>
      <w:r>
        <w:rPr>
          <w:rFonts w:ascii="Times New Roman" w:hAnsi="Times New Roman"/>
          <w:sz w:val="26"/>
          <w:szCs w:val="26"/>
          <w:lang w:val="fr-FR"/>
        </w:rPr>
        <w:t>A;</w:t>
      </w:r>
      <w:proofErr w:type="gramEnd"/>
      <w:r>
        <w:rPr>
          <w:rFonts w:ascii="Times New Roman" w:hAnsi="Times New Roman"/>
          <w:sz w:val="26"/>
          <w:szCs w:val="26"/>
          <w:lang w:val="fr-FR"/>
        </w:rPr>
        <w:t xml:space="preserve"> nghiêm cấm sử dụng rượu, bia, chất kích thích trước và trong khi làm việc.</w:t>
      </w:r>
    </w:p>
    <w:p w14:paraId="3FF1C360" w14:textId="77777777" w:rsidR="00A10877" w:rsidRDefault="00F1289A" w:rsidP="00253C84">
      <w:pPr>
        <w:spacing w:after="120" w:line="276" w:lineRule="auto"/>
        <w:jc w:val="both"/>
        <w:rPr>
          <w:rFonts w:ascii="Times New Roman" w:hAnsi="Times New Roman"/>
          <w:sz w:val="26"/>
          <w:szCs w:val="26"/>
          <w:lang w:val="fr-FR"/>
        </w:rPr>
      </w:pPr>
      <w:r>
        <w:rPr>
          <w:rFonts w:ascii="Times New Roman" w:hAnsi="Times New Roman"/>
          <w:sz w:val="26"/>
          <w:szCs w:val="26"/>
          <w:lang w:val="fr-FR"/>
        </w:rPr>
        <w:lastRenderedPageBreak/>
        <w:t>e) Bên B chịu chi phí tiền lương, bảo hiểm của người lao động, thợ vận hành của Bên B và chịu toàn bộ trách nhiệm pháp lý đối với vi phạm do họ gây ra.</w:t>
      </w:r>
    </w:p>
    <w:p w14:paraId="38E11284" w14:textId="77777777" w:rsidR="00A10877" w:rsidRDefault="00F1289A" w:rsidP="00253C84">
      <w:pPr>
        <w:spacing w:after="120" w:line="276" w:lineRule="auto"/>
        <w:jc w:val="both"/>
        <w:rPr>
          <w:rFonts w:ascii="Times New Roman" w:hAnsi="Times New Roman"/>
          <w:sz w:val="26"/>
          <w:szCs w:val="26"/>
          <w:lang w:val="fr-FR"/>
        </w:rPr>
      </w:pPr>
      <w:r>
        <w:rPr>
          <w:rFonts w:ascii="Times New Roman" w:hAnsi="Times New Roman"/>
          <w:sz w:val="26"/>
          <w:szCs w:val="26"/>
          <w:lang w:val="fr-FR"/>
        </w:rPr>
        <w:t>f) Bên B có trách nhiệm cung cấp đầy đủ hồ sơ an toàn lao động cho nhân lực của Bên B theo quy định của Dự án và các quy định hiện hành.</w:t>
      </w:r>
    </w:p>
    <w:p w14:paraId="2D902739" w14:textId="77777777" w:rsidR="00A10877" w:rsidRDefault="00F1289A" w:rsidP="00253C84">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t>12.2.3 Hợp tác</w:t>
      </w:r>
    </w:p>
    <w:p w14:paraId="0E3D844F" w14:textId="77777777" w:rsidR="00A10877" w:rsidRDefault="00F1289A" w:rsidP="00253C84">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t xml:space="preserve">Bên B có trách nhiệm phối hợp với nhân lực của Bên A, Nhà thầu khác và bên thứ ba trên Công </w:t>
      </w:r>
      <w:proofErr w:type="gramStart"/>
      <w:r>
        <w:rPr>
          <w:rFonts w:ascii="Times New Roman" w:hAnsi="Times New Roman"/>
          <w:sz w:val="26"/>
          <w:szCs w:val="26"/>
          <w:lang w:val="fr-FR"/>
        </w:rPr>
        <w:t>trường;</w:t>
      </w:r>
      <w:proofErr w:type="gramEnd"/>
      <w:r>
        <w:rPr>
          <w:rFonts w:ascii="Times New Roman" w:hAnsi="Times New Roman"/>
          <w:sz w:val="26"/>
          <w:szCs w:val="26"/>
          <w:lang w:val="fr-FR"/>
        </w:rPr>
        <w:t xml:space="preserve"> chịu trách nhiệm về hoạt động của mình trên Công trường và phải tuân thủ sự điều phối của Bên A.</w:t>
      </w:r>
    </w:p>
    <w:p w14:paraId="690992EE" w14:textId="77777777" w:rsidR="00A10877" w:rsidRDefault="00F1289A" w:rsidP="00253C84">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t>12.2.4 Mặt bằng, mốc</w:t>
      </w:r>
    </w:p>
    <w:p w14:paraId="2F569233" w14:textId="77777777" w:rsidR="00A10877" w:rsidRDefault="00F1289A" w:rsidP="00253C84">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t xml:space="preserve">Bên A bàn giao cho Bên B mặt bằng bãi gia công cốt thép. Bên B có trách nhiệm duy tu, bảo dưỡng mặt bằng bằng chi phí của mình, bảo đảm không bị ngập nước và bảo quản vật liệu trên bãi. Bên B có trách nhiệm bảo vệ hệ mốc tọa độ, cao độ do Bên A bàn </w:t>
      </w:r>
      <w:proofErr w:type="gramStart"/>
      <w:r>
        <w:rPr>
          <w:rFonts w:ascii="Times New Roman" w:hAnsi="Times New Roman"/>
          <w:sz w:val="26"/>
          <w:szCs w:val="26"/>
          <w:lang w:val="fr-FR"/>
        </w:rPr>
        <w:t>giao;</w:t>
      </w:r>
      <w:proofErr w:type="gramEnd"/>
      <w:r>
        <w:rPr>
          <w:rFonts w:ascii="Times New Roman" w:hAnsi="Times New Roman"/>
          <w:sz w:val="26"/>
          <w:szCs w:val="26"/>
          <w:lang w:val="fr-FR"/>
        </w:rPr>
        <w:t xml:space="preserve"> trường hợp làm hư hỏng, mất mốc, Bên B phải khôi phục bằng chi phí của mình. Bên A bàn giao cho Bên B hàng rào bao quanh Công trường (trừ hàng rào phía mặt Tòa nhà Garmuda</w:t>
      </w:r>
      <w:proofErr w:type="gramStart"/>
      <w:r>
        <w:rPr>
          <w:rFonts w:ascii="Times New Roman" w:hAnsi="Times New Roman"/>
          <w:sz w:val="26"/>
          <w:szCs w:val="26"/>
          <w:lang w:val="fr-FR"/>
        </w:rPr>
        <w:t>);</w:t>
      </w:r>
      <w:proofErr w:type="gramEnd"/>
      <w:r>
        <w:rPr>
          <w:rFonts w:ascii="Times New Roman" w:hAnsi="Times New Roman"/>
          <w:sz w:val="26"/>
          <w:szCs w:val="26"/>
          <w:lang w:val="fr-FR"/>
        </w:rPr>
        <w:t xml:space="preserve"> Bên B có trách nhiệm sử dụng, bảo quản, di chuyển theo từng giai đoạn thi công, duy trì, sửa chữa, thay thế phần hư hỏng trong suốt thời gian thi công và tháo dỡ, bàn giao lại cho Bên A khi hoàn thành.</w:t>
      </w:r>
    </w:p>
    <w:p w14:paraId="27336AEC" w14:textId="77777777" w:rsidR="00A10877" w:rsidRDefault="00F1289A" w:rsidP="00253C84">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t>12.2.5 An toàn</w:t>
      </w:r>
    </w:p>
    <w:p w14:paraId="7A99A2A4" w14:textId="77777777" w:rsidR="00A10877" w:rsidRDefault="00F1289A" w:rsidP="00253C84">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t xml:space="preserve">a) Bên B phải tuân thủ tất cả quy định an toàn lao động hiện hành, quy định của Hợp đồng thầu chính, yêu cầu của Chủ đầu tư, Tư vấn giám sát và Bên </w:t>
      </w:r>
      <w:proofErr w:type="gramStart"/>
      <w:r>
        <w:rPr>
          <w:rFonts w:ascii="Times New Roman" w:hAnsi="Times New Roman"/>
          <w:sz w:val="26"/>
          <w:szCs w:val="26"/>
          <w:lang w:val="fr-FR"/>
        </w:rPr>
        <w:t>A;</w:t>
      </w:r>
      <w:proofErr w:type="gramEnd"/>
      <w:r>
        <w:rPr>
          <w:rFonts w:ascii="Times New Roman" w:hAnsi="Times New Roman"/>
          <w:sz w:val="26"/>
          <w:szCs w:val="26"/>
          <w:lang w:val="fr-FR"/>
        </w:rPr>
        <w:t xml:space="preserve"> chịu trách nhiệm về an toàn cho tất cả những người, tài sản có mặt trên Công trường; có biện pháp nhằm đảm bảo an toàn cho Hạng mục công trình, công trình lân cận, tài sản và cho những người có mặt trên Công trường.</w:t>
      </w:r>
    </w:p>
    <w:p w14:paraId="730175A5" w14:textId="77777777" w:rsidR="00A10877" w:rsidRDefault="00F1289A" w:rsidP="00253C84">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t xml:space="preserve">b) Trong suốt quá trình thi công, và sửa chữa các sai sót, Bên B </w:t>
      </w:r>
      <w:proofErr w:type="gramStart"/>
      <w:r>
        <w:rPr>
          <w:rFonts w:ascii="Times New Roman" w:hAnsi="Times New Roman"/>
          <w:sz w:val="26"/>
          <w:szCs w:val="26"/>
          <w:lang w:val="fr-FR"/>
        </w:rPr>
        <w:t>phải:</w:t>
      </w:r>
      <w:proofErr w:type="gramEnd"/>
    </w:p>
    <w:p w14:paraId="1A0B35C0" w14:textId="77777777" w:rsidR="00A10877" w:rsidRDefault="00F1289A" w:rsidP="00253C84">
      <w:pPr>
        <w:tabs>
          <w:tab w:val="left" w:pos="1134"/>
        </w:tabs>
        <w:spacing w:after="120" w:line="276" w:lineRule="auto"/>
        <w:jc w:val="both"/>
        <w:rPr>
          <w:rFonts w:ascii="Times New Roman" w:hAnsi="Times New Roman"/>
          <w:sz w:val="26"/>
          <w:szCs w:val="26"/>
          <w:lang w:val="fr-FR"/>
        </w:rPr>
      </w:pPr>
      <w:bookmarkStart w:id="88" w:name="_Toc323776361"/>
      <w:bookmarkStart w:id="89" w:name="_Toc323775524"/>
      <w:r>
        <w:rPr>
          <w:rFonts w:ascii="Times New Roman" w:hAnsi="Times New Roman"/>
          <w:sz w:val="26"/>
          <w:szCs w:val="26"/>
          <w:lang w:val="fr-FR"/>
        </w:rPr>
        <w:t xml:space="preserve">(i) Đào tạo, hướng dẫn, phổ biến các quy định, nội quy, quy trình, biện pháp bảo đảm an toàn, vệ sinh lao </w:t>
      </w:r>
      <w:proofErr w:type="gramStart"/>
      <w:r>
        <w:rPr>
          <w:rFonts w:ascii="Times New Roman" w:hAnsi="Times New Roman"/>
          <w:sz w:val="26"/>
          <w:szCs w:val="26"/>
          <w:lang w:val="fr-FR"/>
        </w:rPr>
        <w:t>động;</w:t>
      </w:r>
      <w:proofErr w:type="gramEnd"/>
      <w:r>
        <w:rPr>
          <w:rFonts w:ascii="Times New Roman" w:hAnsi="Times New Roman"/>
          <w:sz w:val="26"/>
          <w:szCs w:val="26"/>
          <w:lang w:val="fr-FR"/>
        </w:rPr>
        <w:t xml:space="preserve"> trang bị đầy đủ phương tiện, công cụ lao động bảo đảm an toàn, vệ sinh lao động; thực hiện việc chăm sóc sức khỏe, khám phát hiện bệnh nghề nghiệp; thực hiện đầy đủ chế độ đối với người bị tai nạn lao động, bệnh nghề nghiệp cho người lao động của mình</w:t>
      </w:r>
      <w:bookmarkEnd w:id="88"/>
      <w:bookmarkEnd w:id="89"/>
      <w:r>
        <w:rPr>
          <w:rFonts w:ascii="Times New Roman" w:hAnsi="Times New Roman"/>
          <w:sz w:val="26"/>
          <w:szCs w:val="26"/>
          <w:lang w:val="fr-FR"/>
        </w:rPr>
        <w:t>;</w:t>
      </w:r>
    </w:p>
    <w:p w14:paraId="3B19D580" w14:textId="77777777" w:rsidR="00A10877" w:rsidRDefault="00F1289A" w:rsidP="00253C84">
      <w:pPr>
        <w:tabs>
          <w:tab w:val="left" w:pos="1134"/>
        </w:tabs>
        <w:spacing w:after="120" w:line="276" w:lineRule="auto"/>
        <w:jc w:val="both"/>
        <w:rPr>
          <w:rFonts w:ascii="Times New Roman" w:hAnsi="Times New Roman"/>
          <w:sz w:val="26"/>
          <w:szCs w:val="26"/>
          <w:lang w:val="fr-FR"/>
        </w:rPr>
      </w:pPr>
      <w:r>
        <w:rPr>
          <w:rFonts w:ascii="Times New Roman" w:hAnsi="Times New Roman"/>
          <w:sz w:val="26"/>
          <w:szCs w:val="26"/>
          <w:lang w:val="fr-FR"/>
        </w:rPr>
        <w:t xml:space="preserve">(ii) Đối với một số công việc yêu cầu nghiêm ngặt về an toàn lao động thì người lao động phải có giấy chứng nhận huấn luyện an toàn lao động theo quy định của pháp luật về an toàn, vệ sinh lao </w:t>
      </w:r>
      <w:proofErr w:type="gramStart"/>
      <w:r>
        <w:rPr>
          <w:rFonts w:ascii="Times New Roman" w:hAnsi="Times New Roman"/>
          <w:sz w:val="26"/>
          <w:szCs w:val="26"/>
          <w:lang w:val="fr-FR"/>
        </w:rPr>
        <w:t>động;</w:t>
      </w:r>
      <w:proofErr w:type="gramEnd"/>
      <w:r>
        <w:rPr>
          <w:rFonts w:ascii="Times New Roman" w:hAnsi="Times New Roman"/>
          <w:sz w:val="26"/>
          <w:szCs w:val="26"/>
          <w:lang w:val="fr-FR"/>
        </w:rPr>
        <w:t xml:space="preserve"> đối với các máy, thiết bị thi công có yêu cầu nghiêm ngặt về an toàn lao động phải được kiểm định, đăng ký với cơ quan có thẩm quyền theo quy định của pháp luật thì mới được phép hoạt động trên Công trường;</w:t>
      </w:r>
    </w:p>
    <w:p w14:paraId="692065AA" w14:textId="77777777" w:rsidR="00A10877" w:rsidRDefault="00F1289A" w:rsidP="00253C84">
      <w:pPr>
        <w:tabs>
          <w:tab w:val="left" w:pos="1134"/>
        </w:tabs>
        <w:spacing w:after="120" w:line="276" w:lineRule="auto"/>
        <w:jc w:val="both"/>
        <w:rPr>
          <w:rFonts w:ascii="Times New Roman" w:hAnsi="Times New Roman"/>
          <w:sz w:val="26"/>
          <w:szCs w:val="26"/>
          <w:lang w:val="fr-FR"/>
        </w:rPr>
      </w:pPr>
      <w:r>
        <w:rPr>
          <w:rFonts w:ascii="Times New Roman" w:hAnsi="Times New Roman"/>
          <w:sz w:val="26"/>
          <w:szCs w:val="26"/>
          <w:lang w:val="fr-FR"/>
        </w:rPr>
        <w:t xml:space="preserve">(iii) Thực hiện công khai trên Công trường các biện pháp an toàn và nội quy về an toàn để mọi người biết và chấp </w:t>
      </w:r>
      <w:proofErr w:type="gramStart"/>
      <w:r>
        <w:rPr>
          <w:rFonts w:ascii="Times New Roman" w:hAnsi="Times New Roman"/>
          <w:sz w:val="26"/>
          <w:szCs w:val="26"/>
          <w:lang w:val="fr-FR"/>
        </w:rPr>
        <w:t>hành;</w:t>
      </w:r>
      <w:proofErr w:type="gramEnd"/>
      <w:r>
        <w:rPr>
          <w:rFonts w:ascii="Times New Roman" w:hAnsi="Times New Roman"/>
          <w:sz w:val="26"/>
          <w:szCs w:val="26"/>
          <w:lang w:val="fr-FR"/>
        </w:rPr>
        <w:t xml:space="preserve"> những vị trí nguy hiểm trên Công trường phải được bố trí người hướng dẫn, cảnh báo đề phòng tai nạn;</w:t>
      </w:r>
    </w:p>
    <w:p w14:paraId="1AE9269E" w14:textId="77777777" w:rsidR="00A10877" w:rsidRDefault="00F1289A" w:rsidP="00253C84">
      <w:pPr>
        <w:tabs>
          <w:tab w:val="left" w:pos="1134"/>
        </w:tabs>
        <w:spacing w:after="120" w:line="276" w:lineRule="auto"/>
        <w:jc w:val="both"/>
        <w:rPr>
          <w:rFonts w:ascii="Times New Roman" w:hAnsi="Times New Roman"/>
          <w:sz w:val="26"/>
          <w:szCs w:val="26"/>
          <w:lang w:val="fr-FR"/>
        </w:rPr>
      </w:pPr>
      <w:r>
        <w:rPr>
          <w:rFonts w:ascii="Times New Roman" w:hAnsi="Times New Roman"/>
          <w:sz w:val="26"/>
          <w:szCs w:val="26"/>
          <w:lang w:val="fr-FR"/>
        </w:rPr>
        <w:lastRenderedPageBreak/>
        <w:t xml:space="preserve">(iv) Yêu cầu người lao động sử dụng đúng và đủ dụng cụ, phương tiện bảo vệ cá nhân trong quá trình làm </w:t>
      </w:r>
      <w:proofErr w:type="gramStart"/>
      <w:r>
        <w:rPr>
          <w:rFonts w:ascii="Times New Roman" w:hAnsi="Times New Roman"/>
          <w:sz w:val="26"/>
          <w:szCs w:val="26"/>
          <w:lang w:val="fr-FR"/>
        </w:rPr>
        <w:t>việc;</w:t>
      </w:r>
      <w:proofErr w:type="gramEnd"/>
      <w:r>
        <w:rPr>
          <w:rFonts w:ascii="Times New Roman" w:hAnsi="Times New Roman"/>
          <w:sz w:val="26"/>
          <w:szCs w:val="26"/>
          <w:lang w:val="fr-FR"/>
        </w:rPr>
        <w:t xml:space="preserve"> kiểm tra, giám sát việc tuân thủ các yêu cầu về an toàn lao động đối với người lao động; quản lý số lượng người lao động làm việc trên Công trường;</w:t>
      </w:r>
    </w:p>
    <w:p w14:paraId="7D7B3889" w14:textId="77777777" w:rsidR="00A10877" w:rsidRDefault="00F1289A" w:rsidP="00253C84">
      <w:pPr>
        <w:tabs>
          <w:tab w:val="left" w:pos="1134"/>
        </w:tabs>
        <w:spacing w:after="120" w:line="276" w:lineRule="auto"/>
        <w:jc w:val="both"/>
        <w:rPr>
          <w:rFonts w:ascii="Times New Roman" w:hAnsi="Times New Roman"/>
          <w:sz w:val="26"/>
          <w:szCs w:val="26"/>
          <w:lang w:val="fr-FR"/>
        </w:rPr>
      </w:pPr>
      <w:r>
        <w:rPr>
          <w:rFonts w:ascii="Times New Roman" w:hAnsi="Times New Roman"/>
          <w:sz w:val="26"/>
          <w:szCs w:val="26"/>
          <w:lang w:val="fr-FR"/>
        </w:rPr>
        <w:t xml:space="preserve">(v) </w:t>
      </w:r>
      <w:r>
        <w:rPr>
          <w:rFonts w:ascii="Times New Roman" w:hAnsi="Times New Roman"/>
          <w:sz w:val="26"/>
          <w:szCs w:val="26"/>
          <w:lang w:val="nl-NL"/>
        </w:rPr>
        <w:t xml:space="preserve">Tuân thủ các quy định về an toàn lao động, an toàn giao thông và vệ sinh môi </w:t>
      </w:r>
      <w:proofErr w:type="gramStart"/>
      <w:r>
        <w:rPr>
          <w:rFonts w:ascii="Times New Roman" w:hAnsi="Times New Roman"/>
          <w:sz w:val="26"/>
          <w:szCs w:val="26"/>
          <w:lang w:val="nl-NL"/>
        </w:rPr>
        <w:t>trường;</w:t>
      </w:r>
      <w:proofErr w:type="gramEnd"/>
    </w:p>
    <w:p w14:paraId="7B34E85C" w14:textId="77777777" w:rsidR="00A10877" w:rsidRDefault="00F1289A" w:rsidP="00253C84">
      <w:pPr>
        <w:tabs>
          <w:tab w:val="left" w:pos="1134"/>
        </w:tabs>
        <w:spacing w:after="120" w:line="276" w:lineRule="auto"/>
        <w:jc w:val="both"/>
        <w:rPr>
          <w:rFonts w:ascii="Times New Roman" w:hAnsi="Times New Roman"/>
          <w:sz w:val="26"/>
          <w:szCs w:val="26"/>
          <w:lang w:val="fr-FR"/>
        </w:rPr>
      </w:pPr>
      <w:r>
        <w:rPr>
          <w:rFonts w:ascii="Times New Roman" w:hAnsi="Times New Roman"/>
          <w:sz w:val="26"/>
          <w:szCs w:val="26"/>
          <w:lang w:val="fr-FR"/>
        </w:rPr>
        <w:t>(vi) Khắc phục hậu quả tai nạn lao động, sự cố gây mất an toàn lao động xảy ra trong quá trình thi công xây dựng Hạng mục công trình.</w:t>
      </w:r>
    </w:p>
    <w:p w14:paraId="37C316B8" w14:textId="77777777" w:rsidR="00A10877" w:rsidRDefault="00F1289A" w:rsidP="00253C84">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t>c) Trường hợp Bên B vi phạm quy định về an toàn, Bên A có quyền tạm dừng công việc tại khu vực bị ảnh hưởng theo Điều 17.1 cho đến khi Bên B thực hiện đầy đủ biện pháp an toàn và xử lý theo Điều 18.2, Điều 18.4; Bên B không được bồi thường, không được gia hạn thời gian trong trường hợp này.</w:t>
      </w:r>
    </w:p>
    <w:p w14:paraId="524B7014" w14:textId="77777777" w:rsidR="00A10877" w:rsidRDefault="00F1289A" w:rsidP="00253C84">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t>12.2.6 An ninh, trật tự</w:t>
      </w:r>
    </w:p>
    <w:p w14:paraId="331783F0" w14:textId="77777777" w:rsidR="00A10877" w:rsidRDefault="00F1289A" w:rsidP="00253C84">
      <w:pPr>
        <w:tabs>
          <w:tab w:val="left" w:pos="1134"/>
        </w:tabs>
        <w:spacing w:after="120" w:line="276" w:lineRule="auto"/>
        <w:jc w:val="both"/>
        <w:rPr>
          <w:rFonts w:ascii="Times New Roman" w:hAnsi="Times New Roman"/>
          <w:strike/>
          <w:sz w:val="26"/>
          <w:szCs w:val="26"/>
          <w:lang w:val="fr-FR"/>
        </w:rPr>
      </w:pPr>
      <w:r>
        <w:rPr>
          <w:rFonts w:ascii="Times New Roman" w:hAnsi="Times New Roman"/>
          <w:sz w:val="26"/>
          <w:szCs w:val="26"/>
          <w:lang w:val="fr-FR"/>
        </w:rPr>
        <w:t xml:space="preserve">a) Bên B có nghĩa vụ tuân thủ bằng chi phí của mình quy định của pháp luật và chính quyền địa phương về đăng ký tạm </w:t>
      </w:r>
      <w:proofErr w:type="gramStart"/>
      <w:r>
        <w:rPr>
          <w:rFonts w:ascii="Times New Roman" w:hAnsi="Times New Roman"/>
          <w:sz w:val="26"/>
          <w:szCs w:val="26"/>
          <w:lang w:val="fr-FR"/>
        </w:rPr>
        <w:t>trú;</w:t>
      </w:r>
      <w:proofErr w:type="gramEnd"/>
      <w:r>
        <w:rPr>
          <w:rFonts w:ascii="Times New Roman" w:hAnsi="Times New Roman"/>
          <w:sz w:val="26"/>
          <w:szCs w:val="26"/>
          <w:lang w:val="fr-FR"/>
        </w:rPr>
        <w:t xml:space="preserve"> đăng ký, lưu hành máy móc, thiết bị (nếu có); an ninh, trật tự, vệ sinh môi trường, phòng chống cháy nổ.</w:t>
      </w:r>
    </w:p>
    <w:p w14:paraId="282D4B68" w14:textId="77777777" w:rsidR="00A10877" w:rsidRDefault="00F1289A" w:rsidP="00253C84">
      <w:pPr>
        <w:tabs>
          <w:tab w:val="left" w:pos="1134"/>
        </w:tabs>
        <w:spacing w:after="120" w:line="276" w:lineRule="auto"/>
        <w:jc w:val="both"/>
        <w:rPr>
          <w:rFonts w:ascii="Times New Roman" w:hAnsi="Times New Roman"/>
          <w:sz w:val="26"/>
          <w:szCs w:val="26"/>
          <w:lang w:val="fr-FR"/>
        </w:rPr>
      </w:pPr>
      <w:r>
        <w:rPr>
          <w:rFonts w:ascii="Times New Roman" w:hAnsi="Times New Roman"/>
          <w:sz w:val="26"/>
          <w:szCs w:val="26"/>
          <w:lang w:val="fr-FR"/>
        </w:rPr>
        <w:t>b) Bên B có trách nhiệm ngăn chặn người không có nhiệm vụ vào khu vực thi công của Bên B.</w:t>
      </w:r>
    </w:p>
    <w:p w14:paraId="6CB2979D" w14:textId="77777777" w:rsidR="00A10877" w:rsidRDefault="00F1289A" w:rsidP="00253C84">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t xml:space="preserve">12.2.7 Tránh ảnh hưởng đến dân cư, công trình </w:t>
      </w:r>
    </w:p>
    <w:p w14:paraId="1A6F6324" w14:textId="77777777" w:rsidR="00A10877" w:rsidRDefault="00F1289A" w:rsidP="00253C84">
      <w:pPr>
        <w:tabs>
          <w:tab w:val="left" w:pos="1134"/>
        </w:tabs>
        <w:spacing w:after="120" w:line="276" w:lineRule="auto"/>
        <w:jc w:val="both"/>
        <w:rPr>
          <w:rFonts w:ascii="Times New Roman" w:hAnsi="Times New Roman"/>
          <w:sz w:val="26"/>
          <w:szCs w:val="26"/>
          <w:lang w:val="fr-FR"/>
        </w:rPr>
      </w:pPr>
      <w:r>
        <w:rPr>
          <w:rFonts w:ascii="Times New Roman" w:hAnsi="Times New Roman"/>
          <w:sz w:val="26"/>
          <w:szCs w:val="26"/>
          <w:lang w:val="fr-FR"/>
        </w:rPr>
        <w:t>Bên B phải bảo đảm hoạt động thi công, sửa chữa sai sót không làm hư hỏng công trình hiện hữu, công trình lân cận, hạ tầng kỹ thuật và không gây ảnh hưởng đến hoạt động của cộng đồng dân cư. Mọi sự cố do Bên B gây ra, Bên B phải khắc phục bằng chi phí của mình, bồi thường theo nguyên tắc tại Điều 18 và vẫn phải bảo đảm tiến độ Hợp đồng.</w:t>
      </w:r>
    </w:p>
    <w:p w14:paraId="3E3B0E5B" w14:textId="77777777" w:rsidR="00A10877" w:rsidRDefault="00F1289A" w:rsidP="00253C84">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t>12.2.8 Bảo vệ môi trường</w:t>
      </w:r>
    </w:p>
    <w:p w14:paraId="7AA28E53" w14:textId="77777777" w:rsidR="00A10877" w:rsidRDefault="00F1289A" w:rsidP="00253C84">
      <w:pPr>
        <w:numPr>
          <w:ilvl w:val="0"/>
          <w:numId w:val="5"/>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 xml:space="preserve">Bên B phải thực hiện các biện pháp bảo vệ môi trường cả trên và ngoài Công trường theo quy định hiện hành, quy định của Hợp đồng, yêu cầu của Bên </w:t>
      </w:r>
      <w:proofErr w:type="gramStart"/>
      <w:r>
        <w:rPr>
          <w:rFonts w:ascii="Times New Roman" w:hAnsi="Times New Roman"/>
          <w:sz w:val="26"/>
          <w:szCs w:val="26"/>
          <w:lang w:val="fr-FR"/>
        </w:rPr>
        <w:t>A;</w:t>
      </w:r>
      <w:proofErr w:type="gramEnd"/>
      <w:r>
        <w:rPr>
          <w:rFonts w:ascii="Times New Roman" w:hAnsi="Times New Roman"/>
          <w:sz w:val="26"/>
          <w:szCs w:val="26"/>
          <w:lang w:val="fr-FR"/>
        </w:rPr>
        <w:t xml:space="preserve"> hạn chế thiệt hại, ảnh hưởng tới con người và tài sản do ô nhiễm, tiếng ồn và các hậu quả khác từ hoạt động của Bên B gây ra.</w:t>
      </w:r>
    </w:p>
    <w:p w14:paraId="493AFB1D" w14:textId="77777777" w:rsidR="00A10877" w:rsidRDefault="00F1289A" w:rsidP="00253C84">
      <w:pPr>
        <w:numPr>
          <w:ilvl w:val="0"/>
          <w:numId w:val="5"/>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Bên B phải đảm bảo rằng các khí thải, chất thải trên mặt đất và dòng thải do hoạt động của Bên B không được vượt quá mức quy định trong các yêu cầu của Chủ đầu tư và không được vượt quá mức quy định của Luật hiện hành.</w:t>
      </w:r>
    </w:p>
    <w:p w14:paraId="76C07634" w14:textId="77777777" w:rsidR="00A10877" w:rsidRDefault="00F1289A" w:rsidP="00253C84">
      <w:pPr>
        <w:numPr>
          <w:ilvl w:val="0"/>
          <w:numId w:val="5"/>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 xml:space="preserve">Trong suốt quá trình thực hiện công việc, và sửa chữa các sai sót, Bên B </w:t>
      </w:r>
      <w:proofErr w:type="gramStart"/>
      <w:r>
        <w:rPr>
          <w:rFonts w:ascii="Times New Roman" w:hAnsi="Times New Roman"/>
          <w:sz w:val="26"/>
          <w:szCs w:val="26"/>
          <w:lang w:val="fr-FR"/>
        </w:rPr>
        <w:t>phải:</w:t>
      </w:r>
      <w:proofErr w:type="gramEnd"/>
    </w:p>
    <w:p w14:paraId="50838D98" w14:textId="77777777" w:rsidR="00A10877" w:rsidRDefault="00F1289A" w:rsidP="00253C84">
      <w:pPr>
        <w:tabs>
          <w:tab w:val="left" w:pos="1134"/>
        </w:tabs>
        <w:spacing w:after="120" w:line="276" w:lineRule="auto"/>
        <w:jc w:val="both"/>
        <w:rPr>
          <w:rFonts w:ascii="Times New Roman" w:hAnsi="Times New Roman"/>
          <w:sz w:val="26"/>
          <w:szCs w:val="26"/>
          <w:lang w:val="fr-FR"/>
        </w:rPr>
      </w:pPr>
      <w:r>
        <w:rPr>
          <w:rFonts w:ascii="Times New Roman" w:hAnsi="Times New Roman"/>
          <w:sz w:val="26"/>
          <w:szCs w:val="26"/>
          <w:lang w:val="fr-FR"/>
        </w:rPr>
        <w:t xml:space="preserve">(i) Thực hiện các yêu cầu của kế hoạch quản lý môi trường của Dự án và các biện pháp xử lý chất thải, các biện pháp giảm thiểu tác động xấu đến môi trường, biện pháp phòng chống cháy </w:t>
      </w:r>
      <w:proofErr w:type="gramStart"/>
      <w:r>
        <w:rPr>
          <w:rFonts w:ascii="Times New Roman" w:hAnsi="Times New Roman"/>
          <w:sz w:val="26"/>
          <w:szCs w:val="26"/>
          <w:lang w:val="fr-FR"/>
        </w:rPr>
        <w:t>nổ;</w:t>
      </w:r>
      <w:proofErr w:type="gramEnd"/>
    </w:p>
    <w:p w14:paraId="61DBDEDA" w14:textId="77777777" w:rsidR="00A10877" w:rsidRDefault="00F1289A" w:rsidP="00253C84">
      <w:pPr>
        <w:tabs>
          <w:tab w:val="left" w:pos="1134"/>
        </w:tabs>
        <w:spacing w:after="120" w:line="276" w:lineRule="auto"/>
        <w:jc w:val="both"/>
        <w:rPr>
          <w:rFonts w:ascii="Times New Roman" w:hAnsi="Times New Roman"/>
          <w:sz w:val="26"/>
          <w:szCs w:val="26"/>
          <w:lang w:val="fr-FR"/>
        </w:rPr>
      </w:pPr>
      <w:r>
        <w:rPr>
          <w:rFonts w:ascii="Times New Roman" w:hAnsi="Times New Roman"/>
          <w:sz w:val="26"/>
          <w:szCs w:val="26"/>
          <w:lang w:val="fr-FR"/>
        </w:rPr>
        <w:t xml:space="preserve">(ii) Thu gom, lưu giữ, vận chuyển, xử lý chất thải rắn xây dựng đúng vị trí, phương pháp quy </w:t>
      </w:r>
      <w:proofErr w:type="gramStart"/>
      <w:r>
        <w:rPr>
          <w:rFonts w:ascii="Times New Roman" w:hAnsi="Times New Roman"/>
          <w:sz w:val="26"/>
          <w:szCs w:val="26"/>
          <w:lang w:val="fr-FR"/>
        </w:rPr>
        <w:t>định;</w:t>
      </w:r>
      <w:proofErr w:type="gramEnd"/>
      <w:r>
        <w:rPr>
          <w:rFonts w:ascii="Times New Roman" w:hAnsi="Times New Roman"/>
          <w:sz w:val="26"/>
          <w:szCs w:val="26"/>
          <w:lang w:val="fr-FR"/>
        </w:rPr>
        <w:t xml:space="preserve"> bố trí nhà vệ sinh, thiết bị thu gom, lưu giữ chất thải, văn phòng điều hành công trường và khu vực lán trại công nhân;</w:t>
      </w:r>
    </w:p>
    <w:p w14:paraId="4B013AD8" w14:textId="77777777" w:rsidR="00A10877" w:rsidRDefault="00F1289A" w:rsidP="00253C84">
      <w:pPr>
        <w:tabs>
          <w:tab w:val="left" w:pos="1134"/>
        </w:tabs>
        <w:spacing w:after="120" w:line="276" w:lineRule="auto"/>
        <w:jc w:val="both"/>
        <w:rPr>
          <w:rFonts w:ascii="Times New Roman" w:hAnsi="Times New Roman"/>
          <w:sz w:val="26"/>
          <w:szCs w:val="26"/>
          <w:lang w:val="fr-FR"/>
        </w:rPr>
      </w:pPr>
      <w:r>
        <w:rPr>
          <w:rFonts w:ascii="Times New Roman" w:hAnsi="Times New Roman"/>
          <w:sz w:val="26"/>
          <w:szCs w:val="26"/>
          <w:lang w:val="fr-FR"/>
        </w:rPr>
        <w:lastRenderedPageBreak/>
        <w:t xml:space="preserve">(iii) Thực hiện các biện pháp giảm bụi, ồn, rung, các biện pháp thoát nước, chống ngập cục </w:t>
      </w:r>
      <w:proofErr w:type="gramStart"/>
      <w:r>
        <w:rPr>
          <w:rFonts w:ascii="Times New Roman" w:hAnsi="Times New Roman"/>
          <w:sz w:val="26"/>
          <w:szCs w:val="26"/>
          <w:lang w:val="fr-FR"/>
        </w:rPr>
        <w:t>bộ;</w:t>
      </w:r>
      <w:proofErr w:type="gramEnd"/>
      <w:r>
        <w:rPr>
          <w:rFonts w:ascii="Times New Roman" w:hAnsi="Times New Roman"/>
          <w:sz w:val="26"/>
          <w:szCs w:val="26"/>
          <w:lang w:val="fr-FR"/>
        </w:rPr>
        <w:t xml:space="preserve"> xây dựng và tổ chức thực hiện phương án ứng phó sự cố, bảo đảm an toàn giao thông trong suốt quá trình thi công; tuân thủ quy định về tải trọng phương tiện; che chắn, ngăn ngừa rò rỉ, rơi vãi gây ô nhiễm môi trường trong vận chuyển vật liệu, chất thải trong suốt quá trình thi công;</w:t>
      </w:r>
    </w:p>
    <w:p w14:paraId="093B4EA8" w14:textId="77777777" w:rsidR="00A10877" w:rsidRDefault="00F1289A" w:rsidP="00253C84">
      <w:pPr>
        <w:tabs>
          <w:tab w:val="left" w:pos="1134"/>
        </w:tabs>
        <w:spacing w:after="120" w:line="276" w:lineRule="auto"/>
        <w:jc w:val="both"/>
        <w:rPr>
          <w:rFonts w:ascii="Times New Roman" w:hAnsi="Times New Roman"/>
          <w:sz w:val="26"/>
          <w:szCs w:val="26"/>
          <w:lang w:val="fr-FR"/>
        </w:rPr>
      </w:pPr>
      <w:r>
        <w:rPr>
          <w:rFonts w:ascii="Times New Roman" w:hAnsi="Times New Roman"/>
          <w:sz w:val="26"/>
          <w:szCs w:val="26"/>
          <w:lang w:val="fr-FR"/>
        </w:rPr>
        <w:t>(iv) Thu dọn vệ sinh Công trường, thanh thải chất thải nếu do lỗi của Bên B sau khi hoàn thành công việc.</w:t>
      </w:r>
    </w:p>
    <w:p w14:paraId="434542DF" w14:textId="77777777" w:rsidR="00A10877" w:rsidRDefault="00F1289A" w:rsidP="00253C84">
      <w:pPr>
        <w:numPr>
          <w:ilvl w:val="0"/>
          <w:numId w:val="5"/>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Trường hợp Bên B không thực hiện hoặc thực hiện không đầy đủ các biện pháp bảo vệ môi trường, Bên A có quyền xử lý theo Điều 18.2 và Điều 18.4.</w:t>
      </w:r>
    </w:p>
    <w:p w14:paraId="5323358F" w14:textId="77777777" w:rsidR="00A10877" w:rsidRDefault="00F1289A" w:rsidP="00253C84">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t>12.2.9 Điều kiện về công trường</w:t>
      </w:r>
    </w:p>
    <w:p w14:paraId="08CA92E8" w14:textId="77777777" w:rsidR="00A10877" w:rsidRDefault="00F1289A" w:rsidP="00253C84">
      <w:pPr>
        <w:tabs>
          <w:tab w:val="left" w:pos="709"/>
        </w:tabs>
        <w:spacing w:after="120" w:line="276" w:lineRule="auto"/>
        <w:jc w:val="both"/>
        <w:rPr>
          <w:rFonts w:ascii="Times New Roman" w:hAnsi="Times New Roman"/>
          <w:spacing w:val="-2"/>
          <w:sz w:val="26"/>
          <w:szCs w:val="26"/>
          <w:lang w:val="fr-FR"/>
        </w:rPr>
      </w:pPr>
      <w:r>
        <w:rPr>
          <w:rFonts w:ascii="Times New Roman" w:hAnsi="Times New Roman"/>
          <w:spacing w:val="-2"/>
          <w:sz w:val="26"/>
          <w:szCs w:val="26"/>
          <w:lang w:val="fr-FR"/>
        </w:rPr>
        <w:t>Bên B được coi là đã khảo sát, nắm đầy đủ điều kiện Công trường theo Điều 9.2. Bên B không được gia hạn thời gian vì lý do điều kiện Công trường.</w:t>
      </w:r>
    </w:p>
    <w:p w14:paraId="5E728D98" w14:textId="77777777" w:rsidR="00A10877" w:rsidRDefault="00F1289A" w:rsidP="00253C84">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t>12.2.10 Điện, nước</w:t>
      </w:r>
    </w:p>
    <w:p w14:paraId="6BAEECB6" w14:textId="77777777" w:rsidR="00A10877" w:rsidRDefault="00F1289A" w:rsidP="00253C84">
      <w:pPr>
        <w:widowControl w:val="0"/>
        <w:tabs>
          <w:tab w:val="left" w:pos="284"/>
        </w:tabs>
        <w:spacing w:after="120" w:line="276" w:lineRule="auto"/>
        <w:jc w:val="both"/>
        <w:rPr>
          <w:rFonts w:ascii="Times New Roman" w:hAnsi="Times New Roman"/>
          <w:sz w:val="26"/>
          <w:szCs w:val="26"/>
          <w:lang w:val="fr-FR"/>
        </w:rPr>
      </w:pPr>
      <w:r>
        <w:rPr>
          <w:rFonts w:ascii="Times New Roman" w:hAnsi="Times New Roman"/>
          <w:sz w:val="26"/>
          <w:szCs w:val="26"/>
          <w:lang w:val="fr-FR"/>
        </w:rPr>
        <w:t xml:space="preserve">a) Bên A cung cấp nguồn điện thi công đến điểm đấu nối và điểm đấu nối nước tạm đến phạm vi hàng rào Dự án. Bên A bàn giao cho Bên B hệ thống điện tạm, điện chiếu sáng thi công trong khu vực thi công của Bên B và chiếu sáng đèn pha tại hàng </w:t>
      </w:r>
      <w:proofErr w:type="gramStart"/>
      <w:r>
        <w:rPr>
          <w:rFonts w:ascii="Times New Roman" w:hAnsi="Times New Roman"/>
          <w:sz w:val="26"/>
          <w:szCs w:val="26"/>
          <w:lang w:val="fr-FR"/>
        </w:rPr>
        <w:t>rào;</w:t>
      </w:r>
      <w:proofErr w:type="gramEnd"/>
      <w:r>
        <w:rPr>
          <w:rFonts w:ascii="Times New Roman" w:hAnsi="Times New Roman"/>
          <w:sz w:val="26"/>
          <w:szCs w:val="26"/>
          <w:lang w:val="fr-FR"/>
        </w:rPr>
        <w:t xml:space="preserve"> Bên B có trách nhiệm sử dụng, bảo trì, sửa chữa và bàn giao lại cho Bên A khi hoàn thành. Bên B chịu chi phí sử dụng điện, nước và chi phí thiết lập hệ thống điện, nước từ điểm đấu nối đến vị trí thi công của Bên B. Phương án Bên B tự cung cấp nguồn điện thi công (nếu Bên A lựa chọn) được bổ sung bằng phụ lục Hợp đồng. </w:t>
      </w:r>
    </w:p>
    <w:p w14:paraId="37C8D481" w14:textId="640BFF8A" w:rsidR="00A10877" w:rsidRDefault="00F1289A" w:rsidP="00253C84">
      <w:pPr>
        <w:widowControl w:val="0"/>
        <w:tabs>
          <w:tab w:val="left" w:pos="284"/>
        </w:tabs>
        <w:spacing w:after="120" w:line="276" w:lineRule="auto"/>
        <w:jc w:val="both"/>
        <w:rPr>
          <w:rFonts w:ascii="Times New Roman" w:hAnsi="Times New Roman"/>
          <w:sz w:val="26"/>
          <w:szCs w:val="26"/>
          <w:lang w:val="fr-FR"/>
        </w:rPr>
      </w:pPr>
      <w:r>
        <w:rPr>
          <w:rFonts w:ascii="Times New Roman" w:hAnsi="Times New Roman"/>
          <w:sz w:val="26"/>
          <w:szCs w:val="26"/>
        </w:rPr>
        <w:t xml:space="preserve">b) </w:t>
      </w:r>
      <w:r w:rsidR="00B91A28" w:rsidRPr="00B91A28">
        <w:rPr>
          <w:rFonts w:ascii="Times New Roman" w:hAnsi="Times New Roman"/>
          <w:sz w:val="26"/>
          <w:szCs w:val="26"/>
        </w:rPr>
        <w:t>Trường hợp nguồn điện lưới bị gián đoạn do đơn vị điện lực cắt điện hoặc sự cố lưới điện, Bên B có trách nhiệm bố trí nguồn điện dự phòng đủ công suất để Công trường vận hành liên tục tối đa 03 ngày cho mỗi lần gián đoạn; chi phí trong thời hạn này do Bên B chịu, đã bao gồm trong giá Hợp đồng. Trường hợp gián đoạn do lỗi của Bên B hoặc do sự cố hệ thống điện mà Bên B quản lý, vận hành, Bên B phải tự bảo đảm nguồn điện liên tục bằng chi phí của mình, không giới hạn thời gian</w:t>
      </w:r>
      <w:r w:rsidR="00B91A28">
        <w:rPr>
          <w:rFonts w:ascii="Times New Roman" w:hAnsi="Times New Roman"/>
          <w:sz w:val="26"/>
          <w:szCs w:val="26"/>
        </w:rPr>
        <w:t>.</w:t>
      </w:r>
    </w:p>
    <w:p w14:paraId="2E8D1841" w14:textId="77777777" w:rsidR="00A10877" w:rsidRDefault="00F1289A" w:rsidP="00253C84">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t>12.2.11 Máy và thiết bị thi công của Bên B</w:t>
      </w:r>
    </w:p>
    <w:p w14:paraId="75E842B6" w14:textId="77777777" w:rsidR="00A10877" w:rsidRDefault="00F1289A" w:rsidP="00253C84">
      <w:pPr>
        <w:numPr>
          <w:ilvl w:val="2"/>
          <w:numId w:val="6"/>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Bên B phải huy động đúng, đầy đủ và kịp thời các loại máy và thiết bị thi công theo kế hoạch huy động máy và thiết bị thi công đã được Bên A chấp thuận và phù hợp với tiến độ thi công thực tế trên Công trường. Bên B không được di chuyển ra khỏi Công trường bất kỳ một loại máy và thiết bị thi công chủ yếu nào nếu không được sự chấp thuận của Bên A. </w:t>
      </w:r>
    </w:p>
    <w:p w14:paraId="6A543CCC" w14:textId="77777777" w:rsidR="00A10877" w:rsidRDefault="00F1289A" w:rsidP="00253C84">
      <w:pPr>
        <w:numPr>
          <w:ilvl w:val="2"/>
          <w:numId w:val="6"/>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 xml:space="preserve">Bên B phải chịu trách nhiệm quản lý, bảo dưỡng, duy trì trạng thái kỹ thuật của phương tiện vận tải, phương tiện, thiết bị, máy thi công xây dựng theo đúng quy định về chất lượng, an toàn kỹ thuật và bảo vệ môi </w:t>
      </w:r>
      <w:proofErr w:type="gramStart"/>
      <w:r>
        <w:rPr>
          <w:rFonts w:ascii="Times New Roman" w:hAnsi="Times New Roman"/>
          <w:sz w:val="26"/>
          <w:szCs w:val="26"/>
          <w:lang w:val="fr-FR"/>
        </w:rPr>
        <w:t>trường;</w:t>
      </w:r>
      <w:proofErr w:type="gramEnd"/>
      <w:r>
        <w:rPr>
          <w:rFonts w:ascii="Times New Roman" w:hAnsi="Times New Roman"/>
          <w:sz w:val="26"/>
          <w:szCs w:val="26"/>
          <w:lang w:val="fr-FR"/>
        </w:rPr>
        <w:t xml:space="preserve"> đảm bảo các máy và thiết bị thi công của Bên B có đầy đủ giấy phép theo quy định, luôn trong tình trạng hoạt động bình thường và an toàn, bảo đảm vệ sinh môi trường.</w:t>
      </w:r>
    </w:p>
    <w:p w14:paraId="3CAD418A" w14:textId="77777777" w:rsidR="00A10877" w:rsidRDefault="00F1289A" w:rsidP="00253C84">
      <w:pPr>
        <w:numPr>
          <w:ilvl w:val="2"/>
          <w:numId w:val="6"/>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lastRenderedPageBreak/>
        <w:t>Trường hợp Bên B không cung cấp đầy đủ, kịp thời các máy và thiết bị thi công (bao gồm cả các máy và thiết bị thi công phụ, nhỏ lẻ) theo yêu cầu của Bên A, Tư vấn giám sát, Chủ đầu tư, Bên A có quyền xử lý theo Điều 18.4.</w:t>
      </w:r>
    </w:p>
    <w:p w14:paraId="5DB82665" w14:textId="77777777" w:rsidR="00A10877" w:rsidRDefault="00F1289A" w:rsidP="00253C84">
      <w:pPr>
        <w:numPr>
          <w:ilvl w:val="2"/>
          <w:numId w:val="6"/>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 xml:space="preserve">Trường hợp thiết bị của Bên B không thể hoạt động do hỏng hóc hoặc do các vấn đề pháp lý thì Bên B phải bố trí thiết bị khác tương đương thay thế để bảo đảm tiến độ thi công trong thời hạn hợp lý, nhưng không quá 72 giờ kể từ khi thiết bị ngừng hoạt động, trừ trường hợp các Bên có thỏa thuận khác bằng văn </w:t>
      </w:r>
      <w:proofErr w:type="gramStart"/>
      <w:r>
        <w:rPr>
          <w:rFonts w:ascii="Times New Roman" w:hAnsi="Times New Roman"/>
          <w:sz w:val="26"/>
          <w:szCs w:val="26"/>
          <w:lang w:val="fr-FR"/>
        </w:rPr>
        <w:t>bản;</w:t>
      </w:r>
      <w:proofErr w:type="gramEnd"/>
      <w:r>
        <w:rPr>
          <w:rFonts w:ascii="Times New Roman" w:hAnsi="Times New Roman"/>
          <w:sz w:val="26"/>
          <w:szCs w:val="26"/>
          <w:lang w:val="fr-FR"/>
        </w:rPr>
        <w:t xml:space="preserve"> quá thời hạn này Bên A có quyền xử lý theo Điều 18.4.</w:t>
      </w:r>
    </w:p>
    <w:p w14:paraId="7CA5D3AB" w14:textId="77777777" w:rsidR="00A10877" w:rsidRDefault="00F1289A" w:rsidP="00253C84">
      <w:pPr>
        <w:numPr>
          <w:ilvl w:val="2"/>
          <w:numId w:val="6"/>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 xml:space="preserve">Khi có kế hoạch đưa thiết bị vào bảo dưỡng sửa chữa định kỳ, Bên B phải có trách nhiệm báo cho Bên A trước 03 ngày. Trong thời gian sửa chữa, bảo dưỡng Bên B có trách nhiệm bố trí thiết bị khác tương đương cho Bên A (nếu Bên A yêu cầu). </w:t>
      </w:r>
    </w:p>
    <w:p w14:paraId="00B6454E" w14:textId="77777777" w:rsidR="00A10877" w:rsidRDefault="00F1289A" w:rsidP="00253C84">
      <w:pPr>
        <w:numPr>
          <w:ilvl w:val="2"/>
          <w:numId w:val="6"/>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Bên B có trách nhiệm đáp ứng yêu cầu của Bên A về việc tất cả thiết bị, trang bị bảo hộ lao động của Bên B huy động đến Công trường phải treo, mang logo tên của Nhà thầu chính Bên A trong suốt quá trình làm việc trên Công trường.</w:t>
      </w:r>
    </w:p>
    <w:p w14:paraId="5D8B9A6E" w14:textId="197CF2C3" w:rsidR="00E82757" w:rsidRPr="00E82757" w:rsidRDefault="00E82757" w:rsidP="00E82757">
      <w:pPr>
        <w:numPr>
          <w:ilvl w:val="2"/>
          <w:numId w:val="6"/>
        </w:numPr>
        <w:tabs>
          <w:tab w:val="left" w:pos="284"/>
        </w:tabs>
        <w:spacing w:after="120" w:line="276" w:lineRule="auto"/>
        <w:ind w:left="0" w:firstLine="0"/>
        <w:jc w:val="both"/>
        <w:rPr>
          <w:rFonts w:ascii="Times New Roman" w:hAnsi="Times New Roman"/>
          <w:b/>
          <w:bCs/>
          <w:sz w:val="26"/>
          <w:szCs w:val="26"/>
          <w:lang w:val="fr-FR"/>
        </w:rPr>
      </w:pPr>
      <w:r w:rsidRPr="00E82757">
        <w:rPr>
          <w:rFonts w:ascii="Times New Roman" w:hAnsi="Times New Roman"/>
          <w:sz w:val="26"/>
          <w:szCs w:val="26"/>
        </w:rPr>
        <w:t xml:space="preserve">Bên B giải thể, di chuyển nhân lực, máy móc, thiết bị khỏi Công trường sau khi hoàn thành công </w:t>
      </w:r>
      <w:r>
        <w:rPr>
          <w:rFonts w:ascii="Times New Roman" w:hAnsi="Times New Roman"/>
          <w:sz w:val="26"/>
          <w:szCs w:val="26"/>
        </w:rPr>
        <w:t>việc trong Hợp đồng.</w:t>
      </w:r>
    </w:p>
    <w:p w14:paraId="2C1AA8FF" w14:textId="7CCCF2CD" w:rsidR="00A10877" w:rsidRDefault="00F1289A" w:rsidP="00E82757">
      <w:pPr>
        <w:numPr>
          <w:ilvl w:val="2"/>
          <w:numId w:val="6"/>
        </w:numPr>
        <w:tabs>
          <w:tab w:val="left" w:pos="284"/>
        </w:tabs>
        <w:spacing w:after="120" w:line="276" w:lineRule="auto"/>
        <w:ind w:left="0" w:firstLine="0"/>
        <w:jc w:val="both"/>
        <w:rPr>
          <w:rFonts w:ascii="Times New Roman" w:hAnsi="Times New Roman"/>
          <w:b/>
          <w:bCs/>
          <w:sz w:val="26"/>
          <w:szCs w:val="26"/>
          <w:lang w:val="fr-FR"/>
        </w:rPr>
      </w:pPr>
      <w:r>
        <w:rPr>
          <w:rFonts w:ascii="Times New Roman" w:hAnsi="Times New Roman"/>
          <w:b/>
          <w:bCs/>
          <w:sz w:val="26"/>
          <w:szCs w:val="26"/>
          <w:lang w:val="fr-FR"/>
        </w:rPr>
        <w:t>12.2.12 Hoạt động của Bên B trên công trường</w:t>
      </w:r>
    </w:p>
    <w:p w14:paraId="15D20E4A" w14:textId="77777777" w:rsidR="00A10877" w:rsidRDefault="00F1289A" w:rsidP="00253C84">
      <w:pPr>
        <w:numPr>
          <w:ilvl w:val="2"/>
          <w:numId w:val="7"/>
        </w:numPr>
        <w:tabs>
          <w:tab w:val="left" w:pos="284"/>
        </w:tabs>
        <w:spacing w:after="120" w:line="276" w:lineRule="auto"/>
        <w:ind w:left="0" w:firstLine="0"/>
        <w:jc w:val="both"/>
        <w:rPr>
          <w:rFonts w:ascii="Times New Roman" w:hAnsi="Times New Roman"/>
          <w:strike/>
          <w:sz w:val="26"/>
          <w:szCs w:val="26"/>
          <w:lang w:val="fr-FR"/>
        </w:rPr>
      </w:pPr>
      <w:r>
        <w:rPr>
          <w:rFonts w:ascii="Times New Roman" w:hAnsi="Times New Roman"/>
          <w:sz w:val="26"/>
          <w:szCs w:val="26"/>
          <w:lang w:val="fr-FR"/>
        </w:rPr>
        <w:t>Bên B phải bảo đảm thiết bị và nhân lực của Bên B chỉ hoạt động trong phạm vi Công trường và các khu vực bổ sung và giữ cho không lấn sang khu vực lân cận. Bên A sẽ không bị ràng buộc phải để duy nhất Bên B sử dụng bất kỳ phần nào của Công trường, trừ khi được nói rõ trong Hợp đồng.</w:t>
      </w:r>
    </w:p>
    <w:p w14:paraId="367AE395" w14:textId="77777777" w:rsidR="00A10877" w:rsidRDefault="00F1289A" w:rsidP="00253C84">
      <w:pPr>
        <w:numPr>
          <w:ilvl w:val="2"/>
          <w:numId w:val="7"/>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Bên B sẽ phải thực hiện tất cả các công việc của Hợp đồng và sẽ tuân thủ theo đúng và đầy đủ tất cả các quy định, nội quy công trường của Bên A.</w:t>
      </w:r>
    </w:p>
    <w:p>
      <w:pPr>
        <w:numPr>
          <w:ilvl w:val="2"/>
          <w:numId w:val="7"/>
        </w:numPr>
        <w:tabs>
          <w:tab w:val="left" w:pos="284"/>
        </w:tabs>
        <w:spacing w:after="120" w:line="276" w:lineRule="auto"/>
        <w:ind w:left="0" w:firstLine="0"/>
        <w:jc w:val="both"/>
        <w:rPr>
          <w:ins w:id="120383" w:author="VNCN E&amp;C" w:date="2026-10-22T09:00:00Z"/>
          <w:rFonts w:ascii="Times New Roman" w:hAnsi="Times New Roman"/>
          <w:sz w:val="26"/>
          <w:szCs w:val="26"/>
          <w:lang w:val="fr-FR"/>
        </w:rPr>
      </w:pPr>
      <w:ins w:id="120382" w:author="VNCN E&amp;C" w:date="2026-10-22T09:00:00Z">
        <w:r>
          <w:rPr>
            <w:rFonts w:ascii="Times New Roman" w:hAnsi="Times New Roman"/>
            <w:sz w:val="26"/>
            <w:szCs w:val="26"/>
            <w:lang w:val="fr-FR"/>
          </w:rPr>
          <w:t xml:space="preserve">Bên B tổ chức thi công liên tục, kể cả làm ca, làm thêm giờ, ngày nghỉ khi cần thiết để bảo đảm Tiến độ thi công chi tiết. Trường hợp thi công 02 ca hoặc ngoài giờ hành chính, Bên B phải lập kế hoạch và thông báo bằng văn bản cho Bên A trước ít nhất 24 giờ; bảo đảm đủ nhân lực, thiết bị, chiếu sáng, an toàn, chất lượng, vệ sinh môi trường và tuân thủ quy định của địa phương về thời gian thi công. Chi phí tổ chức thi công nhiều ca, ngoài giờ do Bên B chịu, đã bao gồm trong giá Hợp đồng.</w:t>
        </w:r>
      </w:ins>
    </w:p>
    <w:p w14:paraId="23799589" w14:textId="77777777" w:rsidR="00A10877" w:rsidRDefault="00F1289A" w:rsidP="00253C84">
      <w:pPr>
        <w:numPr>
          <w:ilvl w:val="2"/>
          <w:numId w:val="7"/>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 xml:space="preserve">Trước khi bàn giao Hạng mục công trình cho Bên A, Bên B chịu trách nhiệm bảo vệ, quản lý Hạng mục công </w:t>
      </w:r>
      <w:proofErr w:type="gramStart"/>
      <w:r>
        <w:rPr>
          <w:rFonts w:ascii="Times New Roman" w:hAnsi="Times New Roman"/>
          <w:sz w:val="26"/>
          <w:szCs w:val="26"/>
          <w:lang w:val="fr-FR"/>
        </w:rPr>
        <w:t>trình;</w:t>
      </w:r>
      <w:proofErr w:type="gramEnd"/>
      <w:r>
        <w:rPr>
          <w:rFonts w:ascii="Times New Roman" w:hAnsi="Times New Roman"/>
          <w:sz w:val="26"/>
          <w:szCs w:val="26"/>
          <w:lang w:val="fr-FR"/>
        </w:rPr>
        <w:t xml:space="preserve"> mọi mất mát, hư hỏng, sự cố trong thời gian này do Bên B chịu và khắc phục bằng chi phí của mình.</w:t>
      </w:r>
    </w:p>
    <w:p w14:paraId="0A6A6A69" w14:textId="77777777" w:rsidR="00A10877" w:rsidRDefault="00F1289A" w:rsidP="00253C84">
      <w:pPr>
        <w:numPr>
          <w:ilvl w:val="2"/>
          <w:numId w:val="7"/>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 xml:space="preserve">Trong thời gian thi công, Bên B luôn phải giữ cho Công trường không có các cản trở không cần thiết, và phải cất giữ hoặc sắp xếp máy, thiết bị thi công hoặc vật liệu thừa của mình đúng nơi quy định. Khi kết thúc xây dựng và trước khi bàn giao hạng mục công trình 07 ngày, Bên B phải thu dọn mặt bằng Công trường gọn gàng, sạch </w:t>
      </w:r>
      <w:proofErr w:type="gramStart"/>
      <w:r>
        <w:rPr>
          <w:rFonts w:ascii="Times New Roman" w:hAnsi="Times New Roman"/>
          <w:sz w:val="26"/>
          <w:szCs w:val="26"/>
          <w:lang w:val="fr-FR"/>
        </w:rPr>
        <w:t>sẽ;</w:t>
      </w:r>
      <w:proofErr w:type="gramEnd"/>
      <w:r>
        <w:rPr>
          <w:rFonts w:ascii="Times New Roman" w:hAnsi="Times New Roman"/>
          <w:sz w:val="26"/>
          <w:szCs w:val="26"/>
          <w:lang w:val="fr-FR"/>
        </w:rPr>
        <w:t xml:space="preserve"> di chuyển hết máy móc, thiết bị thi công và các vật liệu thừa ra khỏi Công trường; dỡ bỏ các công trình tạm (nếu có); sửa chữa hay đền bù những chỗ hư hỏng của công trình xung quanh do quá trình thi công gây nên. </w:t>
      </w:r>
    </w:p>
    <w:p w14:paraId="2F80F61E" w14:textId="77777777" w:rsidR="00A10877" w:rsidRDefault="00F1289A" w:rsidP="00253C84">
      <w:pPr>
        <w:numPr>
          <w:ilvl w:val="2"/>
          <w:numId w:val="7"/>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Trường hợp Bên B không thực hiện hoặc thực hiện không đầy đủ việc hoàn trả mặt bằng và thu dọn Công trường, Bên A có quyền xử lý theo Điều 18.4.</w:t>
      </w:r>
    </w:p>
    <w:p w14:paraId="016EAAAE" w14:textId="77777777" w:rsidR="00A10877" w:rsidRDefault="00F1289A" w:rsidP="00253C84">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t>12.2.13 Báo cáo</w:t>
      </w:r>
    </w:p>
    <w:p w14:paraId="0D967728" w14:textId="77777777" w:rsidR="00A10877" w:rsidRDefault="00F1289A" w:rsidP="00253C84">
      <w:pPr>
        <w:widowControl w:val="0"/>
        <w:spacing w:after="120" w:line="276" w:lineRule="auto"/>
        <w:jc w:val="both"/>
        <w:textAlignment w:val="baseline"/>
        <w:rPr>
          <w:rFonts w:ascii="Times New Roman" w:hAnsi="Times New Roman"/>
          <w:sz w:val="26"/>
          <w:szCs w:val="26"/>
          <w:lang w:val="fr-FR"/>
        </w:rPr>
      </w:pPr>
      <w:r>
        <w:rPr>
          <w:rFonts w:ascii="Times New Roman" w:hAnsi="Times New Roman"/>
          <w:sz w:val="26"/>
          <w:szCs w:val="26"/>
          <w:lang w:val="fr-FR"/>
        </w:rPr>
        <w:t xml:space="preserve">Bên B phải báo cáo Bên A định kỳ (hằng ngày, hằng tuần, hằng tháng) và đột xuất về tiến độ, chất lượng, khối lượng, an toàn lao động, vệ sinh môi trường, phòng chống cháy nổ, </w:t>
      </w:r>
      <w:r>
        <w:rPr>
          <w:rFonts w:ascii="Times New Roman" w:hAnsi="Times New Roman"/>
          <w:sz w:val="26"/>
          <w:szCs w:val="26"/>
          <w:lang w:val="fr-FR"/>
        </w:rPr>
        <w:lastRenderedPageBreak/>
        <w:t>nhân lực, thiết bị chính thi công Hạng mục công trình.</w:t>
      </w:r>
    </w:p>
    <w:p w14:paraId="6065F7DF" w14:textId="77777777" w:rsidR="00A10877" w:rsidRDefault="00F1289A" w:rsidP="00253C84">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t>12.2.14 Cung cấp tài liệu, thông tin bởi Bên B</w:t>
      </w:r>
    </w:p>
    <w:p w14:paraId="42E31026" w14:textId="77777777" w:rsidR="00A10877" w:rsidRDefault="00F1289A" w:rsidP="00253C84">
      <w:pPr>
        <w:tabs>
          <w:tab w:val="left" w:pos="709"/>
        </w:tabs>
        <w:spacing w:after="120" w:line="276" w:lineRule="auto"/>
        <w:jc w:val="both"/>
        <w:rPr>
          <w:rFonts w:ascii="Times New Roman" w:hAnsi="Times New Roman"/>
          <w:strike/>
          <w:sz w:val="26"/>
          <w:szCs w:val="26"/>
          <w:lang w:val="nl-NL"/>
        </w:rPr>
      </w:pPr>
      <w:r>
        <w:rPr>
          <w:rFonts w:ascii="Times New Roman" w:hAnsi="Times New Roman"/>
          <w:sz w:val="26"/>
          <w:szCs w:val="26"/>
          <w:lang w:val="nl-NL"/>
        </w:rPr>
        <w:t>Bên B có trách nhiệm cung cấp tài liệu, số liệu, thông tin liên quan đến việc thực hiện Hợp đồng theo yêu cầu của Bên A trong thời hạn Bên A ấn định.</w:t>
      </w:r>
    </w:p>
    <w:p w14:paraId="1BEF53C7" w14:textId="77777777" w:rsidR="00A10877" w:rsidRDefault="00F1289A" w:rsidP="00253C84">
      <w:pPr>
        <w:widowControl w:val="0"/>
        <w:spacing w:after="120" w:line="276" w:lineRule="auto"/>
        <w:jc w:val="both"/>
        <w:rPr>
          <w:rFonts w:ascii="Times New Roman" w:hAnsi="Times New Roman"/>
          <w:b/>
          <w:bCs/>
          <w:sz w:val="26"/>
          <w:szCs w:val="26"/>
          <w:lang w:val="nl-NL"/>
        </w:rPr>
      </w:pPr>
      <w:r>
        <w:rPr>
          <w:rFonts w:ascii="Times New Roman" w:hAnsi="Times New Roman"/>
          <w:b/>
          <w:bCs/>
          <w:sz w:val="26"/>
          <w:szCs w:val="26"/>
          <w:lang w:val="nl-NL"/>
        </w:rPr>
        <w:t>12.2.15 Quyết định và chỉ dẫn</w:t>
      </w:r>
    </w:p>
    <w:p w14:paraId="476DC831" w14:textId="77777777" w:rsidR="00A10877" w:rsidRDefault="00F1289A" w:rsidP="00253C84">
      <w:pPr>
        <w:tabs>
          <w:tab w:val="left" w:pos="709"/>
        </w:tabs>
        <w:spacing w:after="120" w:line="276" w:lineRule="auto"/>
        <w:jc w:val="both"/>
        <w:rPr>
          <w:rFonts w:ascii="Times New Roman" w:hAnsi="Times New Roman"/>
          <w:sz w:val="26"/>
          <w:szCs w:val="26"/>
          <w:lang w:val="nl-NL"/>
        </w:rPr>
      </w:pPr>
      <w:r>
        <w:rPr>
          <w:rFonts w:ascii="Times New Roman" w:hAnsi="Times New Roman"/>
          <w:sz w:val="26"/>
          <w:szCs w:val="26"/>
          <w:lang w:val="nl-NL"/>
        </w:rPr>
        <w:t>Bên B phải tuân thủ các chỉ dẫn, quyết định của Bên A, Tư vấn giám sát, Chủ đầu tư liên quan đến công việc của Hợp đồng, trừ chỉ dẫn, quyết định trái pháp luật.</w:t>
      </w:r>
    </w:p>
    <w:p w14:paraId="4C250888" w14:textId="1E5CBB48" w:rsidR="00A10877" w:rsidRPr="00BA5877" w:rsidRDefault="00F1289A" w:rsidP="00253C84">
      <w:pPr>
        <w:tabs>
          <w:tab w:val="left" w:pos="709"/>
        </w:tabs>
        <w:spacing w:after="120" w:line="276" w:lineRule="auto"/>
        <w:jc w:val="both"/>
        <w:rPr>
          <w:rFonts w:ascii="Times New Roman" w:hAnsi="Times New Roman"/>
          <w:sz w:val="26"/>
          <w:szCs w:val="26"/>
          <w:lang w:val="nl-NL"/>
        </w:rPr>
      </w:pPr>
      <w:r>
        <w:rPr>
          <w:rFonts w:ascii="Times New Roman" w:hAnsi="Times New Roman"/>
          <w:b/>
          <w:bCs/>
          <w:sz w:val="26"/>
          <w:szCs w:val="26"/>
          <w:lang w:val="nl-NL"/>
        </w:rPr>
        <w:t xml:space="preserve">12.2.16 </w:t>
      </w:r>
      <w:r>
        <w:rPr>
          <w:rFonts w:ascii="Times New Roman" w:hAnsi="Times New Roman"/>
          <w:sz w:val="26"/>
          <w:szCs w:val="26"/>
          <w:lang w:val="nl-NL"/>
        </w:rPr>
        <w:t>Các nghĩa vụ khác theo quy định của pháp luật.</w:t>
      </w:r>
    </w:p>
    <w:p w14:paraId="43C52DA9" w14:textId="77777777" w:rsidR="00A10877" w:rsidRDefault="00F1289A" w:rsidP="00253C84">
      <w:pPr>
        <w:pStyle w:val="Heading2"/>
        <w:spacing w:after="120" w:line="276" w:lineRule="auto"/>
        <w:jc w:val="left"/>
        <w:rPr>
          <w:rFonts w:ascii="Times New Roman" w:hAnsi="Times New Roman"/>
          <w:sz w:val="26"/>
          <w:szCs w:val="26"/>
        </w:rPr>
      </w:pPr>
      <w:r>
        <w:rPr>
          <w:rFonts w:ascii="Times New Roman" w:hAnsi="Times New Roman"/>
          <w:sz w:val="26"/>
          <w:szCs w:val="26"/>
        </w:rPr>
        <w:t>Điều 13. VẬT TƯ, VẬT LIỆU DO BÊN B CUNG CẤP</w:t>
      </w:r>
    </w:p>
    <w:p w14:paraId="7E758794" w14:textId="77777777" w:rsidR="00A10877" w:rsidRDefault="00F1289A" w:rsidP="00253C84">
      <w:pPr>
        <w:spacing w:after="120" w:line="276" w:lineRule="auto"/>
        <w:jc w:val="both"/>
        <w:rPr>
          <w:rFonts w:ascii="Times New Roman" w:hAnsi="Times New Roman"/>
          <w:bCs/>
          <w:sz w:val="26"/>
          <w:szCs w:val="26"/>
          <w:highlight w:val="yellow"/>
        </w:rPr>
      </w:pPr>
      <w:r>
        <w:rPr>
          <w:rFonts w:ascii="Times New Roman" w:hAnsi="Times New Roman"/>
          <w:b/>
          <w:sz w:val="26"/>
          <w:szCs w:val="26"/>
        </w:rPr>
        <w:t>13.1.</w:t>
      </w:r>
      <w:r>
        <w:rPr>
          <w:rFonts w:ascii="Times New Roman" w:hAnsi="Times New Roman"/>
          <w:bCs/>
          <w:sz w:val="26"/>
          <w:szCs w:val="26"/>
        </w:rPr>
        <w:t xml:space="preserve"> Bên B cung cấp toàn bộ vật liệu chính (bê tông thương phẩm, cốt thép, vật liệu chống thấm, …) và vật liệu phụ cho công việc của Hợp đồng; Bên A không cấp vật tư cho Bên B. Chủng loại, thương hiệu vật tư theo Biểu 01 và Biểu 07; vật tư phải được Bên A, Tư vấn giám sát phê duyệt mẫu trước khi đưa vào Công trường.</w:t>
      </w:r>
    </w:p>
    <w:p w14:paraId="7DDF3B23" w14:textId="77777777" w:rsidR="00A10877" w:rsidRDefault="00F1289A" w:rsidP="00253C84">
      <w:pPr>
        <w:spacing w:after="120" w:line="276" w:lineRule="auto"/>
        <w:jc w:val="both"/>
        <w:rPr>
          <w:rFonts w:ascii="Times New Roman" w:hAnsi="Times New Roman"/>
          <w:bCs/>
          <w:sz w:val="26"/>
          <w:szCs w:val="26"/>
          <w:highlight w:val="yellow"/>
          <w:lang w:val="vi-VN"/>
        </w:rPr>
      </w:pPr>
      <w:r>
        <w:rPr>
          <w:rFonts w:ascii="Times New Roman" w:hAnsi="Times New Roman"/>
          <w:b/>
          <w:sz w:val="26"/>
          <w:szCs w:val="26"/>
          <w:lang w:val="vi-VN"/>
        </w:rPr>
        <w:t>13.2.</w:t>
      </w:r>
      <w:r>
        <w:rPr>
          <w:rFonts w:ascii="Times New Roman" w:hAnsi="Times New Roman"/>
          <w:bCs/>
          <w:sz w:val="26"/>
          <w:szCs w:val="26"/>
          <w:lang w:val="vi-VN"/>
        </w:rPr>
        <w:t xml:space="preserve"> Vật tư đưa vào Công trường phải có nguồn gốc xuất xứ rõ ràng, đầy đủ chứng chỉ chất lượng và phải được lấy mẫu thí nghiệm kiểm nghiệm chất lượng với sự chứng kiến của Bên A, Tư vấn giám sát; toàn bộ chi phí kiểm nghiệm do Bên B chịu.</w:t>
      </w:r>
    </w:p>
    <w:p w14:paraId="77ECB003" w14:textId="77777777" w:rsidR="00A10877" w:rsidRDefault="00F1289A" w:rsidP="00253C84">
      <w:pPr>
        <w:spacing w:after="120" w:line="276" w:lineRule="auto"/>
        <w:jc w:val="both"/>
        <w:rPr>
          <w:rFonts w:ascii="Times New Roman" w:hAnsi="Times New Roman"/>
          <w:bCs/>
          <w:strike/>
          <w:sz w:val="26"/>
          <w:szCs w:val="26"/>
          <w:highlight w:val="yellow"/>
          <w:lang w:val="vi-VN"/>
        </w:rPr>
      </w:pPr>
      <w:r>
        <w:rPr>
          <w:rFonts w:ascii="Times New Roman" w:hAnsi="Times New Roman"/>
          <w:b/>
          <w:sz w:val="26"/>
          <w:szCs w:val="26"/>
          <w:lang w:val="vi-VN"/>
        </w:rPr>
        <w:t>13.3.</w:t>
      </w:r>
      <w:r>
        <w:rPr>
          <w:rFonts w:ascii="Times New Roman" w:hAnsi="Times New Roman"/>
          <w:bCs/>
          <w:sz w:val="26"/>
          <w:szCs w:val="26"/>
          <w:lang w:val="vi-VN"/>
        </w:rPr>
        <w:t xml:space="preserve"> Vật tư không bảo đảm chủng loại, chất lượng, tiêu chuẩn kỹ thuật theo Hồ sơ thiết kế và Hợp đồng phải được Bên B di chuyển khỏi Công trường ngay khi Bên A, Tư vấn giám sát hoặc Chủ đầu tư yêu cầu; mọi chi phí, thiệt hại phát sinh do Bên B chịu.</w:t>
      </w:r>
    </w:p>
    <w:p w14:paraId="4E295E7F" w14:textId="77777777" w:rsidR="00A10877" w:rsidRDefault="00F1289A" w:rsidP="00253C84">
      <w:pPr>
        <w:spacing w:after="120" w:line="276" w:lineRule="auto"/>
        <w:jc w:val="both"/>
        <w:rPr>
          <w:rFonts w:ascii="Times New Roman" w:hAnsi="Times New Roman"/>
          <w:bCs/>
          <w:sz w:val="26"/>
          <w:szCs w:val="26"/>
          <w:highlight w:val="yellow"/>
          <w:lang w:val="vi-VN"/>
        </w:rPr>
      </w:pPr>
      <w:r>
        <w:rPr>
          <w:rFonts w:ascii="Times New Roman" w:hAnsi="Times New Roman"/>
          <w:b/>
          <w:sz w:val="26"/>
          <w:szCs w:val="26"/>
          <w:lang w:val="vi-VN"/>
        </w:rPr>
        <w:t>13.4.</w:t>
      </w:r>
      <w:r>
        <w:rPr>
          <w:rFonts w:ascii="Times New Roman" w:hAnsi="Times New Roman"/>
          <w:bCs/>
          <w:sz w:val="26"/>
          <w:szCs w:val="26"/>
          <w:lang w:val="vi-VN"/>
        </w:rPr>
        <w:t xml:space="preserve"> Bên B tự tổ chức tiếp nhận, bảo quản vật tư tại Công trường bằng chi phí của mình và chịu mọi rủi ro mất mát, hư hỏng vật tư cho đến khi bàn giao Hạng mục công trình.</w:t>
      </w:r>
    </w:p>
    <w:p w14:paraId="241B0E46" w14:textId="77777777" w:rsidR="00A10877" w:rsidRDefault="00F1289A" w:rsidP="00253C84">
      <w:pPr>
        <w:pStyle w:val="Heading2"/>
        <w:spacing w:after="120" w:line="276" w:lineRule="auto"/>
        <w:jc w:val="left"/>
        <w:rPr>
          <w:rFonts w:ascii="Times New Roman" w:hAnsi="Times New Roman"/>
          <w:sz w:val="26"/>
          <w:szCs w:val="26"/>
        </w:rPr>
      </w:pPr>
      <w:r>
        <w:rPr>
          <w:rFonts w:ascii="Times New Roman" w:hAnsi="Times New Roman"/>
          <w:sz w:val="26"/>
          <w:szCs w:val="26"/>
        </w:rPr>
        <w:t>Điều 14. BẢO LÃNH</w:t>
      </w:r>
    </w:p>
    <w:p w14:paraId="3CFF48A1" w14:textId="77777777" w:rsidR="00A10877" w:rsidRDefault="00F1289A" w:rsidP="00253C84">
      <w:pPr>
        <w:spacing w:after="120" w:line="276" w:lineRule="auto"/>
        <w:jc w:val="both"/>
        <w:rPr>
          <w:rFonts w:ascii="Times New Roman" w:hAnsi="Times New Roman"/>
          <w:b/>
          <w:sz w:val="26"/>
          <w:szCs w:val="26"/>
        </w:rPr>
      </w:pPr>
      <w:r>
        <w:rPr>
          <w:rFonts w:ascii="Times New Roman" w:hAnsi="Times New Roman"/>
          <w:b/>
          <w:sz w:val="26"/>
          <w:szCs w:val="26"/>
        </w:rPr>
        <w:t>14.1. Bảo lãnh tạm ứng Hợp đồng:</w:t>
      </w:r>
    </w:p>
    <w:p w14:paraId="289220FB" w14:textId="77777777" w:rsidR="00A10877" w:rsidRDefault="00F1289A" w:rsidP="00253C84">
      <w:pPr>
        <w:spacing w:after="120" w:line="276" w:lineRule="auto"/>
        <w:jc w:val="both"/>
        <w:rPr>
          <w:rFonts w:ascii="Times New Roman" w:hAnsi="Times New Roman"/>
          <w:sz w:val="26"/>
          <w:szCs w:val="26"/>
        </w:rPr>
      </w:pPr>
      <w:r>
        <w:rPr>
          <w:rFonts w:ascii="Times New Roman" w:hAnsi="Times New Roman"/>
          <w:sz w:val="26"/>
          <w:szCs w:val="26"/>
        </w:rPr>
        <w:t>Hình thức bảo lãnh: Bảo lãnh vô điều kiện, không hủy ngang của Ngân hàng thương mại trong nước được Bên A chấp thuận (Vietcombank, Vietinbank, BIDV, Agribank hoặc ACB, TPBank chi nhánh Hà Nội), theo mẫu bên A chấp thuận đính kèm tại Biểu 06 của hợp đồng này.</w:t>
      </w:r>
    </w:p>
    <w:p w14:paraId="09080485" w14:textId="77777777" w:rsidR="00A10877" w:rsidRDefault="00F1289A" w:rsidP="00253C84">
      <w:pPr>
        <w:spacing w:after="120" w:line="276" w:lineRule="auto"/>
        <w:jc w:val="both"/>
        <w:rPr>
          <w:rFonts w:ascii="Times New Roman" w:hAnsi="Times New Roman"/>
          <w:sz w:val="26"/>
          <w:szCs w:val="26"/>
        </w:rPr>
      </w:pPr>
      <w:r>
        <w:rPr>
          <w:rFonts w:ascii="Times New Roman" w:hAnsi="Times New Roman"/>
          <w:sz w:val="26"/>
          <w:szCs w:val="26"/>
        </w:rPr>
        <w:t>Đồng tiền bảo lãnh: Đồng tiền Việt Nam.</w:t>
      </w:r>
    </w:p>
    <w:p w14:paraId="13A212CC" w14:textId="77777777" w:rsidR="00A10877" w:rsidRDefault="00F1289A" w:rsidP="00253C84">
      <w:pPr>
        <w:tabs>
          <w:tab w:val="left" w:pos="720"/>
        </w:tabs>
        <w:spacing w:after="120" w:line="276" w:lineRule="auto"/>
        <w:jc w:val="both"/>
        <w:rPr>
          <w:rFonts w:ascii="Times New Roman" w:hAnsi="Times New Roman"/>
          <w:sz w:val="26"/>
          <w:szCs w:val="26"/>
        </w:rPr>
      </w:pPr>
      <w:r>
        <w:rPr>
          <w:rFonts w:ascii="Times New Roman" w:hAnsi="Times New Roman"/>
          <w:sz w:val="26"/>
          <w:szCs w:val="26"/>
        </w:rPr>
        <w:t xml:space="preserve">Giá trị bảo lãnh tạm ứng: bằng </w:t>
      </w:r>
      <w:r>
        <w:rPr>
          <w:rFonts w:ascii="Times New Roman" w:hAnsi="Times New Roman"/>
          <w:sz w:val="26"/>
          <w:szCs w:val="26"/>
          <w:highlight w:val="yellow"/>
        </w:rPr>
        <w:t>100</w:t>
      </w:r>
      <w:r>
        <w:rPr>
          <w:rFonts w:ascii="Times New Roman" w:hAnsi="Times New Roman"/>
          <w:sz w:val="26"/>
          <w:szCs w:val="26"/>
        </w:rPr>
        <w:t>% giá trị tiền tạm ứng.</w:t>
      </w:r>
    </w:p>
    <w:p w14:paraId="4BB7E397" w14:textId="77777777" w:rsidR="00A10877" w:rsidRDefault="00F1289A" w:rsidP="00253C84">
      <w:pPr>
        <w:spacing w:after="120" w:line="276" w:lineRule="auto"/>
        <w:jc w:val="both"/>
        <w:rPr>
          <w:rFonts w:ascii="Times New Roman" w:hAnsi="Times New Roman"/>
          <w:sz w:val="26"/>
          <w:szCs w:val="26"/>
        </w:rPr>
      </w:pPr>
      <w:r>
        <w:rPr>
          <w:rFonts w:ascii="Times New Roman" w:hAnsi="Times New Roman"/>
          <w:sz w:val="26"/>
          <w:szCs w:val="26"/>
        </w:rPr>
        <w:t xml:space="preserve">Thời hạn hiệu lực của bảo lãnh: Bảo lãnh tiền tạm ứng có hiệu lực đến 28 ngày sau ngày Bên A thu hồi hết tiền tạm ứng. Giá trị bảo lãnh được giảm tương ứng với số tiền tạm ứng đã được thu hồi khi được Bên A xác nhận bằng văn bản. Nếu các điều khoản của bảo lãnh có ghi rõ ngày hết hạn và Bên A vẫn chưa thu hồi hết tiền tạm ứng vào thời điểm 28 ngày trước khi hết hạn bảo lãnh, thì Bên B phải gia hạn bảo lãnh tạm ứng với giá trị tiền tạm ứng còn lại Bên A chưa thu hồi, thời hạn cho đến hết 28 ngày sau ngày Bên A thu hồi hết </w:t>
      </w:r>
      <w:r>
        <w:rPr>
          <w:rFonts w:ascii="Times New Roman" w:hAnsi="Times New Roman"/>
          <w:sz w:val="26"/>
          <w:szCs w:val="26"/>
        </w:rPr>
        <w:lastRenderedPageBreak/>
        <w:t>tiền tạm ứng. Trường hợp Bên B không gia hạn theo các quy định này thì Bên B vi phạm hợp đồng và Bên A có quyền thu toàn bộ giá trị bảo lãnh.</w:t>
      </w:r>
    </w:p>
    <w:p w14:paraId="68A2FCA2" w14:textId="77777777" w:rsidR="00A10877" w:rsidRDefault="00F1289A" w:rsidP="00253C84">
      <w:pPr>
        <w:tabs>
          <w:tab w:val="left" w:pos="720"/>
        </w:tabs>
        <w:spacing w:after="120" w:line="276" w:lineRule="auto"/>
        <w:jc w:val="both"/>
        <w:rPr>
          <w:rFonts w:ascii="Times New Roman" w:hAnsi="Times New Roman"/>
          <w:sz w:val="26"/>
          <w:szCs w:val="26"/>
        </w:rPr>
      </w:pPr>
      <w:r>
        <w:rPr>
          <w:rFonts w:ascii="Times New Roman" w:hAnsi="Times New Roman"/>
          <w:sz w:val="26"/>
          <w:szCs w:val="26"/>
        </w:rPr>
        <w:t>Thời hạn nộp bảo lãnh: Kèm theo hồ sơ đề nghị tạm ứng của Bên B gửi Bên A.</w:t>
      </w:r>
    </w:p>
    <w:p w14:paraId="4FC2B874" w14:textId="77777777" w:rsidR="00A10877" w:rsidRDefault="00F1289A" w:rsidP="00253C84">
      <w:pPr>
        <w:tabs>
          <w:tab w:val="left" w:pos="720"/>
        </w:tabs>
        <w:spacing w:after="120" w:line="276" w:lineRule="auto"/>
        <w:jc w:val="both"/>
        <w:rPr>
          <w:rFonts w:ascii="Times New Roman" w:hAnsi="Times New Roman"/>
          <w:b/>
          <w:sz w:val="26"/>
          <w:szCs w:val="26"/>
        </w:rPr>
      </w:pPr>
      <w:r>
        <w:rPr>
          <w:rFonts w:ascii="Times New Roman" w:hAnsi="Times New Roman"/>
          <w:b/>
          <w:sz w:val="26"/>
          <w:szCs w:val="26"/>
        </w:rPr>
        <w:t xml:space="preserve">14.2. Bảo lãnh thực hiện Hợp đồng: </w:t>
      </w:r>
    </w:p>
    <w:p w14:paraId="7C2B1FAA" w14:textId="77777777" w:rsidR="00A10877" w:rsidRDefault="00F1289A" w:rsidP="00253C84">
      <w:pPr>
        <w:tabs>
          <w:tab w:val="left" w:pos="720"/>
        </w:tabs>
        <w:spacing w:after="120" w:line="276" w:lineRule="auto"/>
        <w:jc w:val="both"/>
        <w:rPr>
          <w:rFonts w:ascii="Times New Roman" w:hAnsi="Times New Roman"/>
          <w:sz w:val="26"/>
          <w:szCs w:val="26"/>
        </w:rPr>
      </w:pPr>
      <w:r>
        <w:rPr>
          <w:rFonts w:ascii="Times New Roman" w:hAnsi="Times New Roman"/>
          <w:sz w:val="26"/>
          <w:szCs w:val="26"/>
        </w:rPr>
        <w:t>Hình thức bảo lãnh: Bảo lãnh vô điều kiện, không hủy ngang của Ngân hàng thương mại trong nước được Bên A chấp thuận (Vietcombank, Vietinbank, BIDV, Agribank hoặc ACB, TPBank chi nhánh Hà nội).</w:t>
      </w:r>
    </w:p>
    <w:p w14:paraId="1D6AC1AF" w14:textId="77777777" w:rsidR="00A10877" w:rsidRDefault="00F1289A" w:rsidP="00253C84">
      <w:pPr>
        <w:tabs>
          <w:tab w:val="left" w:pos="720"/>
        </w:tabs>
        <w:spacing w:after="120" w:line="276" w:lineRule="auto"/>
        <w:jc w:val="both"/>
        <w:rPr>
          <w:rFonts w:ascii="Times New Roman" w:hAnsi="Times New Roman"/>
          <w:sz w:val="26"/>
          <w:szCs w:val="26"/>
        </w:rPr>
      </w:pPr>
      <w:r>
        <w:rPr>
          <w:rFonts w:ascii="Times New Roman" w:hAnsi="Times New Roman"/>
          <w:sz w:val="26"/>
          <w:szCs w:val="26"/>
        </w:rPr>
        <w:t>Đồng tiền bảo lãnh: Đồng tiền Việt Nam.</w:t>
      </w:r>
    </w:p>
    <w:p w14:paraId="2395130B" w14:textId="77777777" w:rsidR="00A10877" w:rsidRDefault="00F1289A" w:rsidP="00253C84">
      <w:pPr>
        <w:tabs>
          <w:tab w:val="left" w:pos="720"/>
        </w:tabs>
        <w:spacing w:after="120" w:line="276" w:lineRule="auto"/>
        <w:jc w:val="both"/>
        <w:rPr>
          <w:rFonts w:ascii="Times New Roman" w:hAnsi="Times New Roman"/>
          <w:sz w:val="26"/>
          <w:szCs w:val="26"/>
        </w:rPr>
      </w:pPr>
      <w:r>
        <w:rPr>
          <w:rFonts w:ascii="Times New Roman" w:hAnsi="Times New Roman"/>
          <w:sz w:val="26"/>
          <w:szCs w:val="26"/>
        </w:rPr>
        <w:t xml:space="preserve">Giá trị bảo lãnh thực hiện Hợp đồng: bằng </w:t>
      </w:r>
      <w:r>
        <w:rPr>
          <w:rFonts w:ascii="Times New Roman" w:hAnsi="Times New Roman"/>
          <w:sz w:val="26"/>
          <w:szCs w:val="26"/>
          <w:highlight w:val="yellow"/>
        </w:rPr>
        <w:t>05</w:t>
      </w:r>
      <w:r>
        <w:rPr>
          <w:rFonts w:ascii="Times New Roman" w:hAnsi="Times New Roman"/>
          <w:sz w:val="26"/>
          <w:szCs w:val="26"/>
        </w:rPr>
        <w:t>% giá trị Hợp đồng.</w:t>
      </w:r>
    </w:p>
    <w:p w14:paraId="290856E1" w14:textId="77777777" w:rsidR="00A10877" w:rsidRDefault="00F1289A" w:rsidP="00253C84">
      <w:pPr>
        <w:spacing w:after="120" w:line="276" w:lineRule="auto"/>
        <w:jc w:val="both"/>
        <w:rPr>
          <w:rFonts w:ascii="Times New Roman" w:hAnsi="Times New Roman"/>
          <w:sz w:val="26"/>
          <w:szCs w:val="26"/>
        </w:rPr>
      </w:pPr>
      <w:r>
        <w:rPr>
          <w:rFonts w:ascii="Times New Roman" w:hAnsi="Times New Roman"/>
          <w:sz w:val="26"/>
          <w:szCs w:val="26"/>
        </w:rPr>
        <w:t xml:space="preserve">Thời hạn hiệu lực của bảo lãnh: Bảo lãnh thực hiện Hợp đồng có hiệu lực kể từ ngày phát hành đến hết </w:t>
      </w:r>
      <w:r>
        <w:rPr>
          <w:rFonts w:ascii="Times New Roman" w:hAnsi="Times New Roman"/>
          <w:sz w:val="26"/>
          <w:szCs w:val="26"/>
          <w:highlight w:val="yellow"/>
        </w:rPr>
        <w:t xml:space="preserve">28 ngày</w:t>
      </w:r>
      <w:r>
        <w:rPr>
          <w:rFonts w:ascii="Times New Roman" w:hAnsi="Times New Roman"/>
          <w:sz w:val="26"/>
          <w:szCs w:val="26"/>
        </w:rPr>
        <w:t xml:space="preserve"> sau ngày Bên B hoàn thành, được Bên A chấp thuận nghiệm thu bàn giao Hạng mục công trình theo Hợp đồng và đã hoàn tất việc khắc phục các tồn tại, khiếm khuyết (nếu có), nhưng trong mọi trường hợp không sớm hơn thời điểm Bên A được Chủ đầu tư nghiệm thu phần công việc tương ứng do Bên B thực hiện. Nếu các điều khoản của bảo lãnh có ghi rõ ngày hết hạn và tại thời điểm 28 ngày trước khi hết hạn mà các điều kiện nêu trên chưa được đáp ứng thì Bên B phải gia hạn bảo lãnh theo yêu cầu hợp lý của Bên A. Trường hợp Bên B không gia hạn theo các quy định này thì Bên B vi phạm Hợp đồng</w:t>
      </w:r>
      <w:ins w:id="120195" w:author="VNCN E&amp;C" w:date="2026-10-22T09:00:00Z">
        <w:r>
          <w:rPr>
            <w:rFonts w:ascii="Times New Roman" w:hAnsi="Times New Roman"/>
            <w:sz w:val="26"/>
            <w:szCs w:val="26"/>
          </w:rPr>
          <w:t xml:space="preserve"> và Bên A có quyền thu toàn bộ giá trị bảo lãnh</w:t>
        </w:r>
      </w:ins>
      <w:r>
        <w:rPr>
          <w:rFonts w:ascii="Times New Roman" w:hAnsi="Times New Roman"/>
          <w:sz w:val="26"/>
          <w:szCs w:val="26"/>
        </w:rPr>
        <w:t xml:space="preserve">.</w:t>
      </w:r>
    </w:p>
    <w:p w14:paraId="3FF9ACF6" w14:textId="77777777" w:rsidR="00A10877" w:rsidRDefault="00F1289A" w:rsidP="00253C84">
      <w:pPr>
        <w:spacing w:after="120" w:line="276" w:lineRule="auto"/>
        <w:jc w:val="both"/>
        <w:rPr>
          <w:rFonts w:ascii="Times New Roman" w:hAnsi="Times New Roman"/>
          <w:sz w:val="26"/>
          <w:szCs w:val="26"/>
        </w:rPr>
      </w:pPr>
      <w:r>
        <w:rPr>
          <w:rFonts w:ascii="Times New Roman" w:hAnsi="Times New Roman"/>
          <w:sz w:val="26"/>
          <w:szCs w:val="26"/>
        </w:rPr>
        <w:t>Bên B không được nhận lại bảo lãnh thực hiện Hợp đồng trong trường hợp từ chối thực hiện Hợp đồng sau khi Hợp đồng có hiệu lực hoặc Hợp đồng bị chấm dứt do lỗi của Bên B; Bên A có quyền thu toàn bộ giá trị bảo lãnh.</w:t>
      </w:r>
    </w:p>
    <w:p w14:paraId="686D2E2F" w14:textId="77777777" w:rsidR="00A10877" w:rsidRDefault="00F1289A" w:rsidP="00253C84">
      <w:pPr>
        <w:tabs>
          <w:tab w:val="left" w:pos="720"/>
        </w:tabs>
        <w:spacing w:after="120" w:line="276" w:lineRule="auto"/>
        <w:jc w:val="both"/>
        <w:rPr>
          <w:rFonts w:ascii="Times New Roman" w:hAnsi="Times New Roman"/>
          <w:sz w:val="26"/>
          <w:szCs w:val="26"/>
        </w:rPr>
      </w:pPr>
      <w:r>
        <w:rPr>
          <w:rFonts w:ascii="Times New Roman" w:hAnsi="Times New Roman"/>
          <w:sz w:val="26"/>
          <w:szCs w:val="26"/>
        </w:rPr>
        <w:t>Thời hạn nộp bảo lãnh: Bên B phải nộp cho Bên A bản gốc bảo lãnh thực hiện Hợp đồng trong vòng 14 ngày kể từ ngày ký Hợp đồng.</w:t>
      </w:r>
    </w:p>
    <w:p w14:paraId="3F91B297" w14:textId="77777777" w:rsidR="00A10877" w:rsidRDefault="00F1289A" w:rsidP="00253C84">
      <w:pPr>
        <w:tabs>
          <w:tab w:val="left" w:pos="720"/>
        </w:tabs>
        <w:spacing w:after="120" w:line="276" w:lineRule="auto"/>
        <w:jc w:val="both"/>
        <w:rPr>
          <w:rFonts w:ascii="Times New Roman" w:hAnsi="Times New Roman"/>
          <w:sz w:val="26"/>
          <w:szCs w:val="26"/>
        </w:rPr>
      </w:pPr>
      <w:r>
        <w:rPr>
          <w:rFonts w:ascii="Times New Roman" w:hAnsi="Times New Roman"/>
          <w:sz w:val="26"/>
          <w:szCs w:val="26"/>
        </w:rPr>
        <w:t>Mẫu bảo lãnh: Theo Biểu 06 đính kèm Hợp đồng.</w:t>
      </w:r>
    </w:p>
    <w:p w14:paraId="537D2BD0" w14:textId="77777777" w:rsidR="00A10877" w:rsidRDefault="00F1289A" w:rsidP="00253C84">
      <w:pPr>
        <w:spacing w:after="120" w:line="276" w:lineRule="auto"/>
        <w:jc w:val="both"/>
        <w:rPr>
          <w:rFonts w:ascii="Times New Roman" w:hAnsi="Times New Roman"/>
          <w:sz w:val="26"/>
          <w:szCs w:val="26"/>
        </w:rPr>
      </w:pPr>
      <w:r>
        <w:rPr>
          <w:rFonts w:ascii="Times New Roman" w:hAnsi="Times New Roman"/>
          <w:b/>
          <w:sz w:val="26"/>
          <w:szCs w:val="26"/>
        </w:rPr>
        <w:t>14.3. Bảo lãnh Bảo hành</w:t>
      </w:r>
      <w:r>
        <w:rPr>
          <w:rFonts w:ascii="Times New Roman" w:hAnsi="Times New Roman"/>
          <w:sz w:val="26"/>
          <w:szCs w:val="26"/>
        </w:rPr>
        <w:t xml:space="preserve">: </w:t>
      </w:r>
    </w:p>
    <w:p w14:paraId="0406A60E" w14:textId="77777777" w:rsidR="00A10877" w:rsidRDefault="00F1289A" w:rsidP="00253C84">
      <w:pPr>
        <w:spacing w:after="120" w:line="276" w:lineRule="auto"/>
        <w:jc w:val="both"/>
        <w:rPr>
          <w:rFonts w:ascii="Times New Roman" w:hAnsi="Times New Roman"/>
          <w:sz w:val="26"/>
          <w:szCs w:val="26"/>
        </w:rPr>
      </w:pPr>
      <w:r>
        <w:rPr>
          <w:rFonts w:ascii="Times New Roman" w:hAnsi="Times New Roman"/>
          <w:sz w:val="26"/>
          <w:szCs w:val="26"/>
        </w:rPr>
        <w:t>Hình thức bảo lãnh: Bảo lãnh vô điều kiện, không hủy ngang của Ngân hàng thương mại trong nước được Bên A chấp thuận (Vietcombank, Vietinbank, BIDV, Agribank hoặc ACB, TPBank chi nhánh Hà nội).</w:t>
      </w:r>
    </w:p>
    <w:p w14:paraId="0E1D123F" w14:textId="77777777" w:rsidR="00A10877" w:rsidRDefault="00F1289A" w:rsidP="00253C84">
      <w:pPr>
        <w:spacing w:after="120" w:line="276" w:lineRule="auto"/>
        <w:jc w:val="both"/>
        <w:rPr>
          <w:rFonts w:ascii="Times New Roman" w:hAnsi="Times New Roman"/>
          <w:sz w:val="26"/>
          <w:szCs w:val="26"/>
        </w:rPr>
      </w:pPr>
      <w:r>
        <w:rPr>
          <w:rFonts w:ascii="Times New Roman" w:hAnsi="Times New Roman"/>
          <w:sz w:val="26"/>
          <w:szCs w:val="26"/>
        </w:rPr>
        <w:t>Áp dụng theo mẫu mà Bên A ban hành tại Biểu 06 đính kèm Hợp đồng này. Bảo lãnh bảo hành là bảo lãnh vô điều kiện và không hủy ngang dưới mọi hình thức, có giá trị bằng 05% giá trị quyết toán Hợp đồng và có hiệu lực đến hết thời hạn bảo hành theo Hợp đồng cộng thêm 14 ngày.</w:t>
      </w:r>
    </w:p>
    <w:p w14:paraId="0C51C658" w14:textId="77777777" w:rsidR="00A10877" w:rsidRDefault="00F1289A" w:rsidP="00253C84">
      <w:pPr>
        <w:spacing w:after="120" w:line="276" w:lineRule="auto"/>
        <w:jc w:val="both"/>
        <w:rPr>
          <w:rFonts w:ascii="Times New Roman" w:hAnsi="Times New Roman"/>
          <w:b/>
          <w:sz w:val="26"/>
          <w:szCs w:val="26"/>
        </w:rPr>
      </w:pPr>
      <w:r>
        <w:rPr>
          <w:rFonts w:ascii="Times New Roman" w:hAnsi="Times New Roman"/>
          <w:b/>
          <w:sz w:val="26"/>
          <w:szCs w:val="26"/>
        </w:rPr>
        <w:t>14.4. Bảo lãnh thanh toán:</w:t>
      </w:r>
    </w:p>
    <w:p w14:paraId="3832CE13" w14:textId="77777777" w:rsidR="00A10877" w:rsidRDefault="00F1289A" w:rsidP="00253C84">
      <w:pPr>
        <w:spacing w:after="120" w:line="276" w:lineRule="auto"/>
        <w:jc w:val="both"/>
        <w:rPr>
          <w:rFonts w:ascii="Times New Roman" w:hAnsi="Times New Roman"/>
          <w:sz w:val="26"/>
          <w:szCs w:val="26"/>
        </w:rPr>
      </w:pPr>
      <w:r>
        <w:rPr>
          <w:rFonts w:ascii="Times New Roman" w:hAnsi="Times New Roman"/>
          <w:sz w:val="26"/>
          <w:szCs w:val="26"/>
        </w:rPr>
        <w:t>Trong vòng 20 ngày sau khi ký kết hợp đồng, Bên A sẽ cung cấp cho Bên B chứng thư bảo lãnh thanh toán của hợp đồng với giá trị được bảo lãnh tương ứng với số tiền bằng 15% giá trị hợp đồng.</w:t>
      </w:r>
    </w:p>
    <w:p w14:paraId="101879E9" w14:textId="77777777" w:rsidR="00A10877" w:rsidRDefault="00F1289A" w:rsidP="00253C84">
      <w:pPr>
        <w:spacing w:after="120" w:line="276" w:lineRule="auto"/>
        <w:jc w:val="both"/>
        <w:rPr>
          <w:rFonts w:ascii="Times New Roman" w:hAnsi="Times New Roman"/>
          <w:sz w:val="26"/>
          <w:szCs w:val="26"/>
        </w:rPr>
      </w:pPr>
      <w:r>
        <w:rPr>
          <w:rFonts w:ascii="Times New Roman" w:hAnsi="Times New Roman"/>
          <w:sz w:val="26"/>
          <w:szCs w:val="26"/>
        </w:rPr>
        <w:lastRenderedPageBreak/>
        <w:t>Hình thức bảo lãnh: Bảo lãnh vô điều kiện, không hủy ngang của Ngân hàng thương mại trong nước được Bên A chấp thuận (Vietcombank, Vietinbank, BIDV, Agribank hoặc ACB, TPBank chi nhánh Hà Nội), theo mẫu bên A chấp thuận đính kèm tại Biểu 06 của hợp đồng này. Hiệu lực của Bảo lãnh thanh toán: Từ thời điểm phát hành đến thời điểm phê duyệt quyết toán hợp đồng này.</w:t>
      </w:r>
    </w:p>
    <w:p w14:paraId="16098C4E" w14:textId="77777777" w:rsidR="00A10877" w:rsidRDefault="00F1289A" w:rsidP="00253C84">
      <w:pPr>
        <w:pStyle w:val="Heading2"/>
        <w:spacing w:after="120" w:line="276" w:lineRule="auto"/>
        <w:jc w:val="left"/>
        <w:rPr>
          <w:rFonts w:ascii="Times New Roman" w:hAnsi="Times New Roman"/>
          <w:sz w:val="26"/>
          <w:szCs w:val="26"/>
        </w:rPr>
      </w:pPr>
      <w:r>
        <w:rPr>
          <w:rFonts w:ascii="Times New Roman" w:hAnsi="Times New Roman"/>
          <w:sz w:val="26"/>
          <w:szCs w:val="26"/>
        </w:rPr>
        <w:t>Điều 15. SỬA ĐỔI, ĐIỀU CHỈNH HỢP ĐỒNG VÀ CÔNG VIỆC PHÁT SINH</w:t>
      </w:r>
    </w:p>
    <w:p w14:paraId="075849B5" w14:textId="77777777" w:rsidR="00A10877" w:rsidRDefault="00F1289A" w:rsidP="00253C84">
      <w:pPr>
        <w:widowControl w:val="0"/>
        <w:spacing w:after="120" w:line="276" w:lineRule="auto"/>
        <w:jc w:val="both"/>
        <w:rPr>
          <w:rFonts w:ascii="Times New Roman" w:hAnsi="Times New Roman"/>
          <w:b/>
          <w:sz w:val="26"/>
          <w:szCs w:val="26"/>
          <w:lang w:val="vi-VN"/>
        </w:rPr>
      </w:pPr>
      <w:r>
        <w:rPr>
          <w:rFonts w:ascii="Times New Roman" w:hAnsi="Times New Roman"/>
          <w:b/>
          <w:sz w:val="26"/>
          <w:szCs w:val="26"/>
          <w:lang w:val="vi-VN"/>
        </w:rPr>
        <w:t xml:space="preserve">15.1. Điều chỉnh, sửa đổi tiến độ thực hiện </w:t>
      </w:r>
    </w:p>
    <w:p w14:paraId="61104F29" w14:textId="77777777" w:rsidR="00A10877" w:rsidRDefault="00F1289A" w:rsidP="00253C84">
      <w:pPr>
        <w:tabs>
          <w:tab w:val="left" w:pos="709"/>
        </w:tabs>
        <w:spacing w:after="120" w:line="276" w:lineRule="auto"/>
        <w:jc w:val="both"/>
        <w:rPr>
          <w:rFonts w:ascii="Times New Roman" w:hAnsi="Times New Roman"/>
          <w:sz w:val="26"/>
          <w:szCs w:val="26"/>
          <w:lang w:val="vi-VN"/>
        </w:rPr>
      </w:pPr>
      <w:r>
        <w:rPr>
          <w:rFonts w:ascii="Times New Roman" w:hAnsi="Times New Roman"/>
          <w:sz w:val="26"/>
          <w:szCs w:val="26"/>
          <w:lang w:val="vi-VN"/>
        </w:rPr>
        <w:t xml:space="preserve">a) Vào bất kỳ thời điểm nào, nếu tiến độ thi công trước đó không phù hợp với tiến độ thực tế hoặc không phù hợp với nghĩa vụ của Bên B theo Hợp đồng này, hoặc theo yêu cầu của Bên A, Bên B phải trình cho Bên A tiến độ thi công điều chỉnh, nêu rõ biện pháp bảo đảm hoàn thành đúng các mốc tiến độ bắt buộc. Thời hạn đệ trình tiến độ thi công không quá 07 ngày, kể từ ngày được Bên A yêu cầu. </w:t>
      </w:r>
    </w:p>
    <w:p w14:paraId="49B9D0C1" w14:textId="1FBD249B" w:rsidR="00A10877" w:rsidRDefault="00F1289A" w:rsidP="00253C84">
      <w:pPr>
        <w:tabs>
          <w:tab w:val="left" w:pos="709"/>
        </w:tabs>
        <w:spacing w:after="120" w:line="276" w:lineRule="auto"/>
        <w:jc w:val="both"/>
        <w:rPr>
          <w:rFonts w:ascii="Times New Roman" w:hAnsi="Times New Roman"/>
          <w:strike/>
          <w:sz w:val="26"/>
          <w:szCs w:val="26"/>
          <w:lang w:val="vi-VN"/>
        </w:rPr>
      </w:pPr>
      <w:r>
        <w:rPr>
          <w:rFonts w:ascii="Times New Roman" w:hAnsi="Times New Roman"/>
          <w:sz w:val="26"/>
          <w:szCs w:val="26"/>
          <w:lang w:val="vi-VN"/>
        </w:rPr>
        <w:t>b) Trường hợp Chủ đầu tư yêu cầu rút ngắn hoặc cho phép kéo dài thời gian hoàn thành, Bên A thông báo bằng văn bản để Bên B thực hiện. Chi phí phát sinh (nếu có), trừ trường hợp do lỗi của Bên B, chỉ được xem xét trong phạm vi</w:t>
      </w:r>
      <w:ins w:id="90" w:author="Ban Kinh tế &amp; Quản lý Hợp đồng" w:date="2026-10-21T13:54:00Z">
        <w:r w:rsidR="007C71E7">
          <w:rPr>
            <w:rFonts w:ascii="Times New Roman" w:hAnsi="Times New Roman"/>
            <w:sz w:val="26"/>
            <w:szCs w:val="26"/>
          </w:rPr>
          <w:t xml:space="preserve"> của hợp đồng này</w:t>
        </w:r>
      </w:ins>
      <w:del w:id="91" w:author="Ban Kinh tế &amp; Quản lý Hợp đồng" w:date="2026-10-21T13:54:00Z">
        <w:r w:rsidDel="007C71E7">
          <w:rPr>
            <w:rFonts w:ascii="Times New Roman" w:hAnsi="Times New Roman"/>
            <w:sz w:val="26"/>
            <w:szCs w:val="26"/>
            <w:lang w:val="vi-VN"/>
          </w:rPr>
          <w:delText xml:space="preserve"> Chủ đầu tư chấp thuận thanh toán cho Bên A và phải được Bên A phê duyệt bằng văn bản trước khi thực hiện</w:delText>
        </w:r>
      </w:del>
      <w:r>
        <w:rPr>
          <w:rFonts w:ascii="Times New Roman" w:hAnsi="Times New Roman"/>
          <w:sz w:val="26"/>
          <w:szCs w:val="26"/>
          <w:lang w:val="vi-VN"/>
        </w:rPr>
        <w:t>.</w:t>
      </w:r>
    </w:p>
    <w:p w14:paraId="788A556D" w14:textId="77777777" w:rsidR="00A10877" w:rsidRDefault="00F1289A" w:rsidP="00253C84">
      <w:pPr>
        <w:tabs>
          <w:tab w:val="left" w:pos="709"/>
        </w:tabs>
        <w:spacing w:after="120" w:line="276" w:lineRule="auto"/>
        <w:jc w:val="both"/>
        <w:rPr>
          <w:rFonts w:ascii="Times New Roman" w:hAnsi="Times New Roman"/>
          <w:sz w:val="26"/>
          <w:szCs w:val="26"/>
        </w:rPr>
      </w:pPr>
      <w:r>
        <w:rPr>
          <w:rFonts w:ascii="Times New Roman" w:hAnsi="Times New Roman"/>
          <w:sz w:val="26"/>
          <w:szCs w:val="26"/>
        </w:rPr>
        <w:t xml:space="preserve">c) Gia hạn thời gian hoàn thành: Bên B được gia hạn tương ứng với mức ảnh hưởng thực tế đến </w:t>
      </w:r>
      <w:ins w:id="120196" w:author="VNCN E&amp;C" w:date="2026-10-22T09:00:00Z">
        <w:r>
          <w:rPr>
            <w:rFonts w:ascii="Times New Roman" w:hAnsi="Times New Roman"/>
            <w:sz w:val="26"/>
            <w:szCs w:val="26"/>
          </w:rPr>
          <w:t xml:space="preserve">Thời gian hoàn thành theo</w:t>
        </w:r>
      </w:ins>
      <w:del w:id="120197" w:author="VNCN E&amp;C" w:date="2026-10-22T09:00:00Z">
        <w:r>
          <w:rPr>
            <w:rFonts w:ascii="Times New Roman" w:hAnsi="Times New Roman"/>
            <w:sz w:val="26"/>
            <w:szCs w:val="26"/>
          </w:rPr>
          <w:delText xml:space="preserve">đường găng của</w:delText>
        </w:r>
      </w:del>
      <w:r>
        <w:rPr>
          <w:rFonts w:ascii="Times New Roman" w:hAnsi="Times New Roman"/>
          <w:sz w:val="26"/>
          <w:szCs w:val="26"/>
        </w:rPr>
        <w:t xml:space="preserve"> Tiến độ thi công chi tiết do:</w:t>
      </w:r>
    </w:p>
    <w:p w14:paraId="6DFC2437" w14:textId="77777777" w:rsidR="00A10877" w:rsidRDefault="00F1289A" w:rsidP="00253C84">
      <w:pPr>
        <w:tabs>
          <w:tab w:val="left" w:pos="709"/>
        </w:tabs>
        <w:spacing w:after="120" w:line="276" w:lineRule="auto"/>
        <w:jc w:val="both"/>
        <w:rPr>
          <w:rFonts w:ascii="Times New Roman" w:hAnsi="Times New Roman"/>
          <w:sz w:val="26"/>
          <w:szCs w:val="26"/>
        </w:rPr>
      </w:pPr>
      <w:r>
        <w:rPr>
          <w:rFonts w:ascii="Times New Roman" w:hAnsi="Times New Roman"/>
          <w:sz w:val="26"/>
          <w:szCs w:val="26"/>
        </w:rPr>
        <w:t>(i) Thay đổi thiết kế, phạm vi công việc theo yêu cầu bằng văn bản của Bên A;</w:t>
      </w:r>
    </w:p>
    <w:p w14:paraId="7D06484A" w14:textId="77777777" w:rsidR="00A10877" w:rsidRDefault="00F1289A" w:rsidP="00253C84">
      <w:pPr>
        <w:tabs>
          <w:tab w:val="left" w:pos="709"/>
        </w:tabs>
        <w:spacing w:after="120" w:line="276" w:lineRule="auto"/>
        <w:jc w:val="both"/>
        <w:rPr>
          <w:rFonts w:ascii="Times New Roman" w:hAnsi="Times New Roman"/>
          <w:sz w:val="26"/>
          <w:szCs w:val="26"/>
        </w:rPr>
      </w:pPr>
      <w:r>
        <w:rPr>
          <w:rFonts w:ascii="Times New Roman" w:hAnsi="Times New Roman"/>
          <w:sz w:val="26"/>
          <w:szCs w:val="26"/>
        </w:rPr>
        <w:t>(ii) Bất khả kháng theo Điều 16;</w:t>
      </w:r>
    </w:p>
    <w:p w14:paraId="751037E4" w14:textId="1E4D2B2E" w:rsidR="00A10877" w:rsidRDefault="00F1289A" w:rsidP="00253C84">
      <w:pPr>
        <w:tabs>
          <w:tab w:val="left" w:pos="709"/>
        </w:tabs>
        <w:spacing w:after="120" w:line="276" w:lineRule="auto"/>
        <w:jc w:val="both"/>
        <w:rPr>
          <w:rFonts w:ascii="Times New Roman" w:hAnsi="Times New Roman"/>
          <w:sz w:val="26"/>
          <w:szCs w:val="26"/>
        </w:rPr>
      </w:pPr>
      <w:r>
        <w:rPr>
          <w:rFonts w:ascii="Times New Roman" w:hAnsi="Times New Roman"/>
          <w:sz w:val="26"/>
          <w:szCs w:val="26"/>
        </w:rPr>
        <w:t>(iii) Điều kiện thời tiết bất thường, có xác nhận của cơ quan khí tượng thủy văn</w:t>
      </w:r>
      <w:ins w:id="92" w:author="Ban Kinh tế &amp; Quản lý Hợp đồng" w:date="2026-10-21T14:01:00Z">
        <w:r w:rsidR="00705C0A">
          <w:rPr>
            <w:rFonts w:ascii="Times New Roman" w:hAnsi="Times New Roman"/>
            <w:sz w:val="26"/>
            <w:szCs w:val="26"/>
          </w:rPr>
          <w:t xml:space="preserve"> và xác nhận theo nhật ký th</w:t>
        </w:r>
      </w:ins>
      <w:ins w:id="93" w:author="Ban Kinh tế &amp; Quản lý Hợp đồng" w:date="2026-10-21T14:02:00Z">
        <w:r w:rsidR="00705C0A">
          <w:rPr>
            <w:rFonts w:ascii="Times New Roman" w:hAnsi="Times New Roman"/>
            <w:sz w:val="26"/>
            <w:szCs w:val="26"/>
          </w:rPr>
          <w:t>i công</w:t>
        </w:r>
      </w:ins>
      <w:r>
        <w:rPr>
          <w:rFonts w:ascii="Times New Roman" w:hAnsi="Times New Roman"/>
          <w:sz w:val="26"/>
          <w:szCs w:val="26"/>
        </w:rPr>
        <w:t>;</w:t>
      </w:r>
    </w:p>
    <w:p w14:paraId="0A3D0D28" w14:textId="77777777" w:rsidR="00A10877" w:rsidRDefault="00F1289A" w:rsidP="00253C84">
      <w:pPr>
        <w:tabs>
          <w:tab w:val="left" w:pos="709"/>
        </w:tabs>
        <w:spacing w:after="120" w:line="276" w:lineRule="auto"/>
        <w:jc w:val="both"/>
        <w:rPr>
          <w:rFonts w:ascii="Times New Roman" w:hAnsi="Times New Roman"/>
          <w:sz w:val="26"/>
          <w:szCs w:val="26"/>
        </w:rPr>
      </w:pPr>
      <w:r>
        <w:rPr>
          <w:rFonts w:ascii="Times New Roman" w:hAnsi="Times New Roman"/>
          <w:sz w:val="26"/>
          <w:szCs w:val="26"/>
        </w:rPr>
        <w:t>(iv) Bên A hoặc nhà thầu khác của Bên A gây chậm trễ, kể cả chậm bàn giao mặt bằng;</w:t>
      </w:r>
    </w:p>
    <w:p w14:paraId="632E7D96" w14:textId="77777777" w:rsidR="00A10877" w:rsidRDefault="00F1289A" w:rsidP="00253C84">
      <w:pPr>
        <w:tabs>
          <w:tab w:val="left" w:pos="709"/>
        </w:tabs>
        <w:spacing w:after="120" w:line="276" w:lineRule="auto"/>
        <w:jc w:val="both"/>
        <w:rPr>
          <w:rFonts w:ascii="Times New Roman" w:hAnsi="Times New Roman"/>
          <w:sz w:val="26"/>
          <w:szCs w:val="26"/>
        </w:rPr>
      </w:pPr>
      <w:r>
        <w:rPr>
          <w:rFonts w:ascii="Times New Roman" w:hAnsi="Times New Roman"/>
          <w:sz w:val="26"/>
          <w:szCs w:val="26"/>
        </w:rPr>
        <w:t>(v) Bên A chậm phê duyệt hồ sơ hợp lệ quá thời hạn quy định trong Hợp đồng;</w:t>
      </w:r>
    </w:p>
    <w:p w14:paraId="0994DD54" w14:textId="77777777" w:rsidR="00A10877" w:rsidRDefault="00F1289A" w:rsidP="00253C84">
      <w:pPr>
        <w:tabs>
          <w:tab w:val="left" w:pos="709"/>
        </w:tabs>
        <w:spacing w:after="120" w:line="276" w:lineRule="auto"/>
        <w:jc w:val="both"/>
        <w:rPr>
          <w:rFonts w:ascii="Times New Roman" w:hAnsi="Times New Roman"/>
          <w:sz w:val="26"/>
          <w:szCs w:val="26"/>
        </w:rPr>
      </w:pPr>
      <w:r>
        <w:rPr>
          <w:rFonts w:ascii="Times New Roman" w:hAnsi="Times New Roman"/>
          <w:sz w:val="26"/>
          <w:szCs w:val="26"/>
        </w:rPr>
        <w:t>(vi) Tạm dừng theo Điều 17.1 không do lỗi của Bên B.</w:t>
      </w:r>
    </w:p>
    <w:p w14:paraId="064294EE" w14:textId="30B21922" w:rsidR="00A10877" w:rsidRPr="00BA5877" w:rsidRDefault="00F1289A" w:rsidP="00253C84">
      <w:pPr>
        <w:tabs>
          <w:tab w:val="left" w:pos="709"/>
        </w:tabs>
        <w:spacing w:after="120" w:line="276" w:lineRule="auto"/>
        <w:jc w:val="both"/>
        <w:rPr>
          <w:rFonts w:ascii="Times New Roman" w:hAnsi="Times New Roman"/>
          <w:sz w:val="26"/>
          <w:szCs w:val="26"/>
        </w:rPr>
      </w:pPr>
      <w:r>
        <w:rPr>
          <w:rFonts w:ascii="Times New Roman" w:hAnsi="Times New Roman"/>
          <w:sz w:val="26"/>
          <w:szCs w:val="26"/>
        </w:rPr>
        <w:t xml:space="preserve">Bên B phải thông báo bằng văn bản kèm tài liệu chứng minh trong vòng </w:t>
      </w:r>
      <w:r>
        <w:rPr>
          <w:rFonts w:ascii="Times New Roman" w:hAnsi="Times New Roman"/>
          <w:sz w:val="26"/>
          <w:szCs w:val="26"/>
          <w:highlight w:val="yellow"/>
        </w:rPr>
        <w:t>07 ngày</w:t>
      </w:r>
      <w:r>
        <w:rPr>
          <w:rFonts w:ascii="Times New Roman" w:hAnsi="Times New Roman"/>
          <w:sz w:val="26"/>
          <w:szCs w:val="26"/>
        </w:rPr>
        <w:t xml:space="preserve"> kể từ ngày phát sinh sự kiện; quá thời hạn này, Bên B mất quyền yêu cầu gia hạn. Việc gia hạn chỉ có hiệu lực khi được Bên A chấp thuận bằng văn bản và không làm phát sinh chi phí, trừ trường hợp quy định tại Điều 17.1 điểm c.</w:t>
      </w:r>
    </w:p>
    <w:p w14:paraId="43581CD7" w14:textId="77777777" w:rsidR="00A10877" w:rsidRDefault="00F1289A" w:rsidP="00253C84">
      <w:pPr>
        <w:widowControl w:val="0"/>
        <w:spacing w:after="120" w:line="276" w:lineRule="auto"/>
        <w:jc w:val="both"/>
        <w:rPr>
          <w:rFonts w:ascii="Times New Roman" w:hAnsi="Times New Roman"/>
          <w:b/>
          <w:sz w:val="26"/>
          <w:szCs w:val="26"/>
          <w:lang w:val="vi-VN"/>
        </w:rPr>
      </w:pPr>
      <w:r>
        <w:rPr>
          <w:rFonts w:ascii="Times New Roman" w:hAnsi="Times New Roman"/>
          <w:b/>
          <w:sz w:val="26"/>
          <w:szCs w:val="26"/>
          <w:lang w:val="vi-VN"/>
        </w:rPr>
        <w:t>15.2. Điều chỉnh khối lượng Hợp đồng:</w:t>
      </w:r>
    </w:p>
    <w:p w14:paraId="26574EA8" w14:textId="77777777" w:rsidR="00A10877" w:rsidRDefault="00F1289A" w:rsidP="00253C84">
      <w:pPr>
        <w:widowControl w:val="0"/>
        <w:tabs>
          <w:tab w:val="left" w:pos="884"/>
        </w:tabs>
        <w:spacing w:after="120" w:line="276" w:lineRule="auto"/>
        <w:jc w:val="both"/>
        <w:rPr>
          <w:rFonts w:ascii="Times New Roman" w:hAnsi="Times New Roman"/>
          <w:strike/>
          <w:sz w:val="26"/>
          <w:szCs w:val="26"/>
          <w:lang w:val="vi-VN"/>
        </w:rPr>
      </w:pPr>
      <w:r>
        <w:rPr>
          <w:rFonts w:ascii="Times New Roman" w:hAnsi="Times New Roman"/>
          <w:sz w:val="26"/>
          <w:szCs w:val="26"/>
          <w:lang w:val="vi-VN"/>
        </w:rPr>
        <w:t>Bên A thanh toán cho Bên B theo khối lượng thực tế hoàn thành (tăng hoặc giảm so với khối lượng tạm tính) đúng Hồ sơ thiết kế, Chỉ dẫn kỹ thuật, được Tư vấn giám sát nghiệm thu cho Bên A và được Bên A xác nhận.</w:t>
      </w:r>
    </w:p>
    <w:p w14:paraId="7E7141BE" w14:textId="77777777" w:rsidR="00A10877" w:rsidRDefault="00F1289A" w:rsidP="00253C84">
      <w:pPr>
        <w:widowControl w:val="0"/>
        <w:spacing w:after="120" w:line="276" w:lineRule="auto"/>
        <w:jc w:val="both"/>
        <w:rPr>
          <w:rFonts w:ascii="Times New Roman" w:hAnsi="Times New Roman"/>
          <w:b/>
          <w:sz w:val="26"/>
          <w:szCs w:val="26"/>
          <w:lang w:val="vi-VN"/>
        </w:rPr>
      </w:pPr>
      <w:r>
        <w:rPr>
          <w:rFonts w:ascii="Times New Roman" w:hAnsi="Times New Roman"/>
          <w:b/>
          <w:sz w:val="26"/>
          <w:szCs w:val="26"/>
          <w:lang w:val="vi-VN"/>
        </w:rPr>
        <w:t>15.3. Điều chỉnh giá trị Hợp đồng:</w:t>
      </w:r>
    </w:p>
    <w:p w14:paraId="59F41780" w14:textId="77777777" w:rsidR="00A10877" w:rsidRDefault="00F1289A" w:rsidP="00253C84">
      <w:pPr>
        <w:widowControl w:val="0"/>
        <w:tabs>
          <w:tab w:val="left" w:pos="884"/>
        </w:tabs>
        <w:spacing w:after="120" w:line="276" w:lineRule="auto"/>
        <w:jc w:val="both"/>
        <w:rPr>
          <w:rFonts w:ascii="Times New Roman" w:hAnsi="Times New Roman"/>
          <w:strike/>
          <w:sz w:val="26"/>
          <w:szCs w:val="26"/>
          <w:lang w:val="vi-VN"/>
        </w:rPr>
      </w:pPr>
      <w:r>
        <w:rPr>
          <w:rFonts w:ascii="Times New Roman" w:hAnsi="Times New Roman"/>
          <w:sz w:val="26"/>
          <w:szCs w:val="26"/>
          <w:lang w:val="vi-VN"/>
        </w:rPr>
        <w:t xml:space="preserve">Giá trị Hợp đồng được điều chỉnh trong các trường hợp: (i) Bên A thay đổi thiết kế, điều </w:t>
      </w:r>
      <w:r>
        <w:rPr>
          <w:rFonts w:ascii="Times New Roman" w:hAnsi="Times New Roman"/>
          <w:sz w:val="26"/>
          <w:szCs w:val="26"/>
          <w:lang w:val="vi-VN"/>
        </w:rPr>
        <w:lastRenderedPageBreak/>
        <w:t>chỉnh nội dung, phạm vi công việc hoặc tăng, giảm khối lượng – chỉ tính khối lượng thay đổi tại khu vực, hạng mục có thay đổi; trường hợp Bên A cắt giảm khối lượng ảnh hưởng lớn đến giá trị Hợp đồng không do lỗi của Bên B thì hai bên thống nhất bằng văn bản, không bao gồm bồi thường lợi nhuận của phần việc bị cắt giảm; (ii) Giảm trừ giá trị phần công việc Bên B không thực hiện hoặc thực hiện không đầy đủ, phần công việc Bên A thực hiện thay theo Điều 18.</w:t>
      </w:r>
      <w:r>
        <w:rPr>
          <w:rFonts w:ascii="Times New Roman" w:hAnsi="Times New Roman"/>
          <w:sz w:val="26"/>
          <w:szCs w:val="26"/>
        </w:rPr>
        <w:t>4.</w:t>
      </w:r>
    </w:p>
    <w:p w14:paraId="04365E8C" w14:textId="77777777" w:rsidR="00A10877" w:rsidRDefault="00F1289A" w:rsidP="00253C84">
      <w:pPr>
        <w:widowControl w:val="0"/>
        <w:spacing w:after="120" w:line="276" w:lineRule="auto"/>
        <w:jc w:val="both"/>
        <w:rPr>
          <w:rFonts w:ascii="Times New Roman" w:hAnsi="Times New Roman"/>
          <w:b/>
          <w:sz w:val="26"/>
          <w:szCs w:val="26"/>
          <w:lang w:val="vi-VN"/>
        </w:rPr>
      </w:pPr>
      <w:r>
        <w:rPr>
          <w:rFonts w:ascii="Times New Roman" w:hAnsi="Times New Roman"/>
          <w:b/>
          <w:sz w:val="26"/>
          <w:szCs w:val="26"/>
          <w:lang w:val="vi-VN"/>
        </w:rPr>
        <w:t>15.4. Công việc phát sinh, thay đổi:</w:t>
      </w:r>
    </w:p>
    <w:p w14:paraId="34D5DA8E" w14:textId="77777777" w:rsidR="00A10877" w:rsidRDefault="00F1289A" w:rsidP="00253C84">
      <w:pPr>
        <w:widowControl w:val="0"/>
        <w:tabs>
          <w:tab w:val="left" w:pos="884"/>
        </w:tabs>
        <w:spacing w:after="120" w:line="276" w:lineRule="auto"/>
        <w:jc w:val="both"/>
        <w:rPr>
          <w:rFonts w:ascii="Times New Roman" w:hAnsi="Times New Roman"/>
          <w:strike/>
          <w:sz w:val="26"/>
          <w:szCs w:val="26"/>
          <w:lang w:val="vi-VN"/>
        </w:rPr>
      </w:pPr>
      <w:r>
        <w:rPr>
          <w:rFonts w:ascii="Times New Roman" w:hAnsi="Times New Roman"/>
          <w:sz w:val="26"/>
          <w:szCs w:val="26"/>
          <w:lang w:val="vi-VN"/>
        </w:rPr>
        <w:t>Bên A có quyền yêu cầu Bên B thực hiện công việc phát sinh, thay đổi tại bất kỳ thời điểm nào trước khi hoàn thành Hạng mục công trình. Bên B thực hiện theo yêu cầu bằng văn bản của người đại diện có thẩm quyền của Bên A. Trường hợp không thể thực hiện, Bên B phải thông báo ngay bằng văn bản cho Bên A, nêu rõ lý do và bằng chứng; Bên A quyết định hướng xử lý.</w:t>
      </w:r>
    </w:p>
    <w:p w14:paraId="0B2E4E2F" w14:textId="77777777" w:rsidR="00A10877" w:rsidRDefault="00F1289A" w:rsidP="00253C84">
      <w:pPr>
        <w:widowControl w:val="0"/>
        <w:tabs>
          <w:tab w:val="left" w:pos="884"/>
        </w:tabs>
        <w:spacing w:after="120" w:line="276" w:lineRule="auto"/>
        <w:jc w:val="both"/>
        <w:rPr>
          <w:rFonts w:ascii="Times New Roman" w:hAnsi="Times New Roman"/>
          <w:strike/>
          <w:sz w:val="26"/>
          <w:szCs w:val="26"/>
          <w:lang w:val="vi-VN"/>
        </w:rPr>
      </w:pPr>
      <w:r>
        <w:rPr>
          <w:rFonts w:ascii="Times New Roman" w:hAnsi="Times New Roman"/>
          <w:sz w:val="26"/>
          <w:szCs w:val="26"/>
          <w:lang w:val="vi-VN"/>
        </w:rPr>
        <w:t>Đối với công việc phát sinh, thay đổi khẩn cấp liên quan đến công việc của Bên B, Bên B phải thực hiện ngay bằng nguồn lực hiện có.</w:t>
      </w:r>
    </w:p>
    <w:p w14:paraId="0A7A1753" w14:textId="77777777" w:rsidR="00A10877" w:rsidRDefault="00F1289A" w:rsidP="00253C84">
      <w:pPr>
        <w:widowControl w:val="0"/>
        <w:tabs>
          <w:tab w:val="left" w:pos="884"/>
        </w:tabs>
        <w:spacing w:after="120" w:line="276" w:lineRule="auto"/>
        <w:jc w:val="both"/>
        <w:rPr>
          <w:rFonts w:ascii="Times New Roman" w:hAnsi="Times New Roman"/>
          <w:strike/>
          <w:sz w:val="26"/>
          <w:szCs w:val="26"/>
          <w:lang w:val="vi-VN"/>
        </w:rPr>
      </w:pPr>
      <w:r>
        <w:rPr>
          <w:rFonts w:ascii="Times New Roman" w:hAnsi="Times New Roman"/>
          <w:sz w:val="26"/>
          <w:szCs w:val="26"/>
          <w:lang w:val="vi-VN"/>
        </w:rPr>
        <w:t>Bên B có trách nhiệm lập và nộp Bên A hồ sơ khối lượng phát sinh, gồm biện pháp thi công và đơn giá, theo nguyên tắc:</w:t>
      </w:r>
    </w:p>
    <w:p w14:paraId="08DD921D" w14:textId="77777777" w:rsidR="00A10877" w:rsidRDefault="00F1289A" w:rsidP="00253C84">
      <w:pPr>
        <w:widowControl w:val="0"/>
        <w:tabs>
          <w:tab w:val="left" w:pos="884"/>
        </w:tabs>
        <w:spacing w:after="120" w:line="276" w:lineRule="auto"/>
        <w:jc w:val="both"/>
        <w:rPr>
          <w:rFonts w:ascii="Times New Roman" w:hAnsi="Times New Roman"/>
          <w:strike/>
          <w:sz w:val="26"/>
          <w:szCs w:val="26"/>
          <w:lang w:val="vi-VN"/>
        </w:rPr>
      </w:pPr>
      <w:r>
        <w:rPr>
          <w:rFonts w:ascii="Times New Roman" w:hAnsi="Times New Roman"/>
          <w:sz w:val="26"/>
          <w:szCs w:val="26"/>
          <w:lang w:val="vi-VN"/>
        </w:rPr>
        <w:t>(i) Trường hợp khối lượng công việc phát sinh, thay đổi đã có đơn giá trong Hợp đồng thì sử dụng đơn giá trong Hợp đồng để thanh toán.</w:t>
      </w:r>
    </w:p>
    <w:p w14:paraId="6F43E58C" w14:textId="2E3F9A10" w:rsidR="00CA59F9" w:rsidRPr="00BA5877" w:rsidRDefault="00CA59F9" w:rsidP="00253C84">
      <w:pPr>
        <w:widowControl w:val="0"/>
        <w:tabs>
          <w:tab w:val="left" w:pos="884"/>
        </w:tabs>
        <w:spacing w:after="120" w:line="276" w:lineRule="auto"/>
        <w:jc w:val="both"/>
        <w:rPr>
          <w:rFonts w:ascii="Times New Roman" w:hAnsi="Times New Roman"/>
          <w:sz w:val="26"/>
          <w:szCs w:val="26"/>
        </w:rPr>
      </w:pPr>
      <w:r>
        <w:rPr>
          <w:rFonts w:ascii="Times New Roman" w:hAnsi="Times New Roman"/>
          <w:sz w:val="26"/>
          <w:szCs w:val="26"/>
        </w:rPr>
        <w:t xml:space="preserve">(ii) Trường hợp công việc phát sinh, thay đổi chưa có đơn giá trong Hợp đồng, Bên B nộp hồ sơ đơn giá chi tiết kèm bảng chiết tính </w:t>
      </w:r>
      <w:del w:id="94" w:author="Ban Kinh tế &amp; Quản lý Hợp đồng" w:date="2026-10-21T14:00:00Z">
        <w:r w:rsidRPr="00BA5877" w:rsidDel="00157DBB">
          <w:rPr>
            <w:rFonts w:ascii="Times New Roman" w:hAnsi="Times New Roman"/>
            <w:sz w:val="26"/>
            <w:szCs w:val="26"/>
          </w:rPr>
          <w:delText xml:space="preserve">và căn cứ (định mức, báo giá, hóa đơn, đơn giá công việc tương tự) </w:delText>
        </w:r>
      </w:del>
      <w:r>
        <w:rPr>
          <w:rFonts w:ascii="Times New Roman" w:hAnsi="Times New Roman"/>
          <w:sz w:val="26"/>
          <w:szCs w:val="26"/>
        </w:rPr>
        <w:t xml:space="preserve">trong vòng </w:t>
      </w:r>
      <w:r>
        <w:rPr>
          <w:rFonts w:ascii="Times New Roman" w:hAnsi="Times New Roman"/>
          <w:sz w:val="26"/>
          <w:szCs w:val="26"/>
          <w:highlight w:val="yellow"/>
        </w:rPr>
        <w:t xml:space="preserve">07 ngày</w:t>
      </w:r>
      <w:r>
        <w:rPr>
          <w:rFonts w:ascii="Times New Roman" w:hAnsi="Times New Roman"/>
          <w:sz w:val="26"/>
          <w:szCs w:val="26"/>
        </w:rPr>
        <w:t xml:space="preserve"> kể từ ngày nhận được yêu cầu. Bên A </w:t>
      </w:r>
      <w:ins w:id="120198" w:author="VNCN E&amp;C" w:date="2026-10-22T09:00:00Z">
        <w:r>
          <w:rPr>
            <w:rFonts w:ascii="Times New Roman" w:hAnsi="Times New Roman"/>
            <w:sz w:val="26"/>
            <w:szCs w:val="26"/>
          </w:rPr>
          <w:t xml:space="preserve">phản hồi về đơn giá</w:t>
        </w:r>
      </w:ins>
      <w:del w:id="120199" w:author="VNCN E&amp;C" w:date="2026-10-22T09:00:00Z">
        <w:r>
          <w:rPr>
            <w:rFonts w:ascii="Times New Roman" w:hAnsi="Times New Roman"/>
            <w:sz w:val="26"/>
            <w:szCs w:val="26"/>
          </w:rPr>
          <w:delText xml:space="preserve">xem xét</w:delText>
        </w:r>
      </w:del>
      <w:r>
        <w:rPr>
          <w:rFonts w:ascii="Times New Roman" w:hAnsi="Times New Roman"/>
          <w:sz w:val="26"/>
          <w:szCs w:val="26"/>
        </w:rPr>
        <w:t xml:space="preserve"> trong vòng </w:t>
      </w:r>
      <w:ins w:id="120200" w:author="VNCN E&amp;C" w:date="2026-10-22T09:00:00Z">
        <w:r>
          <w:rPr>
            <w:rFonts w:ascii="Times New Roman" w:hAnsi="Times New Roman"/>
            <w:sz w:val="26"/>
            <w:szCs w:val="26"/>
          </w:rPr>
          <w:t xml:space="preserve">14</w:t>
        </w:r>
      </w:ins>
      <w:del w:id="120201" w:author="VNCN E&amp;C" w:date="2026-10-22T09:00:00Z">
        <w:r>
          <w:rPr>
            <w:rFonts w:ascii="Times New Roman" w:hAnsi="Times New Roman"/>
            <w:sz w:val="26"/>
            <w:szCs w:val="26"/>
            <w:highlight w:val="yellow"/>
          </w:rPr>
          <w:delText xml:space="preserve">07</w:delText>
        </w:r>
      </w:del>
      <w:r>
        <w:rPr>
          <w:rFonts w:ascii="Times New Roman" w:hAnsi="Times New Roman"/>
          <w:sz w:val="26"/>
          <w:szCs w:val="26"/>
          <w:highlight w:val="yellow"/>
        </w:rPr>
        <w:t xml:space="preserve"> ngày</w:t>
      </w:r>
      <w:del w:id="120202" w:author="VNCN E&amp;C" w:date="2026-10-22T09:00:00Z">
        <w:r>
          <w:rPr>
            <w:rFonts w:ascii="Times New Roman" w:hAnsi="Times New Roman"/>
            <w:sz w:val="26"/>
            <w:szCs w:val="26"/>
          </w:rPr>
          <w:delText xml:space="preserve"> làm việc</w:delText>
        </w:r>
      </w:del>
      <w:r>
        <w:rPr>
          <w:rFonts w:ascii="Times New Roman" w:hAnsi="Times New Roman"/>
          <w:sz w:val="26"/>
          <w:szCs w:val="26"/>
        </w:rPr>
        <w:t xml:space="preserve"> kể từ ngày nhận đủ hồ sơ hợp lệ. Đơn giá chỉ có hiệu lực khi được Bên A chấp thuận bằng vă</w:t>
      </w:r>
      <w:r>
        <w:rPr>
          <w:rFonts w:ascii="Times New Roman" w:hAnsi="Times New Roman"/>
          <w:sz w:val="26"/>
          <w:szCs w:val="26"/>
        </w:rPr>
        <w:t xml:space="preserve">n bản</w:t>
      </w:r>
      <w:del w:id="95" w:author="Ban Kinh tế &amp; Quản lý Hợp đồng" w:date="2026-10-21T14:14:00Z">
        <w:r w:rsidR="00E82757" w:rsidDel="008A1119">
          <w:rPr>
            <w:rFonts w:ascii="Times New Roman" w:hAnsi="Times New Roman"/>
            <w:sz w:val="26"/>
            <w:szCs w:val="26"/>
          </w:rPr>
          <w:delText xml:space="preserve">, </w:delText>
        </w:r>
        <w:r w:rsidRPr="00BA5877" w:rsidDel="008A1119">
          <w:rPr>
            <w:rFonts w:ascii="Times New Roman" w:hAnsi="Times New Roman"/>
            <w:sz w:val="26"/>
            <w:szCs w:val="26"/>
          </w:rPr>
          <w:delText>quá thời hạn trên mà Bên A chưa có ý kiến thì không được coi là chấp thuận</w:delText>
        </w:r>
      </w:del>
      <w:r>
        <w:rPr>
          <w:rFonts w:ascii="Times New Roman" w:hAnsi="Times New Roman"/>
          <w:sz w:val="26"/>
          <w:szCs w:val="26"/>
        </w:rPr>
        <w:t xml:space="preserve">. Bên B phải triển khai thi công ngay theo yêu cầu bằng văn bản của Bên A, </w:t>
      </w:r>
      <w:del w:id="96" w:author="Ban Kinh tế &amp; Quản lý Hợp đồng" w:date="2026-10-21T14:15:00Z">
        <w:r w:rsidRPr="00BA5877" w:rsidDel="00826757">
          <w:rPr>
            <w:rFonts w:ascii="Times New Roman" w:hAnsi="Times New Roman"/>
            <w:sz w:val="26"/>
            <w:szCs w:val="26"/>
          </w:rPr>
          <w:delText>không chờ</w:delText>
        </w:r>
      </w:del>
      <w:ins w:id="120203" w:author="VNCN E&amp;C" w:date="2026-10-22T09:00:00Z">
        <w:r>
          <w:rPr>
            <w:rFonts w:ascii="Times New Roman" w:hAnsi="Times New Roman"/>
            <w:sz w:val="26"/>
            <w:szCs w:val="26"/>
          </w:rPr>
          <w:t xml:space="preserve">không chờ</w:t>
        </w:r>
      </w:ins>
      <w:ins w:id="120205" w:author="Ban Kinh tế &amp; Quản lý Hợp đồng" w:date="2026-10-21T14:15:00Z">
        <w:del w:id="120204" w:author="VNCN E&amp;C" w:date="2026-10-22T09:00:00Z">
          <w:r>
            <w:rPr>
              <w:rFonts w:ascii="Times New Roman" w:hAnsi="Times New Roman"/>
              <w:sz w:val="26"/>
              <w:szCs w:val="26"/>
            </w:rPr>
            <w:delText xml:space="preserve">Bên A sẽ</w:delText>
          </w:r>
        </w:del>
      </w:ins>
      <w:r>
        <w:rPr>
          <w:rFonts w:ascii="Times New Roman" w:hAnsi="Times New Roman"/>
          <w:sz w:val="26"/>
          <w:szCs w:val="26"/>
        </w:rPr>
        <w:t xml:space="preserve"> phê duyệt đơn giá và ký phụ lục Hợp đồng</w:t>
      </w:r>
      <w:ins w:id="120207" w:author="Ban Kinh tế &amp; Quản lý Hợp đồng" w:date="2026-10-21T14:15:00Z">
        <w:del w:id="120206" w:author="VNCN E&amp;C" w:date="2026-10-22T09:00:00Z">
          <w:r>
            <w:rPr>
              <w:rFonts w:ascii="Times New Roman" w:hAnsi="Times New Roman"/>
              <w:sz w:val="26"/>
              <w:szCs w:val="26"/>
            </w:rPr>
            <w:delText xml:space="preserve"> trong vòng 10 ngày kể từ ngày Bên </w:delText>
          </w:r>
        </w:del>
      </w:ins>
      <w:ins w:id="120209" w:author="Ban Kinh tế &amp; Quản lý Hợp đồng" w:date="2026-10-21T15:24:00Z">
        <w:del w:id="120208" w:author="VNCN E&amp;C" w:date="2026-10-22T09:00:00Z">
          <w:r>
            <w:rPr>
              <w:rFonts w:ascii="Times New Roman" w:hAnsi="Times New Roman"/>
              <w:sz w:val="26"/>
              <w:szCs w:val="26"/>
            </w:rPr>
            <w:delText xml:space="preserve">B</w:delText>
          </w:r>
        </w:del>
      </w:ins>
      <w:ins w:id="120211" w:author="Ban Kinh tế &amp; Quản lý Hợp đồng" w:date="2026-10-21T14:15:00Z">
        <w:del w:id="120210" w:author="VNCN E&amp;C" w:date="2026-10-22T09:00:00Z">
          <w:r>
            <w:rPr>
              <w:rFonts w:ascii="Times New Roman" w:hAnsi="Times New Roman"/>
              <w:sz w:val="26"/>
              <w:szCs w:val="26"/>
            </w:rPr>
            <w:delText xml:space="preserve"> triển khai các công việc phát sinh</w:delText>
          </w:r>
        </w:del>
      </w:ins>
      <w:r>
        <w:rPr>
          <w:rFonts w:ascii="Times New Roman" w:hAnsi="Times New Roman"/>
          <w:sz w:val="26"/>
          <w:szCs w:val="26"/>
        </w:rPr>
        <w:t xml:space="preserve">.</w:t>
      </w:r>
    </w:p>
    <w:p w14:paraId="70DC61DB" w14:textId="77777777" w:rsidR="00A10877" w:rsidRDefault="00F1289A" w:rsidP="00253C84">
      <w:pPr>
        <w:widowControl w:val="0"/>
        <w:spacing w:after="120" w:line="276" w:lineRule="auto"/>
        <w:jc w:val="both"/>
        <w:rPr>
          <w:rFonts w:ascii="Times New Roman" w:hAnsi="Times New Roman"/>
          <w:b/>
          <w:sz w:val="26"/>
          <w:szCs w:val="26"/>
          <w:lang w:val="vi-VN"/>
        </w:rPr>
      </w:pPr>
      <w:r>
        <w:rPr>
          <w:rFonts w:ascii="Times New Roman" w:hAnsi="Times New Roman"/>
          <w:b/>
          <w:sz w:val="26"/>
          <w:szCs w:val="26"/>
          <w:lang w:val="vi-VN"/>
        </w:rPr>
        <w:t>15.5. Thanh toán công việc phát sinh, thay đổi:</w:t>
      </w:r>
    </w:p>
    <w:p w14:paraId="51A2F177" w14:textId="3C66B527" w:rsidR="00A10877" w:rsidRDefault="00F1289A" w:rsidP="00253C84">
      <w:pPr>
        <w:widowControl w:val="0"/>
        <w:tabs>
          <w:tab w:val="left" w:pos="884"/>
        </w:tabs>
        <w:spacing w:after="120" w:line="276" w:lineRule="auto"/>
        <w:jc w:val="both"/>
        <w:rPr>
          <w:rFonts w:ascii="Times New Roman" w:hAnsi="Times New Roman"/>
          <w:strike/>
          <w:sz w:val="26"/>
          <w:szCs w:val="26"/>
          <w:lang w:val="vi-VN"/>
        </w:rPr>
      </w:pPr>
      <w:r>
        <w:rPr>
          <w:rFonts w:ascii="Times New Roman" w:hAnsi="Times New Roman"/>
          <w:sz w:val="26"/>
          <w:szCs w:val="26"/>
          <w:lang w:val="vi-VN"/>
        </w:rPr>
        <w:t>Sau khi Bên A chấp thuận hồ sơ khối lượng phát sinh, hai bên ký phụ lục Hợp đồng hoặc văn bản xác nhận khối lượng, đơn giá có chữ ký của người đại diện có thẩm quyền làm căn cứ thanh toán. Trừ trường hợp khẩn cấp và công việc Bên B thực hiện theo yêu cầu bằng văn bản của Bên A tại Điều 15.4, Bên A không có nghĩa vụ thanh toán công việc phát sinh, thay đổi không được Bên A chấp thuận. Giá trị công việc phát sinh, thay đổi được thanh toán cùng kỳ thanh toán theo đợt tại Điều 10.3.2.</w:t>
      </w:r>
    </w:p>
    <w:p w14:paraId="73163313" w14:textId="77777777" w:rsidR="00A10877" w:rsidRDefault="00F1289A" w:rsidP="00253C84">
      <w:pPr>
        <w:widowControl w:val="0"/>
        <w:spacing w:after="120" w:line="276" w:lineRule="auto"/>
        <w:jc w:val="both"/>
        <w:rPr>
          <w:rFonts w:ascii="Times New Roman" w:hAnsi="Times New Roman"/>
          <w:b/>
          <w:sz w:val="26"/>
          <w:szCs w:val="26"/>
          <w:lang w:val="vi-VN"/>
        </w:rPr>
      </w:pPr>
      <w:r>
        <w:rPr>
          <w:rFonts w:ascii="Times New Roman" w:hAnsi="Times New Roman"/>
          <w:b/>
          <w:sz w:val="26"/>
          <w:szCs w:val="26"/>
          <w:lang w:val="vi-VN"/>
        </w:rPr>
        <w:t>15.6. Điều chỉnh, sửa đổi các điều khoản, nội dung khác của Hợp đồng:</w:t>
      </w:r>
    </w:p>
    <w:p w14:paraId="35B25FBB" w14:textId="77777777" w:rsidR="00A10877" w:rsidRDefault="00F1289A" w:rsidP="00253C84">
      <w:pPr>
        <w:widowControl w:val="0"/>
        <w:tabs>
          <w:tab w:val="left" w:pos="360"/>
        </w:tabs>
        <w:spacing w:after="120" w:line="276" w:lineRule="auto"/>
        <w:jc w:val="both"/>
        <w:rPr>
          <w:rFonts w:ascii="Times New Roman" w:hAnsi="Times New Roman"/>
          <w:b/>
          <w:sz w:val="26"/>
          <w:szCs w:val="26"/>
          <w:lang w:val="vi-VN"/>
        </w:rPr>
      </w:pPr>
      <w:r>
        <w:rPr>
          <w:rFonts w:ascii="Times New Roman" w:hAnsi="Times New Roman"/>
          <w:sz w:val="26"/>
          <w:szCs w:val="26"/>
          <w:lang w:val="vi-VN"/>
        </w:rPr>
        <w:t>Mọi sửa đổi, bổ sung Hợp đồng phải được hai bên thống nhất, lập thành phụ lục Hợp đồng; phụ lục là bộ phận không tách rời của Hợp đồng.</w:t>
      </w:r>
    </w:p>
    <w:p w14:paraId="170F5E48" w14:textId="77777777" w:rsidR="00A10877" w:rsidRDefault="00F1289A" w:rsidP="00253C84">
      <w:pPr>
        <w:pStyle w:val="Heading2"/>
        <w:spacing w:after="120" w:line="276" w:lineRule="auto"/>
        <w:jc w:val="left"/>
        <w:rPr>
          <w:rFonts w:ascii="Times New Roman" w:hAnsi="Times New Roman"/>
          <w:sz w:val="26"/>
          <w:szCs w:val="26"/>
        </w:rPr>
      </w:pPr>
      <w:r>
        <w:rPr>
          <w:rFonts w:ascii="Times New Roman" w:hAnsi="Times New Roman"/>
          <w:sz w:val="26"/>
          <w:szCs w:val="26"/>
        </w:rPr>
        <w:lastRenderedPageBreak/>
        <w:t>Điều 16. BẤT KHẢ KHÁNG</w:t>
      </w:r>
    </w:p>
    <w:p w14:paraId="43A09F5C" w14:textId="77777777" w:rsidR="00A10877" w:rsidRDefault="00F1289A" w:rsidP="00253C84">
      <w:pPr>
        <w:tabs>
          <w:tab w:val="left" w:pos="884"/>
        </w:tabs>
        <w:spacing w:after="120" w:line="276" w:lineRule="auto"/>
        <w:jc w:val="both"/>
        <w:rPr>
          <w:rFonts w:ascii="Times New Roman" w:hAnsi="Times New Roman"/>
          <w:sz w:val="26"/>
          <w:szCs w:val="26"/>
          <w:lang w:val="vi-VN"/>
        </w:rPr>
      </w:pPr>
      <w:r>
        <w:rPr>
          <w:rFonts w:ascii="Times New Roman" w:hAnsi="Times New Roman"/>
          <w:b/>
          <w:sz w:val="26"/>
          <w:szCs w:val="26"/>
          <w:lang w:val="vi-VN"/>
        </w:rPr>
        <w:t>16.1.</w:t>
      </w:r>
      <w:r>
        <w:rPr>
          <w:rFonts w:ascii="Times New Roman" w:hAnsi="Times New Roman"/>
          <w:sz w:val="26"/>
          <w:szCs w:val="26"/>
          <w:lang w:val="vi-VN"/>
        </w:rPr>
        <w:t xml:space="preserve"> Sự kiện bất khả kháng là sự kiện xảy ra một cách khách quan, không thể lường trước được và không thể khắc phục được mặc dù đã áp dụng mọi biện pháp cần thiết và khả năng cho phép (Điều 156 Bộ luật Dân sự), gồm: động đất, bão, lũ, lụt, lốc, sóng thần, lở đất, hỏa hoạn, chiến tranh, dịch bệnh được cơ quan có thẩm quyền công bố. Mưa, ngập úng, nước ngầm dâng trong điều kiện thời tiết thông thường không phải là sự kiện bất khả kháng.</w:t>
      </w:r>
    </w:p>
    <w:p w14:paraId="040E76E6" w14:textId="77777777" w:rsidR="00A10877" w:rsidRDefault="00F1289A" w:rsidP="00253C84">
      <w:pPr>
        <w:tabs>
          <w:tab w:val="left" w:pos="884"/>
        </w:tabs>
        <w:spacing w:after="120" w:line="276" w:lineRule="auto"/>
        <w:jc w:val="both"/>
        <w:rPr>
          <w:rFonts w:ascii="Times New Roman" w:hAnsi="Times New Roman"/>
          <w:sz w:val="26"/>
          <w:szCs w:val="26"/>
          <w:lang w:val="vi-VN"/>
        </w:rPr>
      </w:pPr>
      <w:r>
        <w:rPr>
          <w:rFonts w:ascii="Times New Roman" w:hAnsi="Times New Roman"/>
          <w:b/>
          <w:sz w:val="26"/>
          <w:szCs w:val="26"/>
          <w:lang w:val="vi-VN"/>
        </w:rPr>
        <w:t>16.2.</w:t>
      </w:r>
      <w:r>
        <w:rPr>
          <w:rFonts w:ascii="Times New Roman" w:hAnsi="Times New Roman"/>
          <w:sz w:val="26"/>
          <w:szCs w:val="26"/>
          <w:lang w:val="vi-VN"/>
        </w:rPr>
        <w:t xml:space="preserve"> Sự kiện bất khả kháng không phải là căn cứ để bên kia chấm dứt Hợp đồng. Bên bị ảnh hưởng có nghĩa vụ:</w:t>
      </w:r>
    </w:p>
    <w:p w14:paraId="39F40D4D" w14:textId="77777777" w:rsidR="00A10877" w:rsidRDefault="00F1289A" w:rsidP="00253C84">
      <w:pPr>
        <w:tabs>
          <w:tab w:val="left" w:pos="884"/>
        </w:tabs>
        <w:spacing w:after="120" w:line="276" w:lineRule="auto"/>
        <w:jc w:val="both"/>
        <w:rPr>
          <w:rFonts w:ascii="Times New Roman" w:hAnsi="Times New Roman"/>
          <w:sz w:val="26"/>
          <w:szCs w:val="26"/>
          <w:lang w:val="vi-VN"/>
        </w:rPr>
      </w:pPr>
      <w:r>
        <w:rPr>
          <w:rFonts w:ascii="Times New Roman" w:hAnsi="Times New Roman"/>
          <w:sz w:val="26"/>
          <w:szCs w:val="26"/>
          <w:lang w:val="vi-VN"/>
        </w:rPr>
        <w:t>a) Tiến hành các biện pháp ngăn ngừa hợp lý và các biện pháp cần thiết để hạn chế tối đa ảnh hưởng do sự kiện bất khả kháng gây ra.</w:t>
      </w:r>
    </w:p>
    <w:p w14:paraId="62AF2234" w14:textId="77777777" w:rsidR="00A10877" w:rsidRDefault="00F1289A" w:rsidP="00253C84">
      <w:pPr>
        <w:tabs>
          <w:tab w:val="left" w:pos="884"/>
        </w:tabs>
        <w:spacing w:after="120" w:line="276" w:lineRule="auto"/>
        <w:jc w:val="both"/>
        <w:rPr>
          <w:rFonts w:ascii="Times New Roman" w:hAnsi="Times New Roman"/>
          <w:sz w:val="26"/>
          <w:szCs w:val="26"/>
          <w:lang w:val="vi-VN"/>
        </w:rPr>
      </w:pPr>
      <w:r>
        <w:rPr>
          <w:rFonts w:ascii="Times New Roman" w:hAnsi="Times New Roman"/>
          <w:sz w:val="26"/>
          <w:szCs w:val="26"/>
          <w:lang w:val="vi-VN"/>
        </w:rPr>
        <w:t>b) Thông báo bằng văn bản cho bên kia trong vòng 03 ngày kể từ ngày xảy ra sự kiện bất khả kháng, kèm tài liệu chứng minh.</w:t>
      </w:r>
    </w:p>
    <w:p w14:paraId="73C01FEC" w14:textId="77777777" w:rsidR="00A10877" w:rsidRDefault="00F1289A" w:rsidP="00253C84">
      <w:pPr>
        <w:tabs>
          <w:tab w:val="left" w:pos="884"/>
        </w:tabs>
        <w:spacing w:after="120" w:line="276" w:lineRule="auto"/>
        <w:jc w:val="both"/>
        <w:rPr>
          <w:rFonts w:ascii="Times New Roman" w:hAnsi="Times New Roman"/>
          <w:sz w:val="26"/>
          <w:szCs w:val="26"/>
          <w:lang w:val="vi-VN"/>
        </w:rPr>
      </w:pPr>
      <w:r>
        <w:rPr>
          <w:rFonts w:ascii="Times New Roman" w:hAnsi="Times New Roman"/>
          <w:b/>
          <w:sz w:val="26"/>
          <w:szCs w:val="26"/>
          <w:lang w:val="vi-VN"/>
        </w:rPr>
        <w:t>16.3.</w:t>
      </w:r>
      <w:r>
        <w:rPr>
          <w:rFonts w:ascii="Times New Roman" w:hAnsi="Times New Roman"/>
          <w:sz w:val="26"/>
          <w:szCs w:val="26"/>
          <w:lang w:val="vi-VN"/>
        </w:rPr>
        <w:t xml:space="preserve"> Trong trường hợp xảy ra bất khả kháng, hai bên sẽ họp bàn giải quyết và các vấn đề phát sinh ngoài quy định của Hợp đồng sẽ được lập thành phụ lục Hợp đồng, phụ lục này là một phần không tách rời của Hợp đồng. </w:t>
      </w:r>
    </w:p>
    <w:p w14:paraId="2C958451" w14:textId="77777777" w:rsidR="00A10877" w:rsidRDefault="00F1289A" w:rsidP="00253C84">
      <w:pPr>
        <w:tabs>
          <w:tab w:val="left" w:pos="884"/>
        </w:tabs>
        <w:spacing w:after="120" w:line="276" w:lineRule="auto"/>
        <w:jc w:val="both"/>
        <w:rPr>
          <w:rFonts w:ascii="Times New Roman" w:hAnsi="Times New Roman"/>
          <w:sz w:val="26"/>
          <w:szCs w:val="26"/>
          <w:lang w:val="vi-VN"/>
        </w:rPr>
      </w:pPr>
      <w:r>
        <w:rPr>
          <w:rFonts w:ascii="Times New Roman" w:hAnsi="Times New Roman"/>
          <w:b/>
          <w:sz w:val="26"/>
          <w:szCs w:val="26"/>
          <w:lang w:val="vi-VN"/>
        </w:rPr>
        <w:t>16.4.</w:t>
      </w:r>
      <w:r>
        <w:rPr>
          <w:rFonts w:ascii="Times New Roman" w:hAnsi="Times New Roman"/>
          <w:sz w:val="26"/>
          <w:szCs w:val="26"/>
          <w:lang w:val="vi-VN"/>
        </w:rPr>
        <w:t xml:space="preserve"> Trong thời gian không thể thi công do sự kiện bất khả kháng, Bên B vẫn phải tiếp tục thực hiện nghĩa vụ theo hướng dẫn của Bên A trong phạm vi hoàn cảnh thực tế cho phép, áp dụng mọi biện pháp hợp lý để thực hiện phần việc không bị ảnh hưởng; đặc biệt phải duy trì ổn định hệ cừ, văng chống và hệ thống hạ mực nước ngầm.</w:t>
      </w:r>
    </w:p>
    <w:p w14:paraId="7F01DA55" w14:textId="77777777" w:rsidR="00A10877" w:rsidRDefault="00F1289A" w:rsidP="00253C84">
      <w:pPr>
        <w:tabs>
          <w:tab w:val="left" w:pos="884"/>
        </w:tabs>
        <w:spacing w:after="120" w:line="276" w:lineRule="auto"/>
        <w:jc w:val="both"/>
        <w:rPr>
          <w:rFonts w:ascii="Times New Roman" w:hAnsi="Times New Roman"/>
          <w:sz w:val="26"/>
          <w:szCs w:val="26"/>
          <w:lang w:val="vi-VN"/>
        </w:rPr>
      </w:pPr>
      <w:r>
        <w:rPr>
          <w:rFonts w:ascii="Times New Roman" w:hAnsi="Times New Roman"/>
          <w:b/>
          <w:sz w:val="26"/>
          <w:szCs w:val="26"/>
          <w:lang w:val="vi-VN"/>
        </w:rPr>
        <w:t>16.5.</w:t>
      </w:r>
      <w:r>
        <w:rPr>
          <w:rFonts w:ascii="Times New Roman" w:hAnsi="Times New Roman"/>
          <w:sz w:val="26"/>
          <w:szCs w:val="26"/>
          <w:lang w:val="vi-VN"/>
        </w:rPr>
        <w:t xml:space="preserve"> Khi xảy ra sự kiện bất khả kháng, việc gia hạn thực hiện theo Điều 15.1 điểm c, thời gian gia hạn không vượt quá thời gian Bên A được Chủ đầu tư gia hạn; Bên B tự chịu các chi phí, thiệt hại của mình do sự kiện bất khả kháng gây ra.</w:t>
      </w:r>
    </w:p>
    <w:p w14:paraId="0521F6F4" w14:textId="77777777" w:rsidR="00A10877" w:rsidRDefault="00F1289A" w:rsidP="00253C84">
      <w:pPr>
        <w:pStyle w:val="Heading2"/>
        <w:spacing w:after="120" w:line="276" w:lineRule="auto"/>
        <w:jc w:val="left"/>
        <w:rPr>
          <w:rFonts w:ascii="Times New Roman" w:hAnsi="Times New Roman"/>
          <w:sz w:val="26"/>
          <w:szCs w:val="26"/>
        </w:rPr>
      </w:pPr>
      <w:r>
        <w:rPr>
          <w:rFonts w:ascii="Times New Roman" w:hAnsi="Times New Roman"/>
          <w:sz w:val="26"/>
          <w:szCs w:val="26"/>
        </w:rPr>
        <w:t>Điều 17. TẠM DỪNG VÀ CHẤM DỨT HỢP ĐỒNG</w:t>
      </w:r>
    </w:p>
    <w:p w14:paraId="030B9CBA" w14:textId="77777777" w:rsidR="00A10877" w:rsidRDefault="00F1289A" w:rsidP="00253C84">
      <w:pPr>
        <w:widowControl w:val="0"/>
        <w:tabs>
          <w:tab w:val="left" w:pos="709"/>
        </w:tabs>
        <w:spacing w:after="120" w:line="276" w:lineRule="auto"/>
        <w:jc w:val="both"/>
        <w:rPr>
          <w:rFonts w:ascii="Times New Roman" w:hAnsi="Times New Roman"/>
          <w:b/>
          <w:sz w:val="26"/>
          <w:szCs w:val="26"/>
          <w:lang w:val="vi-VN"/>
        </w:rPr>
      </w:pPr>
      <w:r>
        <w:rPr>
          <w:rFonts w:ascii="Times New Roman" w:hAnsi="Times New Roman"/>
          <w:b/>
          <w:sz w:val="26"/>
          <w:szCs w:val="26"/>
          <w:lang w:val="vi-VN"/>
        </w:rPr>
        <w:t>17.1. Tạm dừng hợp đồng:</w:t>
      </w:r>
    </w:p>
    <w:p w14:paraId="6F8833E1" w14:textId="77777777" w:rsidR="00A10877" w:rsidRDefault="00F1289A" w:rsidP="00253C84">
      <w:pPr>
        <w:tabs>
          <w:tab w:val="left" w:pos="709"/>
        </w:tabs>
        <w:spacing w:after="120" w:line="276" w:lineRule="auto"/>
        <w:jc w:val="both"/>
        <w:rPr>
          <w:rFonts w:ascii="Times New Roman" w:hAnsi="Times New Roman"/>
          <w:bCs/>
          <w:sz w:val="26"/>
          <w:szCs w:val="26"/>
          <w:lang w:val="vi-VN"/>
        </w:rPr>
      </w:pPr>
      <w:r>
        <w:rPr>
          <w:rFonts w:ascii="Times New Roman" w:hAnsi="Times New Roman"/>
          <w:bCs/>
          <w:sz w:val="26"/>
          <w:szCs w:val="26"/>
          <w:lang w:val="vi-VN"/>
        </w:rPr>
        <w:t>a) Các trường hợp tạm dừng hợp đồng:</w:t>
      </w:r>
    </w:p>
    <w:p w14:paraId="573B344D" w14:textId="77777777" w:rsidR="00A10877" w:rsidRDefault="00F1289A" w:rsidP="00253C84">
      <w:pPr>
        <w:widowControl w:val="0"/>
        <w:tabs>
          <w:tab w:val="left" w:pos="1134"/>
        </w:tabs>
        <w:spacing w:after="120" w:line="276" w:lineRule="auto"/>
        <w:jc w:val="both"/>
        <w:rPr>
          <w:rFonts w:ascii="Times New Roman" w:hAnsi="Times New Roman"/>
          <w:sz w:val="26"/>
          <w:szCs w:val="26"/>
          <w:lang w:val="vi-VN"/>
        </w:rPr>
      </w:pPr>
      <w:r>
        <w:rPr>
          <w:rFonts w:ascii="Times New Roman" w:hAnsi="Times New Roman"/>
          <w:sz w:val="26"/>
          <w:szCs w:val="26"/>
          <w:lang w:val="vi-VN"/>
        </w:rPr>
        <w:t>(i) Bên B không thực hiện hoặc thực hiện không đầy đủ nghĩa vụ theo Hợp đồng: Bên A có quyền tạm dừng toàn bộ hoặc một phần công việc của Bên B, nêu rõ vi phạm và thời hạn khắc phục. Bên B phải bồi thường thiệt hại cho Bên A do việc tạm dừng.</w:t>
      </w:r>
    </w:p>
    <w:p w14:paraId="15525E98" w14:textId="77777777" w:rsidR="00A10877" w:rsidRDefault="00F1289A" w:rsidP="00253C84">
      <w:pPr>
        <w:widowControl w:val="0"/>
        <w:tabs>
          <w:tab w:val="left" w:pos="1134"/>
        </w:tabs>
        <w:spacing w:after="120" w:line="276" w:lineRule="auto"/>
        <w:jc w:val="both"/>
        <w:rPr>
          <w:rFonts w:ascii="Times New Roman" w:hAnsi="Times New Roman"/>
          <w:sz w:val="26"/>
          <w:szCs w:val="26"/>
          <w:lang w:val="vi-VN"/>
        </w:rPr>
      </w:pPr>
      <w:r>
        <w:rPr>
          <w:rFonts w:ascii="Times New Roman" w:hAnsi="Times New Roman"/>
          <w:sz w:val="26"/>
          <w:szCs w:val="26"/>
          <w:lang w:val="vi-VN"/>
        </w:rPr>
        <w:t xml:space="preserve">(ii)</w:t>
      </w:r>
      <w:del w:id="120212" w:author="VNCN E&amp;C" w:date="2026-10-22T09:00:00Z">
        <w:r>
          <w:rPr>
            <w:rFonts w:ascii="Times New Roman" w:hAnsi="Times New Roman"/>
            <w:sz w:val="26"/>
            <w:szCs w:val="26"/>
            <w:lang w:val="vi-VN"/>
          </w:rPr>
          <w:delText xml:space="preserve"> Chưa có thiết kế, mặt bằng thi công; thay đổi thiết kế;</w:delText>
        </w:r>
      </w:del>
      <w:r>
        <w:rPr>
          <w:rFonts w:ascii="Times New Roman" w:hAnsi="Times New Roman"/>
          <w:sz w:val="26"/>
          <w:szCs w:val="26"/>
          <w:lang w:val="vi-VN"/>
        </w:rPr>
        <w:t xml:space="preserve"> Chủ đầu tư </w:t>
      </w:r>
      <w:ins w:id="120213" w:author="VNCN E&amp;C" w:date="2026-10-22T09:00:00Z">
        <w:r>
          <w:rPr>
            <w:rFonts w:ascii="Times New Roman" w:hAnsi="Times New Roman"/>
            <w:sz w:val="26"/>
            <w:szCs w:val="26"/>
            <w:lang w:val="vi-VN"/>
          </w:rPr>
          <w:t xml:space="preserve">tạm dừng Hợp đồng thầu chính hoặc tạm</w:t>
        </w:r>
      </w:ins>
      <w:del w:id="120214" w:author="VNCN E&amp;C" w:date="2026-10-22T09:00:00Z">
        <w:r>
          <w:rPr>
            <w:rFonts w:ascii="Times New Roman" w:hAnsi="Times New Roman"/>
            <w:sz w:val="26"/>
            <w:szCs w:val="26"/>
            <w:lang w:val="vi-VN"/>
          </w:rPr>
          <w:delText xml:space="preserve">yêu cầu</w:delText>
        </w:r>
      </w:del>
      <w:r>
        <w:rPr>
          <w:rFonts w:ascii="Times New Roman" w:hAnsi="Times New Roman"/>
          <w:sz w:val="26"/>
          <w:szCs w:val="26"/>
          <w:lang w:val="vi-VN"/>
        </w:rPr>
        <w:t xml:space="preserve"> dừng thi công</w:t>
      </w:r>
      <w:ins w:id="120215" w:author="VNCN E&amp;C" w:date="2026-10-22T09:00:00Z">
        <w:r>
          <w:rPr>
            <w:rFonts w:ascii="Times New Roman" w:hAnsi="Times New Roman"/>
            <w:sz w:val="26"/>
            <w:szCs w:val="26"/>
            <w:lang w:val="vi-VN"/>
          </w:rPr>
          <w:t xml:space="preserve"> Dự án theo quyết định của</w:t>
        </w:r>
      </w:ins>
      <w:del w:id="120216" w:author="VNCN E&amp;C" w:date="2026-10-22T09:00:00Z">
        <w:r>
          <w:rPr>
            <w:rFonts w:ascii="Times New Roman" w:hAnsi="Times New Roman"/>
            <w:sz w:val="26"/>
            <w:szCs w:val="26"/>
            <w:lang w:val="vi-VN"/>
          </w:rPr>
          <w:delText xml:space="preserve">; người dân hoặc</w:delText>
        </w:r>
      </w:del>
      <w:r>
        <w:rPr>
          <w:rFonts w:ascii="Times New Roman" w:hAnsi="Times New Roman"/>
          <w:sz w:val="26"/>
          <w:szCs w:val="26"/>
          <w:lang w:val="vi-VN"/>
        </w:rPr>
        <w:t xml:space="preserve"> cơ quan</w:t>
      </w:r>
      <w:ins w:id="120217" w:author="VNCN E&amp;C" w:date="2026-10-22T09:00:00Z">
        <w:r>
          <w:rPr>
            <w:rFonts w:ascii="Times New Roman" w:hAnsi="Times New Roman"/>
            <w:sz w:val="26"/>
            <w:szCs w:val="26"/>
            <w:lang w:val="vi-VN"/>
          </w:rPr>
          <w:t xml:space="preserve"> nhà nước</w:t>
        </w:r>
      </w:ins>
      <w:r>
        <w:rPr>
          <w:rFonts w:ascii="Times New Roman" w:hAnsi="Times New Roman"/>
          <w:sz w:val="26"/>
          <w:szCs w:val="26"/>
          <w:lang w:val="vi-VN"/>
        </w:rPr>
        <w:t xml:space="preserve"> có thẩm quyền</w:t>
      </w:r>
      <w:ins w:id="120218" w:author="VNCN E&amp;C" w:date="2026-10-22T09:00:00Z">
        <w:r>
          <w:rPr>
            <w:rFonts w:ascii="Times New Roman" w:hAnsi="Times New Roman"/>
            <w:sz w:val="26"/>
            <w:szCs w:val="26"/>
            <w:lang w:val="vi-VN"/>
          </w:rPr>
          <w:t xml:space="preserve">:</w:t>
        </w:r>
      </w:ins>
      <w:del w:id="120219" w:author="VNCN E&amp;C" w:date="2026-10-22T09:00:00Z">
        <w:r>
          <w:rPr>
            <w:rFonts w:ascii="Times New Roman" w:hAnsi="Times New Roman"/>
            <w:sz w:val="26"/>
            <w:szCs w:val="26"/>
            <w:lang w:val="vi-VN"/>
          </w:rPr>
          <w:delText xml:space="preserve"> ngăn cản thi công; Nhà thầu khác chậm bàn giao hố đào, không do lỗi của</w:delText>
        </w:r>
      </w:del>
      <w:r>
        <w:rPr>
          <w:rFonts w:ascii="Times New Roman" w:hAnsi="Times New Roman"/>
          <w:sz w:val="26"/>
          <w:szCs w:val="26"/>
          <w:lang w:val="vi-VN"/>
        </w:rPr>
        <w:t xml:space="preserve"> Bên A </w:t>
      </w:r>
      <w:ins w:id="120220" w:author="VNCN E&amp;C" w:date="2026-10-22T09:00:00Z">
        <w:r>
          <w:rPr>
            <w:rFonts w:ascii="Times New Roman" w:hAnsi="Times New Roman"/>
            <w:sz w:val="26"/>
            <w:szCs w:val="26"/>
            <w:lang w:val="vi-VN"/>
          </w:rPr>
          <w:t xml:space="preserve">tạm dừng Hợp đồng bằng văn bản;</w:t>
        </w:r>
      </w:ins>
      <w:del w:id="120221" w:author="VNCN E&amp;C" w:date="2026-10-22T09:00:00Z">
        <w:r>
          <w:rPr>
            <w:rFonts w:ascii="Times New Roman" w:hAnsi="Times New Roman"/>
            <w:sz w:val="26"/>
            <w:szCs w:val="26"/>
            <w:lang w:val="vi-VN"/>
          </w:rPr>
          <w:delText xml:space="preserve">hoặc</w:delText>
        </w:r>
      </w:del>
      <w:r>
        <w:rPr>
          <w:rFonts w:ascii="Times New Roman" w:hAnsi="Times New Roman"/>
          <w:sz w:val="26"/>
          <w:szCs w:val="26"/>
          <w:lang w:val="vi-VN"/>
        </w:rPr>
        <w:t xml:space="preserve"> Bên B</w:t>
      </w:r>
      <w:del w:id="120222" w:author="VNCN E&amp;C" w:date="2026-10-22T09:00:00Z">
        <w:r>
          <w:rPr>
            <w:rFonts w:ascii="Times New Roman" w:hAnsi="Times New Roman"/>
            <w:sz w:val="26"/>
            <w:szCs w:val="26"/>
            <w:lang w:val="vi-VN"/>
          </w:rPr>
          <w:delText xml:space="preserve">: Bên B tạm dừng phần công việc bị ảnh hưởng và</w:delText>
        </w:r>
      </w:del>
      <w:r>
        <w:rPr>
          <w:rFonts w:ascii="Times New Roman" w:hAnsi="Times New Roman"/>
          <w:sz w:val="26"/>
          <w:szCs w:val="26"/>
          <w:lang w:val="vi-VN"/>
        </w:rPr>
        <w:t xml:space="preserve"> được gia hạn theo Điều 15.1 điểm c</w:t>
      </w:r>
      <w:ins w:id="120223" w:author="VNCN E&amp;C" w:date="2026-10-22T09:00:00Z">
        <w:r>
          <w:rPr>
            <w:rFonts w:ascii="Times New Roman" w:hAnsi="Times New Roman"/>
            <w:sz w:val="26"/>
            <w:szCs w:val="26"/>
            <w:lang w:val="vi-VN"/>
          </w:rPr>
          <w:t xml:space="preserve">. Việc gián đoạn thi công cục bộ do chưa có thiết kế, mặt bằng, thay đổi thiết kế hoặc Nhà thầu khác chậm bàn giao hố đào không phải là tạm dừng Hợp đồng; Bên B phải bố trí thi công phần việc khác và chỉ được xem xét gia hạn theo Điều 15.1 điểm c,</w:t>
        </w:r>
      </w:ins>
      <w:del w:id="120224" w:author="VNCN E&amp;C" w:date="2026-10-22T09:00:00Z">
        <w:r>
          <w:rPr>
            <w:rFonts w:ascii="Times New Roman" w:hAnsi="Times New Roman"/>
            <w:sz w:val="26"/>
            <w:szCs w:val="26"/>
            <w:lang w:val="vi-VN"/>
          </w:rPr>
          <w:delText xml:space="preserve">;</w:delText>
        </w:r>
      </w:del>
      <w:r>
        <w:rPr>
          <w:rFonts w:ascii="Times New Roman" w:hAnsi="Times New Roman"/>
          <w:sz w:val="26"/>
          <w:szCs w:val="26"/>
          <w:lang w:val="vi-VN"/>
        </w:rPr>
        <w:t xml:space="preserve"> chi phí </w:t>
      </w:r>
      <w:ins w:id="120225" w:author="VNCN E&amp;C" w:date="2026-10-22T09:00:00Z">
        <w:r>
          <w:rPr>
            <w:rFonts w:ascii="Times New Roman" w:hAnsi="Times New Roman"/>
            <w:sz w:val="26"/>
            <w:szCs w:val="26"/>
            <w:lang w:val="vi-VN"/>
          </w:rPr>
          <w:t xml:space="preserve">dừng chờ</w:t>
        </w:r>
      </w:ins>
      <w:del w:id="120226" w:author="VNCN E&amp;C" w:date="2026-10-22T09:00:00Z">
        <w:r>
          <w:rPr>
            <w:rFonts w:ascii="Times New Roman" w:hAnsi="Times New Roman"/>
            <w:sz w:val="26"/>
            <w:szCs w:val="26"/>
            <w:lang w:val="vi-VN"/>
          </w:rPr>
          <w:delText xml:space="preserve">phát sinh (nếu có) được Bên A chấp thuận bù đắp</w:delText>
        </w:r>
      </w:del>
      <w:r>
        <w:rPr>
          <w:rFonts w:ascii="Times New Roman" w:hAnsi="Times New Roman"/>
          <w:sz w:val="26"/>
          <w:szCs w:val="26"/>
          <w:lang w:val="vi-VN"/>
        </w:rPr>
        <w:t xml:space="preserve"> theo điểm c khoản này.</w:t>
      </w:r>
    </w:p>
    <w:p w14:paraId="1403A0EC" w14:textId="4FE9D3CF" w:rsidR="00A10877" w:rsidRDefault="00F1289A" w:rsidP="00253C84">
      <w:pPr>
        <w:widowControl w:val="0"/>
        <w:tabs>
          <w:tab w:val="left" w:pos="1134"/>
        </w:tabs>
        <w:spacing w:after="120" w:line="276" w:lineRule="auto"/>
        <w:jc w:val="both"/>
        <w:rPr>
          <w:rFonts w:ascii="Times New Roman" w:hAnsi="Times New Roman"/>
          <w:sz w:val="26"/>
          <w:szCs w:val="26"/>
        </w:rPr>
      </w:pPr>
      <w:r>
        <w:rPr>
          <w:rFonts w:ascii="Times New Roman" w:hAnsi="Times New Roman"/>
          <w:sz w:val="26"/>
          <w:szCs w:val="26"/>
        </w:rPr>
        <w:t xml:space="preserve">(iii) Bên A chậm thanh toán, tạm ứng quá </w:t>
      </w:r>
      <w:del w:id="101" w:author="Ban Kinh tế &amp; Quản lý Hợp đồng" w:date="2026-10-21T14:06:00Z">
        <w:r w:rsidDel="005B5EA7">
          <w:rPr>
            <w:rFonts w:ascii="Times New Roman" w:hAnsi="Times New Roman"/>
            <w:sz w:val="26"/>
            <w:szCs w:val="26"/>
            <w:highlight w:val="yellow"/>
          </w:rPr>
          <w:delText xml:space="preserve">45 </w:delText>
        </w:r>
      </w:del>
      <w:ins w:id="102" w:author="Ban Kinh tế &amp; Quản lý Hợp đồng" w:date="2026-10-21T15:25:00Z">
        <w:r w:rsidR="00453F8C">
          <w:rPr>
            <w:rFonts w:ascii="Times New Roman" w:hAnsi="Times New Roman"/>
            <w:sz w:val="26"/>
            <w:szCs w:val="26"/>
            <w:highlight w:val="yellow"/>
          </w:rPr>
          <w:t>3</w:t>
        </w:r>
      </w:ins>
      <w:ins w:id="103" w:author="Ban Kinh tế &amp; Quản lý Hợp đồng" w:date="2026-10-21T14:06:00Z">
        <w:r w:rsidR="005B5EA7">
          <w:rPr>
            <w:rFonts w:ascii="Times New Roman" w:hAnsi="Times New Roman"/>
            <w:sz w:val="26"/>
            <w:szCs w:val="26"/>
            <w:highlight w:val="yellow"/>
          </w:rPr>
          <w:t>0</w:t>
        </w:r>
        <w:r w:rsidR="005B5EA7">
          <w:rPr>
            <w:rFonts w:ascii="Times New Roman" w:hAnsi="Times New Roman"/>
            <w:sz w:val="26"/>
            <w:szCs w:val="26"/>
            <w:highlight w:val="yellow"/>
          </w:rPr>
          <w:t xml:space="preserve"> </w:t>
        </w:r>
      </w:ins>
      <w:r>
        <w:rPr>
          <w:rFonts w:ascii="Times New Roman" w:hAnsi="Times New Roman"/>
          <w:sz w:val="26"/>
          <w:szCs w:val="26"/>
          <w:highlight w:val="yellow"/>
        </w:rPr>
        <w:t>ngày</w:t>
      </w:r>
      <w:r>
        <w:rPr>
          <w:rFonts w:ascii="Times New Roman" w:hAnsi="Times New Roman"/>
          <w:sz w:val="26"/>
          <w:szCs w:val="26"/>
        </w:rPr>
        <w:t xml:space="preserve"> sau thời hạn thanh toán quy định trong hợp đồng.</w:t>
      </w:r>
    </w:p>
    <w:p w14:paraId="6A413DF2" w14:textId="77777777" w:rsidR="00A10877" w:rsidRDefault="00F1289A" w:rsidP="00253C84">
      <w:pPr>
        <w:widowControl w:val="0"/>
        <w:tabs>
          <w:tab w:val="left" w:pos="1134"/>
        </w:tabs>
        <w:spacing w:after="120" w:line="276" w:lineRule="auto"/>
        <w:jc w:val="both"/>
        <w:rPr>
          <w:rFonts w:ascii="Times New Roman" w:hAnsi="Times New Roman"/>
          <w:sz w:val="26"/>
          <w:szCs w:val="26"/>
          <w:lang w:val="vi-VN"/>
        </w:rPr>
      </w:pPr>
      <w:r>
        <w:rPr>
          <w:rFonts w:ascii="Times New Roman" w:hAnsi="Times New Roman"/>
          <w:sz w:val="26"/>
          <w:szCs w:val="26"/>
          <w:lang w:val="vi-VN"/>
        </w:rPr>
        <w:t>(i</w:t>
      </w:r>
      <w:r>
        <w:rPr>
          <w:rFonts w:ascii="Times New Roman" w:hAnsi="Times New Roman"/>
          <w:sz w:val="26"/>
          <w:szCs w:val="26"/>
        </w:rPr>
        <w:t>v</w:t>
      </w:r>
      <w:r>
        <w:rPr>
          <w:rFonts w:ascii="Times New Roman" w:hAnsi="Times New Roman"/>
          <w:sz w:val="26"/>
          <w:szCs w:val="26"/>
          <w:lang w:val="vi-VN"/>
        </w:rPr>
        <w:t>) Các trường hợp bất khả kháng.</w:t>
      </w:r>
    </w:p>
    <w:p w14:paraId="64655FAF" w14:textId="67D7C8C3" w:rsidR="00A10877" w:rsidRPr="00BA5877" w:rsidRDefault="00F1289A" w:rsidP="00253C84">
      <w:pPr>
        <w:widowControl w:val="0"/>
        <w:tabs>
          <w:tab w:val="left" w:pos="1134"/>
        </w:tabs>
        <w:spacing w:after="120" w:line="276" w:lineRule="auto"/>
        <w:jc w:val="both"/>
        <w:rPr>
          <w:rFonts w:ascii="Times New Roman" w:hAnsi="Times New Roman"/>
          <w:sz w:val="26"/>
          <w:szCs w:val="26"/>
        </w:rPr>
      </w:pPr>
      <w:r>
        <w:rPr>
          <w:rFonts w:ascii="Times New Roman" w:hAnsi="Times New Roman"/>
          <w:sz w:val="26"/>
          <w:szCs w:val="26"/>
          <w:lang w:val="vi-VN"/>
        </w:rPr>
        <w:lastRenderedPageBreak/>
        <w:t xml:space="preserve">(v) Bên A không xác nhận hoặc không có ý kiến đối với hồ sơ thanh toán hợp lệ quá </w:t>
      </w:r>
      <w:del w:id="104" w:author="Ban Kinh tế &amp; Quản lý Hợp đồng" w:date="2026-10-21T14:06:00Z">
        <w:r w:rsidDel="00BC4F77">
          <w:rPr>
            <w:rFonts w:ascii="Times New Roman" w:hAnsi="Times New Roman"/>
            <w:sz w:val="26"/>
            <w:szCs w:val="26"/>
            <w:lang w:val="vi-VN"/>
          </w:rPr>
          <w:delText>28</w:delText>
        </w:r>
        <w:r w:rsidDel="00BC4F77">
          <w:rPr>
            <w:rFonts w:ascii="Times New Roman" w:hAnsi="Times New Roman"/>
            <w:sz w:val="26"/>
            <w:szCs w:val="26"/>
            <w:highlight w:val="yellow"/>
            <w:lang w:val="vi-VN"/>
          </w:rPr>
          <w:delText xml:space="preserve"> </w:delText>
        </w:r>
      </w:del>
      <w:ins w:id="105" w:author="Ban Kinh tế &amp; Quản lý Hợp đồng" w:date="2026-10-21T14:06:00Z">
        <w:r w:rsidR="00BC4F77">
          <w:rPr>
            <w:rFonts w:ascii="Times New Roman" w:hAnsi="Times New Roman"/>
            <w:sz w:val="26"/>
            <w:szCs w:val="26"/>
          </w:rPr>
          <w:t>20</w:t>
        </w:r>
        <w:r w:rsidR="00BC4F77">
          <w:rPr>
            <w:rFonts w:ascii="Times New Roman" w:hAnsi="Times New Roman"/>
            <w:sz w:val="26"/>
            <w:szCs w:val="26"/>
            <w:highlight w:val="yellow"/>
            <w:lang w:val="vi-VN"/>
          </w:rPr>
          <w:t xml:space="preserve"> </w:t>
        </w:r>
      </w:ins>
      <w:r>
        <w:rPr>
          <w:rFonts w:ascii="Times New Roman" w:hAnsi="Times New Roman"/>
          <w:sz w:val="26"/>
          <w:szCs w:val="26"/>
          <w:highlight w:val="yellow"/>
          <w:lang w:val="vi-VN"/>
        </w:rPr>
        <w:t>ngày</w:t>
      </w:r>
      <w:r>
        <w:rPr>
          <w:rFonts w:ascii="Times New Roman" w:hAnsi="Times New Roman"/>
          <w:sz w:val="26"/>
          <w:szCs w:val="26"/>
          <w:lang w:val="vi-VN"/>
        </w:rPr>
        <w:t xml:space="preserve"> kể từ ngày nhận đủ hồ sơ theo Điều 10.3.2.</w:t>
      </w:r>
      <w:r>
        <w:rPr>
          <w:rFonts w:ascii="Times New Roman" w:hAnsi="Times New Roman"/>
          <w:bCs/>
          <w:sz w:val="26"/>
          <w:szCs w:val="26"/>
        </w:rPr>
        <w:t xml:space="preserve"> </w:t>
      </w:r>
    </w:p>
    <w:p w14:paraId="2014A421" w14:textId="77777777" w:rsidR="00A10877" w:rsidRDefault="00F1289A" w:rsidP="00253C84">
      <w:pPr>
        <w:widowControl w:val="0"/>
        <w:tabs>
          <w:tab w:val="left" w:pos="1134"/>
        </w:tabs>
        <w:spacing w:after="120" w:line="276" w:lineRule="auto"/>
        <w:jc w:val="both"/>
        <w:rPr>
          <w:rFonts w:ascii="Times New Roman" w:hAnsi="Times New Roman"/>
          <w:bCs/>
          <w:sz w:val="26"/>
          <w:szCs w:val="26"/>
          <w:lang w:val="vi-VN"/>
        </w:rPr>
      </w:pPr>
      <w:r>
        <w:rPr>
          <w:rFonts w:ascii="Times New Roman" w:hAnsi="Times New Roman"/>
          <w:bCs/>
          <w:sz w:val="26"/>
          <w:szCs w:val="26"/>
          <w:lang w:val="vi-VN"/>
        </w:rPr>
        <w:t xml:space="preserve">b) Bên tạm dừng phải thông báo bằng văn bản cho bên kia ít nhất </w:t>
      </w:r>
      <w:r>
        <w:rPr>
          <w:rFonts w:ascii="Times New Roman" w:hAnsi="Times New Roman"/>
          <w:bCs/>
          <w:sz w:val="26"/>
          <w:szCs w:val="26"/>
          <w:highlight w:val="yellow"/>
        </w:rPr>
        <w:t>28</w:t>
      </w:r>
      <w:r>
        <w:rPr>
          <w:rFonts w:ascii="Times New Roman" w:hAnsi="Times New Roman"/>
          <w:bCs/>
          <w:sz w:val="26"/>
          <w:szCs w:val="26"/>
          <w:highlight w:val="yellow"/>
          <w:lang w:val="vi-VN"/>
        </w:rPr>
        <w:t xml:space="preserve"> ngày</w:t>
      </w:r>
      <w:r>
        <w:rPr>
          <w:rFonts w:ascii="Times New Roman" w:hAnsi="Times New Roman"/>
          <w:bCs/>
          <w:sz w:val="26"/>
          <w:szCs w:val="26"/>
          <w:lang w:val="vi-VN"/>
        </w:rPr>
        <w:t xml:space="preserve"> trước</w:t>
      </w:r>
      <w:r>
        <w:rPr>
          <w:rFonts w:ascii="Times New Roman" w:hAnsi="Times New Roman"/>
          <w:bCs/>
          <w:sz w:val="26"/>
          <w:szCs w:val="26"/>
        </w:rPr>
        <w:t xml:space="preserve"> (trừ trường hợp bên A chậm thanh toán)</w:t>
      </w:r>
      <w:r>
        <w:rPr>
          <w:rFonts w:ascii="Times New Roman" w:hAnsi="Times New Roman"/>
          <w:bCs/>
          <w:sz w:val="26"/>
          <w:szCs w:val="26"/>
          <w:lang w:val="vi-VN"/>
        </w:rPr>
        <w:t>, nêu rõ lý do; trừ trường hợp bất khả kháng và trường hợp Bên A tạm dừng do Bên B vi phạm về chất lượng, an toàn lao động, bảo vệ môi trường, tiến độ (có hiệu lực ngay khi gửi thông báo). Bên tạm dừng không thông báo mà gây thiệt hại phải bồi thường cho bên bị thiệt hại.</w:t>
      </w:r>
    </w:p>
    <w:p w14:paraId="58769A17" w14:textId="1B7595E9" w:rsidR="00A10877" w:rsidRPr="00BA5877" w:rsidRDefault="00F1289A" w:rsidP="00253C84">
      <w:pPr>
        <w:widowControl w:val="0"/>
        <w:tabs>
          <w:tab w:val="left" w:pos="1134"/>
        </w:tabs>
        <w:spacing w:after="120" w:line="276" w:lineRule="auto"/>
        <w:jc w:val="both"/>
        <w:rPr>
          <w:rFonts w:ascii="Times New Roman" w:hAnsi="Times New Roman"/>
          <w:bCs/>
          <w:sz w:val="26"/>
          <w:szCs w:val="26"/>
        </w:rPr>
      </w:pPr>
      <w:r>
        <w:rPr>
          <w:rFonts w:ascii="Times New Roman" w:hAnsi="Times New Roman"/>
          <w:bCs/>
          <w:sz w:val="26"/>
          <w:szCs w:val="26"/>
          <w:lang w:val="vi-VN"/>
        </w:rPr>
        <w:t>c) Chi phí dừng chờ, tạm dừng: Bên A thanh toán chi phí dừng chờ cho Bên B khi đồng thời đáp ứng các điều kiện: (i) việc dừng chờ không phải do lỗi của Bên B; (ii) kéo dài liên tục quá 14 (mười bốn) ngày; (iii) được hai bên lập biên bản xác nhận tại hiện trường trong vòng 24 giờ kể từ khi phát sinh. Chi phí dừng chờ xác định theo số lượng thiết bị, nhân lực thực tế phải dừng, được hai bên thống nhất bằng văn bản, không bao gồm lợi nhuận và chi phí gián tiếp. Chậm trễ của Nhà thầu khác do Bên A thuê được thanh toán theo điểm này. Bên A không chịu chi phí dừng chờ do</w:t>
      </w:r>
      <w:del w:id="106" w:author="Ban Kinh tế &amp; Quản lý Hợp đồng" w:date="2026-10-21T14:10:00Z">
        <w:r w:rsidDel="00615A1A">
          <w:rPr>
            <w:rFonts w:ascii="Times New Roman" w:hAnsi="Times New Roman"/>
            <w:bCs/>
            <w:sz w:val="26"/>
            <w:szCs w:val="26"/>
            <w:lang w:val="vi-VN"/>
          </w:rPr>
          <w:delText xml:space="preserve"> nguyên nhân từ Chủ đầu tư</w:delText>
        </w:r>
      </w:del>
      <w:r>
        <w:rPr>
          <w:rFonts w:ascii="Times New Roman" w:hAnsi="Times New Roman"/>
          <w:bCs/>
          <w:sz w:val="26"/>
          <w:szCs w:val="26"/>
          <w:lang w:val="vi-VN"/>
        </w:rPr>
        <w:t>, cơ quan nhà nước, bên thứ ba hoặc sự kiện bất khả kháng,</w:t>
      </w:r>
      <w:del w:id="107" w:author="Ban Kinh tế &amp; Quản lý Hợp đồng" w:date="2026-10-21T14:10:00Z">
        <w:r w:rsidDel="00CC4393">
          <w:rPr>
            <w:rFonts w:ascii="Times New Roman" w:hAnsi="Times New Roman"/>
            <w:bCs/>
            <w:sz w:val="26"/>
            <w:szCs w:val="26"/>
            <w:lang w:val="vi-VN"/>
          </w:rPr>
          <w:delText xml:space="preserve"> trừ phần Bên A được Chủ đầu tư bù đắp tương ứng</w:delText>
        </w:r>
      </w:del>
      <w:r>
        <w:rPr>
          <w:rFonts w:ascii="Times New Roman" w:hAnsi="Times New Roman"/>
          <w:bCs/>
          <w:sz w:val="26"/>
          <w:szCs w:val="26"/>
          <w:lang w:val="vi-VN"/>
        </w:rPr>
        <w:t>.</w:t>
      </w:r>
    </w:p>
    <w:p w14:paraId="590250C7" w14:textId="77777777" w:rsidR="00A10877" w:rsidRDefault="00F1289A" w:rsidP="00253C84">
      <w:pPr>
        <w:widowControl w:val="0"/>
        <w:tabs>
          <w:tab w:val="left" w:pos="709"/>
        </w:tabs>
        <w:spacing w:after="120" w:line="276" w:lineRule="auto"/>
        <w:jc w:val="both"/>
        <w:rPr>
          <w:rFonts w:ascii="Times New Roman" w:hAnsi="Times New Roman"/>
          <w:b/>
          <w:sz w:val="26"/>
          <w:szCs w:val="26"/>
          <w:lang w:val="vi-VN"/>
        </w:rPr>
      </w:pPr>
      <w:r>
        <w:rPr>
          <w:rFonts w:ascii="Times New Roman" w:hAnsi="Times New Roman"/>
          <w:b/>
          <w:sz w:val="26"/>
          <w:szCs w:val="26"/>
          <w:lang w:val="vi-VN"/>
        </w:rPr>
        <w:t>17.2. Chấm dứt hợp đồng:</w:t>
      </w:r>
    </w:p>
    <w:p w14:paraId="48E1B5C3" w14:textId="77777777" w:rsidR="00A10877" w:rsidRDefault="00F1289A" w:rsidP="00253C84">
      <w:pPr>
        <w:tabs>
          <w:tab w:val="left" w:pos="709"/>
        </w:tabs>
        <w:spacing w:after="120" w:line="276" w:lineRule="auto"/>
        <w:jc w:val="both"/>
        <w:rPr>
          <w:rFonts w:ascii="Times New Roman" w:hAnsi="Times New Roman"/>
          <w:b/>
          <w:bCs/>
          <w:sz w:val="26"/>
          <w:szCs w:val="26"/>
          <w:lang w:val="vi-VN"/>
        </w:rPr>
      </w:pPr>
      <w:r>
        <w:rPr>
          <w:rFonts w:ascii="Times New Roman" w:hAnsi="Times New Roman"/>
          <w:b/>
          <w:bCs/>
          <w:sz w:val="26"/>
          <w:szCs w:val="26"/>
          <w:lang w:val="vi-VN"/>
        </w:rPr>
        <w:t>a) Hợp đồng được chấm dứt trong các trường hợp sau:</w:t>
      </w:r>
    </w:p>
    <w:p w14:paraId="1606E105" w14:textId="77777777" w:rsidR="00A10877" w:rsidRDefault="00F1289A" w:rsidP="00253C84">
      <w:pPr>
        <w:spacing w:after="120" w:line="276" w:lineRule="auto"/>
        <w:jc w:val="both"/>
        <w:rPr>
          <w:rFonts w:ascii="Times New Roman" w:hAnsi="Times New Roman"/>
          <w:sz w:val="26"/>
          <w:szCs w:val="26"/>
          <w:lang w:val="vi-VN"/>
        </w:rPr>
      </w:pPr>
      <w:r>
        <w:rPr>
          <w:rFonts w:ascii="Times New Roman" w:hAnsi="Times New Roman"/>
          <w:sz w:val="26"/>
          <w:szCs w:val="26"/>
          <w:lang w:val="vi-VN"/>
        </w:rPr>
        <w:t>(i) Hai bên đã hoàn thành toàn bộ các nghĩa vụ theo Hợp đồng;</w:t>
      </w:r>
    </w:p>
    <w:p w14:paraId="20F334DD" w14:textId="77777777" w:rsidR="00A10877" w:rsidRDefault="00F1289A" w:rsidP="00253C84">
      <w:pPr>
        <w:spacing w:after="120" w:line="276" w:lineRule="auto"/>
        <w:jc w:val="both"/>
        <w:rPr>
          <w:rFonts w:ascii="Times New Roman" w:hAnsi="Times New Roman"/>
          <w:bCs/>
          <w:sz w:val="26"/>
          <w:szCs w:val="26"/>
          <w:lang w:val="vi-VN"/>
        </w:rPr>
      </w:pPr>
      <w:r>
        <w:rPr>
          <w:rFonts w:ascii="Times New Roman" w:hAnsi="Times New Roman"/>
          <w:sz w:val="26"/>
          <w:szCs w:val="26"/>
          <w:lang w:val="vi-VN"/>
        </w:rPr>
        <w:t>(ii) Theo đề nghị của một bên và được bên kia chấp nhận bằng văn bản;</w:t>
      </w:r>
    </w:p>
    <w:p w14:paraId="2D3FD708" w14:textId="77777777" w:rsidR="00A10877" w:rsidRDefault="00F1289A" w:rsidP="00253C84">
      <w:pPr>
        <w:spacing w:after="120" w:line="276" w:lineRule="auto"/>
        <w:jc w:val="both"/>
        <w:rPr>
          <w:rFonts w:ascii="Times New Roman" w:hAnsi="Times New Roman"/>
          <w:sz w:val="26"/>
          <w:szCs w:val="26"/>
          <w:lang w:val="vi-VN"/>
        </w:rPr>
      </w:pPr>
      <w:r>
        <w:rPr>
          <w:rFonts w:ascii="Times New Roman" w:hAnsi="Times New Roman"/>
          <w:sz w:val="26"/>
          <w:szCs w:val="26"/>
          <w:lang w:val="vi-VN"/>
        </w:rPr>
        <w:t>(iii) Hạng mục công trình không thể tiếp tục thi công xây dựng vì các lý do khách quan nhưng không phải do lỗi của Bên A hay Bên B;</w:t>
      </w:r>
    </w:p>
    <w:p w14:paraId="13A7E170" w14:textId="2FDEC0DF" w:rsidR="00A10877" w:rsidRPr="00BA5877" w:rsidRDefault="00F1289A" w:rsidP="00253C84">
      <w:pPr>
        <w:tabs>
          <w:tab w:val="left" w:pos="709"/>
        </w:tabs>
        <w:spacing w:after="120" w:line="276" w:lineRule="auto"/>
        <w:jc w:val="both"/>
        <w:rPr>
          <w:rFonts w:ascii="Times New Roman" w:hAnsi="Times New Roman"/>
          <w:bCs/>
          <w:sz w:val="26"/>
          <w:szCs w:val="26"/>
        </w:rPr>
      </w:pPr>
      <w:r>
        <w:rPr>
          <w:rFonts w:ascii="Times New Roman" w:hAnsi="Times New Roman"/>
          <w:sz w:val="26"/>
          <w:szCs w:val="26"/>
        </w:rPr>
        <w:t xml:space="preserve">(iv) Hợp đồng thầu chính bị chấm dứt trước thời hạn: Bên A có quyền đơn phương chấm dứt Hợp đồng và phải thông báo bằng văn bản cho Bên B. Trong vòng </w:t>
      </w:r>
      <w:r>
        <w:rPr>
          <w:rFonts w:ascii="Times New Roman" w:hAnsi="Times New Roman"/>
          <w:sz w:val="26"/>
          <w:szCs w:val="26"/>
          <w:highlight w:val="yellow"/>
        </w:rPr>
        <w:t>07 ngày</w:t>
      </w:r>
      <w:r>
        <w:rPr>
          <w:rFonts w:ascii="Times New Roman" w:hAnsi="Times New Roman"/>
          <w:sz w:val="26"/>
          <w:szCs w:val="26"/>
        </w:rPr>
        <w:t xml:space="preserve"> kể từ ngày Bên B nhận được thông báo, hai bên lập biên bản xác nhận hiện trạng và khối lượng công việc Bên B đã thực hiện, được nghiệm thu đến thời điểm chấm dứt; Bên B bàn giao mặt bằng, hồ sơ, tài liệu liên quan cho Bên A. Bên A thanh toán cho Bên B giá trị khối lượng đã được nghiệm thu theo đơn giá Hợp đồng, sau khi khấu trừ tạm ứng chưa thu hồi và các khoản Bên B phải trả cho Bên A (nếu có).</w:t>
      </w:r>
      <w:r w:rsidR="00CA59F9">
        <w:rPr>
          <w:rFonts w:ascii="Times New Roman" w:hAnsi="Times New Roman"/>
          <w:sz w:val="26"/>
          <w:szCs w:val="26"/>
        </w:rPr>
        <w:t xml:space="preserve"> Bên A không chịu phạt, không bồi thường thiệt hại.</w:t>
      </w:r>
    </w:p>
    <w:p w14:paraId="2A803A70" w14:textId="77777777" w:rsidR="00A10877" w:rsidRDefault="00F1289A" w:rsidP="00253C84">
      <w:pPr>
        <w:tabs>
          <w:tab w:val="left" w:pos="709"/>
        </w:tabs>
        <w:spacing w:after="120" w:line="276" w:lineRule="auto"/>
        <w:jc w:val="both"/>
        <w:rPr>
          <w:rFonts w:ascii="Times New Roman" w:hAnsi="Times New Roman"/>
          <w:b/>
          <w:bCs/>
          <w:sz w:val="26"/>
          <w:szCs w:val="26"/>
          <w:lang w:val="vi-VN"/>
        </w:rPr>
      </w:pPr>
      <w:r>
        <w:rPr>
          <w:rFonts w:ascii="Times New Roman" w:hAnsi="Times New Roman"/>
          <w:b/>
          <w:bCs/>
          <w:sz w:val="26"/>
          <w:szCs w:val="26"/>
          <w:lang w:val="vi-VN"/>
        </w:rPr>
        <w:t>b) Đơn phương chấm dứt hợp đồng bởi Bên A:</w:t>
      </w:r>
    </w:p>
    <w:p w14:paraId="144EAFBC" w14:textId="77777777" w:rsidR="00A10877" w:rsidRDefault="00F1289A" w:rsidP="00253C84">
      <w:pPr>
        <w:widowControl w:val="0"/>
        <w:spacing w:after="120" w:line="276" w:lineRule="auto"/>
        <w:jc w:val="both"/>
        <w:rPr>
          <w:rFonts w:ascii="Times New Roman" w:hAnsi="Times New Roman"/>
          <w:sz w:val="26"/>
          <w:szCs w:val="26"/>
          <w:lang w:val="vi-VN"/>
        </w:rPr>
      </w:pPr>
      <w:r>
        <w:rPr>
          <w:rFonts w:ascii="Times New Roman" w:hAnsi="Times New Roman"/>
          <w:sz w:val="26"/>
          <w:szCs w:val="26"/>
          <w:lang w:val="vi-VN"/>
        </w:rPr>
        <w:t>Bên A có quyền đơn phương chấm dứt Hợp đồng sau 07 ngày kể từ ngày gửi thông báo bằng văn bản cho Bên B trong các trường hợp sau:</w:t>
      </w:r>
    </w:p>
    <w:p w14:paraId="29B878FE" w14:textId="77777777" w:rsidR="00A10877" w:rsidRDefault="00F1289A" w:rsidP="00253C84">
      <w:pPr>
        <w:widowControl w:val="0"/>
        <w:tabs>
          <w:tab w:val="left" w:pos="284"/>
        </w:tabs>
        <w:spacing w:after="120" w:line="276" w:lineRule="auto"/>
        <w:jc w:val="both"/>
        <w:rPr>
          <w:rFonts w:ascii="Times New Roman" w:hAnsi="Times New Roman"/>
          <w:sz w:val="26"/>
          <w:szCs w:val="26"/>
        </w:rPr>
      </w:pPr>
      <w:r>
        <w:rPr>
          <w:rFonts w:ascii="Times New Roman" w:hAnsi="Times New Roman"/>
          <w:sz w:val="26"/>
          <w:szCs w:val="26"/>
        </w:rPr>
        <w:t xml:space="preserve">(i) </w:t>
      </w:r>
      <w:r>
        <w:rPr>
          <w:rFonts w:ascii="Times New Roman" w:hAnsi="Times New Roman"/>
          <w:sz w:val="26"/>
          <w:szCs w:val="26"/>
          <w:lang w:val="vi-VN"/>
        </w:rPr>
        <w:t xml:space="preserve">Bên B ngừng thi công </w:t>
      </w:r>
      <w:r w:rsidRPr="001F1C04">
        <w:rPr>
          <w:rFonts w:ascii="Times New Roman" w:hAnsi="Times New Roman"/>
          <w:sz w:val="26"/>
          <w:szCs w:val="26"/>
          <w:highlight w:val="yellow"/>
          <w:lang w:val="vi-VN"/>
        </w:rPr>
        <w:t>14 ngày</w:t>
      </w:r>
      <w:r>
        <w:rPr>
          <w:rFonts w:ascii="Times New Roman" w:hAnsi="Times New Roman"/>
          <w:sz w:val="26"/>
          <w:szCs w:val="26"/>
          <w:lang w:val="vi-VN"/>
        </w:rPr>
        <w:t xml:space="preserve"> liên tục không có lý do chính đáng;</w:t>
      </w:r>
    </w:p>
    <w:p w14:paraId="25067CDF" w14:textId="79F8E3ED" w:rsidR="00A10877" w:rsidRDefault="00F1289A" w:rsidP="00253C84">
      <w:pPr>
        <w:widowControl w:val="0"/>
        <w:tabs>
          <w:tab w:val="left" w:pos="284"/>
        </w:tabs>
        <w:spacing w:after="120" w:line="276" w:lineRule="auto"/>
        <w:jc w:val="both"/>
        <w:rPr>
          <w:rFonts w:ascii="Times New Roman" w:hAnsi="Times New Roman"/>
          <w:sz w:val="26"/>
          <w:szCs w:val="26"/>
        </w:rPr>
      </w:pPr>
      <w:r>
        <w:rPr>
          <w:rFonts w:ascii="Times New Roman" w:hAnsi="Times New Roman"/>
          <w:sz w:val="26"/>
          <w:szCs w:val="26"/>
        </w:rPr>
        <w:t xml:space="preserve">(ii) </w:t>
      </w:r>
      <w:r>
        <w:rPr>
          <w:rFonts w:ascii="Times New Roman" w:hAnsi="Times New Roman"/>
          <w:sz w:val="26"/>
          <w:szCs w:val="26"/>
          <w:lang w:val="vi-VN"/>
        </w:rPr>
        <w:t xml:space="preserve">Công việc bị chậm quá </w:t>
      </w:r>
      <w:del w:id="108" w:author="Ban Kinh tế &amp; Quản lý Hợp đồng" w:date="2026-10-21T14:24:00Z">
        <w:r w:rsidRPr="001F1C04" w:rsidDel="007006E7">
          <w:rPr>
            <w:rFonts w:ascii="Times New Roman" w:hAnsi="Times New Roman"/>
            <w:sz w:val="26"/>
            <w:szCs w:val="26"/>
            <w:highlight w:val="yellow"/>
            <w:lang w:val="vi-VN"/>
          </w:rPr>
          <w:delText xml:space="preserve">45 </w:delText>
        </w:r>
      </w:del>
      <w:ins w:id="120227" w:author="VNCN E&amp;C" w:date="2026-10-22T09:00:00Z">
        <w:r>
          <w:rPr>
            <w:rFonts w:ascii="Times New Roman" w:hAnsi="Times New Roman"/>
            <w:sz w:val="26"/>
            <w:szCs w:val="26"/>
          </w:rPr>
          <w:t xml:space="preserve">45</w:t>
        </w:r>
      </w:ins>
      <w:ins w:id="120229" w:author="Ban Kinh tế &amp; Quản lý Hợp đồng" w:date="2026-10-21T14:24:00Z">
        <w:del w:id="120228" w:author="VNCN E&amp;C" w:date="2026-10-22T09:00:00Z">
          <w:r>
            <w:rPr>
              <w:rFonts w:ascii="Times New Roman" w:hAnsi="Times New Roman"/>
              <w:sz w:val="26"/>
              <w:szCs w:val="26"/>
              <w:highlight w:val="yellow"/>
            </w:rPr>
            <w:delText xml:space="preserve">60</w:delText>
          </w:r>
        </w:del>
      </w:ins>
      <w:ins w:id="120230" w:author="Ban Kinh tế &amp; Quản lý Hợp đồng" w:date="2026-10-21T14:24:00Z">
        <w:r>
          <w:rPr>
            <w:rFonts w:ascii="Times New Roman" w:hAnsi="Times New Roman"/>
            <w:sz w:val="26"/>
            <w:szCs w:val="26"/>
            <w:highlight w:val="yellow"/>
            <w:lang w:val="vi-VN"/>
          </w:rPr>
          <w:t xml:space="preserve"> </w:t>
        </w:r>
      </w:ins>
      <w:r>
        <w:rPr>
          <w:rFonts w:ascii="Times New Roman" w:hAnsi="Times New Roman"/>
          <w:sz w:val="26"/>
          <w:szCs w:val="26"/>
          <w:highlight w:val="yellow"/>
          <w:lang w:val="vi-VN"/>
        </w:rPr>
        <w:t xml:space="preserve">ngày</w:t>
      </w:r>
      <w:r>
        <w:rPr>
          <w:rFonts w:ascii="Times New Roman" w:hAnsi="Times New Roman"/>
          <w:sz w:val="26"/>
          <w:szCs w:val="26"/>
          <w:lang w:val="vi-VN"/>
        </w:rPr>
        <w:t xml:space="preserve"> so với tiến độ được chấp thuận mà Bên B không có động thái khắc phục hoặc bất kỳ nỗ lực nào để bù tiến độ (tăng cường nhân lực, vật tư, thiết bị, làm thêm giờ, làm vào ngày nghỉ…);</w:t>
      </w:r>
    </w:p>
    <w:p w14:paraId="04F12D44" w14:textId="77777777" w:rsidR="00A10877" w:rsidRDefault="00F1289A" w:rsidP="00253C84">
      <w:pPr>
        <w:widowControl w:val="0"/>
        <w:tabs>
          <w:tab w:val="left" w:pos="284"/>
        </w:tabs>
        <w:spacing w:after="120" w:line="276" w:lineRule="auto"/>
        <w:jc w:val="both"/>
        <w:rPr>
          <w:rFonts w:ascii="Times New Roman" w:hAnsi="Times New Roman"/>
          <w:sz w:val="26"/>
          <w:szCs w:val="26"/>
          <w:lang w:val="vi-VN"/>
        </w:rPr>
      </w:pPr>
      <w:r>
        <w:rPr>
          <w:rFonts w:ascii="Times New Roman" w:hAnsi="Times New Roman"/>
          <w:sz w:val="26"/>
          <w:szCs w:val="26"/>
        </w:rPr>
        <w:lastRenderedPageBreak/>
        <w:t xml:space="preserve">(iii) </w:t>
      </w:r>
      <w:r>
        <w:rPr>
          <w:rFonts w:ascii="Times New Roman" w:hAnsi="Times New Roman"/>
          <w:sz w:val="26"/>
          <w:szCs w:val="26"/>
          <w:lang w:val="vi-VN"/>
        </w:rPr>
        <w:t>Tổng số tiền phạt chậm tiến độ của Bên B đạt mức phạt tối đa theo Điều 18.3;</w:t>
      </w:r>
    </w:p>
    <w:p w14:paraId="33622A4C" w14:textId="77777777" w:rsidR="00A10877" w:rsidRDefault="00F1289A" w:rsidP="00253C84">
      <w:pPr>
        <w:widowControl w:val="0"/>
        <w:tabs>
          <w:tab w:val="left" w:pos="426"/>
        </w:tabs>
        <w:spacing w:after="120" w:line="276" w:lineRule="auto"/>
        <w:jc w:val="both"/>
        <w:rPr>
          <w:rFonts w:ascii="Times New Roman" w:hAnsi="Times New Roman"/>
          <w:sz w:val="26"/>
          <w:szCs w:val="26"/>
          <w:lang w:val="vi-VN"/>
        </w:rPr>
      </w:pPr>
      <w:r>
        <w:rPr>
          <w:rFonts w:ascii="Times New Roman" w:hAnsi="Times New Roman"/>
          <w:sz w:val="26"/>
          <w:szCs w:val="26"/>
        </w:rPr>
        <w:t xml:space="preserve">(iv) </w:t>
      </w:r>
      <w:r>
        <w:rPr>
          <w:rFonts w:ascii="Times New Roman" w:hAnsi="Times New Roman"/>
          <w:sz w:val="26"/>
          <w:szCs w:val="26"/>
          <w:lang w:val="vi-VN"/>
        </w:rPr>
        <w:t>Bên B không tuân theo các hướng dẫn của Bên A, Tư vấn giám sát, Chủ đầu tư hoặc liên tiếp hành động một cách bất hợp tác đối với Bên A, Tư vấn giám sát, Chủ đầu tư và các nhà thầu phụ khác của Bên A;</w:t>
      </w:r>
    </w:p>
    <w:p w14:paraId="57FD7FF9" w14:textId="77777777" w:rsidR="00A10877" w:rsidRDefault="00F1289A" w:rsidP="00253C84">
      <w:pPr>
        <w:widowControl w:val="0"/>
        <w:tabs>
          <w:tab w:val="left" w:pos="426"/>
        </w:tabs>
        <w:spacing w:after="120" w:line="276" w:lineRule="auto"/>
        <w:jc w:val="both"/>
        <w:rPr>
          <w:rFonts w:ascii="Times New Roman" w:hAnsi="Times New Roman"/>
          <w:sz w:val="26"/>
          <w:szCs w:val="26"/>
          <w:lang w:val="vi-VN"/>
        </w:rPr>
      </w:pPr>
      <w:r>
        <w:rPr>
          <w:rFonts w:ascii="Times New Roman" w:hAnsi="Times New Roman"/>
          <w:sz w:val="26"/>
          <w:szCs w:val="26"/>
        </w:rPr>
        <w:t xml:space="preserve">(v) </w:t>
      </w:r>
      <w:r>
        <w:rPr>
          <w:rFonts w:ascii="Times New Roman" w:hAnsi="Times New Roman"/>
          <w:sz w:val="26"/>
          <w:szCs w:val="26"/>
          <w:lang w:val="vi-VN"/>
        </w:rPr>
        <w:t xml:space="preserve">Bên B thường xuyên không thực hiện các biện pháp bảo đảm an toàn lao động, </w:t>
      </w:r>
      <w:proofErr w:type="gramStart"/>
      <w:r>
        <w:rPr>
          <w:rFonts w:ascii="Times New Roman" w:hAnsi="Times New Roman"/>
          <w:sz w:val="26"/>
          <w:szCs w:val="26"/>
          <w:lang w:val="vi-VN"/>
        </w:rPr>
        <w:t>an</w:t>
      </w:r>
      <w:proofErr w:type="gramEnd"/>
      <w:r>
        <w:rPr>
          <w:rFonts w:ascii="Times New Roman" w:hAnsi="Times New Roman"/>
          <w:sz w:val="26"/>
          <w:szCs w:val="26"/>
          <w:lang w:val="vi-VN"/>
        </w:rPr>
        <w:t xml:space="preserve"> toàn giao thông, bảo vệ môi trường, phòng chống cháy nổ theo Hợp đồng sau khi đã được Bên A nhắc nhở, yêu cầu bằng văn bản;</w:t>
      </w:r>
    </w:p>
    <w:p w14:paraId="33234F8C" w14:textId="77777777" w:rsidR="00A10877" w:rsidRDefault="00F1289A" w:rsidP="00253C84">
      <w:pPr>
        <w:widowControl w:val="0"/>
        <w:tabs>
          <w:tab w:val="left" w:pos="567"/>
        </w:tabs>
        <w:spacing w:after="120" w:line="276" w:lineRule="auto"/>
        <w:jc w:val="both"/>
        <w:rPr>
          <w:rFonts w:ascii="Times New Roman" w:hAnsi="Times New Roman"/>
          <w:sz w:val="26"/>
          <w:szCs w:val="26"/>
          <w:lang w:val="vi-VN"/>
        </w:rPr>
      </w:pPr>
      <w:r>
        <w:rPr>
          <w:rFonts w:ascii="Times New Roman" w:hAnsi="Times New Roman"/>
          <w:sz w:val="26"/>
          <w:szCs w:val="26"/>
        </w:rPr>
        <w:t xml:space="preserve">(vi) </w:t>
      </w:r>
      <w:r>
        <w:rPr>
          <w:rFonts w:ascii="Times New Roman" w:hAnsi="Times New Roman"/>
          <w:sz w:val="26"/>
          <w:szCs w:val="26"/>
          <w:lang w:val="vi-VN"/>
        </w:rPr>
        <w:t>Bên B không khắc phục, sửa chữa các sai sót do lỗi của Bên B và/hoặc không di chuyển vật tư, sản phẩm không đảm bảo chất lượng ra khỏi Công trường quá 14 ngày kể từ ngày được Bên A yêu cầu;</w:t>
      </w:r>
    </w:p>
    <w:p w14:paraId="6CAF6A66" w14:textId="77777777" w:rsidR="00A10877" w:rsidRDefault="00F1289A" w:rsidP="00253C84">
      <w:pPr>
        <w:widowControl w:val="0"/>
        <w:tabs>
          <w:tab w:val="left" w:pos="567"/>
        </w:tabs>
        <w:spacing w:after="120" w:line="276" w:lineRule="auto"/>
        <w:jc w:val="both"/>
        <w:rPr>
          <w:rFonts w:ascii="Times New Roman" w:hAnsi="Times New Roman"/>
          <w:sz w:val="26"/>
          <w:szCs w:val="26"/>
          <w:lang w:val="vi-VN"/>
        </w:rPr>
      </w:pPr>
      <w:r>
        <w:rPr>
          <w:rFonts w:ascii="Times New Roman" w:hAnsi="Times New Roman"/>
          <w:sz w:val="26"/>
          <w:szCs w:val="26"/>
        </w:rPr>
        <w:t xml:space="preserve">(vii) </w:t>
      </w:r>
      <w:r>
        <w:rPr>
          <w:rFonts w:ascii="Times New Roman" w:hAnsi="Times New Roman"/>
          <w:sz w:val="26"/>
          <w:szCs w:val="26"/>
          <w:lang w:val="vi-VN"/>
        </w:rPr>
        <w:t>Bên B chuyển nhượng Hợp đồng hoặc giao thầu lại toàn bộ công việc khi chưa được Bên A chấp thuận bằng văn bản;</w:t>
      </w:r>
    </w:p>
    <w:p w14:paraId="2091C245" w14:textId="77777777" w:rsidR="00A10877" w:rsidRDefault="00F1289A" w:rsidP="00253C84">
      <w:pPr>
        <w:widowControl w:val="0"/>
        <w:tabs>
          <w:tab w:val="left" w:pos="426"/>
        </w:tabs>
        <w:spacing w:after="120" w:line="276" w:lineRule="auto"/>
        <w:jc w:val="both"/>
        <w:rPr>
          <w:rFonts w:ascii="Times New Roman" w:hAnsi="Times New Roman"/>
          <w:sz w:val="26"/>
          <w:szCs w:val="26"/>
          <w:lang w:val="vi-VN"/>
        </w:rPr>
      </w:pPr>
      <w:r>
        <w:rPr>
          <w:rFonts w:ascii="Times New Roman" w:hAnsi="Times New Roman"/>
          <w:sz w:val="26"/>
          <w:szCs w:val="26"/>
        </w:rPr>
        <w:t xml:space="preserve">(viii) </w:t>
      </w:r>
      <w:r>
        <w:rPr>
          <w:rFonts w:ascii="Times New Roman" w:hAnsi="Times New Roman"/>
          <w:sz w:val="26"/>
          <w:szCs w:val="26"/>
          <w:lang w:val="vi-VN"/>
        </w:rPr>
        <w:t>Bên B lâm vào tình trạng phá sản, giải thể, bị đình chỉ hoạt động;</w:t>
      </w:r>
    </w:p>
    <w:p w14:paraId="12D6843F" w14:textId="77777777" w:rsidR="00A10877" w:rsidRDefault="00F1289A" w:rsidP="00253C84">
      <w:pPr>
        <w:widowControl w:val="0"/>
        <w:tabs>
          <w:tab w:val="left" w:pos="426"/>
        </w:tabs>
        <w:spacing w:after="120" w:line="276" w:lineRule="auto"/>
        <w:jc w:val="both"/>
        <w:rPr>
          <w:rFonts w:ascii="Times New Roman" w:hAnsi="Times New Roman"/>
          <w:sz w:val="26"/>
          <w:szCs w:val="26"/>
          <w:lang w:val="vi-VN"/>
        </w:rPr>
      </w:pPr>
      <w:r>
        <w:rPr>
          <w:rFonts w:ascii="Times New Roman" w:hAnsi="Times New Roman"/>
          <w:sz w:val="26"/>
          <w:szCs w:val="26"/>
        </w:rPr>
        <w:t xml:space="preserve">(ix) </w:t>
      </w:r>
      <w:r>
        <w:rPr>
          <w:rFonts w:ascii="Times New Roman" w:hAnsi="Times New Roman"/>
          <w:sz w:val="26"/>
          <w:szCs w:val="26"/>
          <w:lang w:val="vi-VN"/>
        </w:rPr>
        <w:t>Bên B không nộp bảo đảm thực hiện hợp đồng hoặc không gia hạn bảo lãnh theo quy định của Hợp đồng;</w:t>
      </w:r>
    </w:p>
    <w:p w14:paraId="4A9C1AAF" w14:textId="77777777" w:rsidR="00A10877" w:rsidRDefault="00F1289A" w:rsidP="00253C84">
      <w:pPr>
        <w:widowControl w:val="0"/>
        <w:tabs>
          <w:tab w:val="left" w:pos="426"/>
        </w:tabs>
        <w:spacing w:after="120" w:line="276" w:lineRule="auto"/>
        <w:jc w:val="both"/>
        <w:rPr>
          <w:rFonts w:ascii="Times New Roman" w:hAnsi="Times New Roman"/>
          <w:sz w:val="26"/>
          <w:szCs w:val="26"/>
          <w:lang w:val="vi-VN"/>
        </w:rPr>
      </w:pPr>
      <w:r>
        <w:rPr>
          <w:rFonts w:ascii="Times New Roman" w:hAnsi="Times New Roman"/>
          <w:sz w:val="26"/>
          <w:szCs w:val="26"/>
        </w:rPr>
        <w:t xml:space="preserve">(x) </w:t>
      </w:r>
      <w:r>
        <w:rPr>
          <w:rFonts w:ascii="Times New Roman" w:hAnsi="Times New Roman"/>
          <w:sz w:val="26"/>
          <w:szCs w:val="26"/>
          <w:lang w:val="vi-VN"/>
        </w:rPr>
        <w:t>Để xảy ra sự cố công trình xây dựng (mất ổn định hệ cừ, văng chống, sạt lở hố đào hoặc hư hỏng công trình lân cận) do lỗi của Bên B, được xác định theo quy định của pháp luật về giải quyết sự cố công trình xây dựng;</w:t>
      </w:r>
    </w:p>
    <w:p w14:paraId="61B89572" w14:textId="77777777" w:rsidR="00A10877" w:rsidRDefault="00F1289A" w:rsidP="00253C84">
      <w:pPr>
        <w:widowControl w:val="0"/>
        <w:tabs>
          <w:tab w:val="left" w:pos="426"/>
        </w:tabs>
        <w:spacing w:after="120" w:line="276" w:lineRule="auto"/>
        <w:jc w:val="both"/>
        <w:rPr>
          <w:rFonts w:ascii="Times New Roman" w:hAnsi="Times New Roman"/>
          <w:sz w:val="26"/>
          <w:szCs w:val="26"/>
          <w:lang w:val="vi-VN"/>
        </w:rPr>
      </w:pPr>
      <w:r>
        <w:rPr>
          <w:rFonts w:ascii="Times New Roman" w:hAnsi="Times New Roman"/>
          <w:sz w:val="26"/>
          <w:szCs w:val="26"/>
        </w:rPr>
        <w:t xml:space="preserve">Việc chấm dứt Hợp đồng không làm mất quyền lợi của Bên A theo Hợp đồng và pháp luật. Bên A được tự thực hiện hoặc giao đơn vị khác hoàn thành phần việc còn lại, và được sử dụng thiết bị, vật tư, công trình tạm của Bên B còn trên Công trường trong phạm vi cần thiết để bảo đảm an toàn và tiếp tục thi công. Hai bên lập biên bản kiểm kê khi bàn giao; chi phí sử dụng (nếu có) được đối trừ khi thanh toán. Bên B di dời tài sản còn lại trong vòng </w:t>
      </w:r>
      <w:r>
        <w:rPr>
          <w:rFonts w:ascii="Times New Roman" w:hAnsi="Times New Roman"/>
          <w:sz w:val="26"/>
          <w:szCs w:val="26"/>
          <w:highlight w:val="yellow"/>
        </w:rPr>
        <w:t>07 ngày</w:t>
      </w:r>
      <w:r>
        <w:rPr>
          <w:rFonts w:ascii="Times New Roman" w:hAnsi="Times New Roman"/>
          <w:sz w:val="26"/>
          <w:szCs w:val="26"/>
        </w:rPr>
        <w:t xml:space="preserve"> kể từ ngày được Bên A yêu cầu.</w:t>
      </w:r>
    </w:p>
    <w:p w14:paraId="014A2982" w14:textId="77777777" w:rsidR="00A10877" w:rsidRDefault="00F1289A" w:rsidP="00253C84">
      <w:pPr>
        <w:tabs>
          <w:tab w:val="left" w:pos="709"/>
        </w:tabs>
        <w:spacing w:after="120" w:line="276" w:lineRule="auto"/>
        <w:jc w:val="both"/>
        <w:rPr>
          <w:rFonts w:ascii="Times New Roman" w:hAnsi="Times New Roman"/>
          <w:b/>
          <w:bCs/>
          <w:sz w:val="26"/>
          <w:szCs w:val="26"/>
        </w:rPr>
      </w:pPr>
      <w:r>
        <w:rPr>
          <w:rFonts w:ascii="Times New Roman" w:hAnsi="Times New Roman"/>
          <w:b/>
          <w:bCs/>
          <w:sz w:val="26"/>
          <w:szCs w:val="26"/>
          <w:lang w:val="vi-VN"/>
        </w:rPr>
        <w:t>c) Đơn phương chấm dứt hợp đồng bởi Bên B:</w:t>
      </w:r>
      <w:r>
        <w:rPr>
          <w:rFonts w:ascii="Times New Roman" w:hAnsi="Times New Roman"/>
          <w:b/>
          <w:bCs/>
          <w:sz w:val="26"/>
          <w:szCs w:val="26"/>
        </w:rPr>
        <w:t xml:space="preserve"> </w:t>
      </w:r>
    </w:p>
    <w:p w14:paraId="152713B5" w14:textId="77777777" w:rsidR="00A10877" w:rsidRDefault="00F1289A" w:rsidP="00253C84">
      <w:pPr>
        <w:tabs>
          <w:tab w:val="left" w:pos="709"/>
        </w:tabs>
        <w:spacing w:after="120" w:line="276" w:lineRule="auto"/>
        <w:jc w:val="both"/>
        <w:rPr>
          <w:rFonts w:ascii="Times New Roman" w:hAnsi="Times New Roman"/>
          <w:sz w:val="26"/>
          <w:szCs w:val="26"/>
        </w:rPr>
      </w:pPr>
      <w:r>
        <w:rPr>
          <w:rFonts w:ascii="Times New Roman" w:hAnsi="Times New Roman"/>
          <w:sz w:val="26"/>
          <w:szCs w:val="26"/>
        </w:rPr>
        <w:t>Bên B có quyền đơn phương chấm dứt Hợp đồng khi:</w:t>
      </w:r>
    </w:p>
    <w:p w14:paraId="172BB211" w14:textId="77777777" w:rsidR="00A10877" w:rsidRDefault="00F1289A" w:rsidP="00253C84">
      <w:pPr>
        <w:tabs>
          <w:tab w:val="left" w:pos="709"/>
        </w:tabs>
        <w:spacing w:after="120" w:line="276" w:lineRule="auto"/>
        <w:jc w:val="both"/>
        <w:rPr>
          <w:rFonts w:ascii="Times New Roman" w:hAnsi="Times New Roman"/>
          <w:sz w:val="26"/>
          <w:szCs w:val="26"/>
        </w:rPr>
      </w:pPr>
      <w:r>
        <w:rPr>
          <w:rFonts w:ascii="Times New Roman" w:hAnsi="Times New Roman"/>
          <w:sz w:val="26"/>
          <w:szCs w:val="26"/>
        </w:rPr>
        <w:t>(i) Bên A bị phá sản hoặc giải thể;</w:t>
      </w:r>
    </w:p>
    <w:p w14:paraId="025AF4B5" w14:textId="4C222086" w:rsidR="00A10877" w:rsidRDefault="00F1289A" w:rsidP="00253C84">
      <w:pPr>
        <w:tabs>
          <w:tab w:val="left" w:pos="709"/>
        </w:tabs>
        <w:spacing w:after="120" w:line="276" w:lineRule="auto"/>
        <w:jc w:val="both"/>
        <w:rPr>
          <w:rFonts w:ascii="Times New Roman" w:hAnsi="Times New Roman"/>
          <w:sz w:val="26"/>
          <w:szCs w:val="26"/>
        </w:rPr>
      </w:pPr>
      <w:r>
        <w:rPr>
          <w:rFonts w:ascii="Times New Roman" w:hAnsi="Times New Roman"/>
          <w:sz w:val="26"/>
          <w:szCs w:val="26"/>
        </w:rPr>
        <w:t xml:space="preserve">(ii) Bên A không thanh toán quá </w:t>
      </w:r>
      <w:r>
        <w:rPr>
          <w:rFonts w:ascii="Times New Roman" w:hAnsi="Times New Roman"/>
          <w:sz w:val="26"/>
          <w:szCs w:val="26"/>
          <w:highlight w:val="yellow"/>
        </w:rPr>
        <w:t>60 ngày</w:t>
      </w:r>
      <w:r>
        <w:rPr>
          <w:rFonts w:ascii="Times New Roman" w:hAnsi="Times New Roman"/>
          <w:sz w:val="26"/>
          <w:szCs w:val="26"/>
        </w:rPr>
        <w:t xml:space="preserve"> kể từ ngày hết thời hạn thanh toán theo Hợp đồng đối với hồ sơ thanh toán hợp lệ, không do lỗi của Bên B;</w:t>
      </w:r>
    </w:p>
    <w:p w14:paraId="766A7A43" w14:textId="77777777" w:rsidR="00A10877" w:rsidRDefault="00F1289A" w:rsidP="00253C84">
      <w:pPr>
        <w:tabs>
          <w:tab w:val="left" w:pos="709"/>
        </w:tabs>
        <w:spacing w:after="120" w:line="276" w:lineRule="auto"/>
        <w:jc w:val="both"/>
        <w:rPr>
          <w:rFonts w:ascii="Times New Roman" w:hAnsi="Times New Roman"/>
          <w:sz w:val="26"/>
          <w:szCs w:val="26"/>
        </w:rPr>
      </w:pPr>
      <w:r>
        <w:rPr>
          <w:rFonts w:ascii="Times New Roman" w:hAnsi="Times New Roman"/>
          <w:sz w:val="26"/>
          <w:szCs w:val="26"/>
        </w:rPr>
        <w:t xml:space="preserve">(iii) Công việc bị dừng liên tục quá </w:t>
      </w:r>
      <w:r>
        <w:rPr>
          <w:rFonts w:ascii="Times New Roman" w:hAnsi="Times New Roman"/>
          <w:sz w:val="26"/>
          <w:szCs w:val="26"/>
          <w:highlight w:val="yellow"/>
        </w:rPr>
        <w:t>45 ngày</w:t>
      </w:r>
      <w:r>
        <w:rPr>
          <w:rFonts w:ascii="Times New Roman" w:hAnsi="Times New Roman"/>
          <w:sz w:val="26"/>
          <w:szCs w:val="26"/>
        </w:rPr>
        <w:t xml:space="preserve"> theo Điều 17.1 do lỗi của Bên A.</w:t>
      </w:r>
    </w:p>
    <w:p w14:paraId="779B90CF" w14:textId="20184F22" w:rsidR="00A10877" w:rsidRPr="00BA5877" w:rsidRDefault="00F1289A" w:rsidP="00253C84">
      <w:pPr>
        <w:tabs>
          <w:tab w:val="left" w:pos="709"/>
        </w:tabs>
        <w:spacing w:after="120" w:line="276" w:lineRule="auto"/>
        <w:jc w:val="both"/>
        <w:rPr>
          <w:rFonts w:ascii="Times New Roman" w:hAnsi="Times New Roman"/>
          <w:sz w:val="26"/>
          <w:szCs w:val="26"/>
        </w:rPr>
      </w:pPr>
      <w:r>
        <w:rPr>
          <w:rFonts w:ascii="Times New Roman" w:hAnsi="Times New Roman"/>
          <w:sz w:val="26"/>
          <w:szCs w:val="26"/>
        </w:rPr>
        <w:t xml:space="preserve">Trước khi chấm dứt, Bên B phải thông báo bằng văn bản cho Bên A tối thiểu </w:t>
      </w:r>
      <w:r>
        <w:rPr>
          <w:rFonts w:ascii="Times New Roman" w:hAnsi="Times New Roman"/>
          <w:sz w:val="26"/>
          <w:szCs w:val="26"/>
          <w:highlight w:val="yellow"/>
        </w:rPr>
        <w:t>28 ngày</w:t>
      </w:r>
      <w:r>
        <w:rPr>
          <w:rFonts w:ascii="Times New Roman" w:hAnsi="Times New Roman"/>
          <w:sz w:val="26"/>
          <w:szCs w:val="26"/>
        </w:rPr>
        <w:t>; nếu trong thời hạn này Bên A khắc phục vi phạm thì Bên B không được chấm dứt Hợp đồng.</w:t>
      </w:r>
    </w:p>
    <w:p w14:paraId="260F4046" w14:textId="77777777" w:rsidR="00A10877" w:rsidRDefault="00F1289A" w:rsidP="00253C84">
      <w:pPr>
        <w:pStyle w:val="ListParagraph"/>
        <w:spacing w:after="120"/>
        <w:ind w:left="0"/>
        <w:contextualSpacing w:val="0"/>
        <w:jc w:val="both"/>
        <w:rPr>
          <w:rFonts w:ascii="Times New Roman" w:hAnsi="Times New Roman"/>
          <w:sz w:val="26"/>
          <w:szCs w:val="26"/>
        </w:rPr>
      </w:pPr>
      <w:r>
        <w:rPr>
          <w:rFonts w:ascii="Times New Roman" w:hAnsi="Times New Roman"/>
          <w:b/>
          <w:bCs/>
          <w:sz w:val="26"/>
          <w:szCs w:val="26"/>
        </w:rPr>
        <w:t>d) Thủ tục chấm dứt hợp đồng:</w:t>
      </w:r>
    </w:p>
    <w:p w14:paraId="322186A3" w14:textId="12DFC127" w:rsidR="00A10877" w:rsidRDefault="009246D4" w:rsidP="00253C84">
      <w:pPr>
        <w:numPr>
          <w:ilvl w:val="2"/>
          <w:numId w:val="8"/>
        </w:numPr>
        <w:tabs>
          <w:tab w:val="left" w:pos="284"/>
        </w:tabs>
        <w:spacing w:after="120" w:line="276" w:lineRule="auto"/>
        <w:ind w:left="0" w:firstLine="0"/>
        <w:jc w:val="both"/>
        <w:rPr>
          <w:rFonts w:ascii="Times New Roman" w:hAnsi="Times New Roman"/>
          <w:bCs/>
          <w:sz w:val="26"/>
          <w:szCs w:val="26"/>
        </w:rPr>
      </w:pPr>
      <w:r>
        <w:rPr>
          <w:rFonts w:ascii="Times New Roman" w:hAnsi="Times New Roman"/>
          <w:bCs/>
          <w:sz w:val="26"/>
          <w:szCs w:val="26"/>
        </w:rPr>
        <w:t xml:space="preserve"> Một bên có quyền chấm dứt Hợp đồng và không phải bồi thường thiệt hại trong các trường hợp được quyền chấm dứt Hợp đồng theo quy định của Hợp đồng. Trường hợp </w:t>
      </w:r>
      <w:r>
        <w:rPr>
          <w:rFonts w:ascii="Times New Roman" w:hAnsi="Times New Roman"/>
          <w:bCs/>
          <w:sz w:val="26"/>
          <w:szCs w:val="26"/>
        </w:rPr>
        <w:lastRenderedPageBreak/>
        <w:t>một bên đơn phương chấm dứt Hợp đồng mà không phải do lỗi của bên kia gây ra, thì bên chấm dứt Hợp đồng phải bồi thường thiệt hại cho bên kia.</w:t>
      </w:r>
    </w:p>
    <w:p w14:paraId="4B36E073" w14:textId="77777777" w:rsidR="00A10877" w:rsidRDefault="00F1289A" w:rsidP="00253C84">
      <w:pPr>
        <w:numPr>
          <w:ilvl w:val="2"/>
          <w:numId w:val="8"/>
        </w:numPr>
        <w:tabs>
          <w:tab w:val="left" w:pos="426"/>
        </w:tabs>
        <w:spacing w:after="120" w:line="276" w:lineRule="auto"/>
        <w:ind w:left="0" w:firstLine="0"/>
        <w:jc w:val="both"/>
        <w:rPr>
          <w:rFonts w:ascii="Times New Roman" w:hAnsi="Times New Roman"/>
          <w:bCs/>
          <w:sz w:val="26"/>
          <w:szCs w:val="26"/>
        </w:rPr>
      </w:pPr>
      <w:r>
        <w:rPr>
          <w:rFonts w:ascii="Times New Roman" w:hAnsi="Times New Roman"/>
          <w:bCs/>
          <w:sz w:val="26"/>
          <w:szCs w:val="26"/>
        </w:rPr>
        <w:t>Bên chấm dứt Hợp đồng phải thông báo cho bên kia biết về việc chấm dứt Hợp đồng theo thời hạn quy định tại điểm b, điểm c khoản này và trong đó phải nêu rõ lý do chấm dứt Hợp đồng. Nếu bên chấm dứt Hợp đồng không thông báo mà gây thiệt hại cho bên kia thì phải bồi thường thiệt hại cho bên kia.</w:t>
      </w:r>
    </w:p>
    <w:p w14:paraId="134D6F53" w14:textId="75428F0B" w:rsidR="00A10877" w:rsidRDefault="009246D4" w:rsidP="00253C84">
      <w:pPr>
        <w:numPr>
          <w:ilvl w:val="2"/>
          <w:numId w:val="8"/>
        </w:numPr>
        <w:tabs>
          <w:tab w:val="left" w:pos="426"/>
        </w:tabs>
        <w:spacing w:after="120" w:line="276" w:lineRule="auto"/>
        <w:ind w:left="0" w:firstLine="0"/>
        <w:jc w:val="both"/>
        <w:rPr>
          <w:rFonts w:ascii="Times New Roman" w:hAnsi="Times New Roman"/>
          <w:bCs/>
          <w:sz w:val="26"/>
          <w:szCs w:val="26"/>
        </w:rPr>
      </w:pPr>
      <w:r>
        <w:rPr>
          <w:rFonts w:ascii="Times New Roman" w:hAnsi="Times New Roman"/>
          <w:bCs/>
          <w:sz w:val="26"/>
          <w:szCs w:val="26"/>
        </w:rPr>
        <w:t xml:space="preserve"> Khi Hợp đồng bị chấm dứt thì Hợp đồng không có hiệu lực từ thời điểm bị chấm dứt (trừ các thỏa thuận về phạt vi phạm, bồi thường thiệt hại và thỏa thuận về giải quyết tranh chấp trong Hợp đồng), các bên thực hiện thanh lý Hợp đồng trong vòng 30 ngày kể từ ngày thông báo chấm dứt Hợp đồng và phải hoàn trả cho nhau tài sản hoặc tiền. </w:t>
      </w:r>
    </w:p>
    <w:p w14:paraId="1CB48AF0" w14:textId="77777777" w:rsidR="00A10877" w:rsidRDefault="00F1289A" w:rsidP="00253C84">
      <w:pPr>
        <w:numPr>
          <w:ilvl w:val="2"/>
          <w:numId w:val="8"/>
        </w:numPr>
        <w:tabs>
          <w:tab w:val="left" w:pos="426"/>
        </w:tabs>
        <w:spacing w:after="120" w:line="276" w:lineRule="auto"/>
        <w:ind w:left="0" w:firstLine="0"/>
        <w:jc w:val="both"/>
        <w:rPr>
          <w:rFonts w:ascii="Times New Roman" w:hAnsi="Times New Roman"/>
          <w:bCs/>
          <w:sz w:val="26"/>
          <w:szCs w:val="26"/>
        </w:rPr>
      </w:pPr>
      <w:r>
        <w:rPr>
          <w:rFonts w:ascii="Times New Roman" w:hAnsi="Times New Roman"/>
          <w:bCs/>
          <w:sz w:val="26"/>
          <w:szCs w:val="26"/>
        </w:rPr>
        <w:t xml:space="preserve">Trong thời hạn 03 ngày làm việc kể từ ngày Hợp đồng bị chấm dứt, Bên B phải: (a) Ngừng tất cả các công việc, ngoại trừ các công việc đã được Bên A, Chủ đầu tư, Tư vấn giám sát hướng dẫn để bảo vệ con người và tài sản hoặc an toàn của Hạng mục công trình; (b) Chuyển giao cho Bên A toàn bộ tài liệu, thiết bị, vật tư, vật liệu và các công việc mà Bên B đã được thanh toán; (c) Di dời tất cả vật tư, vật liệu, máy và thiết bị thi công ra khỏi Công trường, ngoại trừ các thứ cần thiết cho việc an toàn và rời khỏi Công trường. </w:t>
      </w:r>
    </w:p>
    <w:p w14:paraId="5542CD1D" w14:textId="77777777" w:rsidR="00A10877" w:rsidRDefault="00F1289A" w:rsidP="00253C84">
      <w:pPr>
        <w:tabs>
          <w:tab w:val="left" w:pos="426"/>
        </w:tabs>
        <w:spacing w:after="120" w:line="276" w:lineRule="auto"/>
        <w:jc w:val="both"/>
        <w:rPr>
          <w:rFonts w:ascii="Times New Roman" w:hAnsi="Times New Roman"/>
          <w:bCs/>
          <w:sz w:val="26"/>
          <w:szCs w:val="26"/>
        </w:rPr>
      </w:pPr>
      <w:r>
        <w:rPr>
          <w:rFonts w:ascii="Times New Roman" w:hAnsi="Times New Roman"/>
          <w:bCs/>
          <w:sz w:val="26"/>
          <w:szCs w:val="26"/>
        </w:rPr>
        <w:t>(v) Sau khi thông báo chấm dứt Hợp đồng, Bên A sẽ không thanh toán thêm cho Bên B cho đến khi chi phí thi công, hoàn thành và sửa chữa các sai sót, hư hỏng (nếu có) và các khoản tổn thất, thiệt hại khác mà Bên A phải chịu đã được xác định. Không áp dụng cho trường hợp chấm dứt hợp đồng bởi bên B.</w:t>
      </w:r>
    </w:p>
    <w:p w14:paraId="7EC3A6A6" w14:textId="77777777" w:rsidR="00A10877" w:rsidRDefault="00F1289A" w:rsidP="00253C84">
      <w:pPr>
        <w:tabs>
          <w:tab w:val="left" w:pos="426"/>
        </w:tabs>
        <w:spacing w:after="120" w:line="276" w:lineRule="auto"/>
        <w:jc w:val="both"/>
        <w:rPr>
          <w:rFonts w:ascii="Times New Roman" w:hAnsi="Times New Roman"/>
          <w:bCs/>
          <w:sz w:val="26"/>
          <w:szCs w:val="26"/>
        </w:rPr>
      </w:pPr>
      <w:r>
        <w:rPr>
          <w:rFonts w:ascii="Times New Roman" w:hAnsi="Times New Roman"/>
          <w:bCs/>
          <w:sz w:val="26"/>
          <w:szCs w:val="26"/>
        </w:rPr>
        <w:t xml:space="preserve">(vi) Trong vòng 14 ngày kể từ ngày Hợp đồng bị chấm dứt, hai bên phải hoàn thành việc xác định giá trị Bên A còn phải thanh toán cho Bên B hoặc giá trị Bên B còn phải thanh toán cho Bên A theo quy định của Hợp đồng tính đến thời điểm chấm dứt Hợp đồng. </w:t>
      </w:r>
    </w:p>
    <w:p w14:paraId="32DD3BB2" w14:textId="77777777" w:rsidR="00A10877" w:rsidRDefault="00F1289A" w:rsidP="00253C84">
      <w:pPr>
        <w:tabs>
          <w:tab w:val="left" w:pos="426"/>
        </w:tabs>
        <w:spacing w:after="120" w:line="276" w:lineRule="auto"/>
        <w:jc w:val="both"/>
        <w:rPr>
          <w:rFonts w:ascii="Times New Roman" w:hAnsi="Times New Roman"/>
          <w:bCs/>
          <w:sz w:val="26"/>
          <w:szCs w:val="26"/>
        </w:rPr>
      </w:pPr>
      <w:r>
        <w:rPr>
          <w:rFonts w:ascii="Times New Roman" w:hAnsi="Times New Roman"/>
          <w:bCs/>
          <w:sz w:val="26"/>
          <w:szCs w:val="26"/>
        </w:rPr>
        <w:t>(vii) Trường hợp tại thời điểm chấm dứt Hợp đồng mà Bên B còn nợ Bên A bất kỳ khoản thanh toán nào thì Bên A có quyền kiểm kê, tạm giữ và phối hợp với Bên B xử lý các máy, thiết bị thi công, vật liệu, vật tư, thiết bị của Bên B ở tại hoặc gần Công trường theo quy định của pháp luật để bù trừ các khoản nợ của Bên B.</w:t>
      </w:r>
    </w:p>
    <w:p w14:paraId="6C47EC36" w14:textId="77777777" w:rsidR="00A10877" w:rsidRDefault="00F1289A" w:rsidP="00253C84">
      <w:pPr>
        <w:pStyle w:val="Heading2"/>
        <w:spacing w:after="120" w:line="276" w:lineRule="auto"/>
        <w:jc w:val="left"/>
        <w:rPr>
          <w:rFonts w:ascii="Times New Roman" w:hAnsi="Times New Roman"/>
          <w:sz w:val="26"/>
          <w:szCs w:val="26"/>
        </w:rPr>
      </w:pPr>
      <w:r>
        <w:rPr>
          <w:rFonts w:ascii="Times New Roman" w:hAnsi="Times New Roman"/>
          <w:sz w:val="26"/>
          <w:szCs w:val="26"/>
        </w:rPr>
        <w:t>Điều 18. PHẠT, BỒI THƯỜNG VÀ XỬ LÝ VI PHẠM HỢP ĐỒNG</w:t>
      </w:r>
    </w:p>
    <w:p w14:paraId="50BA234F" w14:textId="631E5899" w:rsidR="00EE56C0" w:rsidRDefault="00F1289A" w:rsidP="00253C84">
      <w:pPr>
        <w:spacing w:after="120" w:line="276" w:lineRule="auto"/>
        <w:jc w:val="both"/>
        <w:rPr>
          <w:rFonts w:ascii="Times New Roman" w:hAnsi="Times New Roman"/>
          <w:sz w:val="26"/>
          <w:szCs w:val="26"/>
        </w:rPr>
      </w:pPr>
      <w:r>
        <w:rPr>
          <w:rFonts w:ascii="Times New Roman" w:hAnsi="Times New Roman"/>
          <w:sz w:val="26"/>
          <w:szCs w:val="26"/>
        </w:rPr>
        <w:t xml:space="preserve">Các bên thỏa thuận mức phạt và bồi thường theo Điều 86 Luật Xây dựng số 135/2025/QH15. Tổng mức phạt vi phạm đối với Bên B không vượt quá </w:t>
      </w:r>
      <w:del w:id="110" w:author="Ban Kinh tế &amp; Quản lý Hợp đồng" w:date="2026-10-21T14:08:00Z">
        <w:r w:rsidRPr="00D542DC" w:rsidDel="00B0767F">
          <w:rPr>
            <w:rFonts w:ascii="Times New Roman" w:hAnsi="Times New Roman"/>
            <w:sz w:val="26"/>
            <w:szCs w:val="26"/>
            <w:highlight w:val="yellow"/>
          </w:rPr>
          <w:delText>10</w:delText>
        </w:r>
      </w:del>
      <w:ins w:id="120231" w:author="VNCN E&amp;C" w:date="2026-10-22T09:00:00Z">
        <w:r>
          <w:rPr>
            <w:rFonts w:ascii="Times New Roman" w:hAnsi="Times New Roman"/>
            <w:sz w:val="26"/>
            <w:szCs w:val="26"/>
          </w:rPr>
          <w:t xml:space="preserve">10</w:t>
        </w:r>
      </w:ins>
      <w:ins w:id="120233" w:author="Ban Kinh tế &amp; Quản lý Hợp đồng" w:date="2026-10-21T14:08:00Z">
        <w:del w:id="120232" w:author="VNCN E&amp;C" w:date="2026-10-22T09:00:00Z">
          <w:r>
            <w:rPr>
              <w:rFonts w:ascii="Times New Roman" w:hAnsi="Times New Roman"/>
              <w:sz w:val="26"/>
              <w:szCs w:val="26"/>
              <w:highlight w:val="yellow"/>
            </w:rPr>
            <w:delText xml:space="preserve">8</w:delText>
          </w:r>
        </w:del>
      </w:ins>
      <w:r>
        <w:rPr>
          <w:rFonts w:ascii="Times New Roman" w:hAnsi="Times New Roman"/>
          <w:sz w:val="26"/>
          <w:szCs w:val="26"/>
          <w:highlight w:val="yellow"/>
        </w:rPr>
        <w:t xml:space="preserve">%</w:t>
      </w:r>
      <w:r>
        <w:rPr>
          <w:rFonts w:ascii="Times New Roman" w:hAnsi="Times New Roman"/>
          <w:sz w:val="26"/>
          <w:szCs w:val="26"/>
        </w:rPr>
        <w:t xml:space="preserve"> giá trị Hợp đồng. Nguyên tắc khắc phục và bồi thường áp dụng thống nhất cho toàn bộ Hợp đồng: </w:t>
      </w:r>
    </w:p>
    <w:p w14:paraId="09C298F6" w14:textId="14814D48" w:rsidR="00EE56C0" w:rsidRDefault="00F1289A" w:rsidP="00253C84">
      <w:pPr>
        <w:spacing w:after="120" w:line="276" w:lineRule="auto"/>
        <w:jc w:val="both"/>
        <w:rPr>
          <w:rFonts w:ascii="Times New Roman" w:hAnsi="Times New Roman"/>
          <w:sz w:val="26"/>
          <w:szCs w:val="26"/>
        </w:rPr>
      </w:pPr>
      <w:r>
        <w:rPr>
          <w:rFonts w:ascii="Times New Roman" w:hAnsi="Times New Roman"/>
          <w:sz w:val="26"/>
          <w:szCs w:val="26"/>
        </w:rPr>
        <w:t xml:space="preserve">(i) </w:t>
      </w:r>
      <w:r w:rsidR="00EE56C0">
        <w:rPr>
          <w:rFonts w:ascii="Times New Roman" w:hAnsi="Times New Roman"/>
          <w:sz w:val="26"/>
          <w:szCs w:val="26"/>
        </w:rPr>
        <w:t>M</w:t>
      </w:r>
      <w:r>
        <w:rPr>
          <w:rFonts w:ascii="Times New Roman" w:hAnsi="Times New Roman"/>
          <w:sz w:val="26"/>
          <w:szCs w:val="26"/>
        </w:rPr>
        <w:t xml:space="preserve">ọi sai sót, hư hỏng, sự cố, vi phạm do lỗi của Bên B phải được Bên B khắc phục toàn bộ bằng chi phí của mình; </w:t>
      </w:r>
    </w:p>
    <w:p w14:paraId="1E3DB793" w14:textId="716638D9" w:rsidR="00A10877" w:rsidRDefault="00F1289A" w:rsidP="00253C84">
      <w:pPr>
        <w:spacing w:after="120" w:line="276" w:lineRule="auto"/>
        <w:jc w:val="both"/>
        <w:rPr>
          <w:rFonts w:ascii="Times New Roman" w:hAnsi="Times New Roman"/>
          <w:sz w:val="26"/>
          <w:szCs w:val="26"/>
        </w:rPr>
      </w:pPr>
      <w:r>
        <w:rPr>
          <w:rFonts w:ascii="Times New Roman" w:hAnsi="Times New Roman"/>
          <w:sz w:val="26"/>
          <w:szCs w:val="26"/>
        </w:rPr>
        <w:t xml:space="preserve">(ii) </w:t>
      </w:r>
      <w:r w:rsidR="00EE56C0">
        <w:rPr>
          <w:rFonts w:ascii="Times New Roman" w:hAnsi="Times New Roman"/>
          <w:sz w:val="26"/>
          <w:szCs w:val="26"/>
        </w:rPr>
        <w:t>T</w:t>
      </w:r>
      <w:r>
        <w:rPr>
          <w:rFonts w:ascii="Times New Roman" w:hAnsi="Times New Roman"/>
          <w:sz w:val="26"/>
          <w:szCs w:val="26"/>
        </w:rPr>
        <w:t xml:space="preserve">hiệt hại phát sinh do lỗi của Bên B (đối với Bên A, Chủ đầu tư hoặc bên thứ ba, kể cả các khoản Bên A bị Chủ đầu tư phạt, khấu trừ do lỗi của Bên B) do Bên B chịu trách nhiệm bồi thường; Bên A có trách nhiệm phối hợp, hỗ trợ Bên B trong quá trình làm việc với Chủ đầu tư, bên thứ ba để xác định và giải quyết thiệt hại. Việc phạt vi phạm không loại trừ nghĩa vụ khắc phục, bồi thường nêu trên. Bên A có quyền thu tiền phạt, tiền bồi </w:t>
      </w:r>
      <w:r>
        <w:rPr>
          <w:rFonts w:ascii="Times New Roman" w:hAnsi="Times New Roman"/>
          <w:sz w:val="26"/>
          <w:szCs w:val="26"/>
        </w:rPr>
        <w:lastRenderedPageBreak/>
        <w:t>thường bằng cách khấu trừ vào giá trị thanh toán theo Điều 3.5 hoặc thu từ bảo lãnh thực hiện Hợp đồng.</w:t>
      </w:r>
    </w:p>
    <w:p w14:paraId="40B841DE" w14:textId="77777777" w:rsidR="00A10877" w:rsidRDefault="00F1289A" w:rsidP="00253C84">
      <w:pPr>
        <w:widowControl w:val="0"/>
        <w:tabs>
          <w:tab w:val="left" w:pos="709"/>
        </w:tabs>
        <w:spacing w:after="120" w:line="276" w:lineRule="auto"/>
        <w:jc w:val="both"/>
        <w:rPr>
          <w:rFonts w:ascii="Times New Roman" w:hAnsi="Times New Roman"/>
          <w:b/>
          <w:sz w:val="26"/>
          <w:szCs w:val="26"/>
        </w:rPr>
      </w:pPr>
      <w:r>
        <w:rPr>
          <w:rFonts w:ascii="Times New Roman" w:hAnsi="Times New Roman"/>
          <w:b/>
          <w:sz w:val="26"/>
          <w:szCs w:val="26"/>
        </w:rPr>
        <w:t>18.1. Phạt, bồi thường do vi phạm chất lượng:</w:t>
      </w:r>
    </w:p>
    <w:p w14:paraId="77C3B5B7" w14:textId="77777777" w:rsidR="00A10877" w:rsidRDefault="00F1289A" w:rsidP="00253C84">
      <w:pPr>
        <w:spacing w:after="120" w:line="276" w:lineRule="auto"/>
        <w:jc w:val="both"/>
        <w:rPr>
          <w:rFonts w:ascii="Times New Roman" w:hAnsi="Times New Roman"/>
          <w:sz w:val="26"/>
          <w:szCs w:val="26"/>
        </w:rPr>
      </w:pPr>
      <w:r>
        <w:rPr>
          <w:rFonts w:ascii="Times New Roman" w:hAnsi="Times New Roman"/>
          <w:sz w:val="26"/>
          <w:szCs w:val="26"/>
        </w:rPr>
        <w:t xml:space="preserve">Trường hợp chất lượng Hạng mục công trình không bảo đảm một phần hoặc toàn bộ theo Hồ sơ thiết kế, Chỉ dẫn kỹ thuật, quy chuẩn kỹ thuật, tiêu chuẩn áp dụng, Bên B có trách nhiệm phá dỡ, làm lại hoặc hoàn thiện công việc bằng chi phí của mình và bồi thường thiệt hại thực tế cho Bên A. </w:t>
      </w:r>
    </w:p>
    <w:p w14:paraId="2A1F260B" w14:textId="77777777" w:rsidR="00A10877" w:rsidRDefault="00F1289A" w:rsidP="00253C84">
      <w:pPr>
        <w:widowControl w:val="0"/>
        <w:tabs>
          <w:tab w:val="left" w:pos="709"/>
        </w:tabs>
        <w:spacing w:after="120" w:line="276" w:lineRule="auto"/>
        <w:jc w:val="both"/>
        <w:rPr>
          <w:rFonts w:ascii="Times New Roman" w:hAnsi="Times New Roman"/>
          <w:b/>
          <w:sz w:val="26"/>
          <w:szCs w:val="26"/>
        </w:rPr>
      </w:pPr>
      <w:r>
        <w:rPr>
          <w:rFonts w:ascii="Times New Roman" w:hAnsi="Times New Roman"/>
          <w:b/>
          <w:sz w:val="26"/>
          <w:szCs w:val="26"/>
        </w:rPr>
        <w:t>18.2. Phạt, bồi thường do vi phạm an toàn, bảo vệ môi trường:</w:t>
      </w:r>
    </w:p>
    <w:p w14:paraId="08033184" w14:textId="77777777" w:rsidR="00A10877" w:rsidRDefault="00F1289A" w:rsidP="00253C84">
      <w:pPr>
        <w:widowControl w:val="0"/>
        <w:spacing w:after="120" w:line="276" w:lineRule="auto"/>
        <w:jc w:val="both"/>
        <w:rPr>
          <w:rFonts w:ascii="Times New Roman" w:hAnsi="Times New Roman"/>
          <w:sz w:val="26"/>
          <w:szCs w:val="26"/>
        </w:rPr>
      </w:pPr>
      <w:r>
        <w:rPr>
          <w:rFonts w:ascii="Times New Roman" w:hAnsi="Times New Roman"/>
          <w:sz w:val="26"/>
          <w:szCs w:val="26"/>
        </w:rPr>
        <w:t xml:space="preserve">Trường hợp Bên B không thực hiện hoặc thực hiện không đầy đủ các biện pháp bảo đảm an toàn lao động, </w:t>
      </w:r>
      <w:proofErr w:type="gramStart"/>
      <w:r>
        <w:rPr>
          <w:rFonts w:ascii="Times New Roman" w:hAnsi="Times New Roman"/>
          <w:sz w:val="26"/>
          <w:szCs w:val="26"/>
        </w:rPr>
        <w:t>an</w:t>
      </w:r>
      <w:proofErr w:type="gramEnd"/>
      <w:r>
        <w:rPr>
          <w:rFonts w:ascii="Times New Roman" w:hAnsi="Times New Roman"/>
          <w:sz w:val="26"/>
          <w:szCs w:val="26"/>
        </w:rPr>
        <w:t xml:space="preserve"> toàn giao thông, bảo vệ môi trường, Bên B phải chịu phạt theo </w:t>
      </w:r>
      <w:r>
        <w:rPr>
          <w:rFonts w:ascii="Times New Roman" w:hAnsi="Times New Roman"/>
          <w:i/>
          <w:iCs/>
          <w:sz w:val="26"/>
          <w:szCs w:val="26"/>
        </w:rPr>
        <w:t>Biểu 05 [Mức phạt do vi phạm an toàn, bảo vệ môi trường, nội quy công trường]</w:t>
      </w:r>
      <w:r>
        <w:rPr>
          <w:rFonts w:ascii="Times New Roman" w:hAnsi="Times New Roman"/>
          <w:sz w:val="26"/>
          <w:szCs w:val="26"/>
        </w:rPr>
        <w:t>, bồi thường mọi thiệt hại cho Bên A, bên thứ ba (nếu có) và khắc phục hậu quả bằng chi phí của mình.</w:t>
      </w:r>
    </w:p>
    <w:p w14:paraId="7D8F4D4C" w14:textId="77777777" w:rsidR="00A10877" w:rsidRDefault="00F1289A" w:rsidP="00253C84">
      <w:pPr>
        <w:widowControl w:val="0"/>
        <w:tabs>
          <w:tab w:val="left" w:pos="709"/>
        </w:tabs>
        <w:spacing w:after="120" w:line="276" w:lineRule="auto"/>
        <w:jc w:val="both"/>
        <w:rPr>
          <w:rFonts w:ascii="Times New Roman" w:hAnsi="Times New Roman"/>
          <w:b/>
          <w:sz w:val="26"/>
          <w:szCs w:val="26"/>
        </w:rPr>
      </w:pPr>
      <w:r>
        <w:rPr>
          <w:rFonts w:ascii="Times New Roman" w:hAnsi="Times New Roman"/>
          <w:b/>
          <w:sz w:val="26"/>
          <w:szCs w:val="26"/>
        </w:rPr>
        <w:t>18.3. Phạt, bồi thường và xử lý do chậm tiến độ:</w:t>
      </w:r>
    </w:p>
    <w:p w14:paraId="7D954D39" w14:textId="44D28F14" w:rsidR="00A10877" w:rsidRDefault="00F1289A" w:rsidP="00253C84">
      <w:pPr>
        <w:spacing w:after="120" w:line="276" w:lineRule="auto"/>
        <w:jc w:val="both"/>
        <w:rPr>
          <w:rFonts w:ascii="Times New Roman" w:hAnsi="Times New Roman"/>
          <w:sz w:val="26"/>
          <w:szCs w:val="26"/>
        </w:rPr>
      </w:pPr>
      <w:r>
        <w:rPr>
          <w:rFonts w:ascii="Times New Roman" w:hAnsi="Times New Roman"/>
          <w:sz w:val="26"/>
          <w:szCs w:val="26"/>
        </w:rPr>
        <w:t xml:space="preserve">a) </w:t>
      </w:r>
      <w:ins w:id="120234" w:author="VNCN E&amp;C" w:date="2026-10-22T09:00:00Z">
        <w:r>
          <w:rPr>
            <w:rFonts w:ascii="Times New Roman" w:hAnsi="Times New Roman"/>
            <w:sz w:val="26"/>
            <w:szCs w:val="26"/>
          </w:rPr>
          <w:t xml:space="preserve">Phạt chậm tiến độ áp dụng theo 02 Mốc tiến độ quan trọng quy định tại Điều 7.1 điểm b: trường</w:t>
        </w:r>
      </w:ins>
      <w:del w:id="120235" w:author="VNCN E&amp;C" w:date="2026-10-22T09:00:00Z">
        <w:r>
          <w:rPr>
            <w:rFonts w:ascii="Times New Roman" w:hAnsi="Times New Roman"/>
            <w:sz w:val="26"/>
            <w:szCs w:val="26"/>
          </w:rPr>
          <w:delText xml:space="preserve">Trường</w:delText>
        </w:r>
      </w:del>
      <w:r>
        <w:rPr>
          <w:rFonts w:ascii="Times New Roman" w:hAnsi="Times New Roman"/>
          <w:sz w:val="26"/>
          <w:szCs w:val="26"/>
        </w:rPr>
        <w:t xml:space="preserve"> hợp Bên B chậm </w:t>
      </w:r>
      <w:ins w:id="120236" w:author="VNCN E&amp;C" w:date="2026-10-22T09:00:00Z">
        <w:r>
          <w:rPr>
            <w:rFonts w:ascii="Times New Roman" w:hAnsi="Times New Roman"/>
            <w:sz w:val="26"/>
            <w:szCs w:val="26"/>
          </w:rPr>
          <w:t xml:space="preserve">hoàn thành Mốc </w:t>
        </w:r>
      </w:ins>
      <w:r>
        <w:rPr>
          <w:rFonts w:ascii="Times New Roman" w:hAnsi="Times New Roman"/>
          <w:sz w:val="26"/>
          <w:szCs w:val="26"/>
        </w:rPr>
        <w:t xml:space="preserve">tiến độ</w:t>
      </w:r>
      <w:ins w:id="120237" w:author="VNCN E&amp;C" w:date="2026-10-22T09:00:00Z">
        <w:r>
          <w:rPr>
            <w:rFonts w:ascii="Times New Roman" w:hAnsi="Times New Roman"/>
            <w:sz w:val="26"/>
            <w:szCs w:val="26"/>
          </w:rPr>
          <w:t xml:space="preserve"> quan trọng</w:t>
        </w:r>
      </w:ins>
      <w:r>
        <w:rPr>
          <w:rFonts w:ascii="Times New Roman" w:hAnsi="Times New Roman"/>
          <w:sz w:val="26"/>
          <w:szCs w:val="26"/>
        </w:rPr>
        <w:t xml:space="preserve"> (không do lỗi của Chủ đầu tư, Bên A, bên thứ ba không thuộc trách nhiệm của Bên B hoặc sự kiện bất khả kháng), Bên B phải chịu phạt </w:t>
      </w:r>
      <w:r>
        <w:rPr>
          <w:rFonts w:ascii="Times New Roman" w:hAnsi="Times New Roman"/>
          <w:sz w:val="26"/>
          <w:szCs w:val="26"/>
          <w:highlight w:val="yellow"/>
        </w:rPr>
        <w:t xml:space="preserve">0,</w:t>
      </w:r>
      <w:del w:id="112" w:author="Ban Kinh tế &amp; Quản lý Hợp đồng" w:date="2026-10-21T14:09:00Z">
        <w:r w:rsidR="002E021E" w:rsidDel="00B0767F">
          <w:rPr>
            <w:rFonts w:ascii="Times New Roman" w:hAnsi="Times New Roman"/>
            <w:sz w:val="26"/>
            <w:szCs w:val="26"/>
            <w:highlight w:val="yellow"/>
          </w:rPr>
          <w:delText>1</w:delText>
        </w:r>
      </w:del>
      <w:ins w:id="120238" w:author="VNCN E&amp;C" w:date="2026-10-22T09:00:00Z">
        <w:r>
          <w:rPr>
            <w:rFonts w:ascii="Times New Roman" w:hAnsi="Times New Roman"/>
            <w:sz w:val="26"/>
            <w:szCs w:val="26"/>
          </w:rPr>
          <w:t xml:space="preserve">1</w:t>
        </w:r>
      </w:ins>
      <w:ins w:id="120240" w:author="Ban Kinh tế &amp; Quản lý Hợp đồng" w:date="2026-10-21T14:09:00Z">
        <w:del w:id="120239" w:author="VNCN E&amp;C" w:date="2026-10-22T09:00:00Z">
          <w:r>
            <w:rPr>
              <w:rFonts w:ascii="Times New Roman" w:hAnsi="Times New Roman"/>
              <w:sz w:val="26"/>
              <w:szCs w:val="26"/>
              <w:highlight w:val="yellow"/>
            </w:rPr>
            <w:delText xml:space="preserve">05</w:delText>
          </w:r>
        </w:del>
      </w:ins>
      <w:r>
        <w:rPr>
          <w:rFonts w:ascii="Times New Roman" w:hAnsi="Times New Roman"/>
          <w:sz w:val="26"/>
          <w:szCs w:val="26"/>
          <w:highlight w:val="yellow"/>
        </w:rPr>
        <w:t xml:space="preserve">%</w:t>
      </w:r>
      <w:r>
        <w:rPr>
          <w:rFonts w:ascii="Times New Roman" w:hAnsi="Times New Roman"/>
          <w:sz w:val="26"/>
          <w:szCs w:val="26"/>
        </w:rPr>
        <w:t xml:space="preserve"> giá trị Hợp đồng</w:t>
      </w:r>
      <w:ins w:id="120242" w:author="Ban Kinh tế &amp; Quản lý Hợp đồng" w:date="2026-10-21T15:26:00Z">
        <w:del w:id="120241" w:author="VNCN E&amp;C" w:date="2026-10-22T09:00:00Z">
          <w:r>
            <w:rPr>
              <w:rFonts w:ascii="Times New Roman" w:hAnsi="Times New Roman"/>
              <w:sz w:val="26"/>
              <w:szCs w:val="26"/>
            </w:rPr>
            <w:delText xml:space="preserve"> phần còn</w:delText>
          </w:r>
        </w:del>
      </w:ins>
      <w:r>
        <w:rPr>
          <w:rFonts w:ascii="Times New Roman" w:hAnsi="Times New Roman"/>
          <w:sz w:val="26"/>
          <w:szCs w:val="26"/>
        </w:rPr>
        <w:t xml:space="preserve"> cho mỗi 01 ngày chậm </w:t>
      </w:r>
      <w:ins w:id="120243" w:author="VNCN E&amp;C" w:date="2026-10-22T09:00:00Z">
        <w:r>
          <w:rPr>
            <w:rFonts w:ascii="Times New Roman" w:hAnsi="Times New Roman"/>
            <w:sz w:val="26"/>
            <w:szCs w:val="26"/>
          </w:rPr>
          <w:t xml:space="preserve">của</w:t>
        </w:r>
      </w:ins>
      <w:del w:id="120244" w:author="VNCN E&amp;C" w:date="2026-10-22T09:00:00Z">
        <w:r>
          <w:rPr>
            <w:rFonts w:ascii="Times New Roman" w:hAnsi="Times New Roman"/>
            <w:sz w:val="26"/>
            <w:szCs w:val="26"/>
          </w:rPr>
          <w:delText xml:space="preserve">so với</w:delText>
        </w:r>
      </w:del>
      <w:r>
        <w:rPr>
          <w:rFonts w:ascii="Times New Roman" w:hAnsi="Times New Roman"/>
          <w:sz w:val="26"/>
          <w:szCs w:val="26"/>
        </w:rPr>
        <w:t xml:space="preserve"> từng mốc</w:t>
      </w:r>
      <w:del w:id="120245" w:author="VNCN E&amp;C" w:date="2026-10-22T09:00:00Z">
        <w:r>
          <w:rPr>
            <w:rFonts w:ascii="Times New Roman" w:hAnsi="Times New Roman"/>
            <w:sz w:val="26"/>
            <w:szCs w:val="26"/>
          </w:rPr>
          <w:delText xml:space="preserve"> tiến độ quy định tại Điều 7.1 và</w:delText>
        </w:r>
      </w:del>
      <w:ins w:id="120247" w:author="Ban Kinh tế &amp; Quản lý Hợp đồng" w:date="2026-10-21T15:27:00Z">
        <w:del w:id="120246" w:author="VNCN E&amp;C" w:date="2026-10-22T09:00:00Z">
          <w:r>
            <w:rPr>
              <w:rFonts w:ascii="Times New Roman" w:hAnsi="Times New Roman"/>
              <w:sz w:val="26"/>
              <w:szCs w:val="26"/>
            </w:rPr>
            <w:delText xml:space="preserve"> </w:delText>
          </w:r>
        </w:del>
      </w:ins>
      <w:ins w:id="120249" w:author="Ban Kinh tế &amp; Quản lý Hợp đồng" w:date="2026-10-21T14:09:00Z">
        <w:del w:id="120248" w:author="VNCN E&amp;C" w:date="2026-10-22T09:00:00Z">
          <w:r>
            <w:rPr>
              <w:rFonts w:ascii="Times New Roman" w:hAnsi="Times New Roman"/>
              <w:sz w:val="26"/>
              <w:szCs w:val="26"/>
            </w:rPr>
            <w:delText xml:space="preserve">tổng</w:delText>
          </w:r>
        </w:del>
      </w:ins>
      <w:del w:id="120250" w:author="VNCN E&amp;C" w:date="2026-10-22T09:00:00Z">
        <w:r>
          <w:rPr>
            <w:rFonts w:ascii="Times New Roman" w:hAnsi="Times New Roman"/>
            <w:sz w:val="26"/>
            <w:szCs w:val="26"/>
          </w:rPr>
          <w:delText xml:space="preserve"> Tiến độ chi tiết được Bên A chấp thuận</w:delText>
        </w:r>
      </w:del>
      <w:r>
        <w:rPr>
          <w:rFonts w:ascii="Times New Roman" w:hAnsi="Times New Roman"/>
          <w:sz w:val="26"/>
          <w:szCs w:val="26"/>
        </w:rPr>
        <w:t xml:space="preserve">; tổng mức phạt chậm tiến độ không vượt quá </w:t>
      </w:r>
      <w:ins w:id="120251" w:author="VNCN E&amp;C" w:date="2026-10-22T09:00:00Z">
        <w:r>
          <w:rPr>
            <w:rFonts w:ascii="Times New Roman" w:hAnsi="Times New Roman"/>
            <w:sz w:val="26"/>
            <w:szCs w:val="26"/>
          </w:rPr>
          <w:t xml:space="preserve">10</w:t>
        </w:r>
      </w:ins>
      <w:del w:id="120252" w:author="VNCN E&amp;C" w:date="2026-10-22T09:00:00Z">
        <w:r>
          <w:rPr>
            <w:rFonts w:ascii="Times New Roman" w:hAnsi="Times New Roman"/>
            <w:sz w:val="26"/>
            <w:szCs w:val="26"/>
            <w:highlight w:val="yellow"/>
          </w:rPr>
          <w:delText xml:space="preserve">0</w:delText>
        </w:r>
      </w:del>
      <w:del w:id="120253" w:author="VNCN E&amp;C" w:date="2026-10-22T09:00:00Z">
        <w:r>
          <w:rPr>
            <w:rFonts w:ascii="Times New Roman" w:hAnsi="Times New Roman"/>
            <w:sz w:val="26"/>
            <w:szCs w:val="26"/>
            <w:highlight w:val="yellow"/>
          </w:rPr>
          <w:delText xml:space="preserve">8</w:delText>
        </w:r>
      </w:del>
      <w:r>
        <w:rPr>
          <w:rFonts w:ascii="Times New Roman" w:hAnsi="Times New Roman"/>
          <w:sz w:val="26"/>
          <w:szCs w:val="26"/>
          <w:highlight w:val="yellow"/>
        </w:rPr>
        <w:t xml:space="preserve">%</w:t>
      </w:r>
      <w:r>
        <w:rPr>
          <w:rFonts w:ascii="Times New Roman" w:hAnsi="Times New Roman"/>
          <w:sz w:val="26"/>
          <w:szCs w:val="26"/>
        </w:rPr>
        <w:t xml:space="preserve"> giá trị Hợp đồng. Việc phạt vi phạm không loại trừ quyền yêu cầu bồi thường thiệt hại của Bên A.</w:t>
      </w:r>
    </w:p>
    <w:p w14:paraId="63C08435" w14:textId="77777777" w:rsidR="00A10877" w:rsidRDefault="00F1289A" w:rsidP="00253C84">
      <w:pPr>
        <w:spacing w:after="120" w:line="276" w:lineRule="auto"/>
        <w:jc w:val="both"/>
        <w:rPr>
          <w:rFonts w:ascii="Times New Roman" w:hAnsi="Times New Roman"/>
          <w:sz w:val="26"/>
          <w:szCs w:val="26"/>
        </w:rPr>
      </w:pPr>
      <w:r>
        <w:rPr>
          <w:rFonts w:ascii="Times New Roman" w:hAnsi="Times New Roman"/>
          <w:sz w:val="26"/>
          <w:szCs w:val="26"/>
        </w:rPr>
        <w:t>b) Khi tiến độ thi công bị chậm hoặc có nguy cơ bị chậm, Bên B phải áp dụng ngay biện pháp khắc phục (tăng cường thiết bị, nhân lực, vật tư, tăng ca, làm thêm giờ, làm vào ngày nghỉ…) bằng chi phí của mình.</w:t>
      </w:r>
    </w:p>
    <w:p w14:paraId="6B9CD2DF" w14:textId="77777777" w:rsidR="00A10877" w:rsidRDefault="00F1289A" w:rsidP="00253C84">
      <w:pPr>
        <w:spacing w:after="120" w:line="276" w:lineRule="auto"/>
        <w:jc w:val="both"/>
        <w:rPr>
          <w:ins w:id="117" w:author="Ban Kinh tế &amp; Quản lý Hợp đồng" w:date="2026-10-21T15:27:00Z"/>
          <w:rFonts w:ascii="Times New Roman" w:hAnsi="Times New Roman"/>
          <w:sz w:val="26"/>
          <w:szCs w:val="26"/>
        </w:rPr>
      </w:pPr>
      <w:r>
        <w:rPr>
          <w:rFonts w:ascii="Times New Roman" w:hAnsi="Times New Roman"/>
          <w:sz w:val="26"/>
          <w:szCs w:val="26"/>
        </w:rPr>
        <w:t xml:space="preserve">c) Trong vòng </w:t>
      </w:r>
      <w:r>
        <w:rPr>
          <w:rFonts w:ascii="Times New Roman" w:hAnsi="Times New Roman"/>
          <w:sz w:val="26"/>
          <w:szCs w:val="26"/>
          <w:highlight w:val="yellow"/>
        </w:rPr>
        <w:t>07 ngày</w:t>
      </w:r>
      <w:r>
        <w:rPr>
          <w:rFonts w:ascii="Times New Roman" w:hAnsi="Times New Roman"/>
          <w:sz w:val="26"/>
          <w:szCs w:val="26"/>
        </w:rPr>
        <w:t xml:space="preserve"> kể từ ngày Bên A gửi thông báo bằng văn bản hoặc biên bản họp về việc chậm tiến độ mà Bên B chưa lên biện pháp khắc phục hiệu quả, Bên A có quyền đình chỉ phần việc bị chậm để tự thực hiện hoặc giao Nhà thầu khác thực hiện. Toàn bộ chi phí thực hiện phần việc này được khấu trừ vào giá trị thanh toán của Bên B.</w:t>
      </w:r>
    </w:p>
    <w:p w14:paraId="5CFCDAFC" w14:textId="51347F58" w:rsidR="00E865E4" w:rsidRDefault="00E865E4" w:rsidP="00253C84">
      <w:pPr>
        <w:spacing w:after="120" w:line="276" w:lineRule="auto"/>
        <w:jc w:val="both"/>
        <w:rPr>
          <w:del w:id="120264" w:author="VNCN E&amp;C" w:date="2026-10-22T09:00:00Z"/>
          <w:rFonts w:ascii="Times New Roman" w:hAnsi="Times New Roman"/>
          <w:sz w:val="26"/>
          <w:szCs w:val="26"/>
        </w:rPr>
      </w:pPr>
      <w:ins w:id="120255" w:author="Ban Kinh tế &amp; Quản lý Hợp đồng" w:date="2026-10-21T15:27:00Z">
        <w:del w:id="120254" w:author="VNCN E&amp;C" w:date="2026-10-22T09:00:00Z">
          <w:r>
            <w:rPr>
              <w:rFonts w:ascii="Times New Roman" w:hAnsi="Times New Roman"/>
              <w:sz w:val="26"/>
              <w:szCs w:val="26"/>
            </w:rPr>
            <w:delText xml:space="preserve">Trường hợp </w:delText>
          </w:r>
        </w:del>
      </w:ins>
      <w:ins w:id="120257" w:author="Ban Kinh tế &amp; Quản lý Hợp đồng" w:date="2026-10-21T15:27:00Z">
        <w:del w:id="120256" w:author="VNCN E&amp;C" w:date="2026-10-22T09:00:00Z">
          <w:r>
            <w:rPr>
              <w:rFonts w:ascii="Times New Roman" w:hAnsi="Times New Roman"/>
              <w:sz w:val="26"/>
              <w:szCs w:val="26"/>
            </w:rPr>
            <w:delText xml:space="preserve">nhà thầu</w:delText>
          </w:r>
        </w:del>
      </w:ins>
      <w:ins w:id="120259" w:author="Ban Kinh tế &amp; Quản lý Hợp đồng" w:date="2026-10-21T15:28:00Z">
        <w:del w:id="120258" w:author="VNCN E&amp;C" w:date="2026-10-22T09:00:00Z">
          <w:r>
            <w:rPr>
              <w:rFonts w:ascii="Times New Roman" w:hAnsi="Times New Roman"/>
              <w:sz w:val="26"/>
              <w:szCs w:val="26"/>
            </w:rPr>
            <w:delText xml:space="preserve"> lấy lại được tiến độ giai đoạn thì Bên A sẽ hoàn trả tiền phạt</w:delText>
          </w:r>
        </w:del>
      </w:ins>
      <w:ins w:id="120261" w:author="Ban Kinh tế &amp; Quản lý Hợp đồng" w:date="2026-10-21T15:28:00Z">
        <w:del w:id="120260" w:author="VNCN E&amp;C" w:date="2026-10-22T09:00:00Z">
          <w:r>
            <w:rPr>
              <w:rFonts w:ascii="Times New Roman" w:hAnsi="Times New Roman"/>
              <w:sz w:val="26"/>
              <w:szCs w:val="26"/>
            </w:rPr>
            <w:delText xml:space="preserve"> chậm của các kỳ trước ngay trong kỳ thanh toán gần nhất. Nếu tổ</w:delText>
          </w:r>
        </w:del>
      </w:ins>
      <w:ins w:id="120263" w:author="Ban Kinh tế &amp; Quản lý Hợp đồng" w:date="2026-10-21T15:29:00Z">
        <w:del w:id="120262" w:author="VNCN E&amp;C" w:date="2026-10-22T09:00:00Z">
          <w:r>
            <w:rPr>
              <w:rFonts w:ascii="Times New Roman" w:hAnsi="Times New Roman"/>
              <w:sz w:val="26"/>
              <w:szCs w:val="26"/>
            </w:rPr>
            <w:delText xml:space="preserve">ng tiến độ không bị chậm thì toàn bộ giá trị phạt chậm tiến độ giai đoạn sẽ được Bên A hoàn trả trong giai đoạn quyết toán.</w:delText>
          </w:r>
        </w:del>
      </w:ins>
    </w:p>
    <w:p w14:paraId="7A52AB3F" w14:textId="77777777" w:rsidR="00A10877" w:rsidRDefault="00F1289A" w:rsidP="00253C84">
      <w:pPr>
        <w:widowControl w:val="0"/>
        <w:tabs>
          <w:tab w:val="left" w:pos="709"/>
        </w:tabs>
        <w:spacing w:after="120" w:line="276" w:lineRule="auto"/>
        <w:jc w:val="both"/>
        <w:rPr>
          <w:rFonts w:ascii="Times New Roman" w:hAnsi="Times New Roman"/>
          <w:b/>
          <w:sz w:val="26"/>
          <w:szCs w:val="26"/>
        </w:rPr>
      </w:pPr>
      <w:r>
        <w:rPr>
          <w:rFonts w:ascii="Times New Roman" w:hAnsi="Times New Roman"/>
          <w:b/>
          <w:sz w:val="26"/>
          <w:szCs w:val="26"/>
        </w:rPr>
        <w:t>18.4. Bên A tự thực hiện hoặc thuê đơn vị khác thực hiện thay Bên B:</w:t>
      </w:r>
    </w:p>
    <w:p w14:paraId="50808200" w14:textId="77777777" w:rsidR="00A10877" w:rsidRDefault="00F1289A" w:rsidP="00253C84">
      <w:pPr>
        <w:spacing w:after="120" w:line="276" w:lineRule="auto"/>
        <w:jc w:val="both"/>
        <w:rPr>
          <w:rFonts w:ascii="Times New Roman" w:hAnsi="Times New Roman"/>
          <w:sz w:val="26"/>
          <w:szCs w:val="26"/>
        </w:rPr>
      </w:pPr>
      <w:r>
        <w:rPr>
          <w:rFonts w:ascii="Times New Roman" w:hAnsi="Times New Roman"/>
          <w:sz w:val="26"/>
          <w:szCs w:val="26"/>
        </w:rPr>
        <w:t xml:space="preserve">Trường hợp Bên B không thực hiện, thực hiện không đầy đủ hoặc không khắc phục sai sót, tồn tại, vi phạm (về chất lượng, tiến độ, </w:t>
      </w:r>
      <w:proofErr w:type="gramStart"/>
      <w:r>
        <w:rPr>
          <w:rFonts w:ascii="Times New Roman" w:hAnsi="Times New Roman"/>
          <w:sz w:val="26"/>
          <w:szCs w:val="26"/>
        </w:rPr>
        <w:t>an</w:t>
      </w:r>
      <w:proofErr w:type="gramEnd"/>
      <w:r>
        <w:rPr>
          <w:rFonts w:ascii="Times New Roman" w:hAnsi="Times New Roman"/>
          <w:sz w:val="26"/>
          <w:szCs w:val="26"/>
        </w:rPr>
        <w:t xml:space="preserve"> toàn, môi trường, máy và thiết bị thi công, thu dọn mặt bằng, bảo hành hoặc bất kỳ nghĩa vụ nào khác) trong thời hạn quy định tại Hợp đồng hoặc thời hạn Bên A ấn định bằng văn bản, Bên A có quyền tự thực hiện hoặc thuê đơn vị khác thực hiện. Bên B chịu toàn bộ chi phí thực tế hợp lý và chi phí quản lý theo Điều 3.5 và bồi thường thiệt hại theo nguyên tắc tại Điều này; Bên A khấu trừ vào giá trị thanh toán, tiền bảo hành hoặc thu từ bảo lãnh.</w:t>
      </w:r>
    </w:p>
    <w:p w14:paraId="6D082C6A" w14:textId="77777777" w:rsidR="00A10877" w:rsidRDefault="00F1289A" w:rsidP="00253C84">
      <w:pPr>
        <w:widowControl w:val="0"/>
        <w:tabs>
          <w:tab w:val="left" w:pos="709"/>
        </w:tabs>
        <w:spacing w:after="120" w:line="276" w:lineRule="auto"/>
        <w:jc w:val="both"/>
        <w:rPr>
          <w:rFonts w:ascii="Times New Roman" w:hAnsi="Times New Roman"/>
          <w:b/>
          <w:sz w:val="26"/>
          <w:szCs w:val="26"/>
        </w:rPr>
      </w:pPr>
      <w:r>
        <w:rPr>
          <w:rFonts w:ascii="Times New Roman" w:hAnsi="Times New Roman"/>
          <w:b/>
          <w:sz w:val="26"/>
          <w:szCs w:val="26"/>
        </w:rPr>
        <w:lastRenderedPageBreak/>
        <w:t>18.5. Phạt do chấm dứt Hợp đồng:</w:t>
      </w:r>
    </w:p>
    <w:p w14:paraId="6D9CC65B" w14:textId="77777777" w:rsidR="00A10877" w:rsidRDefault="00F1289A" w:rsidP="00253C84">
      <w:pPr>
        <w:widowControl w:val="0"/>
        <w:tabs>
          <w:tab w:val="left" w:pos="1134"/>
        </w:tabs>
        <w:spacing w:after="120" w:line="276" w:lineRule="auto"/>
        <w:jc w:val="both"/>
        <w:rPr>
          <w:rFonts w:ascii="Times New Roman" w:hAnsi="Times New Roman"/>
          <w:sz w:val="26"/>
          <w:szCs w:val="26"/>
        </w:rPr>
      </w:pPr>
      <w:r>
        <w:rPr>
          <w:rFonts w:ascii="Times New Roman" w:hAnsi="Times New Roman"/>
          <w:sz w:val="26"/>
          <w:szCs w:val="26"/>
        </w:rPr>
        <w:t>a) Trường hợp chấm dứt Hợp đồng do lỗi của Bên B, trong vòng 28 ngày kể từ ngày chấm dứt Hợp đồng, Bên B phải hoàn trả cho Bên A giá trị Bên A đã tạm ứng, thanh toán vượt giá trị khối lượng đã được nghiệm thu hợp lệ đến thời điểm chấm dứt.</w:t>
      </w:r>
    </w:p>
    <w:p w14:paraId="062413B1" w14:textId="77777777" w:rsidR="00511F61" w:rsidRDefault="00F1289A" w:rsidP="00253C84">
      <w:pPr>
        <w:widowControl w:val="0"/>
        <w:tabs>
          <w:tab w:val="left" w:pos="1134"/>
        </w:tabs>
        <w:spacing w:after="120" w:line="276" w:lineRule="auto"/>
        <w:jc w:val="both"/>
        <w:rPr>
          <w:rFonts w:ascii="Times New Roman" w:hAnsi="Times New Roman"/>
          <w:sz w:val="26"/>
          <w:szCs w:val="26"/>
        </w:rPr>
      </w:pPr>
      <w:r>
        <w:rPr>
          <w:rFonts w:ascii="Times New Roman" w:hAnsi="Times New Roman"/>
          <w:sz w:val="26"/>
          <w:szCs w:val="26"/>
        </w:rPr>
        <w:t xml:space="preserve">b) Trường hợp chấm dứt Hợp đồng do lỗi của Bên A (bao gồm trường hợp Bên B chấm dứt theo Điều 17.2 điểm c), Bên A thanh toán cho Bên B: </w:t>
      </w:r>
    </w:p>
    <w:p w14:paraId="6A7F97E1" w14:textId="55CE31A4" w:rsidR="00511F61" w:rsidRDefault="00F1289A" w:rsidP="00253C84">
      <w:pPr>
        <w:widowControl w:val="0"/>
        <w:tabs>
          <w:tab w:val="left" w:pos="1134"/>
        </w:tabs>
        <w:spacing w:after="120" w:line="276" w:lineRule="auto"/>
        <w:jc w:val="both"/>
        <w:rPr>
          <w:rFonts w:ascii="Times New Roman" w:hAnsi="Times New Roman"/>
          <w:sz w:val="26"/>
          <w:szCs w:val="26"/>
        </w:rPr>
      </w:pPr>
      <w:r>
        <w:rPr>
          <w:rFonts w:ascii="Times New Roman" w:hAnsi="Times New Roman"/>
          <w:sz w:val="26"/>
          <w:szCs w:val="26"/>
        </w:rPr>
        <w:t xml:space="preserve">(1) </w:t>
      </w:r>
      <w:r w:rsidR="00511F61">
        <w:rPr>
          <w:rFonts w:ascii="Times New Roman" w:hAnsi="Times New Roman"/>
          <w:sz w:val="26"/>
          <w:szCs w:val="26"/>
        </w:rPr>
        <w:t>G</w:t>
      </w:r>
      <w:r>
        <w:rPr>
          <w:rFonts w:ascii="Times New Roman" w:hAnsi="Times New Roman"/>
          <w:sz w:val="26"/>
          <w:szCs w:val="26"/>
        </w:rPr>
        <w:t xml:space="preserve">iá trị khối lượng đã được nghiệm thu hợp lệ; </w:t>
      </w:r>
    </w:p>
    <w:p w14:paraId="614A1842" w14:textId="31C64093" w:rsidR="00511F61" w:rsidRDefault="00F1289A" w:rsidP="00253C84">
      <w:pPr>
        <w:widowControl w:val="0"/>
        <w:tabs>
          <w:tab w:val="left" w:pos="1134"/>
        </w:tabs>
        <w:spacing w:after="120" w:line="276" w:lineRule="auto"/>
        <w:jc w:val="both"/>
        <w:rPr>
          <w:rFonts w:ascii="Times New Roman" w:hAnsi="Times New Roman"/>
          <w:sz w:val="26"/>
          <w:szCs w:val="26"/>
        </w:rPr>
      </w:pPr>
      <w:r>
        <w:rPr>
          <w:rFonts w:ascii="Times New Roman" w:hAnsi="Times New Roman"/>
          <w:sz w:val="26"/>
          <w:szCs w:val="26"/>
        </w:rPr>
        <w:t xml:space="preserve">(2) </w:t>
      </w:r>
      <w:r w:rsidR="00511F61">
        <w:rPr>
          <w:rFonts w:ascii="Times New Roman" w:hAnsi="Times New Roman"/>
          <w:sz w:val="26"/>
          <w:szCs w:val="26"/>
        </w:rPr>
        <w:t>C</w:t>
      </w:r>
      <w:r>
        <w:rPr>
          <w:rFonts w:ascii="Times New Roman" w:hAnsi="Times New Roman"/>
          <w:sz w:val="26"/>
          <w:szCs w:val="26"/>
        </w:rPr>
        <w:t xml:space="preserve">hi phí huy động, giải thể hợp lý chưa được thanh toán; </w:t>
      </w:r>
    </w:p>
    <w:p w14:paraId="327287F9" w14:textId="52FC7CA1" w:rsidR="00A10877" w:rsidRDefault="00F1289A" w:rsidP="00253C84">
      <w:pPr>
        <w:widowControl w:val="0"/>
        <w:tabs>
          <w:tab w:val="left" w:pos="1134"/>
        </w:tabs>
        <w:spacing w:after="120" w:line="276" w:lineRule="auto"/>
        <w:jc w:val="both"/>
        <w:rPr>
          <w:rFonts w:ascii="Times New Roman" w:hAnsi="Times New Roman"/>
          <w:sz w:val="26"/>
          <w:szCs w:val="26"/>
        </w:rPr>
      </w:pPr>
      <w:r>
        <w:rPr>
          <w:rFonts w:ascii="Times New Roman" w:hAnsi="Times New Roman"/>
          <w:sz w:val="26"/>
          <w:szCs w:val="26"/>
        </w:rPr>
        <w:t xml:space="preserve">(3) </w:t>
      </w:r>
      <w:r w:rsidR="00511F61">
        <w:rPr>
          <w:rFonts w:ascii="Times New Roman" w:hAnsi="Times New Roman"/>
          <w:sz w:val="26"/>
          <w:szCs w:val="26"/>
        </w:rPr>
        <w:t>G</w:t>
      </w:r>
      <w:r>
        <w:rPr>
          <w:rFonts w:ascii="Times New Roman" w:hAnsi="Times New Roman"/>
          <w:sz w:val="26"/>
          <w:szCs w:val="26"/>
        </w:rPr>
        <w:t>iá trị vật tư đã đặt hàng không thể hủy, với điều kiện vật tư được bàn giao cho Bên A; sau khi trừ các khoản đã tạm ứng, thanh toán. Các khoản trên phải có chứng từ hợp lệ và biên bản xác nhận của hai bên. Bên A không chịu phạt và không bồi thường lợi nhuận dự kiến của phần việc chưa thực hiện.</w:t>
      </w:r>
    </w:p>
    <w:p w14:paraId="6ED7191F" w14:textId="77777777" w:rsidR="00A10877" w:rsidRDefault="00F1289A" w:rsidP="00253C84">
      <w:pPr>
        <w:pStyle w:val="Heading2"/>
        <w:spacing w:after="120" w:line="276" w:lineRule="auto"/>
        <w:jc w:val="left"/>
        <w:rPr>
          <w:rFonts w:ascii="Times New Roman" w:hAnsi="Times New Roman"/>
          <w:sz w:val="26"/>
          <w:szCs w:val="26"/>
        </w:rPr>
      </w:pPr>
      <w:r>
        <w:rPr>
          <w:rFonts w:ascii="Times New Roman" w:hAnsi="Times New Roman"/>
          <w:sz w:val="26"/>
          <w:szCs w:val="26"/>
        </w:rPr>
        <w:t>Điều 19. QUYẾT TOÁN VÀ THANH LÝ HỢP ĐỒNG</w:t>
      </w:r>
    </w:p>
    <w:p w14:paraId="4CEBA6E8" w14:textId="77777777" w:rsidR="00A10877" w:rsidRDefault="00F1289A" w:rsidP="00253C84">
      <w:pPr>
        <w:widowControl w:val="0"/>
        <w:tabs>
          <w:tab w:val="left" w:pos="709"/>
        </w:tabs>
        <w:spacing w:after="120" w:line="276" w:lineRule="auto"/>
        <w:jc w:val="both"/>
        <w:rPr>
          <w:rFonts w:ascii="Times New Roman" w:hAnsi="Times New Roman"/>
          <w:b/>
          <w:sz w:val="26"/>
          <w:szCs w:val="26"/>
        </w:rPr>
      </w:pPr>
      <w:r>
        <w:rPr>
          <w:rFonts w:ascii="Times New Roman" w:hAnsi="Times New Roman"/>
          <w:b/>
          <w:sz w:val="26"/>
          <w:szCs w:val="26"/>
        </w:rPr>
        <w:t xml:space="preserve">19.1. Quyết toán hợp đồng: </w:t>
      </w:r>
    </w:p>
    <w:p w14:paraId="076EFACF" w14:textId="77777777" w:rsidR="00A10877" w:rsidRDefault="00F1289A" w:rsidP="00253C84">
      <w:pPr>
        <w:numPr>
          <w:ilvl w:val="0"/>
          <w:numId w:val="9"/>
        </w:numPr>
        <w:tabs>
          <w:tab w:val="left" w:pos="284"/>
        </w:tabs>
        <w:spacing w:after="120" w:line="276" w:lineRule="auto"/>
        <w:ind w:left="0" w:firstLine="0"/>
        <w:jc w:val="both"/>
        <w:rPr>
          <w:rFonts w:ascii="Times New Roman" w:hAnsi="Times New Roman"/>
          <w:bCs/>
          <w:sz w:val="26"/>
          <w:szCs w:val="26"/>
        </w:rPr>
      </w:pPr>
      <w:r>
        <w:rPr>
          <w:rFonts w:ascii="Times New Roman" w:hAnsi="Times New Roman"/>
          <w:bCs/>
          <w:sz w:val="26"/>
          <w:szCs w:val="26"/>
        </w:rPr>
        <w:t>Sau khi hoàn thành toàn bộ công việc của Hợp đồng, Bên B phải lập và trình Bên A hồ sơ quyết toán Hợp đồng theo mẫu của Bên A, cụ thể:</w:t>
      </w:r>
    </w:p>
    <w:p w14:paraId="47989996" w14:textId="77777777" w:rsidR="00A10877" w:rsidRDefault="00F1289A" w:rsidP="00253C84">
      <w:pPr>
        <w:tabs>
          <w:tab w:val="left" w:pos="709"/>
        </w:tabs>
        <w:spacing w:after="120" w:line="276" w:lineRule="auto"/>
        <w:jc w:val="both"/>
        <w:rPr>
          <w:rFonts w:ascii="Times New Roman" w:hAnsi="Times New Roman"/>
          <w:bCs/>
          <w:sz w:val="26"/>
          <w:szCs w:val="26"/>
        </w:rPr>
      </w:pPr>
      <w:r>
        <w:rPr>
          <w:rFonts w:ascii="Times New Roman" w:hAnsi="Times New Roman"/>
          <w:bCs/>
          <w:sz w:val="26"/>
          <w:szCs w:val="26"/>
        </w:rPr>
        <w:t>(i) Thời hạn nộp hồ sơ quyết toán Hợp đồng: Trong vòng 30 ngày kể từ ngày Bên B hoàn thành toàn bộ các công việc của Hợp đồng.</w:t>
      </w:r>
    </w:p>
    <w:p w14:paraId="76AFDAC7" w14:textId="77777777" w:rsidR="009246D4" w:rsidRDefault="00F1289A" w:rsidP="00253C84">
      <w:pPr>
        <w:tabs>
          <w:tab w:val="left" w:pos="709"/>
        </w:tabs>
        <w:spacing w:after="120" w:line="276" w:lineRule="auto"/>
        <w:jc w:val="both"/>
        <w:rPr>
          <w:rFonts w:ascii="Times New Roman" w:hAnsi="Times New Roman"/>
          <w:bCs/>
          <w:sz w:val="26"/>
          <w:szCs w:val="26"/>
        </w:rPr>
      </w:pPr>
      <w:r>
        <w:rPr>
          <w:rFonts w:ascii="Times New Roman" w:hAnsi="Times New Roman"/>
          <w:bCs/>
          <w:sz w:val="26"/>
          <w:szCs w:val="26"/>
        </w:rPr>
        <w:t xml:space="preserve">(ii) Thành phần hồ sơ quyết toán Hợp đồng, bao gồm nhưng không giới hạn: </w:t>
      </w:r>
    </w:p>
    <w:p w14:paraId="508DAF3D" w14:textId="77777777" w:rsidR="009246D4" w:rsidRDefault="00F1289A" w:rsidP="00253C84">
      <w:pPr>
        <w:tabs>
          <w:tab w:val="left" w:pos="709"/>
        </w:tabs>
        <w:spacing w:after="120" w:line="276" w:lineRule="auto"/>
        <w:jc w:val="both"/>
        <w:rPr>
          <w:rFonts w:ascii="Times New Roman" w:hAnsi="Times New Roman"/>
          <w:bCs/>
          <w:sz w:val="26"/>
          <w:szCs w:val="26"/>
        </w:rPr>
      </w:pPr>
      <w:r>
        <w:rPr>
          <w:rFonts w:ascii="Times New Roman" w:hAnsi="Times New Roman"/>
          <w:bCs/>
          <w:sz w:val="26"/>
          <w:szCs w:val="26"/>
        </w:rPr>
        <w:t xml:space="preserve">(1) Giấy đề nghị quyết toán; </w:t>
      </w:r>
    </w:p>
    <w:p w14:paraId="43AA4FC9" w14:textId="77777777" w:rsidR="009246D4" w:rsidRDefault="00F1289A" w:rsidP="00253C84">
      <w:pPr>
        <w:tabs>
          <w:tab w:val="left" w:pos="709"/>
        </w:tabs>
        <w:spacing w:after="120" w:line="276" w:lineRule="auto"/>
        <w:jc w:val="both"/>
        <w:rPr>
          <w:rFonts w:ascii="Times New Roman" w:hAnsi="Times New Roman"/>
          <w:bCs/>
          <w:sz w:val="26"/>
          <w:szCs w:val="26"/>
        </w:rPr>
      </w:pPr>
      <w:r>
        <w:rPr>
          <w:rFonts w:ascii="Times New Roman" w:hAnsi="Times New Roman"/>
          <w:bCs/>
          <w:sz w:val="26"/>
          <w:szCs w:val="26"/>
        </w:rPr>
        <w:t xml:space="preserve">(2) Bảng xác định giá trị quyết toán Hợp đồng (bao gồm giá trị khối lượng phát sinh đã được lập thành phụ lục Hợp đồng, nếu có); </w:t>
      </w:r>
    </w:p>
    <w:p w14:paraId="2764E48F" w14:textId="77777777" w:rsidR="009246D4" w:rsidRDefault="00F1289A" w:rsidP="00253C84">
      <w:pPr>
        <w:tabs>
          <w:tab w:val="left" w:pos="709"/>
        </w:tabs>
        <w:spacing w:after="120" w:line="276" w:lineRule="auto"/>
        <w:jc w:val="both"/>
        <w:rPr>
          <w:rFonts w:ascii="Times New Roman" w:hAnsi="Times New Roman"/>
          <w:bCs/>
          <w:sz w:val="26"/>
          <w:szCs w:val="26"/>
        </w:rPr>
      </w:pPr>
      <w:r>
        <w:rPr>
          <w:rFonts w:ascii="Times New Roman" w:hAnsi="Times New Roman"/>
          <w:bCs/>
          <w:sz w:val="26"/>
          <w:szCs w:val="26"/>
        </w:rPr>
        <w:t xml:space="preserve">(3) Biên bản nghiệm thu hoàn thành, bàn giao Hạng mục công trình và các biên bản nghiệm thu công việc, Công tác chuẩn bị, Biện pháp thi công; </w:t>
      </w:r>
    </w:p>
    <w:p w14:paraId="37826705" w14:textId="77777777" w:rsidR="009246D4" w:rsidRDefault="00F1289A" w:rsidP="00253C84">
      <w:pPr>
        <w:tabs>
          <w:tab w:val="left" w:pos="709"/>
        </w:tabs>
        <w:spacing w:after="120" w:line="276" w:lineRule="auto"/>
        <w:jc w:val="both"/>
        <w:rPr>
          <w:rFonts w:ascii="Times New Roman" w:hAnsi="Times New Roman"/>
          <w:bCs/>
          <w:sz w:val="26"/>
          <w:szCs w:val="26"/>
        </w:rPr>
      </w:pPr>
      <w:r>
        <w:rPr>
          <w:rFonts w:ascii="Times New Roman" w:hAnsi="Times New Roman"/>
          <w:bCs/>
          <w:sz w:val="26"/>
          <w:szCs w:val="26"/>
        </w:rPr>
        <w:t xml:space="preserve">(4) Biên bản xác nhận khối lượng hoàn thành; </w:t>
      </w:r>
    </w:p>
    <w:p w14:paraId="20580A75" w14:textId="77777777" w:rsidR="009246D4" w:rsidRDefault="00F1289A" w:rsidP="00253C84">
      <w:pPr>
        <w:tabs>
          <w:tab w:val="left" w:pos="709"/>
        </w:tabs>
        <w:spacing w:after="120" w:line="276" w:lineRule="auto"/>
        <w:jc w:val="both"/>
        <w:rPr>
          <w:rFonts w:ascii="Times New Roman" w:hAnsi="Times New Roman"/>
          <w:bCs/>
          <w:sz w:val="26"/>
          <w:szCs w:val="26"/>
        </w:rPr>
      </w:pPr>
      <w:r>
        <w:rPr>
          <w:rFonts w:ascii="Times New Roman" w:hAnsi="Times New Roman"/>
          <w:bCs/>
          <w:sz w:val="26"/>
          <w:szCs w:val="26"/>
        </w:rPr>
        <w:t xml:space="preserve">(5) Hồ sơ chất lượng, hồ sơ nghiệm thu vật liệu đầu vào, kết quả thí nghiệm, hồ sơ và bản vẽ hoàn công, nhật ký thi công, các biên bản hiện trường; </w:t>
      </w:r>
    </w:p>
    <w:p w14:paraId="56F0ABF9" w14:textId="77777777" w:rsidR="009246D4" w:rsidRDefault="00F1289A" w:rsidP="00253C84">
      <w:pPr>
        <w:tabs>
          <w:tab w:val="left" w:pos="709"/>
        </w:tabs>
        <w:spacing w:after="120" w:line="276" w:lineRule="auto"/>
        <w:jc w:val="both"/>
        <w:rPr>
          <w:rFonts w:ascii="Times New Roman" w:hAnsi="Times New Roman"/>
          <w:bCs/>
          <w:sz w:val="26"/>
          <w:szCs w:val="26"/>
        </w:rPr>
      </w:pPr>
      <w:r>
        <w:rPr>
          <w:rFonts w:ascii="Times New Roman" w:hAnsi="Times New Roman"/>
          <w:bCs/>
          <w:sz w:val="26"/>
          <w:szCs w:val="26"/>
        </w:rPr>
        <w:t xml:space="preserve">(6) Bảng tổng hợp các khoản thưởng, phạt, khấu trừ; </w:t>
      </w:r>
    </w:p>
    <w:p w14:paraId="432F9D53" w14:textId="77777777" w:rsidR="009246D4" w:rsidRDefault="00F1289A" w:rsidP="00253C84">
      <w:pPr>
        <w:tabs>
          <w:tab w:val="left" w:pos="709"/>
        </w:tabs>
        <w:spacing w:after="120" w:line="276" w:lineRule="auto"/>
        <w:jc w:val="both"/>
        <w:rPr>
          <w:rFonts w:ascii="Times New Roman" w:hAnsi="Times New Roman"/>
          <w:bCs/>
          <w:sz w:val="26"/>
          <w:szCs w:val="26"/>
        </w:rPr>
      </w:pPr>
      <w:r>
        <w:rPr>
          <w:rFonts w:ascii="Times New Roman" w:hAnsi="Times New Roman"/>
          <w:bCs/>
          <w:sz w:val="26"/>
          <w:szCs w:val="26"/>
        </w:rPr>
        <w:t xml:space="preserve">(7) Hóa đơn GTGT tương ứng toàn bộ giá trị quyết toán; </w:t>
      </w:r>
    </w:p>
    <w:p w14:paraId="4448E6C9" w14:textId="525C8A39" w:rsidR="00A10877" w:rsidRDefault="00F1289A" w:rsidP="00253C84">
      <w:pPr>
        <w:tabs>
          <w:tab w:val="left" w:pos="709"/>
        </w:tabs>
        <w:spacing w:after="120" w:line="276" w:lineRule="auto"/>
        <w:jc w:val="both"/>
        <w:rPr>
          <w:rFonts w:ascii="Times New Roman" w:hAnsi="Times New Roman"/>
          <w:bCs/>
          <w:sz w:val="26"/>
          <w:szCs w:val="26"/>
        </w:rPr>
      </w:pPr>
      <w:r>
        <w:rPr>
          <w:rFonts w:ascii="Times New Roman" w:hAnsi="Times New Roman"/>
          <w:bCs/>
          <w:sz w:val="26"/>
          <w:szCs w:val="26"/>
        </w:rPr>
        <w:t>(8) Các tài liệu khác theo quy định của pháp luật và yêu cầu của Bên A, Chủ đầu tư. Số lượng: 08 bộ gốc.</w:t>
      </w:r>
    </w:p>
    <w:p w14:paraId="3BCA77F3" w14:textId="77777777" w:rsidR="00A10877" w:rsidRDefault="00F1289A" w:rsidP="00253C84">
      <w:pPr>
        <w:tabs>
          <w:tab w:val="left" w:pos="709"/>
        </w:tabs>
        <w:spacing w:after="120" w:line="276" w:lineRule="auto"/>
        <w:jc w:val="both"/>
        <w:rPr>
          <w:rFonts w:ascii="Times New Roman" w:hAnsi="Times New Roman"/>
          <w:bCs/>
          <w:sz w:val="26"/>
          <w:szCs w:val="26"/>
        </w:rPr>
      </w:pPr>
      <w:r>
        <w:rPr>
          <w:rFonts w:ascii="Times New Roman" w:hAnsi="Times New Roman"/>
          <w:bCs/>
          <w:sz w:val="26"/>
          <w:szCs w:val="26"/>
        </w:rPr>
        <w:t>(iii) Thời hạn Bên A xem xét, xác nhận quyết toán Hợp đồng: trong vòng 30 ngày kể từ ngày Bên A nhận đủ hồ sơ quyết toán hợp lệ; thời gian Bên B sửa đổi, bổ sung hồ sơ không tính vào thời hạn này.</w:t>
      </w:r>
    </w:p>
    <w:p w14:paraId="61687154" w14:textId="77777777" w:rsidR="00A10877" w:rsidRDefault="00F1289A" w:rsidP="00253C84">
      <w:pPr>
        <w:numPr>
          <w:ilvl w:val="0"/>
          <w:numId w:val="9"/>
        </w:numPr>
        <w:tabs>
          <w:tab w:val="left" w:pos="284"/>
        </w:tabs>
        <w:spacing w:after="120" w:line="276" w:lineRule="auto"/>
        <w:ind w:left="0" w:firstLine="0"/>
        <w:jc w:val="both"/>
        <w:rPr>
          <w:rFonts w:ascii="Times New Roman" w:hAnsi="Times New Roman"/>
          <w:bCs/>
          <w:sz w:val="26"/>
          <w:szCs w:val="26"/>
        </w:rPr>
      </w:pPr>
      <w:r>
        <w:rPr>
          <w:rFonts w:ascii="Times New Roman" w:hAnsi="Times New Roman"/>
          <w:bCs/>
          <w:sz w:val="26"/>
          <w:szCs w:val="26"/>
        </w:rPr>
        <w:lastRenderedPageBreak/>
        <w:t>Trường hợp Bên A chưa chấp thuận một phần hồ sơ quyết toán, Bên B phải bổ sung thông tin, tài liệu, chỉnh sửa hồ sơ theo yêu cầu của Bên A và trình lại trong thời hạn Bên A ấn định.</w:t>
      </w:r>
    </w:p>
    <w:p w14:paraId="7ED08B5D" w14:textId="77777777" w:rsidR="00A10877" w:rsidRDefault="00F1289A" w:rsidP="00253C84">
      <w:pPr>
        <w:numPr>
          <w:ilvl w:val="0"/>
          <w:numId w:val="9"/>
        </w:numPr>
        <w:tabs>
          <w:tab w:val="left" w:pos="284"/>
        </w:tabs>
        <w:spacing w:after="120" w:line="276" w:lineRule="auto"/>
        <w:ind w:left="0" w:firstLine="0"/>
        <w:jc w:val="both"/>
        <w:rPr>
          <w:rFonts w:ascii="Times New Roman" w:hAnsi="Times New Roman"/>
          <w:bCs/>
          <w:sz w:val="26"/>
          <w:szCs w:val="26"/>
        </w:rPr>
      </w:pPr>
      <w:r>
        <w:rPr>
          <w:rFonts w:ascii="Times New Roman" w:hAnsi="Times New Roman"/>
          <w:bCs/>
          <w:sz w:val="26"/>
          <w:szCs w:val="26"/>
        </w:rPr>
        <w:t>Trường hợp Bên B không lập hồ sơ quyết toán theo Hợp đồng, sau văn bản yêu cầu lần thứ ba của Bên A mà Bên B vẫn không thực hiện, Bên A có quyền căn cứ hồ sơ thực tế để xác định giá trị quyết toán. Bên B phải chấp hành giá trị quyết toán do Bên A lập và chịu toàn bộ thiệt hại phát sinh (nếu có).</w:t>
      </w:r>
    </w:p>
    <w:p w14:paraId="217F658C" w14:textId="77777777" w:rsidR="00A10877" w:rsidRDefault="00F1289A" w:rsidP="00253C84">
      <w:pPr>
        <w:numPr>
          <w:ilvl w:val="0"/>
          <w:numId w:val="9"/>
        </w:numPr>
        <w:tabs>
          <w:tab w:val="left" w:pos="284"/>
        </w:tabs>
        <w:spacing w:after="120" w:line="276" w:lineRule="auto"/>
        <w:ind w:left="0" w:firstLine="0"/>
        <w:jc w:val="both"/>
        <w:rPr>
          <w:rFonts w:ascii="Times New Roman" w:hAnsi="Times New Roman"/>
          <w:bCs/>
          <w:sz w:val="26"/>
          <w:szCs w:val="26"/>
        </w:rPr>
      </w:pPr>
      <w:r>
        <w:rPr>
          <w:rFonts w:ascii="Times New Roman" w:hAnsi="Times New Roman"/>
          <w:bCs/>
          <w:sz w:val="26"/>
          <w:szCs w:val="26"/>
        </w:rPr>
        <w:t>Trường hợp Bên B không xuất hóa đơn, xuất hóa đơn không đủ giá trị hoặc không hợp pháp, hợp lệ, sau văn bản yêu cầu lần thứ ba của Bên A mà Bên B vẫn không khắc phục, Bên A có quyền không thanh toán bất kỳ khoản đến hạn nào cho Bên B cho đến khi Bên B khắc phục.</w:t>
      </w:r>
    </w:p>
    <w:p w14:paraId="2F6781F4" w14:textId="77777777" w:rsidR="00A10877" w:rsidRDefault="00F1289A" w:rsidP="00253C84">
      <w:pPr>
        <w:widowControl w:val="0"/>
        <w:tabs>
          <w:tab w:val="left" w:pos="709"/>
        </w:tabs>
        <w:spacing w:after="120" w:line="276" w:lineRule="auto"/>
        <w:jc w:val="both"/>
        <w:rPr>
          <w:rFonts w:ascii="Times New Roman" w:hAnsi="Times New Roman"/>
          <w:b/>
          <w:sz w:val="26"/>
          <w:szCs w:val="26"/>
        </w:rPr>
      </w:pPr>
      <w:r>
        <w:rPr>
          <w:rFonts w:ascii="Times New Roman" w:hAnsi="Times New Roman"/>
          <w:b/>
          <w:sz w:val="26"/>
          <w:szCs w:val="26"/>
        </w:rPr>
        <w:t xml:space="preserve">19.2. Thanh lý hợp đồng: </w:t>
      </w:r>
    </w:p>
    <w:p w14:paraId="30F13C2B" w14:textId="77777777" w:rsidR="00A10877" w:rsidRDefault="00F1289A" w:rsidP="00253C84">
      <w:pPr>
        <w:widowControl w:val="0"/>
        <w:tabs>
          <w:tab w:val="left" w:pos="709"/>
        </w:tabs>
        <w:spacing w:after="120" w:line="276" w:lineRule="auto"/>
        <w:jc w:val="both"/>
        <w:rPr>
          <w:rFonts w:ascii="Times New Roman" w:hAnsi="Times New Roman"/>
          <w:sz w:val="26"/>
          <w:szCs w:val="26"/>
        </w:rPr>
      </w:pPr>
      <w:r>
        <w:rPr>
          <w:rFonts w:ascii="Times New Roman" w:hAnsi="Times New Roman"/>
          <w:sz w:val="26"/>
          <w:szCs w:val="26"/>
        </w:rPr>
        <w:t>Hợp đồng được thanh lý khi các bên đã hoàn thành toàn bộ nghĩa vụ theo Hợp đồng, bao gồm nghĩa vụ bảo hành. Các bên ký biên bản thanh lý Hợp đồng trong vòng 30 ngày kể từ ngày hoàn thành nghĩa vụ.</w:t>
      </w:r>
    </w:p>
    <w:p w14:paraId="319DFEE3" w14:textId="77777777" w:rsidR="00A10877" w:rsidRDefault="00F1289A" w:rsidP="00253C84">
      <w:pPr>
        <w:pStyle w:val="Heading2"/>
        <w:spacing w:after="120" w:line="276" w:lineRule="auto"/>
        <w:jc w:val="left"/>
        <w:rPr>
          <w:rFonts w:ascii="Times New Roman" w:hAnsi="Times New Roman"/>
          <w:sz w:val="26"/>
          <w:szCs w:val="26"/>
        </w:rPr>
      </w:pPr>
      <w:r>
        <w:rPr>
          <w:rFonts w:ascii="Times New Roman" w:hAnsi="Times New Roman"/>
          <w:sz w:val="26"/>
          <w:szCs w:val="26"/>
        </w:rPr>
        <w:t>Điều 20. TRANH CHẤP, GIẢI QUYẾT TRANH CHẤP</w:t>
      </w:r>
    </w:p>
    <w:p w14:paraId="154805F6" w14:textId="77777777" w:rsidR="00A10877" w:rsidRDefault="00F1289A" w:rsidP="00253C84">
      <w:pPr>
        <w:widowControl w:val="0"/>
        <w:spacing w:after="120" w:line="276" w:lineRule="auto"/>
        <w:jc w:val="both"/>
        <w:rPr>
          <w:rFonts w:ascii="Times New Roman" w:hAnsi="Times New Roman"/>
          <w:sz w:val="26"/>
          <w:szCs w:val="26"/>
        </w:rPr>
      </w:pPr>
      <w:r>
        <w:rPr>
          <w:rFonts w:ascii="Times New Roman" w:hAnsi="Times New Roman"/>
          <w:b/>
          <w:sz w:val="26"/>
          <w:szCs w:val="26"/>
        </w:rPr>
        <w:t>20.1.</w:t>
      </w:r>
      <w:r>
        <w:rPr>
          <w:rFonts w:ascii="Times New Roman" w:hAnsi="Times New Roman"/>
          <w:sz w:val="26"/>
          <w:szCs w:val="26"/>
        </w:rPr>
        <w:t xml:space="preserve"> Tranh chấp phát sinh trong quá trình thực hiện Hợp đồng được giải quyết trước hết bằng thương lượng, hòa giải. Bên có yêu cầu phải thông báo bằng văn bản cho bên kia. Trường hợp không thương lượng, hòa giải được trong vòng 30 ngày kể từ ngày thông báo, tranh chấp được giải quyết tại Tòa án nhân dân có thẩm quyền nơi Bên A đặt trụ sở. Bên thua kiện chịu án phí và hoàn trả cho bên thắng kiện chi phí luật sư, chi phí giám định hợp lý. Trong thời gian giải quyết tranh chấp, Bên B phải tiếp tục thực hiện nghĩa vụ theo Hợp đồng.</w:t>
      </w:r>
    </w:p>
    <w:p w14:paraId="07196A63" w14:textId="77777777" w:rsidR="00A10877" w:rsidRDefault="00F1289A" w:rsidP="00253C84">
      <w:pPr>
        <w:widowControl w:val="0"/>
        <w:spacing w:after="120" w:line="276" w:lineRule="auto"/>
        <w:jc w:val="both"/>
        <w:rPr>
          <w:rFonts w:ascii="Times New Roman" w:hAnsi="Times New Roman"/>
          <w:sz w:val="26"/>
          <w:szCs w:val="26"/>
        </w:rPr>
      </w:pPr>
      <w:r>
        <w:rPr>
          <w:rFonts w:ascii="Times New Roman" w:hAnsi="Times New Roman"/>
          <w:b/>
          <w:sz w:val="26"/>
          <w:szCs w:val="26"/>
        </w:rPr>
        <w:t xml:space="preserve">20.2. </w:t>
      </w:r>
      <w:r>
        <w:rPr>
          <w:rFonts w:ascii="Times New Roman" w:hAnsi="Times New Roman"/>
          <w:bCs/>
          <w:sz w:val="26"/>
          <w:szCs w:val="26"/>
        </w:rPr>
        <w:t xml:space="preserve">Việc </w:t>
      </w:r>
      <w:r>
        <w:rPr>
          <w:rFonts w:ascii="Times New Roman" w:hAnsi="Times New Roman"/>
          <w:sz w:val="26"/>
          <w:szCs w:val="26"/>
        </w:rPr>
        <w:t>Hợp đồng bị vô hiệu, chấm dứt không ảnh hưởng đến hiệu lực của các điều khoản về giải quyết tranh chấp, phạt vi phạm, bồi thường thiệt hại. Trường hợp một phần nội dung Hợp đồng bị vô hiệu thì không ảnh hưởng đến hiệu lực của các nội dung còn lại.</w:t>
      </w:r>
    </w:p>
    <w:p w14:paraId="75131E65" w14:textId="77777777" w:rsidR="00A10877" w:rsidRDefault="00F1289A" w:rsidP="00253C84">
      <w:pPr>
        <w:widowControl w:val="0"/>
        <w:tabs>
          <w:tab w:val="left" w:pos="284"/>
        </w:tabs>
        <w:spacing w:after="120" w:line="276" w:lineRule="auto"/>
        <w:jc w:val="both"/>
        <w:rPr>
          <w:rFonts w:ascii="Times New Roman" w:hAnsi="Times New Roman"/>
          <w:sz w:val="26"/>
          <w:szCs w:val="26"/>
        </w:rPr>
      </w:pPr>
      <w:r>
        <w:rPr>
          <w:rFonts w:ascii="Times New Roman" w:hAnsi="Times New Roman"/>
          <w:b/>
          <w:sz w:val="26"/>
          <w:szCs w:val="26"/>
        </w:rPr>
        <w:t>20.3.</w:t>
      </w:r>
      <w:r>
        <w:rPr>
          <w:rFonts w:ascii="Times New Roman" w:hAnsi="Times New Roman"/>
          <w:sz w:val="26"/>
          <w:szCs w:val="26"/>
        </w:rPr>
        <w:t xml:space="preserve"> Hợp đồng này là cơ sở pháp lý cao nhất để giải quyết tranh chấp giữa hai bên. Các tranh chấp chưa được hai bên thỏa thuận trong Hợp đồng này sẽ được giải quyết trên cơ sở các quy định của pháp luật có liên quan.</w:t>
      </w:r>
    </w:p>
    <w:p w14:paraId="7981FF00" w14:textId="77777777" w:rsidR="00A10877" w:rsidRDefault="00F1289A" w:rsidP="00253C84">
      <w:pPr>
        <w:pStyle w:val="Heading2"/>
        <w:spacing w:after="120" w:line="276" w:lineRule="auto"/>
        <w:jc w:val="left"/>
        <w:rPr>
          <w:rFonts w:ascii="Times New Roman" w:hAnsi="Times New Roman"/>
          <w:sz w:val="26"/>
          <w:szCs w:val="26"/>
        </w:rPr>
      </w:pPr>
      <w:r>
        <w:rPr>
          <w:rFonts w:ascii="Times New Roman" w:hAnsi="Times New Roman"/>
          <w:sz w:val="26"/>
          <w:szCs w:val="26"/>
        </w:rPr>
        <w:t>Điều 21. ĐIỀU KHOẢN CHUNG</w:t>
      </w:r>
    </w:p>
    <w:p w14:paraId="7D0DE00D" w14:textId="3E411E54" w:rsidR="00A10877" w:rsidRDefault="00F1289A" w:rsidP="00253C84">
      <w:pPr>
        <w:widowControl w:val="0"/>
        <w:spacing w:after="120" w:line="276" w:lineRule="auto"/>
        <w:jc w:val="both"/>
        <w:rPr>
          <w:rFonts w:ascii="Times New Roman" w:hAnsi="Times New Roman"/>
          <w:sz w:val="26"/>
          <w:szCs w:val="26"/>
        </w:rPr>
      </w:pPr>
      <w:r>
        <w:rPr>
          <w:rFonts w:ascii="Times New Roman" w:hAnsi="Times New Roman"/>
          <w:b/>
          <w:sz w:val="26"/>
          <w:szCs w:val="26"/>
        </w:rPr>
        <w:t>21.1.</w:t>
      </w:r>
      <w:r>
        <w:rPr>
          <w:rFonts w:ascii="Times New Roman" w:hAnsi="Times New Roman"/>
          <w:sz w:val="26"/>
          <w:szCs w:val="26"/>
        </w:rPr>
        <w:t xml:space="preserve"> Các bên cam kết thực hiện đầy đủ các điều khoản của Hợp đồng.</w:t>
      </w:r>
    </w:p>
    <w:p w14:paraId="18593F12" w14:textId="633562B7" w:rsidR="00A10877" w:rsidRDefault="00F1289A" w:rsidP="00253C84">
      <w:pPr>
        <w:widowControl w:val="0"/>
        <w:spacing w:after="120" w:line="276" w:lineRule="auto"/>
        <w:jc w:val="both"/>
        <w:rPr>
          <w:rFonts w:ascii="Times New Roman" w:hAnsi="Times New Roman"/>
          <w:sz w:val="26"/>
          <w:szCs w:val="26"/>
        </w:rPr>
      </w:pPr>
      <w:r>
        <w:rPr>
          <w:rFonts w:ascii="Times New Roman" w:hAnsi="Times New Roman"/>
          <w:b/>
          <w:sz w:val="26"/>
          <w:szCs w:val="26"/>
        </w:rPr>
        <w:t>21.2.</w:t>
      </w:r>
      <w:r>
        <w:rPr>
          <w:rFonts w:ascii="Times New Roman" w:hAnsi="Times New Roman"/>
          <w:sz w:val="26"/>
          <w:szCs w:val="26"/>
        </w:rPr>
        <w:t xml:space="preserve"> Hợp đồng này có hiệu lực kể từ ngày ký.</w:t>
      </w:r>
    </w:p>
    <w:p w14:paraId="32D56231" w14:textId="1218FD65" w:rsidR="00A10877" w:rsidRDefault="00F1289A" w:rsidP="00253C84">
      <w:pPr>
        <w:widowControl w:val="0"/>
        <w:spacing w:after="120" w:line="276" w:lineRule="auto"/>
        <w:jc w:val="both"/>
        <w:rPr>
          <w:rFonts w:ascii="Times New Roman" w:hAnsi="Times New Roman"/>
          <w:sz w:val="26"/>
          <w:szCs w:val="26"/>
        </w:rPr>
      </w:pPr>
      <w:r>
        <w:rPr>
          <w:rFonts w:ascii="Times New Roman" w:hAnsi="Times New Roman"/>
          <w:b/>
          <w:sz w:val="26"/>
          <w:szCs w:val="26"/>
        </w:rPr>
        <w:t>21.3</w:t>
      </w:r>
      <w:r>
        <w:rPr>
          <w:rFonts w:ascii="Times New Roman" w:hAnsi="Times New Roman"/>
          <w:sz w:val="26"/>
          <w:szCs w:val="26"/>
        </w:rPr>
        <w:t>. Hợp đồng này được lập thành 07 bản gốc có giá trị pháp lý như nhau, Bên A giữ 04 bản, Bên B giữ 03 bản.</w:t>
      </w:r>
    </w:p>
    <w:tbl>
      <w:tblPr>
        <w:tblW w:w="9214" w:type="dxa"/>
        <w:jc w:val="center"/>
        <w:tblLayout w:type="fixed"/>
        <w:tblLook w:val="01E0" w:firstRow="1" w:lastRow="1" w:firstColumn="1" w:lastColumn="1" w:noHBand="0" w:noVBand="0"/>
      </w:tblPr>
      <w:tblGrid>
        <w:gridCol w:w="4608"/>
        <w:gridCol w:w="4606"/>
      </w:tblGrid>
      <w:tr w:rsidR="00A10877" w14:paraId="27D80CCF" w14:textId="77777777">
        <w:trPr>
          <w:jc w:val="center"/>
        </w:trPr>
        <w:tc>
          <w:tcPr>
            <w:tcW w:w="4607" w:type="dxa"/>
          </w:tcPr>
          <w:p w14:paraId="3F24C4AC" w14:textId="77777777" w:rsidR="00A10877" w:rsidRDefault="00F1289A" w:rsidP="00253C84">
            <w:pPr>
              <w:widowControl w:val="0"/>
              <w:spacing w:after="120" w:line="276" w:lineRule="auto"/>
              <w:jc w:val="center"/>
              <w:rPr>
                <w:rFonts w:ascii="Times New Roman" w:hAnsi="Times New Roman"/>
                <w:b/>
                <w:sz w:val="26"/>
                <w:szCs w:val="26"/>
              </w:rPr>
            </w:pPr>
            <w:r>
              <w:rPr>
                <w:rFonts w:ascii="Times New Roman" w:hAnsi="Times New Roman"/>
                <w:b/>
                <w:sz w:val="26"/>
                <w:szCs w:val="26"/>
              </w:rPr>
              <w:t>ĐẠI DIỆN BÊN A</w:t>
            </w:r>
          </w:p>
        </w:tc>
        <w:tc>
          <w:tcPr>
            <w:tcW w:w="4606" w:type="dxa"/>
          </w:tcPr>
          <w:p w14:paraId="0099D048" w14:textId="77777777" w:rsidR="00A10877" w:rsidRDefault="00F1289A" w:rsidP="00253C84">
            <w:pPr>
              <w:widowControl w:val="0"/>
              <w:spacing w:after="120" w:line="276" w:lineRule="auto"/>
              <w:jc w:val="center"/>
              <w:rPr>
                <w:rFonts w:ascii="Times New Roman" w:hAnsi="Times New Roman"/>
                <w:b/>
                <w:sz w:val="26"/>
                <w:szCs w:val="26"/>
              </w:rPr>
            </w:pPr>
            <w:r>
              <w:rPr>
                <w:rFonts w:ascii="Times New Roman" w:hAnsi="Times New Roman"/>
                <w:b/>
                <w:sz w:val="26"/>
                <w:szCs w:val="26"/>
              </w:rPr>
              <w:t>ĐẠI DIỆN BÊN B</w:t>
            </w:r>
            <w:bookmarkStart w:id="121" w:name="_Toc273003011"/>
            <w:bookmarkStart w:id="122" w:name="_Toc283736676"/>
            <w:bookmarkStart w:id="123" w:name="_Toc283298428"/>
            <w:bookmarkStart w:id="124" w:name="_Toc273427131"/>
            <w:bookmarkStart w:id="125" w:name="_Toc283736557"/>
            <w:bookmarkStart w:id="126" w:name="_Toc283735878"/>
            <w:bookmarkEnd w:id="121"/>
            <w:bookmarkEnd w:id="122"/>
            <w:bookmarkEnd w:id="123"/>
            <w:bookmarkEnd w:id="124"/>
            <w:bookmarkEnd w:id="125"/>
            <w:bookmarkEnd w:id="126"/>
          </w:p>
        </w:tc>
      </w:tr>
    </w:tbl>
    <w:p w14:paraId="267032F3" w14:textId="77777777" w:rsidR="00A10877" w:rsidRDefault="00A10877" w:rsidP="00253C84">
      <w:pPr>
        <w:spacing w:after="120" w:line="276" w:lineRule="auto"/>
        <w:jc w:val="both"/>
        <w:rPr>
          <w:rFonts w:ascii="Times New Roman" w:hAnsi="Times New Roman"/>
          <w:sz w:val="26"/>
          <w:szCs w:val="26"/>
          <w:lang w:val="nl-NL"/>
        </w:rPr>
      </w:pPr>
    </w:p>
    <w:p w14:paraId="395F59C6" w14:textId="77777777" w:rsidR="00A10877" w:rsidRDefault="00A10877" w:rsidP="00253C84">
      <w:pPr>
        <w:spacing w:after="120" w:line="276" w:lineRule="auto"/>
        <w:jc w:val="center"/>
        <w:rPr>
          <w:rFonts w:ascii="Times New Roman" w:hAnsi="Times New Roman"/>
          <w:b/>
          <w:bCs/>
          <w:sz w:val="26"/>
          <w:szCs w:val="26"/>
        </w:rPr>
      </w:pPr>
    </w:p>
    <w:p w14:paraId="1A03D9AF" w14:textId="77777777" w:rsidR="00A10877" w:rsidRDefault="00A10877" w:rsidP="00253C84">
      <w:pPr>
        <w:spacing w:after="120" w:line="276" w:lineRule="auto"/>
        <w:jc w:val="center"/>
        <w:rPr>
          <w:rFonts w:ascii="Times New Roman" w:hAnsi="Times New Roman"/>
          <w:b/>
          <w:bCs/>
          <w:sz w:val="26"/>
          <w:szCs w:val="26"/>
        </w:rPr>
      </w:pPr>
    </w:p>
    <w:p w14:paraId="20C2DB27" w14:textId="77777777" w:rsidR="00A10877" w:rsidRDefault="00A10877" w:rsidP="00253C84">
      <w:pPr>
        <w:spacing w:after="120" w:line="276" w:lineRule="auto"/>
        <w:jc w:val="center"/>
        <w:rPr>
          <w:rFonts w:ascii="Times New Roman" w:hAnsi="Times New Roman"/>
          <w:b/>
          <w:bCs/>
          <w:sz w:val="26"/>
          <w:szCs w:val="26"/>
        </w:rPr>
      </w:pPr>
    </w:p>
    <w:p w14:paraId="6E5E3311" w14:textId="77777777" w:rsidR="00A10877" w:rsidRDefault="00A10877" w:rsidP="00253C84">
      <w:pPr>
        <w:spacing w:after="120" w:line="276" w:lineRule="auto"/>
        <w:jc w:val="center"/>
        <w:rPr>
          <w:rFonts w:ascii="Times New Roman" w:hAnsi="Times New Roman"/>
          <w:b/>
          <w:bCs/>
          <w:sz w:val="26"/>
          <w:szCs w:val="26"/>
        </w:rPr>
      </w:pPr>
    </w:p>
    <w:p w14:paraId="2EDA1374" w14:textId="77777777" w:rsidR="00A10877" w:rsidRDefault="00A10877" w:rsidP="00253C84">
      <w:pPr>
        <w:spacing w:after="120" w:line="276" w:lineRule="auto"/>
        <w:jc w:val="center"/>
        <w:rPr>
          <w:rFonts w:ascii="Times New Roman" w:hAnsi="Times New Roman"/>
          <w:b/>
          <w:bCs/>
          <w:sz w:val="26"/>
          <w:szCs w:val="26"/>
        </w:rPr>
      </w:pPr>
    </w:p>
    <w:p w14:paraId="7F2921C7" w14:textId="77777777" w:rsidR="00A10877" w:rsidRDefault="00A10877" w:rsidP="00253C84">
      <w:pPr>
        <w:spacing w:after="120" w:line="276" w:lineRule="auto"/>
        <w:jc w:val="center"/>
        <w:rPr>
          <w:rFonts w:ascii="Times New Roman" w:hAnsi="Times New Roman"/>
          <w:b/>
          <w:bCs/>
          <w:sz w:val="26"/>
          <w:szCs w:val="26"/>
        </w:rPr>
      </w:pPr>
    </w:p>
    <w:p w14:paraId="6801CAEC" w14:textId="77777777" w:rsidR="00A10877" w:rsidRDefault="00A10877" w:rsidP="00253C84">
      <w:pPr>
        <w:spacing w:after="120" w:line="276" w:lineRule="auto"/>
        <w:jc w:val="center"/>
        <w:rPr>
          <w:rFonts w:ascii="Times New Roman" w:hAnsi="Times New Roman"/>
          <w:b/>
          <w:bCs/>
          <w:sz w:val="26"/>
          <w:szCs w:val="26"/>
        </w:rPr>
      </w:pPr>
    </w:p>
    <w:p w14:paraId="27D2B4D9" w14:textId="77777777" w:rsidR="00A10877" w:rsidRDefault="00A10877" w:rsidP="00253C84">
      <w:pPr>
        <w:spacing w:after="120" w:line="276" w:lineRule="auto"/>
        <w:jc w:val="center"/>
        <w:rPr>
          <w:rFonts w:ascii="Times New Roman" w:hAnsi="Times New Roman"/>
          <w:b/>
          <w:bCs/>
          <w:sz w:val="26"/>
          <w:szCs w:val="26"/>
        </w:rPr>
      </w:pPr>
    </w:p>
    <w:p w14:paraId="5970BF00" w14:textId="77777777" w:rsidR="00A10877" w:rsidRDefault="00A10877" w:rsidP="00253C84">
      <w:pPr>
        <w:spacing w:after="120" w:line="276" w:lineRule="auto"/>
        <w:jc w:val="center"/>
        <w:rPr>
          <w:rFonts w:ascii="Times New Roman" w:hAnsi="Times New Roman"/>
          <w:b/>
          <w:bCs/>
          <w:sz w:val="26"/>
          <w:szCs w:val="26"/>
        </w:rPr>
      </w:pPr>
    </w:p>
    <w:p w14:paraId="555C387E" w14:textId="77777777" w:rsidR="00A10877" w:rsidRDefault="00A10877" w:rsidP="00253C84">
      <w:pPr>
        <w:spacing w:after="120" w:line="276" w:lineRule="auto"/>
        <w:jc w:val="center"/>
        <w:rPr>
          <w:rFonts w:ascii="Times New Roman" w:hAnsi="Times New Roman"/>
          <w:b/>
          <w:bCs/>
          <w:sz w:val="26"/>
          <w:szCs w:val="26"/>
        </w:rPr>
      </w:pPr>
    </w:p>
    <w:p w14:paraId="4DF01D47" w14:textId="77777777" w:rsidR="00A10877" w:rsidRDefault="00A10877" w:rsidP="00253C84">
      <w:pPr>
        <w:spacing w:after="120" w:line="276" w:lineRule="auto"/>
        <w:jc w:val="center"/>
        <w:rPr>
          <w:rFonts w:ascii="Times New Roman" w:hAnsi="Times New Roman"/>
          <w:b/>
          <w:bCs/>
          <w:sz w:val="26"/>
          <w:szCs w:val="26"/>
        </w:rPr>
      </w:pPr>
    </w:p>
    <w:p w14:paraId="0FA00F07" w14:textId="77777777" w:rsidR="00A10877" w:rsidRDefault="00A10877" w:rsidP="00253C84">
      <w:pPr>
        <w:spacing w:after="120" w:line="276" w:lineRule="auto"/>
        <w:jc w:val="center"/>
        <w:rPr>
          <w:rFonts w:ascii="Times New Roman" w:hAnsi="Times New Roman"/>
          <w:b/>
          <w:bCs/>
          <w:sz w:val="26"/>
          <w:szCs w:val="26"/>
        </w:rPr>
      </w:pPr>
    </w:p>
    <w:p w14:paraId="0A6D380B" w14:textId="77777777" w:rsidR="00A10877" w:rsidRDefault="00A10877" w:rsidP="00253C84">
      <w:pPr>
        <w:spacing w:after="120" w:line="276" w:lineRule="auto"/>
        <w:jc w:val="center"/>
        <w:rPr>
          <w:rFonts w:ascii="Times New Roman" w:hAnsi="Times New Roman"/>
          <w:b/>
          <w:bCs/>
          <w:sz w:val="26"/>
          <w:szCs w:val="26"/>
        </w:rPr>
      </w:pPr>
    </w:p>
    <w:p w14:paraId="1B0BAFD3" w14:textId="77777777" w:rsidR="00A10877" w:rsidRDefault="00A10877" w:rsidP="00253C84">
      <w:pPr>
        <w:spacing w:after="120" w:line="276" w:lineRule="auto"/>
        <w:jc w:val="center"/>
        <w:rPr>
          <w:rFonts w:ascii="Times New Roman" w:hAnsi="Times New Roman"/>
          <w:b/>
          <w:bCs/>
          <w:sz w:val="26"/>
          <w:szCs w:val="26"/>
        </w:rPr>
      </w:pPr>
    </w:p>
    <w:p w14:paraId="2A65037A" w14:textId="77777777" w:rsidR="00A10877" w:rsidRDefault="00F1289A" w:rsidP="00253C84">
      <w:pPr>
        <w:spacing w:after="120" w:line="276" w:lineRule="auto"/>
        <w:jc w:val="center"/>
        <w:rPr>
          <w:rFonts w:ascii="Times New Roman" w:hAnsi="Times New Roman"/>
          <w:b/>
          <w:bCs/>
          <w:sz w:val="26"/>
          <w:szCs w:val="26"/>
        </w:rPr>
      </w:pPr>
      <w:r>
        <w:br w:type="column"/>
      </w:r>
      <w:r>
        <w:rPr>
          <w:rFonts w:ascii="Times New Roman" w:hAnsi="Times New Roman"/>
          <w:b/>
          <w:bCs/>
          <w:sz w:val="26"/>
          <w:szCs w:val="26"/>
          <w:highlight w:val="yellow"/>
        </w:rPr>
        <w:lastRenderedPageBreak/>
        <w:t>DANH MỤC BIỂU CHI TIẾT KÈM THEO HỢP ĐỒNG</w:t>
      </w:r>
    </w:p>
    <w:tbl>
      <w:tblPr>
        <w:tblW w:w="9658" w:type="dxa"/>
        <w:tblLayout w:type="fixed"/>
        <w:tblCellMar>
          <w:left w:w="5" w:type="dxa"/>
          <w:right w:w="5" w:type="dxa"/>
        </w:tblCellMar>
        <w:tblLook w:val="04A0" w:firstRow="1" w:lastRow="0" w:firstColumn="1" w:lastColumn="0" w:noHBand="0" w:noVBand="1"/>
      </w:tblPr>
      <w:tblGrid>
        <w:gridCol w:w="568"/>
        <w:gridCol w:w="1702"/>
        <w:gridCol w:w="7388"/>
      </w:tblGrid>
      <w:tr w:rsidR="00A10877" w14:paraId="1DF86C79" w14:textId="77777777">
        <w:tc>
          <w:tcPr>
            <w:tcW w:w="568" w:type="dxa"/>
            <w:tcBorders>
              <w:top w:val="single" w:sz="4" w:space="0" w:color="000000"/>
              <w:left w:val="single" w:sz="4" w:space="0" w:color="000000"/>
              <w:bottom w:val="single" w:sz="4" w:space="0" w:color="000000"/>
              <w:right w:val="single" w:sz="4" w:space="0" w:color="000000"/>
            </w:tcBorders>
            <w:vAlign w:val="center"/>
          </w:tcPr>
          <w:p w14:paraId="0043204A" w14:textId="77777777" w:rsidR="00A10877" w:rsidRDefault="00F1289A" w:rsidP="00253C84">
            <w:pPr>
              <w:spacing w:after="120" w:line="276" w:lineRule="auto"/>
              <w:jc w:val="center"/>
              <w:rPr>
                <w:rFonts w:ascii="Times New Roman" w:hAnsi="Times New Roman"/>
                <w:sz w:val="26"/>
                <w:szCs w:val="26"/>
              </w:rPr>
            </w:pPr>
            <w:r>
              <w:rPr>
                <w:rFonts w:ascii="Times New Roman" w:hAnsi="Times New Roman"/>
                <w:b/>
                <w:bCs/>
                <w:sz w:val="26"/>
                <w:szCs w:val="26"/>
                <w:lang w:val="vi-VN"/>
              </w:rPr>
              <w:t>TT</w:t>
            </w:r>
          </w:p>
        </w:tc>
        <w:tc>
          <w:tcPr>
            <w:tcW w:w="1702" w:type="dxa"/>
            <w:tcBorders>
              <w:top w:val="single" w:sz="4" w:space="0" w:color="000000"/>
              <w:left w:val="single" w:sz="4" w:space="0" w:color="000000"/>
              <w:bottom w:val="single" w:sz="4" w:space="0" w:color="000000"/>
              <w:right w:val="single" w:sz="4" w:space="0" w:color="000000"/>
            </w:tcBorders>
            <w:vAlign w:val="center"/>
          </w:tcPr>
          <w:p w14:paraId="2A3A5681" w14:textId="77777777" w:rsidR="00A10877" w:rsidRDefault="00F1289A" w:rsidP="00253C84">
            <w:pPr>
              <w:spacing w:after="120" w:line="276" w:lineRule="auto"/>
              <w:jc w:val="center"/>
              <w:rPr>
                <w:rFonts w:ascii="Times New Roman" w:hAnsi="Times New Roman"/>
                <w:sz w:val="26"/>
                <w:szCs w:val="26"/>
              </w:rPr>
            </w:pPr>
            <w:r>
              <w:rPr>
                <w:rFonts w:ascii="Times New Roman" w:hAnsi="Times New Roman"/>
                <w:b/>
                <w:bCs/>
                <w:sz w:val="26"/>
                <w:szCs w:val="26"/>
              </w:rPr>
              <w:t>Ký hiệu</w:t>
            </w:r>
          </w:p>
        </w:tc>
        <w:tc>
          <w:tcPr>
            <w:tcW w:w="7388" w:type="dxa"/>
            <w:tcBorders>
              <w:top w:val="single" w:sz="4" w:space="0" w:color="000000"/>
              <w:left w:val="single" w:sz="4" w:space="0" w:color="000000"/>
              <w:bottom w:val="single" w:sz="4" w:space="0" w:color="000000"/>
              <w:right w:val="single" w:sz="4" w:space="0" w:color="000000"/>
            </w:tcBorders>
            <w:vAlign w:val="center"/>
          </w:tcPr>
          <w:p w14:paraId="1B155F5E" w14:textId="77777777" w:rsidR="00A10877" w:rsidRDefault="00F1289A" w:rsidP="00253C84">
            <w:pPr>
              <w:spacing w:after="120" w:line="276" w:lineRule="auto"/>
              <w:jc w:val="center"/>
              <w:rPr>
                <w:rFonts w:ascii="Times New Roman" w:hAnsi="Times New Roman"/>
                <w:sz w:val="26"/>
                <w:szCs w:val="26"/>
              </w:rPr>
            </w:pPr>
            <w:r>
              <w:rPr>
                <w:rFonts w:ascii="Times New Roman" w:hAnsi="Times New Roman"/>
                <w:b/>
                <w:bCs/>
                <w:sz w:val="26"/>
                <w:szCs w:val="26"/>
                <w:lang w:val="vi-VN"/>
              </w:rPr>
              <w:t xml:space="preserve">Tên </w:t>
            </w:r>
            <w:r>
              <w:rPr>
                <w:rFonts w:ascii="Times New Roman" w:hAnsi="Times New Roman"/>
                <w:b/>
                <w:bCs/>
                <w:sz w:val="26"/>
                <w:szCs w:val="26"/>
              </w:rPr>
              <w:t>biểu</w:t>
            </w:r>
          </w:p>
        </w:tc>
      </w:tr>
      <w:tr w:rsidR="00A10877" w14:paraId="63E4C925" w14:textId="77777777">
        <w:tc>
          <w:tcPr>
            <w:tcW w:w="568" w:type="dxa"/>
            <w:tcBorders>
              <w:top w:val="single" w:sz="4" w:space="0" w:color="000000"/>
              <w:left w:val="single" w:sz="4" w:space="0" w:color="000000"/>
              <w:bottom w:val="single" w:sz="4" w:space="0" w:color="000000"/>
              <w:right w:val="single" w:sz="4" w:space="0" w:color="000000"/>
            </w:tcBorders>
            <w:vAlign w:val="center"/>
          </w:tcPr>
          <w:p w14:paraId="5E6610D5" w14:textId="77777777" w:rsidR="00A10877" w:rsidRDefault="00F1289A" w:rsidP="00253C84">
            <w:pPr>
              <w:spacing w:after="120" w:line="276" w:lineRule="auto"/>
              <w:jc w:val="center"/>
              <w:rPr>
                <w:rFonts w:ascii="Times New Roman" w:hAnsi="Times New Roman"/>
                <w:sz w:val="26"/>
                <w:szCs w:val="26"/>
              </w:rPr>
            </w:pPr>
            <w:r>
              <w:rPr>
                <w:rFonts w:ascii="Times New Roman" w:hAnsi="Times New Roman"/>
                <w:sz w:val="26"/>
                <w:szCs w:val="26"/>
                <w:lang w:val="vi-VN"/>
              </w:rPr>
              <w:t>1</w:t>
            </w:r>
          </w:p>
        </w:tc>
        <w:tc>
          <w:tcPr>
            <w:tcW w:w="1702" w:type="dxa"/>
            <w:tcBorders>
              <w:top w:val="single" w:sz="4" w:space="0" w:color="000000"/>
              <w:left w:val="single" w:sz="4" w:space="0" w:color="000000"/>
              <w:bottom w:val="single" w:sz="4" w:space="0" w:color="000000"/>
              <w:right w:val="single" w:sz="4" w:space="0" w:color="000000"/>
            </w:tcBorders>
            <w:vAlign w:val="center"/>
          </w:tcPr>
          <w:p w14:paraId="0CA0A209" w14:textId="77777777" w:rsidR="00A10877" w:rsidRDefault="00F1289A" w:rsidP="00253C84">
            <w:pPr>
              <w:spacing w:after="120" w:line="276" w:lineRule="auto"/>
              <w:jc w:val="center"/>
              <w:rPr>
                <w:rFonts w:ascii="Times New Roman" w:hAnsi="Times New Roman"/>
                <w:sz w:val="26"/>
                <w:szCs w:val="26"/>
              </w:rPr>
            </w:pPr>
            <w:r>
              <w:rPr>
                <w:rFonts w:ascii="Times New Roman" w:hAnsi="Times New Roman"/>
                <w:sz w:val="26"/>
                <w:szCs w:val="26"/>
              </w:rPr>
              <w:t>Biểu 01</w:t>
            </w:r>
          </w:p>
        </w:tc>
        <w:tc>
          <w:tcPr>
            <w:tcW w:w="7388" w:type="dxa"/>
            <w:tcBorders>
              <w:top w:val="single" w:sz="4" w:space="0" w:color="000000"/>
              <w:left w:val="single" w:sz="4" w:space="0" w:color="000000"/>
              <w:bottom w:val="single" w:sz="4" w:space="0" w:color="000000"/>
              <w:right w:val="single" w:sz="4" w:space="0" w:color="000000"/>
            </w:tcBorders>
            <w:vAlign w:val="center"/>
          </w:tcPr>
          <w:p w14:paraId="0974E0E8" w14:textId="77777777" w:rsidR="00A10877" w:rsidRDefault="00F1289A" w:rsidP="00253C84">
            <w:pPr>
              <w:spacing w:after="120" w:line="276" w:lineRule="auto"/>
              <w:rPr>
                <w:rFonts w:ascii="Times New Roman" w:hAnsi="Times New Roman"/>
                <w:sz w:val="26"/>
                <w:szCs w:val="26"/>
              </w:rPr>
            </w:pPr>
            <w:r>
              <w:rPr>
                <w:rFonts w:ascii="Times New Roman" w:hAnsi="Times New Roman"/>
                <w:sz w:val="26"/>
                <w:szCs w:val="26"/>
              </w:rPr>
              <w:t xml:space="preserve"> Chi tiết giá hợp đồng</w:t>
            </w:r>
          </w:p>
        </w:tc>
      </w:tr>
      <w:tr w:rsidR="00A10877" w14:paraId="3DB37534" w14:textId="77777777">
        <w:tc>
          <w:tcPr>
            <w:tcW w:w="568" w:type="dxa"/>
            <w:tcBorders>
              <w:top w:val="single" w:sz="4" w:space="0" w:color="000000"/>
              <w:left w:val="single" w:sz="4" w:space="0" w:color="000000"/>
              <w:bottom w:val="single" w:sz="4" w:space="0" w:color="000000"/>
              <w:right w:val="single" w:sz="4" w:space="0" w:color="000000"/>
            </w:tcBorders>
            <w:vAlign w:val="center"/>
          </w:tcPr>
          <w:p w14:paraId="5B05785E" w14:textId="77777777" w:rsidR="00A10877" w:rsidRDefault="00F1289A" w:rsidP="00253C84">
            <w:pPr>
              <w:spacing w:after="120" w:line="276" w:lineRule="auto"/>
              <w:jc w:val="center"/>
              <w:rPr>
                <w:rFonts w:ascii="Times New Roman" w:hAnsi="Times New Roman"/>
                <w:sz w:val="26"/>
                <w:szCs w:val="26"/>
              </w:rPr>
            </w:pPr>
            <w:r>
              <w:rPr>
                <w:rFonts w:ascii="Times New Roman" w:hAnsi="Times New Roman"/>
                <w:sz w:val="26"/>
                <w:szCs w:val="26"/>
                <w:lang w:val="vi-VN"/>
              </w:rPr>
              <w:t>2</w:t>
            </w:r>
          </w:p>
        </w:tc>
        <w:tc>
          <w:tcPr>
            <w:tcW w:w="1702" w:type="dxa"/>
            <w:tcBorders>
              <w:top w:val="single" w:sz="4" w:space="0" w:color="000000"/>
              <w:left w:val="single" w:sz="4" w:space="0" w:color="000000"/>
              <w:bottom w:val="single" w:sz="4" w:space="0" w:color="000000"/>
              <w:right w:val="single" w:sz="4" w:space="0" w:color="000000"/>
            </w:tcBorders>
            <w:vAlign w:val="center"/>
          </w:tcPr>
          <w:p w14:paraId="7BE78583" w14:textId="77777777" w:rsidR="00A10877" w:rsidRDefault="00F1289A" w:rsidP="00253C84">
            <w:pPr>
              <w:spacing w:after="120" w:line="276" w:lineRule="auto"/>
              <w:jc w:val="center"/>
              <w:rPr>
                <w:rFonts w:ascii="Times New Roman" w:hAnsi="Times New Roman"/>
                <w:sz w:val="26"/>
                <w:szCs w:val="26"/>
              </w:rPr>
            </w:pPr>
            <w:r>
              <w:rPr>
                <w:rFonts w:ascii="Times New Roman" w:hAnsi="Times New Roman"/>
                <w:sz w:val="26"/>
                <w:szCs w:val="26"/>
              </w:rPr>
              <w:t>Biểu 02</w:t>
            </w:r>
          </w:p>
        </w:tc>
        <w:tc>
          <w:tcPr>
            <w:tcW w:w="7388" w:type="dxa"/>
            <w:tcBorders>
              <w:top w:val="single" w:sz="4" w:space="0" w:color="000000"/>
              <w:left w:val="single" w:sz="4" w:space="0" w:color="000000"/>
              <w:bottom w:val="single" w:sz="4" w:space="0" w:color="000000"/>
              <w:right w:val="single" w:sz="4" w:space="0" w:color="000000"/>
            </w:tcBorders>
            <w:vAlign w:val="center"/>
          </w:tcPr>
          <w:p w14:paraId="7BF9EAD9" w14:textId="77777777" w:rsidR="00A10877" w:rsidRDefault="00F1289A" w:rsidP="00253C84">
            <w:pPr>
              <w:spacing w:after="120" w:line="276" w:lineRule="auto"/>
              <w:rPr>
                <w:rFonts w:ascii="Times New Roman" w:hAnsi="Times New Roman"/>
                <w:sz w:val="26"/>
                <w:szCs w:val="26"/>
                <w:lang w:val="vi-VN"/>
              </w:rPr>
            </w:pPr>
            <w:r>
              <w:rPr>
                <w:rFonts w:ascii="Times New Roman" w:hAnsi="Times New Roman"/>
                <w:sz w:val="26"/>
                <w:szCs w:val="26"/>
              </w:rPr>
              <w:t xml:space="preserve"> Phạm vi công việc, cách</w:t>
            </w:r>
            <w:r>
              <w:rPr>
                <w:rFonts w:ascii="Times New Roman" w:hAnsi="Times New Roman"/>
                <w:sz w:val="26"/>
                <w:szCs w:val="26"/>
                <w:lang w:val="vi-VN"/>
              </w:rPr>
              <w:t xml:space="preserve"> tính khối lượng và bao hàm đơn giá</w:t>
            </w:r>
          </w:p>
        </w:tc>
      </w:tr>
      <w:tr w:rsidR="00A10877" w14:paraId="529E426D" w14:textId="77777777">
        <w:tc>
          <w:tcPr>
            <w:tcW w:w="568" w:type="dxa"/>
            <w:tcBorders>
              <w:top w:val="single" w:sz="4" w:space="0" w:color="000000"/>
              <w:left w:val="single" w:sz="4" w:space="0" w:color="000000"/>
              <w:bottom w:val="single" w:sz="4" w:space="0" w:color="000000"/>
              <w:right w:val="single" w:sz="4" w:space="0" w:color="000000"/>
            </w:tcBorders>
            <w:vAlign w:val="center"/>
          </w:tcPr>
          <w:p w14:paraId="28A414CC" w14:textId="77777777" w:rsidR="00A10877" w:rsidRDefault="00F1289A" w:rsidP="00253C84">
            <w:pPr>
              <w:spacing w:after="120" w:line="276" w:lineRule="auto"/>
              <w:jc w:val="center"/>
              <w:rPr>
                <w:rFonts w:ascii="Times New Roman" w:hAnsi="Times New Roman"/>
                <w:sz w:val="26"/>
                <w:szCs w:val="26"/>
                <w:lang w:val="vi-VN"/>
              </w:rPr>
            </w:pPr>
            <w:r>
              <w:rPr>
                <w:rFonts w:ascii="Times New Roman" w:hAnsi="Times New Roman"/>
                <w:sz w:val="26"/>
                <w:szCs w:val="26"/>
              </w:rPr>
              <w:t>3</w:t>
            </w:r>
          </w:p>
        </w:tc>
        <w:tc>
          <w:tcPr>
            <w:tcW w:w="1702" w:type="dxa"/>
            <w:tcBorders>
              <w:top w:val="single" w:sz="4" w:space="0" w:color="000000"/>
              <w:left w:val="single" w:sz="4" w:space="0" w:color="000000"/>
              <w:bottom w:val="single" w:sz="4" w:space="0" w:color="000000"/>
              <w:right w:val="single" w:sz="4" w:space="0" w:color="000000"/>
            </w:tcBorders>
            <w:vAlign w:val="center"/>
          </w:tcPr>
          <w:p w14:paraId="39BEA5D5" w14:textId="77777777" w:rsidR="00A10877" w:rsidRDefault="00F1289A" w:rsidP="00253C84">
            <w:pPr>
              <w:spacing w:after="120" w:line="276" w:lineRule="auto"/>
              <w:jc w:val="center"/>
              <w:rPr>
                <w:rFonts w:ascii="Times New Roman" w:hAnsi="Times New Roman"/>
                <w:sz w:val="26"/>
                <w:szCs w:val="26"/>
              </w:rPr>
            </w:pPr>
            <w:r>
              <w:rPr>
                <w:rFonts w:ascii="Times New Roman" w:hAnsi="Times New Roman"/>
                <w:sz w:val="26"/>
                <w:szCs w:val="26"/>
              </w:rPr>
              <w:t>Biểu 03</w:t>
            </w:r>
          </w:p>
        </w:tc>
        <w:tc>
          <w:tcPr>
            <w:tcW w:w="7388" w:type="dxa"/>
            <w:tcBorders>
              <w:top w:val="single" w:sz="4" w:space="0" w:color="000000"/>
              <w:left w:val="single" w:sz="4" w:space="0" w:color="000000"/>
              <w:bottom w:val="single" w:sz="4" w:space="0" w:color="000000"/>
              <w:right w:val="single" w:sz="4" w:space="0" w:color="000000"/>
            </w:tcBorders>
            <w:vAlign w:val="center"/>
          </w:tcPr>
          <w:p w14:paraId="61ECC068" w14:textId="77777777" w:rsidR="00A10877" w:rsidRDefault="00F1289A" w:rsidP="00253C84">
            <w:pPr>
              <w:spacing w:after="120" w:line="276" w:lineRule="auto"/>
              <w:rPr>
                <w:rFonts w:ascii="Times New Roman" w:hAnsi="Times New Roman"/>
                <w:sz w:val="26"/>
                <w:szCs w:val="26"/>
                <w:lang w:val="fr-FR"/>
              </w:rPr>
            </w:pPr>
            <w:r>
              <w:rPr>
                <w:rFonts w:ascii="Times New Roman" w:hAnsi="Times New Roman"/>
                <w:sz w:val="26"/>
                <w:szCs w:val="26"/>
                <w:lang w:val="fr-FR"/>
              </w:rPr>
              <w:t xml:space="preserve"> Ma trận phân chia phạm vi công việc và trách nhiệm</w:t>
            </w:r>
          </w:p>
        </w:tc>
      </w:tr>
      <w:tr w:rsidR="00A10877" w14:paraId="63B5521F" w14:textId="77777777">
        <w:tc>
          <w:tcPr>
            <w:tcW w:w="568" w:type="dxa"/>
            <w:tcBorders>
              <w:top w:val="single" w:sz="4" w:space="0" w:color="000000"/>
              <w:left w:val="single" w:sz="4" w:space="0" w:color="000000"/>
              <w:bottom w:val="single" w:sz="4" w:space="0" w:color="000000"/>
              <w:right w:val="single" w:sz="4" w:space="0" w:color="000000"/>
            </w:tcBorders>
            <w:vAlign w:val="center"/>
          </w:tcPr>
          <w:p w14:paraId="1C6737FA" w14:textId="77777777" w:rsidR="00A10877" w:rsidRDefault="00F1289A" w:rsidP="00253C84">
            <w:pPr>
              <w:spacing w:after="120" w:line="276" w:lineRule="auto"/>
              <w:jc w:val="center"/>
              <w:rPr>
                <w:rFonts w:ascii="Times New Roman" w:hAnsi="Times New Roman"/>
                <w:sz w:val="26"/>
                <w:szCs w:val="26"/>
                <w:lang w:val="vi-VN"/>
              </w:rPr>
            </w:pPr>
            <w:r>
              <w:rPr>
                <w:rFonts w:ascii="Times New Roman" w:hAnsi="Times New Roman"/>
                <w:sz w:val="26"/>
                <w:szCs w:val="26"/>
              </w:rPr>
              <w:t>4</w:t>
            </w:r>
          </w:p>
        </w:tc>
        <w:tc>
          <w:tcPr>
            <w:tcW w:w="1702" w:type="dxa"/>
            <w:tcBorders>
              <w:top w:val="single" w:sz="4" w:space="0" w:color="000000"/>
              <w:left w:val="single" w:sz="4" w:space="0" w:color="000000"/>
              <w:bottom w:val="single" w:sz="4" w:space="0" w:color="000000"/>
              <w:right w:val="single" w:sz="4" w:space="0" w:color="000000"/>
            </w:tcBorders>
            <w:vAlign w:val="center"/>
          </w:tcPr>
          <w:p w14:paraId="3EDB2645" w14:textId="77777777" w:rsidR="00A10877" w:rsidRDefault="00F1289A" w:rsidP="00253C84">
            <w:pPr>
              <w:spacing w:after="120" w:line="276" w:lineRule="auto"/>
              <w:jc w:val="center"/>
              <w:rPr>
                <w:rFonts w:ascii="Times New Roman" w:hAnsi="Times New Roman"/>
                <w:sz w:val="26"/>
                <w:szCs w:val="26"/>
              </w:rPr>
            </w:pPr>
            <w:r>
              <w:rPr>
                <w:rFonts w:ascii="Times New Roman" w:hAnsi="Times New Roman"/>
                <w:sz w:val="26"/>
                <w:szCs w:val="26"/>
              </w:rPr>
              <w:t>Biểu 04</w:t>
            </w:r>
          </w:p>
        </w:tc>
        <w:tc>
          <w:tcPr>
            <w:tcW w:w="7388" w:type="dxa"/>
            <w:tcBorders>
              <w:top w:val="single" w:sz="4" w:space="0" w:color="000000"/>
              <w:left w:val="single" w:sz="4" w:space="0" w:color="000000"/>
              <w:bottom w:val="single" w:sz="4" w:space="0" w:color="000000"/>
              <w:right w:val="single" w:sz="4" w:space="0" w:color="000000"/>
            </w:tcBorders>
            <w:vAlign w:val="center"/>
          </w:tcPr>
          <w:p w14:paraId="78580499" w14:textId="77777777" w:rsidR="00A10877" w:rsidRDefault="00F1289A" w:rsidP="00253C84">
            <w:pPr>
              <w:spacing w:after="120" w:line="276" w:lineRule="auto"/>
              <w:rPr>
                <w:rFonts w:ascii="Times New Roman" w:hAnsi="Times New Roman"/>
                <w:sz w:val="26"/>
                <w:szCs w:val="26"/>
              </w:rPr>
            </w:pPr>
            <w:r>
              <w:rPr>
                <w:rFonts w:ascii="Times New Roman" w:hAnsi="Times New Roman"/>
                <w:sz w:val="26"/>
                <w:szCs w:val="26"/>
              </w:rPr>
              <w:t xml:space="preserve"> Yêu cầu thiết bị</w:t>
            </w:r>
          </w:p>
        </w:tc>
      </w:tr>
      <w:tr w:rsidR="00A10877" w14:paraId="14A9CF15" w14:textId="77777777">
        <w:tc>
          <w:tcPr>
            <w:tcW w:w="568" w:type="dxa"/>
            <w:tcBorders>
              <w:top w:val="single" w:sz="4" w:space="0" w:color="000000"/>
              <w:left w:val="single" w:sz="4" w:space="0" w:color="000000"/>
              <w:bottom w:val="single" w:sz="4" w:space="0" w:color="000000"/>
              <w:right w:val="single" w:sz="4" w:space="0" w:color="000000"/>
            </w:tcBorders>
            <w:vAlign w:val="center"/>
          </w:tcPr>
          <w:p w14:paraId="3E1C68DF" w14:textId="77777777" w:rsidR="00A10877" w:rsidRDefault="00F1289A" w:rsidP="00253C84">
            <w:pPr>
              <w:spacing w:after="120" w:line="276" w:lineRule="auto"/>
              <w:jc w:val="center"/>
              <w:rPr>
                <w:rFonts w:ascii="Times New Roman" w:hAnsi="Times New Roman"/>
                <w:sz w:val="26"/>
                <w:szCs w:val="26"/>
              </w:rPr>
            </w:pPr>
            <w:r>
              <w:rPr>
                <w:rFonts w:ascii="Times New Roman" w:hAnsi="Times New Roman"/>
                <w:sz w:val="26"/>
                <w:szCs w:val="26"/>
              </w:rPr>
              <w:t>5</w:t>
            </w:r>
          </w:p>
        </w:tc>
        <w:tc>
          <w:tcPr>
            <w:tcW w:w="1702" w:type="dxa"/>
            <w:tcBorders>
              <w:top w:val="single" w:sz="4" w:space="0" w:color="000000"/>
              <w:left w:val="single" w:sz="4" w:space="0" w:color="000000"/>
              <w:bottom w:val="single" w:sz="4" w:space="0" w:color="000000"/>
              <w:right w:val="single" w:sz="4" w:space="0" w:color="000000"/>
            </w:tcBorders>
            <w:vAlign w:val="center"/>
          </w:tcPr>
          <w:p w14:paraId="62F00548" w14:textId="77777777" w:rsidR="00A10877" w:rsidRDefault="00F1289A" w:rsidP="00253C84">
            <w:pPr>
              <w:spacing w:after="120" w:line="276" w:lineRule="auto"/>
              <w:jc w:val="center"/>
              <w:rPr>
                <w:rFonts w:ascii="Times New Roman" w:hAnsi="Times New Roman"/>
                <w:sz w:val="26"/>
                <w:szCs w:val="26"/>
              </w:rPr>
            </w:pPr>
            <w:r>
              <w:rPr>
                <w:rFonts w:ascii="Times New Roman" w:hAnsi="Times New Roman"/>
                <w:sz w:val="26"/>
                <w:szCs w:val="26"/>
              </w:rPr>
              <w:t>Biểu 05</w:t>
            </w:r>
          </w:p>
        </w:tc>
        <w:tc>
          <w:tcPr>
            <w:tcW w:w="7388" w:type="dxa"/>
            <w:tcBorders>
              <w:top w:val="single" w:sz="4" w:space="0" w:color="000000"/>
              <w:left w:val="single" w:sz="4" w:space="0" w:color="000000"/>
              <w:bottom w:val="single" w:sz="4" w:space="0" w:color="000000"/>
              <w:right w:val="single" w:sz="4" w:space="0" w:color="000000"/>
            </w:tcBorders>
            <w:vAlign w:val="center"/>
          </w:tcPr>
          <w:p w14:paraId="2D0785EE" w14:textId="77777777" w:rsidR="00A10877" w:rsidRDefault="00F1289A" w:rsidP="00253C84">
            <w:pPr>
              <w:spacing w:after="120" w:line="276" w:lineRule="auto"/>
              <w:rPr>
                <w:rFonts w:ascii="Times New Roman" w:hAnsi="Times New Roman"/>
                <w:sz w:val="26"/>
                <w:szCs w:val="26"/>
              </w:rPr>
            </w:pPr>
            <w:r>
              <w:rPr>
                <w:rFonts w:ascii="Times New Roman" w:hAnsi="Times New Roman"/>
                <w:sz w:val="26"/>
                <w:szCs w:val="26"/>
              </w:rPr>
              <w:t xml:space="preserve"> Mức phạt do vi phạm an toàn, bảo vệ môi trường</w:t>
            </w:r>
          </w:p>
        </w:tc>
      </w:tr>
      <w:tr w:rsidR="00A10877" w14:paraId="35C799EF" w14:textId="77777777">
        <w:tc>
          <w:tcPr>
            <w:tcW w:w="568" w:type="dxa"/>
            <w:tcBorders>
              <w:top w:val="single" w:sz="4" w:space="0" w:color="000000"/>
              <w:left w:val="single" w:sz="4" w:space="0" w:color="000000"/>
              <w:bottom w:val="single" w:sz="4" w:space="0" w:color="000000"/>
              <w:right w:val="single" w:sz="4" w:space="0" w:color="000000"/>
            </w:tcBorders>
            <w:vAlign w:val="center"/>
          </w:tcPr>
          <w:p w14:paraId="517A2761" w14:textId="77777777" w:rsidR="00A10877" w:rsidRDefault="00F1289A" w:rsidP="00253C84">
            <w:pPr>
              <w:spacing w:after="120" w:line="276" w:lineRule="auto"/>
              <w:jc w:val="center"/>
              <w:rPr>
                <w:rFonts w:ascii="Times New Roman" w:hAnsi="Times New Roman"/>
                <w:sz w:val="26"/>
                <w:szCs w:val="26"/>
              </w:rPr>
            </w:pPr>
            <w:r>
              <w:rPr>
                <w:rFonts w:ascii="Times New Roman" w:hAnsi="Times New Roman"/>
                <w:sz w:val="26"/>
                <w:szCs w:val="26"/>
              </w:rPr>
              <w:t>6</w:t>
            </w:r>
          </w:p>
        </w:tc>
        <w:tc>
          <w:tcPr>
            <w:tcW w:w="1702" w:type="dxa"/>
            <w:tcBorders>
              <w:top w:val="single" w:sz="4" w:space="0" w:color="000000"/>
              <w:left w:val="single" w:sz="4" w:space="0" w:color="000000"/>
              <w:bottom w:val="single" w:sz="4" w:space="0" w:color="000000"/>
              <w:right w:val="single" w:sz="4" w:space="0" w:color="000000"/>
            </w:tcBorders>
            <w:vAlign w:val="center"/>
          </w:tcPr>
          <w:p w14:paraId="56458A68" w14:textId="77777777" w:rsidR="00A10877" w:rsidRDefault="00F1289A" w:rsidP="00253C84">
            <w:pPr>
              <w:spacing w:after="120" w:line="276" w:lineRule="auto"/>
              <w:jc w:val="center"/>
              <w:rPr>
                <w:rFonts w:ascii="Times New Roman" w:hAnsi="Times New Roman"/>
                <w:sz w:val="26"/>
                <w:szCs w:val="26"/>
              </w:rPr>
            </w:pPr>
            <w:r>
              <w:rPr>
                <w:rFonts w:ascii="Times New Roman" w:hAnsi="Times New Roman"/>
                <w:sz w:val="26"/>
                <w:szCs w:val="26"/>
              </w:rPr>
              <w:t>Biểu 06</w:t>
            </w:r>
          </w:p>
        </w:tc>
        <w:tc>
          <w:tcPr>
            <w:tcW w:w="7388" w:type="dxa"/>
            <w:tcBorders>
              <w:top w:val="single" w:sz="4" w:space="0" w:color="000000"/>
              <w:left w:val="single" w:sz="4" w:space="0" w:color="000000"/>
              <w:bottom w:val="single" w:sz="4" w:space="0" w:color="000000"/>
              <w:right w:val="single" w:sz="4" w:space="0" w:color="000000"/>
            </w:tcBorders>
            <w:vAlign w:val="center"/>
          </w:tcPr>
          <w:p w14:paraId="44DB8D46" w14:textId="77777777" w:rsidR="00A10877" w:rsidRDefault="00F1289A" w:rsidP="00253C84">
            <w:pPr>
              <w:spacing w:after="120" w:line="276" w:lineRule="auto"/>
              <w:rPr>
                <w:rFonts w:ascii="Times New Roman" w:hAnsi="Times New Roman"/>
                <w:sz w:val="26"/>
                <w:szCs w:val="26"/>
              </w:rPr>
            </w:pPr>
            <w:r>
              <w:rPr>
                <w:rFonts w:ascii="Times New Roman" w:hAnsi="Times New Roman"/>
                <w:sz w:val="26"/>
                <w:szCs w:val="26"/>
              </w:rPr>
              <w:t xml:space="preserve"> Mẫu bảo lãnh</w:t>
            </w:r>
          </w:p>
        </w:tc>
      </w:tr>
      <w:tr w:rsidR="00A10877" w14:paraId="4D7960B4" w14:textId="77777777">
        <w:tc>
          <w:tcPr>
            <w:tcW w:w="568" w:type="dxa"/>
            <w:tcBorders>
              <w:top w:val="single" w:sz="4" w:space="0" w:color="000000"/>
              <w:left w:val="single" w:sz="4" w:space="0" w:color="000000"/>
              <w:bottom w:val="single" w:sz="4" w:space="0" w:color="000000"/>
              <w:right w:val="single" w:sz="4" w:space="0" w:color="000000"/>
            </w:tcBorders>
            <w:vAlign w:val="center"/>
          </w:tcPr>
          <w:p w14:paraId="4569480E" w14:textId="77777777" w:rsidR="00A10877" w:rsidRDefault="00F1289A" w:rsidP="00253C84">
            <w:pPr>
              <w:spacing w:after="120" w:line="276" w:lineRule="auto"/>
              <w:jc w:val="center"/>
              <w:rPr>
                <w:rFonts w:ascii="Times New Roman" w:hAnsi="Times New Roman"/>
                <w:sz w:val="26"/>
                <w:szCs w:val="26"/>
              </w:rPr>
            </w:pPr>
            <w:r>
              <w:rPr>
                <w:rFonts w:ascii="Times New Roman" w:hAnsi="Times New Roman"/>
                <w:sz w:val="26"/>
                <w:szCs w:val="26"/>
              </w:rPr>
              <w:t>7</w:t>
            </w:r>
          </w:p>
        </w:tc>
        <w:tc>
          <w:tcPr>
            <w:tcW w:w="1702" w:type="dxa"/>
            <w:tcBorders>
              <w:top w:val="single" w:sz="4" w:space="0" w:color="000000"/>
              <w:left w:val="single" w:sz="4" w:space="0" w:color="000000"/>
              <w:bottom w:val="single" w:sz="4" w:space="0" w:color="000000"/>
              <w:right w:val="single" w:sz="4" w:space="0" w:color="000000"/>
            </w:tcBorders>
            <w:vAlign w:val="center"/>
          </w:tcPr>
          <w:p w14:paraId="72FE1FF1" w14:textId="77777777" w:rsidR="00A10877" w:rsidRDefault="00F1289A" w:rsidP="00253C84">
            <w:pPr>
              <w:spacing w:after="120" w:line="276" w:lineRule="auto"/>
              <w:jc w:val="center"/>
              <w:rPr>
                <w:rFonts w:ascii="Times New Roman" w:hAnsi="Times New Roman"/>
                <w:sz w:val="26"/>
                <w:szCs w:val="26"/>
              </w:rPr>
            </w:pPr>
            <w:r>
              <w:rPr>
                <w:rFonts w:ascii="Times New Roman" w:hAnsi="Times New Roman"/>
                <w:sz w:val="26"/>
                <w:szCs w:val="26"/>
              </w:rPr>
              <w:t>Biểu 07</w:t>
            </w:r>
          </w:p>
        </w:tc>
        <w:tc>
          <w:tcPr>
            <w:tcW w:w="7388" w:type="dxa"/>
            <w:tcBorders>
              <w:top w:val="single" w:sz="4" w:space="0" w:color="000000"/>
              <w:left w:val="single" w:sz="4" w:space="0" w:color="000000"/>
              <w:bottom w:val="single" w:sz="4" w:space="0" w:color="000000"/>
              <w:right w:val="single" w:sz="4" w:space="0" w:color="000000"/>
            </w:tcBorders>
            <w:vAlign w:val="center"/>
          </w:tcPr>
          <w:p w14:paraId="1A1C5F1B" w14:textId="77777777" w:rsidR="00A10877" w:rsidRDefault="00F1289A" w:rsidP="00253C84">
            <w:pPr>
              <w:spacing w:after="120" w:line="276" w:lineRule="auto"/>
              <w:rPr>
                <w:rFonts w:ascii="Times New Roman" w:hAnsi="Times New Roman"/>
                <w:sz w:val="26"/>
                <w:szCs w:val="26"/>
              </w:rPr>
            </w:pPr>
            <w:r>
              <w:rPr>
                <w:rFonts w:ascii="Times New Roman" w:hAnsi="Times New Roman"/>
                <w:sz w:val="26"/>
                <w:szCs w:val="26"/>
              </w:rPr>
              <w:t xml:space="preserve"> Danh mục, thương hiệu vật tư chính do Bên B cung cấp</w:t>
            </w:r>
          </w:p>
        </w:tc>
      </w:tr>
      <w:tr w:rsidR="00A10877" w14:paraId="72B45B41" w14:textId="77777777">
        <w:tc>
          <w:tcPr>
            <w:tcW w:w="568" w:type="dxa"/>
            <w:tcBorders>
              <w:top w:val="single" w:sz="4" w:space="0" w:color="000000"/>
              <w:left w:val="single" w:sz="4" w:space="0" w:color="000000"/>
              <w:bottom w:val="single" w:sz="4" w:space="0" w:color="000000"/>
              <w:right w:val="single" w:sz="4" w:space="0" w:color="000000"/>
            </w:tcBorders>
            <w:vAlign w:val="center"/>
          </w:tcPr>
          <w:p w14:paraId="447FC7AF" w14:textId="77777777" w:rsidR="00A10877" w:rsidRDefault="00F1289A" w:rsidP="00253C84">
            <w:pPr>
              <w:spacing w:after="120" w:line="276" w:lineRule="auto"/>
              <w:jc w:val="center"/>
              <w:rPr>
                <w:rFonts w:ascii="Times New Roman" w:hAnsi="Times New Roman"/>
                <w:sz w:val="26"/>
                <w:szCs w:val="26"/>
                <w:highlight w:val="yellow"/>
              </w:rPr>
            </w:pPr>
            <w:r>
              <w:rPr>
                <w:rFonts w:ascii="Times New Roman" w:hAnsi="Times New Roman"/>
                <w:sz w:val="26"/>
                <w:szCs w:val="26"/>
                <w:highlight w:val="yellow"/>
              </w:rPr>
              <w:t>8</w:t>
            </w:r>
          </w:p>
        </w:tc>
        <w:tc>
          <w:tcPr>
            <w:tcW w:w="1702" w:type="dxa"/>
            <w:tcBorders>
              <w:top w:val="single" w:sz="4" w:space="0" w:color="000000"/>
              <w:left w:val="single" w:sz="4" w:space="0" w:color="000000"/>
              <w:bottom w:val="single" w:sz="4" w:space="0" w:color="000000"/>
              <w:right w:val="single" w:sz="4" w:space="0" w:color="000000"/>
            </w:tcBorders>
            <w:vAlign w:val="center"/>
          </w:tcPr>
          <w:p w14:paraId="751C6CCC" w14:textId="77777777" w:rsidR="00A10877" w:rsidRDefault="00F1289A" w:rsidP="00253C84">
            <w:pPr>
              <w:spacing w:after="120" w:line="276" w:lineRule="auto"/>
              <w:jc w:val="center"/>
              <w:rPr>
                <w:rFonts w:ascii="Times New Roman" w:hAnsi="Times New Roman"/>
                <w:sz w:val="26"/>
                <w:szCs w:val="26"/>
                <w:highlight w:val="yellow"/>
              </w:rPr>
            </w:pPr>
            <w:r>
              <w:rPr>
                <w:rFonts w:ascii="Times New Roman" w:hAnsi="Times New Roman"/>
                <w:sz w:val="26"/>
                <w:szCs w:val="26"/>
                <w:highlight w:val="yellow"/>
              </w:rPr>
              <w:t>Biểu 08</w:t>
            </w:r>
          </w:p>
        </w:tc>
        <w:tc>
          <w:tcPr>
            <w:tcW w:w="7388" w:type="dxa"/>
            <w:tcBorders>
              <w:top w:val="single" w:sz="4" w:space="0" w:color="000000"/>
              <w:left w:val="single" w:sz="4" w:space="0" w:color="000000"/>
              <w:bottom w:val="single" w:sz="4" w:space="0" w:color="000000"/>
              <w:right w:val="single" w:sz="4" w:space="0" w:color="000000"/>
            </w:tcBorders>
            <w:vAlign w:val="center"/>
          </w:tcPr>
          <w:p w14:paraId="5E86C159" w14:textId="77777777" w:rsidR="00A10877" w:rsidRDefault="00F1289A" w:rsidP="00253C84">
            <w:pPr>
              <w:spacing w:after="120" w:line="276" w:lineRule="auto"/>
              <w:rPr>
                <w:rFonts w:ascii="Times New Roman" w:hAnsi="Times New Roman"/>
                <w:sz w:val="26"/>
                <w:szCs w:val="26"/>
                <w:highlight w:val="yellow"/>
              </w:rPr>
            </w:pPr>
            <w:r>
              <w:rPr>
                <w:rFonts w:ascii="Times New Roman" w:hAnsi="Times New Roman"/>
                <w:sz w:val="26"/>
                <w:szCs w:val="26"/>
                <w:highlight w:val="yellow"/>
              </w:rPr>
              <w:t xml:space="preserve"> Tiến độ thỏa thuận</w:t>
            </w:r>
          </w:p>
        </w:tc>
      </w:tr>
      <w:tr w:rsidR="00A10877" w14:paraId="66BF00EC" w14:textId="77777777">
        <w:tc>
          <w:tcPr>
            <w:tcW w:w="568" w:type="dxa"/>
            <w:tcBorders>
              <w:top w:val="single" w:sz="4" w:space="0" w:color="000000"/>
              <w:left w:val="single" w:sz="4" w:space="0" w:color="000000"/>
              <w:bottom w:val="single" w:sz="4" w:space="0" w:color="000000"/>
              <w:right w:val="single" w:sz="4" w:space="0" w:color="000000"/>
            </w:tcBorders>
            <w:vAlign w:val="center"/>
          </w:tcPr>
          <w:p w14:paraId="0C1DCA59" w14:textId="77777777" w:rsidR="00A10877" w:rsidRDefault="00F1289A" w:rsidP="00253C84">
            <w:pPr>
              <w:spacing w:after="120" w:line="276" w:lineRule="auto"/>
              <w:jc w:val="center"/>
              <w:rPr>
                <w:rFonts w:ascii="Times New Roman" w:hAnsi="Times New Roman"/>
                <w:sz w:val="26"/>
                <w:szCs w:val="26"/>
                <w:highlight w:val="yellow"/>
              </w:rPr>
            </w:pPr>
            <w:r>
              <w:rPr>
                <w:rFonts w:ascii="Times New Roman" w:hAnsi="Times New Roman"/>
                <w:sz w:val="26"/>
                <w:szCs w:val="26"/>
                <w:highlight w:val="yellow"/>
              </w:rPr>
              <w:t>9</w:t>
            </w:r>
          </w:p>
        </w:tc>
        <w:tc>
          <w:tcPr>
            <w:tcW w:w="1702" w:type="dxa"/>
            <w:tcBorders>
              <w:top w:val="single" w:sz="4" w:space="0" w:color="000000"/>
              <w:left w:val="single" w:sz="4" w:space="0" w:color="000000"/>
              <w:bottom w:val="single" w:sz="4" w:space="0" w:color="000000"/>
              <w:right w:val="single" w:sz="4" w:space="0" w:color="000000"/>
            </w:tcBorders>
            <w:vAlign w:val="center"/>
          </w:tcPr>
          <w:p w14:paraId="6DE86403" w14:textId="77777777" w:rsidR="00A10877" w:rsidRDefault="00F1289A" w:rsidP="00253C84">
            <w:pPr>
              <w:spacing w:after="120" w:line="276" w:lineRule="auto"/>
              <w:jc w:val="center"/>
              <w:rPr>
                <w:rFonts w:ascii="Times New Roman" w:hAnsi="Times New Roman"/>
                <w:sz w:val="26"/>
                <w:szCs w:val="26"/>
                <w:highlight w:val="yellow"/>
              </w:rPr>
            </w:pPr>
            <w:r>
              <w:rPr>
                <w:rFonts w:ascii="Times New Roman" w:hAnsi="Times New Roman"/>
                <w:sz w:val="26"/>
                <w:szCs w:val="26"/>
                <w:highlight w:val="yellow"/>
              </w:rPr>
              <w:t>Biểu 09</w:t>
            </w:r>
          </w:p>
        </w:tc>
        <w:tc>
          <w:tcPr>
            <w:tcW w:w="7388" w:type="dxa"/>
            <w:tcBorders>
              <w:top w:val="single" w:sz="4" w:space="0" w:color="000000"/>
              <w:left w:val="single" w:sz="4" w:space="0" w:color="000000"/>
              <w:bottom w:val="single" w:sz="4" w:space="0" w:color="000000"/>
              <w:right w:val="single" w:sz="4" w:space="0" w:color="000000"/>
            </w:tcBorders>
            <w:vAlign w:val="center"/>
          </w:tcPr>
          <w:p w14:paraId="0751C353" w14:textId="77777777" w:rsidR="00A10877" w:rsidRDefault="00F1289A" w:rsidP="00253C84">
            <w:pPr>
              <w:spacing w:after="120" w:line="276" w:lineRule="auto"/>
              <w:rPr>
                <w:rFonts w:ascii="Times New Roman" w:hAnsi="Times New Roman"/>
                <w:sz w:val="26"/>
                <w:szCs w:val="26"/>
                <w:highlight w:val="yellow"/>
              </w:rPr>
            </w:pPr>
            <w:r>
              <w:rPr>
                <w:rFonts w:ascii="Times New Roman" w:hAnsi="Times New Roman"/>
                <w:sz w:val="26"/>
                <w:szCs w:val="26"/>
                <w:highlight w:val="yellow"/>
              </w:rPr>
              <w:t xml:space="preserve"> Chỉ dẫn kỹ thuật</w:t>
            </w:r>
          </w:p>
        </w:tc>
      </w:tr>
      <w:tr w:rsidR="00A10877" w14:paraId="427C5E23" w14:textId="77777777">
        <w:tc>
          <w:tcPr>
            <w:tcW w:w="568" w:type="dxa"/>
            <w:tcBorders>
              <w:top w:val="single" w:sz="4" w:space="0" w:color="000000"/>
              <w:left w:val="single" w:sz="4" w:space="0" w:color="000000"/>
              <w:bottom w:val="single" w:sz="4" w:space="0" w:color="000000"/>
              <w:right w:val="single" w:sz="4" w:space="0" w:color="000000"/>
            </w:tcBorders>
            <w:vAlign w:val="center"/>
          </w:tcPr>
          <w:p w14:paraId="4893394C" w14:textId="77777777" w:rsidR="00A10877" w:rsidRDefault="00F1289A" w:rsidP="00253C84">
            <w:pPr>
              <w:spacing w:after="120" w:line="276" w:lineRule="auto"/>
              <w:jc w:val="center"/>
              <w:rPr>
                <w:rFonts w:ascii="Times New Roman" w:hAnsi="Times New Roman"/>
                <w:sz w:val="26"/>
                <w:szCs w:val="26"/>
                <w:highlight w:val="yellow"/>
              </w:rPr>
            </w:pPr>
            <w:r>
              <w:rPr>
                <w:rFonts w:ascii="Times New Roman" w:hAnsi="Times New Roman"/>
                <w:sz w:val="26"/>
                <w:szCs w:val="26"/>
                <w:highlight w:val="yellow"/>
              </w:rPr>
              <w:t>10</w:t>
            </w:r>
          </w:p>
        </w:tc>
        <w:tc>
          <w:tcPr>
            <w:tcW w:w="1702" w:type="dxa"/>
            <w:tcBorders>
              <w:top w:val="single" w:sz="4" w:space="0" w:color="000000"/>
              <w:left w:val="single" w:sz="4" w:space="0" w:color="000000"/>
              <w:bottom w:val="single" w:sz="4" w:space="0" w:color="000000"/>
              <w:right w:val="single" w:sz="4" w:space="0" w:color="000000"/>
            </w:tcBorders>
            <w:vAlign w:val="center"/>
          </w:tcPr>
          <w:p w14:paraId="5309F119" w14:textId="77777777" w:rsidR="00A10877" w:rsidRDefault="00F1289A" w:rsidP="00253C84">
            <w:pPr>
              <w:spacing w:after="120" w:line="276" w:lineRule="auto"/>
              <w:jc w:val="center"/>
              <w:rPr>
                <w:rFonts w:ascii="Times New Roman" w:hAnsi="Times New Roman"/>
                <w:sz w:val="26"/>
                <w:szCs w:val="26"/>
                <w:highlight w:val="yellow"/>
              </w:rPr>
            </w:pPr>
            <w:r>
              <w:rPr>
                <w:rFonts w:ascii="Times New Roman" w:hAnsi="Times New Roman"/>
                <w:sz w:val="26"/>
                <w:szCs w:val="26"/>
                <w:highlight w:val="yellow"/>
              </w:rPr>
              <w:t>Biểu 10</w:t>
            </w:r>
          </w:p>
        </w:tc>
        <w:tc>
          <w:tcPr>
            <w:tcW w:w="7388" w:type="dxa"/>
            <w:tcBorders>
              <w:top w:val="single" w:sz="4" w:space="0" w:color="000000"/>
              <w:left w:val="single" w:sz="4" w:space="0" w:color="000000"/>
              <w:bottom w:val="single" w:sz="4" w:space="0" w:color="000000"/>
              <w:right w:val="single" w:sz="4" w:space="0" w:color="000000"/>
            </w:tcBorders>
            <w:vAlign w:val="center"/>
          </w:tcPr>
          <w:p w14:paraId="3F7339C7" w14:textId="77777777" w:rsidR="00A10877" w:rsidRDefault="00F1289A" w:rsidP="00253C84">
            <w:pPr>
              <w:spacing w:after="120" w:line="276" w:lineRule="auto"/>
              <w:rPr>
                <w:rFonts w:ascii="Times New Roman" w:hAnsi="Times New Roman"/>
                <w:sz w:val="26"/>
                <w:szCs w:val="26"/>
                <w:highlight w:val="yellow"/>
              </w:rPr>
            </w:pPr>
            <w:r>
              <w:rPr>
                <w:rFonts w:ascii="Times New Roman" w:hAnsi="Times New Roman"/>
                <w:sz w:val="26"/>
                <w:szCs w:val="26"/>
                <w:highlight w:val="yellow"/>
              </w:rPr>
              <w:t xml:space="preserve"> Bản vẽ thiết kế</w:t>
            </w:r>
          </w:p>
        </w:tc>
      </w:tr>
      <w:tr w:rsidR="00A10877" w14:paraId="4F12A2B2" w14:textId="77777777">
        <w:tc>
          <w:tcPr>
            <w:tcW w:w="568" w:type="dxa"/>
            <w:tcBorders>
              <w:top w:val="single" w:sz="4" w:space="0" w:color="000000"/>
              <w:left w:val="single" w:sz="4" w:space="0" w:color="000000"/>
              <w:bottom w:val="single" w:sz="4" w:space="0" w:color="000000"/>
              <w:right w:val="single" w:sz="4" w:space="0" w:color="000000"/>
            </w:tcBorders>
            <w:vAlign w:val="center"/>
          </w:tcPr>
          <w:p w14:paraId="38342C32" w14:textId="77777777" w:rsidR="00A10877" w:rsidRDefault="00F1289A" w:rsidP="00253C84">
            <w:pPr>
              <w:spacing w:after="120" w:line="276" w:lineRule="auto"/>
              <w:jc w:val="center"/>
              <w:rPr>
                <w:rFonts w:ascii="Times New Roman" w:hAnsi="Times New Roman"/>
                <w:sz w:val="26"/>
                <w:szCs w:val="26"/>
                <w:highlight w:val="yellow"/>
              </w:rPr>
            </w:pPr>
            <w:r>
              <w:rPr>
                <w:rFonts w:ascii="Times New Roman" w:hAnsi="Times New Roman"/>
                <w:sz w:val="26"/>
                <w:szCs w:val="26"/>
                <w:highlight w:val="yellow"/>
              </w:rPr>
              <w:t>11</w:t>
            </w:r>
          </w:p>
        </w:tc>
        <w:tc>
          <w:tcPr>
            <w:tcW w:w="1702" w:type="dxa"/>
            <w:tcBorders>
              <w:top w:val="single" w:sz="4" w:space="0" w:color="000000"/>
              <w:left w:val="single" w:sz="4" w:space="0" w:color="000000"/>
              <w:bottom w:val="single" w:sz="4" w:space="0" w:color="000000"/>
              <w:right w:val="single" w:sz="4" w:space="0" w:color="000000"/>
            </w:tcBorders>
            <w:vAlign w:val="center"/>
          </w:tcPr>
          <w:p w14:paraId="44905EF1" w14:textId="77777777" w:rsidR="00A10877" w:rsidRDefault="00F1289A" w:rsidP="00253C84">
            <w:pPr>
              <w:spacing w:after="120" w:line="276" w:lineRule="auto"/>
              <w:jc w:val="center"/>
              <w:rPr>
                <w:rFonts w:ascii="Times New Roman" w:hAnsi="Times New Roman"/>
                <w:sz w:val="26"/>
                <w:szCs w:val="26"/>
                <w:highlight w:val="yellow"/>
              </w:rPr>
            </w:pPr>
            <w:r>
              <w:rPr>
                <w:rFonts w:ascii="Times New Roman" w:hAnsi="Times New Roman"/>
                <w:sz w:val="26"/>
                <w:szCs w:val="26"/>
                <w:highlight w:val="yellow"/>
              </w:rPr>
              <w:t>Biểu 11</w:t>
            </w:r>
          </w:p>
        </w:tc>
        <w:tc>
          <w:tcPr>
            <w:tcW w:w="7388" w:type="dxa"/>
            <w:tcBorders>
              <w:top w:val="single" w:sz="4" w:space="0" w:color="000000"/>
              <w:left w:val="single" w:sz="4" w:space="0" w:color="000000"/>
              <w:bottom w:val="single" w:sz="4" w:space="0" w:color="000000"/>
              <w:right w:val="single" w:sz="4" w:space="0" w:color="000000"/>
            </w:tcBorders>
            <w:vAlign w:val="center"/>
          </w:tcPr>
          <w:p w14:paraId="71972927" w14:textId="77777777" w:rsidR="00A10877" w:rsidRDefault="00F1289A" w:rsidP="00253C84">
            <w:pPr>
              <w:spacing w:after="120" w:line="276" w:lineRule="auto"/>
              <w:rPr>
                <w:rFonts w:ascii="Times New Roman" w:hAnsi="Times New Roman"/>
                <w:sz w:val="26"/>
                <w:szCs w:val="26"/>
              </w:rPr>
            </w:pPr>
            <w:r>
              <w:rPr>
                <w:rFonts w:ascii="Times New Roman" w:hAnsi="Times New Roman"/>
                <w:sz w:val="26"/>
                <w:szCs w:val="26"/>
                <w:highlight w:val="yellow"/>
              </w:rPr>
              <w:t xml:space="preserve"> Các tài liệu khác</w:t>
            </w:r>
          </w:p>
        </w:tc>
      </w:tr>
    </w:tbl>
    <w:p w14:paraId="18F8654D" w14:textId="77777777" w:rsidR="00A10877" w:rsidRDefault="00A10877" w:rsidP="00253C84">
      <w:pPr>
        <w:spacing w:after="120" w:line="276" w:lineRule="auto"/>
        <w:jc w:val="both"/>
        <w:rPr>
          <w:rFonts w:ascii="Times New Roman" w:hAnsi="Times New Roman"/>
          <w:sz w:val="26"/>
          <w:szCs w:val="26"/>
          <w:lang w:val="nl-NL"/>
        </w:rPr>
      </w:pPr>
    </w:p>
    <w:p w14:paraId="0C52FE43" w14:textId="77777777" w:rsidR="00A10877" w:rsidRDefault="00A10877" w:rsidP="00253C84">
      <w:pPr>
        <w:spacing w:after="120" w:line="276" w:lineRule="auto"/>
        <w:jc w:val="both"/>
        <w:rPr>
          <w:rFonts w:ascii="Times New Roman" w:hAnsi="Times New Roman"/>
          <w:sz w:val="26"/>
          <w:szCs w:val="26"/>
          <w:lang w:val="nl-NL"/>
        </w:rPr>
      </w:pPr>
    </w:p>
    <w:p w14:paraId="66F10829" w14:textId="77777777" w:rsidR="00A10877" w:rsidRDefault="00A10877" w:rsidP="00253C84">
      <w:pPr>
        <w:spacing w:after="120" w:line="276" w:lineRule="auto"/>
        <w:jc w:val="both"/>
        <w:rPr>
          <w:rFonts w:ascii="Times New Roman" w:hAnsi="Times New Roman"/>
          <w:sz w:val="26"/>
          <w:szCs w:val="26"/>
          <w:lang w:val="nl-NL"/>
        </w:rPr>
      </w:pPr>
    </w:p>
    <w:p w14:paraId="47D2F319" w14:textId="77777777" w:rsidR="00A10877" w:rsidRDefault="00A10877" w:rsidP="00253C84">
      <w:pPr>
        <w:spacing w:after="120" w:line="276" w:lineRule="auto"/>
        <w:jc w:val="both"/>
        <w:rPr>
          <w:rFonts w:ascii="Times New Roman" w:hAnsi="Times New Roman"/>
          <w:sz w:val="26"/>
          <w:szCs w:val="26"/>
          <w:lang w:val="nl-NL"/>
        </w:rPr>
      </w:pPr>
    </w:p>
    <w:p w14:paraId="02C4D6A2" w14:textId="77777777" w:rsidR="00A10877" w:rsidRDefault="00A10877" w:rsidP="00253C84">
      <w:pPr>
        <w:spacing w:after="120" w:line="276" w:lineRule="auto"/>
        <w:jc w:val="both"/>
        <w:rPr>
          <w:rFonts w:ascii="Times New Roman" w:hAnsi="Times New Roman"/>
          <w:sz w:val="26"/>
          <w:szCs w:val="26"/>
          <w:lang w:val="nl-NL"/>
        </w:rPr>
      </w:pPr>
    </w:p>
    <w:p w14:paraId="546AC271" w14:textId="77777777" w:rsidR="00A10877" w:rsidRDefault="00A10877" w:rsidP="00253C84">
      <w:pPr>
        <w:spacing w:after="120" w:line="276" w:lineRule="auto"/>
        <w:jc w:val="both"/>
        <w:rPr>
          <w:rFonts w:ascii="Times New Roman" w:hAnsi="Times New Roman"/>
          <w:sz w:val="26"/>
          <w:szCs w:val="26"/>
          <w:lang w:val="nl-NL"/>
        </w:rPr>
      </w:pPr>
    </w:p>
    <w:p w14:paraId="1EB24EBC" w14:textId="77777777" w:rsidR="00A10877" w:rsidRDefault="00A10877" w:rsidP="00253C84">
      <w:pPr>
        <w:spacing w:after="120" w:line="276" w:lineRule="auto"/>
        <w:jc w:val="both"/>
        <w:rPr>
          <w:rFonts w:ascii="Times New Roman" w:hAnsi="Times New Roman"/>
          <w:sz w:val="26"/>
          <w:szCs w:val="26"/>
          <w:lang w:val="nl-NL"/>
        </w:rPr>
      </w:pPr>
    </w:p>
    <w:p w14:paraId="39833912" w14:textId="77777777" w:rsidR="00A10877" w:rsidRDefault="00A10877" w:rsidP="00253C84">
      <w:pPr>
        <w:spacing w:after="120" w:line="276" w:lineRule="auto"/>
        <w:jc w:val="both"/>
        <w:rPr>
          <w:rFonts w:ascii="Times New Roman" w:hAnsi="Times New Roman"/>
          <w:sz w:val="26"/>
          <w:szCs w:val="26"/>
          <w:lang w:val="nl-NL"/>
        </w:rPr>
      </w:pPr>
    </w:p>
    <w:p w14:paraId="7A3138E8" w14:textId="77777777" w:rsidR="00A10877" w:rsidRDefault="00A10877" w:rsidP="00253C84">
      <w:pPr>
        <w:spacing w:after="120" w:line="276" w:lineRule="auto"/>
        <w:jc w:val="both"/>
        <w:rPr>
          <w:rFonts w:ascii="Times New Roman" w:hAnsi="Times New Roman"/>
          <w:sz w:val="26"/>
          <w:szCs w:val="26"/>
          <w:lang w:val="nl-NL"/>
        </w:rPr>
      </w:pPr>
    </w:p>
    <w:p w14:paraId="4D612686" w14:textId="77777777" w:rsidR="00A10877" w:rsidRDefault="00A10877" w:rsidP="00253C84">
      <w:pPr>
        <w:spacing w:after="120" w:line="276" w:lineRule="auto"/>
        <w:jc w:val="both"/>
        <w:rPr>
          <w:rFonts w:ascii="Times New Roman" w:hAnsi="Times New Roman"/>
          <w:sz w:val="26"/>
          <w:szCs w:val="26"/>
          <w:lang w:val="nl-NL"/>
        </w:rPr>
      </w:pPr>
    </w:p>
    <w:p w14:paraId="230FC177" w14:textId="77777777" w:rsidR="00A10877" w:rsidRDefault="00A10877" w:rsidP="00253C84">
      <w:pPr>
        <w:spacing w:after="120" w:line="276" w:lineRule="auto"/>
        <w:jc w:val="both"/>
        <w:rPr>
          <w:rFonts w:ascii="Times New Roman" w:hAnsi="Times New Roman"/>
          <w:sz w:val="26"/>
          <w:szCs w:val="26"/>
          <w:lang w:val="nl-NL"/>
        </w:rPr>
      </w:pPr>
    </w:p>
    <w:p w14:paraId="2E7DC374" w14:textId="77777777" w:rsidR="00A10877" w:rsidRDefault="00A10877" w:rsidP="00253C84">
      <w:pPr>
        <w:spacing w:after="120" w:line="276" w:lineRule="auto"/>
        <w:rPr>
          <w:rFonts w:ascii="Times New Roman" w:hAnsi="Times New Roman"/>
          <w:sz w:val="26"/>
          <w:szCs w:val="26"/>
          <w:lang w:val="nl-NL"/>
        </w:rPr>
      </w:pPr>
    </w:p>
    <w:p w14:paraId="29C00F16" w14:textId="77777777" w:rsidR="00A10877" w:rsidRDefault="00A10877" w:rsidP="00253C84">
      <w:pPr>
        <w:spacing w:after="120" w:line="276" w:lineRule="auto"/>
        <w:jc w:val="center"/>
        <w:rPr>
          <w:rFonts w:ascii="Times New Roman" w:hAnsi="Times New Roman"/>
          <w:b/>
          <w:bCs/>
          <w:sz w:val="26"/>
          <w:szCs w:val="26"/>
          <w:highlight w:val="yellow"/>
          <w:lang w:val="nl-NL"/>
        </w:rPr>
      </w:pPr>
    </w:p>
    <w:p w14:paraId="480F7F95" w14:textId="77777777" w:rsidR="00A10877" w:rsidRDefault="00A10877" w:rsidP="00253C84">
      <w:pPr>
        <w:spacing w:after="120" w:line="276" w:lineRule="auto"/>
        <w:jc w:val="center"/>
        <w:rPr>
          <w:rFonts w:ascii="Times New Roman" w:hAnsi="Times New Roman"/>
          <w:b/>
          <w:bCs/>
          <w:sz w:val="26"/>
          <w:szCs w:val="26"/>
          <w:highlight w:val="yellow"/>
          <w:lang w:val="nl-NL"/>
        </w:rPr>
      </w:pPr>
    </w:p>
    <w:p w14:paraId="159E40A3" w14:textId="77777777" w:rsidR="00A10877" w:rsidRDefault="00A10877" w:rsidP="00253C84">
      <w:pPr>
        <w:spacing w:after="120" w:line="276" w:lineRule="auto"/>
        <w:jc w:val="center"/>
        <w:rPr>
          <w:rFonts w:ascii="Times New Roman" w:hAnsi="Times New Roman"/>
          <w:b/>
          <w:bCs/>
          <w:sz w:val="26"/>
          <w:szCs w:val="26"/>
          <w:highlight w:val="yellow"/>
          <w:lang w:val="nl-NL"/>
        </w:rPr>
      </w:pPr>
    </w:p>
    <w:p w14:paraId="732267F5" w14:textId="77777777" w:rsidR="00A10877" w:rsidRDefault="00A10877" w:rsidP="00253C84">
      <w:pPr>
        <w:spacing w:after="120" w:line="276" w:lineRule="auto"/>
        <w:jc w:val="center"/>
        <w:rPr>
          <w:rFonts w:ascii="Times New Roman" w:hAnsi="Times New Roman"/>
          <w:b/>
          <w:bCs/>
          <w:sz w:val="26"/>
          <w:szCs w:val="26"/>
          <w:highlight w:val="yellow"/>
          <w:lang w:val="nl-NL"/>
        </w:rPr>
      </w:pPr>
    </w:p>
    <w:p w14:paraId="09FB0B6F" w14:textId="77777777" w:rsidR="00A10877" w:rsidRDefault="00A10877" w:rsidP="00253C84">
      <w:pPr>
        <w:spacing w:after="120" w:line="276" w:lineRule="auto"/>
        <w:jc w:val="center"/>
        <w:rPr>
          <w:rFonts w:ascii="Times New Roman" w:hAnsi="Times New Roman"/>
          <w:b/>
          <w:bCs/>
          <w:sz w:val="26"/>
          <w:szCs w:val="26"/>
          <w:highlight w:val="yellow"/>
          <w:lang w:val="nl-NL"/>
        </w:rPr>
      </w:pPr>
    </w:p>
    <w:p w14:paraId="7EF24450" w14:textId="77777777" w:rsidR="00A10877" w:rsidRDefault="00A10877" w:rsidP="00253C84">
      <w:pPr>
        <w:spacing w:after="120" w:line="276" w:lineRule="auto"/>
        <w:jc w:val="center"/>
        <w:rPr>
          <w:rFonts w:ascii="Times New Roman" w:hAnsi="Times New Roman"/>
          <w:b/>
          <w:bCs/>
          <w:sz w:val="26"/>
          <w:szCs w:val="26"/>
          <w:highlight w:val="yellow"/>
          <w:lang w:val="nl-NL"/>
        </w:rPr>
      </w:pPr>
    </w:p>
    <w:p w14:paraId="2F33AA99" w14:textId="77777777" w:rsidR="00A10877" w:rsidRDefault="00F1289A" w:rsidP="00253C84">
      <w:pPr>
        <w:spacing w:after="120" w:line="276" w:lineRule="auto"/>
        <w:jc w:val="center"/>
        <w:rPr>
          <w:rFonts w:ascii="Times New Roman" w:hAnsi="Times New Roman"/>
          <w:b/>
          <w:bCs/>
          <w:sz w:val="26"/>
          <w:szCs w:val="26"/>
          <w:lang w:val="nl-NL"/>
        </w:rPr>
      </w:pPr>
      <w:r>
        <w:rPr>
          <w:rFonts w:ascii="Times New Roman" w:hAnsi="Times New Roman"/>
          <w:b/>
          <w:bCs/>
          <w:sz w:val="26"/>
          <w:szCs w:val="26"/>
          <w:highlight w:val="yellow"/>
          <w:lang w:val="nl-NL"/>
        </w:rPr>
        <w:lastRenderedPageBreak/>
        <w:t>BIỂU 01</w:t>
      </w:r>
    </w:p>
    <w:p w14:paraId="6C247B08" w14:textId="77777777" w:rsidR="00A10877" w:rsidRDefault="00F1289A" w:rsidP="00253C84">
      <w:pPr>
        <w:spacing w:after="120" w:line="276" w:lineRule="auto"/>
        <w:jc w:val="center"/>
        <w:rPr>
          <w:rFonts w:ascii="Times New Roman" w:hAnsi="Times New Roman"/>
          <w:b/>
          <w:bCs/>
          <w:sz w:val="26"/>
          <w:szCs w:val="26"/>
          <w:highlight w:val="yellow"/>
          <w:lang w:val="nl-NL"/>
        </w:rPr>
      </w:pPr>
      <w:r>
        <w:rPr>
          <w:rFonts w:ascii="Times New Roman" w:hAnsi="Times New Roman"/>
          <w:b/>
          <w:bCs/>
          <w:sz w:val="26"/>
          <w:szCs w:val="26"/>
          <w:highlight w:val="yellow"/>
          <w:lang w:val="nl-NL"/>
        </w:rPr>
        <w:t>BIỂU CHI TIẾT GIÁ HỢP ĐỒNG</w:t>
      </w:r>
    </w:p>
    <w:p w14:paraId="4E90DEBC" w14:textId="634A2E42" w:rsidR="00A10877" w:rsidRDefault="00F1289A" w:rsidP="00253C84">
      <w:pPr>
        <w:spacing w:after="120" w:line="276" w:lineRule="auto"/>
        <w:jc w:val="center"/>
        <w:rPr>
          <w:rFonts w:ascii="Times New Roman" w:hAnsi="Times New Roman"/>
          <w:bCs/>
          <w:i/>
          <w:sz w:val="26"/>
          <w:szCs w:val="26"/>
          <w:lang w:val="nl-NL"/>
        </w:rPr>
      </w:pPr>
      <w:r>
        <w:rPr>
          <w:rFonts w:ascii="Times New Roman" w:hAnsi="Times New Roman"/>
          <w:bCs/>
          <w:i/>
          <w:sz w:val="26"/>
          <w:szCs w:val="26"/>
          <w:highlight w:val="yellow"/>
          <w:lang w:val="nl-NL"/>
        </w:rPr>
        <w:t>(Kèm theo hợp đồng số……..…/</w:t>
      </w:r>
      <w:r w:rsidR="005740C8">
        <w:rPr>
          <w:rFonts w:ascii="Times New Roman" w:hAnsi="Times New Roman"/>
          <w:bCs/>
          <w:i/>
          <w:sz w:val="26"/>
          <w:szCs w:val="26"/>
          <w:highlight w:val="yellow"/>
          <w:lang w:val="nl-NL"/>
        </w:rPr>
        <w:t>2026/HĐXD/VNCNEC-PHC</w:t>
      </w:r>
      <w:r>
        <w:rPr>
          <w:rFonts w:ascii="Times New Roman" w:hAnsi="Times New Roman"/>
          <w:bCs/>
          <w:i/>
          <w:sz w:val="26"/>
          <w:szCs w:val="26"/>
          <w:highlight w:val="yellow"/>
          <w:lang w:val="nl-NL"/>
        </w:rPr>
        <w:t xml:space="preserve"> ngày……tháng……năm 2026)</w:t>
      </w:r>
    </w:p>
    <w:p w14:paraId="26BDC3D1" w14:textId="77777777" w:rsidR="00A10877" w:rsidRDefault="00F1289A" w:rsidP="00253C84">
      <w:pPr>
        <w:spacing w:after="120" w:line="276" w:lineRule="auto"/>
        <w:jc w:val="both"/>
        <w:rPr>
          <w:rFonts w:ascii="Times New Roman" w:hAnsi="Times New Roman"/>
          <w:sz w:val="26"/>
          <w:szCs w:val="26"/>
        </w:rPr>
      </w:pPr>
      <w:r>
        <w:rPr>
          <w:rFonts w:ascii="Times New Roman" w:hAnsi="Times New Roman"/>
          <w:sz w:val="26"/>
          <w:szCs w:val="26"/>
        </w:rPr>
        <w:t>Dự án: Xây dựng nhà ở cho lực lượng vũ trang Công an nhân dân tại ô đất C3-ODK3 và C3-ODK4 thuộc phân khu đô thị H2-4, Phường Yên Sở, Thành phố Hà Nội.</w:t>
      </w:r>
    </w:p>
    <w:p w14:paraId="590DE385" w14:textId="3F72FD15" w:rsidR="00A10877" w:rsidRDefault="00F1289A" w:rsidP="00253C84">
      <w:pPr>
        <w:spacing w:after="120" w:line="276" w:lineRule="auto"/>
        <w:jc w:val="both"/>
        <w:rPr>
          <w:rFonts w:ascii="Times New Roman" w:hAnsi="Times New Roman"/>
          <w:sz w:val="26"/>
          <w:szCs w:val="26"/>
        </w:rPr>
      </w:pPr>
      <w:r>
        <w:rPr>
          <w:rFonts w:ascii="Times New Roman" w:hAnsi="Times New Roman"/>
          <w:sz w:val="26"/>
          <w:szCs w:val="26"/>
        </w:rPr>
        <w:t xml:space="preserve">Gói thầu: Thi công hệ cừ, văng chống, kết cấu </w:t>
      </w:r>
      <w:r w:rsidR="005740C8">
        <w:rPr>
          <w:rFonts w:ascii="Times New Roman" w:hAnsi="Times New Roman"/>
          <w:sz w:val="26"/>
          <w:szCs w:val="26"/>
        </w:rPr>
        <w:t xml:space="preserve">phần </w:t>
      </w:r>
      <w:proofErr w:type="gramStart"/>
      <w:r w:rsidR="005740C8">
        <w:rPr>
          <w:rFonts w:ascii="Times New Roman" w:hAnsi="Times New Roman"/>
          <w:sz w:val="26"/>
          <w:szCs w:val="26"/>
        </w:rPr>
        <w:t xml:space="preserve">ngầm </w:t>
      </w:r>
      <w:r>
        <w:rPr>
          <w:rFonts w:ascii="Times New Roman" w:hAnsi="Times New Roman"/>
          <w:sz w:val="26"/>
          <w:szCs w:val="26"/>
        </w:rPr>
        <w:t xml:space="preserve"> và</w:t>
      </w:r>
      <w:proofErr w:type="gramEnd"/>
      <w:r>
        <w:rPr>
          <w:rFonts w:ascii="Times New Roman" w:hAnsi="Times New Roman"/>
          <w:sz w:val="26"/>
          <w:szCs w:val="26"/>
        </w:rPr>
        <w:t xml:space="preserve"> chống thấm </w:t>
      </w:r>
      <w:r w:rsidR="005740C8">
        <w:rPr>
          <w:rFonts w:ascii="Times New Roman" w:hAnsi="Times New Roman"/>
          <w:sz w:val="26"/>
          <w:szCs w:val="26"/>
        </w:rPr>
        <w:t xml:space="preserve">phần ngầm </w:t>
      </w:r>
      <w:r>
        <w:rPr>
          <w:rFonts w:ascii="Times New Roman" w:hAnsi="Times New Roman"/>
          <w:sz w:val="26"/>
          <w:szCs w:val="26"/>
        </w:rPr>
        <w:t xml:space="preserve"> cho khối nhà ở xã hội CT1.2 và CT2 (CT2.1, CT2.2, CT2.3).</w:t>
      </w:r>
    </w:p>
    <w:p w14:paraId="0FD9D89A" w14:textId="77777777" w:rsidR="00CC4BDE" w:rsidRDefault="00CC4BDE" w:rsidP="00253C84">
      <w:pPr>
        <w:spacing w:after="120" w:line="276" w:lineRule="auto"/>
        <w:jc w:val="center"/>
        <w:rPr>
          <w:rFonts w:ascii="Times New Roman" w:hAnsi="Times New Roman"/>
          <w:b/>
          <w:bCs/>
          <w:sz w:val="26"/>
          <w:szCs w:val="26"/>
          <w:highlight w:val="yellow"/>
        </w:rPr>
      </w:pPr>
    </w:p>
    <w:p w14:paraId="38E618D7" w14:textId="77777777" w:rsidR="00CC4BDE" w:rsidRDefault="00CC4BDE" w:rsidP="00253C84">
      <w:pPr>
        <w:spacing w:after="120" w:line="276" w:lineRule="auto"/>
        <w:jc w:val="center"/>
        <w:rPr>
          <w:rFonts w:ascii="Times New Roman" w:hAnsi="Times New Roman"/>
          <w:b/>
          <w:bCs/>
          <w:sz w:val="26"/>
          <w:szCs w:val="26"/>
          <w:highlight w:val="yellow"/>
        </w:rPr>
      </w:pPr>
    </w:p>
    <w:p w14:paraId="20B62C3C" w14:textId="77777777" w:rsidR="00CC4BDE" w:rsidRDefault="00CC4BDE" w:rsidP="00253C84">
      <w:pPr>
        <w:spacing w:after="120" w:line="276" w:lineRule="auto"/>
        <w:jc w:val="center"/>
        <w:rPr>
          <w:rFonts w:ascii="Times New Roman" w:hAnsi="Times New Roman"/>
          <w:b/>
          <w:bCs/>
          <w:sz w:val="26"/>
          <w:szCs w:val="26"/>
          <w:highlight w:val="yellow"/>
        </w:rPr>
      </w:pPr>
    </w:p>
    <w:p w14:paraId="2C24E3B5" w14:textId="77777777" w:rsidR="00CC4BDE" w:rsidRDefault="00CC4BDE" w:rsidP="00253C84">
      <w:pPr>
        <w:spacing w:after="120" w:line="276" w:lineRule="auto"/>
        <w:jc w:val="center"/>
        <w:rPr>
          <w:rFonts w:ascii="Times New Roman" w:hAnsi="Times New Roman"/>
          <w:b/>
          <w:bCs/>
          <w:sz w:val="26"/>
          <w:szCs w:val="26"/>
          <w:highlight w:val="yellow"/>
        </w:rPr>
      </w:pPr>
    </w:p>
    <w:p w14:paraId="255AF4DD" w14:textId="77777777" w:rsidR="00CC4BDE" w:rsidRDefault="00CC4BDE" w:rsidP="00253C84">
      <w:pPr>
        <w:spacing w:after="120" w:line="276" w:lineRule="auto"/>
        <w:jc w:val="center"/>
        <w:rPr>
          <w:rFonts w:ascii="Times New Roman" w:hAnsi="Times New Roman"/>
          <w:b/>
          <w:bCs/>
          <w:sz w:val="26"/>
          <w:szCs w:val="26"/>
          <w:highlight w:val="yellow"/>
        </w:rPr>
      </w:pPr>
    </w:p>
    <w:p w14:paraId="5153A9A1" w14:textId="77777777" w:rsidR="00CC4BDE" w:rsidRDefault="00CC4BDE" w:rsidP="00253C84">
      <w:pPr>
        <w:spacing w:after="120" w:line="276" w:lineRule="auto"/>
        <w:jc w:val="center"/>
        <w:rPr>
          <w:rFonts w:ascii="Times New Roman" w:hAnsi="Times New Roman"/>
          <w:b/>
          <w:bCs/>
          <w:sz w:val="26"/>
          <w:szCs w:val="26"/>
          <w:highlight w:val="yellow"/>
        </w:rPr>
      </w:pPr>
    </w:p>
    <w:p w14:paraId="2932F589" w14:textId="77777777" w:rsidR="00CC4BDE" w:rsidRDefault="00CC4BDE" w:rsidP="00253C84">
      <w:pPr>
        <w:spacing w:after="120" w:line="276" w:lineRule="auto"/>
        <w:jc w:val="center"/>
        <w:rPr>
          <w:rFonts w:ascii="Times New Roman" w:hAnsi="Times New Roman"/>
          <w:b/>
          <w:bCs/>
          <w:sz w:val="26"/>
          <w:szCs w:val="26"/>
          <w:highlight w:val="yellow"/>
        </w:rPr>
      </w:pPr>
    </w:p>
    <w:p w14:paraId="2B26A805" w14:textId="77777777" w:rsidR="00CC4BDE" w:rsidRDefault="00CC4BDE" w:rsidP="00253C84">
      <w:pPr>
        <w:spacing w:after="120" w:line="276" w:lineRule="auto"/>
        <w:jc w:val="center"/>
        <w:rPr>
          <w:rFonts w:ascii="Times New Roman" w:hAnsi="Times New Roman"/>
          <w:b/>
          <w:bCs/>
          <w:sz w:val="26"/>
          <w:szCs w:val="26"/>
          <w:highlight w:val="yellow"/>
        </w:rPr>
      </w:pPr>
    </w:p>
    <w:p w14:paraId="370BFD42" w14:textId="77777777" w:rsidR="00CC4BDE" w:rsidRDefault="00CC4BDE" w:rsidP="00253C84">
      <w:pPr>
        <w:spacing w:after="120" w:line="276" w:lineRule="auto"/>
        <w:jc w:val="center"/>
        <w:rPr>
          <w:rFonts w:ascii="Times New Roman" w:hAnsi="Times New Roman"/>
          <w:b/>
          <w:bCs/>
          <w:sz w:val="26"/>
          <w:szCs w:val="26"/>
          <w:highlight w:val="yellow"/>
        </w:rPr>
      </w:pPr>
    </w:p>
    <w:p w14:paraId="2387E173" w14:textId="77777777" w:rsidR="00CC4BDE" w:rsidRDefault="00CC4BDE" w:rsidP="00253C84">
      <w:pPr>
        <w:spacing w:after="120" w:line="276" w:lineRule="auto"/>
        <w:jc w:val="center"/>
        <w:rPr>
          <w:rFonts w:ascii="Times New Roman" w:hAnsi="Times New Roman"/>
          <w:b/>
          <w:bCs/>
          <w:sz w:val="26"/>
          <w:szCs w:val="26"/>
          <w:highlight w:val="yellow"/>
        </w:rPr>
      </w:pPr>
    </w:p>
    <w:p w14:paraId="0075DAAA" w14:textId="77777777" w:rsidR="00CC4BDE" w:rsidRDefault="00CC4BDE" w:rsidP="00253C84">
      <w:pPr>
        <w:spacing w:after="120" w:line="276" w:lineRule="auto"/>
        <w:jc w:val="center"/>
        <w:rPr>
          <w:rFonts w:ascii="Times New Roman" w:hAnsi="Times New Roman"/>
          <w:b/>
          <w:bCs/>
          <w:sz w:val="26"/>
          <w:szCs w:val="26"/>
          <w:highlight w:val="yellow"/>
        </w:rPr>
      </w:pPr>
    </w:p>
    <w:p w14:paraId="24CC2D1D" w14:textId="77777777" w:rsidR="00CC4BDE" w:rsidRDefault="00CC4BDE" w:rsidP="00253C84">
      <w:pPr>
        <w:spacing w:after="120" w:line="276" w:lineRule="auto"/>
        <w:jc w:val="center"/>
        <w:rPr>
          <w:rFonts w:ascii="Times New Roman" w:hAnsi="Times New Roman"/>
          <w:b/>
          <w:bCs/>
          <w:sz w:val="26"/>
          <w:szCs w:val="26"/>
          <w:highlight w:val="yellow"/>
        </w:rPr>
      </w:pPr>
    </w:p>
    <w:p w14:paraId="2EF33A37" w14:textId="77777777" w:rsidR="00CC4BDE" w:rsidRDefault="00CC4BDE" w:rsidP="00253C84">
      <w:pPr>
        <w:spacing w:after="120" w:line="276" w:lineRule="auto"/>
        <w:jc w:val="center"/>
        <w:rPr>
          <w:rFonts w:ascii="Times New Roman" w:hAnsi="Times New Roman"/>
          <w:b/>
          <w:bCs/>
          <w:sz w:val="26"/>
          <w:szCs w:val="26"/>
          <w:highlight w:val="yellow"/>
        </w:rPr>
      </w:pPr>
    </w:p>
    <w:p w14:paraId="48A847D9" w14:textId="77777777" w:rsidR="00CC4BDE" w:rsidRDefault="00CC4BDE" w:rsidP="00253C84">
      <w:pPr>
        <w:spacing w:after="120" w:line="276" w:lineRule="auto"/>
        <w:jc w:val="center"/>
        <w:rPr>
          <w:rFonts w:ascii="Times New Roman" w:hAnsi="Times New Roman"/>
          <w:b/>
          <w:bCs/>
          <w:sz w:val="26"/>
          <w:szCs w:val="26"/>
          <w:highlight w:val="yellow"/>
        </w:rPr>
      </w:pPr>
    </w:p>
    <w:p w14:paraId="789657DA" w14:textId="77777777" w:rsidR="00CC4BDE" w:rsidRDefault="00CC4BDE" w:rsidP="00253C84">
      <w:pPr>
        <w:spacing w:after="120" w:line="276" w:lineRule="auto"/>
        <w:jc w:val="center"/>
        <w:rPr>
          <w:rFonts w:ascii="Times New Roman" w:hAnsi="Times New Roman"/>
          <w:b/>
          <w:bCs/>
          <w:sz w:val="26"/>
          <w:szCs w:val="26"/>
          <w:highlight w:val="yellow"/>
        </w:rPr>
      </w:pPr>
    </w:p>
    <w:p w14:paraId="54F92438" w14:textId="77777777" w:rsidR="00CC4BDE" w:rsidRDefault="00CC4BDE" w:rsidP="00253C84">
      <w:pPr>
        <w:spacing w:after="120" w:line="276" w:lineRule="auto"/>
        <w:jc w:val="center"/>
        <w:rPr>
          <w:rFonts w:ascii="Times New Roman" w:hAnsi="Times New Roman"/>
          <w:b/>
          <w:bCs/>
          <w:sz w:val="26"/>
          <w:szCs w:val="26"/>
          <w:highlight w:val="yellow"/>
        </w:rPr>
      </w:pPr>
    </w:p>
    <w:p w14:paraId="1BDD4A80" w14:textId="77777777" w:rsidR="00CC4BDE" w:rsidRDefault="00CC4BDE" w:rsidP="00253C84">
      <w:pPr>
        <w:spacing w:after="120" w:line="276" w:lineRule="auto"/>
        <w:jc w:val="center"/>
        <w:rPr>
          <w:rFonts w:ascii="Times New Roman" w:hAnsi="Times New Roman"/>
          <w:b/>
          <w:bCs/>
          <w:sz w:val="26"/>
          <w:szCs w:val="26"/>
          <w:highlight w:val="yellow"/>
        </w:rPr>
      </w:pPr>
    </w:p>
    <w:p w14:paraId="28295883" w14:textId="77777777" w:rsidR="00CC4BDE" w:rsidRDefault="00CC4BDE" w:rsidP="00253C84">
      <w:pPr>
        <w:spacing w:after="120" w:line="276" w:lineRule="auto"/>
        <w:jc w:val="center"/>
        <w:rPr>
          <w:rFonts w:ascii="Times New Roman" w:hAnsi="Times New Roman"/>
          <w:b/>
          <w:bCs/>
          <w:sz w:val="26"/>
          <w:szCs w:val="26"/>
          <w:highlight w:val="yellow"/>
        </w:rPr>
      </w:pPr>
    </w:p>
    <w:p w14:paraId="79EE4A6E" w14:textId="77777777" w:rsidR="00CC4BDE" w:rsidRDefault="00CC4BDE" w:rsidP="00253C84">
      <w:pPr>
        <w:spacing w:after="120" w:line="276" w:lineRule="auto"/>
        <w:jc w:val="center"/>
        <w:rPr>
          <w:rFonts w:ascii="Times New Roman" w:hAnsi="Times New Roman"/>
          <w:b/>
          <w:bCs/>
          <w:sz w:val="26"/>
          <w:szCs w:val="26"/>
          <w:highlight w:val="yellow"/>
        </w:rPr>
      </w:pPr>
    </w:p>
    <w:p w14:paraId="320E1879" w14:textId="77777777" w:rsidR="00CC4BDE" w:rsidRDefault="00CC4BDE" w:rsidP="00253C84">
      <w:pPr>
        <w:spacing w:after="120" w:line="276" w:lineRule="auto"/>
        <w:jc w:val="center"/>
        <w:rPr>
          <w:rFonts w:ascii="Times New Roman" w:hAnsi="Times New Roman"/>
          <w:b/>
          <w:bCs/>
          <w:sz w:val="26"/>
          <w:szCs w:val="26"/>
          <w:highlight w:val="yellow"/>
        </w:rPr>
      </w:pPr>
    </w:p>
    <w:p w14:paraId="2B7A4AA7" w14:textId="77777777" w:rsidR="00CC4BDE" w:rsidRDefault="00CC4BDE" w:rsidP="00253C84">
      <w:pPr>
        <w:spacing w:after="120" w:line="276" w:lineRule="auto"/>
        <w:jc w:val="center"/>
        <w:rPr>
          <w:rFonts w:ascii="Times New Roman" w:hAnsi="Times New Roman"/>
          <w:b/>
          <w:bCs/>
          <w:sz w:val="26"/>
          <w:szCs w:val="26"/>
          <w:highlight w:val="yellow"/>
        </w:rPr>
      </w:pPr>
    </w:p>
    <w:p w14:paraId="38196ECA" w14:textId="77777777" w:rsidR="00CC4BDE" w:rsidRDefault="00CC4BDE" w:rsidP="00253C84">
      <w:pPr>
        <w:spacing w:after="120" w:line="276" w:lineRule="auto"/>
        <w:jc w:val="center"/>
        <w:rPr>
          <w:rFonts w:ascii="Times New Roman" w:hAnsi="Times New Roman"/>
          <w:b/>
          <w:bCs/>
          <w:sz w:val="26"/>
          <w:szCs w:val="26"/>
          <w:highlight w:val="yellow"/>
        </w:rPr>
      </w:pPr>
    </w:p>
    <w:p w14:paraId="41E37BC5" w14:textId="77777777" w:rsidR="00CC4BDE" w:rsidRDefault="00CC4BDE" w:rsidP="00253C84">
      <w:pPr>
        <w:spacing w:after="120" w:line="276" w:lineRule="auto"/>
        <w:jc w:val="center"/>
        <w:rPr>
          <w:rFonts w:ascii="Times New Roman" w:hAnsi="Times New Roman"/>
          <w:b/>
          <w:bCs/>
          <w:sz w:val="26"/>
          <w:szCs w:val="26"/>
          <w:highlight w:val="yellow"/>
        </w:rPr>
      </w:pPr>
    </w:p>
    <w:p w14:paraId="277587C7" w14:textId="77777777" w:rsidR="00CC4BDE" w:rsidRDefault="00CC4BDE" w:rsidP="00C00C36">
      <w:pPr>
        <w:spacing w:after="120" w:line="276" w:lineRule="auto"/>
        <w:rPr>
          <w:rFonts w:ascii="Times New Roman" w:hAnsi="Times New Roman"/>
          <w:b/>
          <w:bCs/>
          <w:sz w:val="26"/>
          <w:szCs w:val="26"/>
          <w:highlight w:val="yellow"/>
        </w:rPr>
      </w:pPr>
    </w:p>
    <w:p w14:paraId="45BC3FAA" w14:textId="77777777" w:rsidR="00CC4BDE" w:rsidRDefault="00CC4BDE" w:rsidP="00253C84">
      <w:pPr>
        <w:spacing w:after="120" w:line="276" w:lineRule="auto"/>
        <w:jc w:val="center"/>
        <w:rPr>
          <w:rFonts w:ascii="Times New Roman" w:hAnsi="Times New Roman"/>
          <w:b/>
          <w:bCs/>
          <w:sz w:val="26"/>
          <w:szCs w:val="26"/>
          <w:highlight w:val="yellow"/>
        </w:rPr>
      </w:pPr>
    </w:p>
    <w:p w14:paraId="7CED674F" w14:textId="61E33B17" w:rsidR="00A10877" w:rsidRDefault="00F1289A" w:rsidP="00253C84">
      <w:pPr>
        <w:spacing w:after="120" w:line="276" w:lineRule="auto"/>
        <w:jc w:val="center"/>
        <w:rPr>
          <w:highlight w:val="yellow"/>
        </w:rPr>
      </w:pPr>
      <w:r>
        <w:rPr>
          <w:rFonts w:ascii="Times New Roman" w:hAnsi="Times New Roman"/>
          <w:b/>
          <w:bCs/>
          <w:sz w:val="26"/>
          <w:szCs w:val="26"/>
          <w:highlight w:val="yellow"/>
        </w:rPr>
        <w:t>BIỂU 02</w:t>
      </w:r>
    </w:p>
    <w:p w14:paraId="3AA12D86" w14:textId="77777777" w:rsidR="00A10877" w:rsidRDefault="00F1289A" w:rsidP="00253C84">
      <w:pPr>
        <w:spacing w:after="120" w:line="276" w:lineRule="auto"/>
        <w:jc w:val="center"/>
        <w:rPr>
          <w:highlight w:val="yellow"/>
        </w:rPr>
      </w:pPr>
      <w:r>
        <w:rPr>
          <w:rFonts w:ascii="Times New Roman" w:hAnsi="Times New Roman"/>
          <w:b/>
          <w:bCs/>
          <w:sz w:val="26"/>
          <w:szCs w:val="26"/>
          <w:highlight w:val="yellow"/>
        </w:rPr>
        <w:t>PHẠM VI CÔNG VIỆC, CÁCH TÍNH KHỐI LƯỢNG VÀ BAO HÀM ĐƠN GIÁ</w:t>
      </w:r>
    </w:p>
    <w:p w14:paraId="545C2FD7" w14:textId="77777777" w:rsidR="00A10877" w:rsidRDefault="00F1289A" w:rsidP="00253C84">
      <w:pPr>
        <w:spacing w:after="120" w:line="276" w:lineRule="auto"/>
        <w:jc w:val="center"/>
      </w:pPr>
      <w:r>
        <w:rPr>
          <w:rFonts w:ascii="Times New Roman" w:hAnsi="Times New Roman"/>
          <w:i/>
          <w:iCs/>
          <w:sz w:val="26"/>
          <w:szCs w:val="26"/>
          <w:highlight w:val="yellow"/>
        </w:rPr>
        <w:t>(Kèm theo hợp đồng số ……/2026/HĐ/VNCNEC-…… ngày …… tháng …… năm 2026)</w:t>
      </w:r>
    </w:p>
    <w:p w14:paraId="6FA433DA" w14:textId="77777777" w:rsidR="00A10877" w:rsidRDefault="00F1289A" w:rsidP="00253C84">
      <w:pPr>
        <w:spacing w:after="120" w:line="276" w:lineRule="auto"/>
        <w:jc w:val="both"/>
      </w:pPr>
      <w:r>
        <w:rPr>
          <w:rFonts w:ascii="Times New Roman" w:hAnsi="Times New Roman"/>
          <w:b/>
          <w:bCs/>
          <w:sz w:val="26"/>
          <w:szCs w:val="26"/>
        </w:rPr>
        <w:t>I. Phạm vi công việc</w:t>
      </w:r>
    </w:p>
    <w:p w14:paraId="09662FDB" w14:textId="490DD2F0" w:rsidR="00A10877" w:rsidRDefault="00F1289A" w:rsidP="00253C84">
      <w:pPr>
        <w:spacing w:after="120" w:line="276" w:lineRule="auto"/>
        <w:jc w:val="both"/>
      </w:pPr>
      <w:r>
        <w:rPr>
          <w:rFonts w:ascii="Times New Roman" w:hAnsi="Times New Roman"/>
          <w:sz w:val="26"/>
          <w:szCs w:val="26"/>
        </w:rPr>
        <w:t xml:space="preserve">Bên B thực hiện thi công </w:t>
      </w:r>
      <w:r w:rsidR="005740C8">
        <w:rPr>
          <w:rFonts w:ascii="Times New Roman" w:hAnsi="Times New Roman"/>
          <w:sz w:val="26"/>
          <w:szCs w:val="26"/>
        </w:rPr>
        <w:t xml:space="preserve">Phần </w:t>
      </w:r>
      <w:proofErr w:type="gramStart"/>
      <w:r w:rsidR="005740C8">
        <w:rPr>
          <w:rFonts w:ascii="Times New Roman" w:hAnsi="Times New Roman"/>
          <w:sz w:val="26"/>
          <w:szCs w:val="26"/>
        </w:rPr>
        <w:t xml:space="preserve">ngầm </w:t>
      </w:r>
      <w:r>
        <w:rPr>
          <w:rFonts w:ascii="Times New Roman" w:hAnsi="Times New Roman"/>
          <w:sz w:val="26"/>
          <w:szCs w:val="26"/>
        </w:rPr>
        <w:t xml:space="preserve"> theo</w:t>
      </w:r>
      <w:proofErr w:type="gramEnd"/>
      <w:r>
        <w:rPr>
          <w:rFonts w:ascii="Times New Roman" w:hAnsi="Times New Roman"/>
          <w:sz w:val="26"/>
          <w:szCs w:val="26"/>
        </w:rPr>
        <w:t xml:space="preserve"> Điều 1.</w:t>
      </w:r>
      <w:r w:rsidR="00C00C36">
        <w:rPr>
          <w:rFonts w:ascii="Times New Roman" w:hAnsi="Times New Roman"/>
          <w:sz w:val="26"/>
          <w:szCs w:val="26"/>
        </w:rPr>
        <w:t>19</w:t>
      </w:r>
      <w:r>
        <w:rPr>
          <w:rFonts w:ascii="Times New Roman" w:hAnsi="Times New Roman"/>
          <w:sz w:val="26"/>
          <w:szCs w:val="26"/>
        </w:rPr>
        <w:t xml:space="preserve"> Hợp đồng, bao gồm nhưng không giới hạn các công việc sau:</w:t>
      </w:r>
    </w:p>
    <w:p w14:paraId="30468933" w14:textId="77777777" w:rsidR="00A10877" w:rsidRDefault="00F1289A" w:rsidP="00253C84">
      <w:pPr>
        <w:spacing w:after="120" w:line="276" w:lineRule="auto"/>
        <w:jc w:val="both"/>
      </w:pPr>
      <w:r>
        <w:rPr>
          <w:rFonts w:ascii="Times New Roman" w:hAnsi="Times New Roman"/>
          <w:sz w:val="26"/>
          <w:szCs w:val="26"/>
        </w:rPr>
        <w:t>1. Tiếp nhận, quản lý mặt bằng thi công, hố móng do Bên A, Nhà thầu khác bàn giao; tiếp nhận và bảo vệ tim, cốt, mốc giới Công trình trong khi thi công.</w:t>
      </w:r>
    </w:p>
    <w:p w14:paraId="1D0A3C8D" w14:textId="77777777" w:rsidR="00A10877" w:rsidRDefault="00F1289A" w:rsidP="00253C84">
      <w:pPr>
        <w:spacing w:after="120" w:line="276" w:lineRule="auto"/>
        <w:jc w:val="both"/>
      </w:pPr>
      <w:r>
        <w:rPr>
          <w:rFonts w:ascii="Times New Roman" w:hAnsi="Times New Roman"/>
          <w:sz w:val="26"/>
          <w:szCs w:val="26"/>
        </w:rPr>
        <w:t>2. Chuẩn bị đường công vụ, mặt bằng đứng máy, bãi gia công cốt thép và các hạng mục phụ trợ cần thiết; vận hành cầu rửa xe, hệ thống điện tạm, chiếu sáng và hàng rào do Bên A bàn giao theo Biểu 03.</w:t>
      </w:r>
    </w:p>
    <w:p w14:paraId="2CC1AA97" w14:textId="6E53007D" w:rsidR="00A10877" w:rsidRDefault="00F1289A" w:rsidP="00253C84">
      <w:pPr>
        <w:spacing w:after="120" w:line="276" w:lineRule="auto"/>
        <w:jc w:val="both"/>
      </w:pPr>
      <w:r>
        <w:rPr>
          <w:rFonts w:ascii="Times New Roman" w:hAnsi="Times New Roman"/>
          <w:sz w:val="26"/>
          <w:szCs w:val="26"/>
        </w:rPr>
        <w:t xml:space="preserve">3. Cung cấp toàn bộ nhân công, máy, thiết bị thi công, vật liệu chính và vật liệu phụ cho thi công hệ cừ, văng chống; kết cấu bê tông cốt thép </w:t>
      </w:r>
      <w:r w:rsidR="005740C8">
        <w:rPr>
          <w:rFonts w:ascii="Times New Roman" w:hAnsi="Times New Roman"/>
          <w:sz w:val="26"/>
          <w:szCs w:val="26"/>
        </w:rPr>
        <w:t xml:space="preserve">phần </w:t>
      </w:r>
      <w:proofErr w:type="gramStart"/>
      <w:r w:rsidR="005740C8">
        <w:rPr>
          <w:rFonts w:ascii="Times New Roman" w:hAnsi="Times New Roman"/>
          <w:sz w:val="26"/>
          <w:szCs w:val="26"/>
        </w:rPr>
        <w:t xml:space="preserve">ngầm </w:t>
      </w:r>
      <w:r>
        <w:rPr>
          <w:rFonts w:ascii="Times New Roman" w:hAnsi="Times New Roman"/>
          <w:sz w:val="26"/>
          <w:szCs w:val="26"/>
        </w:rPr>
        <w:t xml:space="preserve"> đến</w:t>
      </w:r>
      <w:proofErr w:type="gramEnd"/>
      <w:r>
        <w:rPr>
          <w:rFonts w:ascii="Times New Roman" w:hAnsi="Times New Roman"/>
          <w:sz w:val="26"/>
          <w:szCs w:val="26"/>
        </w:rPr>
        <w:t xml:space="preserve"> cao độ ±0.00; bể nước sinh hoạt, bể nước PCCC, bể nước xử lý nước thải; móng cẩu tháp; chống thấm </w:t>
      </w:r>
      <w:r w:rsidR="005740C8">
        <w:rPr>
          <w:rFonts w:ascii="Times New Roman" w:hAnsi="Times New Roman"/>
          <w:sz w:val="26"/>
          <w:szCs w:val="26"/>
        </w:rPr>
        <w:t xml:space="preserve">phần ngầm </w:t>
      </w:r>
      <w:r>
        <w:rPr>
          <w:rFonts w:ascii="Times New Roman" w:hAnsi="Times New Roman"/>
          <w:sz w:val="26"/>
          <w:szCs w:val="26"/>
        </w:rPr>
        <w:t xml:space="preserve"> theo Hồ sơ thiết kế, Chỉ dẫn kỹ thuật và Hợp đồng.</w:t>
      </w:r>
    </w:p>
    <w:p w14:paraId="1CBA33A1" w14:textId="77777777" w:rsidR="00A10877" w:rsidRDefault="00F1289A" w:rsidP="00253C84">
      <w:pPr>
        <w:spacing w:after="120" w:line="276" w:lineRule="auto"/>
        <w:jc w:val="both"/>
      </w:pPr>
      <w:r>
        <w:rPr>
          <w:rFonts w:ascii="Times New Roman" w:hAnsi="Times New Roman"/>
          <w:sz w:val="26"/>
          <w:szCs w:val="26"/>
        </w:rPr>
        <w:t>4. Lập tiến độ thi công chi tiết, biện pháp thi công, danh mục máy móc thiết bị; thuê tư vấn thẩm tra biện pháp thi công hệ cừ, văng chống; lập trình tự đào đất phối hợp với Nhà thầu khác theo Điều 4.2 Hợp đồng.</w:t>
      </w:r>
    </w:p>
    <w:p w14:paraId="2E5B79FC" w14:textId="522B3E39" w:rsidR="00A10877" w:rsidRDefault="00F1289A" w:rsidP="00253C84">
      <w:pPr>
        <w:spacing w:after="120" w:line="276" w:lineRule="auto"/>
        <w:jc w:val="both"/>
      </w:pPr>
      <w:r>
        <w:rPr>
          <w:rFonts w:ascii="Times New Roman" w:hAnsi="Times New Roman"/>
          <w:sz w:val="26"/>
          <w:szCs w:val="26"/>
        </w:rPr>
        <w:t>5. Cung cấp, lắp dựng, duy trì, tháo dỡ hệ cừ, văng chống; vận hành liên tục hệ thống tiêu thoát nước hố móng; kiểm soát, duy trì ổn định hệ chống đỡ tạm trên cơ sở kết quả quan trắc do Bên A cung cấp.</w:t>
      </w:r>
    </w:p>
    <w:p w14:paraId="066391DE" w14:textId="77777777" w:rsidR="00A10877" w:rsidRDefault="00F1289A" w:rsidP="00253C84">
      <w:pPr>
        <w:spacing w:after="120" w:line="276" w:lineRule="auto"/>
        <w:jc w:val="both"/>
      </w:pPr>
      <w:r>
        <w:rPr>
          <w:rFonts w:ascii="Times New Roman" w:hAnsi="Times New Roman"/>
          <w:sz w:val="26"/>
          <w:szCs w:val="26"/>
        </w:rPr>
        <w:t>6. Tuyển dụng, đào tạo, tổ chức, quản lý và giám sát lao động trên Công trường; bảo đảm người lao động được hướng dẫn phương pháp làm việc và an toàn lao động, vệ sinh môi trường.</w:t>
      </w:r>
    </w:p>
    <w:p w14:paraId="34DF928B" w14:textId="77777777" w:rsidR="00A10877" w:rsidRDefault="00F1289A" w:rsidP="00253C84">
      <w:pPr>
        <w:spacing w:after="120" w:line="276" w:lineRule="auto"/>
        <w:jc w:val="both"/>
      </w:pPr>
      <w:r>
        <w:rPr>
          <w:rFonts w:ascii="Times New Roman" w:hAnsi="Times New Roman"/>
          <w:sz w:val="26"/>
          <w:szCs w:val="26"/>
        </w:rPr>
        <w:t>7. Cung cấp, quản lý việc đi lại trong khu vực thi công của Bên B; việc đến và đi từ Công trường một cách an toàn, có trật tự đối với nhân lực của Bên B.</w:t>
      </w:r>
    </w:p>
    <w:p w14:paraId="0005AE60" w14:textId="77777777" w:rsidR="00A10877" w:rsidRDefault="00F1289A" w:rsidP="00253C84">
      <w:pPr>
        <w:spacing w:after="120" w:line="276" w:lineRule="auto"/>
        <w:jc w:val="both"/>
      </w:pPr>
      <w:r>
        <w:rPr>
          <w:rFonts w:ascii="Times New Roman" w:hAnsi="Times New Roman"/>
          <w:sz w:val="26"/>
          <w:szCs w:val="26"/>
        </w:rPr>
        <w:t>8. Thu xếp vận chuyển, lưu kho, bảo quản vật tư, thiết bị; thủ tục hải quan đối với vật tư, thiết bị nhập khẩu (nếu có).</w:t>
      </w:r>
    </w:p>
    <w:p w14:paraId="74FF3E1D" w14:textId="77777777" w:rsidR="00A10877" w:rsidRDefault="00F1289A" w:rsidP="00253C84">
      <w:pPr>
        <w:spacing w:after="120" w:line="276" w:lineRule="auto"/>
        <w:jc w:val="both"/>
      </w:pPr>
      <w:r>
        <w:rPr>
          <w:rFonts w:ascii="Times New Roman" w:hAnsi="Times New Roman"/>
          <w:sz w:val="26"/>
          <w:szCs w:val="26"/>
        </w:rPr>
        <w:t>9. Cung cấp hồ sơ, tài liệu, làm việc với cơ quan, tổ chức liên quan trong phạm vi cho phép để có các giấy phép cần thiết (văn bản chấp thuận, giấy kiểm định, đăng kiểm, đăng ký...) cho thiết bị, nhân lực của Bên B.</w:t>
      </w:r>
    </w:p>
    <w:p w14:paraId="7EFEC2F0" w14:textId="77777777" w:rsidR="00A10877" w:rsidRDefault="00F1289A" w:rsidP="00253C84">
      <w:pPr>
        <w:spacing w:after="120" w:line="276" w:lineRule="auto"/>
        <w:jc w:val="both"/>
      </w:pPr>
      <w:r>
        <w:rPr>
          <w:rFonts w:ascii="Times New Roman" w:hAnsi="Times New Roman"/>
          <w:sz w:val="26"/>
          <w:szCs w:val="26"/>
        </w:rPr>
        <w:t>10. Thi công đúng Hồ sơ thiết kế, Chỉ dẫn kỹ thuật, quy chuẩn, tiêu chuẩn áp dụng và quy định của cơ quan có thẩm quyền; thí nghiệm vật liệu, thử kín nước chống thấm.</w:t>
      </w:r>
    </w:p>
    <w:p w14:paraId="0E896840" w14:textId="77777777" w:rsidR="00A10877" w:rsidRDefault="00F1289A" w:rsidP="00253C84">
      <w:pPr>
        <w:spacing w:after="120" w:line="276" w:lineRule="auto"/>
        <w:jc w:val="both"/>
      </w:pPr>
      <w:r>
        <w:rPr>
          <w:rFonts w:ascii="Times New Roman" w:hAnsi="Times New Roman"/>
          <w:sz w:val="26"/>
          <w:szCs w:val="26"/>
        </w:rPr>
        <w:t>11. Kiểm soát chất lượng công việc; xử lý, khắc phục sai sót, khiếm khuyết về chất lượng trong quá trình thi công và bảo hành.</w:t>
      </w:r>
    </w:p>
    <w:p w14:paraId="48712ADA" w14:textId="77777777" w:rsidR="00A10877" w:rsidRDefault="00F1289A" w:rsidP="00253C84">
      <w:pPr>
        <w:spacing w:after="120" w:line="276" w:lineRule="auto"/>
        <w:jc w:val="both"/>
      </w:pPr>
      <w:r>
        <w:rPr>
          <w:rFonts w:ascii="Times New Roman" w:hAnsi="Times New Roman"/>
          <w:sz w:val="26"/>
          <w:szCs w:val="26"/>
        </w:rPr>
        <w:lastRenderedPageBreak/>
        <w:t>12. Thực hiện nghiệm thu công việc, nghiệm thu giai đoạn, nghiệm thu hoàn thành; lập hồ sơ chất lượng, hồ sơ hoàn công, hồ sơ thanh toán, quyết toán.</w:t>
      </w:r>
    </w:p>
    <w:p w14:paraId="3885D19A" w14:textId="77777777" w:rsidR="00A10877" w:rsidRDefault="00F1289A" w:rsidP="00253C84">
      <w:pPr>
        <w:spacing w:after="120" w:line="276" w:lineRule="auto"/>
        <w:jc w:val="both"/>
      </w:pPr>
      <w:r>
        <w:rPr>
          <w:rFonts w:ascii="Times New Roman" w:hAnsi="Times New Roman"/>
          <w:sz w:val="26"/>
          <w:szCs w:val="26"/>
        </w:rPr>
        <w:t xml:space="preserve">13. Thực hiện các công tác bảo đảm an toàn, bảo vệ môi trường, phòng chống cháy nổ, </w:t>
      </w:r>
      <w:proofErr w:type="gramStart"/>
      <w:r>
        <w:rPr>
          <w:rFonts w:ascii="Times New Roman" w:hAnsi="Times New Roman"/>
          <w:sz w:val="26"/>
          <w:szCs w:val="26"/>
        </w:rPr>
        <w:t>an</w:t>
      </w:r>
      <w:proofErr w:type="gramEnd"/>
      <w:r>
        <w:rPr>
          <w:rFonts w:ascii="Times New Roman" w:hAnsi="Times New Roman"/>
          <w:sz w:val="26"/>
          <w:szCs w:val="26"/>
        </w:rPr>
        <w:t xml:space="preserve"> ninh trật tự, quan trắc công trình lân cận trong phạm vi Hợp đồng.</w:t>
      </w:r>
    </w:p>
    <w:p w14:paraId="00C6C3B6" w14:textId="77777777" w:rsidR="00A10877" w:rsidRDefault="00F1289A" w:rsidP="00253C84">
      <w:pPr>
        <w:spacing w:after="120" w:line="276" w:lineRule="auto"/>
        <w:jc w:val="both"/>
      </w:pPr>
      <w:r>
        <w:rPr>
          <w:rFonts w:ascii="Times New Roman" w:hAnsi="Times New Roman"/>
          <w:sz w:val="26"/>
          <w:szCs w:val="26"/>
        </w:rPr>
        <w:t>14. Hợp tác với Bên A và các Nhà thầu khác trên Công trường; tháo dỡ, nhổ cừ, thu dọn mặt bằng và bàn giao Hạng mục công trình sau khi hoàn thành.</w:t>
      </w:r>
    </w:p>
    <w:p>
      <w:pPr>
        <w:spacing w:after="120" w:line="276" w:lineRule="auto"/>
        <w:jc w:val="both"/>
        <w:rPr>
          <w:ins w:id="120381" w:author="VNCN E&amp;C" w:date="2026-10-22T09:00:00Z"/>
        </w:rPr>
      </w:pPr>
      <w:ins w:id="120380" w:author="VNCN E&amp;C" w:date="2026-10-22T09:00:00Z">
        <w:r>
          <w:rPr>
            <w:rFonts w:ascii="Times New Roman" w:hAnsi="Times New Roman"/>
            <w:sz w:val="26"/>
            <w:szCs w:val="26"/>
          </w:rPr>
          <w:t xml:space="preserve">15. Toàn bộ công tác chuẩn bị và chi phí chung (prelims) phục vụ thi công theo bảng chi phí chung trong hồ sơ chào giá của Bên B, bao gồm nhưng không giới hạn: huy động, giải thể nhân lực, thiết bị; bộ máy quản lý, điều hành công trường; văn phòng, lán trại, kho bãi, nhà vệ sinh; điện, nước thi công từ điểm đấu nối; hàng rào, biển báo, chiếu sáng, bảo vệ, an ninh; cầu rửa xe, vệ sinh môi trường, thu gom, vận chuyển phế thải; an toàn lao động, phòng chống cháy nổ, sơ cấp cứu; bảo hiểm; thí nghiệm, kiểm định; trắc đạc, định vị, quan trắc trong phạm vi Bên B; cẩu tháp và thiết bị nâng hạ; duy tu đường công vụ, mặt bằng; lập hồ sơ biện pháp, hoàn công, thanh toán, quyết toán.</w:t>
        </w:r>
      </w:ins>
    </w:p>
    <w:p w14:paraId="644ECA86" w14:textId="77777777" w:rsidR="00A10877" w:rsidRDefault="00F1289A" w:rsidP="00253C84">
      <w:pPr>
        <w:spacing w:after="120" w:line="276" w:lineRule="auto"/>
        <w:jc w:val="both"/>
      </w:pPr>
      <w:ins w:id="120265" w:author="VNCN E&amp;C" w:date="2026-10-22T09:00:00Z">
        <w:r>
          <w:rPr>
            <w:rFonts w:ascii="Times New Roman" w:hAnsi="Times New Roman"/>
            <w:sz w:val="26"/>
            <w:szCs w:val="26"/>
          </w:rPr>
          <w:t xml:space="preserve">16</w:t>
        </w:r>
      </w:ins>
      <w:del w:id="120266" w:author="VNCN E&amp;C" w:date="2026-10-22T09:00:00Z">
        <w:r>
          <w:rPr>
            <w:rFonts w:ascii="Times New Roman" w:hAnsi="Times New Roman"/>
            <w:sz w:val="26"/>
            <w:szCs w:val="26"/>
          </w:rPr>
          <w:delText xml:space="preserve">15</w:delText>
        </w:r>
      </w:del>
      <w:r>
        <w:rPr>
          <w:rFonts w:ascii="Times New Roman" w:hAnsi="Times New Roman"/>
          <w:sz w:val="26"/>
          <w:szCs w:val="26"/>
        </w:rPr>
        <w:t xml:space="preserve">. Các công việc khác theo Biểu 03 [Ma trận phân chia phạm vi công việc và trách nhiệm] và thỏa thuận của Hợp đồng.</w:t>
      </w:r>
    </w:p>
    <w:p w14:paraId="3DBC535E" w14:textId="77777777" w:rsidR="00A10877" w:rsidRDefault="00F1289A" w:rsidP="00253C84">
      <w:pPr>
        <w:spacing w:after="120" w:line="276" w:lineRule="auto"/>
        <w:jc w:val="both"/>
      </w:pPr>
      <w:r>
        <w:rPr>
          <w:rFonts w:ascii="Times New Roman" w:hAnsi="Times New Roman"/>
          <w:b/>
          <w:bCs/>
          <w:sz w:val="26"/>
          <w:szCs w:val="26"/>
        </w:rPr>
        <w:t>II. Nguyên tắc tính khối lượng</w:t>
      </w:r>
    </w:p>
    <w:p w14:paraId="7CD71689" w14:textId="77777777" w:rsidR="00A10877" w:rsidRDefault="00F1289A" w:rsidP="00253C84">
      <w:pPr>
        <w:spacing w:after="120" w:line="276" w:lineRule="auto"/>
        <w:jc w:val="both"/>
      </w:pPr>
      <w:r>
        <w:rPr>
          <w:rFonts w:ascii="Times New Roman" w:hAnsi="Times New Roman"/>
          <w:sz w:val="26"/>
          <w:szCs w:val="26"/>
        </w:rPr>
        <w:t xml:space="preserve">1. Khối lượng thanh toán </w:t>
      </w:r>
      <w:ins w:id="120267" w:author="VNCN E&amp;C" w:date="2026-10-22T09:00:00Z">
        <w:r>
          <w:rPr>
            <w:rFonts w:ascii="Times New Roman" w:hAnsi="Times New Roman"/>
            <w:sz w:val="26"/>
            <w:szCs w:val="26"/>
          </w:rPr>
          <w:t xml:space="preserve">là khối lượng hoàn thành thực tế được nghiệm thu, đo bóc</w:t>
        </w:r>
      </w:ins>
      <w:del w:id="120268" w:author="VNCN E&amp;C" w:date="2026-10-22T09:00:00Z">
        <w:r>
          <w:rPr>
            <w:rFonts w:ascii="Times New Roman" w:hAnsi="Times New Roman"/>
            <w:sz w:val="26"/>
            <w:szCs w:val="26"/>
          </w:rPr>
          <w:delText xml:space="preserve">xác định</w:delText>
        </w:r>
      </w:del>
      <w:r>
        <w:rPr>
          <w:rFonts w:ascii="Times New Roman" w:hAnsi="Times New Roman"/>
          <w:sz w:val="26"/>
          <w:szCs w:val="26"/>
        </w:rPr>
        <w:t xml:space="preserve"> theo</w:t>
      </w:r>
      <w:del w:id="120269" w:author="VNCN E&amp;C" w:date="2026-10-22T09:00:00Z">
        <w:r>
          <w:rPr>
            <w:rFonts w:ascii="Times New Roman" w:hAnsi="Times New Roman"/>
            <w:sz w:val="26"/>
            <w:szCs w:val="26"/>
          </w:rPr>
          <w:delText xml:space="preserve"> kích thước hình học của</w:delText>
        </w:r>
      </w:del>
      <w:r>
        <w:rPr>
          <w:rFonts w:ascii="Times New Roman" w:hAnsi="Times New Roman"/>
          <w:sz w:val="26"/>
          <w:szCs w:val="26"/>
        </w:rPr>
        <w:t xml:space="preserve"> bản vẽ thiết kế bản vẽ thi công </w:t>
      </w:r>
      <w:del w:id="120270" w:author="VNCN E&amp;C" w:date="2026-10-22T09:00:00Z">
        <w:r>
          <w:rPr>
            <w:rFonts w:ascii="Times New Roman" w:hAnsi="Times New Roman"/>
            <w:sz w:val="26"/>
            <w:szCs w:val="26"/>
          </w:rPr>
          <w:delText xml:space="preserve">và bản vẽ hoàn công </w:delText>
        </w:r>
      </w:del>
      <w:r>
        <w:rPr>
          <w:rFonts w:ascii="Times New Roman" w:hAnsi="Times New Roman"/>
          <w:sz w:val="26"/>
          <w:szCs w:val="26"/>
        </w:rPr>
        <w:t xml:space="preserve">được phê duyệt</w:t>
      </w:r>
      <w:ins w:id="120271" w:author="VNCN E&amp;C" w:date="2026-10-22T09:00:00Z">
        <w:r>
          <w:rPr>
            <w:rFonts w:ascii="Times New Roman" w:hAnsi="Times New Roman"/>
            <w:sz w:val="26"/>
            <w:szCs w:val="26"/>
          </w:rPr>
          <w:t xml:space="preserve">, theo cùng nguyên tắc xác định khối lượng của dự toán được duyệt và Hợp đồng thầu chính giữa Bên A với Chủ đầu tư, phù hợp quy định của Nhà nước về đo bóc khối lượng xây dựng công trình</w:t>
        </w:r>
      </w:ins>
      <w:r>
        <w:rPr>
          <w:rFonts w:ascii="Times New Roman" w:hAnsi="Times New Roman"/>
          <w:sz w:val="26"/>
          <w:szCs w:val="26"/>
        </w:rPr>
        <w:t xml:space="preserve">; không tính hao hụt; không vượt quá khối lượng Chủ đầu tư nghiệm thu, thanh toán cho Bên A</w:t>
      </w:r>
      <w:ins w:id="120272" w:author="VNCN E&amp;C" w:date="2026-10-22T09:00:00Z">
        <w:r>
          <w:rPr>
            <w:rFonts w:ascii="Times New Roman" w:hAnsi="Times New Roman"/>
            <w:sz w:val="26"/>
            <w:szCs w:val="26"/>
          </w:rPr>
          <w:t xml:space="preserve"> đối với phần việc tương ứng</w:t>
        </w:r>
      </w:ins>
      <w:r>
        <w:rPr>
          <w:rFonts w:ascii="Times New Roman" w:hAnsi="Times New Roman"/>
          <w:sz w:val="26"/>
          <w:szCs w:val="26"/>
        </w:rPr>
        <w:t xml:space="preserve">.</w:t>
      </w:r>
    </w:p>
    <w:p w14:paraId="62887A5B" w14:textId="77777777" w:rsidR="00A10877" w:rsidRDefault="00F1289A" w:rsidP="00253C84">
      <w:pPr>
        <w:spacing w:after="120" w:line="276" w:lineRule="auto"/>
        <w:jc w:val="both"/>
      </w:pPr>
      <w:r>
        <w:rPr>
          <w:rFonts w:ascii="Times New Roman" w:hAnsi="Times New Roman"/>
          <w:sz w:val="26"/>
          <w:szCs w:val="26"/>
        </w:rPr>
        <w:t>2. Đơn giá tại Biểu 01 là đơn giá cố định, đã bao gồm vật liệu chính, vật liệu phụ, nhân công, máy, biện pháp thi công, hao hụt, thí nghiệm, vận chuyển, bảo hành và các chi phí quy định tại Điều 9.3 Hợp đồng.</w:t>
      </w:r>
    </w:p>
    <w:p w14:paraId="28CAE72D" w14:textId="77777777" w:rsidR="00A10877" w:rsidRDefault="00F1289A" w:rsidP="00253C84">
      <w:pPr>
        <w:spacing w:after="120" w:line="276" w:lineRule="auto"/>
        <w:jc w:val="both"/>
      </w:pPr>
      <w:r>
        <w:rPr>
          <w:rFonts w:ascii="Times New Roman" w:hAnsi="Times New Roman"/>
          <w:sz w:val="26"/>
          <w:szCs w:val="26"/>
        </w:rPr>
        <w:t>3. Nội dung đo bóc chưa quy định tại Biểu này áp dụng hướng dẫn đo bóc khối lượng xây dựng công trình của Bộ Xây dựng hiện hành.</w:t>
      </w:r>
    </w:p>
    <w:p w14:paraId="0B137554" w14:textId="77777777" w:rsidR="00A10877" w:rsidRDefault="00F1289A" w:rsidP="00253C84">
      <w:pPr>
        <w:spacing w:after="120" w:line="276" w:lineRule="auto"/>
        <w:jc w:val="both"/>
      </w:pPr>
      <w:r>
        <w:rPr>
          <w:rFonts w:ascii="Times New Roman" w:hAnsi="Times New Roman"/>
          <w:b/>
          <w:bCs/>
          <w:sz w:val="26"/>
          <w:szCs w:val="26"/>
        </w:rPr>
        <w:t xml:space="preserve">III. </w:t>
      </w:r>
      <w:ins w:id="120273" w:author="VNCN E&amp;C" w:date="2026-10-22T09:00:00Z">
        <w:r>
          <w:rPr>
            <w:rFonts w:ascii="Times New Roman" w:hAnsi="Times New Roman"/>
            <w:b/>
            <w:bCs/>
            <w:sz w:val="26"/>
            <w:szCs w:val="26"/>
          </w:rPr>
          <w:t xml:space="preserve">Bao</w:t>
        </w:r>
      </w:ins>
      <w:del w:id="120274" w:author="VNCN E&amp;C" w:date="2026-10-22T09:00:00Z">
        <w:r>
          <w:rPr>
            <w:rFonts w:ascii="Times New Roman" w:hAnsi="Times New Roman"/>
            <w:b/>
            <w:bCs/>
            <w:sz w:val="26"/>
            <w:szCs w:val="26"/>
          </w:rPr>
          <w:delText xml:space="preserve">Cách tính khối lượng và bao</w:delText>
        </w:r>
      </w:del>
      <w:r>
        <w:rPr>
          <w:rFonts w:ascii="Times New Roman" w:hAnsi="Times New Roman"/>
          <w:b/>
          <w:bCs/>
          <w:sz w:val="26"/>
          <w:szCs w:val="26"/>
        </w:rPr>
        <w:t xml:space="preserve"> hàm đơn giá</w:t>
      </w:r>
    </w:p>
    <w:tbl>
      <w:tblPr>
        <w:tblW w:w="8972" w:type="dxa"/>
        <w:tblLayout w:type="fixed"/>
        <w:tblCellMar>
          <w:top w:w="40" w:type="dxa"/>
          <w:left w:w="70" w:type="dxa"/>
          <w:bottom w:w="40" w:type="dxa"/>
          <w:right w:w="70" w:type="dxa"/>
        </w:tblCellMar>
        <w:tblLook w:val="0000" w:firstRow="0" w:lastRow="0" w:firstColumn="0" w:lastColumn="0" w:noHBand="0" w:noVBand="0"/>
      </w:tblPr>
      <w:tblGrid>
        <w:gridCol w:w="497"/>
        <w:gridCol w:w="1891"/>
        <w:gridCol w:w="972"/>
        <w:gridCol w:w="2792"/>
        <w:gridCol w:w="2820"/>
      </w:tblGrid>
      <w:tr w:rsidR="00A10877" w14:paraId="1142FB5D" w14:textId="77777777">
        <w:trPr>
          <w:tblHeader/>
        </w:trPr>
        <w:tc>
          <w:tcPr>
            <w:tcW w:w="49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488D20A" w14:textId="77777777" w:rsidR="00A10877" w:rsidRDefault="00F1289A" w:rsidP="00253C84">
            <w:pPr>
              <w:spacing w:after="120" w:line="276" w:lineRule="auto"/>
              <w:jc w:val="center"/>
              <w:rPr>
                <w:sz w:val="22"/>
                <w:szCs w:val="22"/>
              </w:rPr>
            </w:pPr>
            <w:r>
              <w:rPr>
                <w:rFonts w:ascii="Times New Roman" w:hAnsi="Times New Roman"/>
                <w:b/>
                <w:bCs/>
                <w:sz w:val="22"/>
                <w:szCs w:val="22"/>
              </w:rPr>
              <w:t>TT</w:t>
            </w:r>
          </w:p>
        </w:tc>
        <w:tc>
          <w:tcPr>
            <w:tcW w:w="189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FEE77CB" w14:textId="77777777" w:rsidR="00A10877" w:rsidRDefault="00F1289A" w:rsidP="00253C84">
            <w:pPr>
              <w:spacing w:after="120" w:line="276" w:lineRule="auto"/>
              <w:jc w:val="center"/>
            </w:pPr>
            <w:r>
              <w:rPr>
                <w:rFonts w:ascii="Times New Roman" w:hAnsi="Times New Roman"/>
                <w:b/>
                <w:bCs/>
                <w:sz w:val="22"/>
                <w:szCs w:val="22"/>
              </w:rPr>
              <w:t>Công việc</w:t>
            </w:r>
          </w:p>
        </w:tc>
        <w:tc>
          <w:tcPr>
            <w:tcW w:w="97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A765607" w14:textId="77777777" w:rsidR="00A10877" w:rsidRDefault="00F1289A" w:rsidP="00253C84">
            <w:pPr>
              <w:spacing w:after="120" w:line="276" w:lineRule="auto"/>
              <w:jc w:val="center"/>
            </w:pPr>
            <w:r>
              <w:rPr>
                <w:rFonts w:ascii="Times New Roman" w:hAnsi="Times New Roman"/>
                <w:b/>
                <w:bCs/>
                <w:sz w:val="22"/>
                <w:szCs w:val="22"/>
              </w:rPr>
              <w:t>Đơn vị</w:t>
            </w:r>
          </w:p>
        </w:tc>
        <w:tc>
          <w:tcPr>
            <w:tcW w:w="27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8CF159F" w14:textId="77777777" w:rsidR="00A10877" w:rsidRDefault="00F1289A" w:rsidP="00253C84">
            <w:pPr>
              <w:spacing w:after="120" w:line="276" w:lineRule="auto"/>
              <w:jc w:val="center"/>
            </w:pPr>
            <w:ins w:id="120275" w:author="VNCN E&amp;C" w:date="2026-10-22T09:00:00Z">
              <w:r>
                <w:rPr>
                  <w:rFonts w:ascii="Times New Roman" w:hAnsi="Times New Roman"/>
                  <w:b/>
                  <w:bCs/>
                  <w:sz w:val="22"/>
                  <w:szCs w:val="22"/>
                </w:rPr>
                <w:t xml:space="preserve">Xác định</w:t>
              </w:r>
            </w:ins>
            <w:del w:id="120276" w:author="VNCN E&amp;C" w:date="2026-10-22T09:00:00Z">
              <w:r>
                <w:rPr>
                  <w:rFonts w:ascii="Times New Roman" w:hAnsi="Times New Roman"/>
                  <w:b/>
                  <w:bCs/>
                  <w:sz w:val="22"/>
                  <w:szCs w:val="22"/>
                </w:rPr>
                <w:delText xml:space="preserve">Cách tính</w:delText>
              </w:r>
            </w:del>
            <w:r>
              <w:rPr>
                <w:rFonts w:ascii="Times New Roman" w:hAnsi="Times New Roman"/>
                <w:b/>
                <w:bCs/>
                <w:sz w:val="22"/>
                <w:szCs w:val="22"/>
              </w:rPr>
              <w:t xml:space="preserve"> khối lượng</w:t>
            </w:r>
          </w:p>
        </w:tc>
        <w:tc>
          <w:tcPr>
            <w:tcW w:w="282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B7D4EBF" w14:textId="77777777" w:rsidR="00A10877" w:rsidRDefault="00F1289A" w:rsidP="00253C84">
            <w:pPr>
              <w:spacing w:after="120" w:line="276" w:lineRule="auto"/>
              <w:jc w:val="center"/>
            </w:pPr>
            <w:r>
              <w:rPr>
                <w:rFonts w:ascii="Times New Roman" w:hAnsi="Times New Roman"/>
                <w:b/>
                <w:bCs/>
                <w:sz w:val="22"/>
                <w:szCs w:val="22"/>
              </w:rPr>
              <w:t>Đơn giá bao gồm</w:t>
            </w:r>
          </w:p>
        </w:tc>
      </w:tr>
      <w:tr w:rsidR="00A10877" w14:paraId="33987FE3" w14:textId="77777777">
        <w:trPr>
          <w:cantSplit/>
        </w:trPr>
        <w:tc>
          <w:tcPr>
            <w:tcW w:w="497" w:type="dxa"/>
            <w:tcBorders>
              <w:top w:val="single" w:sz="4" w:space="0" w:color="000000"/>
              <w:left w:val="single" w:sz="4" w:space="0" w:color="000000"/>
              <w:bottom w:val="single" w:sz="4" w:space="0" w:color="000000"/>
              <w:right w:val="single" w:sz="4" w:space="0" w:color="000000"/>
            </w:tcBorders>
            <w:vAlign w:val="center"/>
          </w:tcPr>
          <w:p w14:paraId="51B1C992" w14:textId="77777777" w:rsidR="00A10877" w:rsidRDefault="00F1289A" w:rsidP="00253C84">
            <w:pPr>
              <w:spacing w:after="120" w:line="276" w:lineRule="auto"/>
              <w:jc w:val="center"/>
              <w:rPr>
                <w:sz w:val="22"/>
                <w:szCs w:val="22"/>
              </w:rPr>
            </w:pPr>
            <w:r>
              <w:rPr>
                <w:rFonts w:ascii="Times New Roman" w:hAnsi="Times New Roman"/>
                <w:sz w:val="22"/>
                <w:szCs w:val="22"/>
              </w:rPr>
              <w:t>1</w:t>
            </w:r>
          </w:p>
        </w:tc>
        <w:tc>
          <w:tcPr>
            <w:tcW w:w="1891" w:type="dxa"/>
            <w:tcBorders>
              <w:top w:val="single" w:sz="4" w:space="0" w:color="000000"/>
              <w:left w:val="single" w:sz="4" w:space="0" w:color="000000"/>
              <w:bottom w:val="single" w:sz="4" w:space="0" w:color="000000"/>
              <w:right w:val="single" w:sz="4" w:space="0" w:color="000000"/>
            </w:tcBorders>
            <w:vAlign w:val="center"/>
          </w:tcPr>
          <w:p w14:paraId="2C8EB504" w14:textId="77777777" w:rsidR="00A10877" w:rsidRDefault="00F1289A" w:rsidP="00253C84">
            <w:pPr>
              <w:spacing w:after="120" w:line="276" w:lineRule="auto"/>
            </w:pPr>
            <w:r>
              <w:rPr>
                <w:rFonts w:ascii="Times New Roman" w:hAnsi="Times New Roman"/>
                <w:sz w:val="22"/>
                <w:szCs w:val="22"/>
              </w:rPr>
              <w:t>Cừ Larsen IV dài 12m, 18m</w:t>
            </w:r>
          </w:p>
        </w:tc>
        <w:tc>
          <w:tcPr>
            <w:tcW w:w="972" w:type="dxa"/>
            <w:tcBorders>
              <w:top w:val="single" w:sz="4" w:space="0" w:color="000000"/>
              <w:left w:val="single" w:sz="4" w:space="0" w:color="000000"/>
              <w:bottom w:val="single" w:sz="4" w:space="0" w:color="000000"/>
              <w:right w:val="single" w:sz="4" w:space="0" w:color="000000"/>
            </w:tcBorders>
            <w:vAlign w:val="center"/>
          </w:tcPr>
          <w:p w14:paraId="79C31F29" w14:textId="77777777" w:rsidR="00A10877" w:rsidRDefault="00F1289A" w:rsidP="00253C84">
            <w:pPr>
              <w:spacing w:after="120" w:line="276" w:lineRule="auto"/>
              <w:jc w:val="center"/>
            </w:pPr>
            <w:r>
              <w:rPr>
                <w:rFonts w:ascii="Times New Roman" w:hAnsi="Times New Roman"/>
                <w:sz w:val="22"/>
                <w:szCs w:val="22"/>
              </w:rPr>
              <w:t>m</w:t>
            </w:r>
          </w:p>
        </w:tc>
        <w:tc>
          <w:tcPr>
            <w:tcW w:w="2792" w:type="dxa"/>
            <w:tcBorders>
              <w:top w:val="single" w:sz="4" w:space="0" w:color="000000"/>
              <w:left w:val="single" w:sz="4" w:space="0" w:color="000000"/>
              <w:bottom w:val="single" w:sz="4" w:space="0" w:color="000000"/>
              <w:right w:val="single" w:sz="4" w:space="0" w:color="000000"/>
            </w:tcBorders>
            <w:vAlign w:val="center"/>
          </w:tcPr>
          <w:p w14:paraId="4D8F5763" w14:textId="77777777" w:rsidR="00A10877" w:rsidRDefault="00F1289A" w:rsidP="00253C84">
            <w:pPr>
              <w:spacing w:after="120" w:line="276" w:lineRule="auto"/>
            </w:pPr>
            <w:ins w:id="120277" w:author="VNCN E&amp;C" w:date="2026-10-22T09:00:00Z">
              <w:r>
                <w:rPr>
                  <w:rFonts w:ascii="Times New Roman" w:hAnsi="Times New Roman"/>
                  <w:sz w:val="22"/>
                  <w:szCs w:val="22"/>
                </w:rPr>
                <w:t xml:space="preserve">Theo Mục II</w:t>
              </w:r>
            </w:ins>
            <w:del w:id="120278" w:author="VNCN E&amp;C" w:date="2026-10-22T09:00:00Z">
              <w:r>
                <w:rPr>
                  <w:rFonts w:ascii="Times New Roman" w:hAnsi="Times New Roman"/>
                  <w:sz w:val="22"/>
                  <w:szCs w:val="22"/>
                </w:rPr>
                <w:delText xml:space="preserve">Chiều dài cừ theo thiết kế biện pháp được phê duyệt; không tính cừ hỏng, cừ bổ sung do lỗi Bên B (đã bao gồm chi phí lưu cừ)</w:delText>
              </w:r>
            </w:del>
          </w:p>
        </w:tc>
        <w:tc>
          <w:tcPr>
            <w:tcW w:w="2820" w:type="dxa"/>
            <w:tcBorders>
              <w:top w:val="single" w:sz="4" w:space="0" w:color="000000"/>
              <w:left w:val="single" w:sz="4" w:space="0" w:color="000000"/>
              <w:bottom w:val="single" w:sz="4" w:space="0" w:color="000000"/>
              <w:right w:val="single" w:sz="4" w:space="0" w:color="000000"/>
            </w:tcBorders>
            <w:vAlign w:val="center"/>
          </w:tcPr>
          <w:p w14:paraId="0F185599" w14:textId="77777777" w:rsidR="00A10877" w:rsidRDefault="00F1289A" w:rsidP="00253C84">
            <w:pPr>
              <w:spacing w:after="120" w:line="276" w:lineRule="auto"/>
            </w:pPr>
            <w:r>
              <w:rPr>
                <w:rFonts w:ascii="Times New Roman" w:hAnsi="Times New Roman"/>
                <w:sz w:val="22"/>
                <w:szCs w:val="22"/>
              </w:rPr>
              <w:t>Cung cấp, vận chuyển, nâng hạ, duy trì cừ trong suốt thời gian thi công</w:t>
            </w:r>
          </w:p>
        </w:tc>
      </w:tr>
      <w:tr w:rsidR="00A10877" w14:paraId="33D5273B" w14:textId="77777777">
        <w:trPr>
          <w:cantSplit/>
        </w:trPr>
        <w:tc>
          <w:tcPr>
            <w:tcW w:w="497" w:type="dxa"/>
            <w:tcBorders>
              <w:top w:val="single" w:sz="4" w:space="0" w:color="000000"/>
              <w:left w:val="single" w:sz="4" w:space="0" w:color="000000"/>
              <w:bottom w:val="single" w:sz="4" w:space="0" w:color="000000"/>
              <w:right w:val="single" w:sz="4" w:space="0" w:color="000000"/>
            </w:tcBorders>
            <w:vAlign w:val="center"/>
          </w:tcPr>
          <w:p w14:paraId="7C6EEEDE" w14:textId="77777777" w:rsidR="00A10877" w:rsidRDefault="00F1289A" w:rsidP="00253C84">
            <w:pPr>
              <w:spacing w:after="120" w:line="276" w:lineRule="auto"/>
              <w:jc w:val="center"/>
              <w:rPr>
                <w:sz w:val="22"/>
                <w:szCs w:val="22"/>
              </w:rPr>
            </w:pPr>
            <w:r>
              <w:rPr>
                <w:rFonts w:ascii="Times New Roman" w:hAnsi="Times New Roman"/>
                <w:sz w:val="22"/>
                <w:szCs w:val="22"/>
              </w:rPr>
              <w:t>2</w:t>
            </w:r>
          </w:p>
        </w:tc>
        <w:tc>
          <w:tcPr>
            <w:tcW w:w="1891" w:type="dxa"/>
            <w:tcBorders>
              <w:top w:val="single" w:sz="4" w:space="0" w:color="000000"/>
              <w:left w:val="single" w:sz="4" w:space="0" w:color="000000"/>
              <w:bottom w:val="single" w:sz="4" w:space="0" w:color="000000"/>
              <w:right w:val="single" w:sz="4" w:space="0" w:color="000000"/>
            </w:tcBorders>
            <w:vAlign w:val="center"/>
          </w:tcPr>
          <w:p w14:paraId="46CEBED2" w14:textId="77777777" w:rsidR="00A10877" w:rsidRDefault="00F1289A" w:rsidP="00253C84">
            <w:pPr>
              <w:spacing w:after="120" w:line="276" w:lineRule="auto"/>
            </w:pPr>
            <w:r>
              <w:rPr>
                <w:rFonts w:ascii="Times New Roman" w:hAnsi="Times New Roman"/>
                <w:sz w:val="22"/>
                <w:szCs w:val="22"/>
              </w:rPr>
              <w:t>Đóng cừ, rút cừ</w:t>
            </w:r>
          </w:p>
        </w:tc>
        <w:tc>
          <w:tcPr>
            <w:tcW w:w="972" w:type="dxa"/>
            <w:tcBorders>
              <w:top w:val="single" w:sz="4" w:space="0" w:color="000000"/>
              <w:left w:val="single" w:sz="4" w:space="0" w:color="000000"/>
              <w:bottom w:val="single" w:sz="4" w:space="0" w:color="000000"/>
              <w:right w:val="single" w:sz="4" w:space="0" w:color="000000"/>
            </w:tcBorders>
            <w:vAlign w:val="center"/>
          </w:tcPr>
          <w:p w14:paraId="047B6804" w14:textId="77777777" w:rsidR="00A10877" w:rsidRDefault="00F1289A" w:rsidP="00253C84">
            <w:pPr>
              <w:spacing w:after="120" w:line="276" w:lineRule="auto"/>
              <w:jc w:val="center"/>
            </w:pPr>
            <w:r>
              <w:rPr>
                <w:rFonts w:ascii="Times New Roman" w:hAnsi="Times New Roman"/>
                <w:sz w:val="22"/>
                <w:szCs w:val="22"/>
              </w:rPr>
              <w:t>m</w:t>
            </w:r>
          </w:p>
        </w:tc>
        <w:tc>
          <w:tcPr>
            <w:tcW w:w="2792" w:type="dxa"/>
            <w:tcBorders>
              <w:top w:val="single" w:sz="4" w:space="0" w:color="000000"/>
              <w:left w:val="single" w:sz="4" w:space="0" w:color="000000"/>
              <w:bottom w:val="single" w:sz="4" w:space="0" w:color="000000"/>
              <w:right w:val="single" w:sz="4" w:space="0" w:color="000000"/>
            </w:tcBorders>
            <w:vAlign w:val="center"/>
          </w:tcPr>
          <w:p w14:paraId="0D52203F" w14:textId="77777777" w:rsidR="00A10877" w:rsidRDefault="00F1289A" w:rsidP="00253C84">
            <w:pPr>
              <w:spacing w:after="120" w:line="276" w:lineRule="auto"/>
            </w:pPr>
            <w:ins w:id="120279" w:author="VNCN E&amp;C" w:date="2026-10-22T09:00:00Z">
              <w:r>
                <w:rPr>
                  <w:rFonts w:ascii="Times New Roman" w:hAnsi="Times New Roman"/>
                  <w:sz w:val="22"/>
                  <w:szCs w:val="22"/>
                </w:rPr>
                <w:t xml:space="preserve">Theo Mục II</w:t>
              </w:r>
            </w:ins>
            <w:del w:id="120280" w:author="VNCN E&amp;C" w:date="2026-10-22T09:00:00Z">
              <w:r>
                <w:rPr>
                  <w:rFonts w:ascii="Times New Roman" w:hAnsi="Times New Roman"/>
                  <w:sz w:val="22"/>
                  <w:szCs w:val="22"/>
                </w:rPr>
                <w:delText xml:space="preserve">Chiều dài thanh cừ thực tế đóng, rút; không vượt thiết kế biện pháp</w:delText>
              </w:r>
            </w:del>
          </w:p>
        </w:tc>
        <w:tc>
          <w:tcPr>
            <w:tcW w:w="2820" w:type="dxa"/>
            <w:tcBorders>
              <w:top w:val="single" w:sz="4" w:space="0" w:color="000000"/>
              <w:left w:val="single" w:sz="4" w:space="0" w:color="000000"/>
              <w:bottom w:val="single" w:sz="4" w:space="0" w:color="000000"/>
              <w:right w:val="single" w:sz="4" w:space="0" w:color="000000"/>
            </w:tcBorders>
            <w:vAlign w:val="center"/>
          </w:tcPr>
          <w:p w14:paraId="22ABCC9B" w14:textId="77777777" w:rsidR="00A10877" w:rsidRDefault="00F1289A" w:rsidP="00253C84">
            <w:pPr>
              <w:spacing w:after="120" w:line="276" w:lineRule="auto"/>
            </w:pPr>
            <w:r>
              <w:rPr>
                <w:rFonts w:ascii="Times New Roman" w:hAnsi="Times New Roman"/>
                <w:sz w:val="22"/>
                <w:szCs w:val="22"/>
              </w:rPr>
              <w:t>Máy, nhân công, xử lý vướng; lấp lỗ rỗng sau khi nhổ cừ</w:t>
            </w:r>
          </w:p>
        </w:tc>
      </w:tr>
      <w:tr w:rsidR="00A10877" w14:paraId="07DC4994" w14:textId="77777777">
        <w:trPr>
          <w:cantSplit/>
        </w:trPr>
        <w:tc>
          <w:tcPr>
            <w:tcW w:w="497" w:type="dxa"/>
            <w:tcBorders>
              <w:top w:val="single" w:sz="4" w:space="0" w:color="000000"/>
              <w:left w:val="single" w:sz="4" w:space="0" w:color="000000"/>
              <w:bottom w:val="single" w:sz="4" w:space="0" w:color="000000"/>
              <w:right w:val="single" w:sz="4" w:space="0" w:color="000000"/>
            </w:tcBorders>
            <w:vAlign w:val="center"/>
          </w:tcPr>
          <w:p w14:paraId="134EE2DF" w14:textId="77777777" w:rsidR="00A10877" w:rsidRDefault="00F1289A" w:rsidP="00253C84">
            <w:pPr>
              <w:spacing w:after="120" w:line="276" w:lineRule="auto"/>
              <w:jc w:val="center"/>
              <w:rPr>
                <w:sz w:val="22"/>
                <w:szCs w:val="22"/>
              </w:rPr>
            </w:pPr>
            <w:r>
              <w:rPr>
                <w:sz w:val="22"/>
                <w:szCs w:val="22"/>
              </w:rPr>
              <w:t>3</w:t>
            </w:r>
          </w:p>
        </w:tc>
        <w:tc>
          <w:tcPr>
            <w:tcW w:w="1891" w:type="dxa"/>
            <w:tcBorders>
              <w:top w:val="single" w:sz="4" w:space="0" w:color="000000"/>
              <w:left w:val="single" w:sz="4" w:space="0" w:color="000000"/>
              <w:bottom w:val="single" w:sz="4" w:space="0" w:color="000000"/>
              <w:right w:val="single" w:sz="4" w:space="0" w:color="000000"/>
            </w:tcBorders>
            <w:vAlign w:val="center"/>
          </w:tcPr>
          <w:p w14:paraId="54622FB8" w14:textId="77777777" w:rsidR="00A10877" w:rsidRDefault="00F1289A" w:rsidP="00253C84">
            <w:pPr>
              <w:spacing w:after="120" w:line="276" w:lineRule="auto"/>
            </w:pPr>
            <w:r>
              <w:rPr>
                <w:rFonts w:ascii="Times New Roman" w:hAnsi="Times New Roman"/>
                <w:sz w:val="22"/>
                <w:szCs w:val="22"/>
              </w:rPr>
              <w:t>Văng chống H350x350x12x19 (cung cấp, lắp, tháo)</w:t>
            </w:r>
          </w:p>
        </w:tc>
        <w:tc>
          <w:tcPr>
            <w:tcW w:w="972" w:type="dxa"/>
            <w:tcBorders>
              <w:top w:val="single" w:sz="4" w:space="0" w:color="000000"/>
              <w:left w:val="single" w:sz="4" w:space="0" w:color="000000"/>
              <w:bottom w:val="single" w:sz="4" w:space="0" w:color="000000"/>
              <w:right w:val="single" w:sz="4" w:space="0" w:color="000000"/>
            </w:tcBorders>
            <w:vAlign w:val="center"/>
          </w:tcPr>
          <w:p w14:paraId="55CD9436" w14:textId="77777777" w:rsidR="00A10877" w:rsidRDefault="00F1289A" w:rsidP="00253C84">
            <w:pPr>
              <w:spacing w:after="120" w:line="276" w:lineRule="auto"/>
              <w:jc w:val="center"/>
            </w:pPr>
            <w:r>
              <w:rPr>
                <w:rFonts w:ascii="Times New Roman" w:hAnsi="Times New Roman"/>
                <w:sz w:val="22"/>
                <w:szCs w:val="22"/>
              </w:rPr>
              <w:t>kg</w:t>
            </w:r>
          </w:p>
        </w:tc>
        <w:tc>
          <w:tcPr>
            <w:tcW w:w="2792" w:type="dxa"/>
            <w:tcBorders>
              <w:top w:val="single" w:sz="4" w:space="0" w:color="000000"/>
              <w:left w:val="single" w:sz="4" w:space="0" w:color="000000"/>
              <w:bottom w:val="single" w:sz="4" w:space="0" w:color="000000"/>
              <w:right w:val="single" w:sz="4" w:space="0" w:color="000000"/>
            </w:tcBorders>
            <w:vAlign w:val="center"/>
          </w:tcPr>
          <w:p w14:paraId="4ABBCACF" w14:textId="7231D658" w:rsidR="00A10877" w:rsidRDefault="00F1289A" w:rsidP="00253C84">
            <w:pPr>
              <w:spacing w:after="120" w:line="276" w:lineRule="auto"/>
            </w:pPr>
            <w:ins w:id="120281" w:author="VNCN E&amp;C" w:date="2026-10-22T09:00:00Z">
              <w:r>
                <w:rPr>
                  <w:rFonts w:ascii="Times New Roman" w:hAnsi="Times New Roman"/>
                  <w:sz w:val="22"/>
                  <w:szCs w:val="22"/>
                </w:rPr>
                <w:t xml:space="preserve">Theo Mục II</w:t>
              </w:r>
            </w:ins>
            <w:del w:id="120282" w:author="VNCN E&amp;C" w:date="2026-10-22T09:00:00Z">
              <w:r>
                <w:rPr>
                  <w:rFonts w:ascii="Times New Roman" w:hAnsi="Times New Roman"/>
                  <w:sz w:val="22"/>
                  <w:szCs w:val="22"/>
                </w:rPr>
                <w:delText xml:space="preserve">Trọng lượng lý thuyết thép hình theo bản vẽ biện pháp; không tính</w:delText>
              </w:r>
            </w:del>
            <w:del w:id="127" w:author="Ban Kinh tế &amp; Quản lý Hợp đồng" w:date="2026-10-21T15:43:00Z">
              <w:r w:rsidDel="00E3523E">
                <w:rPr>
                  <w:rFonts w:ascii="Times New Roman" w:hAnsi="Times New Roman"/>
                  <w:sz w:val="22"/>
                  <w:szCs w:val="22"/>
                </w:rPr>
                <w:delText xml:space="preserve"> bản mã</w:delText>
              </w:r>
            </w:del>
            <w:del w:id="120283" w:author="VNCN E&amp;C" w:date="2026-10-22T09:00:00Z">
              <w:r>
                <w:rPr>
                  <w:rFonts w:ascii="Times New Roman" w:hAnsi="Times New Roman"/>
                  <w:sz w:val="22"/>
                  <w:szCs w:val="22"/>
                </w:rPr>
                <w:delText xml:space="preserve">, bu lông, hao hụt (đã bao gồm chi phí lưu văng)</w:delText>
              </w:r>
            </w:del>
          </w:p>
        </w:tc>
        <w:tc>
          <w:tcPr>
            <w:tcW w:w="2820" w:type="dxa"/>
            <w:tcBorders>
              <w:top w:val="single" w:sz="4" w:space="0" w:color="000000"/>
              <w:left w:val="single" w:sz="4" w:space="0" w:color="000000"/>
              <w:bottom w:val="single" w:sz="4" w:space="0" w:color="000000"/>
              <w:right w:val="single" w:sz="4" w:space="0" w:color="000000"/>
            </w:tcBorders>
            <w:vAlign w:val="center"/>
          </w:tcPr>
          <w:p w14:paraId="21605652" w14:textId="77777777" w:rsidR="00A10877" w:rsidRDefault="00F1289A" w:rsidP="00253C84">
            <w:pPr>
              <w:spacing w:after="120" w:line="276" w:lineRule="auto"/>
            </w:pPr>
            <w:r>
              <w:rPr>
                <w:rFonts w:ascii="Times New Roman" w:hAnsi="Times New Roman"/>
                <w:sz w:val="22"/>
                <w:szCs w:val="22"/>
              </w:rPr>
              <w:t>Cung cấp, vận chuyển, nâng hạ, gia công, hàn, cắt chi tiết; lắp dựng, duy trì, tháo dỡ</w:t>
            </w:r>
          </w:p>
        </w:tc>
      </w:tr>
      <w:tr w:rsidR="00A10877" w14:paraId="1D91D948" w14:textId="77777777">
        <w:trPr>
          <w:cantSplit/>
        </w:trPr>
        <w:tc>
          <w:tcPr>
            <w:tcW w:w="497" w:type="dxa"/>
            <w:tcBorders>
              <w:top w:val="single" w:sz="4" w:space="0" w:color="000000"/>
              <w:left w:val="single" w:sz="4" w:space="0" w:color="000000"/>
              <w:bottom w:val="single" w:sz="4" w:space="0" w:color="000000"/>
              <w:right w:val="single" w:sz="4" w:space="0" w:color="000000"/>
            </w:tcBorders>
            <w:vAlign w:val="center"/>
          </w:tcPr>
          <w:p w14:paraId="28FF78AD" w14:textId="77777777" w:rsidR="00A10877" w:rsidRDefault="00F1289A" w:rsidP="00253C84">
            <w:pPr>
              <w:spacing w:after="120" w:line="276" w:lineRule="auto"/>
              <w:jc w:val="center"/>
              <w:rPr>
                <w:sz w:val="22"/>
                <w:szCs w:val="22"/>
              </w:rPr>
            </w:pPr>
            <w:r>
              <w:rPr>
                <w:sz w:val="22"/>
                <w:szCs w:val="22"/>
              </w:rPr>
              <w:t>4</w:t>
            </w:r>
          </w:p>
        </w:tc>
        <w:tc>
          <w:tcPr>
            <w:tcW w:w="1891" w:type="dxa"/>
            <w:tcBorders>
              <w:top w:val="single" w:sz="4" w:space="0" w:color="000000"/>
              <w:left w:val="single" w:sz="4" w:space="0" w:color="000000"/>
              <w:bottom w:val="single" w:sz="4" w:space="0" w:color="000000"/>
              <w:right w:val="single" w:sz="4" w:space="0" w:color="000000"/>
            </w:tcBorders>
            <w:vAlign w:val="center"/>
          </w:tcPr>
          <w:p w14:paraId="6BC54A61" w14:textId="0EADEC70" w:rsidR="00A10877" w:rsidRDefault="00F1289A" w:rsidP="00253C84">
            <w:pPr>
              <w:spacing w:after="120" w:line="276" w:lineRule="auto"/>
            </w:pPr>
            <w:r>
              <w:rPr>
                <w:rFonts w:ascii="Times New Roman" w:hAnsi="Times New Roman"/>
                <w:sz w:val="22"/>
                <w:szCs w:val="22"/>
              </w:rPr>
              <w:t xml:space="preserve">Bê tông chèn dầm biên, </w:t>
            </w:r>
            <w:del w:id="128" w:author="Ban Kinh tế &amp; Quản lý Hợp đồng" w:date="2026-10-21T15:45:00Z">
              <w:r w:rsidDel="00A12458">
                <w:rPr>
                  <w:rFonts w:ascii="Times New Roman" w:hAnsi="Times New Roman"/>
                  <w:sz w:val="22"/>
                  <w:szCs w:val="22"/>
                </w:rPr>
                <w:delText>Sika grout đầu cột</w:delText>
              </w:r>
            </w:del>
            <w:r>
              <w:rPr>
                <w:rFonts w:ascii="Times New Roman" w:hAnsi="Times New Roman"/>
                <w:sz w:val="22"/>
                <w:szCs w:val="22"/>
              </w:rPr>
              <w:t>, bê tông chèn cừ</w:t>
            </w:r>
          </w:p>
        </w:tc>
        <w:tc>
          <w:tcPr>
            <w:tcW w:w="972" w:type="dxa"/>
            <w:tcBorders>
              <w:top w:val="single" w:sz="4" w:space="0" w:color="000000"/>
              <w:left w:val="single" w:sz="4" w:space="0" w:color="000000"/>
              <w:bottom w:val="single" w:sz="4" w:space="0" w:color="000000"/>
              <w:right w:val="single" w:sz="4" w:space="0" w:color="000000"/>
            </w:tcBorders>
            <w:vAlign w:val="center"/>
          </w:tcPr>
          <w:p w14:paraId="0AC35AA9" w14:textId="77777777" w:rsidR="00A10877" w:rsidRDefault="00F1289A" w:rsidP="00253C84">
            <w:pPr>
              <w:spacing w:after="120" w:line="276" w:lineRule="auto"/>
              <w:jc w:val="center"/>
            </w:pPr>
            <w:r>
              <w:rPr>
                <w:rFonts w:ascii="Times New Roman" w:hAnsi="Times New Roman"/>
                <w:sz w:val="22"/>
                <w:szCs w:val="22"/>
              </w:rPr>
              <w:t>m3; m2</w:t>
            </w:r>
          </w:p>
        </w:tc>
        <w:tc>
          <w:tcPr>
            <w:tcW w:w="2792" w:type="dxa"/>
            <w:tcBorders>
              <w:top w:val="single" w:sz="4" w:space="0" w:color="000000"/>
              <w:left w:val="single" w:sz="4" w:space="0" w:color="000000"/>
              <w:bottom w:val="single" w:sz="4" w:space="0" w:color="000000"/>
              <w:right w:val="single" w:sz="4" w:space="0" w:color="000000"/>
            </w:tcBorders>
            <w:vAlign w:val="center"/>
          </w:tcPr>
          <w:p w14:paraId="0379BCC5" w14:textId="77777777" w:rsidR="00A10877" w:rsidRDefault="00F1289A" w:rsidP="00253C84">
            <w:pPr>
              <w:spacing w:after="120" w:line="276" w:lineRule="auto"/>
            </w:pPr>
            <w:r>
              <w:rPr>
                <w:rFonts w:ascii="Times New Roman" w:hAnsi="Times New Roman"/>
                <w:sz w:val="22"/>
                <w:szCs w:val="22"/>
              </w:rPr>
              <w:t xml:space="preserve">Theo </w:t>
            </w:r>
            <w:ins w:id="120284" w:author="VNCN E&amp;C" w:date="2026-10-22T09:00:00Z">
              <w:r>
                <w:rPr>
                  <w:rFonts w:ascii="Times New Roman" w:hAnsi="Times New Roman"/>
                  <w:sz w:val="22"/>
                  <w:szCs w:val="22"/>
                </w:rPr>
                <w:t xml:space="preserve">Mục II</w:t>
              </w:r>
            </w:ins>
            <w:del w:id="120285" w:author="VNCN E&amp;C" w:date="2026-10-22T09:00:00Z">
              <w:r>
                <w:rPr>
                  <w:rFonts w:ascii="Times New Roman" w:hAnsi="Times New Roman"/>
                  <w:sz w:val="22"/>
                  <w:szCs w:val="22"/>
                </w:rPr>
                <w:delText xml:space="preserve">bản vẽ thiết kế, biện pháp được phê duyệt</w:delText>
              </w:r>
            </w:del>
          </w:p>
        </w:tc>
        <w:tc>
          <w:tcPr>
            <w:tcW w:w="2820" w:type="dxa"/>
            <w:tcBorders>
              <w:top w:val="single" w:sz="4" w:space="0" w:color="000000"/>
              <w:left w:val="single" w:sz="4" w:space="0" w:color="000000"/>
              <w:bottom w:val="single" w:sz="4" w:space="0" w:color="000000"/>
              <w:right w:val="single" w:sz="4" w:space="0" w:color="000000"/>
            </w:tcBorders>
            <w:vAlign w:val="center"/>
          </w:tcPr>
          <w:p w14:paraId="704B8DF5" w14:textId="77777777" w:rsidR="00A10877" w:rsidRDefault="00F1289A" w:rsidP="00253C84">
            <w:pPr>
              <w:spacing w:after="120" w:line="276" w:lineRule="auto"/>
            </w:pPr>
            <w:r>
              <w:rPr>
                <w:rFonts w:ascii="Times New Roman" w:hAnsi="Times New Roman"/>
                <w:sz w:val="22"/>
                <w:szCs w:val="22"/>
              </w:rPr>
              <w:t>Cung cấp vật liệu, thi công, bảo dưỡng</w:t>
            </w:r>
          </w:p>
        </w:tc>
      </w:tr>
      <w:tr w:rsidR="00A10877" w14:paraId="53602110" w14:textId="77777777">
        <w:trPr>
          <w:cantSplit/>
        </w:trPr>
        <w:tc>
          <w:tcPr>
            <w:tcW w:w="497" w:type="dxa"/>
            <w:tcBorders>
              <w:top w:val="single" w:sz="4" w:space="0" w:color="000000"/>
              <w:left w:val="single" w:sz="4" w:space="0" w:color="000000"/>
              <w:bottom w:val="single" w:sz="4" w:space="0" w:color="000000"/>
              <w:right w:val="single" w:sz="4" w:space="0" w:color="000000"/>
            </w:tcBorders>
            <w:vAlign w:val="center"/>
          </w:tcPr>
          <w:p w14:paraId="7F495A92" w14:textId="77777777" w:rsidR="00A10877" w:rsidRDefault="00F1289A" w:rsidP="00253C84">
            <w:pPr>
              <w:spacing w:after="120" w:line="276" w:lineRule="auto"/>
              <w:jc w:val="center"/>
              <w:rPr>
                <w:sz w:val="22"/>
                <w:szCs w:val="22"/>
              </w:rPr>
            </w:pPr>
            <w:r>
              <w:rPr>
                <w:sz w:val="22"/>
                <w:szCs w:val="22"/>
              </w:rPr>
              <w:lastRenderedPageBreak/>
              <w:t>5</w:t>
            </w:r>
          </w:p>
        </w:tc>
        <w:tc>
          <w:tcPr>
            <w:tcW w:w="1891" w:type="dxa"/>
            <w:tcBorders>
              <w:top w:val="single" w:sz="4" w:space="0" w:color="000000"/>
              <w:left w:val="single" w:sz="4" w:space="0" w:color="000000"/>
              <w:bottom w:val="single" w:sz="4" w:space="0" w:color="000000"/>
              <w:right w:val="single" w:sz="4" w:space="0" w:color="000000"/>
            </w:tcBorders>
            <w:vAlign w:val="center"/>
          </w:tcPr>
          <w:p w14:paraId="3C2494D1" w14:textId="77777777" w:rsidR="00A10877" w:rsidRDefault="00F1289A" w:rsidP="00253C84">
            <w:pPr>
              <w:spacing w:after="120" w:line="276" w:lineRule="auto"/>
            </w:pPr>
            <w:r>
              <w:rPr>
                <w:rFonts w:ascii="Times New Roman" w:hAnsi="Times New Roman"/>
                <w:sz w:val="22"/>
                <w:szCs w:val="22"/>
              </w:rPr>
              <w:t>Bê tông lót, móng, cột, vách, tường, sàn, dầm, thang bộ, ram dốc, sàn tăng cường</w:t>
            </w:r>
          </w:p>
        </w:tc>
        <w:tc>
          <w:tcPr>
            <w:tcW w:w="972" w:type="dxa"/>
            <w:tcBorders>
              <w:top w:val="single" w:sz="4" w:space="0" w:color="000000"/>
              <w:left w:val="single" w:sz="4" w:space="0" w:color="000000"/>
              <w:bottom w:val="single" w:sz="4" w:space="0" w:color="000000"/>
              <w:right w:val="single" w:sz="4" w:space="0" w:color="000000"/>
            </w:tcBorders>
            <w:vAlign w:val="center"/>
          </w:tcPr>
          <w:p w14:paraId="626DE07A" w14:textId="77777777" w:rsidR="00A10877" w:rsidRDefault="00F1289A" w:rsidP="00253C84">
            <w:pPr>
              <w:spacing w:after="120" w:line="276" w:lineRule="auto"/>
              <w:jc w:val="center"/>
            </w:pPr>
            <w:r>
              <w:rPr>
                <w:rFonts w:ascii="Times New Roman" w:hAnsi="Times New Roman"/>
                <w:sz w:val="22"/>
                <w:szCs w:val="22"/>
              </w:rPr>
              <w:t>m3</w:t>
            </w:r>
          </w:p>
        </w:tc>
        <w:tc>
          <w:tcPr>
            <w:tcW w:w="2792" w:type="dxa"/>
            <w:tcBorders>
              <w:top w:val="single" w:sz="4" w:space="0" w:color="000000"/>
              <w:left w:val="single" w:sz="4" w:space="0" w:color="000000"/>
              <w:bottom w:val="single" w:sz="4" w:space="0" w:color="000000"/>
              <w:right w:val="single" w:sz="4" w:space="0" w:color="000000"/>
            </w:tcBorders>
            <w:vAlign w:val="center"/>
          </w:tcPr>
          <w:p w14:paraId="2C499E42" w14:textId="77777777" w:rsidR="00A10877" w:rsidRDefault="00F1289A" w:rsidP="00253C84">
            <w:pPr>
              <w:spacing w:after="120" w:line="276" w:lineRule="auto"/>
            </w:pPr>
            <w:ins w:id="120286" w:author="VNCN E&amp;C" w:date="2026-10-22T09:00:00Z">
              <w:r>
                <w:rPr>
                  <w:rFonts w:ascii="Times New Roman" w:hAnsi="Times New Roman"/>
                  <w:sz w:val="22"/>
                  <w:szCs w:val="22"/>
                </w:rPr>
                <w:t xml:space="preserve">Theo Mục II</w:t>
              </w:r>
            </w:ins>
            <w:del w:id="120287" w:author="VNCN E&amp;C" w:date="2026-10-22T09:00:00Z">
              <w:r>
                <w:rPr>
                  <w:rFonts w:ascii="Times New Roman" w:hAnsi="Times New Roman"/>
                  <w:sz w:val="22"/>
                  <w:szCs w:val="22"/>
                </w:rPr>
                <w:delText xml:space="preserve">Thể tích hình học theo bản vẽ; không trừ thể tích cốt thép và lỗ rỗng nhỏ hơn 0,1 m3</w:delText>
              </w:r>
            </w:del>
          </w:p>
        </w:tc>
        <w:tc>
          <w:tcPr>
            <w:tcW w:w="2820" w:type="dxa"/>
            <w:tcBorders>
              <w:top w:val="single" w:sz="4" w:space="0" w:color="000000"/>
              <w:left w:val="single" w:sz="4" w:space="0" w:color="000000"/>
              <w:bottom w:val="single" w:sz="4" w:space="0" w:color="000000"/>
              <w:right w:val="single" w:sz="4" w:space="0" w:color="000000"/>
            </w:tcBorders>
            <w:vAlign w:val="center"/>
          </w:tcPr>
          <w:p w14:paraId="1F492012" w14:textId="33BE10B2" w:rsidR="00A10877" w:rsidRDefault="00F1289A" w:rsidP="00253C84">
            <w:pPr>
              <w:spacing w:after="120" w:line="276" w:lineRule="auto"/>
            </w:pPr>
            <w:r>
              <w:rPr>
                <w:rFonts w:ascii="Times New Roman" w:hAnsi="Times New Roman"/>
                <w:sz w:val="22"/>
                <w:szCs w:val="22"/>
              </w:rPr>
              <w:t>Bê tông thương phẩm đúng mác thiết kế (thương hiệu theo Biểu 07), phụ gia, bơm, đổ, đầm, bảo dưỡng, thí nghiệm, xử lý mạch ngừng</w:t>
            </w:r>
            <w:ins w:id="129" w:author="Ban Kinh tế &amp; Quản lý Hợp đồng" w:date="2026-10-21T15:35:00Z">
              <w:r w:rsidR="00523244">
                <w:rPr>
                  <w:rFonts w:ascii="Times New Roman" w:hAnsi="Times New Roman"/>
                  <w:sz w:val="22"/>
                  <w:szCs w:val="22"/>
                </w:rPr>
                <w:t xml:space="preserve"> (</w:t>
              </w:r>
              <w:r w:rsidR="00523244" w:rsidRPr="00523244">
                <w:rPr>
                  <w:rFonts w:ascii="Times New Roman" w:hAnsi="Times New Roman"/>
                  <w:sz w:val="22"/>
                  <w:szCs w:val="22"/>
                </w:rPr>
                <w:t>không bao gồm mài bề mặt</w:t>
              </w:r>
              <w:r w:rsidR="00523244">
                <w:rPr>
                  <w:rFonts w:ascii="Times New Roman" w:hAnsi="Times New Roman"/>
                  <w:sz w:val="22"/>
                  <w:szCs w:val="22"/>
                </w:rPr>
                <w:t>)</w:t>
              </w:r>
            </w:ins>
          </w:p>
        </w:tc>
      </w:tr>
      <w:tr w:rsidR="00A10877" w14:paraId="356DD665" w14:textId="77777777">
        <w:trPr>
          <w:cantSplit/>
        </w:trPr>
        <w:tc>
          <w:tcPr>
            <w:tcW w:w="497" w:type="dxa"/>
            <w:tcBorders>
              <w:top w:val="single" w:sz="4" w:space="0" w:color="000000"/>
              <w:left w:val="single" w:sz="4" w:space="0" w:color="000000"/>
              <w:bottom w:val="single" w:sz="4" w:space="0" w:color="000000"/>
              <w:right w:val="single" w:sz="4" w:space="0" w:color="000000"/>
            </w:tcBorders>
            <w:vAlign w:val="center"/>
          </w:tcPr>
          <w:p w14:paraId="29E14A71" w14:textId="77777777" w:rsidR="00A10877" w:rsidRDefault="00F1289A" w:rsidP="00253C84">
            <w:pPr>
              <w:spacing w:after="120" w:line="276" w:lineRule="auto"/>
              <w:jc w:val="center"/>
              <w:rPr>
                <w:sz w:val="22"/>
                <w:szCs w:val="22"/>
              </w:rPr>
            </w:pPr>
            <w:r>
              <w:rPr>
                <w:sz w:val="22"/>
                <w:szCs w:val="22"/>
              </w:rPr>
              <w:t>6</w:t>
            </w:r>
          </w:p>
        </w:tc>
        <w:tc>
          <w:tcPr>
            <w:tcW w:w="1891" w:type="dxa"/>
            <w:tcBorders>
              <w:top w:val="single" w:sz="4" w:space="0" w:color="000000"/>
              <w:left w:val="single" w:sz="4" w:space="0" w:color="000000"/>
              <w:bottom w:val="single" w:sz="4" w:space="0" w:color="000000"/>
              <w:right w:val="single" w:sz="4" w:space="0" w:color="000000"/>
            </w:tcBorders>
            <w:vAlign w:val="center"/>
          </w:tcPr>
          <w:p w14:paraId="42F18C8B" w14:textId="77777777" w:rsidR="00A10877" w:rsidRDefault="00F1289A" w:rsidP="00253C84">
            <w:pPr>
              <w:spacing w:after="120" w:line="276" w:lineRule="auto"/>
            </w:pPr>
            <w:r>
              <w:rPr>
                <w:rFonts w:ascii="Times New Roman" w:hAnsi="Times New Roman"/>
                <w:sz w:val="22"/>
                <w:szCs w:val="22"/>
              </w:rPr>
              <w:t>Cốt thép các loại</w:t>
            </w:r>
          </w:p>
        </w:tc>
        <w:tc>
          <w:tcPr>
            <w:tcW w:w="972" w:type="dxa"/>
            <w:tcBorders>
              <w:top w:val="single" w:sz="4" w:space="0" w:color="000000"/>
              <w:left w:val="single" w:sz="4" w:space="0" w:color="000000"/>
              <w:bottom w:val="single" w:sz="4" w:space="0" w:color="000000"/>
              <w:right w:val="single" w:sz="4" w:space="0" w:color="000000"/>
            </w:tcBorders>
            <w:vAlign w:val="center"/>
          </w:tcPr>
          <w:p w14:paraId="47A992E0" w14:textId="77777777" w:rsidR="00A10877" w:rsidRDefault="00F1289A" w:rsidP="00253C84">
            <w:pPr>
              <w:spacing w:after="120" w:line="276" w:lineRule="auto"/>
              <w:jc w:val="center"/>
            </w:pPr>
            <w:r>
              <w:rPr>
                <w:rFonts w:ascii="Times New Roman" w:hAnsi="Times New Roman"/>
                <w:sz w:val="22"/>
                <w:szCs w:val="22"/>
              </w:rPr>
              <w:t>tấn</w:t>
            </w:r>
          </w:p>
        </w:tc>
        <w:tc>
          <w:tcPr>
            <w:tcW w:w="2792" w:type="dxa"/>
            <w:tcBorders>
              <w:top w:val="single" w:sz="4" w:space="0" w:color="000000"/>
              <w:left w:val="single" w:sz="4" w:space="0" w:color="000000"/>
              <w:bottom w:val="single" w:sz="4" w:space="0" w:color="000000"/>
              <w:right w:val="single" w:sz="4" w:space="0" w:color="000000"/>
            </w:tcBorders>
            <w:vAlign w:val="center"/>
          </w:tcPr>
          <w:p w14:paraId="4F74882C" w14:textId="6CAFEC15" w:rsidR="00A10877" w:rsidRDefault="00F1289A" w:rsidP="00253C84">
            <w:pPr>
              <w:spacing w:after="120" w:line="276" w:lineRule="auto"/>
            </w:pPr>
            <w:ins w:id="120288" w:author="VNCN E&amp;C" w:date="2026-10-22T09:00:00Z">
              <w:r>
                <w:rPr>
                  <w:rFonts w:ascii="Times New Roman" w:hAnsi="Times New Roman"/>
                  <w:sz w:val="22"/>
                  <w:szCs w:val="22"/>
                </w:rPr>
                <w:t xml:space="preserve">Theo Mục II</w:t>
              </w:r>
            </w:ins>
            <w:del w:id="120289" w:author="VNCN E&amp;C" w:date="2026-10-22T09:00:00Z">
              <w:r>
                <w:rPr>
                  <w:rFonts w:ascii="Times New Roman" w:hAnsi="Times New Roman"/>
                  <w:sz w:val="22"/>
                  <w:szCs w:val="22"/>
                </w:rPr>
                <w:delText xml:space="preserve">Trọng lượng theo bảng thống kê thép bản vẽ </w:delText>
              </w:r>
            </w:del>
            <w:ins w:id="120291" w:author="Ban Kinh tế &amp; Quản lý Hợp đồng" w:date="2026-10-21T15:33:00Z">
              <w:del w:id="120290" w:author="VNCN E&amp;C" w:date="2026-10-22T09:00:00Z">
                <w:r>
                  <w:rPr>
                    <w:rFonts w:ascii="Times New Roman" w:hAnsi="Times New Roman"/>
                    <w:sz w:val="22"/>
                    <w:szCs w:val="22"/>
                  </w:rPr>
                  <w:delText xml:space="preserve">Shop drawing /bản vẽ hoàn công </w:delText>
                </w:r>
              </w:del>
            </w:ins>
            <w:ins w:id="120293" w:author="Ban Kinh tế &amp; Quản lý Hợp đồng" w:date="2026-10-21T15:33:00Z">
              <w:del w:id="120292" w:author="VNCN E&amp;C" w:date="2026-10-22T09:00:00Z">
                <w:r>
                  <w:rPr>
                    <w:rFonts w:ascii="Times New Roman" w:hAnsi="Times New Roman" w:hint="eastAsia"/>
                    <w:sz w:val="22"/>
                    <w:szCs w:val="22"/>
                  </w:rPr>
                  <w:delText xml:space="preserve">đư</w:delText>
                </w:r>
              </w:del>
            </w:ins>
            <w:ins w:id="120295" w:author="Ban Kinh tế &amp; Quản lý Hợp đồng" w:date="2026-10-21T15:33:00Z">
              <w:del w:id="120294" w:author="VNCN E&amp;C" w:date="2026-10-22T09:00:00Z">
                <w:r>
                  <w:rPr>
                    <w:rFonts w:ascii="Times New Roman" w:hAnsi="Times New Roman"/>
                    <w:sz w:val="22"/>
                    <w:szCs w:val="22"/>
                  </w:rPr>
                  <w:delText xml:space="preserve">ợc duyệt.</w:delText>
                </w:r>
              </w:del>
            </w:ins>
            <w:del w:id="131" w:author="Ban Kinh tế &amp; Quản lý Hợp đồng" w:date="2026-10-21T15:33:00Z">
              <w:r w:rsidDel="00A34CBC">
                <w:rPr>
                  <w:rFonts w:ascii="Times New Roman" w:hAnsi="Times New Roman"/>
                  <w:sz w:val="22"/>
                  <w:szCs w:val="22"/>
                </w:rPr>
                <w:delText>thi công được duyệt; không tính nối chồng ngoài thiết kế, thép biện pháp, con kê</w:delText>
              </w:r>
            </w:del>
          </w:p>
        </w:tc>
        <w:tc>
          <w:tcPr>
            <w:tcW w:w="2820" w:type="dxa"/>
            <w:tcBorders>
              <w:top w:val="single" w:sz="4" w:space="0" w:color="000000"/>
              <w:left w:val="single" w:sz="4" w:space="0" w:color="000000"/>
              <w:bottom w:val="single" w:sz="4" w:space="0" w:color="000000"/>
              <w:right w:val="single" w:sz="4" w:space="0" w:color="000000"/>
            </w:tcBorders>
            <w:vAlign w:val="center"/>
          </w:tcPr>
          <w:p w14:paraId="4498CFEF" w14:textId="28FB0CCB" w:rsidR="00A10877" w:rsidRDefault="00F1289A" w:rsidP="00253C84">
            <w:pPr>
              <w:spacing w:after="120" w:line="276" w:lineRule="auto"/>
            </w:pPr>
            <w:r>
              <w:rPr>
                <w:rFonts w:ascii="Times New Roman" w:hAnsi="Times New Roman"/>
                <w:sz w:val="22"/>
                <w:szCs w:val="22"/>
              </w:rPr>
              <w:t>Cung cấp, gia công, lắp dựng, nối, buộc, con kê</w:t>
            </w:r>
            <w:ins w:id="132" w:author="Ban Kinh tế &amp; Quản lý Hợp đồng" w:date="2026-10-21T15:46:00Z">
              <w:r w:rsidR="000A2319">
                <w:rPr>
                  <w:rFonts w:ascii="Times New Roman" w:hAnsi="Times New Roman"/>
                  <w:sz w:val="22"/>
                  <w:szCs w:val="22"/>
                </w:rPr>
                <w:t xml:space="preserve"> bê tông</w:t>
              </w:r>
            </w:ins>
            <w:r>
              <w:rPr>
                <w:rFonts w:ascii="Times New Roman" w:hAnsi="Times New Roman"/>
                <w:sz w:val="22"/>
                <w:szCs w:val="22"/>
              </w:rPr>
              <w:t>, cắt mẫu thí nghiệm</w:t>
            </w:r>
          </w:p>
        </w:tc>
      </w:tr>
      <w:tr w:rsidR="00A10877" w14:paraId="261CFEDE" w14:textId="77777777">
        <w:trPr>
          <w:cantSplit/>
        </w:trPr>
        <w:tc>
          <w:tcPr>
            <w:tcW w:w="497" w:type="dxa"/>
            <w:tcBorders>
              <w:top w:val="single" w:sz="4" w:space="0" w:color="000000"/>
              <w:left w:val="single" w:sz="4" w:space="0" w:color="000000"/>
              <w:bottom w:val="single" w:sz="4" w:space="0" w:color="000000"/>
              <w:right w:val="single" w:sz="4" w:space="0" w:color="000000"/>
            </w:tcBorders>
            <w:vAlign w:val="center"/>
          </w:tcPr>
          <w:p w14:paraId="51C6C0F9" w14:textId="77777777" w:rsidR="00A10877" w:rsidRDefault="00F1289A" w:rsidP="00253C84">
            <w:pPr>
              <w:spacing w:after="120" w:line="276" w:lineRule="auto"/>
              <w:jc w:val="center"/>
              <w:rPr>
                <w:sz w:val="22"/>
                <w:szCs w:val="22"/>
              </w:rPr>
            </w:pPr>
            <w:r>
              <w:rPr>
                <w:rFonts w:ascii="Times New Roman" w:hAnsi="Times New Roman"/>
                <w:sz w:val="22"/>
                <w:szCs w:val="22"/>
              </w:rPr>
              <w:t>8</w:t>
            </w:r>
          </w:p>
        </w:tc>
        <w:tc>
          <w:tcPr>
            <w:tcW w:w="1891" w:type="dxa"/>
            <w:tcBorders>
              <w:top w:val="single" w:sz="4" w:space="0" w:color="000000"/>
              <w:left w:val="single" w:sz="4" w:space="0" w:color="000000"/>
              <w:bottom w:val="single" w:sz="4" w:space="0" w:color="000000"/>
              <w:right w:val="single" w:sz="4" w:space="0" w:color="000000"/>
            </w:tcBorders>
            <w:vAlign w:val="center"/>
          </w:tcPr>
          <w:p w14:paraId="50E5F9F5" w14:textId="77777777" w:rsidR="00A10877" w:rsidRDefault="00F1289A" w:rsidP="00253C84">
            <w:pPr>
              <w:spacing w:after="120" w:line="276" w:lineRule="auto"/>
            </w:pPr>
            <w:r>
              <w:rPr>
                <w:rFonts w:ascii="Times New Roman" w:hAnsi="Times New Roman"/>
                <w:sz w:val="22"/>
                <w:szCs w:val="22"/>
              </w:rPr>
              <w:t>Ván khuôn các loại</w:t>
            </w:r>
          </w:p>
        </w:tc>
        <w:tc>
          <w:tcPr>
            <w:tcW w:w="972" w:type="dxa"/>
            <w:tcBorders>
              <w:top w:val="single" w:sz="4" w:space="0" w:color="000000"/>
              <w:left w:val="single" w:sz="4" w:space="0" w:color="000000"/>
              <w:bottom w:val="single" w:sz="4" w:space="0" w:color="000000"/>
              <w:right w:val="single" w:sz="4" w:space="0" w:color="000000"/>
            </w:tcBorders>
            <w:vAlign w:val="center"/>
          </w:tcPr>
          <w:p w14:paraId="21B2FC41" w14:textId="77777777" w:rsidR="00A10877" w:rsidRDefault="00F1289A" w:rsidP="00253C84">
            <w:pPr>
              <w:spacing w:after="120" w:line="276" w:lineRule="auto"/>
              <w:jc w:val="center"/>
            </w:pPr>
            <w:r>
              <w:rPr>
                <w:rFonts w:ascii="Times New Roman" w:hAnsi="Times New Roman"/>
                <w:sz w:val="22"/>
                <w:szCs w:val="22"/>
              </w:rPr>
              <w:t>m2</w:t>
            </w:r>
          </w:p>
        </w:tc>
        <w:tc>
          <w:tcPr>
            <w:tcW w:w="2792" w:type="dxa"/>
            <w:tcBorders>
              <w:top w:val="single" w:sz="4" w:space="0" w:color="000000"/>
              <w:left w:val="single" w:sz="4" w:space="0" w:color="000000"/>
              <w:bottom w:val="single" w:sz="4" w:space="0" w:color="000000"/>
              <w:right w:val="single" w:sz="4" w:space="0" w:color="000000"/>
            </w:tcBorders>
            <w:vAlign w:val="center"/>
          </w:tcPr>
          <w:p w14:paraId="6A8411B1" w14:textId="77777777" w:rsidR="00A10877" w:rsidRDefault="00F1289A" w:rsidP="00253C84">
            <w:pPr>
              <w:spacing w:after="120" w:line="276" w:lineRule="auto"/>
            </w:pPr>
            <w:ins w:id="120296" w:author="VNCN E&amp;C" w:date="2026-10-22T09:00:00Z">
              <w:r>
                <w:rPr>
                  <w:rFonts w:ascii="Times New Roman" w:hAnsi="Times New Roman"/>
                  <w:sz w:val="22"/>
                  <w:szCs w:val="22"/>
                </w:rPr>
                <w:t xml:space="preserve">Theo Mục II</w:t>
              </w:r>
            </w:ins>
            <w:del w:id="120297" w:author="VNCN E&amp;C" w:date="2026-10-22T09:00:00Z">
              <w:r>
                <w:rPr>
                  <w:rFonts w:ascii="Times New Roman" w:hAnsi="Times New Roman"/>
                  <w:sz w:val="22"/>
                  <w:szCs w:val="22"/>
                </w:rPr>
                <w:delText xml:space="preserve">Diện tích bề mặt bê tông tiếp xúc ván khuôn theo bản vẽ; trừ lỗ mở lớn hơn 1 m2</w:delText>
              </w:r>
            </w:del>
          </w:p>
        </w:tc>
        <w:tc>
          <w:tcPr>
            <w:tcW w:w="2820" w:type="dxa"/>
            <w:tcBorders>
              <w:top w:val="single" w:sz="4" w:space="0" w:color="000000"/>
              <w:left w:val="single" w:sz="4" w:space="0" w:color="000000"/>
              <w:bottom w:val="single" w:sz="4" w:space="0" w:color="000000"/>
              <w:right w:val="single" w:sz="4" w:space="0" w:color="000000"/>
            </w:tcBorders>
            <w:vAlign w:val="center"/>
          </w:tcPr>
          <w:p w14:paraId="67A7A976" w14:textId="77777777" w:rsidR="00A10877" w:rsidRDefault="00F1289A" w:rsidP="00253C84">
            <w:pPr>
              <w:spacing w:after="120" w:line="276" w:lineRule="auto"/>
            </w:pPr>
            <w:r>
              <w:rPr>
                <w:rFonts w:ascii="Times New Roman" w:hAnsi="Times New Roman"/>
                <w:sz w:val="22"/>
                <w:szCs w:val="22"/>
              </w:rPr>
              <w:t>Cung cấp, lắp dựng, cây chống, giàn giáo, tháo dỡ, vệ sinh, chống dính</w:t>
            </w:r>
          </w:p>
        </w:tc>
      </w:tr>
      <w:tr w:rsidR="00A10877" w14:paraId="3A62324B" w14:textId="77777777">
        <w:trPr>
          <w:cantSplit/>
        </w:trPr>
        <w:tc>
          <w:tcPr>
            <w:tcW w:w="497" w:type="dxa"/>
            <w:tcBorders>
              <w:top w:val="single" w:sz="4" w:space="0" w:color="000000"/>
              <w:left w:val="single" w:sz="4" w:space="0" w:color="000000"/>
              <w:bottom w:val="single" w:sz="4" w:space="0" w:color="000000"/>
              <w:right w:val="single" w:sz="4" w:space="0" w:color="000000"/>
            </w:tcBorders>
            <w:vAlign w:val="center"/>
          </w:tcPr>
          <w:p w14:paraId="416A4CCF" w14:textId="77777777" w:rsidR="00A10877" w:rsidRDefault="00F1289A" w:rsidP="00253C84">
            <w:pPr>
              <w:spacing w:after="120" w:line="276" w:lineRule="auto"/>
              <w:jc w:val="center"/>
              <w:rPr>
                <w:sz w:val="22"/>
                <w:szCs w:val="22"/>
              </w:rPr>
            </w:pPr>
            <w:r>
              <w:rPr>
                <w:rFonts w:ascii="Times New Roman" w:hAnsi="Times New Roman"/>
                <w:sz w:val="22"/>
                <w:szCs w:val="22"/>
              </w:rPr>
              <w:t>9</w:t>
            </w:r>
          </w:p>
        </w:tc>
        <w:tc>
          <w:tcPr>
            <w:tcW w:w="1891" w:type="dxa"/>
            <w:tcBorders>
              <w:top w:val="single" w:sz="4" w:space="0" w:color="000000"/>
              <w:left w:val="single" w:sz="4" w:space="0" w:color="000000"/>
              <w:bottom w:val="single" w:sz="4" w:space="0" w:color="000000"/>
              <w:right w:val="single" w:sz="4" w:space="0" w:color="000000"/>
            </w:tcBorders>
            <w:vAlign w:val="center"/>
          </w:tcPr>
          <w:p w14:paraId="261189F3" w14:textId="77777777" w:rsidR="00A10877" w:rsidRDefault="00F1289A" w:rsidP="00253C84">
            <w:pPr>
              <w:spacing w:after="120" w:line="276" w:lineRule="auto"/>
            </w:pPr>
            <w:r>
              <w:rPr>
                <w:rFonts w:ascii="Times New Roman" w:hAnsi="Times New Roman"/>
                <w:sz w:val="22"/>
                <w:szCs w:val="22"/>
              </w:rPr>
              <w:t>Bể nước sinh hoạt, bể nước PCCC, bể nước xử lý nước thải</w:t>
            </w:r>
          </w:p>
        </w:tc>
        <w:tc>
          <w:tcPr>
            <w:tcW w:w="972" w:type="dxa"/>
            <w:tcBorders>
              <w:top w:val="single" w:sz="4" w:space="0" w:color="000000"/>
              <w:left w:val="single" w:sz="4" w:space="0" w:color="000000"/>
              <w:bottom w:val="single" w:sz="4" w:space="0" w:color="000000"/>
              <w:right w:val="single" w:sz="4" w:space="0" w:color="000000"/>
            </w:tcBorders>
            <w:vAlign w:val="center"/>
          </w:tcPr>
          <w:p w14:paraId="09E60693" w14:textId="77777777" w:rsidR="00A10877" w:rsidRDefault="00F1289A" w:rsidP="00253C84">
            <w:pPr>
              <w:spacing w:after="120" w:line="276" w:lineRule="auto"/>
              <w:jc w:val="center"/>
            </w:pPr>
            <w:r>
              <w:rPr>
                <w:rFonts w:ascii="Times New Roman" w:hAnsi="Times New Roman"/>
                <w:sz w:val="22"/>
                <w:szCs w:val="22"/>
              </w:rPr>
              <w:t>m3; tấn; m2</w:t>
            </w:r>
          </w:p>
        </w:tc>
        <w:tc>
          <w:tcPr>
            <w:tcW w:w="2792" w:type="dxa"/>
            <w:tcBorders>
              <w:top w:val="single" w:sz="4" w:space="0" w:color="000000"/>
              <w:left w:val="single" w:sz="4" w:space="0" w:color="000000"/>
              <w:bottom w:val="single" w:sz="4" w:space="0" w:color="000000"/>
              <w:right w:val="single" w:sz="4" w:space="0" w:color="000000"/>
            </w:tcBorders>
            <w:vAlign w:val="center"/>
          </w:tcPr>
          <w:p w14:paraId="5896D9F7" w14:textId="77777777" w:rsidR="00A10877" w:rsidRDefault="00F1289A" w:rsidP="00253C84">
            <w:pPr>
              <w:spacing w:after="120" w:line="276" w:lineRule="auto"/>
            </w:pPr>
            <w:ins w:id="120319" w:author="VNCN E&amp;C" w:date="2026-10-22T09:00:00Z">
              <w:r>
                <w:rPr>
                  <w:rFonts w:ascii="Times New Roman" w:hAnsi="Times New Roman"/>
                  <w:sz w:val="22"/>
                  <w:szCs w:val="22"/>
                </w:rPr>
                <w:t xml:space="preserve">Theo Mục II</w:t>
              </w:r>
            </w:ins>
            <w:del w:id="120320" w:author="VNCN E&amp;C" w:date="2026-10-22T09:00:00Z">
              <w:r>
                <w:rPr>
                  <w:rFonts w:ascii="Times New Roman" w:hAnsi="Times New Roman"/>
                  <w:sz w:val="22"/>
                  <w:szCs w:val="22"/>
                </w:rPr>
                <w:delText xml:space="preserve">Như mục 6, 7, 8</w:delText>
              </w:r>
            </w:del>
            <w:r>
              <w:rPr>
                <w:rFonts w:ascii="Times New Roman" w:hAnsi="Times New Roman"/>
                <w:sz w:val="22"/>
                <w:szCs w:val="22"/>
              </w:rPr>
              <w:t xml:space="preserve">; khối lượng tạm tính, điều chỉnh </w:t>
            </w:r>
            <w:del w:id="120321" w:author="VNCN E&amp;C" w:date="2026-10-22T09:00:00Z">
              <w:r>
                <w:rPr>
                  <w:rFonts w:ascii="Times New Roman" w:hAnsi="Times New Roman"/>
                  <w:sz w:val="22"/>
                  <w:szCs w:val="22"/>
                </w:rPr>
                <w:delText xml:space="preserve">bằng phụ lục </w:delText>
              </w:r>
            </w:del>
            <w:r>
              <w:rPr>
                <w:rFonts w:ascii="Times New Roman" w:hAnsi="Times New Roman"/>
                <w:sz w:val="22"/>
                <w:szCs w:val="22"/>
              </w:rPr>
              <w:t xml:space="preserve">theo </w:t>
            </w:r>
            <w:ins w:id="120322" w:author="VNCN E&amp;C" w:date="2026-10-22T09:00:00Z">
              <w:r>
                <w:rPr>
                  <w:rFonts w:ascii="Times New Roman" w:hAnsi="Times New Roman"/>
                  <w:sz w:val="22"/>
                  <w:szCs w:val="22"/>
                </w:rPr>
                <w:t xml:space="preserve">Điều 9.3</w:t>
              </w:r>
            </w:ins>
            <w:del w:id="120323" w:author="VNCN E&amp;C" w:date="2026-10-22T09:00:00Z">
              <w:r>
                <w:rPr>
                  <w:rFonts w:ascii="Times New Roman" w:hAnsi="Times New Roman"/>
                  <w:sz w:val="22"/>
                  <w:szCs w:val="22"/>
                </w:rPr>
                <w:delText xml:space="preserve">thiết kế được duyệt</w:delText>
              </w:r>
            </w:del>
          </w:p>
        </w:tc>
        <w:tc>
          <w:tcPr>
            <w:tcW w:w="2820" w:type="dxa"/>
            <w:tcBorders>
              <w:top w:val="single" w:sz="4" w:space="0" w:color="000000"/>
              <w:left w:val="single" w:sz="4" w:space="0" w:color="000000"/>
              <w:bottom w:val="single" w:sz="4" w:space="0" w:color="000000"/>
              <w:right w:val="single" w:sz="4" w:space="0" w:color="000000"/>
            </w:tcBorders>
            <w:vAlign w:val="center"/>
          </w:tcPr>
          <w:p w14:paraId="2E34CB26" w14:textId="77777777" w:rsidR="00A10877" w:rsidRDefault="00F1289A" w:rsidP="00253C84">
            <w:pPr>
              <w:spacing w:after="120" w:line="276" w:lineRule="auto"/>
            </w:pPr>
            <w:r>
              <w:rPr>
                <w:rFonts w:ascii="Times New Roman" w:hAnsi="Times New Roman"/>
                <w:sz w:val="22"/>
                <w:szCs w:val="22"/>
              </w:rPr>
              <w:t>Như mục 6, 7, 8</w:t>
            </w:r>
          </w:p>
        </w:tc>
      </w:tr>
      <w:tr w:rsidR="00A10877" w14:paraId="3E737029" w14:textId="77777777">
        <w:trPr>
          <w:cantSplit/>
        </w:trPr>
        <w:tc>
          <w:tcPr>
            <w:tcW w:w="497" w:type="dxa"/>
            <w:tcBorders>
              <w:top w:val="single" w:sz="4" w:space="0" w:color="000000"/>
              <w:left w:val="single" w:sz="4" w:space="0" w:color="000000"/>
              <w:bottom w:val="single" w:sz="4" w:space="0" w:color="000000"/>
              <w:right w:val="single" w:sz="4" w:space="0" w:color="000000"/>
            </w:tcBorders>
            <w:vAlign w:val="center"/>
          </w:tcPr>
          <w:p w14:paraId="643037A4" w14:textId="77777777" w:rsidR="00A10877" w:rsidRDefault="00F1289A" w:rsidP="00253C84">
            <w:pPr>
              <w:spacing w:after="120" w:line="276" w:lineRule="auto"/>
              <w:jc w:val="center"/>
              <w:rPr>
                <w:sz w:val="22"/>
                <w:szCs w:val="22"/>
              </w:rPr>
            </w:pPr>
            <w:r>
              <w:rPr>
                <w:rFonts w:ascii="Times New Roman" w:hAnsi="Times New Roman"/>
                <w:sz w:val="22"/>
                <w:szCs w:val="22"/>
              </w:rPr>
              <w:t>10</w:t>
            </w:r>
          </w:p>
        </w:tc>
        <w:tc>
          <w:tcPr>
            <w:tcW w:w="1891" w:type="dxa"/>
            <w:tcBorders>
              <w:top w:val="single" w:sz="4" w:space="0" w:color="000000"/>
              <w:left w:val="single" w:sz="4" w:space="0" w:color="000000"/>
              <w:bottom w:val="single" w:sz="4" w:space="0" w:color="000000"/>
              <w:right w:val="single" w:sz="4" w:space="0" w:color="000000"/>
            </w:tcBorders>
            <w:vAlign w:val="center"/>
          </w:tcPr>
          <w:p w14:paraId="28D38AF6" w14:textId="77777777" w:rsidR="00A10877" w:rsidRDefault="00F1289A" w:rsidP="00253C84">
            <w:pPr>
              <w:spacing w:after="120" w:line="276" w:lineRule="auto"/>
            </w:pPr>
            <w:r>
              <w:rPr>
                <w:rFonts w:ascii="Times New Roman" w:hAnsi="Times New Roman"/>
                <w:sz w:val="22"/>
                <w:szCs w:val="22"/>
              </w:rPr>
              <w:t>Chống thấm nền tầng hầm</w:t>
            </w:r>
          </w:p>
        </w:tc>
        <w:tc>
          <w:tcPr>
            <w:tcW w:w="972" w:type="dxa"/>
            <w:tcBorders>
              <w:top w:val="single" w:sz="4" w:space="0" w:color="000000"/>
              <w:left w:val="single" w:sz="4" w:space="0" w:color="000000"/>
              <w:bottom w:val="single" w:sz="4" w:space="0" w:color="000000"/>
              <w:right w:val="single" w:sz="4" w:space="0" w:color="000000"/>
            </w:tcBorders>
            <w:vAlign w:val="center"/>
          </w:tcPr>
          <w:p w14:paraId="5686C6EC" w14:textId="77777777" w:rsidR="00A10877" w:rsidRDefault="00F1289A" w:rsidP="00253C84">
            <w:pPr>
              <w:spacing w:after="120" w:line="276" w:lineRule="auto"/>
              <w:jc w:val="center"/>
            </w:pPr>
            <w:r>
              <w:rPr>
                <w:rFonts w:ascii="Times New Roman" w:hAnsi="Times New Roman"/>
                <w:sz w:val="22"/>
                <w:szCs w:val="22"/>
              </w:rPr>
              <w:t>m2</w:t>
            </w:r>
          </w:p>
        </w:tc>
        <w:tc>
          <w:tcPr>
            <w:tcW w:w="2792" w:type="dxa"/>
            <w:tcBorders>
              <w:top w:val="single" w:sz="4" w:space="0" w:color="000000"/>
              <w:left w:val="single" w:sz="4" w:space="0" w:color="000000"/>
              <w:bottom w:val="single" w:sz="4" w:space="0" w:color="000000"/>
              <w:right w:val="single" w:sz="4" w:space="0" w:color="000000"/>
            </w:tcBorders>
            <w:vAlign w:val="center"/>
          </w:tcPr>
          <w:p w14:paraId="0B8A377C" w14:textId="28DE4876" w:rsidR="00A10877" w:rsidRDefault="00F1289A" w:rsidP="00253C84">
            <w:pPr>
              <w:spacing w:after="120" w:line="276" w:lineRule="auto"/>
            </w:pPr>
            <w:ins w:id="120298" w:author="VNCN E&amp;C" w:date="2026-10-22T09:00:00Z">
              <w:r>
                <w:rPr>
                  <w:rFonts w:ascii="Times New Roman" w:hAnsi="Times New Roman"/>
                  <w:sz w:val="22"/>
                  <w:szCs w:val="22"/>
                </w:rPr>
                <w:t xml:space="preserve">Theo Mục II</w:t>
              </w:r>
            </w:ins>
            <w:del w:id="120299" w:author="VNCN E&amp;C" w:date="2026-10-22T09:00:00Z">
              <w:r>
                <w:rPr>
                  <w:rFonts w:ascii="Times New Roman" w:hAnsi="Times New Roman"/>
                  <w:sz w:val="22"/>
                  <w:szCs w:val="22"/>
                </w:rPr>
                <w:delText xml:space="preserve">Diện tích mặt bằng chống thấm theo bản vẽ</w:delText>
              </w:r>
            </w:del>
            <w:ins w:id="120301" w:author="Ban Kinh tế &amp; Quản lý Hợp đồng" w:date="2026-10-21T15:38:00Z">
              <w:del w:id="120300" w:author="VNCN E&amp;C" w:date="2026-10-22T09:00:00Z">
                <w:r>
                  <w:rPr>
                    <w:rFonts w:ascii="Times New Roman" w:hAnsi="Times New Roman"/>
                    <w:sz w:val="22"/>
                    <w:szCs w:val="22"/>
                  </w:rPr>
                  <w:delText xml:space="preserve"> ba</w:delText>
                </w:r>
              </w:del>
            </w:ins>
            <w:ins w:id="120303" w:author="Ban Kinh tế &amp; Quản lý Hợp đồng" w:date="2026-10-21T15:39:00Z">
              <w:del w:id="120302" w:author="VNCN E&amp;C" w:date="2026-10-22T09:00:00Z">
                <w:r>
                  <w:rPr>
                    <w:rFonts w:ascii="Times New Roman" w:hAnsi="Times New Roman"/>
                    <w:sz w:val="22"/>
                    <w:szCs w:val="22"/>
                  </w:rPr>
                  <w:delText xml:space="preserve">o gồm cả gấp mép</w:delText>
                </w:r>
              </w:del>
            </w:ins>
            <w:del w:id="120304" w:author="VNCN E&amp;C" w:date="2026-10-22T09:00:00Z">
              <w:r>
                <w:rPr>
                  <w:rFonts w:ascii="Times New Roman" w:hAnsi="Times New Roman"/>
                  <w:sz w:val="22"/>
                  <w:szCs w:val="22"/>
                </w:rPr>
                <w:delText xml:space="preserve">; không tính chồng mí, </w:delText>
              </w:r>
            </w:del>
            <w:del w:id="135" w:author="Ban Kinh tế &amp; Quản lý Hợp đồng" w:date="2026-10-21T15:39:00Z">
              <w:r w:rsidDel="00F719E9">
                <w:rPr>
                  <w:rFonts w:ascii="Times New Roman" w:hAnsi="Times New Roman"/>
                  <w:sz w:val="22"/>
                  <w:szCs w:val="22"/>
                </w:rPr>
                <w:delText>gấp mép</w:delText>
              </w:r>
            </w:del>
          </w:p>
        </w:tc>
        <w:tc>
          <w:tcPr>
            <w:tcW w:w="2820" w:type="dxa"/>
            <w:tcBorders>
              <w:top w:val="single" w:sz="4" w:space="0" w:color="000000"/>
              <w:left w:val="single" w:sz="4" w:space="0" w:color="000000"/>
              <w:bottom w:val="single" w:sz="4" w:space="0" w:color="000000"/>
              <w:right w:val="single" w:sz="4" w:space="0" w:color="000000"/>
            </w:tcBorders>
            <w:vAlign w:val="center"/>
          </w:tcPr>
          <w:p w14:paraId="507F4B2A" w14:textId="67BDA1E2" w:rsidR="00A10877" w:rsidRDefault="00F1289A" w:rsidP="00253C84">
            <w:pPr>
              <w:spacing w:after="120" w:line="276" w:lineRule="auto"/>
            </w:pPr>
            <w:r>
              <w:rPr>
                <w:rFonts w:ascii="Times New Roman" w:hAnsi="Times New Roman"/>
                <w:sz w:val="22"/>
                <w:szCs w:val="22"/>
              </w:rPr>
              <w:t xml:space="preserve">Vật liệu theo Biểu 07, </w:t>
            </w:r>
            <w:del w:id="136" w:author="Ban Kinh tế &amp; Quản lý Hợp đồng" w:date="2026-10-21T15:40:00Z">
              <w:r w:rsidDel="003D1916">
                <w:rPr>
                  <w:rFonts w:ascii="Times New Roman" w:hAnsi="Times New Roman"/>
                  <w:sz w:val="22"/>
                  <w:szCs w:val="22"/>
                </w:rPr>
                <w:delText>băng dính, xử lý đầu cọc, cổ ống, góc; thử nước; bảo vệ lớp chống thấm</w:delText>
              </w:r>
            </w:del>
          </w:p>
        </w:tc>
      </w:tr>
      <w:tr w:rsidR="00A10877" w14:paraId="621457B3" w14:textId="77777777">
        <w:trPr>
          <w:cantSplit/>
        </w:trPr>
        <w:tc>
          <w:tcPr>
            <w:tcW w:w="497" w:type="dxa"/>
            <w:tcBorders>
              <w:top w:val="single" w:sz="4" w:space="0" w:color="000000"/>
              <w:left w:val="single" w:sz="4" w:space="0" w:color="000000"/>
              <w:bottom w:val="single" w:sz="4" w:space="0" w:color="000000"/>
              <w:right w:val="single" w:sz="4" w:space="0" w:color="000000"/>
            </w:tcBorders>
            <w:vAlign w:val="center"/>
          </w:tcPr>
          <w:p w14:paraId="6DA2AFEE" w14:textId="77777777" w:rsidR="00A10877" w:rsidRDefault="00F1289A" w:rsidP="00253C84">
            <w:pPr>
              <w:spacing w:after="120" w:line="276" w:lineRule="auto"/>
              <w:jc w:val="center"/>
              <w:rPr>
                <w:sz w:val="22"/>
                <w:szCs w:val="22"/>
              </w:rPr>
            </w:pPr>
            <w:r>
              <w:rPr>
                <w:rFonts w:ascii="Times New Roman" w:hAnsi="Times New Roman"/>
                <w:sz w:val="22"/>
                <w:szCs w:val="22"/>
              </w:rPr>
              <w:t>11</w:t>
            </w:r>
          </w:p>
        </w:tc>
        <w:tc>
          <w:tcPr>
            <w:tcW w:w="1891" w:type="dxa"/>
            <w:tcBorders>
              <w:top w:val="single" w:sz="4" w:space="0" w:color="000000"/>
              <w:left w:val="single" w:sz="4" w:space="0" w:color="000000"/>
              <w:bottom w:val="single" w:sz="4" w:space="0" w:color="000000"/>
              <w:right w:val="single" w:sz="4" w:space="0" w:color="000000"/>
            </w:tcBorders>
            <w:vAlign w:val="center"/>
          </w:tcPr>
          <w:p w14:paraId="154431E7" w14:textId="77777777" w:rsidR="00A10877" w:rsidRDefault="00F1289A" w:rsidP="00253C84">
            <w:pPr>
              <w:spacing w:after="120" w:line="276" w:lineRule="auto"/>
            </w:pPr>
            <w:r>
              <w:rPr>
                <w:rFonts w:ascii="Times New Roman" w:hAnsi="Times New Roman"/>
                <w:sz w:val="22"/>
                <w:szCs w:val="22"/>
              </w:rPr>
              <w:t>Chống thấm tường tầng hầm</w:t>
            </w:r>
          </w:p>
        </w:tc>
        <w:tc>
          <w:tcPr>
            <w:tcW w:w="972" w:type="dxa"/>
            <w:tcBorders>
              <w:top w:val="single" w:sz="4" w:space="0" w:color="000000"/>
              <w:left w:val="single" w:sz="4" w:space="0" w:color="000000"/>
              <w:bottom w:val="single" w:sz="4" w:space="0" w:color="000000"/>
              <w:right w:val="single" w:sz="4" w:space="0" w:color="000000"/>
            </w:tcBorders>
            <w:vAlign w:val="center"/>
          </w:tcPr>
          <w:p w14:paraId="743B28E1" w14:textId="77777777" w:rsidR="00A10877" w:rsidRDefault="00F1289A" w:rsidP="00253C84">
            <w:pPr>
              <w:spacing w:after="120" w:line="276" w:lineRule="auto"/>
              <w:jc w:val="center"/>
            </w:pPr>
            <w:r>
              <w:rPr>
                <w:rFonts w:ascii="Times New Roman" w:hAnsi="Times New Roman"/>
                <w:sz w:val="22"/>
                <w:szCs w:val="22"/>
              </w:rPr>
              <w:t>m2</w:t>
            </w:r>
          </w:p>
        </w:tc>
        <w:tc>
          <w:tcPr>
            <w:tcW w:w="2792" w:type="dxa"/>
            <w:tcBorders>
              <w:top w:val="single" w:sz="4" w:space="0" w:color="000000"/>
              <w:left w:val="single" w:sz="4" w:space="0" w:color="000000"/>
              <w:bottom w:val="single" w:sz="4" w:space="0" w:color="000000"/>
              <w:right w:val="single" w:sz="4" w:space="0" w:color="000000"/>
            </w:tcBorders>
            <w:vAlign w:val="center"/>
          </w:tcPr>
          <w:p w14:paraId="1C9C4843" w14:textId="77777777" w:rsidR="00A10877" w:rsidRDefault="00F1289A" w:rsidP="00253C84">
            <w:pPr>
              <w:spacing w:after="120" w:line="276" w:lineRule="auto"/>
            </w:pPr>
            <w:ins w:id="120305" w:author="VNCN E&amp;C" w:date="2026-10-22T09:00:00Z">
              <w:r>
                <w:rPr>
                  <w:rFonts w:ascii="Times New Roman" w:hAnsi="Times New Roman"/>
                  <w:sz w:val="22"/>
                  <w:szCs w:val="22"/>
                </w:rPr>
                <w:t xml:space="preserve">Theo Mục II</w:t>
              </w:r>
            </w:ins>
            <w:del w:id="120306" w:author="VNCN E&amp;C" w:date="2026-10-22T09:00:00Z">
              <w:r>
                <w:rPr>
                  <w:rFonts w:ascii="Times New Roman" w:hAnsi="Times New Roman"/>
                  <w:sz w:val="22"/>
                  <w:szCs w:val="22"/>
                </w:rPr>
                <w:delText xml:space="preserve">Như mục 10</w:delText>
              </w:r>
            </w:del>
          </w:p>
        </w:tc>
        <w:tc>
          <w:tcPr>
            <w:tcW w:w="2820" w:type="dxa"/>
            <w:tcBorders>
              <w:top w:val="single" w:sz="4" w:space="0" w:color="000000"/>
              <w:left w:val="single" w:sz="4" w:space="0" w:color="000000"/>
              <w:bottom w:val="single" w:sz="4" w:space="0" w:color="000000"/>
              <w:right w:val="single" w:sz="4" w:space="0" w:color="000000"/>
            </w:tcBorders>
            <w:vAlign w:val="center"/>
          </w:tcPr>
          <w:p w14:paraId="328CE405" w14:textId="77777777" w:rsidR="00A10877" w:rsidRDefault="00F1289A" w:rsidP="00253C84">
            <w:pPr>
              <w:spacing w:after="120" w:line="276" w:lineRule="auto"/>
            </w:pPr>
            <w:r>
              <w:rPr>
                <w:rFonts w:ascii="Times New Roman" w:hAnsi="Times New Roman"/>
                <w:sz w:val="22"/>
                <w:szCs w:val="22"/>
              </w:rPr>
              <w:t>Như mục 10, kèm xốp PE bảo vệ</w:t>
            </w:r>
          </w:p>
        </w:tc>
      </w:tr>
      <w:tr w:rsidR="00A10877" w14:paraId="52725065" w14:textId="77777777">
        <w:trPr>
          <w:cantSplit/>
        </w:trPr>
        <w:tc>
          <w:tcPr>
            <w:tcW w:w="497" w:type="dxa"/>
            <w:tcBorders>
              <w:top w:val="single" w:sz="4" w:space="0" w:color="000000"/>
              <w:left w:val="single" w:sz="4" w:space="0" w:color="000000"/>
              <w:bottom w:val="single" w:sz="4" w:space="0" w:color="000000"/>
              <w:right w:val="single" w:sz="4" w:space="0" w:color="000000"/>
            </w:tcBorders>
            <w:vAlign w:val="center"/>
          </w:tcPr>
          <w:p w14:paraId="41755D99" w14:textId="77777777" w:rsidR="00A10877" w:rsidRDefault="00F1289A" w:rsidP="00253C84">
            <w:pPr>
              <w:spacing w:after="120" w:line="276" w:lineRule="auto"/>
              <w:jc w:val="center"/>
              <w:rPr>
                <w:sz w:val="22"/>
                <w:szCs w:val="22"/>
              </w:rPr>
            </w:pPr>
            <w:r>
              <w:rPr>
                <w:rFonts w:ascii="Times New Roman" w:hAnsi="Times New Roman"/>
                <w:sz w:val="22"/>
                <w:szCs w:val="22"/>
              </w:rPr>
              <w:t>12</w:t>
            </w:r>
          </w:p>
        </w:tc>
        <w:tc>
          <w:tcPr>
            <w:tcW w:w="1891" w:type="dxa"/>
            <w:tcBorders>
              <w:top w:val="single" w:sz="4" w:space="0" w:color="000000"/>
              <w:left w:val="single" w:sz="4" w:space="0" w:color="000000"/>
              <w:bottom w:val="single" w:sz="4" w:space="0" w:color="000000"/>
              <w:right w:val="single" w:sz="4" w:space="0" w:color="000000"/>
            </w:tcBorders>
            <w:vAlign w:val="center"/>
          </w:tcPr>
          <w:p w14:paraId="4E947BD1" w14:textId="77777777" w:rsidR="00A10877" w:rsidRDefault="00F1289A" w:rsidP="00253C84">
            <w:pPr>
              <w:spacing w:after="120" w:line="276" w:lineRule="auto"/>
            </w:pPr>
            <w:r>
              <w:rPr>
                <w:rFonts w:ascii="Times New Roman" w:hAnsi="Times New Roman"/>
                <w:sz w:val="22"/>
                <w:szCs w:val="22"/>
              </w:rPr>
              <w:t>Mạch ngừng (có và không có băng cản nước)</w:t>
            </w:r>
          </w:p>
        </w:tc>
        <w:tc>
          <w:tcPr>
            <w:tcW w:w="972" w:type="dxa"/>
            <w:tcBorders>
              <w:top w:val="single" w:sz="4" w:space="0" w:color="000000"/>
              <w:left w:val="single" w:sz="4" w:space="0" w:color="000000"/>
              <w:bottom w:val="single" w:sz="4" w:space="0" w:color="000000"/>
              <w:right w:val="single" w:sz="4" w:space="0" w:color="000000"/>
            </w:tcBorders>
            <w:vAlign w:val="center"/>
          </w:tcPr>
          <w:p w14:paraId="315ED479" w14:textId="77777777" w:rsidR="00A10877" w:rsidRDefault="00F1289A" w:rsidP="00253C84">
            <w:pPr>
              <w:spacing w:after="120" w:line="276" w:lineRule="auto"/>
              <w:jc w:val="center"/>
            </w:pPr>
            <w:r>
              <w:rPr>
                <w:rFonts w:ascii="Times New Roman" w:hAnsi="Times New Roman"/>
                <w:sz w:val="22"/>
                <w:szCs w:val="22"/>
              </w:rPr>
              <w:t>md</w:t>
            </w:r>
          </w:p>
        </w:tc>
        <w:tc>
          <w:tcPr>
            <w:tcW w:w="2792" w:type="dxa"/>
            <w:tcBorders>
              <w:top w:val="single" w:sz="4" w:space="0" w:color="000000"/>
              <w:left w:val="single" w:sz="4" w:space="0" w:color="000000"/>
              <w:bottom w:val="single" w:sz="4" w:space="0" w:color="000000"/>
              <w:right w:val="single" w:sz="4" w:space="0" w:color="000000"/>
            </w:tcBorders>
            <w:vAlign w:val="center"/>
          </w:tcPr>
          <w:p w14:paraId="1E09EDBE" w14:textId="77777777" w:rsidR="00A10877" w:rsidRDefault="00F1289A" w:rsidP="00253C84">
            <w:pPr>
              <w:spacing w:after="120" w:line="276" w:lineRule="auto"/>
            </w:pPr>
            <w:ins w:id="120307" w:author="VNCN E&amp;C" w:date="2026-10-22T09:00:00Z">
              <w:r>
                <w:rPr>
                  <w:rFonts w:ascii="Times New Roman" w:hAnsi="Times New Roman"/>
                  <w:sz w:val="22"/>
                  <w:szCs w:val="22"/>
                </w:rPr>
                <w:t xml:space="preserve">Theo Mục II</w:t>
              </w:r>
            </w:ins>
            <w:del w:id="120308" w:author="VNCN E&amp;C" w:date="2026-10-22T09:00:00Z">
              <w:r>
                <w:rPr>
                  <w:rFonts w:ascii="Times New Roman" w:hAnsi="Times New Roman"/>
                  <w:sz w:val="22"/>
                  <w:szCs w:val="22"/>
                </w:rPr>
                <w:delText xml:space="preserve">Chiều dài theo bản vẽ hoặc biện pháp phân zone được Bên A phê duyệt</w:delText>
              </w:r>
            </w:del>
          </w:p>
        </w:tc>
        <w:tc>
          <w:tcPr>
            <w:tcW w:w="2820" w:type="dxa"/>
            <w:tcBorders>
              <w:top w:val="single" w:sz="4" w:space="0" w:color="000000"/>
              <w:left w:val="single" w:sz="4" w:space="0" w:color="000000"/>
              <w:bottom w:val="single" w:sz="4" w:space="0" w:color="000000"/>
              <w:right w:val="single" w:sz="4" w:space="0" w:color="000000"/>
            </w:tcBorders>
            <w:vAlign w:val="center"/>
          </w:tcPr>
          <w:p w14:paraId="7DF245F2" w14:textId="77777777" w:rsidR="00A10877" w:rsidRDefault="00F1289A" w:rsidP="00253C84">
            <w:pPr>
              <w:spacing w:after="120" w:line="276" w:lineRule="auto"/>
            </w:pPr>
            <w:r>
              <w:rPr>
                <w:rFonts w:ascii="Times New Roman" w:hAnsi="Times New Roman"/>
                <w:sz w:val="22"/>
                <w:szCs w:val="22"/>
              </w:rPr>
              <w:t>Băng cản nước, vệ sinh, xử lý mạch ngừng</w:t>
            </w:r>
          </w:p>
        </w:tc>
      </w:tr>
      <w:tr w:rsidR="00A10877" w14:paraId="62E6D855" w14:textId="77777777">
        <w:trPr>
          <w:cantSplit/>
        </w:trPr>
        <w:tc>
          <w:tcPr>
            <w:tcW w:w="497" w:type="dxa"/>
            <w:tcBorders>
              <w:top w:val="single" w:sz="4" w:space="0" w:color="000000"/>
              <w:left w:val="single" w:sz="4" w:space="0" w:color="000000"/>
              <w:bottom w:val="single" w:sz="4" w:space="0" w:color="000000"/>
              <w:right w:val="single" w:sz="4" w:space="0" w:color="000000"/>
            </w:tcBorders>
            <w:vAlign w:val="center"/>
          </w:tcPr>
          <w:p w14:paraId="068319B9" w14:textId="77777777" w:rsidR="00A10877" w:rsidRDefault="00F1289A" w:rsidP="00253C84">
            <w:pPr>
              <w:spacing w:after="120" w:line="276" w:lineRule="auto"/>
              <w:jc w:val="center"/>
              <w:rPr>
                <w:sz w:val="22"/>
                <w:szCs w:val="22"/>
              </w:rPr>
            </w:pPr>
            <w:r>
              <w:rPr>
                <w:rFonts w:ascii="Times New Roman" w:hAnsi="Times New Roman"/>
                <w:sz w:val="22"/>
                <w:szCs w:val="22"/>
              </w:rPr>
              <w:t>13</w:t>
            </w:r>
          </w:p>
        </w:tc>
        <w:tc>
          <w:tcPr>
            <w:tcW w:w="1891" w:type="dxa"/>
            <w:tcBorders>
              <w:top w:val="single" w:sz="4" w:space="0" w:color="000000"/>
              <w:left w:val="single" w:sz="4" w:space="0" w:color="000000"/>
              <w:bottom w:val="single" w:sz="4" w:space="0" w:color="000000"/>
              <w:right w:val="single" w:sz="4" w:space="0" w:color="000000"/>
            </w:tcBorders>
            <w:vAlign w:val="center"/>
          </w:tcPr>
          <w:p w14:paraId="6E7E7850" w14:textId="77777777" w:rsidR="00A10877" w:rsidRDefault="00F1289A" w:rsidP="00253C84">
            <w:pPr>
              <w:spacing w:after="120" w:line="276" w:lineRule="auto"/>
            </w:pPr>
            <w:r>
              <w:rPr>
                <w:rFonts w:ascii="Times New Roman" w:hAnsi="Times New Roman"/>
                <w:sz w:val="22"/>
                <w:szCs w:val="22"/>
              </w:rPr>
              <w:t>Lấp cát chèn cừ</w:t>
            </w:r>
          </w:p>
        </w:tc>
        <w:tc>
          <w:tcPr>
            <w:tcW w:w="972" w:type="dxa"/>
            <w:tcBorders>
              <w:top w:val="single" w:sz="4" w:space="0" w:color="000000"/>
              <w:left w:val="single" w:sz="4" w:space="0" w:color="000000"/>
              <w:bottom w:val="single" w:sz="4" w:space="0" w:color="000000"/>
              <w:right w:val="single" w:sz="4" w:space="0" w:color="000000"/>
            </w:tcBorders>
            <w:vAlign w:val="center"/>
          </w:tcPr>
          <w:p w14:paraId="04DA986A" w14:textId="77777777" w:rsidR="00A10877" w:rsidRDefault="00F1289A" w:rsidP="00253C84">
            <w:pPr>
              <w:spacing w:after="120" w:line="276" w:lineRule="auto"/>
              <w:jc w:val="center"/>
            </w:pPr>
            <w:r>
              <w:rPr>
                <w:rFonts w:ascii="Times New Roman" w:hAnsi="Times New Roman"/>
                <w:sz w:val="22"/>
                <w:szCs w:val="22"/>
              </w:rPr>
              <w:t>m3</w:t>
            </w:r>
          </w:p>
        </w:tc>
        <w:tc>
          <w:tcPr>
            <w:tcW w:w="2792" w:type="dxa"/>
            <w:tcBorders>
              <w:top w:val="single" w:sz="4" w:space="0" w:color="000000"/>
              <w:left w:val="single" w:sz="4" w:space="0" w:color="000000"/>
              <w:bottom w:val="single" w:sz="4" w:space="0" w:color="000000"/>
              <w:right w:val="single" w:sz="4" w:space="0" w:color="000000"/>
            </w:tcBorders>
            <w:vAlign w:val="center"/>
          </w:tcPr>
          <w:p w14:paraId="5115DE04" w14:textId="2E6C57F7" w:rsidR="00A10877" w:rsidRDefault="00F1289A" w:rsidP="00253C84">
            <w:pPr>
              <w:spacing w:after="120" w:line="276" w:lineRule="auto"/>
            </w:pPr>
            <w:r>
              <w:rPr>
                <w:rFonts w:ascii="Times New Roman" w:hAnsi="Times New Roman"/>
                <w:sz w:val="22"/>
                <w:szCs w:val="22"/>
              </w:rPr>
              <w:t xml:space="preserve">Theo </w:t>
            </w:r>
            <w:ins w:id="120309" w:author="VNCN E&amp;C" w:date="2026-10-22T09:00:00Z">
              <w:r>
                <w:rPr>
                  <w:rFonts w:ascii="Times New Roman" w:hAnsi="Times New Roman"/>
                  <w:sz w:val="22"/>
                  <w:szCs w:val="22"/>
                </w:rPr>
                <w:t xml:space="preserve">Mục II</w:t>
              </w:r>
            </w:ins>
            <w:del w:id="120310" w:author="VNCN E&amp;C" w:date="2026-10-22T09:00:00Z">
              <w:r>
                <w:rPr>
                  <w:rFonts w:ascii="Times New Roman" w:hAnsi="Times New Roman"/>
                  <w:sz w:val="22"/>
                  <w:szCs w:val="22"/>
                </w:rPr>
                <w:delText xml:space="preserve">hồ sơ hoàn công,</w:delText>
              </w:r>
            </w:del>
            <w:del w:id="137" w:author="Ban Kinh tế &amp; Quản lý Hợp đồng" w:date="2026-10-21T15:47:00Z">
              <w:r w:rsidDel="003A6519">
                <w:rPr>
                  <w:rFonts w:ascii="Times New Roman" w:hAnsi="Times New Roman"/>
                  <w:sz w:val="22"/>
                  <w:szCs w:val="22"/>
                </w:rPr>
                <w:delText xml:space="preserve"> không vượt thiết kế biện pháp</w:delText>
              </w:r>
            </w:del>
            <w:ins w:id="120312" w:author="Ban Kinh tế &amp; Quản lý Hợp đồng" w:date="2026-10-21T15:47:00Z">
              <w:del w:id="120311" w:author="VNCN E&amp;C" w:date="2026-10-22T09:00:00Z">
                <w:r>
                  <w:rPr>
                    <w:rFonts w:ascii="Times New Roman" w:hAnsi="Times New Roman"/>
                    <w:sz w:val="22"/>
                    <w:szCs w:val="22"/>
                  </w:rPr>
                  <w:delText xml:space="preserve"> theo thực </w:delText>
                </w:r>
              </w:del>
            </w:ins>
            <w:ins w:id="120314" w:author="Ban Kinh tế &amp; Quản lý Hợp đồng" w:date="2026-10-21T15:48:00Z">
              <w:del w:id="120313" w:author="VNCN E&amp;C" w:date="2026-10-22T09:00:00Z">
                <w:r>
                  <w:rPr>
                    <w:rFonts w:ascii="Times New Roman" w:hAnsi="Times New Roman"/>
                    <w:sz w:val="22"/>
                    <w:szCs w:val="22"/>
                  </w:rPr>
                  <w:delText xml:space="preserve">tế được nghiệm thu</w:delText>
                </w:r>
              </w:del>
            </w:ins>
          </w:p>
        </w:tc>
        <w:tc>
          <w:tcPr>
            <w:tcW w:w="2820" w:type="dxa"/>
            <w:tcBorders>
              <w:top w:val="single" w:sz="4" w:space="0" w:color="000000"/>
              <w:left w:val="single" w:sz="4" w:space="0" w:color="000000"/>
              <w:bottom w:val="single" w:sz="4" w:space="0" w:color="000000"/>
              <w:right w:val="single" w:sz="4" w:space="0" w:color="000000"/>
            </w:tcBorders>
            <w:vAlign w:val="center"/>
          </w:tcPr>
          <w:p w14:paraId="4EF3328B" w14:textId="77777777" w:rsidR="00A10877" w:rsidRDefault="00F1289A" w:rsidP="00253C84">
            <w:pPr>
              <w:spacing w:after="120" w:line="276" w:lineRule="auto"/>
            </w:pPr>
            <w:r>
              <w:rPr>
                <w:rFonts w:ascii="Times New Roman" w:hAnsi="Times New Roman"/>
                <w:sz w:val="22"/>
                <w:szCs w:val="22"/>
              </w:rPr>
              <w:t>Cung cấp cát, vận chuyển, đầm</w:t>
            </w:r>
          </w:p>
        </w:tc>
      </w:tr>
      <w:tr w:rsidR="00A10877" w14:paraId="528F9499" w14:textId="77777777">
        <w:trPr>
          <w:cantSplit/>
        </w:trPr>
        <w:tc>
          <w:tcPr>
            <w:tcW w:w="497" w:type="dxa"/>
            <w:tcBorders>
              <w:top w:val="single" w:sz="4" w:space="0" w:color="000000"/>
              <w:left w:val="single" w:sz="4" w:space="0" w:color="000000"/>
              <w:bottom w:val="single" w:sz="4" w:space="0" w:color="000000"/>
              <w:right w:val="single" w:sz="4" w:space="0" w:color="000000"/>
            </w:tcBorders>
            <w:vAlign w:val="center"/>
          </w:tcPr>
          <w:p w14:paraId="4D062CEA" w14:textId="77777777" w:rsidR="00A10877" w:rsidRDefault="00F1289A" w:rsidP="00253C84">
            <w:pPr>
              <w:spacing w:after="120" w:line="276" w:lineRule="auto"/>
              <w:jc w:val="center"/>
              <w:rPr>
                <w:sz w:val="22"/>
                <w:szCs w:val="22"/>
              </w:rPr>
            </w:pPr>
            <w:r>
              <w:rPr>
                <w:rFonts w:ascii="Times New Roman" w:hAnsi="Times New Roman"/>
                <w:sz w:val="22"/>
                <w:szCs w:val="22"/>
              </w:rPr>
              <w:t>14</w:t>
            </w:r>
          </w:p>
        </w:tc>
        <w:tc>
          <w:tcPr>
            <w:tcW w:w="1891" w:type="dxa"/>
            <w:tcBorders>
              <w:top w:val="single" w:sz="4" w:space="0" w:color="000000"/>
              <w:left w:val="single" w:sz="4" w:space="0" w:color="000000"/>
              <w:bottom w:val="single" w:sz="4" w:space="0" w:color="000000"/>
              <w:right w:val="single" w:sz="4" w:space="0" w:color="000000"/>
            </w:tcBorders>
            <w:vAlign w:val="center"/>
          </w:tcPr>
          <w:p w14:paraId="00F5E667" w14:textId="77777777" w:rsidR="00A10877" w:rsidRDefault="00F1289A" w:rsidP="00253C84">
            <w:pPr>
              <w:spacing w:after="120" w:line="276" w:lineRule="auto"/>
            </w:pPr>
            <w:r>
              <w:rPr>
                <w:rFonts w:ascii="Times New Roman" w:hAnsi="Times New Roman"/>
                <w:sz w:val="22"/>
                <w:szCs w:val="22"/>
              </w:rPr>
              <w:t>Đánh mặt bê tông chống nứt</w:t>
            </w:r>
          </w:p>
        </w:tc>
        <w:tc>
          <w:tcPr>
            <w:tcW w:w="972" w:type="dxa"/>
            <w:tcBorders>
              <w:top w:val="single" w:sz="4" w:space="0" w:color="000000"/>
              <w:left w:val="single" w:sz="4" w:space="0" w:color="000000"/>
              <w:bottom w:val="single" w:sz="4" w:space="0" w:color="000000"/>
              <w:right w:val="single" w:sz="4" w:space="0" w:color="000000"/>
            </w:tcBorders>
            <w:vAlign w:val="center"/>
          </w:tcPr>
          <w:p w14:paraId="7494A547" w14:textId="77777777" w:rsidR="00A10877" w:rsidRDefault="00F1289A" w:rsidP="00253C84">
            <w:pPr>
              <w:spacing w:after="120" w:line="276" w:lineRule="auto"/>
              <w:jc w:val="center"/>
            </w:pPr>
            <w:r>
              <w:rPr>
                <w:rFonts w:ascii="Times New Roman" w:hAnsi="Times New Roman"/>
                <w:sz w:val="22"/>
                <w:szCs w:val="22"/>
              </w:rPr>
              <w:t>m2</w:t>
            </w:r>
          </w:p>
        </w:tc>
        <w:tc>
          <w:tcPr>
            <w:tcW w:w="2792" w:type="dxa"/>
            <w:tcBorders>
              <w:top w:val="single" w:sz="4" w:space="0" w:color="000000"/>
              <w:left w:val="single" w:sz="4" w:space="0" w:color="000000"/>
              <w:bottom w:val="single" w:sz="4" w:space="0" w:color="000000"/>
              <w:right w:val="single" w:sz="4" w:space="0" w:color="000000"/>
            </w:tcBorders>
            <w:vAlign w:val="center"/>
          </w:tcPr>
          <w:p w14:paraId="059586EA" w14:textId="77777777" w:rsidR="00A10877" w:rsidRDefault="00F1289A" w:rsidP="00253C84">
            <w:pPr>
              <w:spacing w:after="120" w:line="276" w:lineRule="auto"/>
            </w:pPr>
            <w:ins w:id="120315" w:author="VNCN E&amp;C" w:date="2026-10-22T09:00:00Z">
              <w:r>
                <w:rPr>
                  <w:rFonts w:ascii="Times New Roman" w:hAnsi="Times New Roman"/>
                  <w:sz w:val="22"/>
                  <w:szCs w:val="22"/>
                </w:rPr>
                <w:t xml:space="preserve">Theo Mục II</w:t>
              </w:r>
            </w:ins>
            <w:del w:id="120316" w:author="VNCN E&amp;C" w:date="2026-10-22T09:00:00Z">
              <w:r>
                <w:rPr>
                  <w:rFonts w:ascii="Times New Roman" w:hAnsi="Times New Roman"/>
                  <w:sz w:val="22"/>
                  <w:szCs w:val="22"/>
                </w:rPr>
                <w:delText xml:space="preserve">Diện tích mặt sàn theo bản vẽ</w:delText>
              </w:r>
            </w:del>
          </w:p>
        </w:tc>
        <w:tc>
          <w:tcPr>
            <w:tcW w:w="2820" w:type="dxa"/>
            <w:tcBorders>
              <w:top w:val="single" w:sz="4" w:space="0" w:color="000000"/>
              <w:left w:val="single" w:sz="4" w:space="0" w:color="000000"/>
              <w:bottom w:val="single" w:sz="4" w:space="0" w:color="000000"/>
              <w:right w:val="single" w:sz="4" w:space="0" w:color="000000"/>
            </w:tcBorders>
            <w:vAlign w:val="center"/>
          </w:tcPr>
          <w:p w14:paraId="5465703C" w14:textId="77777777" w:rsidR="00A10877" w:rsidRDefault="00F1289A" w:rsidP="00253C84">
            <w:pPr>
              <w:spacing w:after="120" w:line="276" w:lineRule="auto"/>
            </w:pPr>
            <w:r>
              <w:rPr>
                <w:rFonts w:ascii="Times New Roman" w:hAnsi="Times New Roman"/>
                <w:sz w:val="22"/>
                <w:szCs w:val="22"/>
              </w:rPr>
              <w:t>Nhân công, máy</w:t>
            </w:r>
          </w:p>
        </w:tc>
      </w:tr>
      <w:tr w:rsidR="00A10877" w14:paraId="62C091E2" w14:textId="77777777">
        <w:trPr>
          <w:cantSplit/>
        </w:trPr>
        <w:tc>
          <w:tcPr>
            <w:tcW w:w="497" w:type="dxa"/>
            <w:tcBorders>
              <w:top w:val="single" w:sz="4" w:space="0" w:color="000000"/>
              <w:left w:val="single" w:sz="4" w:space="0" w:color="000000"/>
              <w:bottom w:val="single" w:sz="4" w:space="0" w:color="000000"/>
              <w:right w:val="single" w:sz="4" w:space="0" w:color="000000"/>
            </w:tcBorders>
            <w:vAlign w:val="center"/>
          </w:tcPr>
          <w:p w14:paraId="69449383" w14:textId="77777777" w:rsidR="00A10877" w:rsidRDefault="00F1289A" w:rsidP="00253C84">
            <w:pPr>
              <w:spacing w:after="120" w:line="276" w:lineRule="auto"/>
              <w:jc w:val="center"/>
              <w:rPr>
                <w:sz w:val="22"/>
                <w:szCs w:val="22"/>
              </w:rPr>
            </w:pPr>
            <w:r>
              <w:rPr>
                <w:rFonts w:ascii="Times New Roman" w:hAnsi="Times New Roman"/>
                <w:sz w:val="22"/>
                <w:szCs w:val="22"/>
              </w:rPr>
              <w:t>15</w:t>
            </w:r>
          </w:p>
        </w:tc>
        <w:tc>
          <w:tcPr>
            <w:tcW w:w="1891" w:type="dxa"/>
            <w:tcBorders>
              <w:top w:val="single" w:sz="4" w:space="0" w:color="000000"/>
              <w:left w:val="single" w:sz="4" w:space="0" w:color="000000"/>
              <w:bottom w:val="single" w:sz="4" w:space="0" w:color="000000"/>
              <w:right w:val="single" w:sz="4" w:space="0" w:color="000000"/>
            </w:tcBorders>
            <w:vAlign w:val="center"/>
          </w:tcPr>
          <w:p w14:paraId="06DBF1F1" w14:textId="77777777" w:rsidR="00A10877" w:rsidRDefault="00F1289A" w:rsidP="00253C84">
            <w:pPr>
              <w:spacing w:after="120" w:line="276" w:lineRule="auto"/>
            </w:pPr>
            <w:r>
              <w:rPr>
                <w:rFonts w:ascii="Times New Roman" w:hAnsi="Times New Roman"/>
                <w:sz w:val="22"/>
                <w:szCs w:val="22"/>
              </w:rPr>
              <w:t>Phá dỡ, vận chuyển bê tông sàn bịt ram dốc biện pháp</w:t>
            </w:r>
          </w:p>
        </w:tc>
        <w:tc>
          <w:tcPr>
            <w:tcW w:w="972" w:type="dxa"/>
            <w:tcBorders>
              <w:top w:val="single" w:sz="4" w:space="0" w:color="000000"/>
              <w:left w:val="single" w:sz="4" w:space="0" w:color="000000"/>
              <w:bottom w:val="single" w:sz="4" w:space="0" w:color="000000"/>
              <w:right w:val="single" w:sz="4" w:space="0" w:color="000000"/>
            </w:tcBorders>
            <w:vAlign w:val="center"/>
          </w:tcPr>
          <w:p w14:paraId="3EDD6CDD" w14:textId="77777777" w:rsidR="00A10877" w:rsidRDefault="00F1289A" w:rsidP="00253C84">
            <w:pPr>
              <w:spacing w:after="120" w:line="276" w:lineRule="auto"/>
              <w:jc w:val="center"/>
            </w:pPr>
            <w:r>
              <w:rPr>
                <w:rFonts w:ascii="Times New Roman" w:hAnsi="Times New Roman"/>
                <w:sz w:val="22"/>
                <w:szCs w:val="22"/>
              </w:rPr>
              <w:t>m3</w:t>
            </w:r>
          </w:p>
        </w:tc>
        <w:tc>
          <w:tcPr>
            <w:tcW w:w="2792" w:type="dxa"/>
            <w:tcBorders>
              <w:top w:val="single" w:sz="4" w:space="0" w:color="000000"/>
              <w:left w:val="single" w:sz="4" w:space="0" w:color="000000"/>
              <w:bottom w:val="single" w:sz="4" w:space="0" w:color="000000"/>
              <w:right w:val="single" w:sz="4" w:space="0" w:color="000000"/>
            </w:tcBorders>
            <w:vAlign w:val="center"/>
          </w:tcPr>
          <w:p w14:paraId="4FA62A9C" w14:textId="77777777" w:rsidR="00A10877" w:rsidRDefault="00F1289A" w:rsidP="00253C84">
            <w:pPr>
              <w:spacing w:after="120" w:line="276" w:lineRule="auto"/>
            </w:pPr>
            <w:ins w:id="120317" w:author="VNCN E&amp;C" w:date="2026-10-22T09:00:00Z">
              <w:r>
                <w:rPr>
                  <w:rFonts w:ascii="Times New Roman" w:hAnsi="Times New Roman"/>
                  <w:sz w:val="22"/>
                  <w:szCs w:val="22"/>
                </w:rPr>
                <w:t xml:space="preserve">Theo Mục II</w:t>
              </w:r>
            </w:ins>
            <w:del w:id="120318" w:author="VNCN E&amp;C" w:date="2026-10-22T09:00:00Z">
              <w:r>
                <w:rPr>
                  <w:rFonts w:ascii="Times New Roman" w:hAnsi="Times New Roman"/>
                  <w:sz w:val="22"/>
                  <w:szCs w:val="22"/>
                </w:rPr>
                <w:delText xml:space="preserve">Thể tích phá dỡ thực tế được nghiệm thu</w:delText>
              </w:r>
            </w:del>
          </w:p>
        </w:tc>
        <w:tc>
          <w:tcPr>
            <w:tcW w:w="2820" w:type="dxa"/>
            <w:tcBorders>
              <w:top w:val="single" w:sz="4" w:space="0" w:color="000000"/>
              <w:left w:val="single" w:sz="4" w:space="0" w:color="000000"/>
              <w:bottom w:val="single" w:sz="4" w:space="0" w:color="000000"/>
              <w:right w:val="single" w:sz="4" w:space="0" w:color="000000"/>
            </w:tcBorders>
            <w:vAlign w:val="center"/>
          </w:tcPr>
          <w:p w14:paraId="34BD71B9" w14:textId="77777777" w:rsidR="00A10877" w:rsidRDefault="00F1289A" w:rsidP="00253C84">
            <w:pPr>
              <w:spacing w:after="120" w:line="276" w:lineRule="auto"/>
            </w:pPr>
            <w:r>
              <w:rPr>
                <w:rFonts w:ascii="Times New Roman" w:hAnsi="Times New Roman"/>
                <w:sz w:val="22"/>
                <w:szCs w:val="22"/>
              </w:rPr>
              <w:t>Phá dỡ, vận chuyển, đổ thải hợp pháp</w:t>
            </w:r>
          </w:p>
        </w:tc>
      </w:tr>
      <w:tr w:rsidR="00A10877" w14:paraId="2A968C3B" w14:textId="77777777">
        <w:trPr>
          <w:cantSplit/>
        </w:trPr>
        <w:tc>
          <w:tcPr>
            <w:tcW w:w="497" w:type="dxa"/>
            <w:tcBorders>
              <w:top w:val="single" w:sz="4" w:space="0" w:color="000000"/>
              <w:left w:val="single" w:sz="4" w:space="0" w:color="000000"/>
              <w:bottom w:val="single" w:sz="4" w:space="0" w:color="000000"/>
              <w:right w:val="single" w:sz="4" w:space="0" w:color="000000"/>
            </w:tcBorders>
            <w:vAlign w:val="center"/>
          </w:tcPr>
          <w:p w14:paraId="10A9767A" w14:textId="77777777" w:rsidR="00A10877" w:rsidRDefault="00F1289A" w:rsidP="00253C84">
            <w:pPr>
              <w:spacing w:after="120" w:line="276" w:lineRule="auto"/>
              <w:jc w:val="center"/>
              <w:rPr>
                <w:sz w:val="22"/>
                <w:szCs w:val="22"/>
              </w:rPr>
            </w:pPr>
            <w:r>
              <w:rPr>
                <w:rFonts w:ascii="Times New Roman" w:hAnsi="Times New Roman"/>
                <w:sz w:val="22"/>
                <w:szCs w:val="22"/>
              </w:rPr>
              <w:t>16</w:t>
            </w:r>
          </w:p>
        </w:tc>
        <w:tc>
          <w:tcPr>
            <w:tcW w:w="1891" w:type="dxa"/>
            <w:tcBorders>
              <w:top w:val="single" w:sz="4" w:space="0" w:color="000000"/>
              <w:left w:val="single" w:sz="4" w:space="0" w:color="000000"/>
              <w:bottom w:val="single" w:sz="4" w:space="0" w:color="000000"/>
              <w:right w:val="single" w:sz="4" w:space="0" w:color="000000"/>
            </w:tcBorders>
            <w:vAlign w:val="center"/>
          </w:tcPr>
          <w:p w14:paraId="5032E4F6" w14:textId="77777777" w:rsidR="00A10877" w:rsidRDefault="00F1289A" w:rsidP="00253C84">
            <w:pPr>
              <w:spacing w:after="120" w:line="276" w:lineRule="auto"/>
            </w:pPr>
            <w:r>
              <w:rPr>
                <w:rFonts w:ascii="Times New Roman" w:hAnsi="Times New Roman"/>
                <w:sz w:val="22"/>
                <w:szCs w:val="22"/>
              </w:rPr>
              <w:t>Gia cố nền đất yếu</w:t>
            </w:r>
          </w:p>
        </w:tc>
        <w:tc>
          <w:tcPr>
            <w:tcW w:w="972" w:type="dxa"/>
            <w:tcBorders>
              <w:top w:val="single" w:sz="4" w:space="0" w:color="000000"/>
              <w:left w:val="single" w:sz="4" w:space="0" w:color="000000"/>
              <w:bottom w:val="single" w:sz="4" w:space="0" w:color="000000"/>
              <w:right w:val="single" w:sz="4" w:space="0" w:color="000000"/>
            </w:tcBorders>
            <w:vAlign w:val="center"/>
          </w:tcPr>
          <w:p w14:paraId="4B868583" w14:textId="77777777" w:rsidR="00A10877" w:rsidRDefault="00F1289A" w:rsidP="00253C84">
            <w:pPr>
              <w:spacing w:after="120" w:line="276" w:lineRule="auto"/>
              <w:jc w:val="center"/>
            </w:pPr>
            <w:r>
              <w:rPr>
                <w:rFonts w:ascii="Times New Roman" w:hAnsi="Times New Roman"/>
                <w:sz w:val="22"/>
                <w:szCs w:val="22"/>
              </w:rPr>
              <w:t>Gói</w:t>
            </w:r>
          </w:p>
        </w:tc>
        <w:tc>
          <w:tcPr>
            <w:tcW w:w="2792" w:type="dxa"/>
            <w:tcBorders>
              <w:top w:val="single" w:sz="4" w:space="0" w:color="000000"/>
              <w:left w:val="single" w:sz="4" w:space="0" w:color="000000"/>
              <w:bottom w:val="single" w:sz="4" w:space="0" w:color="000000"/>
              <w:right w:val="single" w:sz="4" w:space="0" w:color="000000"/>
            </w:tcBorders>
            <w:vAlign w:val="center"/>
          </w:tcPr>
          <w:p w14:paraId="02BCCBC2" w14:textId="77777777" w:rsidR="00A10877" w:rsidRDefault="00F1289A" w:rsidP="00253C84">
            <w:pPr>
              <w:spacing w:after="120" w:line="276" w:lineRule="auto"/>
            </w:pPr>
            <w:r>
              <w:rPr>
                <w:rFonts w:ascii="Times New Roman" w:hAnsi="Times New Roman"/>
                <w:sz w:val="22"/>
                <w:szCs w:val="22"/>
              </w:rPr>
              <w:t>Trọn gói, không điều chỉnh</w:t>
            </w:r>
          </w:p>
        </w:tc>
        <w:tc>
          <w:tcPr>
            <w:tcW w:w="2820" w:type="dxa"/>
            <w:tcBorders>
              <w:top w:val="single" w:sz="4" w:space="0" w:color="000000"/>
              <w:left w:val="single" w:sz="4" w:space="0" w:color="000000"/>
              <w:bottom w:val="single" w:sz="4" w:space="0" w:color="000000"/>
              <w:right w:val="single" w:sz="4" w:space="0" w:color="000000"/>
            </w:tcBorders>
            <w:vAlign w:val="center"/>
          </w:tcPr>
          <w:p w14:paraId="1FE18ACD" w14:textId="3823D5AC" w:rsidR="00A10877" w:rsidRDefault="00F1289A" w:rsidP="00253C84">
            <w:pPr>
              <w:spacing w:after="120" w:line="276" w:lineRule="auto"/>
            </w:pPr>
            <w:r>
              <w:rPr>
                <w:rFonts w:ascii="Times New Roman" w:hAnsi="Times New Roman"/>
                <w:sz w:val="22"/>
                <w:szCs w:val="22"/>
              </w:rPr>
              <w:t>Phên nứa, rải gia cố đường giao thông</w:t>
            </w:r>
            <w:ins w:id="140" w:author="Ban Kinh tế &amp; Quản lý Hợp đồng" w:date="2026-10-21T15:48:00Z">
              <w:r w:rsidR="00AE2ED1">
                <w:rPr>
                  <w:rFonts w:ascii="Times New Roman" w:hAnsi="Times New Roman"/>
                  <w:sz w:val="22"/>
                  <w:szCs w:val="22"/>
                </w:rPr>
                <w:t xml:space="preserve"> nội b</w:t>
              </w:r>
            </w:ins>
            <w:ins w:id="141" w:author="Ban Kinh tế &amp; Quản lý Hợp đồng" w:date="2026-10-21T15:49:00Z">
              <w:r w:rsidR="00AE2ED1">
                <w:rPr>
                  <w:rFonts w:ascii="Times New Roman" w:hAnsi="Times New Roman"/>
                  <w:sz w:val="22"/>
                  <w:szCs w:val="22"/>
                </w:rPr>
                <w:t>ộ</w:t>
              </w:r>
            </w:ins>
            <w:r>
              <w:rPr>
                <w:rFonts w:ascii="Times New Roman" w:hAnsi="Times New Roman"/>
                <w:sz w:val="22"/>
                <w:szCs w:val="22"/>
              </w:rPr>
              <w:t>, kho bãi</w:t>
            </w:r>
          </w:p>
        </w:tc>
      </w:tr>
      <w:tr w:rsidR="00A10877" w14:paraId="522C9DE7" w14:textId="77777777">
        <w:trPr>
          <w:cantSplit/>
        </w:trPr>
        <w:tc>
          <w:tcPr>
            <w:tcW w:w="497" w:type="dxa"/>
            <w:tcBorders>
              <w:top w:val="single" w:sz="4" w:space="0" w:color="000000"/>
              <w:left w:val="single" w:sz="4" w:space="0" w:color="000000"/>
              <w:bottom w:val="single" w:sz="4" w:space="0" w:color="000000"/>
              <w:right w:val="single" w:sz="4" w:space="0" w:color="000000"/>
            </w:tcBorders>
            <w:vAlign w:val="center"/>
          </w:tcPr>
          <w:p w14:paraId="6C8E6EED" w14:textId="77777777" w:rsidR="00A10877" w:rsidRDefault="00F1289A" w:rsidP="00253C84">
            <w:pPr>
              <w:spacing w:after="120" w:line="276" w:lineRule="auto"/>
              <w:jc w:val="center"/>
              <w:rPr>
                <w:sz w:val="22"/>
                <w:szCs w:val="22"/>
              </w:rPr>
            </w:pPr>
            <w:r>
              <w:rPr>
                <w:rFonts w:ascii="Times New Roman" w:hAnsi="Times New Roman"/>
                <w:sz w:val="22"/>
                <w:szCs w:val="22"/>
              </w:rPr>
              <w:lastRenderedPageBreak/>
              <w:t>17</w:t>
            </w:r>
          </w:p>
        </w:tc>
        <w:tc>
          <w:tcPr>
            <w:tcW w:w="1891" w:type="dxa"/>
            <w:tcBorders>
              <w:top w:val="single" w:sz="4" w:space="0" w:color="000000"/>
              <w:left w:val="single" w:sz="4" w:space="0" w:color="000000"/>
              <w:bottom w:val="single" w:sz="4" w:space="0" w:color="000000"/>
              <w:right w:val="single" w:sz="4" w:space="0" w:color="000000"/>
            </w:tcBorders>
            <w:vAlign w:val="center"/>
          </w:tcPr>
          <w:p w14:paraId="2F425C7B" w14:textId="28419372" w:rsidR="00A10877" w:rsidRDefault="00F1289A" w:rsidP="00253C84">
            <w:pPr>
              <w:spacing w:after="120" w:line="276" w:lineRule="auto"/>
            </w:pPr>
            <w:r>
              <w:rPr>
                <w:rFonts w:ascii="Times New Roman" w:hAnsi="Times New Roman"/>
                <w:sz w:val="22"/>
                <w:szCs w:val="22"/>
              </w:rPr>
              <w:t xml:space="preserve">Thu nước hố móng, </w:t>
            </w:r>
            <w:del w:id="142" w:author="Ban Kinh tế &amp; Quản lý Hợp đồng" w:date="2026-10-21T15:49:00Z">
              <w:r w:rsidDel="00733A80">
                <w:rPr>
                  <w:rFonts w:ascii="Times New Roman" w:hAnsi="Times New Roman"/>
                  <w:sz w:val="22"/>
                  <w:szCs w:val="22"/>
                </w:rPr>
                <w:delText>hạ mực nước ngầm</w:delText>
              </w:r>
            </w:del>
          </w:p>
        </w:tc>
        <w:tc>
          <w:tcPr>
            <w:tcW w:w="972" w:type="dxa"/>
            <w:tcBorders>
              <w:top w:val="single" w:sz="4" w:space="0" w:color="000000"/>
              <w:left w:val="single" w:sz="4" w:space="0" w:color="000000"/>
              <w:bottom w:val="single" w:sz="4" w:space="0" w:color="000000"/>
              <w:right w:val="single" w:sz="4" w:space="0" w:color="000000"/>
            </w:tcBorders>
            <w:vAlign w:val="center"/>
          </w:tcPr>
          <w:p w14:paraId="1FE2A132" w14:textId="77777777" w:rsidR="00A10877" w:rsidRDefault="00F1289A" w:rsidP="00253C84">
            <w:pPr>
              <w:spacing w:after="120" w:line="276" w:lineRule="auto"/>
              <w:jc w:val="center"/>
            </w:pPr>
            <w:r>
              <w:rPr>
                <w:rFonts w:ascii="Times New Roman" w:hAnsi="Times New Roman"/>
                <w:sz w:val="22"/>
                <w:szCs w:val="22"/>
              </w:rPr>
              <w:t>Gói</w:t>
            </w:r>
          </w:p>
        </w:tc>
        <w:tc>
          <w:tcPr>
            <w:tcW w:w="2792" w:type="dxa"/>
            <w:tcBorders>
              <w:top w:val="single" w:sz="4" w:space="0" w:color="000000"/>
              <w:left w:val="single" w:sz="4" w:space="0" w:color="000000"/>
              <w:bottom w:val="single" w:sz="4" w:space="0" w:color="000000"/>
              <w:right w:val="single" w:sz="4" w:space="0" w:color="000000"/>
            </w:tcBorders>
            <w:vAlign w:val="center"/>
          </w:tcPr>
          <w:p w14:paraId="544EABB7" w14:textId="77777777" w:rsidR="00A10877" w:rsidRDefault="00F1289A" w:rsidP="00253C84">
            <w:pPr>
              <w:spacing w:after="120" w:line="276" w:lineRule="auto"/>
            </w:pPr>
            <w:r>
              <w:rPr>
                <w:rFonts w:ascii="Times New Roman" w:hAnsi="Times New Roman"/>
                <w:sz w:val="22"/>
                <w:szCs w:val="22"/>
              </w:rPr>
              <w:t>Trọn gói, không điều chỉnh</w:t>
            </w:r>
          </w:p>
        </w:tc>
        <w:tc>
          <w:tcPr>
            <w:tcW w:w="2820" w:type="dxa"/>
            <w:tcBorders>
              <w:top w:val="single" w:sz="4" w:space="0" w:color="000000"/>
              <w:left w:val="single" w:sz="4" w:space="0" w:color="000000"/>
              <w:bottom w:val="single" w:sz="4" w:space="0" w:color="000000"/>
              <w:right w:val="single" w:sz="4" w:space="0" w:color="000000"/>
            </w:tcBorders>
            <w:vAlign w:val="center"/>
          </w:tcPr>
          <w:p w14:paraId="691E804B" w14:textId="382082F5" w:rsidR="00A10877" w:rsidRDefault="00F1289A" w:rsidP="00253C84">
            <w:pPr>
              <w:spacing w:after="120" w:line="276" w:lineRule="auto"/>
            </w:pPr>
            <w:r>
              <w:rPr>
                <w:rFonts w:ascii="Times New Roman" w:hAnsi="Times New Roman"/>
                <w:sz w:val="22"/>
                <w:szCs w:val="22"/>
              </w:rPr>
              <w:t xml:space="preserve">Thiết bị, nhân lực, nguồn điện dự phòng, vận hành liên tục suốt thời gian thi công </w:t>
            </w:r>
            <w:r w:rsidR="005740C8">
              <w:rPr>
                <w:rFonts w:ascii="Times New Roman" w:hAnsi="Times New Roman"/>
                <w:sz w:val="22"/>
                <w:szCs w:val="22"/>
              </w:rPr>
              <w:t xml:space="preserve">Phần ngầm </w:t>
            </w:r>
          </w:p>
        </w:tc>
      </w:tr>
      <w:tr w:rsidR="00A10877" w14:paraId="33BE0E73" w14:textId="77777777">
        <w:trPr>
          <w:cantSplit/>
        </w:trPr>
        <w:tc>
          <w:tcPr>
            <w:tcW w:w="497" w:type="dxa"/>
            <w:tcBorders>
              <w:top w:val="single" w:sz="4" w:space="0" w:color="000000"/>
              <w:left w:val="single" w:sz="4" w:space="0" w:color="000000"/>
              <w:bottom w:val="single" w:sz="4" w:space="0" w:color="000000"/>
              <w:right w:val="single" w:sz="4" w:space="0" w:color="000000"/>
            </w:tcBorders>
            <w:vAlign w:val="center"/>
          </w:tcPr>
          <w:p w14:paraId="14B28CE6" w14:textId="77777777" w:rsidR="00A10877" w:rsidRDefault="00F1289A" w:rsidP="00253C84">
            <w:pPr>
              <w:spacing w:after="120" w:line="276" w:lineRule="auto"/>
              <w:jc w:val="center"/>
              <w:rPr>
                <w:sz w:val="22"/>
                <w:szCs w:val="22"/>
              </w:rPr>
            </w:pPr>
            <w:r>
              <w:rPr>
                <w:rFonts w:ascii="Times New Roman" w:hAnsi="Times New Roman"/>
                <w:sz w:val="22"/>
                <w:szCs w:val="22"/>
              </w:rPr>
              <w:t>18</w:t>
            </w:r>
          </w:p>
        </w:tc>
        <w:tc>
          <w:tcPr>
            <w:tcW w:w="1891" w:type="dxa"/>
            <w:tcBorders>
              <w:top w:val="single" w:sz="4" w:space="0" w:color="000000"/>
              <w:left w:val="single" w:sz="4" w:space="0" w:color="000000"/>
              <w:bottom w:val="single" w:sz="4" w:space="0" w:color="000000"/>
              <w:right w:val="single" w:sz="4" w:space="0" w:color="000000"/>
            </w:tcBorders>
            <w:vAlign w:val="center"/>
          </w:tcPr>
          <w:p w14:paraId="20D40F33" w14:textId="77777777" w:rsidR="00A10877" w:rsidRDefault="00F1289A" w:rsidP="00253C84">
            <w:pPr>
              <w:spacing w:after="120" w:line="276" w:lineRule="auto"/>
            </w:pPr>
            <w:r>
              <w:rPr>
                <w:rFonts w:ascii="Times New Roman" w:hAnsi="Times New Roman"/>
                <w:sz w:val="22"/>
                <w:szCs w:val="22"/>
              </w:rPr>
              <w:t>Móng cẩu tháp</w:t>
            </w:r>
          </w:p>
        </w:tc>
        <w:tc>
          <w:tcPr>
            <w:tcW w:w="972" w:type="dxa"/>
            <w:tcBorders>
              <w:top w:val="single" w:sz="4" w:space="0" w:color="000000"/>
              <w:left w:val="single" w:sz="4" w:space="0" w:color="000000"/>
              <w:bottom w:val="single" w:sz="4" w:space="0" w:color="000000"/>
              <w:right w:val="single" w:sz="4" w:space="0" w:color="000000"/>
            </w:tcBorders>
            <w:vAlign w:val="center"/>
          </w:tcPr>
          <w:p w14:paraId="0257E17C" w14:textId="77777777" w:rsidR="00A10877" w:rsidRDefault="00F1289A" w:rsidP="00253C84">
            <w:pPr>
              <w:spacing w:after="120" w:line="276" w:lineRule="auto"/>
              <w:jc w:val="center"/>
            </w:pPr>
            <w:r>
              <w:rPr>
                <w:rFonts w:ascii="Times New Roman" w:hAnsi="Times New Roman"/>
                <w:sz w:val="22"/>
                <w:szCs w:val="22"/>
              </w:rPr>
              <w:t>Gói</w:t>
            </w:r>
          </w:p>
        </w:tc>
        <w:tc>
          <w:tcPr>
            <w:tcW w:w="2792" w:type="dxa"/>
            <w:tcBorders>
              <w:top w:val="single" w:sz="4" w:space="0" w:color="000000"/>
              <w:left w:val="single" w:sz="4" w:space="0" w:color="000000"/>
              <w:bottom w:val="single" w:sz="4" w:space="0" w:color="000000"/>
              <w:right w:val="single" w:sz="4" w:space="0" w:color="000000"/>
            </w:tcBorders>
            <w:vAlign w:val="center"/>
          </w:tcPr>
          <w:p w14:paraId="0072103E" w14:textId="77777777" w:rsidR="00A10877" w:rsidRDefault="00F1289A" w:rsidP="00253C84">
            <w:pPr>
              <w:spacing w:after="120" w:line="276" w:lineRule="auto"/>
            </w:pPr>
            <w:r>
              <w:rPr>
                <w:rFonts w:ascii="Times New Roman" w:hAnsi="Times New Roman"/>
                <w:sz w:val="22"/>
                <w:szCs w:val="22"/>
              </w:rPr>
              <w:t>Trọn gói, không điều chỉnh</w:t>
            </w:r>
          </w:p>
        </w:tc>
        <w:tc>
          <w:tcPr>
            <w:tcW w:w="2820" w:type="dxa"/>
            <w:tcBorders>
              <w:top w:val="single" w:sz="4" w:space="0" w:color="000000"/>
              <w:left w:val="single" w:sz="4" w:space="0" w:color="000000"/>
              <w:bottom w:val="single" w:sz="4" w:space="0" w:color="000000"/>
              <w:right w:val="single" w:sz="4" w:space="0" w:color="000000"/>
            </w:tcBorders>
            <w:vAlign w:val="center"/>
          </w:tcPr>
          <w:p w14:paraId="32E5C4DD" w14:textId="77777777" w:rsidR="00A10877" w:rsidRDefault="00F1289A" w:rsidP="00253C84">
            <w:pPr>
              <w:spacing w:after="120" w:line="276" w:lineRule="auto"/>
            </w:pPr>
            <w:r>
              <w:rPr>
                <w:rFonts w:ascii="Times New Roman" w:hAnsi="Times New Roman"/>
                <w:sz w:val="22"/>
                <w:szCs w:val="22"/>
              </w:rPr>
              <w:t>Toàn bộ kết cấu móng cẩu tháp</w:t>
            </w:r>
          </w:p>
        </w:tc>
      </w:tr>
      <w:tr w:rsidR="00A10877" w14:paraId="6E53B875" w14:textId="77777777">
        <w:trPr>
          <w:cantSplit/>
        </w:trPr>
        <w:tc>
          <w:tcPr>
            <w:tcW w:w="497" w:type="dxa"/>
            <w:tcBorders>
              <w:top w:val="single" w:sz="4" w:space="0" w:color="000000"/>
              <w:left w:val="single" w:sz="4" w:space="0" w:color="000000"/>
              <w:bottom w:val="single" w:sz="4" w:space="0" w:color="000000"/>
              <w:right w:val="single" w:sz="4" w:space="0" w:color="000000"/>
            </w:tcBorders>
            <w:vAlign w:val="center"/>
          </w:tcPr>
          <w:p w14:paraId="1D3D1301" w14:textId="77777777" w:rsidR="00A10877" w:rsidRDefault="00F1289A" w:rsidP="00253C84">
            <w:pPr>
              <w:spacing w:after="120" w:line="276" w:lineRule="auto"/>
              <w:jc w:val="center"/>
              <w:rPr>
                <w:sz w:val="22"/>
                <w:szCs w:val="22"/>
              </w:rPr>
            </w:pPr>
            <w:r>
              <w:rPr>
                <w:rFonts w:ascii="Times New Roman" w:hAnsi="Times New Roman"/>
                <w:sz w:val="22"/>
                <w:szCs w:val="22"/>
              </w:rPr>
              <w:t>19</w:t>
            </w:r>
          </w:p>
        </w:tc>
        <w:tc>
          <w:tcPr>
            <w:tcW w:w="1891" w:type="dxa"/>
            <w:tcBorders>
              <w:top w:val="single" w:sz="4" w:space="0" w:color="000000"/>
              <w:left w:val="single" w:sz="4" w:space="0" w:color="000000"/>
              <w:bottom w:val="single" w:sz="4" w:space="0" w:color="000000"/>
              <w:right w:val="single" w:sz="4" w:space="0" w:color="000000"/>
            </w:tcBorders>
            <w:vAlign w:val="center"/>
          </w:tcPr>
          <w:p w14:paraId="4B0ED88E" w14:textId="77777777" w:rsidR="00A10877" w:rsidRDefault="00F1289A" w:rsidP="00253C84">
            <w:pPr>
              <w:spacing w:after="120" w:line="276" w:lineRule="auto"/>
            </w:pPr>
            <w:r>
              <w:rPr>
                <w:rFonts w:ascii="Times New Roman" w:hAnsi="Times New Roman"/>
                <w:sz w:val="22"/>
                <w:szCs w:val="22"/>
              </w:rPr>
              <w:t>Chi phí chung</w:t>
            </w:r>
          </w:p>
        </w:tc>
        <w:tc>
          <w:tcPr>
            <w:tcW w:w="972" w:type="dxa"/>
            <w:tcBorders>
              <w:top w:val="single" w:sz="4" w:space="0" w:color="000000"/>
              <w:left w:val="single" w:sz="4" w:space="0" w:color="000000"/>
              <w:bottom w:val="single" w:sz="4" w:space="0" w:color="000000"/>
              <w:right w:val="single" w:sz="4" w:space="0" w:color="000000"/>
            </w:tcBorders>
            <w:vAlign w:val="center"/>
          </w:tcPr>
          <w:p w14:paraId="139690D9" w14:textId="77777777" w:rsidR="00A10877" w:rsidRDefault="00F1289A" w:rsidP="00253C84">
            <w:pPr>
              <w:spacing w:after="120" w:line="276" w:lineRule="auto"/>
              <w:jc w:val="center"/>
            </w:pPr>
            <w:r>
              <w:rPr>
                <w:rFonts w:ascii="Times New Roman" w:hAnsi="Times New Roman"/>
                <w:sz w:val="22"/>
                <w:szCs w:val="22"/>
              </w:rPr>
              <w:t>Gói</w:t>
            </w:r>
          </w:p>
        </w:tc>
        <w:tc>
          <w:tcPr>
            <w:tcW w:w="2792" w:type="dxa"/>
            <w:tcBorders>
              <w:top w:val="single" w:sz="4" w:space="0" w:color="000000"/>
              <w:left w:val="single" w:sz="4" w:space="0" w:color="000000"/>
              <w:bottom w:val="single" w:sz="4" w:space="0" w:color="000000"/>
              <w:right w:val="single" w:sz="4" w:space="0" w:color="000000"/>
            </w:tcBorders>
            <w:vAlign w:val="center"/>
          </w:tcPr>
          <w:p w14:paraId="123F9B1E" w14:textId="518E18C6" w:rsidR="00A10877" w:rsidRDefault="00F1289A" w:rsidP="00253C84">
            <w:pPr>
              <w:spacing w:after="120" w:line="276" w:lineRule="auto"/>
            </w:pPr>
            <w:r>
              <w:rPr>
                <w:rFonts w:ascii="Times New Roman" w:hAnsi="Times New Roman"/>
                <w:sz w:val="22"/>
                <w:szCs w:val="22"/>
              </w:rPr>
              <w:t xml:space="preserve">Trọn gói, thanh toán theo </w:t>
            </w:r>
            <w:ins w:id="143" w:author="Ban Kinh tế &amp; Quản lý Hợp đồng" w:date="2026-10-21T15:50:00Z">
              <w:r w:rsidR="0002227B">
                <w:rPr>
                  <w:rFonts w:ascii="Times New Roman" w:hAnsi="Times New Roman"/>
                  <w:sz w:val="22"/>
                  <w:szCs w:val="22"/>
                </w:rPr>
                <w:t>mốc chi tiết tại biểu giá hợp đồng</w:t>
              </w:r>
            </w:ins>
            <w:del w:id="144" w:author="Ban Kinh tế &amp; Quản lý Hợp đồng" w:date="2026-10-21T15:50:00Z">
              <w:r w:rsidDel="0002227B">
                <w:rPr>
                  <w:rFonts w:ascii="Times New Roman" w:hAnsi="Times New Roman"/>
                  <w:sz w:val="22"/>
                  <w:szCs w:val="22"/>
                </w:rPr>
                <w:delText>Điều 10.3.2</w:delText>
              </w:r>
            </w:del>
          </w:p>
        </w:tc>
        <w:tc>
          <w:tcPr>
            <w:tcW w:w="2820" w:type="dxa"/>
            <w:tcBorders>
              <w:top w:val="single" w:sz="4" w:space="0" w:color="000000"/>
              <w:left w:val="single" w:sz="4" w:space="0" w:color="000000"/>
              <w:bottom w:val="single" w:sz="4" w:space="0" w:color="000000"/>
              <w:right w:val="single" w:sz="4" w:space="0" w:color="000000"/>
            </w:tcBorders>
            <w:vAlign w:val="center"/>
          </w:tcPr>
          <w:p w14:paraId="2D2E8FE9" w14:textId="5E0A58A9" w:rsidR="00A10877" w:rsidRDefault="00F1289A" w:rsidP="00253C84">
            <w:pPr>
              <w:spacing w:after="120" w:line="276" w:lineRule="auto"/>
            </w:pPr>
            <w:r>
              <w:rPr>
                <w:rFonts w:ascii="Times New Roman" w:hAnsi="Times New Roman"/>
                <w:sz w:val="22"/>
                <w:szCs w:val="22"/>
              </w:rPr>
              <w:t xml:space="preserve">Văn phòng, lán trại, điện nước thi công, </w:t>
            </w:r>
            <w:proofErr w:type="gramStart"/>
            <w:r>
              <w:rPr>
                <w:rFonts w:ascii="Times New Roman" w:hAnsi="Times New Roman"/>
                <w:sz w:val="22"/>
                <w:szCs w:val="22"/>
              </w:rPr>
              <w:t>an</w:t>
            </w:r>
            <w:proofErr w:type="gramEnd"/>
            <w:r>
              <w:rPr>
                <w:rFonts w:ascii="Times New Roman" w:hAnsi="Times New Roman"/>
                <w:sz w:val="22"/>
                <w:szCs w:val="22"/>
              </w:rPr>
              <w:t xml:space="preserve"> toàn lao động, vệ sinh môi trường, bảo vệ, cầu rửa xe, huy động và giải thể</w:t>
            </w:r>
            <w:ins w:id="145" w:author="Ban Kinh tế &amp; Quản lý Hợp đồng" w:date="2026-10-21T15:51:00Z">
              <w:r w:rsidR="00DE4A49" w:rsidDel="00DE4A49">
                <w:rPr>
                  <w:rFonts w:ascii="Times New Roman" w:hAnsi="Times New Roman"/>
                  <w:sz w:val="22"/>
                  <w:szCs w:val="22"/>
                </w:rPr>
                <w:t xml:space="preserve"> </w:t>
              </w:r>
            </w:ins>
            <w:del w:id="146" w:author="Ban Kinh tế &amp; Quản lý Hợp đồng" w:date="2026-10-21T15:51:00Z">
              <w:r w:rsidDel="00DE4A49">
                <w:rPr>
                  <w:rFonts w:ascii="Times New Roman" w:hAnsi="Times New Roman"/>
                  <w:sz w:val="22"/>
                  <w:szCs w:val="22"/>
                </w:rPr>
                <w:delText xml:space="preserve"> </w:delText>
              </w:r>
            </w:del>
            <w:r>
              <w:rPr>
                <w:rFonts w:ascii="Times New Roman" w:hAnsi="Times New Roman"/>
                <w:sz w:val="22"/>
                <w:szCs w:val="22"/>
              </w:rPr>
              <w:t>(theo mục 4, 6, 7 Biểu 03)</w:t>
            </w:r>
          </w:p>
        </w:tc>
      </w:tr>
      <w:tr w:rsidR="00A10877" w14:paraId="612F4CBB" w14:textId="77777777">
        <w:trPr>
          <w:cantSplit/>
        </w:trPr>
        <w:tc>
          <w:tcPr>
            <w:tcW w:w="497" w:type="dxa"/>
            <w:tcBorders>
              <w:top w:val="single" w:sz="4" w:space="0" w:color="000000"/>
              <w:left w:val="single" w:sz="4" w:space="0" w:color="000000"/>
              <w:bottom w:val="single" w:sz="4" w:space="0" w:color="000000"/>
              <w:right w:val="single" w:sz="4" w:space="0" w:color="000000"/>
            </w:tcBorders>
            <w:vAlign w:val="center"/>
          </w:tcPr>
          <w:p w14:paraId="1CD8400A" w14:textId="77777777" w:rsidR="00A10877" w:rsidRDefault="00F1289A" w:rsidP="00253C84">
            <w:pPr>
              <w:spacing w:after="120" w:line="276" w:lineRule="auto"/>
              <w:jc w:val="center"/>
              <w:rPr>
                <w:sz w:val="22"/>
                <w:szCs w:val="22"/>
              </w:rPr>
            </w:pPr>
            <w:r>
              <w:rPr>
                <w:rFonts w:ascii="Times New Roman" w:hAnsi="Times New Roman"/>
                <w:sz w:val="22"/>
                <w:szCs w:val="22"/>
              </w:rPr>
              <w:t>20</w:t>
            </w:r>
          </w:p>
        </w:tc>
        <w:tc>
          <w:tcPr>
            <w:tcW w:w="1891" w:type="dxa"/>
            <w:tcBorders>
              <w:top w:val="single" w:sz="4" w:space="0" w:color="000000"/>
              <w:left w:val="single" w:sz="4" w:space="0" w:color="000000"/>
              <w:bottom w:val="single" w:sz="4" w:space="0" w:color="000000"/>
              <w:right w:val="single" w:sz="4" w:space="0" w:color="000000"/>
            </w:tcBorders>
            <w:vAlign w:val="center"/>
          </w:tcPr>
          <w:p w14:paraId="2F1D89E3" w14:textId="77777777" w:rsidR="00A10877" w:rsidRDefault="00F1289A" w:rsidP="00253C84">
            <w:pPr>
              <w:spacing w:after="120" w:line="276" w:lineRule="auto"/>
            </w:pPr>
            <w:r>
              <w:rPr>
                <w:rFonts w:ascii="Times New Roman" w:hAnsi="Times New Roman"/>
                <w:sz w:val="22"/>
                <w:szCs w:val="22"/>
              </w:rPr>
              <w:t>Cẩu tháp</w:t>
            </w:r>
          </w:p>
        </w:tc>
        <w:tc>
          <w:tcPr>
            <w:tcW w:w="972" w:type="dxa"/>
            <w:tcBorders>
              <w:top w:val="single" w:sz="4" w:space="0" w:color="000000"/>
              <w:left w:val="single" w:sz="4" w:space="0" w:color="000000"/>
              <w:bottom w:val="single" w:sz="4" w:space="0" w:color="000000"/>
              <w:right w:val="single" w:sz="4" w:space="0" w:color="000000"/>
            </w:tcBorders>
            <w:vAlign w:val="center"/>
          </w:tcPr>
          <w:p w14:paraId="1B3FA388" w14:textId="77777777" w:rsidR="00A10877" w:rsidRDefault="00F1289A" w:rsidP="00253C84">
            <w:pPr>
              <w:spacing w:after="120" w:line="276" w:lineRule="auto"/>
              <w:jc w:val="center"/>
            </w:pPr>
            <w:r>
              <w:rPr>
                <w:rFonts w:ascii="Times New Roman" w:hAnsi="Times New Roman"/>
                <w:sz w:val="22"/>
                <w:szCs w:val="22"/>
              </w:rPr>
              <w:t>Gói</w:t>
            </w:r>
          </w:p>
        </w:tc>
        <w:tc>
          <w:tcPr>
            <w:tcW w:w="2792" w:type="dxa"/>
            <w:tcBorders>
              <w:top w:val="single" w:sz="4" w:space="0" w:color="000000"/>
              <w:left w:val="single" w:sz="4" w:space="0" w:color="000000"/>
              <w:bottom w:val="single" w:sz="4" w:space="0" w:color="000000"/>
              <w:right w:val="single" w:sz="4" w:space="0" w:color="000000"/>
            </w:tcBorders>
            <w:vAlign w:val="center"/>
          </w:tcPr>
          <w:p w14:paraId="7371589E" w14:textId="46261992" w:rsidR="00A10877" w:rsidRDefault="00F1289A" w:rsidP="00253C84">
            <w:pPr>
              <w:spacing w:after="120" w:line="276" w:lineRule="auto"/>
            </w:pPr>
            <w:r>
              <w:rPr>
                <w:rFonts w:ascii="Times New Roman" w:hAnsi="Times New Roman"/>
                <w:sz w:val="22"/>
                <w:szCs w:val="22"/>
              </w:rPr>
              <w:t xml:space="preserve">Trọn gói, thanh toán theo </w:t>
            </w:r>
            <w:ins w:id="147" w:author="Ban Kinh tế &amp; Quản lý Hợp đồng" w:date="2026-10-21T15:51:00Z">
              <w:r w:rsidR="00D7584C">
                <w:rPr>
                  <w:rFonts w:ascii="Times New Roman" w:hAnsi="Times New Roman"/>
                  <w:sz w:val="22"/>
                  <w:szCs w:val="22"/>
                </w:rPr>
                <w:t>mốc chi tiết tại biểu giá hợp đồng</w:t>
              </w:r>
            </w:ins>
            <w:del w:id="148" w:author="Ban Kinh tế &amp; Quản lý Hợp đồng" w:date="2026-10-21T15:51:00Z">
              <w:r w:rsidDel="00D7584C">
                <w:rPr>
                  <w:rFonts w:ascii="Times New Roman" w:hAnsi="Times New Roman"/>
                  <w:sz w:val="22"/>
                  <w:szCs w:val="22"/>
                </w:rPr>
                <w:delText>Điều 10.3.2</w:delText>
              </w:r>
            </w:del>
          </w:p>
        </w:tc>
        <w:tc>
          <w:tcPr>
            <w:tcW w:w="2820" w:type="dxa"/>
            <w:tcBorders>
              <w:top w:val="single" w:sz="4" w:space="0" w:color="000000"/>
              <w:left w:val="single" w:sz="4" w:space="0" w:color="000000"/>
              <w:bottom w:val="single" w:sz="4" w:space="0" w:color="000000"/>
              <w:right w:val="single" w:sz="4" w:space="0" w:color="000000"/>
            </w:tcBorders>
            <w:vAlign w:val="center"/>
          </w:tcPr>
          <w:p w14:paraId="5E6198C9" w14:textId="64039530" w:rsidR="00A10877" w:rsidRDefault="00F1289A" w:rsidP="00253C84">
            <w:pPr>
              <w:spacing w:after="120" w:line="276" w:lineRule="auto"/>
            </w:pPr>
            <w:r>
              <w:rPr>
                <w:rFonts w:ascii="Times New Roman" w:hAnsi="Times New Roman"/>
                <w:sz w:val="22"/>
                <w:szCs w:val="22"/>
              </w:rPr>
              <w:t xml:space="preserve">Cung cấp, vận chuyển, lắp dựng, kiểm định, vận hành, bảo dưỡng, tháo dỡ cẩu tháp trong thời gian thi công </w:t>
            </w:r>
            <w:r w:rsidR="005740C8">
              <w:rPr>
                <w:rFonts w:ascii="Times New Roman" w:hAnsi="Times New Roman"/>
                <w:sz w:val="22"/>
                <w:szCs w:val="22"/>
              </w:rPr>
              <w:t xml:space="preserve">Phần ngầm </w:t>
            </w:r>
          </w:p>
        </w:tc>
      </w:tr>
    </w:tbl>
    <w:p w14:paraId="6E9F897B" w14:textId="77777777" w:rsidR="00A10877" w:rsidRDefault="00A10877" w:rsidP="00253C84">
      <w:pPr>
        <w:spacing w:after="120" w:line="276" w:lineRule="auto"/>
        <w:rPr>
          <w:rFonts w:ascii="Times New Roman" w:hAnsi="Times New Roman"/>
          <w:b/>
          <w:bCs/>
          <w:sz w:val="26"/>
          <w:szCs w:val="26"/>
        </w:rPr>
      </w:pPr>
    </w:p>
    <w:p w14:paraId="796A34EF" w14:textId="77777777" w:rsidR="00A10877" w:rsidRDefault="00A10877" w:rsidP="00253C84">
      <w:pPr>
        <w:spacing w:after="120" w:line="276" w:lineRule="auto"/>
        <w:rPr>
          <w:rFonts w:ascii="Times New Roman" w:hAnsi="Times New Roman"/>
          <w:b/>
          <w:bCs/>
          <w:sz w:val="26"/>
          <w:szCs w:val="26"/>
        </w:rPr>
      </w:pPr>
    </w:p>
    <w:p w14:paraId="7A7D9B66" w14:textId="77777777" w:rsidR="00A10877" w:rsidRDefault="00A10877" w:rsidP="00253C84">
      <w:pPr>
        <w:spacing w:after="120" w:line="276" w:lineRule="auto"/>
        <w:rPr>
          <w:rFonts w:ascii="Times New Roman" w:hAnsi="Times New Roman"/>
          <w:b/>
          <w:bCs/>
          <w:sz w:val="26"/>
          <w:szCs w:val="26"/>
        </w:rPr>
      </w:pPr>
    </w:p>
    <w:p w14:paraId="3FBF8B85" w14:textId="77777777" w:rsidR="00A10877" w:rsidRDefault="00A10877" w:rsidP="00253C84">
      <w:pPr>
        <w:spacing w:after="120" w:line="276" w:lineRule="auto"/>
        <w:rPr>
          <w:rFonts w:ascii="Times New Roman" w:hAnsi="Times New Roman"/>
          <w:b/>
          <w:bCs/>
          <w:sz w:val="26"/>
          <w:szCs w:val="26"/>
        </w:rPr>
      </w:pPr>
    </w:p>
    <w:p w14:paraId="325843B6" w14:textId="77777777" w:rsidR="00A10877" w:rsidRDefault="00A10877" w:rsidP="00253C84">
      <w:pPr>
        <w:spacing w:after="120" w:line="276" w:lineRule="auto"/>
        <w:rPr>
          <w:rFonts w:ascii="Times New Roman" w:hAnsi="Times New Roman"/>
          <w:b/>
          <w:bCs/>
          <w:sz w:val="26"/>
          <w:szCs w:val="26"/>
          <w:u w:val="single"/>
        </w:rPr>
      </w:pPr>
    </w:p>
    <w:p w14:paraId="0162B69B" w14:textId="77777777" w:rsidR="00C00C36" w:rsidRDefault="00C00C36" w:rsidP="00253C84">
      <w:pPr>
        <w:spacing w:after="120" w:line="276" w:lineRule="auto"/>
        <w:rPr>
          <w:rFonts w:ascii="Times New Roman" w:hAnsi="Times New Roman"/>
          <w:b/>
          <w:bCs/>
          <w:sz w:val="26"/>
          <w:szCs w:val="26"/>
          <w:u w:val="single"/>
        </w:rPr>
      </w:pPr>
    </w:p>
    <w:p w14:paraId="0EE5BCF2" w14:textId="77777777" w:rsidR="00C00C36" w:rsidRDefault="00C00C36" w:rsidP="00253C84">
      <w:pPr>
        <w:spacing w:after="120" w:line="276" w:lineRule="auto"/>
        <w:rPr>
          <w:rFonts w:ascii="Times New Roman" w:hAnsi="Times New Roman"/>
          <w:b/>
          <w:bCs/>
          <w:sz w:val="26"/>
          <w:szCs w:val="26"/>
          <w:u w:val="single"/>
        </w:rPr>
      </w:pPr>
    </w:p>
    <w:p w14:paraId="5112B824" w14:textId="77777777" w:rsidR="00C00C36" w:rsidRDefault="00C00C36" w:rsidP="00253C84">
      <w:pPr>
        <w:spacing w:after="120" w:line="276" w:lineRule="auto"/>
        <w:rPr>
          <w:rFonts w:ascii="Times New Roman" w:hAnsi="Times New Roman"/>
          <w:b/>
          <w:bCs/>
          <w:sz w:val="26"/>
          <w:szCs w:val="26"/>
          <w:u w:val="single"/>
        </w:rPr>
      </w:pPr>
    </w:p>
    <w:p w14:paraId="66E84E8B" w14:textId="77777777" w:rsidR="00C00C36" w:rsidRDefault="00C00C36" w:rsidP="00253C84">
      <w:pPr>
        <w:spacing w:after="120" w:line="276" w:lineRule="auto"/>
        <w:rPr>
          <w:rFonts w:ascii="Times New Roman" w:hAnsi="Times New Roman"/>
          <w:b/>
          <w:bCs/>
          <w:sz w:val="26"/>
          <w:szCs w:val="26"/>
          <w:u w:val="single"/>
        </w:rPr>
      </w:pPr>
    </w:p>
    <w:p w14:paraId="77671A6D" w14:textId="77777777" w:rsidR="00C00C36" w:rsidRDefault="00C00C36" w:rsidP="00253C84">
      <w:pPr>
        <w:spacing w:after="120" w:line="276" w:lineRule="auto"/>
        <w:rPr>
          <w:rFonts w:ascii="Times New Roman" w:hAnsi="Times New Roman"/>
          <w:b/>
          <w:bCs/>
          <w:sz w:val="26"/>
          <w:szCs w:val="26"/>
          <w:u w:val="single"/>
        </w:rPr>
      </w:pPr>
    </w:p>
    <w:p w14:paraId="135D57CF" w14:textId="77777777" w:rsidR="00C00C36" w:rsidRDefault="00C00C36" w:rsidP="00253C84">
      <w:pPr>
        <w:spacing w:after="120" w:line="276" w:lineRule="auto"/>
        <w:rPr>
          <w:rFonts w:ascii="Times New Roman" w:hAnsi="Times New Roman"/>
          <w:b/>
          <w:bCs/>
          <w:sz w:val="26"/>
          <w:szCs w:val="26"/>
          <w:u w:val="single"/>
        </w:rPr>
      </w:pPr>
    </w:p>
    <w:p w14:paraId="7FB17070" w14:textId="77777777" w:rsidR="00C00C36" w:rsidRDefault="00C00C36" w:rsidP="00253C84">
      <w:pPr>
        <w:spacing w:after="120" w:line="276" w:lineRule="auto"/>
        <w:rPr>
          <w:rFonts w:ascii="Times New Roman" w:hAnsi="Times New Roman"/>
          <w:b/>
          <w:bCs/>
          <w:sz w:val="26"/>
          <w:szCs w:val="26"/>
          <w:u w:val="single"/>
        </w:rPr>
      </w:pPr>
    </w:p>
    <w:p w14:paraId="2FB4F6FA" w14:textId="77777777" w:rsidR="00C00C36" w:rsidRDefault="00C00C36" w:rsidP="00253C84">
      <w:pPr>
        <w:spacing w:after="120" w:line="276" w:lineRule="auto"/>
        <w:rPr>
          <w:rFonts w:ascii="Times New Roman" w:hAnsi="Times New Roman"/>
          <w:b/>
          <w:bCs/>
          <w:sz w:val="26"/>
          <w:szCs w:val="26"/>
          <w:u w:val="single"/>
        </w:rPr>
      </w:pPr>
    </w:p>
    <w:p w14:paraId="6621A256" w14:textId="77777777" w:rsidR="00C00C36" w:rsidRPr="00C00C36" w:rsidRDefault="00C00C36" w:rsidP="00253C84">
      <w:pPr>
        <w:spacing w:after="120" w:line="276" w:lineRule="auto"/>
        <w:rPr>
          <w:rFonts w:ascii="Times New Roman" w:hAnsi="Times New Roman"/>
          <w:b/>
          <w:bCs/>
          <w:sz w:val="26"/>
          <w:szCs w:val="26"/>
          <w:u w:val="single"/>
        </w:rPr>
      </w:pPr>
    </w:p>
    <w:p w14:paraId="40F44A70" w14:textId="77777777" w:rsidR="005740C8" w:rsidRDefault="005740C8" w:rsidP="00253C84">
      <w:pPr>
        <w:spacing w:after="120" w:line="276" w:lineRule="auto"/>
        <w:jc w:val="center"/>
        <w:rPr>
          <w:rFonts w:ascii="Times New Roman" w:hAnsi="Times New Roman"/>
          <w:b/>
          <w:bCs/>
          <w:sz w:val="26"/>
          <w:szCs w:val="26"/>
          <w:highlight w:val="yellow"/>
        </w:rPr>
      </w:pPr>
    </w:p>
    <w:p w14:paraId="6C6F348E" w14:textId="77777777" w:rsidR="005740C8" w:rsidRDefault="005740C8" w:rsidP="00253C84">
      <w:pPr>
        <w:spacing w:after="120" w:line="276" w:lineRule="auto"/>
        <w:jc w:val="center"/>
        <w:rPr>
          <w:rFonts w:ascii="Times New Roman" w:hAnsi="Times New Roman"/>
          <w:b/>
          <w:bCs/>
          <w:sz w:val="26"/>
          <w:szCs w:val="26"/>
          <w:highlight w:val="yellow"/>
        </w:rPr>
      </w:pPr>
    </w:p>
    <w:p w14:paraId="153BBD60" w14:textId="77777777" w:rsidR="005740C8" w:rsidRDefault="005740C8" w:rsidP="00253C84">
      <w:pPr>
        <w:spacing w:after="120" w:line="276" w:lineRule="auto"/>
        <w:jc w:val="center"/>
        <w:rPr>
          <w:rFonts w:ascii="Times New Roman" w:hAnsi="Times New Roman"/>
          <w:b/>
          <w:bCs/>
          <w:sz w:val="26"/>
          <w:szCs w:val="26"/>
          <w:highlight w:val="yellow"/>
        </w:rPr>
      </w:pPr>
    </w:p>
    <w:p w14:paraId="43B6D095" w14:textId="77777777" w:rsidR="005740C8" w:rsidRDefault="005740C8" w:rsidP="00253C84">
      <w:pPr>
        <w:spacing w:after="120" w:line="276" w:lineRule="auto"/>
        <w:jc w:val="center"/>
        <w:rPr>
          <w:rFonts w:ascii="Times New Roman" w:hAnsi="Times New Roman"/>
          <w:b/>
          <w:bCs/>
          <w:sz w:val="26"/>
          <w:szCs w:val="26"/>
          <w:highlight w:val="yellow"/>
        </w:rPr>
      </w:pPr>
    </w:p>
    <w:p w14:paraId="02B389CE" w14:textId="77777777" w:rsidR="005740C8" w:rsidRDefault="005740C8" w:rsidP="00253C84">
      <w:pPr>
        <w:spacing w:after="120" w:line="276" w:lineRule="auto"/>
        <w:jc w:val="center"/>
        <w:rPr>
          <w:rFonts w:ascii="Times New Roman" w:hAnsi="Times New Roman"/>
          <w:b/>
          <w:bCs/>
          <w:sz w:val="26"/>
          <w:szCs w:val="26"/>
          <w:highlight w:val="yellow"/>
        </w:rPr>
      </w:pPr>
    </w:p>
    <w:p w14:paraId="52ABF5A2" w14:textId="77777777" w:rsidR="005740C8" w:rsidRDefault="005740C8" w:rsidP="00253C84">
      <w:pPr>
        <w:spacing w:after="120" w:line="276" w:lineRule="auto"/>
        <w:jc w:val="center"/>
        <w:rPr>
          <w:rFonts w:ascii="Times New Roman" w:hAnsi="Times New Roman"/>
          <w:b/>
          <w:bCs/>
          <w:sz w:val="26"/>
          <w:szCs w:val="26"/>
          <w:highlight w:val="yellow"/>
        </w:rPr>
      </w:pPr>
    </w:p>
    <w:p w14:paraId="24FD15CF" w14:textId="77777777" w:rsidR="005740C8" w:rsidRDefault="005740C8" w:rsidP="00253C84">
      <w:pPr>
        <w:spacing w:after="120" w:line="276" w:lineRule="auto"/>
        <w:jc w:val="center"/>
        <w:rPr>
          <w:rFonts w:ascii="Times New Roman" w:hAnsi="Times New Roman"/>
          <w:b/>
          <w:bCs/>
          <w:sz w:val="26"/>
          <w:szCs w:val="26"/>
          <w:highlight w:val="yellow"/>
        </w:rPr>
      </w:pPr>
    </w:p>
    <w:p w14:paraId="7F2A6126" w14:textId="29FB33C0" w:rsidR="00A10877" w:rsidRPr="00CC4BDE" w:rsidRDefault="00F1289A" w:rsidP="00253C84">
      <w:pPr>
        <w:spacing w:after="120" w:line="276" w:lineRule="auto"/>
        <w:jc w:val="center"/>
        <w:rPr>
          <w:rFonts w:ascii="Times New Roman" w:hAnsi="Times New Roman"/>
          <w:b/>
          <w:bCs/>
          <w:sz w:val="26"/>
          <w:szCs w:val="26"/>
          <w:u w:val="single"/>
        </w:rPr>
      </w:pPr>
      <w:r>
        <w:rPr>
          <w:rFonts w:ascii="Times New Roman" w:hAnsi="Times New Roman"/>
          <w:b/>
          <w:bCs/>
          <w:sz w:val="26"/>
          <w:szCs w:val="26"/>
          <w:highlight w:val="yellow"/>
          <w:lang w:val="vi-VN"/>
        </w:rPr>
        <w:t>BIỂU 03</w:t>
      </w:r>
      <w:r w:rsidR="00CC4BDE">
        <w:rPr>
          <w:rFonts w:ascii="Times New Roman" w:hAnsi="Times New Roman"/>
          <w:b/>
          <w:bCs/>
          <w:sz w:val="26"/>
          <w:szCs w:val="26"/>
        </w:rPr>
        <w:t xml:space="preserve"> </w:t>
      </w:r>
    </w:p>
    <w:p w14:paraId="17DDEC50" w14:textId="77777777" w:rsidR="00A10877" w:rsidRDefault="00F1289A" w:rsidP="00253C84">
      <w:pPr>
        <w:spacing w:after="120" w:line="276" w:lineRule="auto"/>
        <w:jc w:val="center"/>
        <w:rPr>
          <w:rFonts w:ascii="Times New Roman" w:hAnsi="Times New Roman"/>
          <w:b/>
          <w:bCs/>
          <w:sz w:val="26"/>
          <w:szCs w:val="26"/>
          <w:highlight w:val="yellow"/>
          <w:lang w:val="vi-VN"/>
        </w:rPr>
      </w:pPr>
      <w:r>
        <w:rPr>
          <w:rFonts w:ascii="Times New Roman" w:hAnsi="Times New Roman"/>
          <w:b/>
          <w:bCs/>
          <w:sz w:val="26"/>
          <w:szCs w:val="26"/>
          <w:highlight w:val="yellow"/>
        </w:rPr>
        <w:t xml:space="preserve">PHẠM VI CÔNG VIỆC VÀ </w:t>
      </w:r>
      <w:r>
        <w:rPr>
          <w:rFonts w:ascii="Times New Roman" w:hAnsi="Times New Roman"/>
          <w:b/>
          <w:bCs/>
          <w:sz w:val="26"/>
          <w:szCs w:val="26"/>
          <w:highlight w:val="yellow"/>
          <w:lang w:val="vi-VN"/>
        </w:rPr>
        <w:t>MA TRẬN PHÂN CHIA PHẠM VI CÔNG VIỆC</w:t>
      </w:r>
    </w:p>
    <w:p w14:paraId="37BF7621" w14:textId="5FCD5248" w:rsidR="00A10877" w:rsidRDefault="00F1289A" w:rsidP="00253C84">
      <w:pPr>
        <w:spacing w:after="120" w:line="276" w:lineRule="auto"/>
        <w:jc w:val="center"/>
        <w:rPr>
          <w:rFonts w:ascii="Times New Roman" w:hAnsi="Times New Roman"/>
          <w:bCs/>
          <w:i/>
          <w:sz w:val="26"/>
          <w:szCs w:val="26"/>
          <w:lang w:val="nl-NL"/>
        </w:rPr>
      </w:pPr>
      <w:r>
        <w:rPr>
          <w:rFonts w:ascii="Times New Roman" w:hAnsi="Times New Roman"/>
          <w:bCs/>
          <w:i/>
          <w:sz w:val="26"/>
          <w:szCs w:val="26"/>
          <w:highlight w:val="yellow"/>
          <w:lang w:val="nl-NL"/>
        </w:rPr>
        <w:t>(Kèm theo hợp đồng số……..…/</w:t>
      </w:r>
      <w:r w:rsidR="005740C8">
        <w:rPr>
          <w:rFonts w:ascii="Times New Roman" w:hAnsi="Times New Roman"/>
          <w:bCs/>
          <w:i/>
          <w:sz w:val="26"/>
          <w:szCs w:val="26"/>
          <w:highlight w:val="yellow"/>
          <w:lang w:val="nl-NL"/>
        </w:rPr>
        <w:t>2026/HĐXD/VNCNEC-PHC</w:t>
      </w:r>
      <w:r>
        <w:rPr>
          <w:rFonts w:ascii="Times New Roman" w:hAnsi="Times New Roman"/>
          <w:bCs/>
          <w:i/>
          <w:sz w:val="26"/>
          <w:szCs w:val="26"/>
          <w:highlight w:val="yellow"/>
          <w:lang w:val="nl-NL"/>
        </w:rPr>
        <w:t xml:space="preserve"> ngày……tháng……năm 2026)</w:t>
      </w:r>
    </w:p>
    <w:p w14:paraId="21B68B81" w14:textId="77777777" w:rsidR="00A10877" w:rsidRDefault="00A10877" w:rsidP="00253C84">
      <w:pPr>
        <w:spacing w:after="120" w:line="276" w:lineRule="auto"/>
        <w:rPr>
          <w:rFonts w:ascii="Times New Roman" w:hAnsi="Times New Roman"/>
          <w:i/>
          <w:iCs/>
          <w:sz w:val="26"/>
          <w:szCs w:val="26"/>
          <w:u w:val="single"/>
        </w:rPr>
      </w:pPr>
    </w:p>
    <w:p w14:paraId="3442A0C1" w14:textId="77777777" w:rsidR="00CC4BDE" w:rsidRDefault="00CC4BDE" w:rsidP="00253C84">
      <w:pPr>
        <w:spacing w:after="120" w:line="276" w:lineRule="auto"/>
        <w:rPr>
          <w:rFonts w:ascii="Times New Roman" w:hAnsi="Times New Roman"/>
          <w:i/>
          <w:iCs/>
          <w:sz w:val="26"/>
          <w:szCs w:val="26"/>
          <w:u w:val="single"/>
        </w:rPr>
      </w:pPr>
    </w:p>
    <w:p w14:paraId="45C3A20A" w14:textId="77777777" w:rsidR="00CC4BDE" w:rsidRDefault="00CC4BDE" w:rsidP="00253C84">
      <w:pPr>
        <w:spacing w:after="120" w:line="276" w:lineRule="auto"/>
        <w:rPr>
          <w:rFonts w:ascii="Times New Roman" w:hAnsi="Times New Roman"/>
          <w:i/>
          <w:iCs/>
          <w:sz w:val="26"/>
          <w:szCs w:val="26"/>
          <w:u w:val="single"/>
        </w:rPr>
      </w:pPr>
    </w:p>
    <w:p w14:paraId="230D42A6" w14:textId="77777777" w:rsidR="00CC4BDE" w:rsidRDefault="00CC4BDE" w:rsidP="00253C84">
      <w:pPr>
        <w:spacing w:after="120" w:line="276" w:lineRule="auto"/>
        <w:rPr>
          <w:rFonts w:ascii="Times New Roman" w:hAnsi="Times New Roman"/>
          <w:i/>
          <w:iCs/>
          <w:sz w:val="26"/>
          <w:szCs w:val="26"/>
          <w:u w:val="single"/>
        </w:rPr>
      </w:pPr>
    </w:p>
    <w:p w14:paraId="1C805865" w14:textId="77777777" w:rsidR="00CC4BDE" w:rsidRDefault="00CC4BDE" w:rsidP="00253C84">
      <w:pPr>
        <w:spacing w:after="120" w:line="276" w:lineRule="auto"/>
        <w:rPr>
          <w:rFonts w:ascii="Times New Roman" w:hAnsi="Times New Roman"/>
          <w:i/>
          <w:iCs/>
          <w:sz w:val="26"/>
          <w:szCs w:val="26"/>
          <w:u w:val="single"/>
        </w:rPr>
      </w:pPr>
    </w:p>
    <w:p w14:paraId="618E43D3" w14:textId="77777777" w:rsidR="00CC4BDE" w:rsidRDefault="00CC4BDE" w:rsidP="00253C84">
      <w:pPr>
        <w:spacing w:after="120" w:line="276" w:lineRule="auto"/>
        <w:rPr>
          <w:rFonts w:ascii="Times New Roman" w:hAnsi="Times New Roman"/>
          <w:i/>
          <w:iCs/>
          <w:sz w:val="26"/>
          <w:szCs w:val="26"/>
          <w:u w:val="single"/>
        </w:rPr>
      </w:pPr>
    </w:p>
    <w:p w14:paraId="3226F31A" w14:textId="77777777" w:rsidR="00CC4BDE" w:rsidRDefault="00CC4BDE" w:rsidP="00253C84">
      <w:pPr>
        <w:spacing w:after="120" w:line="276" w:lineRule="auto"/>
        <w:rPr>
          <w:rFonts w:ascii="Times New Roman" w:hAnsi="Times New Roman"/>
          <w:i/>
          <w:iCs/>
          <w:sz w:val="26"/>
          <w:szCs w:val="26"/>
          <w:u w:val="single"/>
        </w:rPr>
      </w:pPr>
    </w:p>
    <w:p w14:paraId="5C6BC5B7" w14:textId="77777777" w:rsidR="00CC4BDE" w:rsidRDefault="00CC4BDE" w:rsidP="00253C84">
      <w:pPr>
        <w:spacing w:after="120" w:line="276" w:lineRule="auto"/>
        <w:rPr>
          <w:rFonts w:ascii="Times New Roman" w:hAnsi="Times New Roman"/>
          <w:i/>
          <w:iCs/>
          <w:sz w:val="26"/>
          <w:szCs w:val="26"/>
          <w:u w:val="single"/>
        </w:rPr>
      </w:pPr>
    </w:p>
    <w:p w14:paraId="10D3C374" w14:textId="77777777" w:rsidR="00CC4BDE" w:rsidRDefault="00CC4BDE" w:rsidP="00253C84">
      <w:pPr>
        <w:spacing w:after="120" w:line="276" w:lineRule="auto"/>
        <w:rPr>
          <w:rFonts w:ascii="Times New Roman" w:hAnsi="Times New Roman"/>
          <w:i/>
          <w:iCs/>
          <w:sz w:val="26"/>
          <w:szCs w:val="26"/>
          <w:u w:val="single"/>
        </w:rPr>
      </w:pPr>
    </w:p>
    <w:p w14:paraId="778D8E01" w14:textId="77777777" w:rsidR="00CC4BDE" w:rsidRDefault="00CC4BDE" w:rsidP="00253C84">
      <w:pPr>
        <w:spacing w:after="120" w:line="276" w:lineRule="auto"/>
        <w:rPr>
          <w:rFonts w:ascii="Times New Roman" w:hAnsi="Times New Roman"/>
          <w:i/>
          <w:iCs/>
          <w:sz w:val="26"/>
          <w:szCs w:val="26"/>
          <w:u w:val="single"/>
        </w:rPr>
      </w:pPr>
    </w:p>
    <w:p w14:paraId="3553EF51" w14:textId="77777777" w:rsidR="00CC4BDE" w:rsidRDefault="00CC4BDE" w:rsidP="00253C84">
      <w:pPr>
        <w:spacing w:after="120" w:line="276" w:lineRule="auto"/>
        <w:rPr>
          <w:rFonts w:ascii="Times New Roman" w:hAnsi="Times New Roman"/>
          <w:i/>
          <w:iCs/>
          <w:sz w:val="26"/>
          <w:szCs w:val="26"/>
          <w:u w:val="single"/>
        </w:rPr>
      </w:pPr>
    </w:p>
    <w:p w14:paraId="4E7D449C" w14:textId="77777777" w:rsidR="00CC4BDE" w:rsidRDefault="00CC4BDE" w:rsidP="00253C84">
      <w:pPr>
        <w:spacing w:after="120" w:line="276" w:lineRule="auto"/>
        <w:rPr>
          <w:rFonts w:ascii="Times New Roman" w:hAnsi="Times New Roman"/>
          <w:i/>
          <w:iCs/>
          <w:sz w:val="26"/>
          <w:szCs w:val="26"/>
          <w:u w:val="single"/>
        </w:rPr>
      </w:pPr>
    </w:p>
    <w:p w14:paraId="303D2036" w14:textId="77777777" w:rsidR="00CC4BDE" w:rsidRDefault="00CC4BDE" w:rsidP="00253C84">
      <w:pPr>
        <w:spacing w:after="120" w:line="276" w:lineRule="auto"/>
        <w:rPr>
          <w:rFonts w:ascii="Times New Roman" w:hAnsi="Times New Roman"/>
          <w:i/>
          <w:iCs/>
          <w:sz w:val="26"/>
          <w:szCs w:val="26"/>
          <w:u w:val="single"/>
        </w:rPr>
      </w:pPr>
    </w:p>
    <w:p w14:paraId="73128B03" w14:textId="77777777" w:rsidR="00A10877" w:rsidRDefault="00A10877" w:rsidP="00253C84">
      <w:pPr>
        <w:spacing w:after="120" w:line="276" w:lineRule="auto"/>
        <w:rPr>
          <w:rFonts w:ascii="Times New Roman" w:hAnsi="Times New Roman"/>
          <w:i/>
          <w:iCs/>
          <w:sz w:val="26"/>
          <w:szCs w:val="26"/>
          <w:u w:val="single"/>
        </w:rPr>
      </w:pPr>
    </w:p>
    <w:p w14:paraId="296BD6F2" w14:textId="77777777" w:rsidR="00A10877" w:rsidRDefault="00A10877" w:rsidP="00253C84">
      <w:pPr>
        <w:spacing w:after="120" w:line="276" w:lineRule="auto"/>
        <w:rPr>
          <w:rFonts w:ascii="Times New Roman" w:hAnsi="Times New Roman"/>
          <w:i/>
          <w:iCs/>
          <w:sz w:val="26"/>
          <w:szCs w:val="26"/>
          <w:u w:val="single"/>
        </w:rPr>
      </w:pPr>
    </w:p>
    <w:p w14:paraId="2921C846" w14:textId="77777777" w:rsidR="00A10877" w:rsidRDefault="00A10877" w:rsidP="00253C84">
      <w:pPr>
        <w:spacing w:after="120" w:line="276" w:lineRule="auto"/>
        <w:rPr>
          <w:rFonts w:ascii="Times New Roman" w:hAnsi="Times New Roman"/>
          <w:b/>
          <w:bCs/>
          <w:sz w:val="26"/>
          <w:szCs w:val="26"/>
        </w:rPr>
      </w:pPr>
    </w:p>
    <w:p w14:paraId="6B102A5A" w14:textId="77777777" w:rsidR="00CC4BDE" w:rsidRDefault="00CC4BDE" w:rsidP="00253C84">
      <w:pPr>
        <w:spacing w:after="120" w:line="276" w:lineRule="auto"/>
        <w:jc w:val="center"/>
        <w:rPr>
          <w:rFonts w:ascii="Times New Roman" w:hAnsi="Times New Roman"/>
          <w:b/>
          <w:bCs/>
          <w:sz w:val="26"/>
          <w:szCs w:val="26"/>
          <w:highlight w:val="yellow"/>
        </w:rPr>
      </w:pPr>
    </w:p>
    <w:p w14:paraId="325A43CF" w14:textId="77777777" w:rsidR="00CC4BDE" w:rsidRDefault="00CC4BDE" w:rsidP="00253C84">
      <w:pPr>
        <w:spacing w:after="120" w:line="276" w:lineRule="auto"/>
        <w:jc w:val="center"/>
        <w:rPr>
          <w:rFonts w:ascii="Times New Roman" w:hAnsi="Times New Roman"/>
          <w:b/>
          <w:bCs/>
          <w:sz w:val="26"/>
          <w:szCs w:val="26"/>
          <w:highlight w:val="yellow"/>
        </w:rPr>
      </w:pPr>
    </w:p>
    <w:p w14:paraId="252EDDA9" w14:textId="77777777" w:rsidR="00CC4BDE" w:rsidRDefault="00CC4BDE" w:rsidP="00253C84">
      <w:pPr>
        <w:spacing w:after="120" w:line="276" w:lineRule="auto"/>
        <w:jc w:val="center"/>
        <w:rPr>
          <w:rFonts w:ascii="Times New Roman" w:hAnsi="Times New Roman"/>
          <w:b/>
          <w:bCs/>
          <w:sz w:val="26"/>
          <w:szCs w:val="26"/>
          <w:highlight w:val="yellow"/>
        </w:rPr>
      </w:pPr>
    </w:p>
    <w:p w14:paraId="5015534A" w14:textId="77777777" w:rsidR="00CC4BDE" w:rsidRDefault="00CC4BDE" w:rsidP="00253C84">
      <w:pPr>
        <w:spacing w:after="120" w:line="276" w:lineRule="auto"/>
        <w:jc w:val="center"/>
        <w:rPr>
          <w:rFonts w:ascii="Times New Roman" w:hAnsi="Times New Roman"/>
          <w:b/>
          <w:bCs/>
          <w:sz w:val="26"/>
          <w:szCs w:val="26"/>
          <w:highlight w:val="yellow"/>
        </w:rPr>
      </w:pPr>
    </w:p>
    <w:p w14:paraId="0B7A51A7" w14:textId="77777777" w:rsidR="00CC4BDE" w:rsidRDefault="00CC4BDE" w:rsidP="00253C84">
      <w:pPr>
        <w:spacing w:after="120" w:line="276" w:lineRule="auto"/>
        <w:jc w:val="center"/>
        <w:rPr>
          <w:rFonts w:ascii="Times New Roman" w:hAnsi="Times New Roman"/>
          <w:b/>
          <w:bCs/>
          <w:sz w:val="26"/>
          <w:szCs w:val="26"/>
          <w:highlight w:val="yellow"/>
        </w:rPr>
      </w:pPr>
    </w:p>
    <w:p w14:paraId="4FDDB7C3" w14:textId="77777777" w:rsidR="00CC4BDE" w:rsidRDefault="00CC4BDE" w:rsidP="00253C84">
      <w:pPr>
        <w:spacing w:after="120" w:line="276" w:lineRule="auto"/>
        <w:jc w:val="center"/>
        <w:rPr>
          <w:rFonts w:ascii="Times New Roman" w:hAnsi="Times New Roman"/>
          <w:b/>
          <w:bCs/>
          <w:sz w:val="26"/>
          <w:szCs w:val="26"/>
          <w:highlight w:val="yellow"/>
        </w:rPr>
      </w:pPr>
    </w:p>
    <w:p w14:paraId="2639DEA9" w14:textId="77777777" w:rsidR="00CC4BDE" w:rsidRDefault="00CC4BDE" w:rsidP="00253C84">
      <w:pPr>
        <w:spacing w:after="120" w:line="276" w:lineRule="auto"/>
        <w:jc w:val="center"/>
        <w:rPr>
          <w:rFonts w:ascii="Times New Roman" w:hAnsi="Times New Roman"/>
          <w:b/>
          <w:bCs/>
          <w:sz w:val="26"/>
          <w:szCs w:val="26"/>
          <w:highlight w:val="yellow"/>
        </w:rPr>
      </w:pPr>
    </w:p>
    <w:p w14:paraId="7EDB0EC7" w14:textId="77777777" w:rsidR="00CC4BDE" w:rsidRDefault="00CC4BDE" w:rsidP="00253C84">
      <w:pPr>
        <w:spacing w:after="120" w:line="276" w:lineRule="auto"/>
        <w:jc w:val="center"/>
        <w:rPr>
          <w:rFonts w:ascii="Times New Roman" w:hAnsi="Times New Roman"/>
          <w:b/>
          <w:bCs/>
          <w:sz w:val="26"/>
          <w:szCs w:val="26"/>
          <w:highlight w:val="yellow"/>
        </w:rPr>
      </w:pPr>
    </w:p>
    <w:p w14:paraId="1B3C55BB" w14:textId="77777777" w:rsidR="00CC4BDE" w:rsidRDefault="00CC4BDE" w:rsidP="00253C84">
      <w:pPr>
        <w:spacing w:after="120" w:line="276" w:lineRule="auto"/>
        <w:jc w:val="center"/>
        <w:rPr>
          <w:rFonts w:ascii="Times New Roman" w:hAnsi="Times New Roman"/>
          <w:b/>
          <w:bCs/>
          <w:sz w:val="26"/>
          <w:szCs w:val="26"/>
          <w:highlight w:val="yellow"/>
        </w:rPr>
      </w:pPr>
    </w:p>
    <w:p w14:paraId="5CE7DB08" w14:textId="77777777" w:rsidR="00CC4BDE" w:rsidRDefault="00CC4BDE" w:rsidP="00253C84">
      <w:pPr>
        <w:spacing w:after="120" w:line="276" w:lineRule="auto"/>
        <w:jc w:val="center"/>
        <w:rPr>
          <w:rFonts w:ascii="Times New Roman" w:hAnsi="Times New Roman"/>
          <w:b/>
          <w:bCs/>
          <w:sz w:val="26"/>
          <w:szCs w:val="26"/>
          <w:highlight w:val="yellow"/>
        </w:rPr>
      </w:pPr>
    </w:p>
    <w:p w14:paraId="08DCBF07" w14:textId="77777777" w:rsidR="00CC4BDE" w:rsidRDefault="00CC4BDE" w:rsidP="00253C84">
      <w:pPr>
        <w:spacing w:after="120" w:line="276" w:lineRule="auto"/>
        <w:jc w:val="center"/>
        <w:rPr>
          <w:rFonts w:ascii="Times New Roman" w:hAnsi="Times New Roman"/>
          <w:b/>
          <w:bCs/>
          <w:sz w:val="26"/>
          <w:szCs w:val="26"/>
          <w:highlight w:val="yellow"/>
        </w:rPr>
      </w:pPr>
    </w:p>
    <w:p w14:paraId="4E35F110" w14:textId="77777777" w:rsidR="005740C8" w:rsidRDefault="005740C8" w:rsidP="00CB7C47">
      <w:pPr>
        <w:spacing w:after="120" w:line="276" w:lineRule="auto"/>
        <w:rPr>
          <w:rFonts w:ascii="Times New Roman" w:hAnsi="Times New Roman"/>
          <w:b/>
          <w:bCs/>
          <w:sz w:val="26"/>
          <w:szCs w:val="26"/>
          <w:highlight w:val="yellow"/>
        </w:rPr>
      </w:pPr>
    </w:p>
    <w:p w14:paraId="100CEE6A" w14:textId="0A96413B" w:rsidR="00A10877" w:rsidRDefault="00F1289A" w:rsidP="00253C84">
      <w:pPr>
        <w:spacing w:after="120" w:line="276" w:lineRule="auto"/>
        <w:jc w:val="center"/>
        <w:rPr>
          <w:highlight w:val="yellow"/>
        </w:rPr>
      </w:pPr>
      <w:r>
        <w:rPr>
          <w:rFonts w:ascii="Times New Roman" w:hAnsi="Times New Roman"/>
          <w:b/>
          <w:bCs/>
          <w:sz w:val="26"/>
          <w:szCs w:val="26"/>
          <w:highlight w:val="yellow"/>
        </w:rPr>
        <w:t>BIỂU 04</w:t>
      </w:r>
    </w:p>
    <w:p w14:paraId="5B2308D6" w14:textId="77777777" w:rsidR="00A10877" w:rsidRDefault="00F1289A" w:rsidP="00253C84">
      <w:pPr>
        <w:spacing w:after="120" w:line="276" w:lineRule="auto"/>
        <w:jc w:val="center"/>
        <w:rPr>
          <w:highlight w:val="yellow"/>
        </w:rPr>
      </w:pPr>
      <w:r>
        <w:rPr>
          <w:rFonts w:ascii="Times New Roman" w:hAnsi="Times New Roman"/>
          <w:b/>
          <w:bCs/>
          <w:sz w:val="26"/>
          <w:szCs w:val="26"/>
          <w:highlight w:val="yellow"/>
        </w:rPr>
        <w:t>YÊU CẦU VỀ THIẾT BỊ CHÍNH</w:t>
      </w:r>
    </w:p>
    <w:p w14:paraId="6A16D9A6" w14:textId="77777777" w:rsidR="00A10877" w:rsidRDefault="00F1289A" w:rsidP="00253C84">
      <w:pPr>
        <w:spacing w:after="120" w:line="276" w:lineRule="auto"/>
        <w:jc w:val="center"/>
      </w:pPr>
      <w:r>
        <w:rPr>
          <w:rFonts w:ascii="Times New Roman" w:hAnsi="Times New Roman"/>
          <w:i/>
          <w:iCs/>
          <w:sz w:val="26"/>
          <w:szCs w:val="26"/>
          <w:highlight w:val="yellow"/>
        </w:rPr>
        <w:t>(Kèm theo hợp đồng số ……/2026/HĐ/VNCNEC-…… ngày …… tháng …… năm 2026)</w:t>
      </w:r>
    </w:p>
    <w:p w14:paraId="09A8A254" w14:textId="77777777" w:rsidR="00A10877" w:rsidRDefault="00F1289A" w:rsidP="00253C84">
      <w:pPr>
        <w:spacing w:after="120" w:line="276" w:lineRule="auto"/>
        <w:jc w:val="both"/>
      </w:pPr>
      <w:r>
        <w:rPr>
          <w:rFonts w:ascii="Times New Roman" w:hAnsi="Times New Roman"/>
          <w:b/>
          <w:bCs/>
          <w:sz w:val="26"/>
          <w:szCs w:val="26"/>
        </w:rPr>
        <w:t>I. Yêu cầu chung</w:t>
      </w:r>
    </w:p>
    <w:p w14:paraId="25682F02" w14:textId="77777777" w:rsidR="00A10877" w:rsidRDefault="00F1289A" w:rsidP="00253C84">
      <w:pPr>
        <w:spacing w:after="120" w:line="276" w:lineRule="auto"/>
        <w:jc w:val="both"/>
      </w:pPr>
      <w:r>
        <w:rPr>
          <w:rFonts w:ascii="Times New Roman" w:hAnsi="Times New Roman"/>
          <w:sz w:val="26"/>
          <w:szCs w:val="26"/>
        </w:rPr>
        <w:t>1. Bên B phải huy động đủ thiết bị theo Biểu này, phù hợp tiến độ được Bên A chấp thuận (Điều 4.5, Điều 12.2.11 Hợp đồng). Số lượng tại Biểu là mức tối thiểu; Bên B phải tăng cường thiết bị khi tiến độ bị chậm hoặc theo yêu cầu của Bên A mà không được điều chỉnh giá.</w:t>
      </w:r>
    </w:p>
    <w:p w14:paraId="28E025F0" w14:textId="77777777" w:rsidR="00A10877" w:rsidRDefault="00F1289A" w:rsidP="00253C84">
      <w:pPr>
        <w:spacing w:after="120" w:line="276" w:lineRule="auto"/>
        <w:jc w:val="both"/>
      </w:pPr>
      <w:r>
        <w:rPr>
          <w:rFonts w:ascii="Times New Roman" w:hAnsi="Times New Roman"/>
          <w:sz w:val="26"/>
          <w:szCs w:val="26"/>
        </w:rPr>
        <w:t>2. Thiết bị phải có giấy tờ hợp pháp, kiểm định an toàn còn hiệu lực đối với thiết bị có yêu cầu nghiêm ngặt về an toàn lao động; bản sao kiểm định, đăng kiểm và chứng chỉ người vận hành phải nộp Bên A trước khi đưa vào Công trường.</w:t>
      </w:r>
    </w:p>
    <w:p w14:paraId="3A1C233B" w14:textId="77777777" w:rsidR="00A10877" w:rsidRDefault="00F1289A" w:rsidP="00253C84">
      <w:pPr>
        <w:spacing w:after="120" w:line="276" w:lineRule="auto"/>
        <w:jc w:val="both"/>
      </w:pPr>
      <w:r>
        <w:rPr>
          <w:rFonts w:ascii="Times New Roman" w:hAnsi="Times New Roman"/>
          <w:sz w:val="26"/>
          <w:szCs w:val="26"/>
        </w:rPr>
        <w:t>3. Bên B không được di chuyển thiết bị chủ yếu ra khỏi Công trường khi chưa được Bên A chấp thuận. Thiết bị hỏng phải được thay thế bằng thiết bị tương đương trong vòng 72 giờ; bảo dưỡng định kỳ phải báo trước 03 ngày.</w:t>
      </w:r>
    </w:p>
    <w:p w14:paraId="64806D5E" w14:textId="77777777" w:rsidR="00A10877" w:rsidRDefault="00F1289A" w:rsidP="00253C84">
      <w:pPr>
        <w:spacing w:after="120" w:line="276" w:lineRule="auto"/>
        <w:jc w:val="both"/>
      </w:pPr>
      <w:r>
        <w:rPr>
          <w:rFonts w:ascii="Times New Roman" w:hAnsi="Times New Roman"/>
          <w:sz w:val="26"/>
          <w:szCs w:val="26"/>
        </w:rPr>
        <w:t>4. Toàn bộ thiết bị của Bên B trên Công trường phải gắn biểu trưng (logo) của Bên A.</w:t>
      </w:r>
    </w:p>
    <w:p w14:paraId="2DF08E4F" w14:textId="77777777" w:rsidR="00A10877" w:rsidRDefault="00F1289A" w:rsidP="00253C84">
      <w:pPr>
        <w:spacing w:after="120" w:line="276" w:lineRule="auto"/>
        <w:jc w:val="both"/>
      </w:pPr>
      <w:r>
        <w:rPr>
          <w:rFonts w:ascii="Times New Roman" w:hAnsi="Times New Roman"/>
          <w:b/>
          <w:bCs/>
          <w:sz w:val="26"/>
          <w:szCs w:val="26"/>
        </w:rPr>
        <w:t>II. Danh mục thiết bị chính</w:t>
      </w:r>
    </w:p>
    <w:tbl>
      <w:tblPr>
        <w:tblW w:w="9072" w:type="dxa"/>
        <w:tblLayout w:type="fixed"/>
        <w:tblCellMar>
          <w:top w:w="40" w:type="dxa"/>
          <w:left w:w="60" w:type="dxa"/>
          <w:bottom w:w="40" w:type="dxa"/>
          <w:right w:w="60" w:type="dxa"/>
        </w:tblCellMar>
        <w:tblLook w:val="0000" w:firstRow="0" w:lastRow="0" w:firstColumn="0" w:lastColumn="0" w:noHBand="0" w:noVBand="0"/>
      </w:tblPr>
      <w:tblGrid>
        <w:gridCol w:w="450"/>
        <w:gridCol w:w="2002"/>
        <w:gridCol w:w="2650"/>
        <w:gridCol w:w="901"/>
        <w:gridCol w:w="1398"/>
        <w:gridCol w:w="1671"/>
      </w:tblGrid>
      <w:tr w:rsidR="00A10877" w14:paraId="266661CD" w14:textId="77777777">
        <w:trPr>
          <w:tblHeader/>
        </w:trPr>
        <w:tc>
          <w:tcPr>
            <w:tcW w:w="44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0903A67" w14:textId="77777777" w:rsidR="00A10877" w:rsidRDefault="00F1289A" w:rsidP="00253C84">
            <w:pPr>
              <w:spacing w:after="120" w:line="276" w:lineRule="auto"/>
              <w:jc w:val="center"/>
              <w:rPr>
                <w:sz w:val="22"/>
                <w:szCs w:val="22"/>
              </w:rPr>
            </w:pPr>
            <w:r>
              <w:rPr>
                <w:rFonts w:ascii="Times New Roman" w:hAnsi="Times New Roman"/>
                <w:b/>
                <w:bCs/>
                <w:sz w:val="22"/>
                <w:szCs w:val="22"/>
              </w:rPr>
              <w:t>TT</w:t>
            </w:r>
          </w:p>
        </w:tc>
        <w:tc>
          <w:tcPr>
            <w:tcW w:w="200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81D42C2" w14:textId="77777777" w:rsidR="00A10877" w:rsidRDefault="00F1289A" w:rsidP="00253C84">
            <w:pPr>
              <w:spacing w:after="120" w:line="276" w:lineRule="auto"/>
              <w:jc w:val="center"/>
              <w:rPr>
                <w:sz w:val="22"/>
                <w:szCs w:val="22"/>
              </w:rPr>
            </w:pPr>
            <w:r>
              <w:rPr>
                <w:rFonts w:ascii="Times New Roman" w:hAnsi="Times New Roman"/>
                <w:b/>
                <w:bCs/>
                <w:sz w:val="22"/>
                <w:szCs w:val="22"/>
              </w:rPr>
              <w:t>Thiết bị</w:t>
            </w:r>
          </w:p>
        </w:tc>
        <w:tc>
          <w:tcPr>
            <w:tcW w:w="265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596CEF0" w14:textId="77777777" w:rsidR="00A10877" w:rsidRDefault="00F1289A" w:rsidP="00253C84">
            <w:pPr>
              <w:spacing w:after="120" w:line="276" w:lineRule="auto"/>
              <w:jc w:val="center"/>
              <w:rPr>
                <w:sz w:val="22"/>
                <w:szCs w:val="22"/>
              </w:rPr>
            </w:pPr>
            <w:r>
              <w:rPr>
                <w:rFonts w:ascii="Times New Roman" w:hAnsi="Times New Roman"/>
                <w:b/>
                <w:bCs/>
                <w:sz w:val="22"/>
                <w:szCs w:val="22"/>
              </w:rPr>
              <w:t>Thông số tối thiểu</w:t>
            </w:r>
          </w:p>
        </w:tc>
        <w:tc>
          <w:tcPr>
            <w:tcW w:w="90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58DB6EA" w14:textId="77777777" w:rsidR="00A10877" w:rsidRDefault="00F1289A" w:rsidP="00253C84">
            <w:pPr>
              <w:spacing w:after="120" w:line="276" w:lineRule="auto"/>
              <w:jc w:val="center"/>
              <w:rPr>
                <w:sz w:val="22"/>
                <w:szCs w:val="22"/>
              </w:rPr>
            </w:pPr>
            <w:r>
              <w:rPr>
                <w:rFonts w:ascii="Times New Roman" w:hAnsi="Times New Roman"/>
                <w:b/>
                <w:bCs/>
                <w:sz w:val="22"/>
                <w:szCs w:val="22"/>
              </w:rPr>
              <w:t>Số lượng tối thiểu</w:t>
            </w:r>
          </w:p>
        </w:tc>
        <w:tc>
          <w:tcPr>
            <w:tcW w:w="139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8AEEDCB" w14:textId="77777777" w:rsidR="00A10877" w:rsidRDefault="00F1289A" w:rsidP="00253C84">
            <w:pPr>
              <w:spacing w:after="120" w:line="276" w:lineRule="auto"/>
              <w:jc w:val="center"/>
              <w:rPr>
                <w:sz w:val="22"/>
                <w:szCs w:val="22"/>
              </w:rPr>
            </w:pPr>
            <w:r>
              <w:rPr>
                <w:rFonts w:ascii="Times New Roman" w:hAnsi="Times New Roman"/>
                <w:b/>
                <w:bCs/>
                <w:sz w:val="22"/>
                <w:szCs w:val="22"/>
              </w:rPr>
              <w:t>Thời điểm huy động</w:t>
            </w:r>
          </w:p>
        </w:tc>
        <w:tc>
          <w:tcPr>
            <w:tcW w:w="167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9E58D30" w14:textId="77777777" w:rsidR="00A10877" w:rsidRDefault="00F1289A" w:rsidP="00253C84">
            <w:pPr>
              <w:spacing w:after="120" w:line="276" w:lineRule="auto"/>
              <w:jc w:val="center"/>
              <w:rPr>
                <w:sz w:val="22"/>
                <w:szCs w:val="22"/>
              </w:rPr>
            </w:pPr>
            <w:r>
              <w:rPr>
                <w:rFonts w:ascii="Times New Roman" w:hAnsi="Times New Roman"/>
                <w:b/>
                <w:bCs/>
                <w:sz w:val="22"/>
                <w:szCs w:val="22"/>
              </w:rPr>
              <w:t>Phục vụ công việc</w:t>
            </w:r>
          </w:p>
        </w:tc>
      </w:tr>
      <w:tr w:rsidR="00A10877" w14:paraId="08E08C8B" w14:textId="77777777">
        <w:tc>
          <w:tcPr>
            <w:tcW w:w="9071" w:type="dxa"/>
            <w:gridSpan w:val="6"/>
            <w:tcBorders>
              <w:top w:val="single" w:sz="4" w:space="0" w:color="000000"/>
              <w:left w:val="single" w:sz="4" w:space="0" w:color="000000"/>
              <w:bottom w:val="single" w:sz="4" w:space="0" w:color="000000"/>
              <w:right w:val="single" w:sz="4" w:space="0" w:color="000000"/>
            </w:tcBorders>
            <w:shd w:val="clear" w:color="auto" w:fill="F2F2F2"/>
          </w:tcPr>
          <w:p w14:paraId="40C2B683" w14:textId="77777777" w:rsidR="00A10877" w:rsidRDefault="00F1289A" w:rsidP="00253C84">
            <w:pPr>
              <w:spacing w:after="120" w:line="276" w:lineRule="auto"/>
              <w:rPr>
                <w:sz w:val="22"/>
                <w:szCs w:val="22"/>
              </w:rPr>
            </w:pPr>
            <w:r>
              <w:rPr>
                <w:rFonts w:ascii="Times New Roman" w:hAnsi="Times New Roman"/>
                <w:b/>
                <w:bCs/>
                <w:sz w:val="22"/>
                <w:szCs w:val="22"/>
              </w:rPr>
              <w:t>I. Thiết bị thi công hệ cừ, văng chống</w:t>
            </w:r>
          </w:p>
        </w:tc>
      </w:tr>
      <w:tr w:rsidR="00A10877" w14:paraId="4A334666" w14:textId="77777777">
        <w:trPr>
          <w:cantSplit/>
        </w:trPr>
        <w:tc>
          <w:tcPr>
            <w:tcW w:w="449" w:type="dxa"/>
            <w:tcBorders>
              <w:top w:val="single" w:sz="4" w:space="0" w:color="000000"/>
              <w:left w:val="single" w:sz="4" w:space="0" w:color="000000"/>
              <w:bottom w:val="single" w:sz="4" w:space="0" w:color="000000"/>
              <w:right w:val="single" w:sz="4" w:space="0" w:color="000000"/>
            </w:tcBorders>
            <w:vAlign w:val="center"/>
          </w:tcPr>
          <w:p w14:paraId="297C78E1" w14:textId="77777777" w:rsidR="00A10877" w:rsidRDefault="00F1289A" w:rsidP="00253C84">
            <w:pPr>
              <w:spacing w:after="120" w:line="276" w:lineRule="auto"/>
              <w:jc w:val="center"/>
              <w:rPr>
                <w:sz w:val="22"/>
                <w:szCs w:val="22"/>
              </w:rPr>
            </w:pPr>
            <w:r>
              <w:rPr>
                <w:rFonts w:ascii="Times New Roman" w:hAnsi="Times New Roman"/>
                <w:sz w:val="22"/>
                <w:szCs w:val="22"/>
              </w:rPr>
              <w:t>1</w:t>
            </w:r>
          </w:p>
        </w:tc>
        <w:tc>
          <w:tcPr>
            <w:tcW w:w="2002" w:type="dxa"/>
            <w:tcBorders>
              <w:top w:val="single" w:sz="4" w:space="0" w:color="000000"/>
              <w:left w:val="single" w:sz="4" w:space="0" w:color="000000"/>
              <w:bottom w:val="single" w:sz="4" w:space="0" w:color="000000"/>
              <w:right w:val="single" w:sz="4" w:space="0" w:color="000000"/>
            </w:tcBorders>
            <w:vAlign w:val="center"/>
          </w:tcPr>
          <w:p w14:paraId="2736150C" w14:textId="15464A35" w:rsidR="00A10877" w:rsidRDefault="00F1289A" w:rsidP="00253C84">
            <w:pPr>
              <w:spacing w:after="120" w:line="276" w:lineRule="auto"/>
              <w:rPr>
                <w:sz w:val="22"/>
                <w:szCs w:val="22"/>
              </w:rPr>
            </w:pPr>
            <w:r>
              <w:rPr>
                <w:rFonts w:ascii="Times New Roman" w:hAnsi="Times New Roman"/>
                <w:sz w:val="22"/>
                <w:szCs w:val="22"/>
              </w:rPr>
              <w:t>Máy ép</w:t>
            </w:r>
            <w:ins w:id="149" w:author="Ban Kinh tế &amp; Quản lý Hợp đồng" w:date="2026-10-21T15:53:00Z">
              <w:r w:rsidR="00722CC4">
                <w:rPr>
                  <w:rFonts w:ascii="Times New Roman" w:hAnsi="Times New Roman"/>
                  <w:sz w:val="22"/>
                  <w:szCs w:val="22"/>
                </w:rPr>
                <w:t>/nhổ</w:t>
              </w:r>
            </w:ins>
            <w:r>
              <w:rPr>
                <w:rFonts w:ascii="Times New Roman" w:hAnsi="Times New Roman"/>
                <w:sz w:val="22"/>
                <w:szCs w:val="22"/>
              </w:rPr>
              <w:t xml:space="preserve"> cừ </w:t>
            </w:r>
            <w:del w:id="150" w:author="Ban Kinh tế &amp; Quản lý Hợp đồng" w:date="2026-10-21T15:53:00Z">
              <w:r w:rsidDel="00D3709F">
                <w:rPr>
                  <w:rFonts w:ascii="Times New Roman" w:hAnsi="Times New Roman"/>
                  <w:sz w:val="22"/>
                  <w:szCs w:val="22"/>
                </w:rPr>
                <w:delText>tĩnh</w:delText>
              </w:r>
            </w:del>
          </w:p>
        </w:tc>
        <w:tc>
          <w:tcPr>
            <w:tcW w:w="2650" w:type="dxa"/>
            <w:tcBorders>
              <w:top w:val="single" w:sz="4" w:space="0" w:color="000000"/>
              <w:left w:val="single" w:sz="4" w:space="0" w:color="000000"/>
              <w:bottom w:val="single" w:sz="4" w:space="0" w:color="000000"/>
              <w:right w:val="single" w:sz="4" w:space="0" w:color="000000"/>
            </w:tcBorders>
            <w:vAlign w:val="center"/>
          </w:tcPr>
          <w:p w14:paraId="60D247DF" w14:textId="49EF38A7" w:rsidR="00A10877" w:rsidRDefault="00F1289A" w:rsidP="00253C84">
            <w:pPr>
              <w:spacing w:after="120" w:line="276" w:lineRule="auto"/>
              <w:rPr>
                <w:sz w:val="22"/>
                <w:szCs w:val="22"/>
              </w:rPr>
            </w:pPr>
            <w:del w:id="151" w:author="Ban Kinh tế &amp; Quản lý Hợp đồng" w:date="2026-10-21T15:53:00Z">
              <w:r w:rsidDel="00D3709F">
                <w:rPr>
                  <w:rFonts w:ascii="Times New Roman" w:hAnsi="Times New Roman"/>
                  <w:sz w:val="22"/>
                  <w:szCs w:val="22"/>
                </w:rPr>
                <w:delText xml:space="preserve">Búa rung đủ </w:delText>
              </w:r>
            </w:del>
            <w:ins w:id="152" w:author="Ban Kinh tế &amp; Quản lý Hợp đồng" w:date="2026-10-21T15:53:00Z">
              <w:r w:rsidR="00D3709F">
                <w:rPr>
                  <w:rFonts w:ascii="Times New Roman" w:hAnsi="Times New Roman"/>
                  <w:sz w:val="22"/>
                  <w:szCs w:val="22"/>
                </w:rPr>
                <w:t>Đ</w:t>
              </w:r>
              <w:r w:rsidR="00D3709F">
                <w:rPr>
                  <w:rFonts w:ascii="Times New Roman" w:hAnsi="Times New Roman"/>
                  <w:sz w:val="22"/>
                  <w:szCs w:val="22"/>
                </w:rPr>
                <w:t xml:space="preserve">ủ </w:t>
              </w:r>
            </w:ins>
            <w:r>
              <w:rPr>
                <w:rFonts w:ascii="Times New Roman" w:hAnsi="Times New Roman"/>
                <w:sz w:val="22"/>
                <w:szCs w:val="22"/>
              </w:rPr>
              <w:t>năng lực hạ, nhổ cừ Larsen IV dài 18m</w:t>
            </w:r>
          </w:p>
        </w:tc>
        <w:tc>
          <w:tcPr>
            <w:tcW w:w="901" w:type="dxa"/>
            <w:tcBorders>
              <w:top w:val="single" w:sz="4" w:space="0" w:color="000000"/>
              <w:left w:val="single" w:sz="4" w:space="0" w:color="000000"/>
              <w:bottom w:val="single" w:sz="4" w:space="0" w:color="000000"/>
              <w:right w:val="single" w:sz="4" w:space="0" w:color="000000"/>
            </w:tcBorders>
            <w:vAlign w:val="center"/>
          </w:tcPr>
          <w:p w14:paraId="7E1C2008" w14:textId="77777777" w:rsidR="00A10877" w:rsidRDefault="00F1289A" w:rsidP="00253C84">
            <w:pPr>
              <w:spacing w:after="120" w:line="276" w:lineRule="auto"/>
              <w:jc w:val="center"/>
              <w:rPr>
                <w:rFonts w:ascii="Times New Roman" w:hAnsi="Times New Roman"/>
                <w:sz w:val="22"/>
                <w:szCs w:val="22"/>
              </w:rPr>
            </w:pPr>
            <w:r>
              <w:rPr>
                <w:rFonts w:ascii="Times New Roman" w:hAnsi="Times New Roman"/>
                <w:sz w:val="22"/>
                <w:szCs w:val="22"/>
              </w:rPr>
              <w:t>04 bộ</w:t>
            </w:r>
          </w:p>
        </w:tc>
        <w:tc>
          <w:tcPr>
            <w:tcW w:w="1398" w:type="dxa"/>
            <w:tcBorders>
              <w:top w:val="single" w:sz="4" w:space="0" w:color="000000"/>
              <w:left w:val="single" w:sz="4" w:space="0" w:color="000000"/>
              <w:bottom w:val="single" w:sz="4" w:space="0" w:color="000000"/>
              <w:right w:val="single" w:sz="4" w:space="0" w:color="000000"/>
            </w:tcBorders>
            <w:vAlign w:val="center"/>
          </w:tcPr>
          <w:p w14:paraId="1805D3EF" w14:textId="77777777" w:rsidR="00A10877" w:rsidRDefault="00F1289A" w:rsidP="00253C84">
            <w:pPr>
              <w:spacing w:after="120" w:line="276" w:lineRule="auto"/>
              <w:rPr>
                <w:rFonts w:ascii="Times New Roman" w:hAnsi="Times New Roman"/>
                <w:sz w:val="22"/>
                <w:szCs w:val="22"/>
              </w:rPr>
            </w:pPr>
            <w:r>
              <w:rPr>
                <w:rFonts w:ascii="Times New Roman" w:hAnsi="Times New Roman"/>
                <w:sz w:val="22"/>
                <w:szCs w:val="22"/>
              </w:rPr>
              <w:t>Trước ngày khởi công 03 ngày</w:t>
            </w:r>
          </w:p>
        </w:tc>
        <w:tc>
          <w:tcPr>
            <w:tcW w:w="1671" w:type="dxa"/>
            <w:tcBorders>
              <w:top w:val="single" w:sz="4" w:space="0" w:color="000000"/>
              <w:left w:val="single" w:sz="4" w:space="0" w:color="000000"/>
              <w:bottom w:val="single" w:sz="4" w:space="0" w:color="000000"/>
              <w:right w:val="single" w:sz="4" w:space="0" w:color="000000"/>
            </w:tcBorders>
            <w:vAlign w:val="center"/>
          </w:tcPr>
          <w:p w14:paraId="32A04992" w14:textId="77777777" w:rsidR="00A10877" w:rsidRDefault="00F1289A" w:rsidP="00253C84">
            <w:pPr>
              <w:spacing w:after="120" w:line="276" w:lineRule="auto"/>
              <w:rPr>
                <w:rFonts w:ascii="Times New Roman" w:hAnsi="Times New Roman"/>
                <w:sz w:val="22"/>
                <w:szCs w:val="22"/>
              </w:rPr>
            </w:pPr>
            <w:r>
              <w:rPr>
                <w:rFonts w:ascii="Times New Roman" w:hAnsi="Times New Roman"/>
                <w:sz w:val="22"/>
                <w:szCs w:val="22"/>
              </w:rPr>
              <w:t>Hạ, nhổ cừ Larsen IV dài 12m, 18m</w:t>
            </w:r>
          </w:p>
        </w:tc>
      </w:tr>
      <w:tr w:rsidR="00A10877" w14:paraId="3FFAEE60" w14:textId="77777777">
        <w:trPr>
          <w:cantSplit/>
        </w:trPr>
        <w:tc>
          <w:tcPr>
            <w:tcW w:w="449" w:type="dxa"/>
            <w:tcBorders>
              <w:top w:val="single" w:sz="4" w:space="0" w:color="000000"/>
              <w:left w:val="single" w:sz="4" w:space="0" w:color="000000"/>
              <w:bottom w:val="single" w:sz="4" w:space="0" w:color="000000"/>
              <w:right w:val="single" w:sz="4" w:space="0" w:color="000000"/>
            </w:tcBorders>
            <w:vAlign w:val="center"/>
          </w:tcPr>
          <w:p w14:paraId="2C208129" w14:textId="77777777" w:rsidR="00A10877" w:rsidRDefault="00F1289A" w:rsidP="00253C84">
            <w:pPr>
              <w:spacing w:after="120" w:line="276" w:lineRule="auto"/>
              <w:jc w:val="center"/>
              <w:rPr>
                <w:sz w:val="22"/>
                <w:szCs w:val="22"/>
              </w:rPr>
            </w:pPr>
            <w:r>
              <w:rPr>
                <w:rFonts w:ascii="Times New Roman" w:hAnsi="Times New Roman"/>
                <w:sz w:val="22"/>
                <w:szCs w:val="22"/>
              </w:rPr>
              <w:t>2</w:t>
            </w:r>
          </w:p>
        </w:tc>
        <w:tc>
          <w:tcPr>
            <w:tcW w:w="2002" w:type="dxa"/>
            <w:tcBorders>
              <w:top w:val="single" w:sz="4" w:space="0" w:color="000000"/>
              <w:left w:val="single" w:sz="4" w:space="0" w:color="000000"/>
              <w:bottom w:val="single" w:sz="4" w:space="0" w:color="000000"/>
              <w:right w:val="single" w:sz="4" w:space="0" w:color="000000"/>
            </w:tcBorders>
            <w:vAlign w:val="center"/>
          </w:tcPr>
          <w:p w14:paraId="7607CE05" w14:textId="77777777" w:rsidR="00A10877" w:rsidRDefault="00F1289A" w:rsidP="00253C84">
            <w:pPr>
              <w:spacing w:after="120" w:line="276" w:lineRule="auto"/>
              <w:rPr>
                <w:sz w:val="22"/>
                <w:szCs w:val="22"/>
              </w:rPr>
            </w:pPr>
            <w:r>
              <w:rPr>
                <w:rFonts w:ascii="Times New Roman" w:hAnsi="Times New Roman"/>
                <w:sz w:val="22"/>
                <w:szCs w:val="22"/>
              </w:rPr>
              <w:t>Cần trục bánh xích hoặc ô tô cần trục</w:t>
            </w:r>
          </w:p>
        </w:tc>
        <w:tc>
          <w:tcPr>
            <w:tcW w:w="2650" w:type="dxa"/>
            <w:tcBorders>
              <w:top w:val="single" w:sz="4" w:space="0" w:color="000000"/>
              <w:left w:val="single" w:sz="4" w:space="0" w:color="000000"/>
              <w:bottom w:val="single" w:sz="4" w:space="0" w:color="000000"/>
              <w:right w:val="single" w:sz="4" w:space="0" w:color="000000"/>
            </w:tcBorders>
            <w:vAlign w:val="center"/>
          </w:tcPr>
          <w:p w14:paraId="247784A3" w14:textId="77777777" w:rsidR="00A10877" w:rsidRDefault="00F1289A" w:rsidP="00253C84">
            <w:pPr>
              <w:spacing w:after="120" w:line="276" w:lineRule="auto"/>
              <w:rPr>
                <w:sz w:val="22"/>
                <w:szCs w:val="22"/>
              </w:rPr>
            </w:pPr>
            <w:r>
              <w:rPr>
                <w:rFonts w:ascii="Times New Roman" w:hAnsi="Times New Roman"/>
                <w:sz w:val="22"/>
                <w:szCs w:val="22"/>
              </w:rPr>
              <w:t>Sức nâng ≥ 25 tấn</w:t>
            </w:r>
          </w:p>
        </w:tc>
        <w:tc>
          <w:tcPr>
            <w:tcW w:w="901" w:type="dxa"/>
            <w:tcBorders>
              <w:top w:val="single" w:sz="4" w:space="0" w:color="000000"/>
              <w:left w:val="single" w:sz="4" w:space="0" w:color="000000"/>
              <w:bottom w:val="single" w:sz="4" w:space="0" w:color="000000"/>
              <w:right w:val="single" w:sz="4" w:space="0" w:color="000000"/>
            </w:tcBorders>
            <w:vAlign w:val="center"/>
          </w:tcPr>
          <w:p w14:paraId="18282D92" w14:textId="77777777" w:rsidR="00A10877" w:rsidRDefault="00F1289A" w:rsidP="00253C84">
            <w:pPr>
              <w:spacing w:after="120" w:line="276" w:lineRule="auto"/>
              <w:rPr>
                <w:rFonts w:ascii="Times New Roman" w:hAnsi="Times New Roman"/>
                <w:sz w:val="22"/>
                <w:szCs w:val="22"/>
              </w:rPr>
            </w:pPr>
            <w:r>
              <w:rPr>
                <w:rFonts w:ascii="Times New Roman" w:hAnsi="Times New Roman"/>
                <w:sz w:val="22"/>
                <w:szCs w:val="22"/>
              </w:rPr>
              <w:t>01 chiếc</w:t>
            </w:r>
          </w:p>
        </w:tc>
        <w:tc>
          <w:tcPr>
            <w:tcW w:w="1398" w:type="dxa"/>
            <w:tcBorders>
              <w:top w:val="single" w:sz="4" w:space="0" w:color="000000"/>
              <w:left w:val="single" w:sz="4" w:space="0" w:color="000000"/>
              <w:bottom w:val="single" w:sz="4" w:space="0" w:color="000000"/>
              <w:right w:val="single" w:sz="4" w:space="0" w:color="000000"/>
            </w:tcBorders>
            <w:vAlign w:val="center"/>
          </w:tcPr>
          <w:p w14:paraId="5868F109" w14:textId="77777777" w:rsidR="00A10877" w:rsidRDefault="00F1289A" w:rsidP="00253C84">
            <w:pPr>
              <w:spacing w:after="120" w:line="276" w:lineRule="auto"/>
              <w:rPr>
                <w:rFonts w:ascii="Times New Roman" w:hAnsi="Times New Roman"/>
                <w:sz w:val="22"/>
                <w:szCs w:val="22"/>
              </w:rPr>
            </w:pPr>
            <w:r>
              <w:rPr>
                <w:rFonts w:ascii="Times New Roman" w:hAnsi="Times New Roman"/>
                <w:sz w:val="22"/>
                <w:szCs w:val="22"/>
              </w:rPr>
              <w:t>Đồng thời với máy ép cừ</w:t>
            </w:r>
          </w:p>
        </w:tc>
        <w:tc>
          <w:tcPr>
            <w:tcW w:w="1671" w:type="dxa"/>
            <w:tcBorders>
              <w:top w:val="single" w:sz="4" w:space="0" w:color="000000"/>
              <w:left w:val="single" w:sz="4" w:space="0" w:color="000000"/>
              <w:bottom w:val="single" w:sz="4" w:space="0" w:color="000000"/>
              <w:right w:val="single" w:sz="4" w:space="0" w:color="000000"/>
            </w:tcBorders>
            <w:vAlign w:val="center"/>
          </w:tcPr>
          <w:p w14:paraId="4CF3CC8C" w14:textId="77777777" w:rsidR="00A10877" w:rsidRDefault="00F1289A" w:rsidP="00253C84">
            <w:pPr>
              <w:spacing w:after="120" w:line="276" w:lineRule="auto"/>
              <w:rPr>
                <w:rFonts w:ascii="Times New Roman" w:hAnsi="Times New Roman"/>
                <w:sz w:val="22"/>
                <w:szCs w:val="22"/>
              </w:rPr>
            </w:pPr>
            <w:r>
              <w:rPr>
                <w:rFonts w:ascii="Times New Roman" w:hAnsi="Times New Roman"/>
                <w:sz w:val="22"/>
                <w:szCs w:val="22"/>
              </w:rPr>
              <w:t>Lắp dựng, tháo dỡ văng chống H350; bốc xếp cừ</w:t>
            </w:r>
          </w:p>
        </w:tc>
      </w:tr>
      <w:tr w:rsidR="00A10877" w14:paraId="77673878" w14:textId="77777777">
        <w:trPr>
          <w:cantSplit/>
          <w:del w:id="120392" w:author="VNCN E&amp;C" w:date="2026-10-22T09:00:00Z"/>
        </w:trPr>
        <w:tc>
          <w:tcPr>
            <w:tcW w:w="449" w:type="dxa"/>
            <w:tcBorders>
              <w:top w:val="single" w:sz="4" w:space="0" w:color="000000"/>
              <w:left w:val="single" w:sz="4" w:space="0" w:color="000000"/>
              <w:bottom w:val="single" w:sz="4" w:space="0" w:color="000000"/>
              <w:right w:val="single" w:sz="4" w:space="0" w:color="000000"/>
            </w:tcBorders>
            <w:vAlign w:val="center"/>
          </w:tcPr>
          <w:p w14:paraId="1897B8B6" w14:textId="77777777" w:rsidR="00A10877" w:rsidRDefault="00F1289A" w:rsidP="00253C84">
            <w:pPr>
              <w:spacing w:after="120" w:line="276" w:lineRule="auto"/>
              <w:jc w:val="center"/>
              <w:rPr>
                <w:sz w:val="22"/>
                <w:szCs w:val="22"/>
              </w:rPr>
            </w:pPr>
            <w:del w:id="120324" w:author="VNCN E&amp;C" w:date="2026-10-22T09:00:00Z">
              <w:r>
                <w:rPr>
                  <w:rFonts w:ascii="Times New Roman" w:hAnsi="Times New Roman"/>
                  <w:sz w:val="22"/>
                  <w:szCs w:val="22"/>
                </w:rPr>
                <w:delText xml:space="preserve">3</w:delText>
              </w:r>
            </w:del>
          </w:p>
        </w:tc>
        <w:tc>
          <w:tcPr>
            <w:tcW w:w="2002" w:type="dxa"/>
            <w:tcBorders>
              <w:top w:val="single" w:sz="4" w:space="0" w:color="000000"/>
              <w:left w:val="single" w:sz="4" w:space="0" w:color="000000"/>
              <w:bottom w:val="single" w:sz="4" w:space="0" w:color="000000"/>
              <w:right w:val="single" w:sz="4" w:space="0" w:color="000000"/>
            </w:tcBorders>
            <w:vAlign w:val="center"/>
          </w:tcPr>
          <w:p w14:paraId="0F95DDCF" w14:textId="77777777" w:rsidR="00A10877" w:rsidRDefault="00F1289A" w:rsidP="00253C84">
            <w:pPr>
              <w:spacing w:after="120" w:line="276" w:lineRule="auto"/>
              <w:rPr>
                <w:sz w:val="22"/>
                <w:szCs w:val="22"/>
              </w:rPr>
            </w:pPr>
            <w:del w:id="120325" w:author="VNCN E&amp;C" w:date="2026-10-22T09:00:00Z">
              <w:r>
                <w:rPr>
                  <w:rFonts w:ascii="Times New Roman" w:hAnsi="Times New Roman"/>
                  <w:sz w:val="22"/>
                  <w:szCs w:val="22"/>
                </w:rPr>
                <w:delText xml:space="preserve">Máy hàn, máy cắt hơi</w:delText>
              </w:r>
            </w:del>
          </w:p>
        </w:tc>
        <w:tc>
          <w:tcPr>
            <w:tcW w:w="2650" w:type="dxa"/>
            <w:tcBorders>
              <w:top w:val="single" w:sz="4" w:space="0" w:color="000000"/>
              <w:left w:val="single" w:sz="4" w:space="0" w:color="000000"/>
              <w:bottom w:val="single" w:sz="4" w:space="0" w:color="000000"/>
              <w:right w:val="single" w:sz="4" w:space="0" w:color="000000"/>
            </w:tcBorders>
            <w:vAlign w:val="center"/>
          </w:tcPr>
          <w:p w14:paraId="036B10D1" w14:textId="77777777" w:rsidR="00A10877" w:rsidRDefault="00F1289A" w:rsidP="00253C84">
            <w:pPr>
              <w:spacing w:after="120" w:line="276" w:lineRule="auto"/>
              <w:rPr>
                <w:sz w:val="22"/>
                <w:szCs w:val="22"/>
              </w:rPr>
            </w:pPr>
            <w:del w:id="120326" w:author="VNCN E&amp;C" w:date="2026-10-22T09:00:00Z">
              <w:r>
                <w:rPr>
                  <w:rFonts w:ascii="Times New Roman" w:hAnsi="Times New Roman"/>
                  <w:sz w:val="22"/>
                  <w:szCs w:val="22"/>
                </w:rPr>
                <w:delText xml:space="preserve">Máy hàn điện ≥ 400A</w:delText>
              </w:r>
            </w:del>
          </w:p>
        </w:tc>
        <w:tc>
          <w:tcPr>
            <w:tcW w:w="901" w:type="dxa"/>
            <w:tcBorders>
              <w:top w:val="single" w:sz="4" w:space="0" w:color="000000"/>
              <w:left w:val="single" w:sz="4" w:space="0" w:color="000000"/>
              <w:bottom w:val="single" w:sz="4" w:space="0" w:color="000000"/>
              <w:right w:val="single" w:sz="4" w:space="0" w:color="000000"/>
            </w:tcBorders>
            <w:vAlign w:val="center"/>
          </w:tcPr>
          <w:p w14:paraId="3D70C165" w14:textId="77777777" w:rsidR="00A10877" w:rsidRDefault="00F1289A" w:rsidP="00253C84">
            <w:pPr>
              <w:spacing w:after="120" w:line="276" w:lineRule="auto"/>
              <w:jc w:val="center"/>
              <w:rPr>
                <w:rFonts w:ascii="Times New Roman" w:hAnsi="Times New Roman"/>
                <w:sz w:val="22"/>
                <w:szCs w:val="22"/>
              </w:rPr>
            </w:pPr>
            <w:del w:id="120327" w:author="VNCN E&amp;C" w:date="2026-10-22T09:00:00Z">
              <w:r>
                <w:rPr>
                  <w:rFonts w:ascii="Times New Roman" w:hAnsi="Times New Roman"/>
                  <w:sz w:val="22"/>
                  <w:szCs w:val="22"/>
                </w:rPr>
                <w:delText xml:space="preserve">04 bộ</w:delText>
              </w:r>
            </w:del>
          </w:p>
        </w:tc>
        <w:tc>
          <w:tcPr>
            <w:tcW w:w="1398" w:type="dxa"/>
            <w:tcBorders>
              <w:top w:val="single" w:sz="4" w:space="0" w:color="000000"/>
              <w:left w:val="single" w:sz="4" w:space="0" w:color="000000"/>
              <w:bottom w:val="single" w:sz="4" w:space="0" w:color="000000"/>
              <w:right w:val="single" w:sz="4" w:space="0" w:color="000000"/>
            </w:tcBorders>
            <w:vAlign w:val="center"/>
          </w:tcPr>
          <w:p w14:paraId="29B8249F" w14:textId="77777777" w:rsidR="00A10877" w:rsidRDefault="00F1289A" w:rsidP="00253C84">
            <w:pPr>
              <w:spacing w:after="120" w:line="276" w:lineRule="auto"/>
              <w:rPr>
                <w:rFonts w:ascii="Times New Roman" w:hAnsi="Times New Roman"/>
                <w:sz w:val="22"/>
                <w:szCs w:val="22"/>
              </w:rPr>
            </w:pPr>
            <w:del w:id="120328" w:author="VNCN E&amp;C" w:date="2026-10-22T09:00:00Z">
              <w:r>
                <w:rPr>
                  <w:rFonts w:ascii="Times New Roman" w:hAnsi="Times New Roman"/>
                  <w:sz w:val="22"/>
                  <w:szCs w:val="22"/>
                </w:rPr>
                <w:delText xml:space="preserve">Theo tiến độ lắp văng</w:delText>
              </w:r>
            </w:del>
          </w:p>
        </w:tc>
        <w:tc>
          <w:tcPr>
            <w:tcW w:w="1671" w:type="dxa"/>
            <w:tcBorders>
              <w:top w:val="single" w:sz="4" w:space="0" w:color="000000"/>
              <w:left w:val="single" w:sz="4" w:space="0" w:color="000000"/>
              <w:bottom w:val="single" w:sz="4" w:space="0" w:color="000000"/>
              <w:right w:val="single" w:sz="4" w:space="0" w:color="000000"/>
            </w:tcBorders>
            <w:vAlign w:val="center"/>
          </w:tcPr>
          <w:p w14:paraId="1861B4F1" w14:textId="77777777" w:rsidR="00A10877" w:rsidRDefault="00F1289A" w:rsidP="00253C84">
            <w:pPr>
              <w:spacing w:after="120" w:line="276" w:lineRule="auto"/>
              <w:rPr>
                <w:rFonts w:ascii="Times New Roman" w:hAnsi="Times New Roman"/>
                <w:sz w:val="22"/>
                <w:szCs w:val="22"/>
              </w:rPr>
            </w:pPr>
            <w:del w:id="120329" w:author="VNCN E&amp;C" w:date="2026-10-22T09:00:00Z">
              <w:r>
                <w:rPr>
                  <w:rFonts w:ascii="Times New Roman" w:hAnsi="Times New Roman"/>
                  <w:sz w:val="22"/>
                  <w:szCs w:val="22"/>
                </w:rPr>
                <w:delText xml:space="preserve">Gia công, hàn, cắt chi tiết văng chống, kingpost</w:delText>
              </w:r>
            </w:del>
          </w:p>
        </w:tc>
      </w:tr>
      <w:tr w:rsidR="00A10877" w14:paraId="4BE36157" w14:textId="77777777">
        <w:tc>
          <w:tcPr>
            <w:tcW w:w="9071" w:type="dxa"/>
            <w:gridSpan w:val="6"/>
            <w:tcBorders>
              <w:top w:val="single" w:sz="4" w:space="0" w:color="000000"/>
              <w:left w:val="single" w:sz="4" w:space="0" w:color="000000"/>
              <w:bottom w:val="single" w:sz="4" w:space="0" w:color="000000"/>
              <w:right w:val="single" w:sz="4" w:space="0" w:color="000000"/>
            </w:tcBorders>
            <w:shd w:val="clear" w:color="auto" w:fill="F2F2F2"/>
          </w:tcPr>
          <w:p w14:paraId="4DEE5944" w14:textId="77777777" w:rsidR="00A10877" w:rsidRDefault="00F1289A" w:rsidP="00253C84">
            <w:pPr>
              <w:spacing w:after="120" w:line="276" w:lineRule="auto"/>
              <w:rPr>
                <w:sz w:val="22"/>
                <w:szCs w:val="22"/>
              </w:rPr>
            </w:pPr>
            <w:r>
              <w:rPr>
                <w:rFonts w:ascii="Times New Roman" w:hAnsi="Times New Roman"/>
                <w:b/>
                <w:bCs/>
                <w:sz w:val="22"/>
                <w:szCs w:val="22"/>
              </w:rPr>
              <w:t>II. Thiết bị hạ mực nước ngầm, tiêu thoát nước</w:t>
            </w:r>
          </w:p>
        </w:tc>
      </w:tr>
      <w:tr w:rsidR="00A10877" w14:paraId="56AED634" w14:textId="77777777">
        <w:trPr>
          <w:cantSplit/>
        </w:trPr>
        <w:tc>
          <w:tcPr>
            <w:tcW w:w="449" w:type="dxa"/>
            <w:tcBorders>
              <w:top w:val="single" w:sz="4" w:space="0" w:color="000000"/>
              <w:left w:val="single" w:sz="4" w:space="0" w:color="000000"/>
              <w:bottom w:val="single" w:sz="4" w:space="0" w:color="000000"/>
              <w:right w:val="single" w:sz="4" w:space="0" w:color="000000"/>
            </w:tcBorders>
            <w:vAlign w:val="center"/>
          </w:tcPr>
          <w:p w14:paraId="6D1A2610" w14:textId="77777777" w:rsidR="00A10877" w:rsidRDefault="00F1289A" w:rsidP="00253C84">
            <w:pPr>
              <w:spacing w:after="120" w:line="276" w:lineRule="auto"/>
              <w:jc w:val="center"/>
              <w:rPr>
                <w:sz w:val="22"/>
                <w:szCs w:val="22"/>
              </w:rPr>
            </w:pPr>
            <w:ins w:id="120330" w:author="VNCN E&amp;C" w:date="2026-10-22T09:00:00Z">
              <w:r>
                <w:rPr>
                  <w:rFonts w:ascii="Times New Roman" w:hAnsi="Times New Roman"/>
                  <w:sz w:val="22"/>
                  <w:szCs w:val="22"/>
                </w:rPr>
                <w:t xml:space="preserve">3</w:t>
              </w:r>
            </w:ins>
            <w:del w:id="120331" w:author="VNCN E&amp;C" w:date="2026-10-22T09:00:00Z">
              <w:r>
                <w:rPr>
                  <w:rFonts w:ascii="Times New Roman" w:hAnsi="Times New Roman"/>
                  <w:sz w:val="22"/>
                  <w:szCs w:val="22"/>
                </w:rPr>
                <w:delText xml:space="preserve">4</w:delText>
              </w:r>
            </w:del>
          </w:p>
        </w:tc>
        <w:tc>
          <w:tcPr>
            <w:tcW w:w="2002" w:type="dxa"/>
            <w:tcBorders>
              <w:top w:val="single" w:sz="4" w:space="0" w:color="000000"/>
              <w:left w:val="single" w:sz="4" w:space="0" w:color="000000"/>
              <w:bottom w:val="single" w:sz="4" w:space="0" w:color="000000"/>
              <w:right w:val="single" w:sz="4" w:space="0" w:color="000000"/>
            </w:tcBorders>
            <w:vAlign w:val="center"/>
          </w:tcPr>
          <w:p w14:paraId="1F331D64" w14:textId="77777777" w:rsidR="00A10877" w:rsidRDefault="00F1289A" w:rsidP="00253C84">
            <w:pPr>
              <w:spacing w:after="120" w:line="276" w:lineRule="auto"/>
              <w:rPr>
                <w:sz w:val="22"/>
                <w:szCs w:val="22"/>
              </w:rPr>
            </w:pPr>
            <w:r>
              <w:rPr>
                <w:rFonts w:ascii="Times New Roman" w:hAnsi="Times New Roman"/>
                <w:sz w:val="22"/>
                <w:szCs w:val="22"/>
              </w:rPr>
              <w:t>Máy bơm hút nước hố móng</w:t>
            </w:r>
          </w:p>
        </w:tc>
        <w:tc>
          <w:tcPr>
            <w:tcW w:w="2650" w:type="dxa"/>
            <w:tcBorders>
              <w:top w:val="single" w:sz="4" w:space="0" w:color="000000"/>
              <w:left w:val="single" w:sz="4" w:space="0" w:color="000000"/>
              <w:bottom w:val="single" w:sz="4" w:space="0" w:color="000000"/>
              <w:right w:val="single" w:sz="4" w:space="0" w:color="000000"/>
            </w:tcBorders>
            <w:vAlign w:val="center"/>
          </w:tcPr>
          <w:p w14:paraId="06FB3643" w14:textId="44017AC4" w:rsidR="00A10877" w:rsidRDefault="00F1289A" w:rsidP="00253C84">
            <w:pPr>
              <w:spacing w:after="120" w:line="276" w:lineRule="auto"/>
              <w:rPr>
                <w:sz w:val="22"/>
                <w:szCs w:val="22"/>
              </w:rPr>
            </w:pPr>
            <w:r>
              <w:rPr>
                <w:rFonts w:ascii="Times New Roman" w:hAnsi="Times New Roman"/>
                <w:sz w:val="22"/>
                <w:szCs w:val="22"/>
              </w:rPr>
              <w:t xml:space="preserve">Công suất, lưu lượng theo thiết kế biện pháp </w:t>
            </w:r>
            <w:del w:id="153" w:author="Ban Kinh tế &amp; Quản lý Hợp đồng" w:date="2026-10-21T15:54:00Z">
              <w:r w:rsidDel="001802CE">
                <w:rPr>
                  <w:rFonts w:ascii="Times New Roman" w:hAnsi="Times New Roman"/>
                  <w:sz w:val="22"/>
                  <w:szCs w:val="22"/>
                </w:rPr>
                <w:delText xml:space="preserve">hạ mực nước ngầm </w:delText>
              </w:r>
            </w:del>
            <w:r>
              <w:rPr>
                <w:rFonts w:ascii="Times New Roman" w:hAnsi="Times New Roman"/>
                <w:sz w:val="22"/>
                <w:szCs w:val="22"/>
              </w:rPr>
              <w:t>được duyệt</w:t>
            </w:r>
          </w:p>
        </w:tc>
        <w:tc>
          <w:tcPr>
            <w:tcW w:w="901" w:type="dxa"/>
            <w:tcBorders>
              <w:top w:val="single" w:sz="4" w:space="0" w:color="000000"/>
              <w:left w:val="single" w:sz="4" w:space="0" w:color="000000"/>
              <w:bottom w:val="single" w:sz="4" w:space="0" w:color="000000"/>
              <w:right w:val="single" w:sz="4" w:space="0" w:color="000000"/>
            </w:tcBorders>
            <w:vAlign w:val="center"/>
          </w:tcPr>
          <w:p w14:paraId="6E5D4CE7" w14:textId="77777777" w:rsidR="00A10877" w:rsidRDefault="00F1289A" w:rsidP="00253C84">
            <w:pPr>
              <w:spacing w:after="120" w:line="276" w:lineRule="auto"/>
              <w:jc w:val="center"/>
              <w:rPr>
                <w:sz w:val="22"/>
                <w:szCs w:val="22"/>
              </w:rPr>
            </w:pPr>
            <w:r>
              <w:rPr>
                <w:rFonts w:ascii="Times New Roman" w:hAnsi="Times New Roman"/>
                <w:sz w:val="22"/>
                <w:szCs w:val="22"/>
              </w:rPr>
              <w:t>Theo thiết kế biện pháp + 02 máy dự phòng</w:t>
            </w:r>
          </w:p>
        </w:tc>
        <w:tc>
          <w:tcPr>
            <w:tcW w:w="1398" w:type="dxa"/>
            <w:tcBorders>
              <w:top w:val="single" w:sz="4" w:space="0" w:color="000000"/>
              <w:left w:val="single" w:sz="4" w:space="0" w:color="000000"/>
              <w:bottom w:val="single" w:sz="4" w:space="0" w:color="000000"/>
              <w:right w:val="single" w:sz="4" w:space="0" w:color="000000"/>
            </w:tcBorders>
            <w:vAlign w:val="center"/>
          </w:tcPr>
          <w:p w14:paraId="0C5C2C56" w14:textId="77777777" w:rsidR="00A10877" w:rsidRDefault="00F1289A" w:rsidP="00253C84">
            <w:pPr>
              <w:spacing w:after="120" w:line="276" w:lineRule="auto"/>
              <w:rPr>
                <w:sz w:val="22"/>
                <w:szCs w:val="22"/>
              </w:rPr>
            </w:pPr>
            <w:r>
              <w:rPr>
                <w:rFonts w:ascii="Times New Roman" w:hAnsi="Times New Roman"/>
                <w:sz w:val="22"/>
                <w:szCs w:val="22"/>
              </w:rPr>
              <w:t>Trước khi đào đất lớp đầu tiên</w:t>
            </w:r>
          </w:p>
        </w:tc>
        <w:tc>
          <w:tcPr>
            <w:tcW w:w="1671" w:type="dxa"/>
            <w:tcBorders>
              <w:top w:val="single" w:sz="4" w:space="0" w:color="000000"/>
              <w:left w:val="single" w:sz="4" w:space="0" w:color="000000"/>
              <w:bottom w:val="single" w:sz="4" w:space="0" w:color="000000"/>
              <w:right w:val="single" w:sz="4" w:space="0" w:color="000000"/>
            </w:tcBorders>
            <w:vAlign w:val="center"/>
          </w:tcPr>
          <w:p w14:paraId="471DA0CE" w14:textId="53E99B8E" w:rsidR="00A10877" w:rsidRDefault="00F1289A" w:rsidP="00253C84">
            <w:pPr>
              <w:spacing w:after="120" w:line="276" w:lineRule="auto"/>
              <w:rPr>
                <w:sz w:val="22"/>
                <w:szCs w:val="22"/>
              </w:rPr>
            </w:pPr>
            <w:del w:id="154" w:author="Ban Kinh tế &amp; Quản lý Hợp đồng" w:date="2026-10-21T15:53:00Z">
              <w:r w:rsidDel="001802CE">
                <w:rPr>
                  <w:rFonts w:ascii="Times New Roman" w:hAnsi="Times New Roman"/>
                  <w:sz w:val="22"/>
                  <w:szCs w:val="22"/>
                </w:rPr>
                <w:delText>Hạ mực nước ngầm</w:delText>
              </w:r>
            </w:del>
            <w:r>
              <w:rPr>
                <w:rFonts w:ascii="Times New Roman" w:hAnsi="Times New Roman"/>
                <w:sz w:val="22"/>
                <w:szCs w:val="22"/>
              </w:rPr>
              <w:t>, tiêu thoát nước hố móng liên tục</w:t>
            </w:r>
          </w:p>
        </w:tc>
      </w:tr>
      <w:tr w:rsidR="00A10877" w14:paraId="49A00C22" w14:textId="77777777">
        <w:trPr>
          <w:cantSplit/>
          <w:del w:id="120393" w:author="VNCN E&amp;C" w:date="2026-10-22T09:00:00Z"/>
        </w:trPr>
        <w:tc>
          <w:tcPr>
            <w:tcW w:w="449" w:type="dxa"/>
            <w:tcBorders>
              <w:top w:val="single" w:sz="4" w:space="0" w:color="000000"/>
              <w:left w:val="single" w:sz="4" w:space="0" w:color="000000"/>
              <w:bottom w:val="single" w:sz="4" w:space="0" w:color="000000"/>
              <w:right w:val="single" w:sz="4" w:space="0" w:color="000000"/>
            </w:tcBorders>
            <w:vAlign w:val="center"/>
          </w:tcPr>
          <w:p w14:paraId="0C5C5ACA" w14:textId="6BC2647B" w:rsidR="00A10877" w:rsidRDefault="00F1289A" w:rsidP="00253C84">
            <w:pPr>
              <w:spacing w:after="120" w:line="276" w:lineRule="auto"/>
              <w:jc w:val="center"/>
              <w:rPr>
                <w:sz w:val="22"/>
                <w:szCs w:val="22"/>
              </w:rPr>
            </w:pPr>
            <w:del w:id="155" w:author="Ban Kinh tế &amp; Quản lý Hợp đồng" w:date="2026-10-21T15:54:00Z">
              <w:r w:rsidDel="001802CE">
                <w:rPr>
                  <w:rFonts w:ascii="Times New Roman" w:hAnsi="Times New Roman"/>
                  <w:sz w:val="22"/>
                  <w:szCs w:val="22"/>
                </w:rPr>
                <w:delText>5</w:delText>
              </w:r>
            </w:del>
          </w:p>
        </w:tc>
        <w:tc>
          <w:tcPr>
            <w:tcW w:w="2002" w:type="dxa"/>
            <w:tcBorders>
              <w:top w:val="single" w:sz="4" w:space="0" w:color="000000"/>
              <w:left w:val="single" w:sz="4" w:space="0" w:color="000000"/>
              <w:bottom w:val="single" w:sz="4" w:space="0" w:color="000000"/>
              <w:right w:val="single" w:sz="4" w:space="0" w:color="000000"/>
            </w:tcBorders>
            <w:vAlign w:val="center"/>
          </w:tcPr>
          <w:p w14:paraId="4E13BF50" w14:textId="72596D48" w:rsidR="00A10877" w:rsidRDefault="00F1289A" w:rsidP="00253C84">
            <w:pPr>
              <w:spacing w:after="120" w:line="276" w:lineRule="auto"/>
              <w:rPr>
                <w:sz w:val="22"/>
                <w:szCs w:val="22"/>
              </w:rPr>
            </w:pPr>
            <w:del w:id="156" w:author="Ban Kinh tế &amp; Quản lý Hợp đồng" w:date="2026-10-21T15:54:00Z">
              <w:r w:rsidDel="001802CE">
                <w:rPr>
                  <w:rFonts w:ascii="Times New Roman" w:hAnsi="Times New Roman"/>
                  <w:sz w:val="22"/>
                  <w:szCs w:val="22"/>
                </w:rPr>
                <w:delText>Máy phát điện dự phòng</w:delText>
              </w:r>
            </w:del>
          </w:p>
        </w:tc>
        <w:tc>
          <w:tcPr>
            <w:tcW w:w="2650" w:type="dxa"/>
            <w:tcBorders>
              <w:top w:val="single" w:sz="4" w:space="0" w:color="000000"/>
              <w:left w:val="single" w:sz="4" w:space="0" w:color="000000"/>
              <w:bottom w:val="single" w:sz="4" w:space="0" w:color="000000"/>
              <w:right w:val="single" w:sz="4" w:space="0" w:color="000000"/>
            </w:tcBorders>
            <w:vAlign w:val="center"/>
          </w:tcPr>
          <w:p w14:paraId="669F4849" w14:textId="3D1539DB" w:rsidR="00A10877" w:rsidRDefault="00F1289A" w:rsidP="00253C84">
            <w:pPr>
              <w:spacing w:after="120" w:line="276" w:lineRule="auto"/>
              <w:rPr>
                <w:sz w:val="22"/>
                <w:szCs w:val="22"/>
              </w:rPr>
            </w:pPr>
            <w:del w:id="157" w:author="Ban Kinh tế &amp; Quản lý Hợp đồng" w:date="2026-10-21T15:54:00Z">
              <w:r w:rsidDel="001802CE">
                <w:rPr>
                  <w:rFonts w:ascii="Times New Roman" w:hAnsi="Times New Roman"/>
                  <w:sz w:val="22"/>
                  <w:szCs w:val="22"/>
                </w:rPr>
                <w:delText>Công suất đủ cấp cho toàn bộ hệ thống bơm hạ mực nước ngầm</w:delText>
              </w:r>
            </w:del>
          </w:p>
        </w:tc>
        <w:tc>
          <w:tcPr>
            <w:tcW w:w="901" w:type="dxa"/>
            <w:tcBorders>
              <w:top w:val="single" w:sz="4" w:space="0" w:color="000000"/>
              <w:left w:val="single" w:sz="4" w:space="0" w:color="000000"/>
              <w:bottom w:val="single" w:sz="4" w:space="0" w:color="000000"/>
              <w:right w:val="single" w:sz="4" w:space="0" w:color="000000"/>
            </w:tcBorders>
            <w:vAlign w:val="center"/>
          </w:tcPr>
          <w:p w14:paraId="07A50BC3" w14:textId="1574CE26" w:rsidR="00A10877" w:rsidRDefault="00F1289A" w:rsidP="00253C84">
            <w:pPr>
              <w:spacing w:after="120" w:line="276" w:lineRule="auto"/>
              <w:jc w:val="center"/>
              <w:rPr>
                <w:sz w:val="22"/>
                <w:szCs w:val="22"/>
              </w:rPr>
            </w:pPr>
            <w:del w:id="158" w:author="Ban Kinh tế &amp; Quản lý Hợp đồng" w:date="2026-10-21T15:54:00Z">
              <w:r w:rsidDel="001802CE">
                <w:rPr>
                  <w:rFonts w:ascii="Times New Roman" w:hAnsi="Times New Roman"/>
                  <w:sz w:val="22"/>
                  <w:szCs w:val="22"/>
                </w:rPr>
                <w:delText>01 máy</w:delText>
              </w:r>
            </w:del>
          </w:p>
        </w:tc>
        <w:tc>
          <w:tcPr>
            <w:tcW w:w="1398" w:type="dxa"/>
            <w:tcBorders>
              <w:top w:val="single" w:sz="4" w:space="0" w:color="000000"/>
              <w:left w:val="single" w:sz="4" w:space="0" w:color="000000"/>
              <w:bottom w:val="single" w:sz="4" w:space="0" w:color="000000"/>
              <w:right w:val="single" w:sz="4" w:space="0" w:color="000000"/>
            </w:tcBorders>
            <w:vAlign w:val="center"/>
          </w:tcPr>
          <w:p w14:paraId="61C0F940" w14:textId="42B0D8AA" w:rsidR="00A10877" w:rsidRDefault="00F1289A" w:rsidP="00253C84">
            <w:pPr>
              <w:spacing w:after="120" w:line="276" w:lineRule="auto"/>
              <w:rPr>
                <w:sz w:val="22"/>
                <w:szCs w:val="22"/>
              </w:rPr>
            </w:pPr>
            <w:del w:id="159" w:author="Ban Kinh tế &amp; Quản lý Hợp đồng" w:date="2026-10-21T15:54:00Z">
              <w:r w:rsidDel="001802CE">
                <w:rPr>
                  <w:rFonts w:ascii="Times New Roman" w:hAnsi="Times New Roman"/>
                  <w:sz w:val="22"/>
                  <w:szCs w:val="22"/>
                </w:rPr>
                <w:delText>Đồng thời với hệ thống bơm</w:delText>
              </w:r>
            </w:del>
          </w:p>
        </w:tc>
        <w:tc>
          <w:tcPr>
            <w:tcW w:w="1671" w:type="dxa"/>
            <w:tcBorders>
              <w:top w:val="single" w:sz="4" w:space="0" w:color="000000"/>
              <w:left w:val="single" w:sz="4" w:space="0" w:color="000000"/>
              <w:bottom w:val="single" w:sz="4" w:space="0" w:color="000000"/>
              <w:right w:val="single" w:sz="4" w:space="0" w:color="000000"/>
            </w:tcBorders>
            <w:vAlign w:val="center"/>
          </w:tcPr>
          <w:p w14:paraId="4326FC0B" w14:textId="07CF9C6E" w:rsidR="00A10877" w:rsidRDefault="00F1289A" w:rsidP="00253C84">
            <w:pPr>
              <w:spacing w:after="120" w:line="276" w:lineRule="auto"/>
              <w:rPr>
                <w:sz w:val="22"/>
                <w:szCs w:val="22"/>
              </w:rPr>
            </w:pPr>
            <w:del w:id="160" w:author="Ban Kinh tế &amp; Quản lý Hợp đồng" w:date="2026-10-21T15:54:00Z">
              <w:r w:rsidDel="001802CE">
                <w:rPr>
                  <w:rFonts w:ascii="Times New Roman" w:hAnsi="Times New Roman"/>
                  <w:sz w:val="22"/>
                  <w:szCs w:val="22"/>
                </w:rPr>
                <w:delText>Nguồn điện dự phòng, bảo đảm vận hành liên tục</w:delText>
              </w:r>
            </w:del>
          </w:p>
        </w:tc>
      </w:tr>
      <w:tr w:rsidR="00A10877" w14:paraId="08FE7D77" w14:textId="77777777">
        <w:tc>
          <w:tcPr>
            <w:tcW w:w="9071" w:type="dxa"/>
            <w:gridSpan w:val="6"/>
            <w:tcBorders>
              <w:top w:val="single" w:sz="4" w:space="0" w:color="000000"/>
              <w:left w:val="single" w:sz="4" w:space="0" w:color="000000"/>
              <w:bottom w:val="single" w:sz="4" w:space="0" w:color="000000"/>
              <w:right w:val="single" w:sz="4" w:space="0" w:color="000000"/>
            </w:tcBorders>
            <w:shd w:val="clear" w:color="auto" w:fill="F2F2F2"/>
          </w:tcPr>
          <w:p w14:paraId="1BFE61E6" w14:textId="77777777" w:rsidR="00A10877" w:rsidRDefault="00F1289A" w:rsidP="00253C84">
            <w:pPr>
              <w:spacing w:after="120" w:line="276" w:lineRule="auto"/>
              <w:rPr>
                <w:sz w:val="22"/>
                <w:szCs w:val="22"/>
              </w:rPr>
            </w:pPr>
            <w:r>
              <w:rPr>
                <w:rFonts w:ascii="Times New Roman" w:hAnsi="Times New Roman"/>
                <w:b/>
                <w:bCs/>
                <w:sz w:val="22"/>
                <w:szCs w:val="22"/>
              </w:rPr>
              <w:t>III. Thiết bị thi công kết cấu bê tông cốt thép</w:t>
            </w:r>
          </w:p>
        </w:tc>
      </w:tr>
      <w:tr w:rsidR="00A10877" w14:paraId="406C6992" w14:textId="77777777">
        <w:trPr>
          <w:cantSplit/>
        </w:trPr>
        <w:tc>
          <w:tcPr>
            <w:tcW w:w="449" w:type="dxa"/>
            <w:tcBorders>
              <w:top w:val="single" w:sz="4" w:space="0" w:color="000000"/>
              <w:left w:val="single" w:sz="4" w:space="0" w:color="000000"/>
              <w:bottom w:val="single" w:sz="4" w:space="0" w:color="000000"/>
              <w:right w:val="single" w:sz="4" w:space="0" w:color="000000"/>
            </w:tcBorders>
            <w:vAlign w:val="center"/>
          </w:tcPr>
          <w:p w14:paraId="261FE798" w14:textId="77777777" w:rsidR="00A10877" w:rsidRDefault="00F1289A" w:rsidP="00253C84">
            <w:pPr>
              <w:spacing w:after="120" w:line="276" w:lineRule="auto"/>
              <w:jc w:val="center"/>
              <w:rPr>
                <w:sz w:val="22"/>
                <w:szCs w:val="22"/>
              </w:rPr>
            </w:pPr>
            <w:ins w:id="120332" w:author="VNCN E&amp;C" w:date="2026-10-22T09:00:00Z">
              <w:r>
                <w:rPr>
                  <w:rFonts w:ascii="Times New Roman" w:hAnsi="Times New Roman"/>
                  <w:sz w:val="22"/>
                  <w:szCs w:val="22"/>
                </w:rPr>
                <w:t xml:space="preserve">4</w:t>
              </w:r>
            </w:ins>
            <w:del w:id="120333" w:author="VNCN E&amp;C" w:date="2026-10-22T09:00:00Z">
              <w:r>
                <w:rPr>
                  <w:rFonts w:ascii="Times New Roman" w:hAnsi="Times New Roman"/>
                  <w:sz w:val="22"/>
                  <w:szCs w:val="22"/>
                </w:rPr>
                <w:delText xml:space="preserve">6</w:delText>
              </w:r>
            </w:del>
          </w:p>
        </w:tc>
        <w:tc>
          <w:tcPr>
            <w:tcW w:w="2002" w:type="dxa"/>
            <w:tcBorders>
              <w:top w:val="single" w:sz="4" w:space="0" w:color="000000"/>
              <w:left w:val="single" w:sz="4" w:space="0" w:color="000000"/>
              <w:bottom w:val="single" w:sz="4" w:space="0" w:color="000000"/>
              <w:right w:val="single" w:sz="4" w:space="0" w:color="000000"/>
            </w:tcBorders>
            <w:vAlign w:val="center"/>
          </w:tcPr>
          <w:p w14:paraId="31046FE3" w14:textId="77777777" w:rsidR="00A10877" w:rsidRDefault="00F1289A" w:rsidP="00253C84">
            <w:pPr>
              <w:spacing w:after="120" w:line="276" w:lineRule="auto"/>
              <w:rPr>
                <w:sz w:val="22"/>
                <w:szCs w:val="22"/>
              </w:rPr>
            </w:pPr>
            <w:r>
              <w:rPr>
                <w:rFonts w:ascii="Times New Roman" w:hAnsi="Times New Roman"/>
                <w:sz w:val="22"/>
                <w:szCs w:val="22"/>
              </w:rPr>
              <w:t>Cẩu tháp</w:t>
            </w:r>
          </w:p>
        </w:tc>
        <w:tc>
          <w:tcPr>
            <w:tcW w:w="2650" w:type="dxa"/>
            <w:tcBorders>
              <w:top w:val="single" w:sz="4" w:space="0" w:color="000000"/>
              <w:left w:val="single" w:sz="4" w:space="0" w:color="000000"/>
              <w:bottom w:val="single" w:sz="4" w:space="0" w:color="000000"/>
              <w:right w:val="single" w:sz="4" w:space="0" w:color="000000"/>
            </w:tcBorders>
            <w:vAlign w:val="center"/>
          </w:tcPr>
          <w:p w14:paraId="12451DC0" w14:textId="77777777" w:rsidR="00A10877" w:rsidRDefault="00F1289A" w:rsidP="00253C84">
            <w:pPr>
              <w:spacing w:after="120" w:line="276" w:lineRule="auto"/>
              <w:rPr>
                <w:sz w:val="22"/>
                <w:szCs w:val="22"/>
              </w:rPr>
            </w:pPr>
            <w:r>
              <w:rPr>
                <w:rFonts w:ascii="Times New Roman" w:hAnsi="Times New Roman"/>
                <w:sz w:val="22"/>
                <w:szCs w:val="22"/>
              </w:rPr>
              <w:t>Tầm với, sức nâng theo thiết kế biện pháp lắp dựng cẩu tháp được duyệt</w:t>
            </w:r>
          </w:p>
        </w:tc>
        <w:tc>
          <w:tcPr>
            <w:tcW w:w="901" w:type="dxa"/>
            <w:tcBorders>
              <w:top w:val="single" w:sz="4" w:space="0" w:color="000000"/>
              <w:left w:val="single" w:sz="4" w:space="0" w:color="000000"/>
              <w:bottom w:val="single" w:sz="4" w:space="0" w:color="000000"/>
              <w:right w:val="single" w:sz="4" w:space="0" w:color="000000"/>
            </w:tcBorders>
            <w:vAlign w:val="center"/>
          </w:tcPr>
          <w:p w14:paraId="009310C4" w14:textId="77777777" w:rsidR="00A10877" w:rsidRDefault="00F1289A" w:rsidP="00253C84">
            <w:pPr>
              <w:spacing w:after="120" w:line="276" w:lineRule="auto"/>
              <w:jc w:val="center"/>
              <w:rPr>
                <w:sz w:val="22"/>
                <w:szCs w:val="22"/>
              </w:rPr>
            </w:pPr>
            <w:ins w:id="120334" w:author="VNCN E&amp;C" w:date="2026-10-22T09:00:00Z">
              <w:r>
                <w:rPr>
                  <w:rFonts w:ascii="Times New Roman" w:hAnsi="Times New Roman"/>
                  <w:sz w:val="22"/>
                  <w:szCs w:val="22"/>
                </w:rPr>
                <w:t xml:space="preserve">04</w:t>
              </w:r>
            </w:ins>
            <w:del w:id="120335" w:author="VNCN E&amp;C" w:date="2026-10-22T09:00:00Z">
              <w:r>
                <w:rPr>
                  <w:rFonts w:ascii="Times New Roman" w:hAnsi="Times New Roman"/>
                  <w:sz w:val="22"/>
                  <w:szCs w:val="22"/>
                </w:rPr>
                <w:delText xml:space="preserve">02</w:delText>
              </w:r>
            </w:del>
            <w:r>
              <w:rPr>
                <w:rFonts w:ascii="Times New Roman" w:hAnsi="Times New Roman"/>
                <w:sz w:val="22"/>
                <w:szCs w:val="22"/>
              </w:rPr>
              <w:t xml:space="preserve"> chiếc</w:t>
            </w:r>
            <w:del w:id="120336" w:author="VNCN E&amp;C" w:date="2026-10-22T09:00:00Z">
              <w:r>
                <w:rPr>
                  <w:rFonts w:ascii="Times New Roman" w:hAnsi="Times New Roman"/>
                  <w:sz w:val="22"/>
                  <w:szCs w:val="22"/>
                </w:rPr>
                <w:delText xml:space="preserve"> (01 CT1.2, 01 CT2)</w:delText>
              </w:r>
            </w:del>
          </w:p>
        </w:tc>
        <w:tc>
          <w:tcPr>
            <w:tcW w:w="1398" w:type="dxa"/>
            <w:tcBorders>
              <w:top w:val="single" w:sz="4" w:space="0" w:color="000000"/>
              <w:left w:val="single" w:sz="4" w:space="0" w:color="000000"/>
              <w:bottom w:val="single" w:sz="4" w:space="0" w:color="000000"/>
              <w:right w:val="single" w:sz="4" w:space="0" w:color="000000"/>
            </w:tcBorders>
            <w:vAlign w:val="center"/>
          </w:tcPr>
          <w:p w14:paraId="24F6E3A8" w14:textId="77777777" w:rsidR="00A10877" w:rsidRDefault="00F1289A" w:rsidP="00253C84">
            <w:pPr>
              <w:spacing w:after="120" w:line="276" w:lineRule="auto"/>
              <w:rPr>
                <w:sz w:val="22"/>
                <w:szCs w:val="22"/>
              </w:rPr>
            </w:pPr>
            <w:r>
              <w:rPr>
                <w:rFonts w:ascii="Times New Roman" w:hAnsi="Times New Roman"/>
                <w:sz w:val="22"/>
                <w:szCs w:val="22"/>
              </w:rPr>
              <w:t>Sau khi hoàn thành móng cẩu tháp</w:t>
            </w:r>
          </w:p>
        </w:tc>
        <w:tc>
          <w:tcPr>
            <w:tcW w:w="1671" w:type="dxa"/>
            <w:tcBorders>
              <w:top w:val="single" w:sz="4" w:space="0" w:color="000000"/>
              <w:left w:val="single" w:sz="4" w:space="0" w:color="000000"/>
              <w:bottom w:val="single" w:sz="4" w:space="0" w:color="000000"/>
              <w:right w:val="single" w:sz="4" w:space="0" w:color="000000"/>
            </w:tcBorders>
            <w:vAlign w:val="center"/>
          </w:tcPr>
          <w:p w14:paraId="2E885D34" w14:textId="77777777" w:rsidR="00A10877" w:rsidRDefault="00F1289A" w:rsidP="00253C84">
            <w:pPr>
              <w:spacing w:after="120" w:line="276" w:lineRule="auto"/>
              <w:rPr>
                <w:sz w:val="22"/>
                <w:szCs w:val="22"/>
              </w:rPr>
            </w:pPr>
            <w:r>
              <w:rPr>
                <w:rFonts w:ascii="Times New Roman" w:hAnsi="Times New Roman"/>
                <w:sz w:val="22"/>
                <w:szCs w:val="22"/>
              </w:rPr>
              <w:t>Vận chuyển vật tư, cốt thép, ván khuôn (chi phí trọn gói theo Biểu 01)</w:t>
            </w:r>
          </w:p>
        </w:tc>
      </w:tr>
      <w:tr w:rsidR="00A10877" w14:paraId="077F06F8" w14:textId="77777777">
        <w:trPr>
          <w:cantSplit/>
          <w:del w:id="120394" w:author="VNCN E&amp;C" w:date="2026-10-22T09:00:00Z"/>
        </w:trPr>
        <w:tc>
          <w:tcPr>
            <w:tcW w:w="449" w:type="dxa"/>
            <w:tcBorders>
              <w:top w:val="single" w:sz="4" w:space="0" w:color="000000"/>
              <w:left w:val="single" w:sz="4" w:space="0" w:color="000000"/>
              <w:bottom w:val="single" w:sz="4" w:space="0" w:color="000000"/>
              <w:right w:val="single" w:sz="4" w:space="0" w:color="000000"/>
            </w:tcBorders>
            <w:vAlign w:val="center"/>
          </w:tcPr>
          <w:p w14:paraId="1A1AE7C9" w14:textId="3C069D04" w:rsidR="00A10877" w:rsidRDefault="00F1289A" w:rsidP="00253C84">
            <w:pPr>
              <w:spacing w:after="120" w:line="276" w:lineRule="auto"/>
              <w:jc w:val="center"/>
              <w:rPr>
                <w:rFonts w:ascii="Times New Roman" w:hAnsi="Times New Roman"/>
                <w:sz w:val="22"/>
                <w:szCs w:val="22"/>
              </w:rPr>
            </w:pPr>
            <w:del w:id="161" w:author="Ban Kinh tế &amp; Quản lý Hợp đồng" w:date="2026-10-21T15:55:00Z">
              <w:r w:rsidDel="001802CE">
                <w:rPr>
                  <w:rFonts w:ascii="Times New Roman" w:hAnsi="Times New Roman"/>
                  <w:sz w:val="22"/>
                  <w:szCs w:val="22"/>
                </w:rPr>
                <w:delText>7</w:delText>
              </w:r>
            </w:del>
          </w:p>
        </w:tc>
        <w:tc>
          <w:tcPr>
            <w:tcW w:w="2002" w:type="dxa"/>
            <w:tcBorders>
              <w:top w:val="single" w:sz="4" w:space="0" w:color="000000"/>
              <w:left w:val="single" w:sz="4" w:space="0" w:color="000000"/>
              <w:bottom w:val="single" w:sz="4" w:space="0" w:color="000000"/>
              <w:right w:val="single" w:sz="4" w:space="0" w:color="000000"/>
            </w:tcBorders>
            <w:vAlign w:val="center"/>
          </w:tcPr>
          <w:p w14:paraId="153ACECF" w14:textId="5EFA1BBA" w:rsidR="00A10877" w:rsidRDefault="00F1289A" w:rsidP="00253C84">
            <w:pPr>
              <w:spacing w:after="120" w:line="276" w:lineRule="auto"/>
              <w:rPr>
                <w:rFonts w:ascii="Times New Roman" w:hAnsi="Times New Roman"/>
                <w:sz w:val="22"/>
                <w:szCs w:val="22"/>
              </w:rPr>
            </w:pPr>
            <w:del w:id="162" w:author="Ban Kinh tế &amp; Quản lý Hợp đồng" w:date="2026-10-21T15:55:00Z">
              <w:r w:rsidDel="001802CE">
                <w:rPr>
                  <w:rFonts w:ascii="Times New Roman" w:hAnsi="Times New Roman"/>
                  <w:sz w:val="22"/>
                  <w:szCs w:val="22"/>
                </w:rPr>
                <w:delText>Máy cắt, uốn cốt thép</w:delText>
              </w:r>
            </w:del>
          </w:p>
        </w:tc>
        <w:tc>
          <w:tcPr>
            <w:tcW w:w="2650" w:type="dxa"/>
            <w:tcBorders>
              <w:top w:val="single" w:sz="4" w:space="0" w:color="000000"/>
              <w:left w:val="single" w:sz="4" w:space="0" w:color="000000"/>
              <w:bottom w:val="single" w:sz="4" w:space="0" w:color="000000"/>
              <w:right w:val="single" w:sz="4" w:space="0" w:color="000000"/>
            </w:tcBorders>
            <w:vAlign w:val="center"/>
          </w:tcPr>
          <w:p w14:paraId="0C1C84F0" w14:textId="145D6BB8" w:rsidR="00A10877" w:rsidRDefault="00F1289A" w:rsidP="00253C84">
            <w:pPr>
              <w:spacing w:after="120" w:line="276" w:lineRule="auto"/>
              <w:rPr>
                <w:rFonts w:ascii="Times New Roman" w:hAnsi="Times New Roman"/>
                <w:sz w:val="22"/>
                <w:szCs w:val="22"/>
              </w:rPr>
            </w:pPr>
            <w:del w:id="163" w:author="Ban Kinh tế &amp; Quản lý Hợp đồng" w:date="2026-10-21T15:55:00Z">
              <w:r w:rsidDel="001802CE">
                <w:rPr>
                  <w:rFonts w:ascii="Times New Roman" w:hAnsi="Times New Roman"/>
                  <w:sz w:val="22"/>
                  <w:szCs w:val="22"/>
                </w:rPr>
                <w:delText>Cắt, uốn thép đến Φ32</w:delText>
              </w:r>
            </w:del>
          </w:p>
        </w:tc>
        <w:tc>
          <w:tcPr>
            <w:tcW w:w="901" w:type="dxa"/>
            <w:tcBorders>
              <w:top w:val="single" w:sz="4" w:space="0" w:color="000000"/>
              <w:left w:val="single" w:sz="4" w:space="0" w:color="000000"/>
              <w:bottom w:val="single" w:sz="4" w:space="0" w:color="000000"/>
              <w:right w:val="single" w:sz="4" w:space="0" w:color="000000"/>
            </w:tcBorders>
            <w:vAlign w:val="center"/>
          </w:tcPr>
          <w:p w14:paraId="3D24A555" w14:textId="11757318" w:rsidR="00A10877" w:rsidRDefault="00F1289A" w:rsidP="00253C84">
            <w:pPr>
              <w:spacing w:after="120" w:line="276" w:lineRule="auto"/>
              <w:jc w:val="center"/>
              <w:rPr>
                <w:rFonts w:ascii="Times New Roman" w:hAnsi="Times New Roman"/>
                <w:sz w:val="22"/>
                <w:szCs w:val="22"/>
              </w:rPr>
            </w:pPr>
            <w:del w:id="164" w:author="Ban Kinh tế &amp; Quản lý Hợp đồng" w:date="2026-10-21T15:55:00Z">
              <w:r w:rsidDel="001802CE">
                <w:rPr>
                  <w:rFonts w:ascii="Times New Roman" w:hAnsi="Times New Roman"/>
                  <w:sz w:val="22"/>
                  <w:szCs w:val="22"/>
                </w:rPr>
                <w:delText>02 bộ</w:delText>
              </w:r>
            </w:del>
          </w:p>
        </w:tc>
        <w:tc>
          <w:tcPr>
            <w:tcW w:w="1398" w:type="dxa"/>
            <w:tcBorders>
              <w:top w:val="single" w:sz="4" w:space="0" w:color="000000"/>
              <w:left w:val="single" w:sz="4" w:space="0" w:color="000000"/>
              <w:bottom w:val="single" w:sz="4" w:space="0" w:color="000000"/>
              <w:right w:val="single" w:sz="4" w:space="0" w:color="000000"/>
            </w:tcBorders>
            <w:vAlign w:val="center"/>
          </w:tcPr>
          <w:p w14:paraId="41E785EB" w14:textId="58997049" w:rsidR="00A10877" w:rsidRDefault="00F1289A" w:rsidP="00253C84">
            <w:pPr>
              <w:spacing w:after="120" w:line="276" w:lineRule="auto"/>
              <w:rPr>
                <w:rFonts w:ascii="Times New Roman" w:hAnsi="Times New Roman"/>
                <w:sz w:val="22"/>
                <w:szCs w:val="22"/>
              </w:rPr>
            </w:pPr>
            <w:del w:id="165" w:author="Ban Kinh tế &amp; Quản lý Hợp đồng" w:date="2026-10-21T15:55:00Z">
              <w:r w:rsidDel="001802CE">
                <w:rPr>
                  <w:rFonts w:ascii="Times New Roman" w:hAnsi="Times New Roman"/>
                  <w:sz w:val="22"/>
                  <w:szCs w:val="22"/>
                </w:rPr>
                <w:delText>Trước khi gia công cốt thép móng</w:delText>
              </w:r>
            </w:del>
          </w:p>
        </w:tc>
        <w:tc>
          <w:tcPr>
            <w:tcW w:w="1671" w:type="dxa"/>
            <w:tcBorders>
              <w:top w:val="single" w:sz="4" w:space="0" w:color="000000"/>
              <w:left w:val="single" w:sz="4" w:space="0" w:color="000000"/>
              <w:bottom w:val="single" w:sz="4" w:space="0" w:color="000000"/>
              <w:right w:val="single" w:sz="4" w:space="0" w:color="000000"/>
            </w:tcBorders>
            <w:vAlign w:val="center"/>
          </w:tcPr>
          <w:p w14:paraId="6A09729E" w14:textId="1B95B04E" w:rsidR="00A10877" w:rsidRDefault="00F1289A" w:rsidP="00253C84">
            <w:pPr>
              <w:spacing w:after="120" w:line="276" w:lineRule="auto"/>
              <w:rPr>
                <w:rFonts w:ascii="Times New Roman" w:hAnsi="Times New Roman"/>
                <w:sz w:val="22"/>
                <w:szCs w:val="22"/>
              </w:rPr>
            </w:pPr>
            <w:del w:id="166" w:author="Ban Kinh tế &amp; Quản lý Hợp đồng" w:date="2026-10-21T15:55:00Z">
              <w:r w:rsidDel="001802CE">
                <w:rPr>
                  <w:rFonts w:ascii="Times New Roman" w:hAnsi="Times New Roman"/>
                  <w:sz w:val="22"/>
                  <w:szCs w:val="22"/>
                </w:rPr>
                <w:delText>Gia công cốt thép tại bãi</w:delText>
              </w:r>
            </w:del>
          </w:p>
        </w:tc>
      </w:tr>
      <w:tr w:rsidR="00A10877" w14:paraId="0F0DAE30" w14:textId="77777777">
        <w:trPr>
          <w:cantSplit/>
          <w:del w:id="120395" w:author="VNCN E&amp;C" w:date="2026-10-22T09:00:00Z"/>
        </w:trPr>
        <w:tc>
          <w:tcPr>
            <w:tcW w:w="449" w:type="dxa"/>
            <w:tcBorders>
              <w:top w:val="single" w:sz="4" w:space="0" w:color="000000"/>
              <w:left w:val="single" w:sz="4" w:space="0" w:color="000000"/>
              <w:bottom w:val="single" w:sz="4" w:space="0" w:color="000000"/>
              <w:right w:val="single" w:sz="4" w:space="0" w:color="000000"/>
            </w:tcBorders>
            <w:vAlign w:val="center"/>
          </w:tcPr>
          <w:p w14:paraId="2F3B1D54" w14:textId="19232BFB" w:rsidR="00A10877" w:rsidRDefault="00F1289A" w:rsidP="00253C84">
            <w:pPr>
              <w:spacing w:after="120" w:line="276" w:lineRule="auto"/>
              <w:jc w:val="center"/>
              <w:rPr>
                <w:rFonts w:ascii="Times New Roman" w:hAnsi="Times New Roman"/>
                <w:sz w:val="22"/>
                <w:szCs w:val="22"/>
              </w:rPr>
            </w:pPr>
            <w:del w:id="167" w:author="Ban Kinh tế &amp; Quản lý Hợp đồng" w:date="2026-10-21T15:55:00Z">
              <w:r w:rsidDel="001802CE">
                <w:rPr>
                  <w:rFonts w:ascii="Times New Roman" w:hAnsi="Times New Roman"/>
                  <w:sz w:val="22"/>
                  <w:szCs w:val="22"/>
                </w:rPr>
                <w:delText>8</w:delText>
              </w:r>
            </w:del>
          </w:p>
        </w:tc>
        <w:tc>
          <w:tcPr>
            <w:tcW w:w="2002" w:type="dxa"/>
            <w:tcBorders>
              <w:top w:val="single" w:sz="4" w:space="0" w:color="000000"/>
              <w:left w:val="single" w:sz="4" w:space="0" w:color="000000"/>
              <w:bottom w:val="single" w:sz="4" w:space="0" w:color="000000"/>
              <w:right w:val="single" w:sz="4" w:space="0" w:color="000000"/>
            </w:tcBorders>
            <w:vAlign w:val="center"/>
          </w:tcPr>
          <w:p w14:paraId="09E0F310" w14:textId="61CD397C" w:rsidR="00A10877" w:rsidRDefault="00F1289A" w:rsidP="00253C84">
            <w:pPr>
              <w:spacing w:after="120" w:line="276" w:lineRule="auto"/>
              <w:rPr>
                <w:rFonts w:ascii="Times New Roman" w:hAnsi="Times New Roman"/>
                <w:sz w:val="22"/>
                <w:szCs w:val="22"/>
              </w:rPr>
            </w:pPr>
            <w:del w:id="168" w:author="Ban Kinh tế &amp; Quản lý Hợp đồng" w:date="2026-10-21T15:55:00Z">
              <w:r w:rsidDel="001802CE">
                <w:rPr>
                  <w:rFonts w:ascii="Times New Roman" w:hAnsi="Times New Roman"/>
                  <w:sz w:val="22"/>
                  <w:szCs w:val="22"/>
                </w:rPr>
                <w:delText>Đầm dùi, đầm bàn, máy xoa nền</w:delText>
              </w:r>
            </w:del>
          </w:p>
        </w:tc>
        <w:tc>
          <w:tcPr>
            <w:tcW w:w="2650" w:type="dxa"/>
            <w:tcBorders>
              <w:top w:val="single" w:sz="4" w:space="0" w:color="000000"/>
              <w:left w:val="single" w:sz="4" w:space="0" w:color="000000"/>
              <w:bottom w:val="single" w:sz="4" w:space="0" w:color="000000"/>
              <w:right w:val="single" w:sz="4" w:space="0" w:color="000000"/>
            </w:tcBorders>
            <w:vAlign w:val="center"/>
          </w:tcPr>
          <w:p w14:paraId="15D97499" w14:textId="7AF345E4" w:rsidR="00A10877" w:rsidRDefault="00F1289A" w:rsidP="00253C84">
            <w:pPr>
              <w:spacing w:after="120" w:line="276" w:lineRule="auto"/>
              <w:rPr>
                <w:rFonts w:ascii="Times New Roman" w:hAnsi="Times New Roman"/>
                <w:sz w:val="22"/>
                <w:szCs w:val="22"/>
              </w:rPr>
            </w:pPr>
            <w:del w:id="169" w:author="Ban Kinh tế &amp; Quản lý Hợp đồng" w:date="2026-10-21T15:55:00Z">
              <w:r w:rsidDel="001802CE">
                <w:rPr>
                  <w:rFonts w:ascii="Times New Roman" w:hAnsi="Times New Roman"/>
                  <w:sz w:val="22"/>
                  <w:szCs w:val="22"/>
                </w:rPr>
                <w:delText>Đầm dùi Φ35–Φ50</w:delText>
              </w:r>
            </w:del>
          </w:p>
        </w:tc>
        <w:tc>
          <w:tcPr>
            <w:tcW w:w="901" w:type="dxa"/>
            <w:tcBorders>
              <w:top w:val="single" w:sz="4" w:space="0" w:color="000000"/>
              <w:left w:val="single" w:sz="4" w:space="0" w:color="000000"/>
              <w:bottom w:val="single" w:sz="4" w:space="0" w:color="000000"/>
              <w:right w:val="single" w:sz="4" w:space="0" w:color="000000"/>
            </w:tcBorders>
            <w:vAlign w:val="center"/>
          </w:tcPr>
          <w:p w14:paraId="525AC582" w14:textId="0265156A" w:rsidR="00A10877" w:rsidRDefault="00F1289A" w:rsidP="00253C84">
            <w:pPr>
              <w:spacing w:after="120" w:line="276" w:lineRule="auto"/>
              <w:jc w:val="center"/>
              <w:rPr>
                <w:rFonts w:ascii="Times New Roman" w:hAnsi="Times New Roman"/>
                <w:sz w:val="22"/>
                <w:szCs w:val="22"/>
              </w:rPr>
            </w:pPr>
            <w:del w:id="170" w:author="Ban Kinh tế &amp; Quản lý Hợp đồng" w:date="2026-10-21T15:55:00Z">
              <w:r w:rsidDel="001802CE">
                <w:rPr>
                  <w:rFonts w:ascii="Times New Roman" w:hAnsi="Times New Roman"/>
                  <w:sz w:val="22"/>
                  <w:szCs w:val="22"/>
                </w:rPr>
                <w:delText>10 đầm dùi, 02 máy xoa</w:delText>
              </w:r>
            </w:del>
          </w:p>
        </w:tc>
        <w:tc>
          <w:tcPr>
            <w:tcW w:w="1398" w:type="dxa"/>
            <w:tcBorders>
              <w:top w:val="single" w:sz="4" w:space="0" w:color="000000"/>
              <w:left w:val="single" w:sz="4" w:space="0" w:color="000000"/>
              <w:bottom w:val="single" w:sz="4" w:space="0" w:color="000000"/>
              <w:right w:val="single" w:sz="4" w:space="0" w:color="000000"/>
            </w:tcBorders>
            <w:vAlign w:val="center"/>
          </w:tcPr>
          <w:p w14:paraId="7F57E157" w14:textId="12A5EC40" w:rsidR="00A10877" w:rsidRDefault="00F1289A" w:rsidP="00253C84">
            <w:pPr>
              <w:spacing w:after="120" w:line="276" w:lineRule="auto"/>
              <w:rPr>
                <w:rFonts w:ascii="Times New Roman" w:hAnsi="Times New Roman"/>
                <w:sz w:val="22"/>
                <w:szCs w:val="22"/>
              </w:rPr>
            </w:pPr>
            <w:del w:id="171" w:author="Ban Kinh tế &amp; Quản lý Hợp đồng" w:date="2026-10-21T15:55:00Z">
              <w:r w:rsidDel="001802CE">
                <w:rPr>
                  <w:rFonts w:ascii="Times New Roman" w:hAnsi="Times New Roman"/>
                  <w:sz w:val="22"/>
                  <w:szCs w:val="22"/>
                </w:rPr>
                <w:delText>Theo kế hoạch đổ bê tông</w:delText>
              </w:r>
            </w:del>
          </w:p>
        </w:tc>
        <w:tc>
          <w:tcPr>
            <w:tcW w:w="1671" w:type="dxa"/>
            <w:tcBorders>
              <w:top w:val="single" w:sz="4" w:space="0" w:color="000000"/>
              <w:left w:val="single" w:sz="4" w:space="0" w:color="000000"/>
              <w:bottom w:val="single" w:sz="4" w:space="0" w:color="000000"/>
              <w:right w:val="single" w:sz="4" w:space="0" w:color="000000"/>
            </w:tcBorders>
            <w:vAlign w:val="center"/>
          </w:tcPr>
          <w:p w14:paraId="696CD3FE" w14:textId="64C27240" w:rsidR="00A10877" w:rsidRDefault="00F1289A" w:rsidP="00253C84">
            <w:pPr>
              <w:spacing w:after="120" w:line="276" w:lineRule="auto"/>
              <w:rPr>
                <w:rFonts w:ascii="Times New Roman" w:hAnsi="Times New Roman"/>
                <w:sz w:val="22"/>
                <w:szCs w:val="22"/>
              </w:rPr>
            </w:pPr>
            <w:del w:id="172" w:author="Ban Kinh tế &amp; Quản lý Hợp đồng" w:date="2026-10-21T15:55:00Z">
              <w:r w:rsidDel="001802CE">
                <w:rPr>
                  <w:rFonts w:ascii="Times New Roman" w:hAnsi="Times New Roman"/>
                  <w:sz w:val="22"/>
                  <w:szCs w:val="22"/>
                </w:rPr>
                <w:delText>Đầm, hoàn thiện bê tông; đánh mặt bê tông chống nứt</w:delText>
              </w:r>
            </w:del>
          </w:p>
        </w:tc>
      </w:tr>
      <w:tr w:rsidR="00A10877" w14:paraId="3D171E06" w14:textId="77777777">
        <w:trPr>
          <w:cantSplit/>
          <w:del w:id="120396" w:author="VNCN E&amp;C" w:date="2026-10-22T09:00:00Z"/>
        </w:trPr>
        <w:tc>
          <w:tcPr>
            <w:tcW w:w="449" w:type="dxa"/>
            <w:tcBorders>
              <w:top w:val="single" w:sz="4" w:space="0" w:color="000000"/>
              <w:left w:val="single" w:sz="4" w:space="0" w:color="000000"/>
              <w:bottom w:val="single" w:sz="4" w:space="0" w:color="000000"/>
              <w:right w:val="single" w:sz="4" w:space="0" w:color="000000"/>
            </w:tcBorders>
            <w:vAlign w:val="center"/>
          </w:tcPr>
          <w:p w14:paraId="1AE02508" w14:textId="3FA2F73E" w:rsidR="00A10877" w:rsidRDefault="00F1289A" w:rsidP="00253C84">
            <w:pPr>
              <w:spacing w:after="120" w:line="276" w:lineRule="auto"/>
              <w:jc w:val="center"/>
              <w:rPr>
                <w:rFonts w:ascii="Times New Roman" w:hAnsi="Times New Roman"/>
                <w:sz w:val="22"/>
                <w:szCs w:val="22"/>
              </w:rPr>
            </w:pPr>
            <w:del w:id="173" w:author="Ban Kinh tế &amp; Quản lý Hợp đồng" w:date="2026-10-21T15:55:00Z">
              <w:r w:rsidDel="001802CE">
                <w:rPr>
                  <w:rFonts w:ascii="Times New Roman" w:hAnsi="Times New Roman"/>
                  <w:sz w:val="22"/>
                  <w:szCs w:val="22"/>
                </w:rPr>
                <w:delText>9</w:delText>
              </w:r>
            </w:del>
          </w:p>
        </w:tc>
        <w:tc>
          <w:tcPr>
            <w:tcW w:w="2002" w:type="dxa"/>
            <w:tcBorders>
              <w:top w:val="single" w:sz="4" w:space="0" w:color="000000"/>
              <w:left w:val="single" w:sz="4" w:space="0" w:color="000000"/>
              <w:bottom w:val="single" w:sz="4" w:space="0" w:color="000000"/>
              <w:right w:val="single" w:sz="4" w:space="0" w:color="000000"/>
            </w:tcBorders>
            <w:vAlign w:val="center"/>
          </w:tcPr>
          <w:p w14:paraId="23F96339" w14:textId="26665A4D" w:rsidR="00A10877" w:rsidRDefault="00F1289A" w:rsidP="00253C84">
            <w:pPr>
              <w:spacing w:after="120" w:line="276" w:lineRule="auto"/>
              <w:rPr>
                <w:rFonts w:ascii="Times New Roman" w:hAnsi="Times New Roman"/>
                <w:sz w:val="22"/>
                <w:szCs w:val="22"/>
              </w:rPr>
            </w:pPr>
            <w:del w:id="174" w:author="Ban Kinh tế &amp; Quản lý Hợp đồng" w:date="2026-10-21T15:55:00Z">
              <w:r w:rsidDel="001802CE">
                <w:rPr>
                  <w:rFonts w:ascii="Times New Roman" w:hAnsi="Times New Roman"/>
                  <w:sz w:val="22"/>
                  <w:szCs w:val="22"/>
                </w:rPr>
                <w:delText>Ván khuôn, giàn giáo, cây chống</w:delText>
              </w:r>
            </w:del>
          </w:p>
        </w:tc>
        <w:tc>
          <w:tcPr>
            <w:tcW w:w="2650" w:type="dxa"/>
            <w:tcBorders>
              <w:top w:val="single" w:sz="4" w:space="0" w:color="000000"/>
              <w:left w:val="single" w:sz="4" w:space="0" w:color="000000"/>
              <w:bottom w:val="single" w:sz="4" w:space="0" w:color="000000"/>
              <w:right w:val="single" w:sz="4" w:space="0" w:color="000000"/>
            </w:tcBorders>
            <w:vAlign w:val="center"/>
          </w:tcPr>
          <w:p w14:paraId="316047D7" w14:textId="4B32ABBE" w:rsidR="00A10877" w:rsidRDefault="00F1289A" w:rsidP="00253C84">
            <w:pPr>
              <w:spacing w:after="120" w:line="276" w:lineRule="auto"/>
              <w:rPr>
                <w:rFonts w:ascii="Times New Roman" w:hAnsi="Times New Roman"/>
                <w:sz w:val="22"/>
                <w:szCs w:val="22"/>
              </w:rPr>
            </w:pPr>
            <w:del w:id="175" w:author="Ban Kinh tế &amp; Quản lý Hợp đồng" w:date="2026-10-21T15:55:00Z">
              <w:r w:rsidDel="001802CE">
                <w:rPr>
                  <w:rFonts w:ascii="Times New Roman" w:hAnsi="Times New Roman"/>
                  <w:sz w:val="22"/>
                  <w:szCs w:val="22"/>
                </w:rPr>
                <w:delText>Theo thiết kế biện pháp ván khuôn được duyệt</w:delText>
              </w:r>
            </w:del>
          </w:p>
        </w:tc>
        <w:tc>
          <w:tcPr>
            <w:tcW w:w="901" w:type="dxa"/>
            <w:tcBorders>
              <w:top w:val="single" w:sz="4" w:space="0" w:color="000000"/>
              <w:left w:val="single" w:sz="4" w:space="0" w:color="000000"/>
              <w:bottom w:val="single" w:sz="4" w:space="0" w:color="000000"/>
              <w:right w:val="single" w:sz="4" w:space="0" w:color="000000"/>
            </w:tcBorders>
            <w:vAlign w:val="center"/>
          </w:tcPr>
          <w:p w14:paraId="55B0DD8B" w14:textId="64311D01" w:rsidR="00A10877" w:rsidRDefault="00F1289A" w:rsidP="00253C84">
            <w:pPr>
              <w:spacing w:after="120" w:line="276" w:lineRule="auto"/>
              <w:jc w:val="center"/>
              <w:rPr>
                <w:rFonts w:ascii="Times New Roman" w:hAnsi="Times New Roman"/>
                <w:sz w:val="22"/>
                <w:szCs w:val="22"/>
              </w:rPr>
            </w:pPr>
            <w:del w:id="176" w:author="Ban Kinh tế &amp; Quản lý Hợp đồng" w:date="2026-10-21T15:55:00Z">
              <w:r w:rsidDel="001802CE">
                <w:rPr>
                  <w:rFonts w:ascii="Times New Roman" w:hAnsi="Times New Roman"/>
                  <w:sz w:val="22"/>
                  <w:szCs w:val="22"/>
                </w:rPr>
                <w:delText>Đủ luân chuyển tối thiểu 01 phân đoạn sàn</w:delText>
              </w:r>
            </w:del>
          </w:p>
        </w:tc>
        <w:tc>
          <w:tcPr>
            <w:tcW w:w="1398" w:type="dxa"/>
            <w:tcBorders>
              <w:top w:val="single" w:sz="4" w:space="0" w:color="000000"/>
              <w:left w:val="single" w:sz="4" w:space="0" w:color="000000"/>
              <w:bottom w:val="single" w:sz="4" w:space="0" w:color="000000"/>
              <w:right w:val="single" w:sz="4" w:space="0" w:color="000000"/>
            </w:tcBorders>
            <w:vAlign w:val="center"/>
          </w:tcPr>
          <w:p w14:paraId="7D30008C" w14:textId="3EFBFD4C" w:rsidR="00A10877" w:rsidRDefault="00F1289A" w:rsidP="00253C84">
            <w:pPr>
              <w:spacing w:after="120" w:line="276" w:lineRule="auto"/>
              <w:rPr>
                <w:rFonts w:ascii="Times New Roman" w:hAnsi="Times New Roman"/>
                <w:sz w:val="22"/>
                <w:szCs w:val="22"/>
              </w:rPr>
            </w:pPr>
            <w:del w:id="177" w:author="Ban Kinh tế &amp; Quản lý Hợp đồng" w:date="2026-10-21T15:55:00Z">
              <w:r w:rsidDel="001802CE">
                <w:rPr>
                  <w:rFonts w:ascii="Times New Roman" w:hAnsi="Times New Roman"/>
                  <w:sz w:val="22"/>
                  <w:szCs w:val="22"/>
                </w:rPr>
                <w:delText>Theo tiến độ</w:delText>
              </w:r>
            </w:del>
          </w:p>
        </w:tc>
        <w:tc>
          <w:tcPr>
            <w:tcW w:w="1671" w:type="dxa"/>
            <w:tcBorders>
              <w:top w:val="single" w:sz="4" w:space="0" w:color="000000"/>
              <w:left w:val="single" w:sz="4" w:space="0" w:color="000000"/>
              <w:bottom w:val="single" w:sz="4" w:space="0" w:color="000000"/>
              <w:right w:val="single" w:sz="4" w:space="0" w:color="000000"/>
            </w:tcBorders>
            <w:vAlign w:val="center"/>
          </w:tcPr>
          <w:p w14:paraId="35920002" w14:textId="755AFF2B" w:rsidR="00A10877" w:rsidRDefault="00F1289A" w:rsidP="00253C84">
            <w:pPr>
              <w:spacing w:after="120" w:line="276" w:lineRule="auto"/>
              <w:rPr>
                <w:rFonts w:ascii="Times New Roman" w:hAnsi="Times New Roman"/>
                <w:sz w:val="22"/>
                <w:szCs w:val="22"/>
              </w:rPr>
            </w:pPr>
            <w:del w:id="178" w:author="Ban Kinh tế &amp; Quản lý Hợp đồng" w:date="2026-10-21T15:55:00Z">
              <w:r w:rsidDel="001802CE">
                <w:rPr>
                  <w:rFonts w:ascii="Times New Roman" w:hAnsi="Times New Roman"/>
                  <w:sz w:val="22"/>
                  <w:szCs w:val="22"/>
                </w:rPr>
                <w:delText>Thi công ván khuôn, đà giáo</w:delText>
              </w:r>
            </w:del>
          </w:p>
        </w:tc>
      </w:tr>
      <w:tr w:rsidR="00A10877" w14:paraId="644EBA2F" w14:textId="77777777">
        <w:tc>
          <w:tcPr>
            <w:tcW w:w="9071" w:type="dxa"/>
            <w:gridSpan w:val="6"/>
            <w:tcBorders>
              <w:top w:val="single" w:sz="4" w:space="0" w:color="000000"/>
              <w:left w:val="single" w:sz="4" w:space="0" w:color="000000"/>
              <w:bottom w:val="single" w:sz="4" w:space="0" w:color="000000"/>
              <w:right w:val="single" w:sz="4" w:space="0" w:color="000000"/>
            </w:tcBorders>
            <w:shd w:val="clear" w:color="auto" w:fill="F2F2F2"/>
          </w:tcPr>
          <w:p w14:paraId="3AE7A917" w14:textId="77777777" w:rsidR="00A10877" w:rsidRDefault="00F1289A" w:rsidP="00253C84">
            <w:pPr>
              <w:spacing w:after="120" w:line="276" w:lineRule="auto"/>
              <w:rPr>
                <w:sz w:val="22"/>
                <w:szCs w:val="22"/>
              </w:rPr>
            </w:pPr>
            <w:r>
              <w:rPr>
                <w:rFonts w:ascii="Times New Roman" w:hAnsi="Times New Roman"/>
                <w:b/>
                <w:bCs/>
                <w:sz w:val="22"/>
                <w:szCs w:val="22"/>
              </w:rPr>
              <w:t xml:space="preserve">IV. Thiết bị </w:t>
            </w:r>
            <w:del w:id="120337" w:author="VNCN E&amp;C" w:date="2026-10-22T09:00:00Z">
              <w:r>
                <w:rPr>
                  <w:rFonts w:ascii="Times New Roman" w:hAnsi="Times New Roman"/>
                  <w:b/>
                  <w:bCs/>
                  <w:sz w:val="22"/>
                  <w:szCs w:val="22"/>
                </w:rPr>
                <w:delText xml:space="preserve">chống thấm, trắc đạc, </w:delText>
              </w:r>
            </w:del>
            <w:r>
              <w:rPr>
                <w:rFonts w:ascii="Times New Roman" w:hAnsi="Times New Roman"/>
                <w:b/>
                <w:bCs/>
                <w:sz w:val="22"/>
                <w:szCs w:val="22"/>
              </w:rPr>
              <w:t xml:space="preserve">phụ</w:t>
            </w:r>
            <w:del w:id="120338" w:author="VNCN E&amp;C" w:date="2026-10-22T09:00:00Z">
              <w:r>
                <w:rPr>
                  <w:rFonts w:ascii="Times New Roman" w:hAnsi="Times New Roman"/>
                  <w:b/>
                  <w:bCs/>
                  <w:sz w:val="22"/>
                  <w:szCs w:val="22"/>
                </w:rPr>
                <w:delText xml:space="preserve"> trợ</w:delText>
              </w:r>
            </w:del>
          </w:p>
        </w:tc>
      </w:tr>
      <w:tr w:rsidR="00A10877" w14:paraId="276C3348" w14:textId="77777777">
        <w:trPr>
          <w:cantSplit/>
          <w:del w:id="120397" w:author="VNCN E&amp;C" w:date="2026-10-22T09:00:00Z"/>
        </w:trPr>
        <w:tc>
          <w:tcPr>
            <w:tcW w:w="449" w:type="dxa"/>
            <w:tcBorders>
              <w:top w:val="single" w:sz="4" w:space="0" w:color="000000"/>
              <w:left w:val="single" w:sz="4" w:space="0" w:color="000000"/>
              <w:bottom w:val="single" w:sz="4" w:space="0" w:color="000000"/>
              <w:right w:val="single" w:sz="4" w:space="0" w:color="000000"/>
            </w:tcBorders>
            <w:vAlign w:val="center"/>
          </w:tcPr>
          <w:p w14:paraId="3B498D51" w14:textId="6B56F8BB" w:rsidR="00A10877" w:rsidRDefault="00F1289A" w:rsidP="00253C84">
            <w:pPr>
              <w:spacing w:after="120" w:line="276" w:lineRule="auto"/>
              <w:jc w:val="center"/>
              <w:rPr>
                <w:sz w:val="22"/>
                <w:szCs w:val="22"/>
              </w:rPr>
            </w:pPr>
            <w:del w:id="179" w:author="Ban Kinh tế &amp; Quản lý Hợp đồng" w:date="2026-10-21T15:55:00Z">
              <w:r w:rsidDel="001802CE">
                <w:rPr>
                  <w:rFonts w:ascii="Times New Roman" w:hAnsi="Times New Roman"/>
                  <w:sz w:val="22"/>
                  <w:szCs w:val="22"/>
                </w:rPr>
                <w:delText>10</w:delText>
              </w:r>
            </w:del>
          </w:p>
        </w:tc>
        <w:tc>
          <w:tcPr>
            <w:tcW w:w="2002" w:type="dxa"/>
            <w:tcBorders>
              <w:top w:val="single" w:sz="4" w:space="0" w:color="000000"/>
              <w:left w:val="single" w:sz="4" w:space="0" w:color="000000"/>
              <w:bottom w:val="single" w:sz="4" w:space="0" w:color="000000"/>
              <w:right w:val="single" w:sz="4" w:space="0" w:color="000000"/>
            </w:tcBorders>
            <w:vAlign w:val="center"/>
          </w:tcPr>
          <w:p w14:paraId="0FBF3A04" w14:textId="5079CA69" w:rsidR="00A10877" w:rsidRDefault="00F1289A" w:rsidP="00253C84">
            <w:pPr>
              <w:spacing w:after="120" w:line="276" w:lineRule="auto"/>
              <w:rPr>
                <w:sz w:val="22"/>
                <w:szCs w:val="22"/>
              </w:rPr>
            </w:pPr>
            <w:del w:id="180" w:author="Ban Kinh tế &amp; Quản lý Hợp đồng" w:date="2026-10-21T15:55:00Z">
              <w:r w:rsidDel="001802CE">
                <w:rPr>
                  <w:rFonts w:ascii="Times New Roman" w:hAnsi="Times New Roman"/>
                  <w:sz w:val="22"/>
                  <w:szCs w:val="22"/>
                </w:rPr>
                <w:delText>Thiết bị thi công chống thấm (máy khò, máy hàn màng, máy phun)</w:delText>
              </w:r>
            </w:del>
          </w:p>
        </w:tc>
        <w:tc>
          <w:tcPr>
            <w:tcW w:w="2650" w:type="dxa"/>
            <w:tcBorders>
              <w:top w:val="single" w:sz="4" w:space="0" w:color="000000"/>
              <w:left w:val="single" w:sz="4" w:space="0" w:color="000000"/>
              <w:bottom w:val="single" w:sz="4" w:space="0" w:color="000000"/>
              <w:right w:val="single" w:sz="4" w:space="0" w:color="000000"/>
            </w:tcBorders>
            <w:vAlign w:val="center"/>
          </w:tcPr>
          <w:p w14:paraId="362159E9" w14:textId="4BC144D0" w:rsidR="00A10877" w:rsidRDefault="00F1289A" w:rsidP="00253C84">
            <w:pPr>
              <w:spacing w:after="120" w:line="276" w:lineRule="auto"/>
              <w:rPr>
                <w:sz w:val="22"/>
                <w:szCs w:val="22"/>
              </w:rPr>
            </w:pPr>
            <w:del w:id="181" w:author="Ban Kinh tế &amp; Quản lý Hợp đồng" w:date="2026-10-21T15:55:00Z">
              <w:r w:rsidDel="001802CE">
                <w:rPr>
                  <w:rFonts w:ascii="Times New Roman" w:hAnsi="Times New Roman"/>
                  <w:sz w:val="22"/>
                  <w:szCs w:val="22"/>
                </w:rPr>
                <w:delText>Theo chỉ định của nhà sản xuất vật liệu chống thấm (Biểu 07)</w:delText>
              </w:r>
            </w:del>
          </w:p>
        </w:tc>
        <w:tc>
          <w:tcPr>
            <w:tcW w:w="901" w:type="dxa"/>
            <w:tcBorders>
              <w:top w:val="single" w:sz="4" w:space="0" w:color="000000"/>
              <w:left w:val="single" w:sz="4" w:space="0" w:color="000000"/>
              <w:bottom w:val="single" w:sz="4" w:space="0" w:color="000000"/>
              <w:right w:val="single" w:sz="4" w:space="0" w:color="000000"/>
            </w:tcBorders>
            <w:vAlign w:val="center"/>
          </w:tcPr>
          <w:p w14:paraId="38830ACC" w14:textId="763755EE" w:rsidR="00A10877" w:rsidRDefault="00F1289A" w:rsidP="00253C84">
            <w:pPr>
              <w:spacing w:after="120" w:line="276" w:lineRule="auto"/>
              <w:jc w:val="center"/>
              <w:rPr>
                <w:sz w:val="22"/>
                <w:szCs w:val="22"/>
              </w:rPr>
            </w:pPr>
            <w:del w:id="182" w:author="Ban Kinh tế &amp; Quản lý Hợp đồng" w:date="2026-10-21T15:55:00Z">
              <w:r w:rsidDel="001802CE">
                <w:rPr>
                  <w:rFonts w:ascii="Times New Roman" w:hAnsi="Times New Roman"/>
                  <w:sz w:val="22"/>
                  <w:szCs w:val="22"/>
                </w:rPr>
                <w:delText>02 bộ</w:delText>
              </w:r>
            </w:del>
          </w:p>
        </w:tc>
        <w:tc>
          <w:tcPr>
            <w:tcW w:w="1398" w:type="dxa"/>
            <w:tcBorders>
              <w:top w:val="single" w:sz="4" w:space="0" w:color="000000"/>
              <w:left w:val="single" w:sz="4" w:space="0" w:color="000000"/>
              <w:bottom w:val="single" w:sz="4" w:space="0" w:color="000000"/>
              <w:right w:val="single" w:sz="4" w:space="0" w:color="000000"/>
            </w:tcBorders>
            <w:vAlign w:val="center"/>
          </w:tcPr>
          <w:p w14:paraId="16421512" w14:textId="49F279CC" w:rsidR="00A10877" w:rsidRDefault="00F1289A" w:rsidP="00253C84">
            <w:pPr>
              <w:spacing w:after="120" w:line="276" w:lineRule="auto"/>
              <w:rPr>
                <w:sz w:val="22"/>
                <w:szCs w:val="22"/>
              </w:rPr>
            </w:pPr>
            <w:del w:id="183" w:author="Ban Kinh tế &amp; Quản lý Hợp đồng" w:date="2026-10-21T15:55:00Z">
              <w:r w:rsidDel="001802CE">
                <w:rPr>
                  <w:rFonts w:ascii="Times New Roman" w:hAnsi="Times New Roman"/>
                  <w:sz w:val="22"/>
                  <w:szCs w:val="22"/>
                </w:rPr>
                <w:delText>Theo tiến độ chống thấm</w:delText>
              </w:r>
            </w:del>
          </w:p>
        </w:tc>
        <w:tc>
          <w:tcPr>
            <w:tcW w:w="1671" w:type="dxa"/>
            <w:tcBorders>
              <w:top w:val="single" w:sz="4" w:space="0" w:color="000000"/>
              <w:left w:val="single" w:sz="4" w:space="0" w:color="000000"/>
              <w:bottom w:val="single" w:sz="4" w:space="0" w:color="000000"/>
              <w:right w:val="single" w:sz="4" w:space="0" w:color="000000"/>
            </w:tcBorders>
            <w:vAlign w:val="center"/>
          </w:tcPr>
          <w:p w14:paraId="002F08AB" w14:textId="69F3D2FF" w:rsidR="00A10877" w:rsidRDefault="00F1289A" w:rsidP="00253C84">
            <w:pPr>
              <w:spacing w:after="120" w:line="276" w:lineRule="auto"/>
              <w:rPr>
                <w:sz w:val="22"/>
                <w:szCs w:val="22"/>
              </w:rPr>
            </w:pPr>
            <w:del w:id="184" w:author="Ban Kinh tế &amp; Quản lý Hợp đồng" w:date="2026-10-21T15:55:00Z">
              <w:r w:rsidDel="001802CE">
                <w:rPr>
                  <w:rFonts w:ascii="Times New Roman" w:hAnsi="Times New Roman"/>
                  <w:sz w:val="22"/>
                  <w:szCs w:val="22"/>
                </w:rPr>
                <w:delText>Chống thấm nền, tường hầm, bể</w:delText>
              </w:r>
            </w:del>
          </w:p>
        </w:tc>
      </w:tr>
      <w:tr w:rsidR="00A10877" w14:paraId="17DD2A45" w14:textId="77777777">
        <w:trPr>
          <w:cantSplit/>
          <w:del w:id="120398" w:author="VNCN E&amp;C" w:date="2026-10-22T09:00:00Z"/>
        </w:trPr>
        <w:tc>
          <w:tcPr>
            <w:tcW w:w="449" w:type="dxa"/>
            <w:tcBorders>
              <w:top w:val="single" w:sz="4" w:space="0" w:color="000000"/>
              <w:left w:val="single" w:sz="4" w:space="0" w:color="000000"/>
              <w:bottom w:val="single" w:sz="4" w:space="0" w:color="000000"/>
              <w:right w:val="single" w:sz="4" w:space="0" w:color="000000"/>
            </w:tcBorders>
            <w:vAlign w:val="center"/>
          </w:tcPr>
          <w:p w14:paraId="7CF81C9B" w14:textId="3BBA38B5" w:rsidR="00A10877" w:rsidRDefault="00F1289A" w:rsidP="00253C84">
            <w:pPr>
              <w:spacing w:after="120" w:line="276" w:lineRule="auto"/>
              <w:jc w:val="center"/>
              <w:rPr>
                <w:sz w:val="22"/>
                <w:szCs w:val="22"/>
              </w:rPr>
            </w:pPr>
            <w:del w:id="185" w:author="Ban Kinh tế &amp; Quản lý Hợp đồng" w:date="2026-10-21T15:55:00Z">
              <w:r w:rsidDel="001802CE">
                <w:rPr>
                  <w:rFonts w:ascii="Times New Roman" w:hAnsi="Times New Roman"/>
                  <w:sz w:val="22"/>
                  <w:szCs w:val="22"/>
                </w:rPr>
                <w:delText>11</w:delText>
              </w:r>
            </w:del>
          </w:p>
        </w:tc>
        <w:tc>
          <w:tcPr>
            <w:tcW w:w="2002" w:type="dxa"/>
            <w:tcBorders>
              <w:top w:val="single" w:sz="4" w:space="0" w:color="000000"/>
              <w:left w:val="single" w:sz="4" w:space="0" w:color="000000"/>
              <w:bottom w:val="single" w:sz="4" w:space="0" w:color="000000"/>
              <w:right w:val="single" w:sz="4" w:space="0" w:color="000000"/>
            </w:tcBorders>
            <w:vAlign w:val="center"/>
          </w:tcPr>
          <w:p w14:paraId="556E7186" w14:textId="03FA7DD6" w:rsidR="00A10877" w:rsidRDefault="00F1289A" w:rsidP="00253C84">
            <w:pPr>
              <w:spacing w:after="120" w:line="276" w:lineRule="auto"/>
              <w:rPr>
                <w:sz w:val="22"/>
                <w:szCs w:val="22"/>
              </w:rPr>
            </w:pPr>
            <w:del w:id="186" w:author="Ban Kinh tế &amp; Quản lý Hợp đồng" w:date="2026-10-21T15:55:00Z">
              <w:r w:rsidDel="001802CE">
                <w:rPr>
                  <w:rFonts w:ascii="Times New Roman" w:hAnsi="Times New Roman"/>
                  <w:sz w:val="22"/>
                  <w:szCs w:val="22"/>
                </w:rPr>
                <w:delText>Máy toàn đạc điện tử, máy thủy bình</w:delText>
              </w:r>
            </w:del>
          </w:p>
        </w:tc>
        <w:tc>
          <w:tcPr>
            <w:tcW w:w="2650" w:type="dxa"/>
            <w:tcBorders>
              <w:top w:val="single" w:sz="4" w:space="0" w:color="000000"/>
              <w:left w:val="single" w:sz="4" w:space="0" w:color="000000"/>
              <w:bottom w:val="single" w:sz="4" w:space="0" w:color="000000"/>
              <w:right w:val="single" w:sz="4" w:space="0" w:color="000000"/>
            </w:tcBorders>
            <w:vAlign w:val="center"/>
          </w:tcPr>
          <w:p w14:paraId="09060E68" w14:textId="7BB5AEA9" w:rsidR="00A10877" w:rsidRDefault="00F1289A" w:rsidP="00253C84">
            <w:pPr>
              <w:spacing w:after="120" w:line="276" w:lineRule="auto"/>
              <w:rPr>
                <w:sz w:val="22"/>
                <w:szCs w:val="22"/>
              </w:rPr>
            </w:pPr>
            <w:del w:id="187" w:author="Ban Kinh tế &amp; Quản lý Hợp đồng" w:date="2026-10-21T15:55:00Z">
              <w:r w:rsidDel="001802CE">
                <w:rPr>
                  <w:rFonts w:ascii="Times New Roman" w:hAnsi="Times New Roman"/>
                  <w:sz w:val="22"/>
                  <w:szCs w:val="22"/>
                </w:rPr>
                <w:delText>Độ chính xác góc ≤ 2”; có kiểm định còn hiệu lực</w:delText>
              </w:r>
            </w:del>
          </w:p>
        </w:tc>
        <w:tc>
          <w:tcPr>
            <w:tcW w:w="901" w:type="dxa"/>
            <w:tcBorders>
              <w:top w:val="single" w:sz="4" w:space="0" w:color="000000"/>
              <w:left w:val="single" w:sz="4" w:space="0" w:color="000000"/>
              <w:bottom w:val="single" w:sz="4" w:space="0" w:color="000000"/>
              <w:right w:val="single" w:sz="4" w:space="0" w:color="000000"/>
            </w:tcBorders>
            <w:vAlign w:val="center"/>
          </w:tcPr>
          <w:p w14:paraId="48634E66" w14:textId="1FE3A821" w:rsidR="00A10877" w:rsidRDefault="00F1289A" w:rsidP="00253C84">
            <w:pPr>
              <w:spacing w:after="120" w:line="276" w:lineRule="auto"/>
              <w:jc w:val="center"/>
              <w:rPr>
                <w:sz w:val="22"/>
                <w:szCs w:val="22"/>
              </w:rPr>
            </w:pPr>
            <w:del w:id="188" w:author="Ban Kinh tế &amp; Quản lý Hợp đồng" w:date="2026-10-21T15:55:00Z">
              <w:r w:rsidDel="001802CE">
                <w:rPr>
                  <w:rFonts w:ascii="Times New Roman" w:hAnsi="Times New Roman"/>
                  <w:sz w:val="22"/>
                  <w:szCs w:val="22"/>
                </w:rPr>
                <w:delText>01 toàn đạc, 02 thủy bình</w:delText>
              </w:r>
            </w:del>
          </w:p>
        </w:tc>
        <w:tc>
          <w:tcPr>
            <w:tcW w:w="1398" w:type="dxa"/>
            <w:tcBorders>
              <w:top w:val="single" w:sz="4" w:space="0" w:color="000000"/>
              <w:left w:val="single" w:sz="4" w:space="0" w:color="000000"/>
              <w:bottom w:val="single" w:sz="4" w:space="0" w:color="000000"/>
              <w:right w:val="single" w:sz="4" w:space="0" w:color="000000"/>
            </w:tcBorders>
            <w:vAlign w:val="center"/>
          </w:tcPr>
          <w:p w14:paraId="24C375C0" w14:textId="364C158E" w:rsidR="00A10877" w:rsidRDefault="00F1289A" w:rsidP="00253C84">
            <w:pPr>
              <w:spacing w:after="120" w:line="276" w:lineRule="auto"/>
              <w:rPr>
                <w:sz w:val="22"/>
                <w:szCs w:val="22"/>
              </w:rPr>
            </w:pPr>
            <w:del w:id="189" w:author="Ban Kinh tế &amp; Quản lý Hợp đồng" w:date="2026-10-21T15:55:00Z">
              <w:r w:rsidDel="001802CE">
                <w:rPr>
                  <w:rFonts w:ascii="Times New Roman" w:hAnsi="Times New Roman"/>
                  <w:sz w:val="22"/>
                  <w:szCs w:val="22"/>
                </w:rPr>
                <w:delText>Ngày khởi công</w:delText>
              </w:r>
            </w:del>
          </w:p>
        </w:tc>
        <w:tc>
          <w:tcPr>
            <w:tcW w:w="1671" w:type="dxa"/>
            <w:tcBorders>
              <w:top w:val="single" w:sz="4" w:space="0" w:color="000000"/>
              <w:left w:val="single" w:sz="4" w:space="0" w:color="000000"/>
              <w:bottom w:val="single" w:sz="4" w:space="0" w:color="000000"/>
              <w:right w:val="single" w:sz="4" w:space="0" w:color="000000"/>
            </w:tcBorders>
            <w:vAlign w:val="center"/>
          </w:tcPr>
          <w:p w14:paraId="7989004B" w14:textId="11F670A5" w:rsidR="00A10877" w:rsidRDefault="00F1289A" w:rsidP="00253C84">
            <w:pPr>
              <w:spacing w:after="120" w:line="276" w:lineRule="auto"/>
              <w:rPr>
                <w:sz w:val="22"/>
                <w:szCs w:val="22"/>
              </w:rPr>
            </w:pPr>
            <w:del w:id="190" w:author="Ban Kinh tế &amp; Quản lý Hợp đồng" w:date="2026-10-21T15:55:00Z">
              <w:r w:rsidDel="001802CE">
                <w:rPr>
                  <w:rFonts w:ascii="Times New Roman" w:hAnsi="Times New Roman"/>
                  <w:sz w:val="22"/>
                  <w:szCs w:val="22"/>
                </w:rPr>
                <w:delText>Định vị, kiểm soát cao độ, tọa độ</w:delText>
              </w:r>
            </w:del>
          </w:p>
        </w:tc>
      </w:tr>
      <w:tr w:rsidR="00A10877" w14:paraId="24F488AE" w14:textId="77777777">
        <w:trPr>
          <w:cantSplit/>
        </w:trPr>
        <w:tc>
          <w:tcPr>
            <w:tcW w:w="449" w:type="dxa"/>
            <w:tcBorders>
              <w:top w:val="single" w:sz="4" w:space="0" w:color="000000"/>
              <w:left w:val="single" w:sz="4" w:space="0" w:color="000000"/>
              <w:bottom w:val="single" w:sz="4" w:space="0" w:color="000000"/>
              <w:right w:val="single" w:sz="4" w:space="0" w:color="000000"/>
            </w:tcBorders>
            <w:vAlign w:val="center"/>
          </w:tcPr>
          <w:p w14:paraId="1AAB57A2" w14:textId="77777777" w:rsidR="00A10877" w:rsidRDefault="00F1289A" w:rsidP="00253C84">
            <w:pPr>
              <w:spacing w:after="120" w:line="276" w:lineRule="auto"/>
              <w:jc w:val="center"/>
              <w:rPr>
                <w:sz w:val="22"/>
                <w:szCs w:val="22"/>
              </w:rPr>
            </w:pPr>
            <w:ins w:id="120339" w:author="VNCN E&amp;C" w:date="2026-10-22T09:00:00Z">
              <w:r>
                <w:rPr>
                  <w:rFonts w:ascii="Times New Roman" w:hAnsi="Times New Roman"/>
                  <w:sz w:val="22"/>
                  <w:szCs w:val="22"/>
                </w:rPr>
                <w:t xml:space="preserve">5</w:t>
              </w:r>
            </w:ins>
            <w:del w:id="120340" w:author="VNCN E&amp;C" w:date="2026-10-22T09:00:00Z">
              <w:r>
                <w:rPr>
                  <w:rFonts w:ascii="Times New Roman" w:hAnsi="Times New Roman"/>
                  <w:sz w:val="22"/>
                  <w:szCs w:val="22"/>
                </w:rPr>
                <w:delText xml:space="preserve">12</w:delText>
              </w:r>
            </w:del>
          </w:p>
        </w:tc>
        <w:tc>
          <w:tcPr>
            <w:tcW w:w="2002" w:type="dxa"/>
            <w:tcBorders>
              <w:top w:val="single" w:sz="4" w:space="0" w:color="000000"/>
              <w:left w:val="single" w:sz="4" w:space="0" w:color="000000"/>
              <w:bottom w:val="single" w:sz="4" w:space="0" w:color="000000"/>
              <w:right w:val="single" w:sz="4" w:space="0" w:color="000000"/>
            </w:tcBorders>
            <w:vAlign w:val="center"/>
          </w:tcPr>
          <w:p w14:paraId="3A4DAF07" w14:textId="77777777" w:rsidR="00A10877" w:rsidRDefault="00F1289A" w:rsidP="00253C84">
            <w:pPr>
              <w:spacing w:after="120" w:line="276" w:lineRule="auto"/>
              <w:rPr>
                <w:sz w:val="22"/>
                <w:szCs w:val="22"/>
              </w:rPr>
            </w:pPr>
            <w:ins w:id="120341" w:author="VNCN E&amp;C" w:date="2026-10-22T09:00:00Z">
              <w:r>
                <w:rPr>
                  <w:rFonts w:ascii="Times New Roman" w:hAnsi="Times New Roman"/>
                  <w:sz w:val="22"/>
                  <w:szCs w:val="22"/>
                </w:rPr>
                <w:t xml:space="preserve">Thiết bị phụ</w:t>
              </w:r>
            </w:ins>
            <w:del w:id="120342" w:author="VNCN E&amp;C" w:date="2026-10-22T09:00:00Z">
              <w:r>
                <w:rPr>
                  <w:rFonts w:ascii="Times New Roman" w:hAnsi="Times New Roman"/>
                  <w:sz w:val="22"/>
                  <w:szCs w:val="22"/>
                </w:rPr>
                <w:delText xml:space="preserve">Cầu rửa xe, máy bơm xịt rửa</w:delText>
              </w:r>
            </w:del>
          </w:p>
        </w:tc>
        <w:tc>
          <w:tcPr>
            <w:tcW w:w="2650" w:type="dxa"/>
            <w:tcBorders>
              <w:top w:val="single" w:sz="4" w:space="0" w:color="000000"/>
              <w:left w:val="single" w:sz="4" w:space="0" w:color="000000"/>
              <w:bottom w:val="single" w:sz="4" w:space="0" w:color="000000"/>
              <w:right w:val="single" w:sz="4" w:space="0" w:color="000000"/>
            </w:tcBorders>
            <w:vAlign w:val="center"/>
          </w:tcPr>
          <w:p w14:paraId="51407CD4" w14:textId="77777777" w:rsidR="00A10877" w:rsidRDefault="00F1289A" w:rsidP="00253C84">
            <w:pPr>
              <w:spacing w:after="120" w:line="276" w:lineRule="auto"/>
              <w:rPr>
                <w:sz w:val="22"/>
                <w:szCs w:val="22"/>
              </w:rPr>
            </w:pPr>
            <w:ins w:id="120343" w:author="VNCN E&amp;C" w:date="2026-10-22T09:00:00Z">
              <w:r>
                <w:rPr>
                  <w:rFonts w:ascii="Times New Roman" w:hAnsi="Times New Roman"/>
                  <w:sz w:val="22"/>
                  <w:szCs w:val="22"/>
                </w:rPr>
                <w:t xml:space="preserve">Toàn bộ máy móc, thiết bị, dụng cụ, công cụ khác cần thiết để hoàn thành công việc theo Hợp đồng và biện pháp thi công được duyệt</w:t>
              </w:r>
            </w:ins>
            <w:del w:id="120344" w:author="VNCN E&amp;C" w:date="2026-10-22T09:00:00Z">
              <w:r>
                <w:rPr>
                  <w:rFonts w:ascii="Times New Roman" w:hAnsi="Times New Roman"/>
                  <w:sz w:val="22"/>
                  <w:szCs w:val="22"/>
                </w:rPr>
                <w:delText xml:space="preserve">Đáp ứng yêu cầu vệ sinh môi trường của Dự án</w:delText>
              </w:r>
            </w:del>
          </w:p>
        </w:tc>
        <w:tc>
          <w:tcPr>
            <w:tcW w:w="901" w:type="dxa"/>
            <w:tcBorders>
              <w:top w:val="single" w:sz="4" w:space="0" w:color="000000"/>
              <w:left w:val="single" w:sz="4" w:space="0" w:color="000000"/>
              <w:bottom w:val="single" w:sz="4" w:space="0" w:color="000000"/>
              <w:right w:val="single" w:sz="4" w:space="0" w:color="000000"/>
            </w:tcBorders>
            <w:vAlign w:val="center"/>
          </w:tcPr>
          <w:p w14:paraId="3201B053" w14:textId="77777777" w:rsidR="00A10877" w:rsidRDefault="00F1289A" w:rsidP="00253C84">
            <w:pPr>
              <w:spacing w:after="120" w:line="276" w:lineRule="auto"/>
              <w:jc w:val="center"/>
              <w:rPr>
                <w:sz w:val="22"/>
                <w:szCs w:val="22"/>
              </w:rPr>
            </w:pPr>
            <w:ins w:id="120345" w:author="VNCN E&amp;C" w:date="2026-10-22T09:00:00Z">
              <w:r>
                <w:rPr>
                  <w:rFonts w:ascii="Times New Roman" w:hAnsi="Times New Roman"/>
                  <w:sz w:val="22"/>
                  <w:szCs w:val="22"/>
                </w:rPr>
                <w:t xml:space="preserve">Đầy đủ theo biện pháp thi công được duyệt và yêu cầu của Bên A</w:t>
              </w:r>
            </w:ins>
            <w:del w:id="120346" w:author="VNCN E&amp;C" w:date="2026-10-22T09:00:00Z">
              <w:r>
                <w:rPr>
                  <w:rFonts w:ascii="Times New Roman" w:hAnsi="Times New Roman"/>
                  <w:sz w:val="22"/>
                  <w:szCs w:val="22"/>
                </w:rPr>
                <w:delText xml:space="preserve">01 bộ tại mỗi cổng ra vào</w:delText>
              </w:r>
            </w:del>
          </w:p>
        </w:tc>
        <w:tc>
          <w:tcPr>
            <w:tcW w:w="1398" w:type="dxa"/>
            <w:tcBorders>
              <w:top w:val="single" w:sz="4" w:space="0" w:color="000000"/>
              <w:left w:val="single" w:sz="4" w:space="0" w:color="000000"/>
              <w:bottom w:val="single" w:sz="4" w:space="0" w:color="000000"/>
              <w:right w:val="single" w:sz="4" w:space="0" w:color="000000"/>
            </w:tcBorders>
            <w:vAlign w:val="center"/>
          </w:tcPr>
          <w:p w14:paraId="05D63BCB" w14:textId="77777777" w:rsidR="00A10877" w:rsidRDefault="00F1289A" w:rsidP="00253C84">
            <w:pPr>
              <w:spacing w:after="120" w:line="276" w:lineRule="auto"/>
              <w:rPr>
                <w:sz w:val="22"/>
                <w:szCs w:val="22"/>
              </w:rPr>
            </w:pPr>
            <w:ins w:id="120347" w:author="VNCN E&amp;C" w:date="2026-10-22T09:00:00Z">
              <w:r>
                <w:rPr>
                  <w:rFonts w:ascii="Times New Roman" w:hAnsi="Times New Roman"/>
                  <w:sz w:val="22"/>
                  <w:szCs w:val="22"/>
                </w:rPr>
                <w:t xml:space="preserve">Theo tiến độ</w:t>
              </w:r>
            </w:ins>
            <w:del w:id="120348" w:author="VNCN E&amp;C" w:date="2026-10-22T09:00:00Z">
              <w:r>
                <w:rPr>
                  <w:rFonts w:ascii="Times New Roman" w:hAnsi="Times New Roman"/>
                  <w:sz w:val="22"/>
                  <w:szCs w:val="22"/>
                </w:rPr>
                <w:delText xml:space="preserve">Ngày khởi công</w:delText>
              </w:r>
            </w:del>
          </w:p>
        </w:tc>
        <w:tc>
          <w:tcPr>
            <w:tcW w:w="1671" w:type="dxa"/>
            <w:tcBorders>
              <w:top w:val="single" w:sz="4" w:space="0" w:color="000000"/>
              <w:left w:val="single" w:sz="4" w:space="0" w:color="000000"/>
              <w:bottom w:val="single" w:sz="4" w:space="0" w:color="000000"/>
              <w:right w:val="single" w:sz="4" w:space="0" w:color="000000"/>
            </w:tcBorders>
            <w:vAlign w:val="center"/>
          </w:tcPr>
          <w:p w14:paraId="06C093D8" w14:textId="77777777" w:rsidR="00A10877" w:rsidRDefault="00F1289A" w:rsidP="00253C84">
            <w:pPr>
              <w:spacing w:after="120" w:line="276" w:lineRule="auto"/>
              <w:rPr>
                <w:sz w:val="22"/>
                <w:szCs w:val="22"/>
              </w:rPr>
            </w:pPr>
            <w:ins w:id="120349" w:author="VNCN E&amp;C" w:date="2026-10-22T09:00:00Z">
              <w:r>
                <w:rPr>
                  <w:rFonts w:ascii="Times New Roman" w:hAnsi="Times New Roman"/>
                  <w:sz w:val="22"/>
                  <w:szCs w:val="22"/>
                </w:rPr>
                <w:t xml:space="preserve">Toàn bộ công việc của Hợp đồng</w:t>
              </w:r>
            </w:ins>
            <w:del w:id="120350" w:author="VNCN E&amp;C" w:date="2026-10-22T09:00:00Z">
              <w:r>
                <w:rPr>
                  <w:rFonts w:ascii="Times New Roman" w:hAnsi="Times New Roman"/>
                  <w:sz w:val="22"/>
                  <w:szCs w:val="22"/>
                </w:rPr>
                <w:delText xml:space="preserve">Rửa xe toàn Công trường, kể cả xe phục vụ đào đất</w:delText>
              </w:r>
            </w:del>
          </w:p>
        </w:tc>
      </w:tr>
    </w:tbl>
    <w:p w14:paraId="542C526D" w14:textId="77777777" w:rsidR="00A10877" w:rsidRDefault="00F1289A" w:rsidP="00253C84">
      <w:pPr>
        <w:spacing w:after="120" w:line="276" w:lineRule="auto"/>
        <w:jc w:val="both"/>
      </w:pPr>
      <w:r>
        <w:rPr>
          <w:rFonts w:ascii="Times New Roman" w:hAnsi="Times New Roman"/>
          <w:i/>
          <w:iCs/>
          <w:sz w:val="26"/>
          <w:szCs w:val="26"/>
        </w:rPr>
        <w:t>Ghi chú: Thông số, số lượng bôi vàng là đề xuất; Bên B phải xác nhận theo biện pháp thi công được phê duyệt trước khi ký Hợp đồng.</w:t>
      </w:r>
    </w:p>
    <w:p w14:paraId="3B4C66B2" w14:textId="77777777" w:rsidR="001B4D5A" w:rsidRDefault="001B4D5A" w:rsidP="00CB7C47">
      <w:pPr>
        <w:spacing w:after="120" w:line="276" w:lineRule="auto"/>
        <w:rPr>
          <w:rFonts w:ascii="Times New Roman" w:hAnsi="Times New Roman"/>
          <w:b/>
          <w:bCs/>
          <w:sz w:val="26"/>
          <w:szCs w:val="26"/>
          <w:highlight w:val="yellow"/>
        </w:rPr>
      </w:pPr>
    </w:p>
    <w:p w14:paraId="4DA16720" w14:textId="2F7BCBF6" w:rsidR="00A10877" w:rsidRDefault="00F1289A" w:rsidP="00253C84">
      <w:pPr>
        <w:spacing w:after="120" w:line="276" w:lineRule="auto"/>
        <w:jc w:val="center"/>
        <w:rPr>
          <w:rFonts w:ascii="Times New Roman" w:hAnsi="Times New Roman"/>
          <w:b/>
          <w:bCs/>
          <w:sz w:val="26"/>
          <w:szCs w:val="26"/>
          <w:highlight w:val="yellow"/>
        </w:rPr>
      </w:pPr>
      <w:r>
        <w:rPr>
          <w:rFonts w:ascii="Times New Roman" w:hAnsi="Times New Roman"/>
          <w:b/>
          <w:bCs/>
          <w:sz w:val="26"/>
          <w:szCs w:val="26"/>
          <w:highlight w:val="yellow"/>
        </w:rPr>
        <w:t>BIỂU 05</w:t>
      </w:r>
    </w:p>
    <w:p w14:paraId="43FE1256" w14:textId="77777777" w:rsidR="00A10877" w:rsidRDefault="00F1289A" w:rsidP="00253C84">
      <w:pPr>
        <w:spacing w:after="120" w:line="276" w:lineRule="auto"/>
        <w:jc w:val="center"/>
        <w:rPr>
          <w:rFonts w:ascii="Times New Roman" w:hAnsi="Times New Roman"/>
          <w:b/>
          <w:bCs/>
          <w:spacing w:val="-4"/>
          <w:sz w:val="26"/>
          <w:szCs w:val="26"/>
          <w:highlight w:val="yellow"/>
        </w:rPr>
      </w:pPr>
      <w:r>
        <w:rPr>
          <w:rFonts w:ascii="Times New Roman" w:hAnsi="Times New Roman"/>
          <w:b/>
          <w:bCs/>
          <w:spacing w:val="-4"/>
          <w:sz w:val="26"/>
          <w:szCs w:val="26"/>
          <w:highlight w:val="yellow"/>
          <w:lang w:val="vi-VN"/>
        </w:rPr>
        <w:t xml:space="preserve"> </w:t>
      </w:r>
      <w:r>
        <w:rPr>
          <w:rFonts w:ascii="Times New Roman" w:hAnsi="Times New Roman"/>
          <w:b/>
          <w:bCs/>
          <w:spacing w:val="-4"/>
          <w:sz w:val="26"/>
          <w:szCs w:val="26"/>
          <w:highlight w:val="yellow"/>
        </w:rPr>
        <w:t>MỨC PHẠT DO VI PHẠM AN TOÀN. BẢO VỆ MÔI TRƯỜNG. NỘI QUY CÔNG TRƯỜNG</w:t>
      </w:r>
    </w:p>
    <w:p w14:paraId="051253AC" w14:textId="7549ACCD" w:rsidR="00A10877" w:rsidRDefault="00F1289A" w:rsidP="00253C84">
      <w:pPr>
        <w:spacing w:after="120" w:line="276" w:lineRule="auto"/>
        <w:jc w:val="center"/>
        <w:rPr>
          <w:rFonts w:ascii="Times New Roman" w:hAnsi="Times New Roman"/>
          <w:bCs/>
          <w:i/>
          <w:sz w:val="26"/>
          <w:szCs w:val="26"/>
          <w:lang w:val="nl-NL"/>
        </w:rPr>
      </w:pPr>
      <w:r>
        <w:rPr>
          <w:rFonts w:ascii="Times New Roman" w:hAnsi="Times New Roman"/>
          <w:bCs/>
          <w:i/>
          <w:sz w:val="26"/>
          <w:szCs w:val="26"/>
          <w:highlight w:val="yellow"/>
          <w:lang w:val="nl-NL"/>
        </w:rPr>
        <w:t>(Kèm theo hợp đồng số……..…/</w:t>
      </w:r>
      <w:r w:rsidR="005740C8">
        <w:rPr>
          <w:rFonts w:ascii="Times New Roman" w:hAnsi="Times New Roman"/>
          <w:bCs/>
          <w:i/>
          <w:sz w:val="26"/>
          <w:szCs w:val="26"/>
          <w:highlight w:val="yellow"/>
          <w:lang w:val="nl-NL"/>
        </w:rPr>
        <w:t>2026/HĐXD/VNCNEC-PHC</w:t>
      </w:r>
      <w:r>
        <w:rPr>
          <w:rFonts w:ascii="Times New Roman" w:hAnsi="Times New Roman"/>
          <w:bCs/>
          <w:i/>
          <w:sz w:val="26"/>
          <w:szCs w:val="26"/>
          <w:highlight w:val="yellow"/>
          <w:lang w:val="nl-NL"/>
        </w:rPr>
        <w:t xml:space="preserve"> ngày……tháng……năm 2026)</w:t>
      </w:r>
    </w:p>
    <w:tbl>
      <w:tblPr>
        <w:tblW w:w="9066" w:type="dxa"/>
        <w:tblInd w:w="137" w:type="dxa"/>
        <w:tblLayout w:type="fixed"/>
        <w:tblLook w:val="04A0" w:firstRow="1" w:lastRow="0" w:firstColumn="1" w:lastColumn="0" w:noHBand="0" w:noVBand="1"/>
      </w:tblPr>
      <w:tblGrid>
        <w:gridCol w:w="666"/>
        <w:gridCol w:w="5818"/>
        <w:gridCol w:w="2582"/>
      </w:tblGrid>
      <w:tr w:rsidR="00A10877" w14:paraId="5D871FD5" w14:textId="77777777">
        <w:trPr>
          <w:tblHeader/>
        </w:trPr>
        <w:tc>
          <w:tcPr>
            <w:tcW w:w="666" w:type="dxa"/>
            <w:tcBorders>
              <w:top w:val="single" w:sz="4" w:space="0" w:color="000000"/>
              <w:left w:val="single" w:sz="4" w:space="0" w:color="000000"/>
              <w:bottom w:val="single" w:sz="4" w:space="0" w:color="000000"/>
              <w:right w:val="single" w:sz="4" w:space="0" w:color="000000"/>
            </w:tcBorders>
            <w:vAlign w:val="center"/>
          </w:tcPr>
          <w:p w14:paraId="2B20AC93" w14:textId="77777777" w:rsidR="00A10877" w:rsidRDefault="00F1289A" w:rsidP="00253C84">
            <w:pPr>
              <w:spacing w:after="120" w:line="276" w:lineRule="auto"/>
              <w:jc w:val="center"/>
              <w:rPr>
                <w:rFonts w:ascii="Times New Roman" w:hAnsi="Times New Roman"/>
                <w:color w:val="000000" w:themeColor="text1"/>
                <w:sz w:val="22"/>
                <w:szCs w:val="22"/>
              </w:rPr>
            </w:pPr>
            <w:r>
              <w:rPr>
                <w:rFonts w:ascii="Times New Roman" w:hAnsi="Times New Roman"/>
                <w:b/>
                <w:bCs/>
                <w:color w:val="000000" w:themeColor="text1"/>
                <w:sz w:val="22"/>
                <w:szCs w:val="22"/>
              </w:rPr>
              <w:t>TT</w:t>
            </w:r>
          </w:p>
        </w:tc>
        <w:tc>
          <w:tcPr>
            <w:tcW w:w="5818" w:type="dxa"/>
            <w:tcBorders>
              <w:top w:val="single" w:sz="4" w:space="0" w:color="000000"/>
              <w:left w:val="single" w:sz="4" w:space="0" w:color="000000"/>
              <w:bottom w:val="single" w:sz="4" w:space="0" w:color="000000"/>
              <w:right w:val="single" w:sz="4" w:space="0" w:color="000000"/>
            </w:tcBorders>
            <w:vAlign w:val="center"/>
          </w:tcPr>
          <w:p w14:paraId="1F895AFF" w14:textId="77777777" w:rsidR="00A10877" w:rsidRDefault="00F1289A" w:rsidP="00253C84">
            <w:pPr>
              <w:spacing w:after="120" w:line="276" w:lineRule="auto"/>
              <w:jc w:val="center"/>
              <w:rPr>
                <w:rFonts w:ascii="Times New Roman" w:hAnsi="Times New Roman"/>
                <w:color w:val="000000" w:themeColor="text1"/>
                <w:sz w:val="22"/>
                <w:szCs w:val="22"/>
              </w:rPr>
            </w:pPr>
            <w:r>
              <w:rPr>
                <w:rFonts w:ascii="Times New Roman" w:hAnsi="Times New Roman"/>
                <w:b/>
                <w:bCs/>
                <w:color w:val="000000" w:themeColor="text1"/>
                <w:sz w:val="22"/>
                <w:szCs w:val="22"/>
              </w:rPr>
              <w:t>Các trường hợp vi phạm</w:t>
            </w:r>
          </w:p>
        </w:tc>
        <w:tc>
          <w:tcPr>
            <w:tcW w:w="2582" w:type="dxa"/>
            <w:tcBorders>
              <w:top w:val="single" w:sz="4" w:space="0" w:color="000000"/>
              <w:left w:val="single" w:sz="4" w:space="0" w:color="000000"/>
              <w:bottom w:val="single" w:sz="4" w:space="0" w:color="000000"/>
              <w:right w:val="single" w:sz="4" w:space="0" w:color="000000"/>
            </w:tcBorders>
            <w:vAlign w:val="center"/>
          </w:tcPr>
          <w:p w14:paraId="7374A912" w14:textId="5E9F322E" w:rsidR="00A10877" w:rsidRDefault="00F1289A" w:rsidP="00253C84">
            <w:pPr>
              <w:spacing w:after="120" w:line="276" w:lineRule="auto"/>
              <w:jc w:val="center"/>
              <w:rPr>
                <w:rFonts w:ascii="Times New Roman" w:hAnsi="Times New Roman"/>
                <w:b/>
                <w:bCs/>
                <w:color w:val="000000" w:themeColor="text1"/>
                <w:spacing w:val="-2"/>
                <w:sz w:val="22"/>
                <w:szCs w:val="22"/>
              </w:rPr>
            </w:pPr>
            <w:r>
              <w:rPr>
                <w:rFonts w:ascii="Times New Roman" w:hAnsi="Times New Roman"/>
                <w:b/>
                <w:bCs/>
                <w:color w:val="000000" w:themeColor="text1"/>
                <w:spacing w:val="-2"/>
                <w:sz w:val="22"/>
                <w:szCs w:val="22"/>
              </w:rPr>
              <w:t xml:space="preserve">Mức tiền phạt (VND)/ 1 lần vi phạm</w:t>
            </w:r>
            <w:ins w:id="120352" w:author="Ban Kinh tế &amp; Quản lý Hợp đồng" w:date="2026-10-21T15:56:00Z">
              <w:del w:id="120351" w:author="VNCN E&amp;C" w:date="2026-10-22T09:00:00Z">
                <w:r>
                  <w:rPr>
                    <w:rFonts w:ascii="Times New Roman" w:hAnsi="Times New Roman"/>
                    <w:b/>
                    <w:bCs/>
                    <w:color w:val="000000" w:themeColor="text1"/>
                    <w:spacing w:val="-2"/>
                    <w:sz w:val="22"/>
                    <w:szCs w:val="22"/>
                  </w:rPr>
                  <w:delText xml:space="preserve"> (nhắc nhở lần 1, áp dụng từ lần thứ 2 trở đi)</w:delText>
                </w:r>
              </w:del>
            </w:ins>
          </w:p>
        </w:tc>
      </w:tr>
      <w:tr w:rsidR="00A10877" w14:paraId="4C134EF2" w14:textId="77777777">
        <w:tc>
          <w:tcPr>
            <w:tcW w:w="666" w:type="dxa"/>
            <w:tcBorders>
              <w:top w:val="single" w:sz="4" w:space="0" w:color="000000"/>
              <w:left w:val="single" w:sz="4" w:space="0" w:color="000000"/>
              <w:bottom w:val="single" w:sz="4" w:space="0" w:color="000000"/>
              <w:right w:val="single" w:sz="4" w:space="0" w:color="000000"/>
            </w:tcBorders>
            <w:vAlign w:val="center"/>
          </w:tcPr>
          <w:p w14:paraId="23DD17CE" w14:textId="77777777" w:rsidR="00A10877" w:rsidRDefault="00A10877" w:rsidP="00253C84">
            <w:pPr>
              <w:pStyle w:val="ListParagraph"/>
              <w:widowControl w:val="0"/>
              <w:numPr>
                <w:ilvl w:val="0"/>
                <w:numId w:val="19"/>
              </w:numPr>
              <w:spacing w:after="120"/>
              <w:ind w:left="0" w:firstLine="0"/>
              <w:contextualSpacing w:val="0"/>
              <w:jc w:val="center"/>
              <w:rPr>
                <w:rFonts w:ascii="Times New Roman" w:hAnsi="Times New Roman"/>
                <w:color w:val="000000" w:themeColor="text1"/>
              </w:rPr>
            </w:pPr>
          </w:p>
        </w:tc>
        <w:tc>
          <w:tcPr>
            <w:tcW w:w="5818" w:type="dxa"/>
            <w:tcBorders>
              <w:top w:val="single" w:sz="4" w:space="0" w:color="000000"/>
              <w:left w:val="single" w:sz="4" w:space="0" w:color="000000"/>
              <w:bottom w:val="single" w:sz="4" w:space="0" w:color="000000"/>
              <w:right w:val="single" w:sz="4" w:space="0" w:color="000000"/>
            </w:tcBorders>
            <w:vAlign w:val="center"/>
          </w:tcPr>
          <w:p w14:paraId="73E7031D" w14:textId="77777777" w:rsidR="00A10877" w:rsidRDefault="00F1289A" w:rsidP="00253C84">
            <w:pPr>
              <w:spacing w:after="120" w:line="276" w:lineRule="auto"/>
              <w:jc w:val="both"/>
              <w:rPr>
                <w:rFonts w:ascii="Times New Roman" w:hAnsi="Times New Roman"/>
                <w:color w:val="000000" w:themeColor="text1"/>
                <w:sz w:val="22"/>
                <w:szCs w:val="22"/>
              </w:rPr>
            </w:pPr>
            <w:r>
              <w:rPr>
                <w:rFonts w:ascii="Times New Roman" w:hAnsi="Times New Roman"/>
                <w:bCs/>
                <w:color w:val="000000" w:themeColor="text1"/>
                <w:sz w:val="22"/>
                <w:szCs w:val="22"/>
              </w:rPr>
              <w:t>Không trang bị đầy đủ các bảo hộ lao động</w:t>
            </w:r>
            <w:r>
              <w:rPr>
                <w:rFonts w:ascii="Times New Roman" w:hAnsi="Times New Roman"/>
                <w:bCs/>
                <w:color w:val="000000" w:themeColor="text1"/>
                <w:spacing w:val="-1"/>
                <w:sz w:val="22"/>
                <w:szCs w:val="22"/>
              </w:rPr>
              <w:t xml:space="preserve"> theo quy định hiện hành</w:t>
            </w:r>
          </w:p>
        </w:tc>
        <w:tc>
          <w:tcPr>
            <w:tcW w:w="2582" w:type="dxa"/>
            <w:tcBorders>
              <w:top w:val="single" w:sz="4" w:space="0" w:color="000000"/>
              <w:left w:val="single" w:sz="4" w:space="0" w:color="000000"/>
              <w:bottom w:val="single" w:sz="4" w:space="0" w:color="000000"/>
              <w:right w:val="single" w:sz="4" w:space="0" w:color="000000"/>
            </w:tcBorders>
            <w:vAlign w:val="center"/>
          </w:tcPr>
          <w:p w14:paraId="006F621B" w14:textId="4FC842A2" w:rsidR="00A10877" w:rsidRDefault="00F1289A" w:rsidP="00253C84">
            <w:pPr>
              <w:spacing w:after="120" w:line="276" w:lineRule="auto"/>
              <w:jc w:val="center"/>
              <w:rPr>
                <w:rFonts w:ascii="Times New Roman" w:hAnsi="Times New Roman"/>
                <w:color w:val="000000" w:themeColor="text1"/>
                <w:sz w:val="22"/>
                <w:szCs w:val="22"/>
              </w:rPr>
            </w:pPr>
            <w:del w:id="192" w:author="Ban Kinh tế &amp; Quản lý Hợp đồng" w:date="2026-10-21T15:55:00Z">
              <w:r w:rsidDel="00EA2F3C">
                <w:rPr>
                  <w:rFonts w:ascii="Times New Roman" w:hAnsi="Times New Roman"/>
                  <w:color w:val="000000" w:themeColor="text1"/>
                  <w:sz w:val="22"/>
                  <w:szCs w:val="22"/>
                </w:rPr>
                <w:delText>1.0</w:delText>
              </w:r>
            </w:del>
            <w:ins w:id="120353" w:author="VNCN E&amp;C" w:date="2026-10-22T09:00:00Z">
              <w:r>
                <w:rPr>
                  <w:rFonts w:ascii="Times New Roman" w:hAnsi="Times New Roman"/>
                  <w:color w:val="000000" w:themeColor="text1"/>
                  <w:sz w:val="22"/>
                  <w:szCs w:val="22"/>
                </w:rPr>
                <w:t xml:space="preserve">1</w:t>
              </w:r>
            </w:ins>
            <w:ins w:id="120355" w:author="Ban Kinh tế &amp; Quản lý Hợp đồng" w:date="2026-10-21T15:55:00Z">
              <w:del w:id="120354" w:author="VNCN E&amp;C" w:date="2026-10-22T09:00:00Z">
                <w:r>
                  <w:rPr>
                    <w:rFonts w:ascii="Times New Roman" w:hAnsi="Times New Roman"/>
                    <w:color w:val="000000" w:themeColor="text1"/>
                    <w:sz w:val="22"/>
                    <w:szCs w:val="22"/>
                  </w:rPr>
                  <w:delText xml:space="preserve">5</w:delText>
                </w:r>
              </w:del>
            </w:ins>
            <w:del w:id="120356" w:author="VNCN E&amp;C" w:date="2026-10-22T09:00:00Z">
              <w:r>
                <w:rPr>
                  <w:rFonts w:ascii="Times New Roman" w:hAnsi="Times New Roman"/>
                  <w:color w:val="000000" w:themeColor="text1"/>
                  <w:sz w:val="22"/>
                  <w:szCs w:val="22"/>
                </w:rPr>
                <w:delText xml:space="preserve">00</w:delText>
              </w:r>
            </w:del>
            <w:r>
              <w:rPr>
                <w:rFonts w:ascii="Times New Roman" w:hAnsi="Times New Roman"/>
                <w:color w:val="000000" w:themeColor="text1"/>
                <w:sz w:val="22"/>
                <w:szCs w:val="22"/>
              </w:rPr>
              <w:t xml:space="preserve">.000</w:t>
            </w:r>
            <w:ins w:id="120357" w:author="VNCN E&amp;C" w:date="2026-10-22T09:00:00Z">
              <w:r>
                <w:rPr>
                  <w:rFonts w:ascii="Times New Roman" w:hAnsi="Times New Roman"/>
                  <w:color w:val="000000" w:themeColor="text1"/>
                  <w:sz w:val="22"/>
                  <w:szCs w:val="22"/>
                </w:rPr>
                <w:t xml:space="preserve">.000</w:t>
              </w:r>
            </w:ins>
          </w:p>
        </w:tc>
      </w:tr>
      <w:tr w:rsidR="00A10877" w14:paraId="000DC2BA" w14:textId="77777777">
        <w:tc>
          <w:tcPr>
            <w:tcW w:w="666" w:type="dxa"/>
            <w:tcBorders>
              <w:top w:val="single" w:sz="4" w:space="0" w:color="000000"/>
              <w:left w:val="single" w:sz="4" w:space="0" w:color="000000"/>
              <w:bottom w:val="single" w:sz="4" w:space="0" w:color="000000"/>
              <w:right w:val="single" w:sz="4" w:space="0" w:color="000000"/>
            </w:tcBorders>
            <w:vAlign w:val="center"/>
          </w:tcPr>
          <w:p w14:paraId="1BC8690B" w14:textId="77777777" w:rsidR="00A10877" w:rsidRDefault="00A10877" w:rsidP="00253C84">
            <w:pPr>
              <w:pStyle w:val="ListParagraph"/>
              <w:widowControl w:val="0"/>
              <w:numPr>
                <w:ilvl w:val="0"/>
                <w:numId w:val="19"/>
              </w:numPr>
              <w:spacing w:after="120"/>
              <w:ind w:left="0" w:firstLine="0"/>
              <w:contextualSpacing w:val="0"/>
              <w:jc w:val="center"/>
              <w:rPr>
                <w:rFonts w:ascii="Times New Roman" w:hAnsi="Times New Roman"/>
                <w:color w:val="000000" w:themeColor="text1"/>
              </w:rPr>
            </w:pPr>
          </w:p>
        </w:tc>
        <w:tc>
          <w:tcPr>
            <w:tcW w:w="5818" w:type="dxa"/>
            <w:tcBorders>
              <w:top w:val="single" w:sz="4" w:space="0" w:color="000000"/>
              <w:left w:val="single" w:sz="4" w:space="0" w:color="000000"/>
              <w:bottom w:val="single" w:sz="4" w:space="0" w:color="000000"/>
              <w:right w:val="single" w:sz="4" w:space="0" w:color="000000"/>
            </w:tcBorders>
            <w:vAlign w:val="center"/>
          </w:tcPr>
          <w:p w14:paraId="727282BD" w14:textId="50B128DA" w:rsidR="00A10877" w:rsidRDefault="00F1289A" w:rsidP="00253C84">
            <w:pPr>
              <w:spacing w:after="120" w:line="276" w:lineRule="auto"/>
              <w:jc w:val="both"/>
              <w:rPr>
                <w:rFonts w:ascii="Times New Roman" w:hAnsi="Times New Roman"/>
                <w:color w:val="000000" w:themeColor="text1"/>
                <w:sz w:val="22"/>
                <w:szCs w:val="22"/>
              </w:rPr>
            </w:pPr>
            <w:r>
              <w:rPr>
                <w:rFonts w:ascii="Times New Roman" w:hAnsi="Times New Roman"/>
                <w:bCs/>
                <w:color w:val="000000" w:themeColor="text1"/>
                <w:sz w:val="22"/>
                <w:szCs w:val="22"/>
              </w:rPr>
              <w:t xml:space="preserve">Không thực hiện đầy đủ các biện pháp bảo đảm an toàn theo quy định hiện hành khi làm</w:t>
            </w:r>
            <w:r>
              <w:rPr>
                <w:rFonts w:ascii="Times New Roman" w:hAnsi="Times New Roman"/>
                <w:bCs/>
                <w:color w:val="000000" w:themeColor="text1"/>
                <w:spacing w:val="-3"/>
                <w:sz w:val="22"/>
                <w:szCs w:val="22"/>
              </w:rPr>
              <w:t xml:space="preserve"> </w:t>
            </w:r>
            <w:r>
              <w:rPr>
                <w:rFonts w:ascii="Times New Roman" w:hAnsi="Times New Roman"/>
                <w:bCs/>
                <w:color w:val="000000" w:themeColor="text1"/>
                <w:sz w:val="22"/>
                <w:szCs w:val="22"/>
              </w:rPr>
              <w:t xml:space="preserve">việc </w:t>
            </w:r>
            <w:r>
              <w:rPr>
                <w:rFonts w:ascii="Times New Roman" w:hAnsi="Times New Roman"/>
                <w:bCs/>
                <w:color w:val="000000" w:themeColor="text1"/>
                <w:spacing w:val="1"/>
                <w:sz w:val="22"/>
                <w:szCs w:val="22"/>
              </w:rPr>
              <w:t xml:space="preserve">tr</w:t>
            </w:r>
            <w:r>
              <w:rPr>
                <w:rFonts w:ascii="Times New Roman" w:hAnsi="Times New Roman"/>
                <w:bCs/>
                <w:color w:val="000000" w:themeColor="text1"/>
                <w:sz w:val="22"/>
                <w:szCs w:val="22"/>
              </w:rPr>
              <w:t xml:space="preserve">ên</w:t>
            </w:r>
            <w:r>
              <w:rPr>
                <w:rFonts w:ascii="Times New Roman" w:hAnsi="Times New Roman"/>
                <w:bCs/>
                <w:color w:val="000000" w:themeColor="text1"/>
                <w:spacing w:val="-3"/>
                <w:sz w:val="22"/>
                <w:szCs w:val="22"/>
              </w:rPr>
              <w:t xml:space="preserve"> </w:t>
            </w:r>
            <w:r>
              <w:rPr>
                <w:rFonts w:ascii="Times New Roman" w:hAnsi="Times New Roman"/>
                <w:bCs/>
                <w:color w:val="000000" w:themeColor="text1"/>
                <w:spacing w:val="1"/>
                <w:sz w:val="22"/>
                <w:szCs w:val="22"/>
              </w:rPr>
              <w:t xml:space="preserve">c</w:t>
            </w:r>
            <w:r>
              <w:rPr>
                <w:rFonts w:ascii="Times New Roman" w:hAnsi="Times New Roman"/>
                <w:bCs/>
                <w:color w:val="000000" w:themeColor="text1"/>
                <w:sz w:val="22"/>
                <w:szCs w:val="22"/>
              </w:rPr>
              <w:t xml:space="preserve">ao. </w:t>
            </w:r>
            <w:del w:id="194" w:author="Ban Kinh tế &amp; Quản lý Hợp đồng" w:date="2026-10-21T15:56:00Z">
              <w:r w:rsidDel="00EA2F3C">
                <w:rPr>
                  <w:rFonts w:ascii="Times New Roman" w:hAnsi="Times New Roman"/>
                  <w:bCs/>
                  <w:color w:val="000000" w:themeColor="text1"/>
                  <w:sz w:val="22"/>
                  <w:szCs w:val="22"/>
                </w:rPr>
                <w:delText>dưới nước</w:delText>
              </w:r>
            </w:del>
            <w:ins w:id="120358" w:author="VNCN E&amp;C" w:date="2026-10-22T09:00:00Z">
              <w:r>
                <w:rPr>
                  <w:rFonts w:ascii="Times New Roman" w:hAnsi="Times New Roman"/>
                  <w:bCs/>
                  <w:color w:val="000000" w:themeColor="text1"/>
                  <w:sz w:val="22"/>
                  <w:szCs w:val="22"/>
                </w:rPr>
                <w:t xml:space="preserve">dưới nước</w:t>
              </w:r>
            </w:ins>
          </w:p>
        </w:tc>
        <w:tc>
          <w:tcPr>
            <w:tcW w:w="2582" w:type="dxa"/>
            <w:tcBorders>
              <w:top w:val="single" w:sz="4" w:space="0" w:color="000000"/>
              <w:left w:val="single" w:sz="4" w:space="0" w:color="000000"/>
              <w:bottom w:val="single" w:sz="4" w:space="0" w:color="000000"/>
              <w:right w:val="single" w:sz="4" w:space="0" w:color="000000"/>
            </w:tcBorders>
            <w:vAlign w:val="center"/>
          </w:tcPr>
          <w:p w14:paraId="2E0E9242" w14:textId="2FAAAD59" w:rsidR="00A10877" w:rsidRDefault="00F1289A" w:rsidP="00253C84">
            <w:pPr>
              <w:spacing w:after="120" w:line="276" w:lineRule="auto"/>
              <w:jc w:val="center"/>
              <w:rPr>
                <w:rFonts w:ascii="Times New Roman" w:hAnsi="Times New Roman"/>
                <w:color w:val="000000" w:themeColor="text1"/>
                <w:sz w:val="22"/>
                <w:szCs w:val="22"/>
              </w:rPr>
            </w:pPr>
            <w:del w:id="195" w:author="Ban Kinh tế &amp; Quản lý Hợp đồng" w:date="2026-10-21T15:58:00Z">
              <w:r w:rsidDel="001375EF">
                <w:rPr>
                  <w:rFonts w:ascii="Times New Roman" w:hAnsi="Times New Roman"/>
                  <w:color w:val="000000" w:themeColor="text1"/>
                  <w:sz w:val="22"/>
                  <w:szCs w:val="22"/>
                </w:rPr>
                <w:delText>2</w:delText>
              </w:r>
            </w:del>
            <w:ins w:id="120359" w:author="VNCN E&amp;C" w:date="2026-10-22T09:00:00Z">
              <w:r>
                <w:rPr>
                  <w:rFonts w:ascii="Times New Roman" w:hAnsi="Times New Roman"/>
                  <w:color w:val="000000" w:themeColor="text1"/>
                  <w:sz w:val="22"/>
                  <w:szCs w:val="22"/>
                </w:rPr>
                <w:t xml:space="preserve">2</w:t>
              </w:r>
            </w:ins>
            <w:ins w:id="120361" w:author="Ban Kinh tế &amp; Quản lý Hợp đồng" w:date="2026-10-21T15:58:00Z">
              <w:del w:id="120360" w:author="VNCN E&amp;C" w:date="2026-10-22T09:00:00Z">
                <w:r>
                  <w:rPr>
                    <w:rFonts w:ascii="Times New Roman" w:hAnsi="Times New Roman"/>
                    <w:color w:val="000000" w:themeColor="text1"/>
                    <w:sz w:val="22"/>
                    <w:szCs w:val="22"/>
                  </w:rPr>
                  <w:delText xml:space="preserve">1</w:delText>
                </w:r>
              </w:del>
            </w:ins>
            <w:r>
              <w:rPr>
                <w:rFonts w:ascii="Times New Roman" w:hAnsi="Times New Roman"/>
                <w:color w:val="000000" w:themeColor="text1"/>
                <w:sz w:val="22"/>
                <w:szCs w:val="22"/>
              </w:rPr>
              <w:t xml:space="preserve">.000.000</w:t>
            </w:r>
          </w:p>
        </w:tc>
      </w:tr>
      <w:tr w:rsidR="00A10877" w14:paraId="70EB7AD8" w14:textId="77777777">
        <w:tc>
          <w:tcPr>
            <w:tcW w:w="666" w:type="dxa"/>
            <w:tcBorders>
              <w:top w:val="single" w:sz="4" w:space="0" w:color="000000"/>
              <w:left w:val="single" w:sz="4" w:space="0" w:color="000000"/>
              <w:bottom w:val="single" w:sz="4" w:space="0" w:color="000000"/>
              <w:right w:val="single" w:sz="4" w:space="0" w:color="000000"/>
            </w:tcBorders>
            <w:vAlign w:val="center"/>
          </w:tcPr>
          <w:p w14:paraId="2AF3F765" w14:textId="77777777" w:rsidR="00A10877" w:rsidRDefault="00A10877" w:rsidP="00253C84">
            <w:pPr>
              <w:pStyle w:val="ListParagraph"/>
              <w:widowControl w:val="0"/>
              <w:numPr>
                <w:ilvl w:val="0"/>
                <w:numId w:val="19"/>
              </w:numPr>
              <w:spacing w:after="120"/>
              <w:ind w:left="0" w:firstLine="0"/>
              <w:contextualSpacing w:val="0"/>
              <w:jc w:val="center"/>
              <w:rPr>
                <w:rFonts w:ascii="Times New Roman" w:hAnsi="Times New Roman"/>
                <w:color w:val="000000" w:themeColor="text1"/>
              </w:rPr>
            </w:pPr>
          </w:p>
        </w:tc>
        <w:tc>
          <w:tcPr>
            <w:tcW w:w="5818" w:type="dxa"/>
            <w:tcBorders>
              <w:top w:val="single" w:sz="4" w:space="0" w:color="000000"/>
              <w:left w:val="single" w:sz="4" w:space="0" w:color="000000"/>
              <w:bottom w:val="single" w:sz="4" w:space="0" w:color="000000"/>
              <w:right w:val="single" w:sz="4" w:space="0" w:color="000000"/>
            </w:tcBorders>
            <w:vAlign w:val="center"/>
          </w:tcPr>
          <w:p w14:paraId="6C669C68" w14:textId="77777777" w:rsidR="00A10877" w:rsidRDefault="00F1289A" w:rsidP="00253C84">
            <w:pPr>
              <w:spacing w:after="120" w:line="276" w:lineRule="auto"/>
              <w:jc w:val="both"/>
              <w:rPr>
                <w:rFonts w:ascii="Times New Roman" w:hAnsi="Times New Roman"/>
                <w:bCs/>
                <w:color w:val="000000" w:themeColor="text1"/>
                <w:sz w:val="22"/>
                <w:szCs w:val="22"/>
              </w:rPr>
            </w:pPr>
            <w:r>
              <w:rPr>
                <w:rFonts w:ascii="Times New Roman" w:hAnsi="Times New Roman"/>
                <w:bCs/>
                <w:color w:val="000000" w:themeColor="text1"/>
                <w:sz w:val="22"/>
                <w:szCs w:val="22"/>
              </w:rPr>
              <w:t xml:space="preserve">Không có lan can </w:t>
            </w:r>
            <w:proofErr w:type="gramStart"/>
            <w:r>
              <w:rPr>
                <w:rFonts w:ascii="Times New Roman" w:hAnsi="Times New Roman"/>
                <w:bCs/>
                <w:color w:val="000000" w:themeColor="text1"/>
                <w:sz w:val="22"/>
                <w:szCs w:val="22"/>
              </w:rPr>
              <w:t>an</w:t>
            </w:r>
            <w:proofErr w:type="gramEnd"/>
            <w:r>
              <w:rPr>
                <w:rFonts w:ascii="Times New Roman" w:hAnsi="Times New Roman"/>
                <w:bCs/>
                <w:color w:val="000000" w:themeColor="text1"/>
                <w:sz w:val="22"/>
                <w:szCs w:val="22"/>
              </w:rPr>
              <w:t xml:space="preserve"> toàn. lưới chắn vật rơi. lưới chắn bụi hoặc có nhưng không đảm bảo</w:t>
            </w:r>
          </w:p>
        </w:tc>
        <w:tc>
          <w:tcPr>
            <w:tcW w:w="2582" w:type="dxa"/>
            <w:tcBorders>
              <w:top w:val="single" w:sz="4" w:space="0" w:color="000000"/>
              <w:left w:val="single" w:sz="4" w:space="0" w:color="000000"/>
              <w:bottom w:val="single" w:sz="4" w:space="0" w:color="000000"/>
              <w:right w:val="single" w:sz="4" w:space="0" w:color="000000"/>
            </w:tcBorders>
            <w:vAlign w:val="center"/>
          </w:tcPr>
          <w:p w14:paraId="378B2A88" w14:textId="26C39F69" w:rsidR="00A10877" w:rsidRDefault="00F1289A" w:rsidP="00253C84">
            <w:pPr>
              <w:spacing w:after="120" w:line="276" w:lineRule="auto"/>
              <w:jc w:val="center"/>
              <w:rPr>
                <w:rFonts w:ascii="Times New Roman" w:hAnsi="Times New Roman"/>
                <w:color w:val="000000" w:themeColor="text1"/>
                <w:sz w:val="22"/>
                <w:szCs w:val="22"/>
              </w:rPr>
            </w:pPr>
            <w:del w:id="197" w:author="Ban Kinh tế &amp; Quản lý Hợp đồng" w:date="2026-10-21T15:57:00Z">
              <w:r w:rsidDel="001375EF">
                <w:rPr>
                  <w:rFonts w:ascii="Times New Roman" w:hAnsi="Times New Roman"/>
                  <w:color w:val="000000" w:themeColor="text1"/>
                  <w:sz w:val="22"/>
                  <w:szCs w:val="22"/>
                </w:rPr>
                <w:delText>3</w:delText>
              </w:r>
            </w:del>
            <w:ins w:id="120362" w:author="VNCN E&amp;C" w:date="2026-10-22T09:00:00Z">
              <w:r>
                <w:rPr>
                  <w:rFonts w:ascii="Times New Roman" w:hAnsi="Times New Roman"/>
                  <w:color w:val="000000" w:themeColor="text1"/>
                  <w:sz w:val="22"/>
                  <w:szCs w:val="22"/>
                </w:rPr>
                <w:t xml:space="preserve">3</w:t>
              </w:r>
            </w:ins>
            <w:ins w:id="120364" w:author="Ban Kinh tế &amp; Quản lý Hợp đồng" w:date="2026-10-21T15:57:00Z">
              <w:del w:id="120363" w:author="VNCN E&amp;C" w:date="2026-10-22T09:00:00Z">
                <w:r>
                  <w:rPr>
                    <w:rFonts w:ascii="Times New Roman" w:hAnsi="Times New Roman"/>
                    <w:color w:val="000000" w:themeColor="text1"/>
                    <w:sz w:val="22"/>
                    <w:szCs w:val="22"/>
                  </w:rPr>
                  <w:delText xml:space="preserve">1</w:delText>
                </w:r>
              </w:del>
            </w:ins>
            <w:r>
              <w:rPr>
                <w:rFonts w:ascii="Times New Roman" w:hAnsi="Times New Roman"/>
                <w:color w:val="000000" w:themeColor="text1"/>
                <w:sz w:val="22"/>
                <w:szCs w:val="22"/>
              </w:rPr>
              <w:t xml:space="preserve">.000.000</w:t>
            </w:r>
          </w:p>
        </w:tc>
      </w:tr>
      <w:tr w:rsidR="00A10877" w14:paraId="70FB6FBA" w14:textId="77777777">
        <w:tc>
          <w:tcPr>
            <w:tcW w:w="666" w:type="dxa"/>
            <w:tcBorders>
              <w:top w:val="single" w:sz="4" w:space="0" w:color="000000"/>
              <w:left w:val="single" w:sz="4" w:space="0" w:color="000000"/>
              <w:bottom w:val="single" w:sz="4" w:space="0" w:color="000000"/>
              <w:right w:val="single" w:sz="4" w:space="0" w:color="000000"/>
            </w:tcBorders>
            <w:vAlign w:val="center"/>
          </w:tcPr>
          <w:p w14:paraId="14D4AFB3" w14:textId="77777777" w:rsidR="00A10877" w:rsidRDefault="00A10877" w:rsidP="00253C84">
            <w:pPr>
              <w:pStyle w:val="ListParagraph"/>
              <w:widowControl w:val="0"/>
              <w:numPr>
                <w:ilvl w:val="0"/>
                <w:numId w:val="19"/>
              </w:numPr>
              <w:spacing w:after="120"/>
              <w:ind w:left="0" w:firstLine="0"/>
              <w:contextualSpacing w:val="0"/>
              <w:jc w:val="center"/>
              <w:rPr>
                <w:rFonts w:ascii="Times New Roman" w:hAnsi="Times New Roman"/>
                <w:color w:val="000000" w:themeColor="text1"/>
              </w:rPr>
            </w:pPr>
          </w:p>
        </w:tc>
        <w:tc>
          <w:tcPr>
            <w:tcW w:w="5818" w:type="dxa"/>
            <w:tcBorders>
              <w:top w:val="single" w:sz="4" w:space="0" w:color="000000"/>
              <w:left w:val="single" w:sz="4" w:space="0" w:color="000000"/>
              <w:bottom w:val="single" w:sz="4" w:space="0" w:color="000000"/>
              <w:right w:val="single" w:sz="4" w:space="0" w:color="000000"/>
            </w:tcBorders>
            <w:vAlign w:val="center"/>
          </w:tcPr>
          <w:p w14:paraId="3E6529FD" w14:textId="77777777" w:rsidR="00A10877" w:rsidRDefault="00F1289A" w:rsidP="00253C84">
            <w:pPr>
              <w:spacing w:after="120" w:line="276" w:lineRule="auto"/>
              <w:jc w:val="both"/>
              <w:rPr>
                <w:rFonts w:ascii="Times New Roman" w:hAnsi="Times New Roman"/>
                <w:color w:val="000000" w:themeColor="text1"/>
                <w:sz w:val="22"/>
                <w:szCs w:val="22"/>
              </w:rPr>
            </w:pPr>
            <w:r>
              <w:rPr>
                <w:rFonts w:ascii="Times New Roman" w:hAnsi="Times New Roman"/>
                <w:bCs/>
                <w:color w:val="000000" w:themeColor="text1"/>
                <w:sz w:val="22"/>
                <w:szCs w:val="22"/>
              </w:rPr>
              <w:t>Sử dụng t</w:t>
            </w:r>
            <w:r>
              <w:rPr>
                <w:rFonts w:ascii="Times New Roman" w:hAnsi="Times New Roman"/>
                <w:bCs/>
                <w:color w:val="000000" w:themeColor="text1"/>
                <w:spacing w:val="1"/>
                <w:sz w:val="22"/>
                <w:szCs w:val="22"/>
              </w:rPr>
              <w:t>h</w:t>
            </w:r>
            <w:r>
              <w:rPr>
                <w:rFonts w:ascii="Times New Roman" w:hAnsi="Times New Roman"/>
                <w:bCs/>
                <w:color w:val="000000" w:themeColor="text1"/>
                <w:sz w:val="22"/>
                <w:szCs w:val="22"/>
              </w:rPr>
              <w:t>a</w:t>
            </w:r>
            <w:r>
              <w:rPr>
                <w:rFonts w:ascii="Times New Roman" w:hAnsi="Times New Roman"/>
                <w:bCs/>
                <w:color w:val="000000" w:themeColor="text1"/>
                <w:spacing w:val="1"/>
                <w:sz w:val="22"/>
                <w:szCs w:val="22"/>
              </w:rPr>
              <w:t>n</w:t>
            </w:r>
            <w:r>
              <w:rPr>
                <w:rFonts w:ascii="Times New Roman" w:hAnsi="Times New Roman"/>
                <w:bCs/>
                <w:color w:val="000000" w:themeColor="text1"/>
                <w:sz w:val="22"/>
                <w:szCs w:val="22"/>
              </w:rPr>
              <w:t>g leo trèo không đúng cách hoặc sử dụng thang không đảm bảo chất lượng</w:t>
            </w:r>
          </w:p>
        </w:tc>
        <w:tc>
          <w:tcPr>
            <w:tcW w:w="2582" w:type="dxa"/>
            <w:tcBorders>
              <w:top w:val="single" w:sz="4" w:space="0" w:color="000000"/>
              <w:left w:val="single" w:sz="4" w:space="0" w:color="000000"/>
              <w:bottom w:val="single" w:sz="4" w:space="0" w:color="000000"/>
              <w:right w:val="single" w:sz="4" w:space="0" w:color="000000"/>
            </w:tcBorders>
            <w:vAlign w:val="center"/>
          </w:tcPr>
          <w:p w14:paraId="4A089F15" w14:textId="77777777" w:rsidR="00A10877" w:rsidRDefault="00A10877" w:rsidP="00253C84">
            <w:pPr>
              <w:spacing w:after="120" w:line="276" w:lineRule="auto"/>
              <w:jc w:val="center"/>
              <w:rPr>
                <w:rFonts w:ascii="Times New Roman" w:hAnsi="Times New Roman"/>
                <w:color w:val="000000" w:themeColor="text1"/>
                <w:sz w:val="22"/>
                <w:szCs w:val="22"/>
              </w:rPr>
            </w:pPr>
          </w:p>
          <w:p w14:paraId="47CBD01B" w14:textId="77777777" w:rsidR="00A10877" w:rsidRDefault="00F1289A" w:rsidP="00253C84">
            <w:pPr>
              <w:spacing w:after="120" w:line="276" w:lineRule="auto"/>
              <w:jc w:val="center"/>
              <w:rPr>
                <w:rFonts w:ascii="Times New Roman" w:hAnsi="Times New Roman"/>
                <w:color w:val="000000" w:themeColor="text1"/>
                <w:sz w:val="22"/>
                <w:szCs w:val="22"/>
              </w:rPr>
            </w:pPr>
            <w:r>
              <w:rPr>
                <w:rFonts w:ascii="Times New Roman" w:hAnsi="Times New Roman"/>
                <w:color w:val="000000" w:themeColor="text1"/>
                <w:sz w:val="22"/>
                <w:szCs w:val="22"/>
              </w:rPr>
              <w:t>1.000.000</w:t>
            </w:r>
          </w:p>
        </w:tc>
      </w:tr>
      <w:tr w:rsidR="00A10877" w14:paraId="045BF8D6" w14:textId="77777777">
        <w:tc>
          <w:tcPr>
            <w:tcW w:w="666" w:type="dxa"/>
            <w:tcBorders>
              <w:top w:val="single" w:sz="4" w:space="0" w:color="000000"/>
              <w:left w:val="single" w:sz="4" w:space="0" w:color="000000"/>
              <w:bottom w:val="single" w:sz="4" w:space="0" w:color="000000"/>
              <w:right w:val="single" w:sz="4" w:space="0" w:color="000000"/>
            </w:tcBorders>
            <w:vAlign w:val="center"/>
          </w:tcPr>
          <w:p w14:paraId="78FA1D31" w14:textId="77777777" w:rsidR="00A10877" w:rsidRDefault="00A10877" w:rsidP="00253C84">
            <w:pPr>
              <w:pStyle w:val="ListParagraph"/>
              <w:widowControl w:val="0"/>
              <w:numPr>
                <w:ilvl w:val="0"/>
                <w:numId w:val="19"/>
              </w:numPr>
              <w:spacing w:after="120"/>
              <w:ind w:left="0" w:firstLine="0"/>
              <w:contextualSpacing w:val="0"/>
              <w:jc w:val="center"/>
              <w:rPr>
                <w:rFonts w:ascii="Times New Roman" w:hAnsi="Times New Roman"/>
                <w:color w:val="000000" w:themeColor="text1"/>
              </w:rPr>
            </w:pPr>
          </w:p>
        </w:tc>
        <w:tc>
          <w:tcPr>
            <w:tcW w:w="5818" w:type="dxa"/>
            <w:tcBorders>
              <w:top w:val="single" w:sz="4" w:space="0" w:color="000000"/>
              <w:left w:val="single" w:sz="4" w:space="0" w:color="000000"/>
              <w:bottom w:val="single" w:sz="4" w:space="0" w:color="000000"/>
              <w:right w:val="single" w:sz="4" w:space="0" w:color="000000"/>
            </w:tcBorders>
            <w:vAlign w:val="center"/>
          </w:tcPr>
          <w:p w14:paraId="2E3ECCEC" w14:textId="77777777" w:rsidR="00A10877" w:rsidRDefault="00F1289A" w:rsidP="00253C84">
            <w:pPr>
              <w:spacing w:after="120" w:line="276" w:lineRule="auto"/>
              <w:jc w:val="both"/>
              <w:rPr>
                <w:rFonts w:ascii="Times New Roman" w:hAnsi="Times New Roman"/>
                <w:color w:val="000000" w:themeColor="text1"/>
                <w:sz w:val="22"/>
                <w:szCs w:val="22"/>
              </w:rPr>
            </w:pPr>
            <w:r>
              <w:rPr>
                <w:rFonts w:ascii="Times New Roman" w:hAnsi="Times New Roman"/>
                <w:bCs/>
                <w:color w:val="000000" w:themeColor="text1"/>
                <w:sz w:val="22"/>
                <w:szCs w:val="22"/>
              </w:rPr>
              <w:t>Sử dụng giàn giáo không đúng cách hoặc sử dụng giàn giáo không đảm bảo chất lượng</w:t>
            </w:r>
          </w:p>
        </w:tc>
        <w:tc>
          <w:tcPr>
            <w:tcW w:w="2582" w:type="dxa"/>
            <w:tcBorders>
              <w:top w:val="single" w:sz="4" w:space="0" w:color="000000"/>
              <w:left w:val="single" w:sz="4" w:space="0" w:color="000000"/>
              <w:bottom w:val="single" w:sz="4" w:space="0" w:color="000000"/>
              <w:right w:val="single" w:sz="4" w:space="0" w:color="000000"/>
            </w:tcBorders>
            <w:vAlign w:val="center"/>
          </w:tcPr>
          <w:p w14:paraId="3A4857C5" w14:textId="6C8F4603" w:rsidR="00A10877" w:rsidRDefault="00F1289A" w:rsidP="00253C84">
            <w:pPr>
              <w:spacing w:after="120" w:line="276" w:lineRule="auto"/>
              <w:jc w:val="center"/>
              <w:rPr>
                <w:rFonts w:ascii="Times New Roman" w:hAnsi="Times New Roman"/>
                <w:color w:val="000000" w:themeColor="text1"/>
                <w:sz w:val="22"/>
                <w:szCs w:val="22"/>
              </w:rPr>
            </w:pPr>
            <w:del w:id="199" w:author="Ban Kinh tế &amp; Quản lý Hợp đồng" w:date="2026-10-21T15:57:00Z">
              <w:r w:rsidDel="001375EF">
                <w:rPr>
                  <w:rFonts w:ascii="Times New Roman" w:hAnsi="Times New Roman"/>
                  <w:color w:val="000000" w:themeColor="text1"/>
                  <w:sz w:val="22"/>
                  <w:szCs w:val="22"/>
                </w:rPr>
                <w:delText>3</w:delText>
              </w:r>
            </w:del>
            <w:ins w:id="120365" w:author="VNCN E&amp;C" w:date="2026-10-22T09:00:00Z">
              <w:r>
                <w:rPr>
                  <w:rFonts w:ascii="Times New Roman" w:hAnsi="Times New Roman"/>
                  <w:color w:val="000000" w:themeColor="text1"/>
                  <w:sz w:val="22"/>
                  <w:szCs w:val="22"/>
                </w:rPr>
                <w:t xml:space="preserve">3</w:t>
              </w:r>
            </w:ins>
            <w:ins w:id="120367" w:author="Ban Kinh tế &amp; Quản lý Hợp đồng" w:date="2026-10-21T15:57:00Z">
              <w:del w:id="120366" w:author="VNCN E&amp;C" w:date="2026-10-22T09:00:00Z">
                <w:r>
                  <w:rPr>
                    <w:rFonts w:ascii="Times New Roman" w:hAnsi="Times New Roman"/>
                    <w:color w:val="000000" w:themeColor="text1"/>
                    <w:sz w:val="22"/>
                    <w:szCs w:val="22"/>
                  </w:rPr>
                  <w:delText xml:space="preserve">1</w:delText>
                </w:r>
              </w:del>
            </w:ins>
            <w:r>
              <w:rPr>
                <w:rFonts w:ascii="Times New Roman" w:hAnsi="Times New Roman"/>
                <w:color w:val="000000" w:themeColor="text1"/>
                <w:sz w:val="22"/>
                <w:szCs w:val="22"/>
              </w:rPr>
              <w:t xml:space="preserve">.000.000</w:t>
            </w:r>
          </w:p>
        </w:tc>
      </w:tr>
      <w:tr w:rsidR="00A10877" w14:paraId="66F9EAEE" w14:textId="77777777">
        <w:tc>
          <w:tcPr>
            <w:tcW w:w="666" w:type="dxa"/>
            <w:tcBorders>
              <w:top w:val="single" w:sz="4" w:space="0" w:color="000000"/>
              <w:left w:val="single" w:sz="4" w:space="0" w:color="000000"/>
              <w:bottom w:val="single" w:sz="4" w:space="0" w:color="000000"/>
              <w:right w:val="single" w:sz="4" w:space="0" w:color="000000"/>
            </w:tcBorders>
            <w:vAlign w:val="center"/>
          </w:tcPr>
          <w:p w14:paraId="5765DC2B" w14:textId="77777777" w:rsidR="00A10877" w:rsidRDefault="00A10877" w:rsidP="00253C84">
            <w:pPr>
              <w:pStyle w:val="ListParagraph"/>
              <w:widowControl w:val="0"/>
              <w:numPr>
                <w:ilvl w:val="0"/>
                <w:numId w:val="19"/>
              </w:numPr>
              <w:spacing w:after="120"/>
              <w:ind w:left="0" w:firstLine="0"/>
              <w:contextualSpacing w:val="0"/>
              <w:jc w:val="center"/>
              <w:rPr>
                <w:rFonts w:ascii="Times New Roman" w:hAnsi="Times New Roman"/>
                <w:color w:val="000000" w:themeColor="text1"/>
              </w:rPr>
            </w:pPr>
          </w:p>
        </w:tc>
        <w:tc>
          <w:tcPr>
            <w:tcW w:w="5818" w:type="dxa"/>
            <w:tcBorders>
              <w:top w:val="single" w:sz="4" w:space="0" w:color="000000"/>
              <w:left w:val="single" w:sz="4" w:space="0" w:color="000000"/>
              <w:bottom w:val="single" w:sz="4" w:space="0" w:color="000000"/>
              <w:right w:val="single" w:sz="4" w:space="0" w:color="000000"/>
            </w:tcBorders>
            <w:vAlign w:val="center"/>
          </w:tcPr>
          <w:p w14:paraId="79BC40D3" w14:textId="77777777" w:rsidR="00A10877" w:rsidRDefault="00F1289A" w:rsidP="00253C84">
            <w:pPr>
              <w:spacing w:after="120" w:line="276" w:lineRule="auto"/>
              <w:jc w:val="both"/>
              <w:rPr>
                <w:rFonts w:ascii="Times New Roman" w:hAnsi="Times New Roman"/>
                <w:color w:val="000000" w:themeColor="text1"/>
                <w:sz w:val="22"/>
                <w:szCs w:val="22"/>
              </w:rPr>
            </w:pPr>
            <w:r>
              <w:rPr>
                <w:rFonts w:ascii="Times New Roman" w:hAnsi="Times New Roman"/>
                <w:bCs/>
                <w:color w:val="000000" w:themeColor="text1"/>
                <w:sz w:val="22"/>
                <w:szCs w:val="22"/>
              </w:rPr>
              <w:t>Không tham gia họ</w:t>
            </w:r>
            <w:r>
              <w:rPr>
                <w:rFonts w:ascii="Times New Roman" w:hAnsi="Times New Roman"/>
                <w:bCs/>
                <w:color w:val="000000" w:themeColor="text1"/>
                <w:spacing w:val="1"/>
                <w:sz w:val="22"/>
                <w:szCs w:val="22"/>
              </w:rPr>
              <w:t>p</w:t>
            </w:r>
            <w:r>
              <w:rPr>
                <w:rFonts w:ascii="Times New Roman" w:hAnsi="Times New Roman"/>
                <w:bCs/>
                <w:color w:val="000000" w:themeColor="text1"/>
                <w:sz w:val="22"/>
                <w:szCs w:val="22"/>
              </w:rPr>
              <w:t xml:space="preserve"> an toàn. họp giao ban. nghiệm thu hoặc có tham gia nhưng đến muộn quá 15 phút hoặc cử người không có thẩm quyền tham gia họp. nghiệm thu</w:t>
            </w:r>
          </w:p>
        </w:tc>
        <w:tc>
          <w:tcPr>
            <w:tcW w:w="2582" w:type="dxa"/>
            <w:tcBorders>
              <w:top w:val="single" w:sz="4" w:space="0" w:color="000000"/>
              <w:left w:val="single" w:sz="4" w:space="0" w:color="000000"/>
              <w:bottom w:val="single" w:sz="4" w:space="0" w:color="000000"/>
              <w:right w:val="single" w:sz="4" w:space="0" w:color="000000"/>
            </w:tcBorders>
            <w:vAlign w:val="center"/>
          </w:tcPr>
          <w:p w14:paraId="460FCB60" w14:textId="77777777" w:rsidR="00A10877" w:rsidRDefault="00F1289A" w:rsidP="00253C84">
            <w:pPr>
              <w:spacing w:after="120" w:line="276" w:lineRule="auto"/>
              <w:jc w:val="center"/>
              <w:rPr>
                <w:rFonts w:ascii="Times New Roman" w:hAnsi="Times New Roman"/>
                <w:color w:val="000000" w:themeColor="text1"/>
                <w:sz w:val="22"/>
                <w:szCs w:val="22"/>
              </w:rPr>
            </w:pPr>
            <w:r>
              <w:rPr>
                <w:rFonts w:ascii="Times New Roman" w:hAnsi="Times New Roman"/>
                <w:color w:val="000000" w:themeColor="text1"/>
                <w:sz w:val="22"/>
                <w:szCs w:val="22"/>
              </w:rPr>
              <w:t>2.000.000</w:t>
            </w:r>
          </w:p>
        </w:tc>
      </w:tr>
      <w:tr w:rsidR="00A10877" w14:paraId="7454FD71" w14:textId="77777777">
        <w:tc>
          <w:tcPr>
            <w:tcW w:w="666" w:type="dxa"/>
            <w:tcBorders>
              <w:top w:val="single" w:sz="4" w:space="0" w:color="000000"/>
              <w:left w:val="single" w:sz="4" w:space="0" w:color="000000"/>
              <w:bottom w:val="single" w:sz="4" w:space="0" w:color="000000"/>
              <w:right w:val="single" w:sz="4" w:space="0" w:color="000000"/>
            </w:tcBorders>
            <w:vAlign w:val="center"/>
          </w:tcPr>
          <w:p w14:paraId="1CB68A20" w14:textId="77777777" w:rsidR="00A10877" w:rsidRDefault="00A10877" w:rsidP="00253C84">
            <w:pPr>
              <w:pStyle w:val="ListParagraph"/>
              <w:widowControl w:val="0"/>
              <w:numPr>
                <w:ilvl w:val="0"/>
                <w:numId w:val="19"/>
              </w:numPr>
              <w:spacing w:after="120"/>
              <w:ind w:left="0" w:firstLine="0"/>
              <w:contextualSpacing w:val="0"/>
              <w:jc w:val="center"/>
              <w:rPr>
                <w:rFonts w:ascii="Times New Roman" w:hAnsi="Times New Roman"/>
                <w:color w:val="000000" w:themeColor="text1"/>
              </w:rPr>
            </w:pPr>
          </w:p>
        </w:tc>
        <w:tc>
          <w:tcPr>
            <w:tcW w:w="5818" w:type="dxa"/>
            <w:tcBorders>
              <w:top w:val="single" w:sz="4" w:space="0" w:color="000000"/>
              <w:left w:val="single" w:sz="4" w:space="0" w:color="000000"/>
              <w:bottom w:val="single" w:sz="4" w:space="0" w:color="000000"/>
              <w:right w:val="single" w:sz="4" w:space="0" w:color="000000"/>
            </w:tcBorders>
            <w:vAlign w:val="center"/>
          </w:tcPr>
          <w:p w14:paraId="21DDA30D" w14:textId="77777777" w:rsidR="00A10877" w:rsidRDefault="00F1289A" w:rsidP="00253C84">
            <w:pPr>
              <w:spacing w:after="120" w:line="276" w:lineRule="auto"/>
              <w:jc w:val="both"/>
              <w:rPr>
                <w:rFonts w:ascii="Times New Roman" w:hAnsi="Times New Roman"/>
                <w:color w:val="000000" w:themeColor="text1"/>
                <w:sz w:val="22"/>
                <w:szCs w:val="22"/>
              </w:rPr>
            </w:pPr>
            <w:r>
              <w:rPr>
                <w:rFonts w:ascii="Times New Roman" w:hAnsi="Times New Roman"/>
                <w:bCs/>
                <w:color w:val="000000" w:themeColor="text1"/>
                <w:position w:val="1"/>
                <w:sz w:val="22"/>
                <w:szCs w:val="22"/>
              </w:rPr>
              <w:t>Không thực hiện hoặc thực hiện không đầy đủ các biện pháp phòng chống cháy nổ theo quy định</w:t>
            </w:r>
          </w:p>
        </w:tc>
        <w:tc>
          <w:tcPr>
            <w:tcW w:w="2582" w:type="dxa"/>
            <w:tcBorders>
              <w:top w:val="single" w:sz="4" w:space="0" w:color="000000"/>
              <w:left w:val="single" w:sz="4" w:space="0" w:color="000000"/>
              <w:bottom w:val="single" w:sz="4" w:space="0" w:color="000000"/>
              <w:right w:val="single" w:sz="4" w:space="0" w:color="000000"/>
            </w:tcBorders>
            <w:vAlign w:val="center"/>
          </w:tcPr>
          <w:p w14:paraId="4EC4F0C1" w14:textId="1C7AF83F" w:rsidR="00A10877" w:rsidRDefault="00F1289A" w:rsidP="00253C84">
            <w:pPr>
              <w:spacing w:after="120" w:line="276" w:lineRule="auto"/>
              <w:jc w:val="center"/>
              <w:rPr>
                <w:rFonts w:ascii="Times New Roman" w:hAnsi="Times New Roman"/>
                <w:color w:val="000000" w:themeColor="text1"/>
                <w:sz w:val="22"/>
                <w:szCs w:val="22"/>
              </w:rPr>
            </w:pPr>
            <w:del w:id="201" w:author="Ban Kinh tế &amp; Quản lý Hợp đồng" w:date="2026-10-21T15:57:00Z">
              <w:r w:rsidDel="001375EF">
                <w:rPr>
                  <w:rFonts w:ascii="Times New Roman" w:hAnsi="Times New Roman"/>
                  <w:color w:val="000000" w:themeColor="text1"/>
                  <w:sz w:val="22"/>
                  <w:szCs w:val="22"/>
                </w:rPr>
                <w:delText>5</w:delText>
              </w:r>
            </w:del>
            <w:ins w:id="120368" w:author="VNCN E&amp;C" w:date="2026-10-22T09:00:00Z">
              <w:r>
                <w:rPr>
                  <w:rFonts w:ascii="Times New Roman" w:hAnsi="Times New Roman"/>
                  <w:color w:val="000000" w:themeColor="text1"/>
                  <w:sz w:val="22"/>
                  <w:szCs w:val="22"/>
                </w:rPr>
                <w:t xml:space="preserve">5</w:t>
              </w:r>
            </w:ins>
            <w:ins w:id="120370" w:author="Ban Kinh tế &amp; Quản lý Hợp đồng" w:date="2026-10-21T15:57:00Z">
              <w:del w:id="120369" w:author="VNCN E&amp;C" w:date="2026-10-22T09:00:00Z">
                <w:r>
                  <w:rPr>
                    <w:rFonts w:ascii="Times New Roman" w:hAnsi="Times New Roman"/>
                    <w:color w:val="000000" w:themeColor="text1"/>
                    <w:sz w:val="22"/>
                    <w:szCs w:val="22"/>
                  </w:rPr>
                  <w:delText xml:space="preserve">2</w:delText>
                </w:r>
              </w:del>
            </w:ins>
            <w:r>
              <w:rPr>
                <w:rFonts w:ascii="Times New Roman" w:hAnsi="Times New Roman"/>
                <w:color w:val="000000" w:themeColor="text1"/>
                <w:sz w:val="22"/>
                <w:szCs w:val="22"/>
              </w:rPr>
              <w:t xml:space="preserve">.000.000</w:t>
            </w:r>
          </w:p>
        </w:tc>
      </w:tr>
      <w:tr w:rsidR="00A10877" w14:paraId="548A1B74" w14:textId="77777777">
        <w:tc>
          <w:tcPr>
            <w:tcW w:w="666" w:type="dxa"/>
            <w:tcBorders>
              <w:top w:val="single" w:sz="4" w:space="0" w:color="000000"/>
              <w:left w:val="single" w:sz="4" w:space="0" w:color="000000"/>
              <w:bottom w:val="single" w:sz="4" w:space="0" w:color="000000"/>
              <w:right w:val="single" w:sz="4" w:space="0" w:color="000000"/>
            </w:tcBorders>
            <w:vAlign w:val="center"/>
          </w:tcPr>
          <w:p w14:paraId="7B8BD660" w14:textId="77777777" w:rsidR="00A10877" w:rsidRDefault="00A10877" w:rsidP="00253C84">
            <w:pPr>
              <w:pStyle w:val="ListParagraph"/>
              <w:widowControl w:val="0"/>
              <w:numPr>
                <w:ilvl w:val="0"/>
                <w:numId w:val="19"/>
              </w:numPr>
              <w:spacing w:after="120"/>
              <w:ind w:left="0" w:firstLine="0"/>
              <w:contextualSpacing w:val="0"/>
              <w:jc w:val="center"/>
              <w:rPr>
                <w:rFonts w:ascii="Times New Roman" w:hAnsi="Times New Roman"/>
                <w:color w:val="000000" w:themeColor="text1"/>
              </w:rPr>
            </w:pPr>
          </w:p>
        </w:tc>
        <w:tc>
          <w:tcPr>
            <w:tcW w:w="5818" w:type="dxa"/>
            <w:tcBorders>
              <w:top w:val="single" w:sz="4" w:space="0" w:color="000000"/>
              <w:left w:val="single" w:sz="4" w:space="0" w:color="000000"/>
              <w:bottom w:val="single" w:sz="4" w:space="0" w:color="000000"/>
              <w:right w:val="single" w:sz="4" w:space="0" w:color="000000"/>
            </w:tcBorders>
            <w:vAlign w:val="center"/>
          </w:tcPr>
          <w:p w14:paraId="3EAC2AAB" w14:textId="77777777" w:rsidR="00A10877" w:rsidRDefault="00F1289A" w:rsidP="00253C84">
            <w:pPr>
              <w:spacing w:after="120" w:line="276" w:lineRule="auto"/>
              <w:jc w:val="both"/>
              <w:rPr>
                <w:rFonts w:ascii="Times New Roman" w:hAnsi="Times New Roman"/>
                <w:bCs/>
                <w:color w:val="000000" w:themeColor="text1"/>
                <w:sz w:val="22"/>
                <w:szCs w:val="22"/>
              </w:rPr>
            </w:pPr>
            <w:r>
              <w:rPr>
                <w:rFonts w:ascii="Times New Roman" w:hAnsi="Times New Roman"/>
                <w:bCs/>
                <w:color w:val="000000" w:themeColor="text1"/>
                <w:position w:val="1"/>
                <w:sz w:val="22"/>
                <w:szCs w:val="22"/>
              </w:rPr>
              <w:t>Sử dụng các máy và thiết bị thi công không đảm bảo an toàn. máy không có kiểm định hoặc hết niên hạn sử dụng. người điều khiển không có bằng cấp phù hợp</w:t>
            </w:r>
          </w:p>
        </w:tc>
        <w:tc>
          <w:tcPr>
            <w:tcW w:w="2582" w:type="dxa"/>
            <w:tcBorders>
              <w:top w:val="single" w:sz="4" w:space="0" w:color="000000"/>
              <w:left w:val="single" w:sz="4" w:space="0" w:color="000000"/>
              <w:bottom w:val="single" w:sz="4" w:space="0" w:color="000000"/>
              <w:right w:val="single" w:sz="4" w:space="0" w:color="000000"/>
            </w:tcBorders>
            <w:vAlign w:val="center"/>
          </w:tcPr>
          <w:p w14:paraId="6DEDBD75" w14:textId="78E7A6F3" w:rsidR="00A10877" w:rsidRDefault="00F1289A" w:rsidP="00253C84">
            <w:pPr>
              <w:spacing w:after="120" w:line="276" w:lineRule="auto"/>
              <w:jc w:val="center"/>
              <w:rPr>
                <w:rFonts w:ascii="Times New Roman" w:hAnsi="Times New Roman"/>
                <w:b/>
                <w:color w:val="000000" w:themeColor="text1"/>
                <w:sz w:val="22"/>
                <w:szCs w:val="22"/>
              </w:rPr>
            </w:pPr>
            <w:del w:id="203" w:author="Ban Kinh tế &amp; Quản lý Hợp đồng" w:date="2026-10-21T15:57:00Z">
              <w:r w:rsidDel="001375EF">
                <w:rPr>
                  <w:rFonts w:ascii="Times New Roman" w:hAnsi="Times New Roman"/>
                  <w:color w:val="000000" w:themeColor="text1"/>
                  <w:sz w:val="22"/>
                  <w:szCs w:val="22"/>
                </w:rPr>
                <w:delText>3</w:delText>
              </w:r>
            </w:del>
            <w:ins w:id="120371" w:author="VNCN E&amp;C" w:date="2026-10-22T09:00:00Z">
              <w:r>
                <w:rPr>
                  <w:rFonts w:ascii="Times New Roman" w:hAnsi="Times New Roman"/>
                  <w:color w:val="000000" w:themeColor="text1"/>
                  <w:sz w:val="22"/>
                  <w:szCs w:val="22"/>
                </w:rPr>
                <w:t xml:space="preserve">3</w:t>
              </w:r>
            </w:ins>
            <w:ins w:id="120373" w:author="Ban Kinh tế &amp; Quản lý Hợp đồng" w:date="2026-10-21T15:57:00Z">
              <w:del w:id="120372" w:author="VNCN E&amp;C" w:date="2026-10-22T09:00:00Z">
                <w:r>
                  <w:rPr>
                    <w:rFonts w:ascii="Times New Roman" w:hAnsi="Times New Roman"/>
                    <w:color w:val="000000" w:themeColor="text1"/>
                    <w:sz w:val="22"/>
                    <w:szCs w:val="22"/>
                  </w:rPr>
                  <w:delText xml:space="preserve">2</w:delText>
                </w:r>
              </w:del>
            </w:ins>
            <w:r>
              <w:rPr>
                <w:rFonts w:ascii="Times New Roman" w:hAnsi="Times New Roman"/>
                <w:color w:val="000000" w:themeColor="text1"/>
                <w:sz w:val="22"/>
                <w:szCs w:val="22"/>
              </w:rPr>
              <w:t xml:space="preserve">.000.000</w:t>
            </w:r>
          </w:p>
        </w:tc>
      </w:tr>
      <w:tr w:rsidR="00A10877" w14:paraId="1E457A5C" w14:textId="77777777">
        <w:tc>
          <w:tcPr>
            <w:tcW w:w="666" w:type="dxa"/>
            <w:tcBorders>
              <w:top w:val="single" w:sz="4" w:space="0" w:color="000000"/>
              <w:left w:val="single" w:sz="4" w:space="0" w:color="000000"/>
              <w:bottom w:val="single" w:sz="4" w:space="0" w:color="000000"/>
              <w:right w:val="single" w:sz="4" w:space="0" w:color="000000"/>
            </w:tcBorders>
            <w:vAlign w:val="center"/>
          </w:tcPr>
          <w:p w14:paraId="514C04FC" w14:textId="77777777" w:rsidR="00A10877" w:rsidRDefault="00A10877" w:rsidP="00253C84">
            <w:pPr>
              <w:pStyle w:val="ListParagraph"/>
              <w:widowControl w:val="0"/>
              <w:numPr>
                <w:ilvl w:val="0"/>
                <w:numId w:val="19"/>
              </w:numPr>
              <w:spacing w:after="120"/>
              <w:ind w:left="0" w:firstLine="0"/>
              <w:contextualSpacing w:val="0"/>
              <w:jc w:val="center"/>
              <w:rPr>
                <w:rFonts w:ascii="Times New Roman" w:hAnsi="Times New Roman"/>
                <w:color w:val="000000" w:themeColor="text1"/>
              </w:rPr>
            </w:pPr>
          </w:p>
        </w:tc>
        <w:tc>
          <w:tcPr>
            <w:tcW w:w="5818" w:type="dxa"/>
            <w:tcBorders>
              <w:top w:val="single" w:sz="4" w:space="0" w:color="000000"/>
              <w:left w:val="single" w:sz="4" w:space="0" w:color="000000"/>
              <w:bottom w:val="single" w:sz="4" w:space="0" w:color="000000"/>
              <w:right w:val="single" w:sz="4" w:space="0" w:color="000000"/>
            </w:tcBorders>
            <w:vAlign w:val="center"/>
          </w:tcPr>
          <w:p w14:paraId="6C681B33" w14:textId="77777777" w:rsidR="00A10877" w:rsidRDefault="00F1289A" w:rsidP="00253C84">
            <w:pPr>
              <w:spacing w:after="120" w:line="276" w:lineRule="auto"/>
              <w:jc w:val="both"/>
              <w:rPr>
                <w:rFonts w:ascii="Times New Roman" w:hAnsi="Times New Roman"/>
                <w:bCs/>
                <w:color w:val="000000" w:themeColor="text1"/>
                <w:sz w:val="22"/>
                <w:szCs w:val="22"/>
              </w:rPr>
            </w:pPr>
            <w:r>
              <w:rPr>
                <w:rFonts w:ascii="Times New Roman" w:hAnsi="Times New Roman"/>
                <w:bCs/>
                <w:color w:val="000000" w:themeColor="text1"/>
                <w:position w:val="1"/>
                <w:sz w:val="22"/>
                <w:szCs w:val="22"/>
              </w:rPr>
              <w:t>Không thu dọn công trường; vứt rác. phế thải. vật liệu bừa bãi; tập kết máy. vật tư không đúng nơi quy định và các hành vi gây mất vệ sinh môi trường khác</w:t>
            </w:r>
          </w:p>
        </w:tc>
        <w:tc>
          <w:tcPr>
            <w:tcW w:w="2582" w:type="dxa"/>
            <w:tcBorders>
              <w:top w:val="single" w:sz="4" w:space="0" w:color="000000"/>
              <w:left w:val="single" w:sz="4" w:space="0" w:color="000000"/>
              <w:bottom w:val="single" w:sz="4" w:space="0" w:color="000000"/>
              <w:right w:val="single" w:sz="4" w:space="0" w:color="000000"/>
            </w:tcBorders>
            <w:vAlign w:val="center"/>
          </w:tcPr>
          <w:p w14:paraId="70E863B1" w14:textId="77777777" w:rsidR="00A10877" w:rsidRDefault="00F1289A" w:rsidP="00253C84">
            <w:pPr>
              <w:spacing w:after="120" w:line="276" w:lineRule="auto"/>
              <w:jc w:val="center"/>
              <w:rPr>
                <w:rFonts w:ascii="Times New Roman" w:hAnsi="Times New Roman"/>
                <w:color w:val="000000" w:themeColor="text1"/>
                <w:sz w:val="22"/>
                <w:szCs w:val="22"/>
              </w:rPr>
            </w:pPr>
            <w:r>
              <w:rPr>
                <w:rFonts w:ascii="Times New Roman" w:hAnsi="Times New Roman"/>
                <w:color w:val="000000" w:themeColor="text1"/>
                <w:sz w:val="22"/>
                <w:szCs w:val="22"/>
              </w:rPr>
              <w:t>2.000.000</w:t>
            </w:r>
          </w:p>
        </w:tc>
      </w:tr>
      <w:tr w:rsidR="00A10877" w14:paraId="4217A6CB" w14:textId="77777777">
        <w:tc>
          <w:tcPr>
            <w:tcW w:w="666" w:type="dxa"/>
            <w:tcBorders>
              <w:top w:val="single" w:sz="4" w:space="0" w:color="000000"/>
              <w:left w:val="single" w:sz="4" w:space="0" w:color="000000"/>
              <w:bottom w:val="single" w:sz="4" w:space="0" w:color="000000"/>
              <w:right w:val="single" w:sz="4" w:space="0" w:color="000000"/>
            </w:tcBorders>
            <w:vAlign w:val="center"/>
          </w:tcPr>
          <w:p w14:paraId="6A73D50A" w14:textId="77777777" w:rsidR="00A10877" w:rsidRDefault="00A10877" w:rsidP="00253C84">
            <w:pPr>
              <w:pStyle w:val="ListParagraph"/>
              <w:widowControl w:val="0"/>
              <w:numPr>
                <w:ilvl w:val="0"/>
                <w:numId w:val="19"/>
              </w:numPr>
              <w:spacing w:after="120"/>
              <w:ind w:left="0" w:firstLine="0"/>
              <w:contextualSpacing w:val="0"/>
              <w:jc w:val="center"/>
              <w:rPr>
                <w:rFonts w:ascii="Times New Roman" w:hAnsi="Times New Roman"/>
                <w:color w:val="000000" w:themeColor="text1"/>
              </w:rPr>
            </w:pPr>
          </w:p>
        </w:tc>
        <w:tc>
          <w:tcPr>
            <w:tcW w:w="5818" w:type="dxa"/>
            <w:tcBorders>
              <w:top w:val="single" w:sz="4" w:space="0" w:color="000000"/>
              <w:left w:val="single" w:sz="4" w:space="0" w:color="000000"/>
              <w:bottom w:val="single" w:sz="4" w:space="0" w:color="000000"/>
              <w:right w:val="single" w:sz="4" w:space="0" w:color="000000"/>
            </w:tcBorders>
            <w:vAlign w:val="center"/>
          </w:tcPr>
          <w:p w14:paraId="78C0D49E" w14:textId="77777777" w:rsidR="00A10877" w:rsidRDefault="00F1289A" w:rsidP="00253C84">
            <w:pPr>
              <w:spacing w:after="120" w:line="276" w:lineRule="auto"/>
              <w:jc w:val="both"/>
              <w:rPr>
                <w:rFonts w:ascii="Times New Roman" w:hAnsi="Times New Roman"/>
                <w:bCs/>
                <w:color w:val="000000" w:themeColor="text1"/>
                <w:sz w:val="22"/>
                <w:szCs w:val="22"/>
              </w:rPr>
            </w:pPr>
            <w:r>
              <w:rPr>
                <w:rFonts w:ascii="Times New Roman" w:hAnsi="Times New Roman"/>
                <w:bCs/>
                <w:color w:val="000000" w:themeColor="text1"/>
                <w:position w:val="1"/>
                <w:sz w:val="22"/>
                <w:szCs w:val="22"/>
              </w:rPr>
              <w:t>Vi phạm quy định. nội quy Công trường; quy định về an ninh. trật tự. bảo vệ môi trường của địa phương</w:t>
            </w:r>
          </w:p>
        </w:tc>
        <w:tc>
          <w:tcPr>
            <w:tcW w:w="2582" w:type="dxa"/>
            <w:tcBorders>
              <w:top w:val="single" w:sz="4" w:space="0" w:color="000000"/>
              <w:left w:val="single" w:sz="4" w:space="0" w:color="000000"/>
              <w:bottom w:val="single" w:sz="4" w:space="0" w:color="000000"/>
              <w:right w:val="single" w:sz="4" w:space="0" w:color="000000"/>
            </w:tcBorders>
            <w:vAlign w:val="center"/>
          </w:tcPr>
          <w:p w14:paraId="18A9B87F" w14:textId="10F661BF" w:rsidR="00A10877" w:rsidRDefault="00F1289A" w:rsidP="00253C84">
            <w:pPr>
              <w:spacing w:after="120" w:line="276" w:lineRule="auto"/>
              <w:jc w:val="center"/>
              <w:rPr>
                <w:rFonts w:ascii="Times New Roman" w:hAnsi="Times New Roman"/>
                <w:b/>
                <w:color w:val="000000" w:themeColor="text1"/>
                <w:sz w:val="22"/>
                <w:szCs w:val="22"/>
              </w:rPr>
            </w:pPr>
            <w:del w:id="205" w:author="Ban Kinh tế &amp; Quản lý Hợp đồng" w:date="2026-10-21T15:57:00Z">
              <w:r w:rsidDel="00813629">
                <w:rPr>
                  <w:rFonts w:ascii="Times New Roman" w:hAnsi="Times New Roman"/>
                  <w:color w:val="000000" w:themeColor="text1"/>
                  <w:sz w:val="22"/>
                  <w:szCs w:val="22"/>
                </w:rPr>
                <w:delText>5</w:delText>
              </w:r>
            </w:del>
            <w:ins w:id="120374" w:author="VNCN E&amp;C" w:date="2026-10-22T09:00:00Z">
              <w:r>
                <w:rPr>
                  <w:rFonts w:ascii="Times New Roman" w:hAnsi="Times New Roman"/>
                  <w:color w:val="000000" w:themeColor="text1"/>
                  <w:sz w:val="22"/>
                  <w:szCs w:val="22"/>
                </w:rPr>
                <w:t xml:space="preserve">5</w:t>
              </w:r>
            </w:ins>
            <w:ins w:id="120376" w:author="Ban Kinh tế &amp; Quản lý Hợp đồng" w:date="2026-10-21T15:57:00Z">
              <w:del w:id="120375" w:author="VNCN E&amp;C" w:date="2026-10-22T09:00:00Z">
                <w:r>
                  <w:rPr>
                    <w:rFonts w:ascii="Times New Roman" w:hAnsi="Times New Roman"/>
                    <w:color w:val="000000" w:themeColor="text1"/>
                    <w:sz w:val="22"/>
                    <w:szCs w:val="22"/>
                  </w:rPr>
                  <w:delText xml:space="preserve">1</w:delText>
                </w:r>
              </w:del>
            </w:ins>
            <w:r>
              <w:rPr>
                <w:rFonts w:ascii="Times New Roman" w:hAnsi="Times New Roman"/>
                <w:color w:val="000000" w:themeColor="text1"/>
                <w:sz w:val="22"/>
                <w:szCs w:val="22"/>
              </w:rPr>
              <w:t xml:space="preserve">.000.000</w:t>
            </w:r>
          </w:p>
        </w:tc>
      </w:tr>
      <w:tr w:rsidR="00A10877" w14:paraId="2CEF5B57" w14:textId="77777777">
        <w:tc>
          <w:tcPr>
            <w:tcW w:w="666" w:type="dxa"/>
            <w:tcBorders>
              <w:top w:val="single" w:sz="4" w:space="0" w:color="000000"/>
              <w:left w:val="single" w:sz="4" w:space="0" w:color="000000"/>
              <w:bottom w:val="single" w:sz="4" w:space="0" w:color="000000"/>
              <w:right w:val="single" w:sz="4" w:space="0" w:color="000000"/>
            </w:tcBorders>
            <w:vAlign w:val="center"/>
          </w:tcPr>
          <w:p w14:paraId="20669E9A" w14:textId="77777777" w:rsidR="00A10877" w:rsidRDefault="00A10877" w:rsidP="00253C84">
            <w:pPr>
              <w:pStyle w:val="ListParagraph"/>
              <w:widowControl w:val="0"/>
              <w:numPr>
                <w:ilvl w:val="0"/>
                <w:numId w:val="19"/>
              </w:numPr>
              <w:spacing w:after="120"/>
              <w:ind w:left="0" w:firstLine="0"/>
              <w:contextualSpacing w:val="0"/>
              <w:jc w:val="center"/>
              <w:rPr>
                <w:rFonts w:ascii="Times New Roman" w:hAnsi="Times New Roman"/>
                <w:color w:val="000000" w:themeColor="text1"/>
              </w:rPr>
            </w:pPr>
          </w:p>
        </w:tc>
        <w:tc>
          <w:tcPr>
            <w:tcW w:w="5818" w:type="dxa"/>
            <w:tcBorders>
              <w:top w:val="single" w:sz="4" w:space="0" w:color="000000"/>
              <w:left w:val="single" w:sz="4" w:space="0" w:color="000000"/>
              <w:bottom w:val="single" w:sz="4" w:space="0" w:color="000000"/>
              <w:right w:val="single" w:sz="4" w:space="0" w:color="000000"/>
            </w:tcBorders>
            <w:vAlign w:val="center"/>
          </w:tcPr>
          <w:p w14:paraId="1BDF4028" w14:textId="77777777" w:rsidR="00A10877" w:rsidRDefault="00F1289A" w:rsidP="00253C84">
            <w:pPr>
              <w:spacing w:after="120" w:line="276" w:lineRule="auto"/>
              <w:jc w:val="both"/>
              <w:rPr>
                <w:rFonts w:ascii="Times New Roman" w:hAnsi="Times New Roman"/>
                <w:bCs/>
                <w:color w:val="000000" w:themeColor="text1"/>
                <w:sz w:val="22"/>
                <w:szCs w:val="22"/>
              </w:rPr>
            </w:pPr>
            <w:r>
              <w:rPr>
                <w:rFonts w:ascii="Times New Roman" w:hAnsi="Times New Roman"/>
                <w:bCs/>
                <w:color w:val="000000" w:themeColor="text1"/>
                <w:position w:val="1"/>
                <w:sz w:val="22"/>
                <w:szCs w:val="22"/>
              </w:rPr>
              <w:t>Không tuân thủ các yêu cầu của Chủ đầu tư. Tư vấn giám sát. cơ quan có thẩm quyền. không phối hợp với thầu phụ khác của Bên A</w:t>
            </w:r>
          </w:p>
        </w:tc>
        <w:tc>
          <w:tcPr>
            <w:tcW w:w="2582" w:type="dxa"/>
            <w:tcBorders>
              <w:top w:val="single" w:sz="4" w:space="0" w:color="000000"/>
              <w:left w:val="single" w:sz="4" w:space="0" w:color="000000"/>
              <w:bottom w:val="single" w:sz="4" w:space="0" w:color="000000"/>
              <w:right w:val="single" w:sz="4" w:space="0" w:color="000000"/>
            </w:tcBorders>
            <w:vAlign w:val="center"/>
          </w:tcPr>
          <w:p w14:paraId="5EACF993" w14:textId="7B28FC06" w:rsidR="00A10877" w:rsidRDefault="00F1289A" w:rsidP="00253C84">
            <w:pPr>
              <w:spacing w:after="120" w:line="276" w:lineRule="auto"/>
              <w:jc w:val="center"/>
              <w:rPr>
                <w:rFonts w:ascii="Times New Roman" w:hAnsi="Times New Roman"/>
                <w:b/>
                <w:color w:val="000000" w:themeColor="text1"/>
                <w:sz w:val="22"/>
                <w:szCs w:val="22"/>
              </w:rPr>
            </w:pPr>
            <w:del w:id="207" w:author="Ban Kinh tế &amp; Quản lý Hợp đồng" w:date="2026-10-21T15:57:00Z">
              <w:r w:rsidDel="001375EF">
                <w:rPr>
                  <w:rFonts w:ascii="Times New Roman" w:hAnsi="Times New Roman"/>
                  <w:color w:val="000000" w:themeColor="text1"/>
                  <w:sz w:val="22"/>
                  <w:szCs w:val="22"/>
                </w:rPr>
                <w:delText>10</w:delText>
              </w:r>
            </w:del>
            <w:ins w:id="120377" w:author="VNCN E&amp;C" w:date="2026-10-22T09:00:00Z">
              <w:r>
                <w:rPr>
                  <w:rFonts w:ascii="Times New Roman" w:hAnsi="Times New Roman"/>
                  <w:color w:val="000000" w:themeColor="text1"/>
                  <w:sz w:val="22"/>
                  <w:szCs w:val="22"/>
                </w:rPr>
                <w:t xml:space="preserve">10</w:t>
              </w:r>
            </w:ins>
            <w:ins w:id="120379" w:author="Ban Kinh tế &amp; Quản lý Hợp đồng" w:date="2026-10-21T15:57:00Z">
              <w:del w:id="120378" w:author="VNCN E&amp;C" w:date="2026-10-22T09:00:00Z">
                <w:r>
                  <w:rPr>
                    <w:rFonts w:ascii="Times New Roman" w:hAnsi="Times New Roman"/>
                    <w:color w:val="000000" w:themeColor="text1"/>
                    <w:sz w:val="22"/>
                    <w:szCs w:val="22"/>
                  </w:rPr>
                  <w:delText xml:space="preserve">2</w:delText>
                </w:r>
              </w:del>
            </w:ins>
            <w:r>
              <w:rPr>
                <w:rFonts w:ascii="Times New Roman" w:hAnsi="Times New Roman"/>
                <w:color w:val="000000" w:themeColor="text1"/>
                <w:sz w:val="22"/>
                <w:szCs w:val="22"/>
              </w:rPr>
              <w:t xml:space="preserve">.000.000</w:t>
            </w:r>
          </w:p>
        </w:tc>
      </w:tr>
      <w:tr w:rsidR="00A10877" w14:paraId="14E8BE48" w14:textId="77777777">
        <w:tc>
          <w:tcPr>
            <w:tcW w:w="666" w:type="dxa"/>
            <w:tcBorders>
              <w:top w:val="single" w:sz="4" w:space="0" w:color="000000"/>
              <w:left w:val="single" w:sz="4" w:space="0" w:color="000000"/>
              <w:bottom w:val="single" w:sz="4" w:space="0" w:color="000000"/>
              <w:right w:val="single" w:sz="4" w:space="0" w:color="000000"/>
            </w:tcBorders>
            <w:vAlign w:val="center"/>
          </w:tcPr>
          <w:p w14:paraId="758FD166" w14:textId="77777777" w:rsidR="00A10877" w:rsidRDefault="00A10877" w:rsidP="00253C84">
            <w:pPr>
              <w:pStyle w:val="ListParagraph"/>
              <w:widowControl w:val="0"/>
              <w:numPr>
                <w:ilvl w:val="0"/>
                <w:numId w:val="19"/>
              </w:numPr>
              <w:spacing w:after="120"/>
              <w:ind w:left="0" w:firstLine="0"/>
              <w:contextualSpacing w:val="0"/>
              <w:jc w:val="center"/>
              <w:rPr>
                <w:rFonts w:ascii="Times New Roman" w:hAnsi="Times New Roman"/>
                <w:color w:val="000000" w:themeColor="text1"/>
              </w:rPr>
            </w:pPr>
          </w:p>
        </w:tc>
        <w:tc>
          <w:tcPr>
            <w:tcW w:w="5818" w:type="dxa"/>
            <w:tcBorders>
              <w:top w:val="single" w:sz="4" w:space="0" w:color="000000"/>
              <w:left w:val="single" w:sz="4" w:space="0" w:color="000000"/>
              <w:bottom w:val="single" w:sz="4" w:space="0" w:color="000000"/>
              <w:right w:val="single" w:sz="4" w:space="0" w:color="000000"/>
            </w:tcBorders>
            <w:vAlign w:val="center"/>
          </w:tcPr>
          <w:p w14:paraId="29612A1F" w14:textId="77777777" w:rsidR="00A10877" w:rsidRDefault="00F1289A" w:rsidP="00253C84">
            <w:pPr>
              <w:spacing w:after="120" w:line="276" w:lineRule="auto"/>
              <w:jc w:val="both"/>
              <w:rPr>
                <w:rFonts w:ascii="Times New Roman" w:hAnsi="Times New Roman"/>
                <w:b/>
                <w:color w:val="000000" w:themeColor="text1"/>
                <w:sz w:val="22"/>
                <w:szCs w:val="22"/>
              </w:rPr>
            </w:pPr>
            <w:r>
              <w:rPr>
                <w:rFonts w:ascii="Times New Roman" w:hAnsi="Times New Roman"/>
                <w:b/>
                <w:color w:val="000000" w:themeColor="text1"/>
                <w:position w:val="1"/>
                <w:sz w:val="22"/>
                <w:szCs w:val="22"/>
              </w:rPr>
              <w:t>Điều khoản mức phạt tăng nặng</w:t>
            </w:r>
          </w:p>
        </w:tc>
        <w:tc>
          <w:tcPr>
            <w:tcW w:w="2582" w:type="dxa"/>
            <w:tcBorders>
              <w:top w:val="single" w:sz="4" w:space="0" w:color="000000"/>
              <w:left w:val="single" w:sz="4" w:space="0" w:color="000000"/>
              <w:bottom w:val="single" w:sz="4" w:space="0" w:color="000000"/>
              <w:right w:val="single" w:sz="4" w:space="0" w:color="000000"/>
            </w:tcBorders>
            <w:vAlign w:val="center"/>
          </w:tcPr>
          <w:p w14:paraId="0F99A8AD" w14:textId="77777777" w:rsidR="00A10877" w:rsidRDefault="00A10877" w:rsidP="00253C84">
            <w:pPr>
              <w:spacing w:after="120" w:line="276" w:lineRule="auto"/>
              <w:jc w:val="center"/>
              <w:rPr>
                <w:rFonts w:ascii="Times New Roman" w:hAnsi="Times New Roman"/>
                <w:color w:val="000000" w:themeColor="text1"/>
                <w:sz w:val="22"/>
                <w:szCs w:val="22"/>
              </w:rPr>
            </w:pPr>
          </w:p>
        </w:tc>
      </w:tr>
      <w:tr w:rsidR="00A10877" w14:paraId="5FF59EA6" w14:textId="77777777">
        <w:tc>
          <w:tcPr>
            <w:tcW w:w="666" w:type="dxa"/>
            <w:tcBorders>
              <w:top w:val="single" w:sz="4" w:space="0" w:color="000000"/>
              <w:left w:val="single" w:sz="4" w:space="0" w:color="000000"/>
              <w:bottom w:val="single" w:sz="4" w:space="0" w:color="000000"/>
              <w:right w:val="single" w:sz="4" w:space="0" w:color="000000"/>
            </w:tcBorders>
            <w:vAlign w:val="center"/>
          </w:tcPr>
          <w:p w14:paraId="3FD883EF" w14:textId="77777777" w:rsidR="00A10877" w:rsidRDefault="00A10877" w:rsidP="00253C84">
            <w:pPr>
              <w:pStyle w:val="ListParagraph"/>
              <w:widowControl w:val="0"/>
              <w:numPr>
                <w:ilvl w:val="1"/>
                <w:numId w:val="19"/>
              </w:numPr>
              <w:spacing w:after="120"/>
              <w:ind w:left="0" w:firstLine="0"/>
              <w:contextualSpacing w:val="0"/>
              <w:jc w:val="center"/>
              <w:rPr>
                <w:rFonts w:ascii="Times New Roman" w:hAnsi="Times New Roman"/>
                <w:color w:val="000000" w:themeColor="text1"/>
              </w:rPr>
            </w:pPr>
          </w:p>
        </w:tc>
        <w:tc>
          <w:tcPr>
            <w:tcW w:w="5818" w:type="dxa"/>
            <w:tcBorders>
              <w:top w:val="single" w:sz="4" w:space="0" w:color="000000"/>
              <w:left w:val="single" w:sz="4" w:space="0" w:color="000000"/>
              <w:bottom w:val="single" w:sz="4" w:space="0" w:color="000000"/>
              <w:right w:val="single" w:sz="4" w:space="0" w:color="000000"/>
            </w:tcBorders>
            <w:vAlign w:val="center"/>
          </w:tcPr>
          <w:p w14:paraId="704A2F01" w14:textId="77777777" w:rsidR="00A10877" w:rsidRDefault="00F1289A" w:rsidP="00253C84">
            <w:pPr>
              <w:spacing w:after="120" w:line="276" w:lineRule="auto"/>
              <w:jc w:val="both"/>
              <w:rPr>
                <w:rFonts w:ascii="Times New Roman" w:hAnsi="Times New Roman"/>
                <w:color w:val="000000" w:themeColor="text1"/>
                <w:sz w:val="22"/>
                <w:szCs w:val="22"/>
              </w:rPr>
            </w:pPr>
            <w:r>
              <w:rPr>
                <w:rFonts w:ascii="Times New Roman" w:hAnsi="Times New Roman"/>
                <w:color w:val="000000" w:themeColor="text1"/>
                <w:position w:val="1"/>
                <w:sz w:val="22"/>
                <w:szCs w:val="22"/>
              </w:rPr>
              <w:t>Tái phạm lỗi đã bị xử phạt</w:t>
            </w:r>
          </w:p>
        </w:tc>
        <w:tc>
          <w:tcPr>
            <w:tcW w:w="2582" w:type="dxa"/>
            <w:tcBorders>
              <w:top w:val="single" w:sz="4" w:space="0" w:color="000000"/>
              <w:left w:val="single" w:sz="4" w:space="0" w:color="000000"/>
              <w:bottom w:val="single" w:sz="4" w:space="0" w:color="000000"/>
              <w:right w:val="single" w:sz="4" w:space="0" w:color="000000"/>
            </w:tcBorders>
            <w:vAlign w:val="center"/>
          </w:tcPr>
          <w:p w14:paraId="68FA28A1" w14:textId="77777777" w:rsidR="00A10877" w:rsidRDefault="00F1289A" w:rsidP="00253C84">
            <w:pPr>
              <w:spacing w:after="120" w:line="276" w:lineRule="auto"/>
              <w:rPr>
                <w:rFonts w:ascii="Times New Roman" w:hAnsi="Times New Roman"/>
                <w:color w:val="000000" w:themeColor="text1"/>
                <w:sz w:val="22"/>
                <w:szCs w:val="22"/>
              </w:rPr>
            </w:pPr>
            <w:r>
              <w:rPr>
                <w:rFonts w:ascii="Times New Roman" w:hAnsi="Times New Roman"/>
                <w:color w:val="000000" w:themeColor="text1"/>
                <w:sz w:val="22"/>
                <w:szCs w:val="22"/>
              </w:rPr>
              <w:t>Phạt gấp đôi lần vi phạm liền kề của hành vi vi phạm đó</w:t>
            </w:r>
          </w:p>
        </w:tc>
      </w:tr>
      <w:tr w:rsidR="00A10877" w14:paraId="5D3462A0" w14:textId="77777777">
        <w:tc>
          <w:tcPr>
            <w:tcW w:w="666" w:type="dxa"/>
            <w:tcBorders>
              <w:top w:val="single" w:sz="4" w:space="0" w:color="000000"/>
              <w:left w:val="single" w:sz="4" w:space="0" w:color="000000"/>
              <w:bottom w:val="single" w:sz="4" w:space="0" w:color="000000"/>
              <w:right w:val="single" w:sz="4" w:space="0" w:color="000000"/>
            </w:tcBorders>
            <w:vAlign w:val="center"/>
          </w:tcPr>
          <w:p w14:paraId="6CD4314D" w14:textId="77777777" w:rsidR="00A10877" w:rsidRDefault="00A10877" w:rsidP="00253C84">
            <w:pPr>
              <w:pStyle w:val="ListParagraph"/>
              <w:widowControl w:val="0"/>
              <w:numPr>
                <w:ilvl w:val="1"/>
                <w:numId w:val="19"/>
              </w:numPr>
              <w:spacing w:after="120"/>
              <w:ind w:left="0" w:firstLine="0"/>
              <w:contextualSpacing w:val="0"/>
              <w:jc w:val="center"/>
              <w:rPr>
                <w:rFonts w:ascii="Times New Roman" w:hAnsi="Times New Roman"/>
                <w:color w:val="000000" w:themeColor="text1"/>
              </w:rPr>
            </w:pPr>
          </w:p>
        </w:tc>
        <w:tc>
          <w:tcPr>
            <w:tcW w:w="5818" w:type="dxa"/>
            <w:tcBorders>
              <w:top w:val="single" w:sz="4" w:space="0" w:color="000000"/>
              <w:left w:val="single" w:sz="4" w:space="0" w:color="000000"/>
              <w:bottom w:val="single" w:sz="4" w:space="0" w:color="000000"/>
              <w:right w:val="single" w:sz="4" w:space="0" w:color="000000"/>
            </w:tcBorders>
            <w:vAlign w:val="center"/>
          </w:tcPr>
          <w:p w14:paraId="23743F80" w14:textId="77777777" w:rsidR="00A10877" w:rsidRDefault="00F1289A" w:rsidP="00253C84">
            <w:pPr>
              <w:spacing w:after="120" w:line="276" w:lineRule="auto"/>
              <w:jc w:val="both"/>
              <w:rPr>
                <w:rFonts w:ascii="Times New Roman" w:hAnsi="Times New Roman"/>
                <w:color w:val="000000" w:themeColor="text1"/>
                <w:sz w:val="22"/>
                <w:szCs w:val="22"/>
              </w:rPr>
            </w:pPr>
            <w:r>
              <w:rPr>
                <w:rFonts w:ascii="Times New Roman" w:hAnsi="Times New Roman"/>
                <w:color w:val="000000" w:themeColor="text1"/>
                <w:position w:val="1"/>
                <w:sz w:val="22"/>
                <w:szCs w:val="22"/>
              </w:rPr>
              <w:t>Một người thực hiện nhiều hành vi vi phạm</w:t>
            </w:r>
          </w:p>
        </w:tc>
        <w:tc>
          <w:tcPr>
            <w:tcW w:w="2582" w:type="dxa"/>
            <w:tcBorders>
              <w:top w:val="single" w:sz="4" w:space="0" w:color="000000"/>
              <w:left w:val="single" w:sz="4" w:space="0" w:color="000000"/>
              <w:bottom w:val="single" w:sz="4" w:space="0" w:color="000000"/>
              <w:right w:val="single" w:sz="4" w:space="0" w:color="000000"/>
            </w:tcBorders>
            <w:vAlign w:val="center"/>
          </w:tcPr>
          <w:p w14:paraId="3DB4D3F6" w14:textId="77777777" w:rsidR="00A10877" w:rsidRDefault="00F1289A" w:rsidP="00253C84">
            <w:pPr>
              <w:spacing w:after="120" w:line="276" w:lineRule="auto"/>
              <w:rPr>
                <w:rFonts w:ascii="Times New Roman" w:hAnsi="Times New Roman"/>
                <w:color w:val="000000" w:themeColor="text1"/>
                <w:sz w:val="22"/>
                <w:szCs w:val="22"/>
              </w:rPr>
            </w:pPr>
            <w:r>
              <w:rPr>
                <w:rFonts w:ascii="Times New Roman" w:hAnsi="Times New Roman"/>
                <w:color w:val="000000" w:themeColor="text1"/>
                <w:sz w:val="22"/>
                <w:szCs w:val="22"/>
              </w:rPr>
              <w:t>Xử phạt từng hành vi + đuổi việc người vi phạm</w:t>
            </w:r>
          </w:p>
        </w:tc>
      </w:tr>
      <w:tr w:rsidR="00A10877" w14:paraId="2A2E2DBD" w14:textId="77777777">
        <w:tc>
          <w:tcPr>
            <w:tcW w:w="666" w:type="dxa"/>
            <w:tcBorders>
              <w:top w:val="single" w:sz="4" w:space="0" w:color="000000"/>
              <w:left w:val="single" w:sz="4" w:space="0" w:color="000000"/>
              <w:bottom w:val="single" w:sz="4" w:space="0" w:color="000000"/>
              <w:right w:val="single" w:sz="4" w:space="0" w:color="000000"/>
            </w:tcBorders>
            <w:vAlign w:val="center"/>
          </w:tcPr>
          <w:p w14:paraId="3DB8814C" w14:textId="77777777" w:rsidR="00A10877" w:rsidRDefault="00A10877" w:rsidP="00253C84">
            <w:pPr>
              <w:pStyle w:val="ListParagraph"/>
              <w:widowControl w:val="0"/>
              <w:numPr>
                <w:ilvl w:val="1"/>
                <w:numId w:val="19"/>
              </w:numPr>
              <w:spacing w:after="120"/>
              <w:ind w:left="0" w:firstLine="0"/>
              <w:contextualSpacing w:val="0"/>
              <w:jc w:val="center"/>
              <w:rPr>
                <w:rFonts w:ascii="Times New Roman" w:hAnsi="Times New Roman"/>
                <w:color w:val="000000" w:themeColor="text1"/>
              </w:rPr>
            </w:pPr>
          </w:p>
        </w:tc>
        <w:tc>
          <w:tcPr>
            <w:tcW w:w="5818" w:type="dxa"/>
            <w:tcBorders>
              <w:top w:val="single" w:sz="4" w:space="0" w:color="000000"/>
              <w:left w:val="single" w:sz="4" w:space="0" w:color="000000"/>
              <w:bottom w:val="single" w:sz="4" w:space="0" w:color="000000"/>
              <w:right w:val="single" w:sz="4" w:space="0" w:color="000000"/>
            </w:tcBorders>
            <w:vAlign w:val="center"/>
          </w:tcPr>
          <w:p w14:paraId="6A450D09" w14:textId="77777777" w:rsidR="00A10877" w:rsidRDefault="00F1289A" w:rsidP="00253C84">
            <w:pPr>
              <w:spacing w:after="120" w:line="276" w:lineRule="auto"/>
              <w:jc w:val="both"/>
              <w:rPr>
                <w:rFonts w:ascii="Times New Roman" w:hAnsi="Times New Roman"/>
                <w:color w:val="000000" w:themeColor="text1"/>
                <w:sz w:val="22"/>
                <w:szCs w:val="22"/>
              </w:rPr>
            </w:pPr>
            <w:r>
              <w:rPr>
                <w:rFonts w:ascii="Times New Roman" w:hAnsi="Times New Roman"/>
                <w:color w:val="000000" w:themeColor="text1"/>
                <w:position w:val="1"/>
                <w:sz w:val="22"/>
                <w:szCs w:val="22"/>
              </w:rPr>
              <w:t>Nhiều người cùng thực hiện 1 hành vi vi phạm</w:t>
            </w:r>
          </w:p>
        </w:tc>
        <w:tc>
          <w:tcPr>
            <w:tcW w:w="2582" w:type="dxa"/>
            <w:tcBorders>
              <w:top w:val="single" w:sz="4" w:space="0" w:color="000000"/>
              <w:left w:val="single" w:sz="4" w:space="0" w:color="000000"/>
              <w:bottom w:val="single" w:sz="4" w:space="0" w:color="000000"/>
              <w:right w:val="single" w:sz="4" w:space="0" w:color="000000"/>
            </w:tcBorders>
            <w:vAlign w:val="center"/>
          </w:tcPr>
          <w:p w14:paraId="7611F698" w14:textId="77777777" w:rsidR="00A10877" w:rsidRDefault="00F1289A" w:rsidP="00253C84">
            <w:pPr>
              <w:spacing w:after="120" w:line="276" w:lineRule="auto"/>
              <w:rPr>
                <w:rFonts w:ascii="Times New Roman" w:hAnsi="Times New Roman"/>
                <w:color w:val="000000" w:themeColor="text1"/>
                <w:sz w:val="22"/>
                <w:szCs w:val="22"/>
              </w:rPr>
            </w:pPr>
            <w:r>
              <w:rPr>
                <w:rFonts w:ascii="Times New Roman" w:hAnsi="Times New Roman"/>
                <w:color w:val="000000" w:themeColor="text1"/>
                <w:sz w:val="22"/>
                <w:szCs w:val="22"/>
              </w:rPr>
              <w:t>Mỗi người vi phạm đều bị xử phạt</w:t>
            </w:r>
          </w:p>
        </w:tc>
      </w:tr>
    </w:tbl>
    <w:p w14:paraId="715250D7" w14:textId="77777777" w:rsidR="005740C8" w:rsidRDefault="005740C8" w:rsidP="00253C84">
      <w:pPr>
        <w:spacing w:after="120" w:line="276" w:lineRule="auto"/>
        <w:jc w:val="center"/>
        <w:rPr>
          <w:rFonts w:ascii="Times New Roman" w:hAnsi="Times New Roman"/>
          <w:b/>
          <w:bCs/>
          <w:sz w:val="26"/>
          <w:szCs w:val="26"/>
          <w:highlight w:val="yellow"/>
        </w:rPr>
      </w:pPr>
    </w:p>
    <w:p w14:paraId="1C6A9459" w14:textId="77777777" w:rsidR="005740C8" w:rsidRDefault="005740C8" w:rsidP="00253C84">
      <w:pPr>
        <w:spacing w:after="120" w:line="276" w:lineRule="auto"/>
        <w:jc w:val="center"/>
        <w:rPr>
          <w:rFonts w:ascii="Times New Roman" w:hAnsi="Times New Roman"/>
          <w:b/>
          <w:bCs/>
          <w:sz w:val="26"/>
          <w:szCs w:val="26"/>
          <w:highlight w:val="yellow"/>
        </w:rPr>
      </w:pPr>
    </w:p>
    <w:p w14:paraId="3C8A48A1" w14:textId="77777777" w:rsidR="005740C8" w:rsidRDefault="005740C8" w:rsidP="00253C84">
      <w:pPr>
        <w:spacing w:after="120" w:line="276" w:lineRule="auto"/>
        <w:jc w:val="center"/>
        <w:rPr>
          <w:rFonts w:ascii="Times New Roman" w:hAnsi="Times New Roman"/>
          <w:b/>
          <w:bCs/>
          <w:sz w:val="26"/>
          <w:szCs w:val="26"/>
          <w:highlight w:val="yellow"/>
        </w:rPr>
      </w:pPr>
    </w:p>
    <w:p w14:paraId="4C3683FF" w14:textId="77777777" w:rsidR="005740C8" w:rsidRDefault="005740C8" w:rsidP="00253C84">
      <w:pPr>
        <w:spacing w:after="120" w:line="276" w:lineRule="auto"/>
        <w:jc w:val="center"/>
        <w:rPr>
          <w:rFonts w:ascii="Times New Roman" w:hAnsi="Times New Roman"/>
          <w:b/>
          <w:bCs/>
          <w:sz w:val="26"/>
          <w:szCs w:val="26"/>
          <w:highlight w:val="yellow"/>
        </w:rPr>
      </w:pPr>
    </w:p>
    <w:p w14:paraId="66642466" w14:textId="77777777" w:rsidR="005740C8" w:rsidRDefault="005740C8" w:rsidP="00253C84">
      <w:pPr>
        <w:spacing w:after="120" w:line="276" w:lineRule="auto"/>
        <w:jc w:val="center"/>
        <w:rPr>
          <w:rFonts w:ascii="Times New Roman" w:hAnsi="Times New Roman"/>
          <w:b/>
          <w:bCs/>
          <w:sz w:val="26"/>
          <w:szCs w:val="26"/>
          <w:highlight w:val="yellow"/>
        </w:rPr>
      </w:pPr>
    </w:p>
    <w:p w14:paraId="55EEC414" w14:textId="77777777" w:rsidR="005740C8" w:rsidRDefault="005740C8" w:rsidP="00253C84">
      <w:pPr>
        <w:spacing w:after="120" w:line="276" w:lineRule="auto"/>
        <w:jc w:val="center"/>
        <w:rPr>
          <w:rFonts w:ascii="Times New Roman" w:hAnsi="Times New Roman"/>
          <w:b/>
          <w:bCs/>
          <w:sz w:val="26"/>
          <w:szCs w:val="26"/>
          <w:highlight w:val="yellow"/>
        </w:rPr>
      </w:pPr>
    </w:p>
    <w:p w14:paraId="4814755F" w14:textId="77777777" w:rsidR="005740C8" w:rsidRDefault="005740C8" w:rsidP="00253C84">
      <w:pPr>
        <w:spacing w:after="120" w:line="276" w:lineRule="auto"/>
        <w:jc w:val="center"/>
        <w:rPr>
          <w:rFonts w:ascii="Times New Roman" w:hAnsi="Times New Roman"/>
          <w:b/>
          <w:bCs/>
          <w:sz w:val="26"/>
          <w:szCs w:val="26"/>
          <w:highlight w:val="yellow"/>
        </w:rPr>
      </w:pPr>
    </w:p>
    <w:p w14:paraId="7974C908" w14:textId="77777777" w:rsidR="005740C8" w:rsidRDefault="005740C8" w:rsidP="00253C84">
      <w:pPr>
        <w:spacing w:after="120" w:line="276" w:lineRule="auto"/>
        <w:jc w:val="center"/>
        <w:rPr>
          <w:rFonts w:ascii="Times New Roman" w:hAnsi="Times New Roman"/>
          <w:b/>
          <w:bCs/>
          <w:sz w:val="26"/>
          <w:szCs w:val="26"/>
          <w:highlight w:val="yellow"/>
        </w:rPr>
      </w:pPr>
    </w:p>
    <w:p w14:paraId="17A5D321" w14:textId="77777777" w:rsidR="005740C8" w:rsidRDefault="005740C8" w:rsidP="00253C84">
      <w:pPr>
        <w:spacing w:after="120" w:line="276" w:lineRule="auto"/>
        <w:jc w:val="center"/>
        <w:rPr>
          <w:rFonts w:ascii="Times New Roman" w:hAnsi="Times New Roman"/>
          <w:b/>
          <w:bCs/>
          <w:sz w:val="26"/>
          <w:szCs w:val="26"/>
          <w:highlight w:val="yellow"/>
        </w:rPr>
      </w:pPr>
    </w:p>
    <w:p w14:paraId="7938EBD3" w14:textId="77777777" w:rsidR="005740C8" w:rsidRDefault="005740C8" w:rsidP="00253C84">
      <w:pPr>
        <w:spacing w:after="120" w:line="276" w:lineRule="auto"/>
        <w:jc w:val="center"/>
        <w:rPr>
          <w:rFonts w:ascii="Times New Roman" w:hAnsi="Times New Roman"/>
          <w:b/>
          <w:bCs/>
          <w:sz w:val="26"/>
          <w:szCs w:val="26"/>
          <w:highlight w:val="yellow"/>
        </w:rPr>
      </w:pPr>
    </w:p>
    <w:p w14:paraId="1E9413F0" w14:textId="77777777" w:rsidR="005740C8" w:rsidRDefault="005740C8" w:rsidP="00253C84">
      <w:pPr>
        <w:spacing w:after="120" w:line="276" w:lineRule="auto"/>
        <w:jc w:val="center"/>
        <w:rPr>
          <w:rFonts w:ascii="Times New Roman" w:hAnsi="Times New Roman"/>
          <w:b/>
          <w:bCs/>
          <w:sz w:val="26"/>
          <w:szCs w:val="26"/>
          <w:highlight w:val="yellow"/>
        </w:rPr>
      </w:pPr>
    </w:p>
    <w:p w14:paraId="36291AA1" w14:textId="77777777" w:rsidR="005740C8" w:rsidRDefault="005740C8" w:rsidP="00253C84">
      <w:pPr>
        <w:spacing w:after="120" w:line="276" w:lineRule="auto"/>
        <w:jc w:val="center"/>
        <w:rPr>
          <w:rFonts w:ascii="Times New Roman" w:hAnsi="Times New Roman"/>
          <w:b/>
          <w:bCs/>
          <w:sz w:val="26"/>
          <w:szCs w:val="26"/>
          <w:highlight w:val="yellow"/>
        </w:rPr>
      </w:pPr>
    </w:p>
    <w:p w14:paraId="380A9079" w14:textId="77777777" w:rsidR="005740C8" w:rsidRDefault="005740C8" w:rsidP="00253C84">
      <w:pPr>
        <w:spacing w:after="120" w:line="276" w:lineRule="auto"/>
        <w:jc w:val="center"/>
        <w:rPr>
          <w:rFonts w:ascii="Times New Roman" w:hAnsi="Times New Roman"/>
          <w:b/>
          <w:bCs/>
          <w:sz w:val="26"/>
          <w:szCs w:val="26"/>
          <w:highlight w:val="yellow"/>
        </w:rPr>
      </w:pPr>
    </w:p>
    <w:p w14:paraId="4C6635FA" w14:textId="77777777" w:rsidR="005740C8" w:rsidRDefault="005740C8" w:rsidP="00253C84">
      <w:pPr>
        <w:spacing w:after="120" w:line="276" w:lineRule="auto"/>
        <w:jc w:val="center"/>
        <w:rPr>
          <w:rFonts w:ascii="Times New Roman" w:hAnsi="Times New Roman"/>
          <w:b/>
          <w:bCs/>
          <w:sz w:val="26"/>
          <w:szCs w:val="26"/>
          <w:highlight w:val="yellow"/>
        </w:rPr>
      </w:pPr>
    </w:p>
    <w:p w14:paraId="72B61AA8" w14:textId="77777777" w:rsidR="005740C8" w:rsidRDefault="005740C8" w:rsidP="00253C84">
      <w:pPr>
        <w:spacing w:after="120" w:line="276" w:lineRule="auto"/>
        <w:jc w:val="center"/>
        <w:rPr>
          <w:rFonts w:ascii="Times New Roman" w:hAnsi="Times New Roman"/>
          <w:b/>
          <w:bCs/>
          <w:sz w:val="26"/>
          <w:szCs w:val="26"/>
          <w:highlight w:val="yellow"/>
        </w:rPr>
      </w:pPr>
    </w:p>
    <w:p w14:paraId="0830D0C1" w14:textId="77777777" w:rsidR="005740C8" w:rsidRDefault="005740C8" w:rsidP="00253C84">
      <w:pPr>
        <w:spacing w:after="120" w:line="276" w:lineRule="auto"/>
        <w:jc w:val="center"/>
        <w:rPr>
          <w:rFonts w:ascii="Times New Roman" w:hAnsi="Times New Roman"/>
          <w:b/>
          <w:bCs/>
          <w:sz w:val="26"/>
          <w:szCs w:val="26"/>
          <w:highlight w:val="yellow"/>
        </w:rPr>
      </w:pPr>
    </w:p>
    <w:p w14:paraId="50F00C4F" w14:textId="77777777" w:rsidR="005740C8" w:rsidRDefault="005740C8" w:rsidP="00253C84">
      <w:pPr>
        <w:spacing w:after="120" w:line="276" w:lineRule="auto"/>
        <w:jc w:val="center"/>
        <w:rPr>
          <w:rFonts w:ascii="Times New Roman" w:hAnsi="Times New Roman"/>
          <w:b/>
          <w:bCs/>
          <w:sz w:val="26"/>
          <w:szCs w:val="26"/>
          <w:highlight w:val="yellow"/>
        </w:rPr>
      </w:pPr>
    </w:p>
    <w:p w14:paraId="56CB3916" w14:textId="77777777" w:rsidR="005740C8" w:rsidRDefault="005740C8" w:rsidP="00253C84">
      <w:pPr>
        <w:spacing w:after="120" w:line="276" w:lineRule="auto"/>
        <w:jc w:val="center"/>
        <w:rPr>
          <w:rFonts w:ascii="Times New Roman" w:hAnsi="Times New Roman"/>
          <w:b/>
          <w:bCs/>
          <w:sz w:val="26"/>
          <w:szCs w:val="26"/>
          <w:highlight w:val="yellow"/>
        </w:rPr>
      </w:pPr>
    </w:p>
    <w:p w14:paraId="0F62DE8F" w14:textId="77777777" w:rsidR="005740C8" w:rsidRDefault="005740C8" w:rsidP="00253C84">
      <w:pPr>
        <w:spacing w:after="120" w:line="276" w:lineRule="auto"/>
        <w:jc w:val="center"/>
        <w:rPr>
          <w:rFonts w:ascii="Times New Roman" w:hAnsi="Times New Roman"/>
          <w:b/>
          <w:bCs/>
          <w:sz w:val="26"/>
          <w:szCs w:val="26"/>
          <w:highlight w:val="yellow"/>
        </w:rPr>
      </w:pPr>
    </w:p>
    <w:p w14:paraId="5D0BD940" w14:textId="77777777" w:rsidR="005740C8" w:rsidRDefault="005740C8" w:rsidP="005740C8">
      <w:pPr>
        <w:spacing w:after="120" w:line="276" w:lineRule="auto"/>
        <w:rPr>
          <w:rFonts w:ascii="Times New Roman" w:hAnsi="Times New Roman"/>
          <w:b/>
          <w:bCs/>
          <w:sz w:val="26"/>
          <w:szCs w:val="26"/>
          <w:highlight w:val="yellow"/>
        </w:rPr>
      </w:pPr>
    </w:p>
    <w:p w14:paraId="67BDDE1E" w14:textId="77777777" w:rsidR="001B4D5A" w:rsidRDefault="001B4D5A" w:rsidP="005740C8">
      <w:pPr>
        <w:spacing w:after="120" w:line="276" w:lineRule="auto"/>
        <w:rPr>
          <w:rFonts w:ascii="Times New Roman" w:hAnsi="Times New Roman"/>
          <w:b/>
          <w:bCs/>
          <w:sz w:val="26"/>
          <w:szCs w:val="26"/>
          <w:highlight w:val="yellow"/>
        </w:rPr>
      </w:pPr>
    </w:p>
    <w:p w14:paraId="4A67BD54" w14:textId="77777777" w:rsidR="001B4D5A" w:rsidRDefault="001B4D5A" w:rsidP="005740C8">
      <w:pPr>
        <w:spacing w:after="120" w:line="276" w:lineRule="auto"/>
        <w:rPr>
          <w:rFonts w:ascii="Times New Roman" w:hAnsi="Times New Roman"/>
          <w:b/>
          <w:bCs/>
          <w:sz w:val="26"/>
          <w:szCs w:val="26"/>
          <w:highlight w:val="yellow"/>
        </w:rPr>
      </w:pPr>
    </w:p>
    <w:p w14:paraId="3CB5A399" w14:textId="77777777" w:rsidR="001B4D5A" w:rsidRDefault="001B4D5A" w:rsidP="005740C8">
      <w:pPr>
        <w:spacing w:after="120" w:line="276" w:lineRule="auto"/>
        <w:rPr>
          <w:rFonts w:ascii="Times New Roman" w:hAnsi="Times New Roman"/>
          <w:b/>
          <w:bCs/>
          <w:sz w:val="26"/>
          <w:szCs w:val="26"/>
          <w:highlight w:val="yellow"/>
        </w:rPr>
      </w:pPr>
    </w:p>
    <w:p w14:paraId="249229D4" w14:textId="77777777" w:rsidR="001B4D5A" w:rsidRDefault="001B4D5A" w:rsidP="005740C8">
      <w:pPr>
        <w:spacing w:after="120" w:line="276" w:lineRule="auto"/>
        <w:rPr>
          <w:rFonts w:ascii="Times New Roman" w:hAnsi="Times New Roman"/>
          <w:b/>
          <w:bCs/>
          <w:sz w:val="26"/>
          <w:szCs w:val="26"/>
          <w:highlight w:val="yellow"/>
        </w:rPr>
      </w:pPr>
    </w:p>
    <w:p w14:paraId="4A12FCF6" w14:textId="77777777" w:rsidR="001B4D5A" w:rsidRDefault="001B4D5A" w:rsidP="005740C8">
      <w:pPr>
        <w:spacing w:after="120" w:line="276" w:lineRule="auto"/>
        <w:rPr>
          <w:rFonts w:ascii="Times New Roman" w:hAnsi="Times New Roman"/>
          <w:b/>
          <w:bCs/>
          <w:sz w:val="26"/>
          <w:szCs w:val="26"/>
          <w:highlight w:val="yellow"/>
        </w:rPr>
      </w:pPr>
    </w:p>
    <w:p w14:paraId="10A93E41" w14:textId="77777777" w:rsidR="001B4D5A" w:rsidRDefault="001B4D5A" w:rsidP="005740C8">
      <w:pPr>
        <w:spacing w:after="120" w:line="276" w:lineRule="auto"/>
        <w:rPr>
          <w:rFonts w:ascii="Times New Roman" w:hAnsi="Times New Roman"/>
          <w:b/>
          <w:bCs/>
          <w:sz w:val="26"/>
          <w:szCs w:val="26"/>
          <w:highlight w:val="yellow"/>
        </w:rPr>
      </w:pPr>
    </w:p>
    <w:p w14:paraId="10A4FF08" w14:textId="77777777" w:rsidR="001B4D5A" w:rsidRDefault="001B4D5A" w:rsidP="005740C8">
      <w:pPr>
        <w:spacing w:after="120" w:line="276" w:lineRule="auto"/>
        <w:rPr>
          <w:rFonts w:ascii="Times New Roman" w:hAnsi="Times New Roman"/>
          <w:b/>
          <w:bCs/>
          <w:sz w:val="26"/>
          <w:szCs w:val="26"/>
          <w:highlight w:val="yellow"/>
        </w:rPr>
      </w:pPr>
    </w:p>
    <w:p w14:paraId="220A070D" w14:textId="77777777" w:rsidR="001B4D5A" w:rsidRDefault="001B4D5A" w:rsidP="005740C8">
      <w:pPr>
        <w:spacing w:after="120" w:line="276" w:lineRule="auto"/>
        <w:rPr>
          <w:rFonts w:ascii="Times New Roman" w:hAnsi="Times New Roman"/>
          <w:b/>
          <w:bCs/>
          <w:sz w:val="26"/>
          <w:szCs w:val="26"/>
          <w:highlight w:val="yellow"/>
        </w:rPr>
      </w:pPr>
    </w:p>
    <w:p w14:paraId="489D83B3" w14:textId="3C47B8DF" w:rsidR="00A10877" w:rsidRDefault="00F1289A" w:rsidP="00253C84">
      <w:pPr>
        <w:spacing w:after="120" w:line="276" w:lineRule="auto"/>
        <w:jc w:val="center"/>
        <w:rPr>
          <w:rFonts w:ascii="Times New Roman" w:hAnsi="Times New Roman"/>
          <w:b/>
          <w:bCs/>
          <w:sz w:val="26"/>
          <w:szCs w:val="26"/>
        </w:rPr>
      </w:pPr>
      <w:r>
        <w:rPr>
          <w:rFonts w:ascii="Times New Roman" w:hAnsi="Times New Roman"/>
          <w:b/>
          <w:bCs/>
          <w:sz w:val="26"/>
          <w:szCs w:val="26"/>
          <w:highlight w:val="yellow"/>
        </w:rPr>
        <w:t>BIỂU 06</w:t>
      </w:r>
    </w:p>
    <w:p w14:paraId="5DD25446" w14:textId="77777777" w:rsidR="00A10877" w:rsidRDefault="00F1289A" w:rsidP="00253C84">
      <w:pPr>
        <w:spacing w:after="120" w:line="276" w:lineRule="auto"/>
        <w:jc w:val="center"/>
        <w:rPr>
          <w:rFonts w:ascii="Times New Roman" w:hAnsi="Times New Roman"/>
          <w:b/>
          <w:bCs/>
          <w:sz w:val="26"/>
          <w:szCs w:val="26"/>
          <w:highlight w:val="yellow"/>
        </w:rPr>
      </w:pPr>
      <w:r>
        <w:rPr>
          <w:rFonts w:ascii="Times New Roman" w:hAnsi="Times New Roman"/>
          <w:b/>
          <w:bCs/>
          <w:sz w:val="26"/>
          <w:szCs w:val="26"/>
          <w:highlight w:val="yellow"/>
        </w:rPr>
        <w:t>MẪU BẢO LÃNH THỰC HIỆN HỢP ĐỒNG. BẢO LÃNH TIỀN TẠM ỨNG</w:t>
      </w:r>
    </w:p>
    <w:p w14:paraId="68F7F0FF" w14:textId="77777777" w:rsidR="00A10877" w:rsidRDefault="00F1289A" w:rsidP="00253C84">
      <w:pPr>
        <w:spacing w:after="120" w:line="276" w:lineRule="auto"/>
        <w:jc w:val="center"/>
        <w:rPr>
          <w:rFonts w:ascii="Times New Roman" w:hAnsi="Times New Roman"/>
          <w:b/>
          <w:bCs/>
          <w:sz w:val="26"/>
          <w:szCs w:val="26"/>
          <w:highlight w:val="yellow"/>
        </w:rPr>
      </w:pPr>
      <w:r>
        <w:rPr>
          <w:rFonts w:ascii="Times New Roman" w:hAnsi="Times New Roman"/>
          <w:b/>
          <w:bCs/>
          <w:sz w:val="26"/>
          <w:szCs w:val="26"/>
          <w:highlight w:val="yellow"/>
        </w:rPr>
        <w:t>BẢO LÃNH BẢO HÀNH. BẢO LÃNH QUYẾT TOÁN HỢP ĐỒNG</w:t>
      </w:r>
    </w:p>
    <w:p w14:paraId="0AE5523D" w14:textId="4294CBFB" w:rsidR="00A10877" w:rsidRDefault="00F1289A" w:rsidP="00253C84">
      <w:pPr>
        <w:spacing w:after="120" w:line="276" w:lineRule="auto"/>
        <w:jc w:val="center"/>
        <w:rPr>
          <w:rFonts w:ascii="Times New Roman" w:hAnsi="Times New Roman"/>
          <w:bCs/>
          <w:i/>
          <w:sz w:val="26"/>
          <w:szCs w:val="26"/>
        </w:rPr>
      </w:pPr>
      <w:r>
        <w:rPr>
          <w:rFonts w:ascii="Times New Roman" w:hAnsi="Times New Roman"/>
          <w:bCs/>
          <w:i/>
          <w:sz w:val="26"/>
          <w:szCs w:val="26"/>
          <w:highlight w:val="yellow"/>
          <w:lang w:val="nl-NL"/>
        </w:rPr>
        <w:t>(Kèm theo hợp đồng số……..…/</w:t>
      </w:r>
      <w:r w:rsidR="005740C8">
        <w:rPr>
          <w:rFonts w:ascii="Times New Roman" w:hAnsi="Times New Roman"/>
          <w:bCs/>
          <w:i/>
          <w:sz w:val="26"/>
          <w:szCs w:val="26"/>
          <w:highlight w:val="yellow"/>
          <w:lang w:val="nl-NL"/>
        </w:rPr>
        <w:t>2026/HĐXD/VNCNEC-PHC</w:t>
      </w:r>
      <w:r>
        <w:rPr>
          <w:rFonts w:ascii="Times New Roman" w:hAnsi="Times New Roman"/>
          <w:bCs/>
          <w:i/>
          <w:sz w:val="26"/>
          <w:szCs w:val="26"/>
          <w:highlight w:val="yellow"/>
          <w:lang w:val="nl-NL"/>
        </w:rPr>
        <w:t xml:space="preserve"> ngày……tháng……năm 2026)</w:t>
      </w:r>
    </w:p>
    <w:p w14:paraId="1A909B58" w14:textId="77777777" w:rsidR="00A10877" w:rsidRDefault="00F1289A" w:rsidP="00253C84">
      <w:pPr>
        <w:spacing w:after="120" w:line="276" w:lineRule="auto"/>
        <w:jc w:val="center"/>
        <w:rPr>
          <w:rFonts w:ascii="Times New Roman" w:hAnsi="Times New Roman"/>
          <w:b/>
          <w:color w:val="000000" w:themeColor="text1"/>
          <w:spacing w:val="-10"/>
          <w:sz w:val="26"/>
          <w:szCs w:val="26"/>
        </w:rPr>
      </w:pPr>
      <w:r>
        <w:rPr>
          <w:rFonts w:ascii="Times New Roman" w:hAnsi="Times New Roman"/>
          <w:b/>
          <w:color w:val="000000" w:themeColor="text1"/>
          <w:spacing w:val="-10"/>
          <w:sz w:val="26"/>
          <w:szCs w:val="26"/>
        </w:rPr>
        <w:t>BẢO LÃNH THỰC HIỆN HỢP ĐỒNG</w:t>
      </w:r>
    </w:p>
    <w:p w14:paraId="38A446C0" w14:textId="77777777" w:rsidR="00A10877" w:rsidRDefault="00F1289A" w:rsidP="00253C84">
      <w:pPr>
        <w:tabs>
          <w:tab w:val="left" w:pos="851"/>
        </w:tabs>
        <w:spacing w:after="120" w:line="276" w:lineRule="auto"/>
        <w:jc w:val="both"/>
        <w:rPr>
          <w:rFonts w:ascii="Times New Roman" w:hAnsi="Times New Roman"/>
          <w:color w:val="000000" w:themeColor="text1"/>
          <w:sz w:val="26"/>
          <w:szCs w:val="26"/>
        </w:rPr>
      </w:pPr>
      <w:r>
        <w:rPr>
          <w:rFonts w:ascii="Times New Roman" w:hAnsi="Times New Roman"/>
          <w:color w:val="000000" w:themeColor="text1"/>
          <w:sz w:val="26"/>
          <w:szCs w:val="26"/>
        </w:rPr>
        <w:t xml:space="preserve">Chúng tôi được thông báo rằng Công ty </w:t>
      </w:r>
      <w:proofErr w:type="gramStart"/>
      <w:r>
        <w:rPr>
          <w:rFonts w:ascii="Times New Roman" w:hAnsi="Times New Roman"/>
          <w:color w:val="000000" w:themeColor="text1"/>
          <w:sz w:val="26"/>
          <w:szCs w:val="26"/>
        </w:rPr>
        <w:t>…..</w:t>
      </w:r>
      <w:proofErr w:type="gramEnd"/>
      <w:r>
        <w:rPr>
          <w:rFonts w:ascii="Times New Roman" w:hAnsi="Times New Roman"/>
          <w:color w:val="000000" w:themeColor="text1"/>
          <w:sz w:val="26"/>
          <w:szCs w:val="26"/>
        </w:rPr>
        <w:t xml:space="preserve">……..... có trụ sở </w:t>
      </w:r>
      <w:r>
        <w:rPr>
          <w:rFonts w:ascii="Times New Roman" w:hAnsi="Times New Roman"/>
          <w:i/>
          <w:color w:val="000000" w:themeColor="text1"/>
          <w:sz w:val="26"/>
          <w:szCs w:val="26"/>
        </w:rPr>
        <w:t xml:space="preserve">[địa chỉ] </w:t>
      </w:r>
      <w:r>
        <w:rPr>
          <w:rFonts w:ascii="Times New Roman" w:hAnsi="Times New Roman"/>
          <w:color w:val="000000" w:themeColor="text1"/>
          <w:sz w:val="26"/>
          <w:szCs w:val="26"/>
        </w:rPr>
        <w:t xml:space="preserve">tại …....……… (sau đây gọi là “Bên được bảo lãnh”) và Công ty cổ phần đầu tư Xây dựng và Kỹ Thuật VNCN E&amp;C (sau đây gọi là “Bên nhận bảo lãnh”) đã ký hợp </w:t>
      </w:r>
      <w:proofErr w:type="gramStart"/>
      <w:r>
        <w:rPr>
          <w:rFonts w:ascii="Times New Roman" w:hAnsi="Times New Roman"/>
          <w:color w:val="000000" w:themeColor="text1"/>
          <w:sz w:val="26"/>
          <w:szCs w:val="26"/>
        </w:rPr>
        <w:t xml:space="preserve">đồng  </w:t>
      </w:r>
      <w:r>
        <w:rPr>
          <w:rFonts w:ascii="Times New Roman" w:hAnsi="Times New Roman"/>
          <w:i/>
          <w:color w:val="000000" w:themeColor="text1"/>
          <w:sz w:val="26"/>
          <w:szCs w:val="26"/>
        </w:rPr>
        <w:t>[</w:t>
      </w:r>
      <w:proofErr w:type="gramEnd"/>
      <w:r>
        <w:rPr>
          <w:rFonts w:ascii="Times New Roman" w:hAnsi="Times New Roman"/>
          <w:i/>
          <w:color w:val="000000" w:themeColor="text1"/>
          <w:sz w:val="26"/>
          <w:szCs w:val="26"/>
        </w:rPr>
        <w:t xml:space="preserve">hợp đồng kinh tế] </w:t>
      </w:r>
      <w:r>
        <w:rPr>
          <w:rFonts w:ascii="Times New Roman" w:hAnsi="Times New Roman"/>
          <w:color w:val="000000" w:themeColor="text1"/>
          <w:sz w:val="26"/>
          <w:szCs w:val="26"/>
        </w:rPr>
        <w:t xml:space="preserve">số.....….. ngày …. tháng …. năm …. về việc thực hiện </w:t>
      </w:r>
      <w:r>
        <w:rPr>
          <w:rFonts w:ascii="Times New Roman" w:hAnsi="Times New Roman"/>
          <w:i/>
          <w:color w:val="000000" w:themeColor="text1"/>
          <w:sz w:val="26"/>
          <w:szCs w:val="26"/>
        </w:rPr>
        <w:t xml:space="preserve">[thi công] </w:t>
      </w:r>
      <w:r>
        <w:rPr>
          <w:rFonts w:ascii="Times New Roman" w:hAnsi="Times New Roman"/>
          <w:color w:val="000000" w:themeColor="text1"/>
          <w:sz w:val="26"/>
          <w:szCs w:val="26"/>
        </w:rPr>
        <w:t>dự án “</w:t>
      </w:r>
      <w:r>
        <w:rPr>
          <w:rFonts w:ascii="Times New Roman" w:hAnsi="Times New Roman"/>
          <w:color w:val="000000" w:themeColor="text1"/>
          <w:sz w:val="26"/>
          <w:szCs w:val="26"/>
          <w:lang w:val="en-GB"/>
        </w:rPr>
        <w:t>…………</w:t>
      </w:r>
      <w:proofErr w:type="gramStart"/>
      <w:r>
        <w:rPr>
          <w:rFonts w:ascii="Times New Roman" w:hAnsi="Times New Roman"/>
          <w:color w:val="000000" w:themeColor="text1"/>
          <w:sz w:val="26"/>
          <w:szCs w:val="26"/>
          <w:lang w:val="en-GB"/>
        </w:rPr>
        <w:t>…..</w:t>
      </w:r>
      <w:proofErr w:type="gramEnd"/>
      <w:r>
        <w:rPr>
          <w:rFonts w:ascii="Times New Roman" w:hAnsi="Times New Roman"/>
          <w:color w:val="000000" w:themeColor="text1"/>
          <w:sz w:val="26"/>
          <w:szCs w:val="26"/>
        </w:rPr>
        <w:t>” (Sau đây gọi là “Hợp đồng”).  Theo quy định của Hợp đồng. Bên được bảo lãnh phải cung cấp một bảo lãnh thực hiện hợp đồng như sự đảm bảo cho nghĩa vụ của Bên được bảo lãnh đối với Bên nhận bảo lãnh.</w:t>
      </w:r>
    </w:p>
    <w:p w14:paraId="113B0E0B" w14:textId="77777777" w:rsidR="00A10877" w:rsidRDefault="00F1289A" w:rsidP="00253C84">
      <w:pPr>
        <w:tabs>
          <w:tab w:val="left" w:pos="851"/>
        </w:tabs>
        <w:spacing w:after="120" w:line="276" w:lineRule="auto"/>
        <w:jc w:val="both"/>
        <w:rPr>
          <w:rFonts w:ascii="Times New Roman" w:hAnsi="Times New Roman"/>
          <w:color w:val="000000" w:themeColor="text1"/>
          <w:sz w:val="26"/>
          <w:szCs w:val="26"/>
        </w:rPr>
      </w:pPr>
      <w:r>
        <w:rPr>
          <w:rFonts w:ascii="Times New Roman" w:hAnsi="Times New Roman"/>
          <w:color w:val="000000" w:themeColor="text1"/>
          <w:sz w:val="26"/>
          <w:szCs w:val="26"/>
        </w:rPr>
        <w:t>Theo yêu cầu của Bên được bảo lãnh. chúng tôi – Ngân hàng .......... có trụ sở đăng ký tại ………. (</w:t>
      </w:r>
      <w:proofErr w:type="gramStart"/>
      <w:r>
        <w:rPr>
          <w:rFonts w:ascii="Times New Roman" w:hAnsi="Times New Roman"/>
          <w:color w:val="000000" w:themeColor="text1"/>
          <w:sz w:val="26"/>
          <w:szCs w:val="26"/>
        </w:rPr>
        <w:t>sau</w:t>
      </w:r>
      <w:proofErr w:type="gramEnd"/>
      <w:r>
        <w:rPr>
          <w:rFonts w:ascii="Times New Roman" w:hAnsi="Times New Roman"/>
          <w:color w:val="000000" w:themeColor="text1"/>
          <w:sz w:val="26"/>
          <w:szCs w:val="26"/>
        </w:rPr>
        <w:t xml:space="preserve"> đây gọi là “Ngân hàng”). đại diện </w:t>
      </w:r>
      <w:proofErr w:type="gramStart"/>
      <w:r>
        <w:rPr>
          <w:rFonts w:ascii="Times New Roman" w:hAnsi="Times New Roman"/>
          <w:color w:val="000000" w:themeColor="text1"/>
          <w:sz w:val="26"/>
          <w:szCs w:val="26"/>
        </w:rPr>
        <w:t>bởi:…</w:t>
      </w:r>
      <w:proofErr w:type="gramEnd"/>
      <w:r>
        <w:rPr>
          <w:rFonts w:ascii="Times New Roman" w:hAnsi="Times New Roman"/>
          <w:color w:val="000000" w:themeColor="text1"/>
          <w:sz w:val="26"/>
          <w:szCs w:val="26"/>
        </w:rPr>
        <w:t>……chức vụ……..có đầy đủ thẩm quyền ký hợp lệ. theo đây cam kết vô điều kiện và không hủy ngang thanh toán cho Bên nhận bảo lãnh bất cứ khoản hoặc các khoản tiền nào mà tổng giá trị (các) khoản tiền đó không vượt quá</w:t>
      </w:r>
      <w:r>
        <w:rPr>
          <w:rFonts w:ascii="Times New Roman" w:hAnsi="Times New Roman"/>
          <w:color w:val="000000" w:themeColor="text1"/>
          <w:sz w:val="26"/>
          <w:szCs w:val="26"/>
          <w:lang w:val="en-GB"/>
        </w:rPr>
        <w:t xml:space="preserve">............... </w:t>
      </w:r>
      <w:r>
        <w:rPr>
          <w:rFonts w:ascii="Times New Roman" w:hAnsi="Times New Roman"/>
          <w:b/>
          <w:color w:val="000000" w:themeColor="text1"/>
          <w:sz w:val="26"/>
          <w:szCs w:val="26"/>
          <w:lang w:val="en-GB"/>
        </w:rPr>
        <w:t xml:space="preserve">đồng (Bằng chữ: </w:t>
      </w:r>
      <w:r>
        <w:rPr>
          <w:rFonts w:ascii="Times New Roman" w:hAnsi="Times New Roman"/>
          <w:color w:val="000000" w:themeColor="text1"/>
          <w:sz w:val="26"/>
          <w:szCs w:val="26"/>
          <w:lang w:val="en-GB"/>
        </w:rPr>
        <w:t xml:space="preserve">.................) </w:t>
      </w:r>
      <w:r>
        <w:rPr>
          <w:rFonts w:ascii="Times New Roman" w:hAnsi="Times New Roman"/>
          <w:color w:val="000000" w:themeColor="text1"/>
          <w:sz w:val="26"/>
          <w:szCs w:val="26"/>
        </w:rPr>
        <w:t>sau tối đa 03 (ba) ngày làm việc kể từ khi chúng tôi nhận được yêu cầu thanh toán đầu tiên bằng văn bản có dấu và chữ ký của người đại diện hợp pháp của Bên nhận bảo lãnh. Bên nhận bảo lãnh không phải chứng minh hay chỉ rõ các căn cứ cho yêu cầu của mình.</w:t>
      </w:r>
    </w:p>
    <w:p w14:paraId="21966AC1" w14:textId="77777777" w:rsidR="00A10877" w:rsidRDefault="00F1289A" w:rsidP="00253C84">
      <w:pPr>
        <w:spacing w:after="120" w:line="276" w:lineRule="auto"/>
        <w:jc w:val="both"/>
        <w:rPr>
          <w:rFonts w:ascii="Times New Roman" w:hAnsi="Times New Roman"/>
          <w:color w:val="000000" w:themeColor="text1"/>
          <w:sz w:val="26"/>
          <w:szCs w:val="26"/>
        </w:rPr>
      </w:pPr>
      <w:r>
        <w:rPr>
          <w:rFonts w:ascii="Times New Roman" w:hAnsi="Times New Roman"/>
          <w:color w:val="000000" w:themeColor="text1"/>
          <w:sz w:val="26"/>
          <w:szCs w:val="26"/>
        </w:rPr>
        <w:t>Ngoài ra chúng tôi đồng ý rằng sau Ngày có hiệu lực được nêu ở dưới đây: (i) mọi sửa đổi. bổ sung hoặc điều chỉnh các điều khoản của Hợp đồng hoặc bất kỳ tài liệu nào liên quan đến Hợp đồng. hoặc(ii) việc Hợp đồng bị hủy bỏ. sẽ không làm thay đổi bất kỳ nghĩa vụ nào của Ngân hàng đối với Bên nhận bảo lãnh theo thư bảo lãnh này.</w:t>
      </w:r>
    </w:p>
    <w:p w14:paraId="228A2EC7" w14:textId="77777777" w:rsidR="00A10877" w:rsidRDefault="00F1289A" w:rsidP="00253C84">
      <w:pPr>
        <w:spacing w:after="120" w:line="276" w:lineRule="auto"/>
        <w:jc w:val="both"/>
        <w:rPr>
          <w:rFonts w:ascii="Times New Roman" w:hAnsi="Times New Roman"/>
          <w:color w:val="000000" w:themeColor="text1"/>
          <w:sz w:val="26"/>
          <w:szCs w:val="26"/>
        </w:rPr>
      </w:pPr>
      <w:r>
        <w:rPr>
          <w:rFonts w:ascii="Times New Roman" w:hAnsi="Times New Roman"/>
          <w:color w:val="000000" w:themeColor="text1"/>
          <w:sz w:val="26"/>
          <w:szCs w:val="26"/>
        </w:rPr>
        <w:t>Bảo lãnh này có hiệu lực kể từ ……………………</w:t>
      </w:r>
      <w:proofErr w:type="gramStart"/>
      <w:r>
        <w:rPr>
          <w:rFonts w:ascii="Times New Roman" w:hAnsi="Times New Roman"/>
          <w:color w:val="000000" w:themeColor="text1"/>
          <w:sz w:val="26"/>
          <w:szCs w:val="26"/>
        </w:rPr>
        <w:t>….(</w:t>
      </w:r>
      <w:proofErr w:type="gramEnd"/>
      <w:r>
        <w:rPr>
          <w:rFonts w:ascii="Times New Roman" w:hAnsi="Times New Roman"/>
          <w:color w:val="000000" w:themeColor="text1"/>
          <w:sz w:val="26"/>
          <w:szCs w:val="26"/>
        </w:rPr>
        <w:t>“Ngày có hiệu lực”).</w:t>
      </w:r>
      <w:r>
        <w:rPr>
          <w:rFonts w:ascii="Times New Roman" w:hAnsi="Times New Roman"/>
          <w:i/>
          <w:color w:val="000000" w:themeColor="text1"/>
          <w:sz w:val="26"/>
          <w:szCs w:val="26"/>
        </w:rPr>
        <w:t xml:space="preserve"> </w:t>
      </w:r>
    </w:p>
    <w:p w14:paraId="2A3158C5" w14:textId="77777777" w:rsidR="00A10877" w:rsidRDefault="00F1289A" w:rsidP="00253C84">
      <w:pPr>
        <w:spacing w:after="120" w:line="276" w:lineRule="auto"/>
        <w:jc w:val="both"/>
        <w:rPr>
          <w:rFonts w:ascii="Times New Roman" w:hAnsi="Times New Roman"/>
          <w:color w:val="000000" w:themeColor="text1"/>
          <w:sz w:val="26"/>
          <w:szCs w:val="26"/>
        </w:rPr>
      </w:pPr>
      <w:r>
        <w:rPr>
          <w:rFonts w:ascii="Times New Roman" w:hAnsi="Times New Roman"/>
          <w:color w:val="000000" w:themeColor="text1"/>
          <w:sz w:val="26"/>
          <w:szCs w:val="26"/>
        </w:rPr>
        <w:t>Bảo lãnh này sẽ hết hiệu lực……</w:t>
      </w:r>
      <w:proofErr w:type="gramStart"/>
      <w:r>
        <w:rPr>
          <w:rFonts w:ascii="Times New Roman" w:hAnsi="Times New Roman"/>
          <w:color w:val="000000" w:themeColor="text1"/>
          <w:sz w:val="26"/>
          <w:szCs w:val="26"/>
        </w:rPr>
        <w:t>….</w:t>
      </w:r>
      <w:r>
        <w:rPr>
          <w:rFonts w:ascii="Times New Roman" w:hAnsi="Times New Roman"/>
          <w:i/>
          <w:color w:val="000000" w:themeColor="text1"/>
          <w:sz w:val="26"/>
          <w:szCs w:val="26"/>
        </w:rPr>
        <w:t>[</w:t>
      </w:r>
      <w:proofErr w:type="gramEnd"/>
      <w:r>
        <w:rPr>
          <w:rFonts w:ascii="Times New Roman" w:hAnsi="Times New Roman"/>
          <w:i/>
          <w:color w:val="000000" w:themeColor="text1"/>
          <w:sz w:val="26"/>
          <w:szCs w:val="26"/>
        </w:rPr>
        <w:t xml:space="preserve">điều kiện hoặc ngày hết hiệu lực] </w:t>
      </w:r>
      <w:r>
        <w:rPr>
          <w:rFonts w:ascii="Times New Roman" w:hAnsi="Times New Roman"/>
          <w:color w:val="000000" w:themeColor="text1"/>
          <w:sz w:val="26"/>
          <w:szCs w:val="26"/>
        </w:rPr>
        <w:t>(“Ngày hết hạn”).</w:t>
      </w:r>
    </w:p>
    <w:p w14:paraId="42273430" w14:textId="77777777" w:rsidR="00A10877" w:rsidRDefault="00F1289A" w:rsidP="00253C84">
      <w:pPr>
        <w:spacing w:after="120" w:line="276" w:lineRule="auto"/>
        <w:jc w:val="both"/>
        <w:rPr>
          <w:rFonts w:ascii="Times New Roman" w:hAnsi="Times New Roman"/>
          <w:i/>
          <w:color w:val="000000" w:themeColor="text1"/>
          <w:sz w:val="26"/>
          <w:szCs w:val="26"/>
        </w:rPr>
      </w:pPr>
      <w:r>
        <w:rPr>
          <w:rFonts w:ascii="Times New Roman" w:hAnsi="Times New Roman"/>
          <w:color w:val="000000" w:themeColor="text1"/>
          <w:sz w:val="26"/>
          <w:szCs w:val="26"/>
        </w:rPr>
        <w:lastRenderedPageBreak/>
        <w:t xml:space="preserve">Mọi thông báo hoặc yêu cầu thanh toán liên quan đến bảo lãnh này phải </w:t>
      </w:r>
      <w:r>
        <w:rPr>
          <w:rFonts w:ascii="Times New Roman" w:hAnsi="Times New Roman"/>
          <w:color w:val="000000" w:themeColor="text1"/>
          <w:sz w:val="26"/>
          <w:szCs w:val="26"/>
          <w:lang w:val="en-GB"/>
        </w:rPr>
        <w:t xml:space="preserve">được </w:t>
      </w:r>
      <w:r>
        <w:rPr>
          <w:rFonts w:ascii="Times New Roman" w:hAnsi="Times New Roman"/>
          <w:color w:val="000000" w:themeColor="text1"/>
          <w:sz w:val="26"/>
          <w:szCs w:val="26"/>
        </w:rPr>
        <w:t xml:space="preserve">gửi tới Ngân hàng tại địa chỉ …………. </w:t>
      </w:r>
      <w:proofErr w:type="gramStart"/>
      <w:r>
        <w:rPr>
          <w:rFonts w:ascii="Times New Roman" w:hAnsi="Times New Roman"/>
          <w:color w:val="000000" w:themeColor="text1"/>
          <w:sz w:val="26"/>
          <w:szCs w:val="26"/>
        </w:rPr>
        <w:t>vào  …</w:t>
      </w:r>
      <w:proofErr w:type="gramEnd"/>
      <w:r>
        <w:rPr>
          <w:rFonts w:ascii="Times New Roman" w:hAnsi="Times New Roman"/>
          <w:color w:val="000000" w:themeColor="text1"/>
          <w:sz w:val="26"/>
          <w:szCs w:val="26"/>
        </w:rPr>
        <w:t xml:space="preserve">. </w:t>
      </w:r>
      <w:r>
        <w:rPr>
          <w:rFonts w:ascii="Times New Roman" w:hAnsi="Times New Roman"/>
          <w:i/>
          <w:color w:val="000000" w:themeColor="text1"/>
          <w:sz w:val="26"/>
          <w:szCs w:val="26"/>
        </w:rPr>
        <w:t xml:space="preserve">[ghi rõ ngày và thời gian]. </w:t>
      </w:r>
    </w:p>
    <w:p w14:paraId="7509FF3C" w14:textId="77777777" w:rsidR="00A10877" w:rsidRDefault="00F1289A" w:rsidP="00253C84">
      <w:pPr>
        <w:spacing w:after="120" w:line="276" w:lineRule="auto"/>
        <w:jc w:val="both"/>
        <w:rPr>
          <w:rFonts w:ascii="Times New Roman" w:hAnsi="Times New Roman"/>
          <w:color w:val="000000" w:themeColor="text1"/>
          <w:sz w:val="26"/>
          <w:szCs w:val="26"/>
        </w:rPr>
      </w:pPr>
      <w:r>
        <w:rPr>
          <w:rFonts w:ascii="Times New Roman" w:hAnsi="Times New Roman"/>
          <w:color w:val="000000" w:themeColor="text1"/>
          <w:sz w:val="26"/>
          <w:szCs w:val="26"/>
        </w:rPr>
        <w:t>Sau Ngày hết hạn. Bảo lãnh này sẽ hết hiệu lực cho dù bản gốc của Bảo lãnh có được gửi trả cho Ngân hàng hay không.</w:t>
      </w:r>
    </w:p>
    <w:p w14:paraId="39D7F168" w14:textId="61622490" w:rsidR="00A10877" w:rsidRPr="005740C8" w:rsidRDefault="00F1289A" w:rsidP="005740C8">
      <w:pPr>
        <w:widowControl w:val="0"/>
        <w:spacing w:after="120" w:line="276" w:lineRule="auto"/>
        <w:jc w:val="both"/>
        <w:rPr>
          <w:rFonts w:ascii="Times New Roman" w:hAnsi="Times New Roman"/>
          <w:color w:val="000000" w:themeColor="text1"/>
          <w:sz w:val="26"/>
          <w:szCs w:val="26"/>
        </w:rPr>
      </w:pPr>
      <w:r>
        <w:rPr>
          <w:rFonts w:ascii="Times New Roman" w:hAnsi="Times New Roman"/>
          <w:color w:val="000000" w:themeColor="text1"/>
          <w:sz w:val="26"/>
          <w:szCs w:val="26"/>
        </w:rPr>
        <w:t>Thư bảo lãnh này được giải thích theo Luật pháp Việt Nam.</w:t>
      </w:r>
    </w:p>
    <w:p w14:paraId="2C54FB0C" w14:textId="77777777" w:rsidR="00A10877" w:rsidRDefault="00F1289A" w:rsidP="00253C84">
      <w:pPr>
        <w:spacing w:after="120" w:line="276" w:lineRule="auto"/>
        <w:jc w:val="both"/>
        <w:rPr>
          <w:rFonts w:ascii="Times New Roman" w:hAnsi="Times New Roman"/>
          <w:i/>
          <w:color w:val="000000" w:themeColor="text1"/>
          <w:sz w:val="26"/>
          <w:szCs w:val="26"/>
          <w:lang w:val="it-IT"/>
        </w:rPr>
      </w:pPr>
      <w:r>
        <w:rPr>
          <w:rFonts w:ascii="Times New Roman" w:hAnsi="Times New Roman"/>
          <w:i/>
          <w:color w:val="000000" w:themeColor="text1"/>
          <w:sz w:val="26"/>
          <w:szCs w:val="26"/>
          <w:lang w:val="it-IT"/>
        </w:rPr>
        <w:t>[XÁC NHẬN CỦA NGÂN HÀNG]</w:t>
      </w:r>
    </w:p>
    <w:p w14:paraId="532FD426" w14:textId="77777777" w:rsidR="00A10877" w:rsidRDefault="00A10877" w:rsidP="00253C84">
      <w:pPr>
        <w:spacing w:after="120" w:line="276" w:lineRule="auto"/>
        <w:jc w:val="both"/>
        <w:rPr>
          <w:rFonts w:ascii="Times New Roman" w:hAnsi="Times New Roman"/>
          <w:i/>
          <w:color w:val="000000" w:themeColor="text1"/>
          <w:sz w:val="26"/>
          <w:szCs w:val="26"/>
          <w:lang w:val="it-IT"/>
        </w:rPr>
      </w:pPr>
    </w:p>
    <w:p w14:paraId="6CEA9902" w14:textId="77777777" w:rsidR="00A10877" w:rsidRDefault="00A10877" w:rsidP="00253C84">
      <w:pPr>
        <w:spacing w:after="120" w:line="276" w:lineRule="auto"/>
        <w:jc w:val="both"/>
        <w:rPr>
          <w:rFonts w:ascii="Times New Roman" w:hAnsi="Times New Roman"/>
          <w:i/>
          <w:color w:val="000000" w:themeColor="text1"/>
          <w:sz w:val="26"/>
          <w:szCs w:val="26"/>
          <w:lang w:val="it-IT"/>
        </w:rPr>
      </w:pPr>
    </w:p>
    <w:p w14:paraId="7EFCCE72" w14:textId="77777777" w:rsidR="00A10877" w:rsidRDefault="00F1289A" w:rsidP="00253C84">
      <w:pPr>
        <w:spacing w:after="120" w:line="276" w:lineRule="auto"/>
        <w:jc w:val="center"/>
        <w:rPr>
          <w:rFonts w:ascii="Times New Roman" w:hAnsi="Times New Roman"/>
          <w:i/>
          <w:color w:val="000000" w:themeColor="text1"/>
          <w:sz w:val="26"/>
          <w:szCs w:val="26"/>
          <w:lang w:val="it-IT"/>
        </w:rPr>
      </w:pPr>
      <w:r>
        <w:rPr>
          <w:rFonts w:ascii="Times New Roman" w:hAnsi="Times New Roman"/>
          <w:i/>
          <w:color w:val="000000" w:themeColor="text1"/>
          <w:sz w:val="26"/>
          <w:szCs w:val="26"/>
          <w:lang w:val="it-IT"/>
        </w:rPr>
        <w:t>[Hướng dẫn của ngân hàng về cách thức tra cứu/xác thực hiệu lực của Thư bảo lãnh.]</w:t>
      </w:r>
    </w:p>
    <w:p w14:paraId="4388DAD5" w14:textId="77777777" w:rsidR="00A10877" w:rsidRDefault="00F1289A" w:rsidP="00253C84">
      <w:pPr>
        <w:spacing w:after="120" w:line="276" w:lineRule="auto"/>
        <w:jc w:val="center"/>
        <w:rPr>
          <w:rFonts w:ascii="Times New Roman" w:hAnsi="Times New Roman"/>
          <w:b/>
          <w:color w:val="000000" w:themeColor="text1"/>
          <w:spacing w:val="-10"/>
          <w:sz w:val="26"/>
          <w:szCs w:val="26"/>
          <w:lang w:val="it-IT"/>
        </w:rPr>
      </w:pPr>
      <w:r>
        <w:rPr>
          <w:rFonts w:ascii="Times New Roman" w:hAnsi="Times New Roman"/>
          <w:b/>
          <w:color w:val="000000" w:themeColor="text1"/>
          <w:spacing w:val="-10"/>
          <w:sz w:val="26"/>
          <w:szCs w:val="26"/>
          <w:lang w:val="it-IT"/>
        </w:rPr>
        <w:t>BẢO LÃNH TIỂN ỨNG TRƯỚC [TẠM ỨNG]</w:t>
      </w:r>
    </w:p>
    <w:p w14:paraId="743FFB1D" w14:textId="77777777" w:rsidR="00A10877" w:rsidRDefault="00F1289A" w:rsidP="00253C84">
      <w:pPr>
        <w:tabs>
          <w:tab w:val="left" w:pos="851"/>
        </w:tabs>
        <w:spacing w:after="120" w:line="276" w:lineRule="auto"/>
        <w:jc w:val="both"/>
        <w:rPr>
          <w:rFonts w:ascii="Times New Roman" w:hAnsi="Times New Roman"/>
          <w:color w:val="000000" w:themeColor="text1"/>
          <w:sz w:val="26"/>
          <w:szCs w:val="26"/>
          <w:lang w:val="it-IT"/>
        </w:rPr>
      </w:pPr>
      <w:r>
        <w:rPr>
          <w:rFonts w:ascii="Times New Roman" w:hAnsi="Times New Roman"/>
          <w:color w:val="000000" w:themeColor="text1"/>
          <w:sz w:val="26"/>
          <w:szCs w:val="26"/>
          <w:lang w:val="it-IT"/>
        </w:rPr>
        <w:t xml:space="preserve">Chúng tôi được thông báo rằng Công ty ………. có trụ sở </w:t>
      </w:r>
      <w:r>
        <w:rPr>
          <w:rFonts w:ascii="Times New Roman" w:hAnsi="Times New Roman"/>
          <w:i/>
          <w:color w:val="000000" w:themeColor="text1"/>
          <w:sz w:val="26"/>
          <w:szCs w:val="26"/>
          <w:lang w:val="it-IT"/>
        </w:rPr>
        <w:t xml:space="preserve">[địa chỉ] </w:t>
      </w:r>
      <w:r>
        <w:rPr>
          <w:rFonts w:ascii="Times New Roman" w:hAnsi="Times New Roman"/>
          <w:color w:val="000000" w:themeColor="text1"/>
          <w:sz w:val="26"/>
          <w:szCs w:val="26"/>
          <w:lang w:val="it-IT"/>
        </w:rPr>
        <w:t xml:space="preserve">tại ………… (sau đây gọi là “Bên được bảo lãnh”) và Công ty cổ phần đầu tư Xây dựng và Kỹ Thuật VNCN E&amp;C (sau đây gọi là “Bên nhận bảo lãnh”) đã ký hợp đồng số ….. ngày ….. tháng ….. năm …. về việc thực hiện </w:t>
      </w:r>
      <w:r>
        <w:rPr>
          <w:rFonts w:ascii="Times New Roman" w:hAnsi="Times New Roman"/>
          <w:i/>
          <w:color w:val="000000" w:themeColor="text1"/>
          <w:sz w:val="26"/>
          <w:szCs w:val="26"/>
          <w:lang w:val="it-IT"/>
        </w:rPr>
        <w:t xml:space="preserve">[thi công] </w:t>
      </w:r>
      <w:r>
        <w:rPr>
          <w:rFonts w:ascii="Times New Roman" w:hAnsi="Times New Roman"/>
          <w:color w:val="000000" w:themeColor="text1"/>
          <w:sz w:val="26"/>
          <w:szCs w:val="26"/>
          <w:lang w:val="it-IT"/>
        </w:rPr>
        <w:t xml:space="preserve">dự án “…………..” (Sau đây gọi là “Hợp đồng”). Theo quy định của Hợp đồng. Bên được bảo lãnh phải cung cấp một bảo lãnh tiền ứng trước </w:t>
      </w:r>
      <w:r>
        <w:rPr>
          <w:rFonts w:ascii="Times New Roman" w:hAnsi="Times New Roman"/>
          <w:i/>
          <w:color w:val="000000" w:themeColor="text1"/>
          <w:sz w:val="26"/>
          <w:szCs w:val="26"/>
          <w:lang w:val="it-IT"/>
        </w:rPr>
        <w:t>[tạm ứng]</w:t>
      </w:r>
      <w:r>
        <w:rPr>
          <w:rFonts w:ascii="Times New Roman" w:hAnsi="Times New Roman"/>
          <w:color w:val="000000" w:themeColor="text1"/>
          <w:sz w:val="26"/>
          <w:szCs w:val="26"/>
          <w:lang w:val="it-IT"/>
        </w:rPr>
        <w:t xml:space="preserve"> như sự đảm bảo cho nghĩa vụ của Bên được bảo lãnh đối với Bên nhận bảo lãnh.</w:t>
      </w:r>
    </w:p>
    <w:p w14:paraId="55916A4A" w14:textId="77777777" w:rsidR="00A10877" w:rsidRDefault="00F1289A" w:rsidP="00253C84">
      <w:pPr>
        <w:spacing w:after="120" w:line="276" w:lineRule="auto"/>
        <w:jc w:val="both"/>
        <w:rPr>
          <w:rFonts w:ascii="Times New Roman" w:hAnsi="Times New Roman"/>
          <w:color w:val="000000" w:themeColor="text1"/>
          <w:sz w:val="26"/>
          <w:szCs w:val="26"/>
          <w:lang w:val="it-IT"/>
        </w:rPr>
      </w:pPr>
      <w:r>
        <w:rPr>
          <w:rFonts w:ascii="Times New Roman" w:hAnsi="Times New Roman"/>
          <w:color w:val="000000" w:themeColor="text1"/>
          <w:sz w:val="26"/>
          <w:szCs w:val="26"/>
          <w:lang w:val="it-IT"/>
        </w:rPr>
        <w:t>Theo yêu cầu của Bên được bảo lãnh. chúng tôi – Ngân hàng .................... có trụ sở đăng ký tại............………(sau đây gọi là “Ngân hàng”). đại diện bởi:………chức vụ……....có đầy đủ thẩm quyền ký hợp lệ. theo đây cam kết vô điều kiện và không hủy ngang thanh toán cho Bên nhận bảo lãnh bất cứ khoản hoặc các khoản tiền nào mà tổng giá trị (các) khoản tiền đó không vượt quá .........................</w:t>
      </w:r>
      <w:r>
        <w:rPr>
          <w:rFonts w:ascii="Times New Roman" w:hAnsi="Times New Roman"/>
          <w:b/>
          <w:color w:val="000000" w:themeColor="text1"/>
          <w:sz w:val="26"/>
          <w:szCs w:val="26"/>
          <w:lang w:val="it-IT"/>
        </w:rPr>
        <w:t xml:space="preserve"> đồng (</w:t>
      </w:r>
      <w:r>
        <w:rPr>
          <w:rFonts w:ascii="Times New Roman" w:hAnsi="Times New Roman"/>
          <w:i/>
          <w:color w:val="000000" w:themeColor="text1"/>
          <w:sz w:val="26"/>
          <w:szCs w:val="26"/>
          <w:lang w:val="it-IT"/>
        </w:rPr>
        <w:t xml:space="preserve">Bằng chữ: </w:t>
      </w:r>
      <w:r>
        <w:rPr>
          <w:rFonts w:ascii="Times New Roman" w:hAnsi="Times New Roman"/>
          <w:color w:val="000000" w:themeColor="text1"/>
          <w:sz w:val="26"/>
          <w:szCs w:val="26"/>
          <w:lang w:val="it-IT"/>
        </w:rPr>
        <w:t>..................) sau tối đa 03 (ba) ngày làm việc kể từ khi chúng tôi nhận được yêu cầu thanh toán đầu tiên bằng văn bản có dấu và chữ ký của người đại diện hợp pháp của Bên nhận bảo lãnh. Bên nhận bảo lãnh không phải chứng minh hay chỉ rõ các căn cứ cho yêu cầu của mình.</w:t>
      </w:r>
    </w:p>
    <w:p w14:paraId="46A7824F" w14:textId="77777777" w:rsidR="00A10877" w:rsidRDefault="00F1289A" w:rsidP="00253C84">
      <w:pPr>
        <w:spacing w:after="120" w:line="276" w:lineRule="auto"/>
        <w:jc w:val="both"/>
        <w:rPr>
          <w:rFonts w:ascii="Times New Roman" w:hAnsi="Times New Roman"/>
          <w:color w:val="000000" w:themeColor="text1"/>
          <w:sz w:val="26"/>
          <w:szCs w:val="26"/>
          <w:lang w:val="it-IT"/>
        </w:rPr>
      </w:pPr>
      <w:r>
        <w:rPr>
          <w:rFonts w:ascii="Times New Roman" w:hAnsi="Times New Roman"/>
          <w:color w:val="000000" w:themeColor="text1"/>
          <w:sz w:val="26"/>
          <w:szCs w:val="26"/>
          <w:lang w:val="it-IT"/>
        </w:rPr>
        <w:t xml:space="preserve">Số tiền bảo lãnh sẽ được giảm dần tương ứng với số tiền ứng trước </w:t>
      </w:r>
      <w:r>
        <w:rPr>
          <w:rFonts w:ascii="Times New Roman" w:hAnsi="Times New Roman"/>
          <w:i/>
          <w:color w:val="000000" w:themeColor="text1"/>
          <w:sz w:val="26"/>
          <w:szCs w:val="26"/>
          <w:lang w:val="it-IT"/>
        </w:rPr>
        <w:t>[tạm ứng]</w:t>
      </w:r>
      <w:r>
        <w:rPr>
          <w:rFonts w:ascii="Times New Roman" w:hAnsi="Times New Roman"/>
          <w:color w:val="000000" w:themeColor="text1"/>
          <w:sz w:val="26"/>
          <w:szCs w:val="26"/>
          <w:lang w:val="it-IT"/>
        </w:rPr>
        <w:t xml:space="preserve"> mà Bên nhận bảo lãnh đã thu hồi được từ Bên được bảo lãnh. </w:t>
      </w:r>
      <w:r>
        <w:rPr>
          <w:rFonts w:ascii="Times New Roman" w:hAnsi="Times New Roman"/>
          <w:color w:val="000000" w:themeColor="text1"/>
          <w:sz w:val="26"/>
          <w:szCs w:val="26"/>
          <w:lang w:val="it-IT"/>
        </w:rPr>
        <w:tab/>
        <w:t xml:space="preserve">ngay sau khi chúng tôi nhận được từ Bên được bảo lãnh văn bản có xác nhận của Bên nhận bảo lãnh về số tiền ứng trước </w:t>
      </w:r>
      <w:r>
        <w:rPr>
          <w:rFonts w:ascii="Times New Roman" w:hAnsi="Times New Roman"/>
          <w:i/>
          <w:color w:val="000000" w:themeColor="text1"/>
          <w:sz w:val="26"/>
          <w:szCs w:val="26"/>
          <w:lang w:val="it-IT"/>
        </w:rPr>
        <w:t xml:space="preserve">[tạm ứng] </w:t>
      </w:r>
      <w:r>
        <w:rPr>
          <w:rFonts w:ascii="Times New Roman" w:hAnsi="Times New Roman"/>
          <w:color w:val="000000" w:themeColor="text1"/>
          <w:sz w:val="26"/>
          <w:szCs w:val="26"/>
          <w:lang w:val="it-IT"/>
        </w:rPr>
        <w:t>đã được thu hồi.</w:t>
      </w:r>
    </w:p>
    <w:p w14:paraId="233ED9FB" w14:textId="77777777" w:rsidR="00A10877" w:rsidRDefault="00F1289A" w:rsidP="00253C84">
      <w:pPr>
        <w:spacing w:after="120" w:line="276" w:lineRule="auto"/>
        <w:jc w:val="both"/>
        <w:rPr>
          <w:rFonts w:ascii="Times New Roman" w:hAnsi="Times New Roman"/>
          <w:color w:val="000000" w:themeColor="text1"/>
          <w:sz w:val="26"/>
          <w:szCs w:val="26"/>
          <w:lang w:val="it-IT"/>
        </w:rPr>
      </w:pPr>
      <w:r>
        <w:rPr>
          <w:rFonts w:ascii="Times New Roman" w:hAnsi="Times New Roman"/>
          <w:color w:val="000000" w:themeColor="text1"/>
          <w:sz w:val="26"/>
          <w:szCs w:val="26"/>
          <w:lang w:val="it-IT"/>
        </w:rPr>
        <w:t>Ngoài ra chúng tôi đồng ý rằng sau Ngày có hiệu lực được nêu ở dưới đây: (i) mọi sửa đổi. bổ sung hoặc điều chỉnh các điều khoản của Hợp đồng hoặc bất kỳ tài liệu nào liên quan đến Hợp đồng. hoặc(ii) việc Hợp đồng bị hủy bỏ. sẽ không làm thay đổi bất kỳ nghĩa vụ nào của Ngân hàng đối với Bên nhận bảo lãnh theo thư bảo lãnh này.</w:t>
      </w:r>
    </w:p>
    <w:p w14:paraId="3D3D3E63" w14:textId="77777777" w:rsidR="00A10877" w:rsidRDefault="00F1289A" w:rsidP="00253C84">
      <w:pPr>
        <w:spacing w:after="120" w:line="276" w:lineRule="auto"/>
        <w:jc w:val="both"/>
        <w:rPr>
          <w:rFonts w:ascii="Times New Roman" w:hAnsi="Times New Roman"/>
          <w:color w:val="000000" w:themeColor="text1"/>
          <w:sz w:val="26"/>
          <w:szCs w:val="26"/>
          <w:lang w:val="it-IT"/>
        </w:rPr>
      </w:pPr>
      <w:r>
        <w:rPr>
          <w:rFonts w:ascii="Times New Roman" w:hAnsi="Times New Roman"/>
          <w:color w:val="000000" w:themeColor="text1"/>
          <w:sz w:val="26"/>
          <w:szCs w:val="26"/>
          <w:lang w:val="it-IT"/>
        </w:rPr>
        <w:t>Bảo lãnh này có hiệu lực kể từ ……………………….(“Ngày có hiệu lực”).</w:t>
      </w:r>
      <w:r>
        <w:rPr>
          <w:rFonts w:ascii="Times New Roman" w:hAnsi="Times New Roman"/>
          <w:i/>
          <w:color w:val="000000" w:themeColor="text1"/>
          <w:sz w:val="26"/>
          <w:szCs w:val="26"/>
          <w:lang w:val="it-IT"/>
        </w:rPr>
        <w:t xml:space="preserve"> </w:t>
      </w:r>
    </w:p>
    <w:p w14:paraId="718F2B63" w14:textId="77777777" w:rsidR="00A10877" w:rsidRDefault="00F1289A" w:rsidP="00253C84">
      <w:pPr>
        <w:spacing w:after="120" w:line="276" w:lineRule="auto"/>
        <w:jc w:val="both"/>
        <w:rPr>
          <w:rFonts w:ascii="Times New Roman" w:hAnsi="Times New Roman"/>
          <w:color w:val="000000" w:themeColor="text1"/>
          <w:sz w:val="26"/>
          <w:szCs w:val="26"/>
          <w:lang w:val="it-IT"/>
        </w:rPr>
      </w:pPr>
      <w:r>
        <w:rPr>
          <w:rFonts w:ascii="Times New Roman" w:hAnsi="Times New Roman"/>
          <w:color w:val="000000" w:themeColor="text1"/>
          <w:sz w:val="26"/>
          <w:szCs w:val="26"/>
          <w:lang w:val="it-IT"/>
        </w:rPr>
        <w:t>Bảo lãnh này sẽ hết hiệu lực  ……….</w:t>
      </w:r>
      <w:r>
        <w:rPr>
          <w:rFonts w:ascii="Times New Roman" w:hAnsi="Times New Roman"/>
          <w:i/>
          <w:color w:val="000000" w:themeColor="text1"/>
          <w:sz w:val="26"/>
          <w:szCs w:val="26"/>
          <w:lang w:val="it-IT"/>
        </w:rPr>
        <w:t>[ngày hết hạn]</w:t>
      </w:r>
      <w:r>
        <w:rPr>
          <w:rFonts w:ascii="Times New Roman" w:hAnsi="Times New Roman"/>
          <w:color w:val="000000" w:themeColor="text1"/>
          <w:sz w:val="26"/>
          <w:szCs w:val="26"/>
          <w:lang w:val="it-IT"/>
        </w:rPr>
        <w:t>(“Ngày hết hạn”).</w:t>
      </w:r>
    </w:p>
    <w:p w14:paraId="1C80637D" w14:textId="77777777" w:rsidR="00A10877" w:rsidRDefault="00F1289A" w:rsidP="00253C84">
      <w:pPr>
        <w:spacing w:after="120" w:line="276" w:lineRule="auto"/>
        <w:jc w:val="both"/>
        <w:rPr>
          <w:rFonts w:ascii="Times New Roman" w:hAnsi="Times New Roman"/>
          <w:i/>
          <w:color w:val="000000" w:themeColor="text1"/>
          <w:sz w:val="26"/>
          <w:szCs w:val="26"/>
          <w:lang w:val="it-IT"/>
        </w:rPr>
      </w:pPr>
      <w:r>
        <w:rPr>
          <w:rFonts w:ascii="Times New Roman" w:hAnsi="Times New Roman"/>
          <w:color w:val="000000" w:themeColor="text1"/>
          <w:sz w:val="26"/>
          <w:szCs w:val="26"/>
          <w:lang w:val="it-IT"/>
        </w:rPr>
        <w:t xml:space="preserve">Mọi thông báo hoặc yêu cầu thanh toán liên quan đến bảo lãnh này phải được  gửi tới Ngân hàng tại địa chỉ …………. vào  …. </w:t>
      </w:r>
      <w:r>
        <w:rPr>
          <w:rFonts w:ascii="Times New Roman" w:hAnsi="Times New Roman"/>
          <w:i/>
          <w:color w:val="000000" w:themeColor="text1"/>
          <w:sz w:val="26"/>
          <w:szCs w:val="26"/>
          <w:lang w:val="it-IT"/>
        </w:rPr>
        <w:t xml:space="preserve">[ghi rõ ngày và thời gian]. </w:t>
      </w:r>
    </w:p>
    <w:p w14:paraId="047562E5" w14:textId="77777777" w:rsidR="00A10877" w:rsidRDefault="00F1289A" w:rsidP="00253C84">
      <w:pPr>
        <w:spacing w:after="120" w:line="276" w:lineRule="auto"/>
        <w:jc w:val="both"/>
        <w:rPr>
          <w:rFonts w:ascii="Times New Roman" w:hAnsi="Times New Roman"/>
          <w:color w:val="000000" w:themeColor="text1"/>
          <w:sz w:val="26"/>
          <w:szCs w:val="26"/>
          <w:lang w:val="it-IT"/>
        </w:rPr>
      </w:pPr>
      <w:r>
        <w:rPr>
          <w:rFonts w:ascii="Times New Roman" w:hAnsi="Times New Roman"/>
          <w:color w:val="000000" w:themeColor="text1"/>
          <w:sz w:val="26"/>
          <w:szCs w:val="26"/>
          <w:lang w:val="it-IT"/>
        </w:rPr>
        <w:lastRenderedPageBreak/>
        <w:t>Sau Ngày hết hạn. Bảo lãnh này sẽ hết hiệu lực cho dù bản gốc của Bảo lãnh có được gửi trả cho Ngân hàng hay không</w:t>
      </w:r>
    </w:p>
    <w:p w14:paraId="265F8C50" w14:textId="77777777" w:rsidR="00A10877" w:rsidRDefault="00F1289A" w:rsidP="00253C84">
      <w:pPr>
        <w:widowControl w:val="0"/>
        <w:spacing w:after="120" w:line="276" w:lineRule="auto"/>
        <w:jc w:val="both"/>
        <w:rPr>
          <w:rFonts w:ascii="Times New Roman" w:hAnsi="Times New Roman"/>
          <w:color w:val="000000" w:themeColor="text1"/>
          <w:sz w:val="26"/>
          <w:szCs w:val="26"/>
          <w:lang w:val="it-IT"/>
        </w:rPr>
      </w:pPr>
      <w:r>
        <w:rPr>
          <w:rFonts w:ascii="Times New Roman" w:hAnsi="Times New Roman"/>
          <w:color w:val="000000" w:themeColor="text1"/>
          <w:sz w:val="26"/>
          <w:szCs w:val="26"/>
          <w:lang w:val="it-IT"/>
        </w:rPr>
        <w:t>Thư bảo lãnh này được giải thích theo Luật pháp Việt Nam.</w:t>
      </w:r>
    </w:p>
    <w:p w14:paraId="3A96977A" w14:textId="77777777" w:rsidR="00A10877" w:rsidRDefault="00A10877" w:rsidP="00253C84">
      <w:pPr>
        <w:spacing w:after="120" w:line="276" w:lineRule="auto"/>
        <w:jc w:val="both"/>
        <w:rPr>
          <w:rFonts w:ascii="Times New Roman" w:hAnsi="Times New Roman"/>
          <w:color w:val="000000" w:themeColor="text1"/>
          <w:sz w:val="26"/>
          <w:szCs w:val="26"/>
          <w:lang w:val="it-IT"/>
        </w:rPr>
      </w:pPr>
    </w:p>
    <w:p w14:paraId="3E3E08EC" w14:textId="77777777" w:rsidR="00A10877" w:rsidRDefault="00F1289A" w:rsidP="00253C84">
      <w:pPr>
        <w:spacing w:after="120" w:line="276" w:lineRule="auto"/>
        <w:jc w:val="both"/>
        <w:rPr>
          <w:rFonts w:ascii="Times New Roman" w:hAnsi="Times New Roman"/>
          <w:i/>
          <w:color w:val="000000" w:themeColor="text1"/>
          <w:sz w:val="26"/>
          <w:szCs w:val="26"/>
          <w:lang w:val="it-IT"/>
        </w:rPr>
      </w:pPr>
      <w:r>
        <w:rPr>
          <w:rFonts w:ascii="Times New Roman" w:hAnsi="Times New Roman"/>
          <w:i/>
          <w:color w:val="000000" w:themeColor="text1"/>
          <w:sz w:val="26"/>
          <w:szCs w:val="26"/>
          <w:lang w:val="it-IT"/>
        </w:rPr>
        <w:t>[XÁC NHẬN CỦA NGÂN HÀNG]</w:t>
      </w:r>
    </w:p>
    <w:p w14:paraId="6CE92B43" w14:textId="77777777" w:rsidR="00A10877" w:rsidRDefault="00A10877" w:rsidP="00253C84">
      <w:pPr>
        <w:spacing w:after="120" w:line="276" w:lineRule="auto"/>
        <w:jc w:val="both"/>
        <w:rPr>
          <w:rFonts w:ascii="Times New Roman" w:hAnsi="Times New Roman"/>
          <w:i/>
          <w:color w:val="000000" w:themeColor="text1"/>
          <w:sz w:val="26"/>
          <w:szCs w:val="26"/>
          <w:lang w:val="it-IT"/>
        </w:rPr>
      </w:pPr>
    </w:p>
    <w:p w14:paraId="482D87E6" w14:textId="77777777" w:rsidR="00A10877" w:rsidRDefault="00A10877" w:rsidP="00253C84">
      <w:pPr>
        <w:spacing w:after="120" w:line="276" w:lineRule="auto"/>
        <w:jc w:val="both"/>
        <w:rPr>
          <w:rFonts w:ascii="Times New Roman" w:hAnsi="Times New Roman"/>
          <w:i/>
          <w:color w:val="000000" w:themeColor="text1"/>
          <w:sz w:val="26"/>
          <w:szCs w:val="26"/>
          <w:lang w:val="it-IT"/>
        </w:rPr>
      </w:pPr>
    </w:p>
    <w:p w14:paraId="15C36563" w14:textId="77777777" w:rsidR="00A10877" w:rsidRDefault="00F1289A" w:rsidP="00253C84">
      <w:pPr>
        <w:spacing w:after="120" w:line="276" w:lineRule="auto"/>
        <w:jc w:val="both"/>
        <w:rPr>
          <w:rFonts w:ascii="Times New Roman" w:hAnsi="Times New Roman"/>
          <w:i/>
          <w:color w:val="000000" w:themeColor="text1"/>
          <w:sz w:val="26"/>
          <w:szCs w:val="26"/>
          <w:lang w:val="it-IT"/>
        </w:rPr>
        <w:sectPr w:rsidR="00A10877">
          <w:footerReference w:type="even" r:id="rId12"/>
          <w:footerReference w:type="default" r:id="rId13"/>
          <w:footerReference w:type="first" r:id="rId14"/>
          <w:pgSz w:w="11906" w:h="16838"/>
          <w:pgMar w:top="1134" w:right="1134" w:bottom="1134" w:left="1559" w:header="0" w:footer="454" w:gutter="0"/>
          <w:cols w:space="720"/>
          <w:formProt w:val="0"/>
          <w:docGrid w:linePitch="381"/>
        </w:sectPr>
      </w:pPr>
      <w:r>
        <w:rPr>
          <w:rFonts w:ascii="Times New Roman" w:hAnsi="Times New Roman"/>
          <w:i/>
          <w:color w:val="000000" w:themeColor="text1"/>
          <w:sz w:val="26"/>
          <w:szCs w:val="26"/>
          <w:lang w:val="it-IT"/>
        </w:rPr>
        <w:t>[Hướng dẫn của ngân hàng về tra cứu/xác thực hiệu lực của Thư bảo lãnh</w:t>
      </w:r>
    </w:p>
    <w:p w14:paraId="041550D9" w14:textId="77777777" w:rsidR="00A10877" w:rsidRDefault="00F1289A" w:rsidP="00253C84">
      <w:pPr>
        <w:spacing w:after="120" w:line="276" w:lineRule="auto"/>
        <w:jc w:val="center"/>
        <w:rPr>
          <w:rFonts w:ascii="Times New Roman" w:hAnsi="Times New Roman"/>
          <w:b/>
          <w:color w:val="000000" w:themeColor="text1"/>
          <w:spacing w:val="-10"/>
          <w:sz w:val="26"/>
          <w:szCs w:val="26"/>
          <w:lang w:val="it-IT"/>
        </w:rPr>
      </w:pPr>
      <w:r>
        <w:rPr>
          <w:rFonts w:ascii="Times New Roman" w:hAnsi="Times New Roman"/>
          <w:b/>
          <w:color w:val="000000" w:themeColor="text1"/>
          <w:spacing w:val="-10"/>
          <w:sz w:val="26"/>
          <w:szCs w:val="26"/>
          <w:lang w:val="it-IT"/>
        </w:rPr>
        <w:lastRenderedPageBreak/>
        <w:t>BẢO LÃNH BẢO HÀNH</w:t>
      </w:r>
    </w:p>
    <w:p w14:paraId="40CB4C0E" w14:textId="77777777" w:rsidR="00A10877" w:rsidRDefault="00F1289A" w:rsidP="00253C84">
      <w:pPr>
        <w:tabs>
          <w:tab w:val="left" w:pos="851"/>
        </w:tabs>
        <w:spacing w:after="120" w:line="276" w:lineRule="auto"/>
        <w:jc w:val="both"/>
        <w:rPr>
          <w:rFonts w:ascii="Times New Roman" w:hAnsi="Times New Roman"/>
          <w:color w:val="000000" w:themeColor="text1"/>
          <w:sz w:val="26"/>
          <w:szCs w:val="26"/>
          <w:lang w:val="it-IT"/>
        </w:rPr>
      </w:pPr>
      <w:r>
        <w:rPr>
          <w:rFonts w:ascii="Times New Roman" w:hAnsi="Times New Roman"/>
          <w:color w:val="000000" w:themeColor="text1"/>
          <w:sz w:val="26"/>
          <w:szCs w:val="26"/>
          <w:lang w:val="it-IT"/>
        </w:rPr>
        <w:t xml:space="preserve">Chúng tôi được thông báo rằng Công ty …..……..... có trụ sở [địa chỉ] tại …....……… (sau đây gọi là “Bên được bảo lãnh”) và Công ty cổ phần đầu tư Xây dựng và Kỹ Thuật VNCN E&amp;C (sau đây gọi là “Bên nhận bảo lãnh”) đã ký hợp đồng  [hợp đồng kinh tế] số.....….. ngày …. tháng …. năm …. về việc thực hiện [thi công] dự án “……………..” (Sau đây gọi là “Hợp đồng”). </w:t>
      </w:r>
    </w:p>
    <w:p w14:paraId="523189E7" w14:textId="77777777" w:rsidR="00A10877" w:rsidRDefault="00F1289A" w:rsidP="00253C84">
      <w:pPr>
        <w:tabs>
          <w:tab w:val="left" w:pos="851"/>
        </w:tabs>
        <w:spacing w:after="120" w:line="276" w:lineRule="auto"/>
        <w:jc w:val="both"/>
        <w:rPr>
          <w:rFonts w:ascii="Times New Roman" w:hAnsi="Times New Roman"/>
          <w:color w:val="000000" w:themeColor="text1"/>
          <w:sz w:val="26"/>
          <w:szCs w:val="26"/>
          <w:lang w:val="it-IT"/>
        </w:rPr>
      </w:pPr>
      <w:r>
        <w:rPr>
          <w:rFonts w:ascii="Times New Roman" w:hAnsi="Times New Roman"/>
          <w:color w:val="000000" w:themeColor="text1"/>
          <w:sz w:val="26"/>
          <w:szCs w:val="26"/>
          <w:lang w:val="it-IT"/>
        </w:rPr>
        <w:t>Theo quy định của Hợp đồng. Bên được bảo lãnh phải cung cấp một bảo lãnh bảo hành như sự đảm bảo cho nghĩa vụ của Bên được bảo lãnh đối với Bên nhận bảo lãnh.</w:t>
      </w:r>
    </w:p>
    <w:p w14:paraId="5184546F" w14:textId="77777777" w:rsidR="00A10877" w:rsidRDefault="00F1289A" w:rsidP="00253C84">
      <w:pPr>
        <w:tabs>
          <w:tab w:val="left" w:pos="851"/>
        </w:tabs>
        <w:spacing w:after="120" w:line="276" w:lineRule="auto"/>
        <w:jc w:val="both"/>
        <w:rPr>
          <w:rFonts w:ascii="Times New Roman" w:hAnsi="Times New Roman"/>
          <w:color w:val="000000" w:themeColor="text1"/>
          <w:sz w:val="26"/>
          <w:szCs w:val="26"/>
          <w:lang w:val="it-IT"/>
        </w:rPr>
      </w:pPr>
      <w:r>
        <w:rPr>
          <w:rFonts w:ascii="Times New Roman" w:hAnsi="Times New Roman"/>
          <w:color w:val="000000" w:themeColor="text1"/>
          <w:sz w:val="26"/>
          <w:szCs w:val="26"/>
          <w:lang w:val="it-IT"/>
        </w:rPr>
        <w:t>Theo yêu cầu của Bên được bảo lãnh. chúng tôi - Ngân hàng .......... có trụ sở đăng ký tại ………. (sau đây gọi là “Ngân hàng”). đại diện bởi:………chức vụ……..có đầy đủ thẩm quyền ký hợp lệ. theo đây cam kết vô điều kiện và không hủy ngang thanh toán cho Bên nhận bảo lãnh bất cứ khoản hoặc các khoản tiền nào mà tổng giá trị (các) khoản tiền đó không vượt quá............... đồng (Bằng chữ: .................) sau tối đa 03 (ba) ngày làm việc kể từ khi chúng tôi nhận được yêu cầu thanh toán đầu tiên bằng văn bản có dấu và chữ ký của người đại diện hợp pháp của Bên nhận bảo lãnh. Bên nhận bảo lãnh không phải chứng minh hay chỉ rõ các căn cứ cho yêu cầu của mình.</w:t>
      </w:r>
    </w:p>
    <w:p w14:paraId="5CA80748" w14:textId="77777777" w:rsidR="00A10877" w:rsidRDefault="00A10877" w:rsidP="00253C84">
      <w:pPr>
        <w:spacing w:after="120" w:line="276" w:lineRule="auto"/>
        <w:jc w:val="both"/>
        <w:rPr>
          <w:rFonts w:ascii="Times New Roman" w:hAnsi="Times New Roman"/>
          <w:color w:val="000000" w:themeColor="text1"/>
          <w:sz w:val="26"/>
          <w:szCs w:val="26"/>
          <w:lang w:val="it-IT"/>
        </w:rPr>
      </w:pPr>
    </w:p>
    <w:p w14:paraId="352C30A5" w14:textId="77777777" w:rsidR="00A10877" w:rsidRDefault="00F1289A" w:rsidP="00253C84">
      <w:pPr>
        <w:spacing w:after="120" w:line="276" w:lineRule="auto"/>
        <w:jc w:val="both"/>
        <w:rPr>
          <w:rFonts w:ascii="Times New Roman" w:hAnsi="Times New Roman"/>
          <w:color w:val="000000" w:themeColor="text1"/>
          <w:sz w:val="26"/>
          <w:szCs w:val="26"/>
          <w:lang w:val="it-IT"/>
        </w:rPr>
      </w:pPr>
      <w:r>
        <w:rPr>
          <w:rFonts w:ascii="Times New Roman" w:hAnsi="Times New Roman"/>
          <w:color w:val="000000" w:themeColor="text1"/>
          <w:sz w:val="26"/>
          <w:szCs w:val="26"/>
          <w:lang w:val="it-IT"/>
        </w:rPr>
        <w:t>Ngoài ra chúng tôi đồng ý rằng sau Ngày có hiệu lực được nêu ở dưới đây: (i) mọi sửa đổi. bổ sung hoặc điều chỉnh các điều khoản của Hợp đồng hoặc bất kỳ tài liệu nào liên quan đến Hợp đồng. hoặc(ii) việc Hợp đồng bị hủy bỏ. sẽ không làm thay đổi bất kỳ nghĩa vụ nào của Ngân hàng đối với Bên nhận bảo lãnh theo thư bảo lãnh này.</w:t>
      </w:r>
    </w:p>
    <w:p w14:paraId="7B52FB76" w14:textId="77777777" w:rsidR="00A10877" w:rsidRDefault="00A10877" w:rsidP="00253C84">
      <w:pPr>
        <w:spacing w:after="120" w:line="276" w:lineRule="auto"/>
        <w:jc w:val="both"/>
        <w:rPr>
          <w:rFonts w:ascii="Times New Roman" w:hAnsi="Times New Roman"/>
          <w:color w:val="000000" w:themeColor="text1"/>
          <w:sz w:val="26"/>
          <w:szCs w:val="26"/>
          <w:lang w:val="it-IT"/>
        </w:rPr>
      </w:pPr>
    </w:p>
    <w:p w14:paraId="3985CFAF" w14:textId="77777777" w:rsidR="00A10877" w:rsidRDefault="00F1289A" w:rsidP="00253C84">
      <w:pPr>
        <w:spacing w:after="120" w:line="276" w:lineRule="auto"/>
        <w:jc w:val="both"/>
        <w:rPr>
          <w:rFonts w:ascii="Times New Roman" w:hAnsi="Times New Roman"/>
          <w:color w:val="000000" w:themeColor="text1"/>
          <w:sz w:val="26"/>
          <w:szCs w:val="26"/>
          <w:lang w:val="it-IT"/>
        </w:rPr>
      </w:pPr>
      <w:r>
        <w:rPr>
          <w:rFonts w:ascii="Times New Roman" w:hAnsi="Times New Roman"/>
          <w:color w:val="000000" w:themeColor="text1"/>
          <w:sz w:val="26"/>
          <w:szCs w:val="26"/>
          <w:lang w:val="it-IT"/>
        </w:rPr>
        <w:t xml:space="preserve">Bảo lãnh này có hiệu lực kể từ ……………………….(“Ngày có hiệu lực”). </w:t>
      </w:r>
    </w:p>
    <w:p w14:paraId="5D7D431D" w14:textId="77777777" w:rsidR="00A10877" w:rsidRDefault="00F1289A" w:rsidP="00253C84">
      <w:pPr>
        <w:spacing w:after="120" w:line="276" w:lineRule="auto"/>
        <w:jc w:val="both"/>
        <w:rPr>
          <w:rFonts w:ascii="Times New Roman" w:hAnsi="Times New Roman"/>
          <w:color w:val="000000" w:themeColor="text1"/>
          <w:sz w:val="26"/>
          <w:szCs w:val="26"/>
          <w:lang w:val="it-IT"/>
        </w:rPr>
      </w:pPr>
      <w:r>
        <w:rPr>
          <w:rFonts w:ascii="Times New Roman" w:hAnsi="Times New Roman"/>
          <w:color w:val="000000" w:themeColor="text1"/>
          <w:sz w:val="26"/>
          <w:szCs w:val="26"/>
          <w:lang w:val="it-IT"/>
        </w:rPr>
        <w:t>Bảo lãnh này sẽ hết hiệu lực……….[điều kiện hoặc ngày hết hiệu lực] (“Ngày hết hạn”).</w:t>
      </w:r>
    </w:p>
    <w:p w14:paraId="2984A7DF" w14:textId="77777777" w:rsidR="00A10877" w:rsidRDefault="00A10877" w:rsidP="00253C84">
      <w:pPr>
        <w:tabs>
          <w:tab w:val="left" w:pos="851"/>
        </w:tabs>
        <w:spacing w:after="120" w:line="276" w:lineRule="auto"/>
        <w:jc w:val="both"/>
        <w:rPr>
          <w:rFonts w:ascii="Times New Roman" w:hAnsi="Times New Roman"/>
          <w:color w:val="000000" w:themeColor="text1"/>
          <w:sz w:val="26"/>
          <w:szCs w:val="26"/>
          <w:lang w:val="it-IT"/>
        </w:rPr>
      </w:pPr>
    </w:p>
    <w:p w14:paraId="6128E4E9" w14:textId="77777777" w:rsidR="00A10877" w:rsidRDefault="00F1289A" w:rsidP="00253C84">
      <w:pPr>
        <w:spacing w:after="120" w:line="276" w:lineRule="auto"/>
        <w:jc w:val="both"/>
        <w:rPr>
          <w:rFonts w:ascii="Times New Roman" w:hAnsi="Times New Roman"/>
          <w:color w:val="000000" w:themeColor="text1"/>
          <w:sz w:val="26"/>
          <w:szCs w:val="26"/>
          <w:lang w:val="it-IT"/>
        </w:rPr>
      </w:pPr>
      <w:r>
        <w:rPr>
          <w:rFonts w:ascii="Times New Roman" w:hAnsi="Times New Roman"/>
          <w:color w:val="000000" w:themeColor="text1"/>
          <w:sz w:val="26"/>
          <w:szCs w:val="26"/>
          <w:lang w:val="it-IT"/>
        </w:rPr>
        <w:t xml:space="preserve">Mọi thông báo hoặc yêu cầu thanh toán liên quan đến bảo lãnh này phải được gửi tới Ngân hàng tại địa chỉ …………. vào  …. [ghi rõ ngày và thời gian]. </w:t>
      </w:r>
    </w:p>
    <w:p w14:paraId="78E2A2BF" w14:textId="77777777" w:rsidR="00A10877" w:rsidRDefault="00F1289A" w:rsidP="00253C84">
      <w:pPr>
        <w:spacing w:after="120" w:line="276" w:lineRule="auto"/>
        <w:jc w:val="both"/>
        <w:rPr>
          <w:rFonts w:ascii="Times New Roman" w:hAnsi="Times New Roman"/>
          <w:color w:val="000000" w:themeColor="text1"/>
          <w:sz w:val="26"/>
          <w:szCs w:val="26"/>
          <w:lang w:val="it-IT"/>
        </w:rPr>
      </w:pPr>
      <w:r>
        <w:rPr>
          <w:rFonts w:ascii="Times New Roman" w:hAnsi="Times New Roman"/>
          <w:color w:val="000000" w:themeColor="text1"/>
          <w:sz w:val="26"/>
          <w:szCs w:val="26"/>
          <w:lang w:val="it-IT"/>
        </w:rPr>
        <w:t>Sau Ngày hết hạn. Bảo lãnh này sẽ hết hiệu lực cho dù bản gốc của Bảo lãnh có được gửi trả cho Ngân hàng hay không.</w:t>
      </w:r>
    </w:p>
    <w:p w14:paraId="298A6D01" w14:textId="77777777" w:rsidR="00A10877" w:rsidRDefault="00A10877" w:rsidP="00253C84">
      <w:pPr>
        <w:spacing w:after="120" w:line="276" w:lineRule="auto"/>
        <w:jc w:val="both"/>
        <w:rPr>
          <w:rFonts w:ascii="Times New Roman" w:hAnsi="Times New Roman"/>
          <w:color w:val="000000" w:themeColor="text1"/>
          <w:sz w:val="26"/>
          <w:szCs w:val="26"/>
          <w:lang w:val="it-IT"/>
        </w:rPr>
      </w:pPr>
    </w:p>
    <w:p w14:paraId="3E847D54" w14:textId="77777777" w:rsidR="00A10877" w:rsidRDefault="00F1289A" w:rsidP="00253C84">
      <w:pPr>
        <w:widowControl w:val="0"/>
        <w:spacing w:after="120" w:line="276" w:lineRule="auto"/>
        <w:jc w:val="both"/>
        <w:rPr>
          <w:rFonts w:ascii="Times New Roman" w:hAnsi="Times New Roman"/>
          <w:color w:val="000000" w:themeColor="text1"/>
          <w:sz w:val="26"/>
          <w:szCs w:val="26"/>
          <w:lang w:val="it-IT"/>
        </w:rPr>
      </w:pPr>
      <w:r>
        <w:rPr>
          <w:rFonts w:ascii="Times New Roman" w:hAnsi="Times New Roman"/>
          <w:color w:val="000000" w:themeColor="text1"/>
          <w:sz w:val="26"/>
          <w:szCs w:val="26"/>
          <w:lang w:val="it-IT"/>
        </w:rPr>
        <w:t>Thư bảo lãnh này được giải thích theo Luật pháp Việt Nam.</w:t>
      </w:r>
    </w:p>
    <w:p w14:paraId="7BC8E1AB" w14:textId="77777777" w:rsidR="00A10877" w:rsidRDefault="00A10877" w:rsidP="00253C84">
      <w:pPr>
        <w:spacing w:after="120" w:line="276" w:lineRule="auto"/>
        <w:jc w:val="both"/>
        <w:rPr>
          <w:rFonts w:ascii="Times New Roman" w:hAnsi="Times New Roman"/>
          <w:color w:val="000000" w:themeColor="text1"/>
          <w:sz w:val="26"/>
          <w:szCs w:val="26"/>
          <w:lang w:val="it-IT"/>
        </w:rPr>
      </w:pPr>
    </w:p>
    <w:p w14:paraId="64865B60" w14:textId="77777777" w:rsidR="00A10877" w:rsidRDefault="00F1289A" w:rsidP="00253C84">
      <w:pPr>
        <w:spacing w:after="120" w:line="276" w:lineRule="auto"/>
        <w:jc w:val="both"/>
        <w:rPr>
          <w:rFonts w:ascii="Times New Roman" w:hAnsi="Times New Roman"/>
          <w:i/>
          <w:iCs/>
          <w:color w:val="000000" w:themeColor="text1"/>
          <w:sz w:val="26"/>
          <w:szCs w:val="26"/>
          <w:lang w:val="it-IT"/>
        </w:rPr>
      </w:pPr>
      <w:r>
        <w:rPr>
          <w:rFonts w:ascii="Times New Roman" w:hAnsi="Times New Roman"/>
          <w:i/>
          <w:iCs/>
          <w:color w:val="000000" w:themeColor="text1"/>
          <w:sz w:val="26"/>
          <w:szCs w:val="26"/>
          <w:lang w:val="it-IT"/>
        </w:rPr>
        <w:t>[XÁC NHẬN CỦA NGÂN HÀNG]</w:t>
      </w:r>
    </w:p>
    <w:p w14:paraId="116C4E44" w14:textId="77777777" w:rsidR="00A10877" w:rsidRDefault="00A10877" w:rsidP="00253C84">
      <w:pPr>
        <w:spacing w:after="120" w:line="276" w:lineRule="auto"/>
        <w:jc w:val="both"/>
        <w:rPr>
          <w:rFonts w:ascii="Times New Roman" w:hAnsi="Times New Roman"/>
          <w:color w:val="000000" w:themeColor="text1"/>
          <w:sz w:val="26"/>
          <w:szCs w:val="26"/>
          <w:lang w:val="it-IT"/>
        </w:rPr>
      </w:pPr>
    </w:p>
    <w:p w14:paraId="030338C2" w14:textId="77777777" w:rsidR="00A10877" w:rsidRDefault="00F1289A" w:rsidP="00253C84">
      <w:pPr>
        <w:spacing w:after="120" w:line="276" w:lineRule="auto"/>
        <w:jc w:val="center"/>
        <w:rPr>
          <w:rFonts w:ascii="Times New Roman" w:hAnsi="Times New Roman"/>
          <w:i/>
          <w:color w:val="000000" w:themeColor="text1"/>
          <w:sz w:val="26"/>
          <w:szCs w:val="26"/>
          <w:lang w:val="it-IT"/>
        </w:rPr>
      </w:pPr>
      <w:r>
        <w:rPr>
          <w:rFonts w:ascii="Times New Roman" w:hAnsi="Times New Roman"/>
          <w:i/>
          <w:color w:val="000000" w:themeColor="text1"/>
          <w:sz w:val="26"/>
          <w:szCs w:val="26"/>
          <w:lang w:val="it-IT"/>
        </w:rPr>
        <w:t>[Hướng dẫn của ngân hàng về cách thức tra cứu/xác thực hiệu lực của Thư bảo lãnh.]</w:t>
      </w:r>
    </w:p>
    <w:p w14:paraId="5C37050F" w14:textId="77777777" w:rsidR="005740C8" w:rsidRDefault="005740C8" w:rsidP="00253C84">
      <w:pPr>
        <w:spacing w:after="120" w:line="276" w:lineRule="auto"/>
        <w:jc w:val="center"/>
        <w:rPr>
          <w:rFonts w:ascii="Times New Roman" w:hAnsi="Times New Roman"/>
          <w:b/>
          <w:bCs/>
          <w:sz w:val="26"/>
          <w:szCs w:val="26"/>
          <w:highlight w:val="yellow"/>
          <w:lang w:val="it-IT"/>
        </w:rPr>
      </w:pPr>
    </w:p>
    <w:p w14:paraId="2DA52AD7" w14:textId="0D2193FD" w:rsidR="00A10877" w:rsidRDefault="00F1289A" w:rsidP="00253C84">
      <w:pPr>
        <w:spacing w:after="120" w:line="276" w:lineRule="auto"/>
        <w:jc w:val="center"/>
        <w:rPr>
          <w:rFonts w:ascii="Times New Roman" w:hAnsi="Times New Roman"/>
          <w:b/>
          <w:spacing w:val="-10"/>
          <w:sz w:val="26"/>
          <w:szCs w:val="26"/>
          <w:highlight w:val="yellow"/>
          <w:lang w:val="it-IT"/>
        </w:rPr>
      </w:pPr>
      <w:r>
        <w:rPr>
          <w:rFonts w:ascii="Times New Roman" w:hAnsi="Times New Roman"/>
          <w:b/>
          <w:bCs/>
          <w:sz w:val="26"/>
          <w:szCs w:val="26"/>
          <w:highlight w:val="yellow"/>
          <w:lang w:val="it-IT"/>
        </w:rPr>
        <w:lastRenderedPageBreak/>
        <w:t>BIỂU 07</w:t>
      </w:r>
    </w:p>
    <w:p w14:paraId="34695512" w14:textId="77777777" w:rsidR="00A10877" w:rsidRDefault="00F1289A" w:rsidP="00253C84">
      <w:pPr>
        <w:spacing w:after="120" w:line="276" w:lineRule="auto"/>
        <w:jc w:val="center"/>
        <w:rPr>
          <w:rFonts w:ascii="Times New Roman" w:hAnsi="Times New Roman"/>
          <w:b/>
          <w:bCs/>
          <w:sz w:val="26"/>
          <w:szCs w:val="26"/>
          <w:highlight w:val="yellow"/>
          <w:lang w:val="it-IT"/>
        </w:rPr>
      </w:pPr>
      <w:r>
        <w:rPr>
          <w:rFonts w:ascii="Times New Roman" w:hAnsi="Times New Roman"/>
          <w:b/>
          <w:bCs/>
          <w:sz w:val="26"/>
          <w:szCs w:val="26"/>
          <w:highlight w:val="yellow"/>
          <w:lang w:val="it-IT"/>
        </w:rPr>
        <w:t>DANH MỤC, THƯƠNG HIỆU VẬT TƯ CHÍNH DO BÊN B CUNG CẤP</w:t>
      </w:r>
    </w:p>
    <w:p w14:paraId="47F171A6" w14:textId="7ED8D5DE" w:rsidR="00A10877" w:rsidRDefault="00F1289A" w:rsidP="00253C84">
      <w:pPr>
        <w:spacing w:after="120" w:line="276" w:lineRule="auto"/>
        <w:jc w:val="center"/>
        <w:rPr>
          <w:rFonts w:ascii="Times New Roman" w:hAnsi="Times New Roman"/>
          <w:bCs/>
          <w:i/>
          <w:sz w:val="26"/>
          <w:szCs w:val="26"/>
          <w:lang w:val="it-IT"/>
        </w:rPr>
      </w:pPr>
      <w:r>
        <w:rPr>
          <w:rFonts w:ascii="Times New Roman" w:hAnsi="Times New Roman"/>
          <w:bCs/>
          <w:i/>
          <w:sz w:val="26"/>
          <w:szCs w:val="26"/>
          <w:highlight w:val="yellow"/>
          <w:lang w:val="nl-NL"/>
        </w:rPr>
        <w:t>(Kèm theo hợp đồng số……..…/</w:t>
      </w:r>
      <w:r w:rsidR="005740C8" w:rsidRPr="005740C8">
        <w:rPr>
          <w:rFonts w:ascii="Times New Roman" w:hAnsi="Times New Roman"/>
          <w:bCs/>
          <w:i/>
          <w:sz w:val="26"/>
          <w:szCs w:val="26"/>
          <w:highlight w:val="yellow"/>
        </w:rPr>
        <w:t>2026/HĐXD/VNCNEC-PHC</w:t>
      </w:r>
      <w:r w:rsidR="005740C8">
        <w:rPr>
          <w:rFonts w:ascii="Times New Roman" w:hAnsi="Times New Roman"/>
          <w:bCs/>
          <w:i/>
          <w:sz w:val="26"/>
          <w:szCs w:val="26"/>
          <w:highlight w:val="yellow"/>
        </w:rPr>
        <w:t xml:space="preserve"> </w:t>
      </w:r>
      <w:r>
        <w:rPr>
          <w:rFonts w:ascii="Times New Roman" w:hAnsi="Times New Roman"/>
          <w:bCs/>
          <w:i/>
          <w:sz w:val="26"/>
          <w:szCs w:val="26"/>
          <w:highlight w:val="yellow"/>
          <w:lang w:val="nl-NL"/>
        </w:rPr>
        <w:t>ngày……tháng……năm 2026)</w:t>
      </w:r>
    </w:p>
    <w:tbl>
      <w:tblPr>
        <w:tblW w:w="9072" w:type="dxa"/>
        <w:jc w:val="center"/>
        <w:tblLayout w:type="fixed"/>
        <w:tblCellMar>
          <w:left w:w="50" w:type="dxa"/>
          <w:right w:w="50" w:type="dxa"/>
        </w:tblCellMar>
        <w:tblLook w:val="04A0" w:firstRow="1" w:lastRow="0" w:firstColumn="1" w:lastColumn="0" w:noHBand="0" w:noVBand="1"/>
      </w:tblPr>
      <w:tblGrid>
        <w:gridCol w:w="597"/>
        <w:gridCol w:w="2803"/>
        <w:gridCol w:w="5672"/>
      </w:tblGrid>
      <w:tr w:rsidR="00A10877" w14:paraId="6DE095EB" w14:textId="77777777">
        <w:trPr>
          <w:cantSplit/>
          <w:tblHeader/>
          <w:jc w:val="center"/>
        </w:trPr>
        <w:tc>
          <w:tcPr>
            <w:tcW w:w="59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4A1CC8B" w14:textId="77777777" w:rsidR="00A10877" w:rsidRDefault="00F1289A" w:rsidP="00253C84">
            <w:pPr>
              <w:spacing w:after="120" w:line="276" w:lineRule="auto"/>
              <w:jc w:val="center"/>
              <w:rPr>
                <w:rFonts w:ascii="Times New Roman" w:hAnsi="Times New Roman"/>
                <w:sz w:val="22"/>
                <w:szCs w:val="22"/>
              </w:rPr>
            </w:pPr>
            <w:r>
              <w:rPr>
                <w:rFonts w:ascii="Times New Roman" w:hAnsi="Times New Roman"/>
                <w:b/>
                <w:bCs/>
                <w:sz w:val="22"/>
                <w:szCs w:val="22"/>
              </w:rPr>
              <w:t>TT</w:t>
            </w:r>
          </w:p>
        </w:tc>
        <w:tc>
          <w:tcPr>
            <w:tcW w:w="280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E309ECE" w14:textId="77777777" w:rsidR="00A10877" w:rsidRDefault="00F1289A" w:rsidP="00253C84">
            <w:pPr>
              <w:spacing w:after="120" w:line="276" w:lineRule="auto"/>
              <w:jc w:val="center"/>
              <w:rPr>
                <w:rFonts w:ascii="Times New Roman" w:hAnsi="Times New Roman"/>
                <w:sz w:val="22"/>
                <w:szCs w:val="22"/>
              </w:rPr>
            </w:pPr>
            <w:r>
              <w:rPr>
                <w:rFonts w:ascii="Times New Roman" w:hAnsi="Times New Roman"/>
                <w:b/>
                <w:bCs/>
                <w:sz w:val="22"/>
                <w:szCs w:val="22"/>
              </w:rPr>
              <w:t>Vật tư</w:t>
            </w:r>
          </w:p>
        </w:tc>
        <w:tc>
          <w:tcPr>
            <w:tcW w:w="567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A49020D" w14:textId="77777777" w:rsidR="00A10877" w:rsidRDefault="00F1289A" w:rsidP="00253C84">
            <w:pPr>
              <w:spacing w:after="120" w:line="276" w:lineRule="auto"/>
              <w:jc w:val="center"/>
              <w:rPr>
                <w:rFonts w:ascii="Times New Roman" w:hAnsi="Times New Roman"/>
                <w:sz w:val="22"/>
                <w:szCs w:val="22"/>
              </w:rPr>
            </w:pPr>
            <w:r>
              <w:rPr>
                <w:rFonts w:ascii="Times New Roman" w:hAnsi="Times New Roman"/>
                <w:b/>
                <w:bCs/>
                <w:sz w:val="22"/>
                <w:szCs w:val="22"/>
              </w:rPr>
              <w:t>Thương hiệu / quy cách</w:t>
            </w:r>
          </w:p>
        </w:tc>
      </w:tr>
      <w:tr w:rsidR="00A10877" w14:paraId="01D8FACD" w14:textId="77777777">
        <w:trPr>
          <w:cantSplit/>
          <w:jc w:val="center"/>
        </w:trPr>
        <w:tc>
          <w:tcPr>
            <w:tcW w:w="597" w:type="dxa"/>
            <w:tcBorders>
              <w:top w:val="single" w:sz="4" w:space="0" w:color="000000"/>
              <w:left w:val="single" w:sz="4" w:space="0" w:color="000000"/>
              <w:bottom w:val="single" w:sz="4" w:space="0" w:color="000000"/>
              <w:right w:val="single" w:sz="4" w:space="0" w:color="000000"/>
            </w:tcBorders>
            <w:vAlign w:val="center"/>
          </w:tcPr>
          <w:p w14:paraId="5BE45979" w14:textId="77777777" w:rsidR="00A10877" w:rsidRDefault="00F1289A" w:rsidP="00253C84">
            <w:pPr>
              <w:spacing w:after="120" w:line="276" w:lineRule="auto"/>
              <w:jc w:val="center"/>
              <w:rPr>
                <w:rFonts w:ascii="Times New Roman" w:hAnsi="Times New Roman"/>
                <w:sz w:val="22"/>
                <w:szCs w:val="22"/>
              </w:rPr>
            </w:pPr>
            <w:r>
              <w:rPr>
                <w:rFonts w:ascii="Times New Roman" w:hAnsi="Times New Roman"/>
                <w:sz w:val="22"/>
                <w:szCs w:val="22"/>
              </w:rPr>
              <w:t>1</w:t>
            </w:r>
          </w:p>
        </w:tc>
        <w:tc>
          <w:tcPr>
            <w:tcW w:w="2803" w:type="dxa"/>
            <w:tcBorders>
              <w:top w:val="single" w:sz="4" w:space="0" w:color="000000"/>
              <w:left w:val="single" w:sz="4" w:space="0" w:color="000000"/>
              <w:bottom w:val="single" w:sz="4" w:space="0" w:color="000000"/>
              <w:right w:val="single" w:sz="4" w:space="0" w:color="000000"/>
            </w:tcBorders>
            <w:vAlign w:val="center"/>
          </w:tcPr>
          <w:p w14:paraId="62494F98" w14:textId="77777777" w:rsidR="00A10877" w:rsidRDefault="00F1289A" w:rsidP="00253C84">
            <w:pPr>
              <w:spacing w:after="120" w:line="276" w:lineRule="auto"/>
              <w:rPr>
                <w:rFonts w:ascii="Times New Roman" w:hAnsi="Times New Roman"/>
                <w:sz w:val="22"/>
                <w:szCs w:val="22"/>
              </w:rPr>
            </w:pPr>
            <w:r>
              <w:rPr>
                <w:rFonts w:ascii="Times New Roman" w:hAnsi="Times New Roman"/>
                <w:b/>
                <w:bCs/>
                <w:sz w:val="22"/>
                <w:szCs w:val="22"/>
              </w:rPr>
              <w:t>Bê tông thương phẩm</w:t>
            </w:r>
          </w:p>
        </w:tc>
        <w:tc>
          <w:tcPr>
            <w:tcW w:w="5672" w:type="dxa"/>
            <w:tcBorders>
              <w:top w:val="single" w:sz="4" w:space="0" w:color="000000"/>
              <w:left w:val="single" w:sz="4" w:space="0" w:color="000000"/>
              <w:bottom w:val="single" w:sz="4" w:space="0" w:color="000000"/>
              <w:right w:val="single" w:sz="4" w:space="0" w:color="000000"/>
            </w:tcBorders>
            <w:vAlign w:val="center"/>
          </w:tcPr>
          <w:p w14:paraId="317F75DA" w14:textId="77777777" w:rsidR="00A10877" w:rsidRDefault="00F1289A" w:rsidP="00253C84">
            <w:pPr>
              <w:spacing w:after="120" w:line="276" w:lineRule="auto"/>
              <w:rPr>
                <w:rFonts w:ascii="Times New Roman" w:hAnsi="Times New Roman"/>
                <w:sz w:val="22"/>
                <w:szCs w:val="22"/>
              </w:rPr>
            </w:pPr>
            <w:r>
              <w:rPr>
                <w:rFonts w:ascii="Times New Roman" w:hAnsi="Times New Roman"/>
                <w:sz w:val="22"/>
                <w:szCs w:val="22"/>
              </w:rPr>
              <w:t>Việt Tiệp / Việt Đức / Sungshin / Việt Xô hoặc tương đương được Bên A, Chủ đầu tư phê duyệt; mác theo Hồ sơ thiết kế</w:t>
            </w:r>
          </w:p>
        </w:tc>
      </w:tr>
      <w:tr w:rsidR="00A10877" w14:paraId="32C421FF" w14:textId="77777777">
        <w:trPr>
          <w:cantSplit/>
          <w:jc w:val="center"/>
        </w:trPr>
        <w:tc>
          <w:tcPr>
            <w:tcW w:w="597" w:type="dxa"/>
            <w:tcBorders>
              <w:top w:val="single" w:sz="4" w:space="0" w:color="000000"/>
              <w:left w:val="single" w:sz="4" w:space="0" w:color="000000"/>
              <w:bottom w:val="single" w:sz="4" w:space="0" w:color="000000"/>
              <w:right w:val="single" w:sz="4" w:space="0" w:color="000000"/>
            </w:tcBorders>
            <w:vAlign w:val="center"/>
          </w:tcPr>
          <w:p w14:paraId="7C1A2C56" w14:textId="77777777" w:rsidR="00A10877" w:rsidRDefault="00F1289A" w:rsidP="00253C84">
            <w:pPr>
              <w:spacing w:after="120" w:line="276" w:lineRule="auto"/>
              <w:jc w:val="center"/>
              <w:rPr>
                <w:rFonts w:ascii="Times New Roman" w:hAnsi="Times New Roman"/>
                <w:sz w:val="22"/>
                <w:szCs w:val="22"/>
              </w:rPr>
            </w:pPr>
            <w:r>
              <w:rPr>
                <w:rFonts w:ascii="Times New Roman" w:hAnsi="Times New Roman"/>
                <w:sz w:val="22"/>
                <w:szCs w:val="22"/>
              </w:rPr>
              <w:t>2</w:t>
            </w:r>
          </w:p>
        </w:tc>
        <w:tc>
          <w:tcPr>
            <w:tcW w:w="2803" w:type="dxa"/>
            <w:tcBorders>
              <w:top w:val="single" w:sz="4" w:space="0" w:color="000000"/>
              <w:left w:val="single" w:sz="4" w:space="0" w:color="000000"/>
              <w:bottom w:val="single" w:sz="4" w:space="0" w:color="000000"/>
              <w:right w:val="single" w:sz="4" w:space="0" w:color="000000"/>
            </w:tcBorders>
            <w:vAlign w:val="center"/>
          </w:tcPr>
          <w:p w14:paraId="1323E359" w14:textId="77777777" w:rsidR="00A10877" w:rsidRDefault="00F1289A" w:rsidP="00253C84">
            <w:pPr>
              <w:spacing w:after="120" w:line="276" w:lineRule="auto"/>
              <w:rPr>
                <w:rFonts w:ascii="Times New Roman" w:hAnsi="Times New Roman"/>
                <w:sz w:val="22"/>
                <w:szCs w:val="22"/>
              </w:rPr>
            </w:pPr>
            <w:r>
              <w:rPr>
                <w:rFonts w:ascii="Times New Roman" w:hAnsi="Times New Roman"/>
                <w:b/>
                <w:bCs/>
                <w:sz w:val="22"/>
                <w:szCs w:val="22"/>
              </w:rPr>
              <w:t>Cốt thép</w:t>
            </w:r>
          </w:p>
        </w:tc>
        <w:tc>
          <w:tcPr>
            <w:tcW w:w="5672" w:type="dxa"/>
            <w:tcBorders>
              <w:top w:val="single" w:sz="4" w:space="0" w:color="000000"/>
              <w:left w:val="single" w:sz="4" w:space="0" w:color="000000"/>
              <w:bottom w:val="single" w:sz="4" w:space="0" w:color="000000"/>
              <w:right w:val="single" w:sz="4" w:space="0" w:color="000000"/>
            </w:tcBorders>
            <w:vAlign w:val="center"/>
          </w:tcPr>
          <w:p w14:paraId="62D57A5D" w14:textId="77777777" w:rsidR="00A10877" w:rsidRDefault="00F1289A" w:rsidP="00253C84">
            <w:pPr>
              <w:spacing w:after="120" w:line="276" w:lineRule="auto"/>
              <w:rPr>
                <w:rFonts w:ascii="Times New Roman" w:hAnsi="Times New Roman"/>
                <w:sz w:val="22"/>
                <w:szCs w:val="22"/>
              </w:rPr>
            </w:pPr>
            <w:r>
              <w:rPr>
                <w:rFonts w:ascii="Times New Roman" w:hAnsi="Times New Roman"/>
                <w:sz w:val="22"/>
                <w:szCs w:val="22"/>
              </w:rPr>
              <w:t>Hòa Phát / Việt Ý (VIS) / Vinakyoei / Việt Đức (VGS) / Việt Mỹ (VAS) hoặc tương đương được Bên A, Chủ đầu tư phê duyệt</w:t>
            </w:r>
          </w:p>
        </w:tc>
      </w:tr>
      <w:tr w:rsidR="00A10877" w14:paraId="70F3BEAF" w14:textId="77777777">
        <w:trPr>
          <w:cantSplit/>
          <w:jc w:val="center"/>
        </w:trPr>
        <w:tc>
          <w:tcPr>
            <w:tcW w:w="597" w:type="dxa"/>
            <w:tcBorders>
              <w:top w:val="single" w:sz="4" w:space="0" w:color="000000"/>
              <w:left w:val="single" w:sz="4" w:space="0" w:color="000000"/>
              <w:bottom w:val="single" w:sz="4" w:space="0" w:color="000000"/>
              <w:right w:val="single" w:sz="4" w:space="0" w:color="000000"/>
            </w:tcBorders>
            <w:vAlign w:val="center"/>
          </w:tcPr>
          <w:p w14:paraId="2958EFCE" w14:textId="77777777" w:rsidR="00A10877" w:rsidRDefault="00F1289A" w:rsidP="00253C84">
            <w:pPr>
              <w:spacing w:after="120" w:line="276" w:lineRule="auto"/>
              <w:jc w:val="center"/>
              <w:rPr>
                <w:rFonts w:ascii="Times New Roman" w:hAnsi="Times New Roman"/>
                <w:sz w:val="22"/>
                <w:szCs w:val="22"/>
              </w:rPr>
            </w:pPr>
            <w:r>
              <w:rPr>
                <w:rFonts w:ascii="Times New Roman" w:hAnsi="Times New Roman"/>
                <w:sz w:val="22"/>
                <w:szCs w:val="22"/>
              </w:rPr>
              <w:t>3</w:t>
            </w:r>
          </w:p>
        </w:tc>
        <w:tc>
          <w:tcPr>
            <w:tcW w:w="2803" w:type="dxa"/>
            <w:tcBorders>
              <w:top w:val="single" w:sz="4" w:space="0" w:color="000000"/>
              <w:left w:val="single" w:sz="4" w:space="0" w:color="000000"/>
              <w:bottom w:val="single" w:sz="4" w:space="0" w:color="000000"/>
              <w:right w:val="single" w:sz="4" w:space="0" w:color="000000"/>
            </w:tcBorders>
            <w:vAlign w:val="center"/>
          </w:tcPr>
          <w:p w14:paraId="53F48634" w14:textId="77777777" w:rsidR="00A10877" w:rsidRDefault="00F1289A" w:rsidP="00253C84">
            <w:pPr>
              <w:spacing w:after="120" w:line="276" w:lineRule="auto"/>
              <w:rPr>
                <w:rFonts w:ascii="Times New Roman" w:hAnsi="Times New Roman"/>
                <w:sz w:val="22"/>
                <w:szCs w:val="22"/>
              </w:rPr>
            </w:pPr>
            <w:r>
              <w:rPr>
                <w:rFonts w:ascii="Times New Roman" w:hAnsi="Times New Roman"/>
                <w:b/>
                <w:bCs/>
                <w:sz w:val="22"/>
                <w:szCs w:val="22"/>
              </w:rPr>
              <w:t>Vật liệu chống thấm nền tầng hầm</w:t>
            </w:r>
          </w:p>
        </w:tc>
        <w:tc>
          <w:tcPr>
            <w:tcW w:w="5672" w:type="dxa"/>
            <w:tcBorders>
              <w:top w:val="single" w:sz="4" w:space="0" w:color="000000"/>
              <w:left w:val="single" w:sz="4" w:space="0" w:color="000000"/>
              <w:bottom w:val="single" w:sz="4" w:space="0" w:color="000000"/>
              <w:right w:val="single" w:sz="4" w:space="0" w:color="000000"/>
            </w:tcBorders>
            <w:vAlign w:val="center"/>
          </w:tcPr>
          <w:p w14:paraId="77E129E0" w14:textId="77777777" w:rsidR="007A5132" w:rsidRDefault="00F1289A" w:rsidP="00253C84">
            <w:pPr>
              <w:spacing w:after="120" w:line="276" w:lineRule="auto"/>
              <w:rPr>
                <w:ins w:id="209" w:author="Ban Kinh tế &amp; Quản lý Hợp đồng" w:date="2026-10-21T16:00:00Z"/>
                <w:rFonts w:ascii="Times New Roman" w:hAnsi="Times New Roman"/>
                <w:sz w:val="22"/>
                <w:szCs w:val="22"/>
              </w:rPr>
            </w:pPr>
            <w:del w:id="210" w:author="Ban Kinh tế &amp; Quản lý Hợp đồng" w:date="2026-10-21T15:58:00Z">
              <w:r w:rsidDel="000B1FDD">
                <w:rPr>
                  <w:rFonts w:ascii="Times New Roman" w:hAnsi="Times New Roman"/>
                  <w:sz w:val="22"/>
                  <w:szCs w:val="22"/>
                </w:rPr>
                <w:delText xml:space="preserve">Theo hồ sơ mời thầu: Sika. Bên B đề xuất: </w:delText>
              </w:r>
            </w:del>
            <w:r>
              <w:rPr>
                <w:rFonts w:ascii="Times New Roman" w:hAnsi="Times New Roman"/>
                <w:sz w:val="22"/>
                <w:szCs w:val="22"/>
              </w:rPr>
              <w:t>GPS® Pro-Proof 1.2T (màng HDPE bám dính ngược), băng dính GPS® Tape 1, GPS® Tape 2 – chỉ áp dụng khi được Bên A, Chủ đầu tư phê duyệt</w:t>
            </w:r>
          </w:p>
          <w:p w14:paraId="66CD66F5" w14:textId="5408EE14" w:rsidR="00424669" w:rsidRDefault="00424669" w:rsidP="00253C84">
            <w:pPr>
              <w:spacing w:after="120" w:line="276" w:lineRule="auto"/>
              <w:rPr>
                <w:rFonts w:ascii="Times New Roman" w:hAnsi="Times New Roman"/>
                <w:sz w:val="22"/>
                <w:szCs w:val="22"/>
              </w:rPr>
            </w:pPr>
            <w:ins w:id="211" w:author="Ban Kinh tế &amp; Quản lý Hợp đồng" w:date="2026-10-21T16:00:00Z">
              <w:r>
                <w:rPr>
                  <w:rFonts w:ascii="Times New Roman" w:hAnsi="Times New Roman"/>
                  <w:sz w:val="22"/>
                  <w:szCs w:val="22"/>
                </w:rPr>
                <w:t>Mixseal</w:t>
              </w:r>
            </w:ins>
            <w:ins w:id="212" w:author="Ban Kinh tế &amp; Quản lý Hợp đồng" w:date="2026-10-21T16:01:00Z">
              <w:r w:rsidR="00946F84">
                <w:rPr>
                  <w:rFonts w:ascii="Times New Roman" w:hAnsi="Times New Roman"/>
                  <w:sz w:val="22"/>
                  <w:szCs w:val="22"/>
                </w:rPr>
                <w:t xml:space="preserve"> HDPE 12</w:t>
              </w:r>
            </w:ins>
            <w:ins w:id="213" w:author="Ban Kinh tế &amp; Quản lý Hợp đồng" w:date="2026-10-21T16:04:00Z">
              <w:r w:rsidR="00CD0711">
                <w:rPr>
                  <w:rFonts w:ascii="Times New Roman" w:hAnsi="Times New Roman"/>
                  <w:sz w:val="22"/>
                  <w:szCs w:val="22"/>
                </w:rPr>
                <w:t xml:space="preserve"> </w:t>
              </w:r>
            </w:ins>
            <w:ins w:id="214" w:author="Ban Kinh tế &amp; Quản lý Hợp đồng" w:date="2026-10-21T16:05:00Z">
              <w:r w:rsidR="00CD0711">
                <w:rPr>
                  <w:rFonts w:ascii="Times New Roman" w:hAnsi="Times New Roman"/>
                  <w:sz w:val="22"/>
                  <w:szCs w:val="22"/>
                </w:rPr>
                <w:t xml:space="preserve">kết hợp băng dính </w:t>
              </w:r>
              <w:r w:rsidR="00CD0711">
                <w:rPr>
                  <w:rFonts w:ascii="Times New Roman" w:hAnsi="Times New Roman"/>
                  <w:sz w:val="22"/>
                  <w:szCs w:val="22"/>
                </w:rPr>
                <w:t>Mixseal HDPE</w:t>
              </w:r>
              <w:r w:rsidR="00CD0711">
                <w:rPr>
                  <w:rFonts w:ascii="Times New Roman" w:hAnsi="Times New Roman"/>
                  <w:sz w:val="22"/>
                  <w:szCs w:val="22"/>
                </w:rPr>
                <w:t xml:space="preserve"> tape</w:t>
              </w:r>
            </w:ins>
          </w:p>
        </w:tc>
      </w:tr>
      <w:tr w:rsidR="00A10877" w14:paraId="526DDAC1" w14:textId="77777777">
        <w:trPr>
          <w:cantSplit/>
          <w:jc w:val="center"/>
        </w:trPr>
        <w:tc>
          <w:tcPr>
            <w:tcW w:w="597" w:type="dxa"/>
            <w:tcBorders>
              <w:top w:val="single" w:sz="4" w:space="0" w:color="000000"/>
              <w:left w:val="single" w:sz="4" w:space="0" w:color="000000"/>
              <w:bottom w:val="single" w:sz="4" w:space="0" w:color="000000"/>
              <w:right w:val="single" w:sz="4" w:space="0" w:color="000000"/>
            </w:tcBorders>
            <w:vAlign w:val="center"/>
          </w:tcPr>
          <w:p w14:paraId="51E73F2D" w14:textId="77777777" w:rsidR="00A10877" w:rsidRDefault="00F1289A" w:rsidP="00253C84">
            <w:pPr>
              <w:spacing w:after="120" w:line="276" w:lineRule="auto"/>
              <w:jc w:val="center"/>
              <w:rPr>
                <w:rFonts w:ascii="Times New Roman" w:hAnsi="Times New Roman"/>
                <w:sz w:val="22"/>
                <w:szCs w:val="22"/>
              </w:rPr>
            </w:pPr>
            <w:r>
              <w:rPr>
                <w:rFonts w:ascii="Times New Roman" w:hAnsi="Times New Roman"/>
                <w:sz w:val="22"/>
                <w:szCs w:val="22"/>
              </w:rPr>
              <w:t>4</w:t>
            </w:r>
          </w:p>
        </w:tc>
        <w:tc>
          <w:tcPr>
            <w:tcW w:w="2803" w:type="dxa"/>
            <w:tcBorders>
              <w:top w:val="single" w:sz="4" w:space="0" w:color="000000"/>
              <w:left w:val="single" w:sz="4" w:space="0" w:color="000000"/>
              <w:bottom w:val="single" w:sz="4" w:space="0" w:color="000000"/>
              <w:right w:val="single" w:sz="4" w:space="0" w:color="000000"/>
            </w:tcBorders>
            <w:vAlign w:val="center"/>
          </w:tcPr>
          <w:p w14:paraId="2F6F8813" w14:textId="77777777" w:rsidR="00A10877" w:rsidRDefault="00F1289A" w:rsidP="00253C84">
            <w:pPr>
              <w:spacing w:after="120" w:line="276" w:lineRule="auto"/>
              <w:rPr>
                <w:rFonts w:ascii="Times New Roman" w:hAnsi="Times New Roman"/>
                <w:sz w:val="22"/>
                <w:szCs w:val="22"/>
              </w:rPr>
            </w:pPr>
            <w:r>
              <w:rPr>
                <w:rFonts w:ascii="Times New Roman" w:hAnsi="Times New Roman"/>
                <w:b/>
                <w:bCs/>
                <w:sz w:val="22"/>
                <w:szCs w:val="22"/>
              </w:rPr>
              <w:t>Vật liệu chống thấm tường tầng hầm</w:t>
            </w:r>
          </w:p>
        </w:tc>
        <w:tc>
          <w:tcPr>
            <w:tcW w:w="5672" w:type="dxa"/>
            <w:tcBorders>
              <w:top w:val="single" w:sz="4" w:space="0" w:color="000000"/>
              <w:left w:val="single" w:sz="4" w:space="0" w:color="000000"/>
              <w:bottom w:val="single" w:sz="4" w:space="0" w:color="000000"/>
              <w:right w:val="single" w:sz="4" w:space="0" w:color="000000"/>
            </w:tcBorders>
            <w:vAlign w:val="center"/>
          </w:tcPr>
          <w:p w14:paraId="25C5A4C0" w14:textId="77777777" w:rsidR="00A10877" w:rsidRDefault="00F1289A" w:rsidP="00253C84">
            <w:pPr>
              <w:spacing w:after="120" w:line="276" w:lineRule="auto"/>
              <w:rPr>
                <w:ins w:id="215" w:author="Ban Kinh tế &amp; Quản lý Hợp đồng" w:date="2026-10-21T16:02:00Z"/>
                <w:rFonts w:ascii="Times New Roman" w:hAnsi="Times New Roman"/>
                <w:sz w:val="22"/>
                <w:szCs w:val="22"/>
              </w:rPr>
            </w:pPr>
            <w:del w:id="216" w:author="Ban Kinh tế &amp; Quản lý Hợp đồng" w:date="2026-10-21T15:59:00Z">
              <w:r w:rsidDel="007A5132">
                <w:rPr>
                  <w:rFonts w:ascii="Times New Roman" w:hAnsi="Times New Roman"/>
                  <w:sz w:val="22"/>
                  <w:szCs w:val="22"/>
                </w:rPr>
                <w:delText xml:space="preserve">Theo hồ sơ mời thầu: Sika. Bên B đề xuất: </w:delText>
              </w:r>
            </w:del>
            <w:r>
              <w:rPr>
                <w:rFonts w:ascii="Times New Roman" w:hAnsi="Times New Roman"/>
                <w:sz w:val="22"/>
                <w:szCs w:val="22"/>
              </w:rPr>
              <w:t>GPS MemTop 01 (màng nhũ tương gốc bitum) kèm xốp PE bảo vệ GPS PE FORM-P1 – chỉ áp dụng khi được Bên A, Chủ đầu tư phê duyệt</w:t>
            </w:r>
          </w:p>
          <w:p w14:paraId="64C41BDD" w14:textId="18F85ED7" w:rsidR="00EF01E2" w:rsidRDefault="00EF01E2" w:rsidP="00253C84">
            <w:pPr>
              <w:spacing w:after="120" w:line="276" w:lineRule="auto"/>
              <w:rPr>
                <w:rFonts w:ascii="Times New Roman" w:hAnsi="Times New Roman"/>
                <w:sz w:val="22"/>
                <w:szCs w:val="22"/>
              </w:rPr>
            </w:pPr>
            <w:ins w:id="217" w:author="Ban Kinh tế &amp; Quản lý Hợp đồng" w:date="2026-10-21T16:02:00Z">
              <w:r>
                <w:rPr>
                  <w:rFonts w:ascii="Times New Roman" w:hAnsi="Times New Roman"/>
                  <w:sz w:val="22"/>
                  <w:szCs w:val="22"/>
                </w:rPr>
                <w:t xml:space="preserve">Bitum </w:t>
              </w:r>
              <w:r>
                <w:rPr>
                  <w:rFonts w:ascii="Times New Roman" w:hAnsi="Times New Roman"/>
                  <w:sz w:val="22"/>
                  <w:szCs w:val="22"/>
                </w:rPr>
                <w:t>Mixseal</w:t>
              </w:r>
              <w:r w:rsidR="00454781">
                <w:rPr>
                  <w:rFonts w:ascii="Times New Roman" w:hAnsi="Times New Roman"/>
                  <w:sz w:val="22"/>
                  <w:szCs w:val="22"/>
                </w:rPr>
                <w:t xml:space="preserve"> BC800</w:t>
              </w:r>
            </w:ins>
            <w:ins w:id="218" w:author="Ban Kinh tế &amp; Quản lý Hợp đồng" w:date="2026-10-21T16:04:00Z">
              <w:r w:rsidR="00F408F3">
                <w:rPr>
                  <w:rFonts w:ascii="Times New Roman" w:hAnsi="Times New Roman"/>
                  <w:sz w:val="22"/>
                  <w:szCs w:val="22"/>
                </w:rPr>
                <w:t xml:space="preserve"> </w:t>
              </w:r>
              <w:r w:rsidR="00F408F3">
                <w:rPr>
                  <w:rFonts w:ascii="Times New Roman" w:hAnsi="Times New Roman"/>
                  <w:sz w:val="22"/>
                  <w:szCs w:val="22"/>
                </w:rPr>
                <w:t>kèm xốp PE bảo vệ GPS PE FORM-P1 – chỉ áp dụng khi được Bên A, Chủ đầu tư phê duyệt</w:t>
              </w:r>
            </w:ins>
          </w:p>
        </w:tc>
      </w:tr>
      <w:tr w:rsidR="00A10877" w14:paraId="53AE2A80" w14:textId="77777777">
        <w:trPr>
          <w:cantSplit/>
          <w:jc w:val="center"/>
        </w:trPr>
        <w:tc>
          <w:tcPr>
            <w:tcW w:w="597" w:type="dxa"/>
            <w:tcBorders>
              <w:top w:val="single" w:sz="4" w:space="0" w:color="000000"/>
              <w:left w:val="single" w:sz="4" w:space="0" w:color="000000"/>
              <w:bottom w:val="single" w:sz="4" w:space="0" w:color="000000"/>
              <w:right w:val="single" w:sz="4" w:space="0" w:color="000000"/>
            </w:tcBorders>
            <w:vAlign w:val="center"/>
          </w:tcPr>
          <w:p w14:paraId="5B6E066A" w14:textId="77777777" w:rsidR="00A10877" w:rsidRDefault="00F1289A" w:rsidP="00253C84">
            <w:pPr>
              <w:spacing w:after="120" w:line="276" w:lineRule="auto"/>
              <w:jc w:val="center"/>
              <w:rPr>
                <w:rFonts w:ascii="Times New Roman" w:hAnsi="Times New Roman"/>
                <w:sz w:val="22"/>
                <w:szCs w:val="22"/>
              </w:rPr>
            </w:pPr>
            <w:r>
              <w:rPr>
                <w:rFonts w:ascii="Times New Roman" w:hAnsi="Times New Roman"/>
                <w:sz w:val="22"/>
                <w:szCs w:val="22"/>
              </w:rPr>
              <w:t>5</w:t>
            </w:r>
          </w:p>
        </w:tc>
        <w:tc>
          <w:tcPr>
            <w:tcW w:w="2803" w:type="dxa"/>
            <w:tcBorders>
              <w:top w:val="single" w:sz="4" w:space="0" w:color="000000"/>
              <w:left w:val="single" w:sz="4" w:space="0" w:color="000000"/>
              <w:bottom w:val="single" w:sz="4" w:space="0" w:color="000000"/>
              <w:right w:val="single" w:sz="4" w:space="0" w:color="000000"/>
            </w:tcBorders>
            <w:vAlign w:val="center"/>
          </w:tcPr>
          <w:p w14:paraId="26F8E45B" w14:textId="77777777" w:rsidR="00A10877" w:rsidRDefault="00F1289A" w:rsidP="00253C84">
            <w:pPr>
              <w:spacing w:after="120" w:line="276" w:lineRule="auto"/>
              <w:rPr>
                <w:rFonts w:ascii="Times New Roman" w:hAnsi="Times New Roman"/>
                <w:sz w:val="22"/>
                <w:szCs w:val="22"/>
              </w:rPr>
            </w:pPr>
            <w:r>
              <w:rPr>
                <w:rFonts w:ascii="Times New Roman" w:hAnsi="Times New Roman"/>
                <w:b/>
                <w:bCs/>
                <w:sz w:val="22"/>
                <w:szCs w:val="22"/>
              </w:rPr>
              <w:t>Băng cản nước mạch ngừng</w:t>
            </w:r>
          </w:p>
        </w:tc>
        <w:tc>
          <w:tcPr>
            <w:tcW w:w="5672" w:type="dxa"/>
            <w:tcBorders>
              <w:top w:val="single" w:sz="4" w:space="0" w:color="000000"/>
              <w:left w:val="single" w:sz="4" w:space="0" w:color="000000"/>
              <w:bottom w:val="single" w:sz="4" w:space="0" w:color="000000"/>
              <w:right w:val="single" w:sz="4" w:space="0" w:color="000000"/>
            </w:tcBorders>
            <w:vAlign w:val="center"/>
          </w:tcPr>
          <w:p w14:paraId="355D345A" w14:textId="72EE5EE9" w:rsidR="00A10877" w:rsidRDefault="00F1289A" w:rsidP="00253C84">
            <w:pPr>
              <w:spacing w:after="120" w:line="276" w:lineRule="auto"/>
              <w:rPr>
                <w:rFonts w:ascii="Times New Roman" w:hAnsi="Times New Roman"/>
                <w:sz w:val="22"/>
                <w:szCs w:val="22"/>
              </w:rPr>
            </w:pPr>
            <w:r>
              <w:rPr>
                <w:rFonts w:ascii="Times New Roman" w:hAnsi="Times New Roman"/>
                <w:sz w:val="22"/>
                <w:szCs w:val="22"/>
              </w:rPr>
              <w:t xml:space="preserve">GPS Waterstop V200 </w:t>
            </w:r>
            <w:del w:id="219" w:author="Ban Kinh tế &amp; Quản lý Hợp đồng" w:date="2026-10-21T16:04:00Z">
              <w:r w:rsidDel="00910E04">
                <w:rPr>
                  <w:rFonts w:ascii="Times New Roman" w:hAnsi="Times New Roman"/>
                  <w:sz w:val="22"/>
                  <w:szCs w:val="22"/>
                </w:rPr>
                <w:delText xml:space="preserve">(V25) </w:delText>
              </w:r>
            </w:del>
            <w:r>
              <w:rPr>
                <w:rFonts w:ascii="Times New Roman" w:hAnsi="Times New Roman"/>
                <w:sz w:val="22"/>
                <w:szCs w:val="22"/>
              </w:rPr>
              <w:t>hoặc tương đương được phê duyệt</w:t>
            </w:r>
          </w:p>
        </w:tc>
      </w:tr>
      <w:tr w:rsidR="00A10877" w14:paraId="6E4B2E94" w14:textId="77777777">
        <w:trPr>
          <w:cantSplit/>
          <w:jc w:val="center"/>
        </w:trPr>
        <w:tc>
          <w:tcPr>
            <w:tcW w:w="597" w:type="dxa"/>
            <w:tcBorders>
              <w:top w:val="single" w:sz="4" w:space="0" w:color="000000"/>
              <w:left w:val="single" w:sz="4" w:space="0" w:color="000000"/>
              <w:bottom w:val="single" w:sz="4" w:space="0" w:color="000000"/>
              <w:right w:val="single" w:sz="4" w:space="0" w:color="000000"/>
            </w:tcBorders>
            <w:vAlign w:val="center"/>
          </w:tcPr>
          <w:p w14:paraId="5BA1471E" w14:textId="77777777" w:rsidR="00A10877" w:rsidRDefault="00F1289A" w:rsidP="00253C84">
            <w:pPr>
              <w:spacing w:after="120" w:line="276" w:lineRule="auto"/>
              <w:jc w:val="center"/>
              <w:rPr>
                <w:rFonts w:ascii="Times New Roman" w:hAnsi="Times New Roman"/>
                <w:sz w:val="22"/>
                <w:szCs w:val="22"/>
              </w:rPr>
            </w:pPr>
            <w:r>
              <w:rPr>
                <w:rFonts w:ascii="Times New Roman" w:hAnsi="Times New Roman"/>
                <w:sz w:val="22"/>
                <w:szCs w:val="22"/>
              </w:rPr>
              <w:t>6</w:t>
            </w:r>
          </w:p>
        </w:tc>
        <w:tc>
          <w:tcPr>
            <w:tcW w:w="2803" w:type="dxa"/>
            <w:tcBorders>
              <w:top w:val="single" w:sz="4" w:space="0" w:color="000000"/>
              <w:left w:val="single" w:sz="4" w:space="0" w:color="000000"/>
              <w:bottom w:val="single" w:sz="4" w:space="0" w:color="000000"/>
              <w:right w:val="single" w:sz="4" w:space="0" w:color="000000"/>
            </w:tcBorders>
            <w:vAlign w:val="center"/>
          </w:tcPr>
          <w:p w14:paraId="553222D6" w14:textId="77777777" w:rsidR="00A10877" w:rsidRDefault="00F1289A" w:rsidP="00253C84">
            <w:pPr>
              <w:spacing w:after="120" w:line="276" w:lineRule="auto"/>
              <w:rPr>
                <w:rFonts w:ascii="Times New Roman" w:hAnsi="Times New Roman"/>
                <w:sz w:val="22"/>
                <w:szCs w:val="22"/>
              </w:rPr>
            </w:pPr>
            <w:r>
              <w:rPr>
                <w:rFonts w:ascii="Times New Roman" w:hAnsi="Times New Roman"/>
                <w:b/>
                <w:bCs/>
                <w:sz w:val="22"/>
                <w:szCs w:val="22"/>
              </w:rPr>
              <w:t>Cừ Larsen, văng chống</w:t>
            </w:r>
          </w:p>
        </w:tc>
        <w:tc>
          <w:tcPr>
            <w:tcW w:w="5672" w:type="dxa"/>
            <w:tcBorders>
              <w:top w:val="single" w:sz="4" w:space="0" w:color="000000"/>
              <w:left w:val="single" w:sz="4" w:space="0" w:color="000000"/>
              <w:bottom w:val="single" w:sz="4" w:space="0" w:color="000000"/>
              <w:right w:val="single" w:sz="4" w:space="0" w:color="000000"/>
            </w:tcBorders>
            <w:vAlign w:val="center"/>
          </w:tcPr>
          <w:p w14:paraId="7F6F5CE1" w14:textId="77777777" w:rsidR="00A10877" w:rsidRDefault="00F1289A" w:rsidP="00253C84">
            <w:pPr>
              <w:spacing w:after="120" w:line="276" w:lineRule="auto"/>
              <w:rPr>
                <w:rFonts w:ascii="Times New Roman" w:hAnsi="Times New Roman"/>
                <w:sz w:val="22"/>
                <w:szCs w:val="22"/>
              </w:rPr>
            </w:pPr>
            <w:r>
              <w:rPr>
                <w:rFonts w:ascii="Times New Roman" w:hAnsi="Times New Roman"/>
                <w:sz w:val="22"/>
                <w:szCs w:val="22"/>
              </w:rPr>
              <w:t>Cừ Larsen IV dài 12m, 18m; văng chống H350x350x12x19 – theo thiết kế biện pháp được thẩm tra, phê duyệt</w:t>
            </w:r>
          </w:p>
        </w:tc>
      </w:tr>
    </w:tbl>
    <w:p w14:paraId="5546D3EF" w14:textId="77777777" w:rsidR="00A10877" w:rsidRDefault="00F1289A" w:rsidP="00253C84">
      <w:pPr>
        <w:spacing w:after="120" w:line="276" w:lineRule="auto"/>
        <w:jc w:val="both"/>
        <w:rPr>
          <w:rFonts w:ascii="Times New Roman" w:hAnsi="Times New Roman"/>
        </w:rPr>
      </w:pPr>
      <w:r>
        <w:rPr>
          <w:rFonts w:ascii="Times New Roman" w:hAnsi="Times New Roman"/>
          <w:i/>
          <w:iCs/>
          <w:sz w:val="22"/>
          <w:szCs w:val="22"/>
        </w:rPr>
        <w:t>Bên A có quyền lựa chọn thương hiệu trong danh mục trên; mọi thay đổi thương hiệu phải được Bên A chấp thuận bằng văn bản, không làm tăng đơn giá.</w:t>
      </w:r>
    </w:p>
    <w:p w14:paraId="193D4E85" w14:textId="77777777" w:rsidR="00A10877" w:rsidRDefault="00A10877" w:rsidP="00253C84">
      <w:pPr>
        <w:spacing w:after="120" w:line="276" w:lineRule="auto"/>
        <w:jc w:val="center"/>
        <w:rPr>
          <w:rFonts w:ascii="Times New Roman" w:hAnsi="Times New Roman"/>
          <w:i/>
          <w:sz w:val="26"/>
          <w:szCs w:val="26"/>
          <w:lang w:val="it-IT"/>
        </w:rPr>
      </w:pPr>
    </w:p>
    <w:p w14:paraId="5FF9FDDC" w14:textId="77777777" w:rsidR="00A10877" w:rsidRDefault="00A10877" w:rsidP="00253C84">
      <w:pPr>
        <w:spacing w:after="120" w:line="276" w:lineRule="auto"/>
        <w:jc w:val="center"/>
        <w:rPr>
          <w:rFonts w:ascii="Times New Roman" w:hAnsi="Times New Roman"/>
          <w:bCs/>
          <w:i/>
          <w:iCs/>
          <w:sz w:val="26"/>
          <w:szCs w:val="26"/>
          <w:lang w:val="nl-NL"/>
        </w:rPr>
      </w:pPr>
    </w:p>
    <w:p w14:paraId="148CCDF2" w14:textId="77777777" w:rsidR="00A10877" w:rsidRDefault="00A10877" w:rsidP="00253C84">
      <w:pPr>
        <w:spacing w:after="120" w:line="276" w:lineRule="auto"/>
        <w:jc w:val="center"/>
        <w:rPr>
          <w:rFonts w:ascii="Times New Roman" w:hAnsi="Times New Roman"/>
          <w:i/>
          <w:color w:val="000000" w:themeColor="text1"/>
          <w:sz w:val="26"/>
          <w:szCs w:val="26"/>
          <w:lang w:val="it-IT"/>
        </w:rPr>
      </w:pPr>
    </w:p>
    <w:sectPr w:rsidR="00A10877">
      <w:footerReference w:type="even" r:id="rId15"/>
      <w:footerReference w:type="default" r:id="rId16"/>
      <w:footerReference w:type="first" r:id="rId17"/>
      <w:pgSz w:w="11906" w:h="16838"/>
      <w:pgMar w:top="1134" w:right="1134" w:bottom="1134" w:left="1559" w:header="0" w:footer="567" w:gutter="0"/>
      <w:cols w:space="720"/>
      <w:formProt w:val="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E21853" w14:textId="77777777" w:rsidR="00F1289A" w:rsidRDefault="00F1289A">
      <w:r>
        <w:separator/>
      </w:r>
    </w:p>
  </w:endnote>
  <w:endnote w:type="continuationSeparator" w:id="0">
    <w:p w14:paraId="3461A262" w14:textId="77777777" w:rsidR="00F1289A" w:rsidRDefault="00F128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onotype Sorts">
    <w:altName w:val="Wingdings"/>
    <w:charset w:val="02"/>
    <w:family w:val="auto"/>
    <w:pitch w:val="variable"/>
    <w:sig w:usb0="00000000" w:usb1="10000000" w:usb2="00000000" w:usb3="00000000" w:csb0="80000000" w:csb1="00000000"/>
  </w:font>
  <w:font w:name="Times New Roman Bold">
    <w:altName w:val="Times New Roman"/>
    <w:panose1 w:val="02020803070505020304"/>
    <w:charset w:val="00"/>
    <w:family w:val="roman"/>
    <w:notTrueType/>
    <w:pitch w:val="default"/>
  </w:font>
  <w:font w:name=".VnTime">
    <w:altName w:val="Times New Roman"/>
    <w:panose1 w:val="020B7200000000000000"/>
    <w:charset w:val="00"/>
    <w:family w:val="swiss"/>
    <w:pitch w:val="variable"/>
    <w:sig w:usb0="00000003" w:usb1="00000000" w:usb2="00000000" w:usb3="00000000" w:csb0="00000001" w:csb1="00000000"/>
  </w:font>
  <w:font w:name=".VnArialH">
    <w:altName w:val="Calibri"/>
    <w:panose1 w:val="020B7200000000000000"/>
    <w:charset w:val="00"/>
    <w:family w:val="swiss"/>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Arial">
    <w:panose1 w:val="020B7200000000000000"/>
    <w:charset w:val="00"/>
    <w:family w:val="swiss"/>
    <w:pitch w:val="variable"/>
    <w:sig w:usb0="00000007" w:usb1="00000000" w:usb2="00000000" w:usb3="00000000" w:csb0="00000013"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Arial Unicode MS">
    <w:panose1 w:val="020B0604020202020204"/>
    <w:charset w:val="80"/>
    <w:family w:val="swiss"/>
    <w:pitch w:val="variable"/>
    <w:sig w:usb0="F7FFAEFF" w:usb1="F9DFFFFF" w:usb2="0000007F" w:usb3="00000000" w:csb0="003F01FF" w:csb1="00000000"/>
  </w:font>
  <w:font w:name="Arial Bold">
    <w:panose1 w:val="020B0704020202020204"/>
    <w:charset w:val="00"/>
    <w:family w:val="roman"/>
    <w:notTrueType/>
    <w:pitch w:val="default"/>
  </w:font>
  <w:font w:name="FreeSans">
    <w:panose1 w:val="00000000000000000000"/>
    <w:charset w:val="00"/>
    <w:family w:val="roman"/>
    <w:notTrueType/>
    <w:pitch w:val="default"/>
  </w:font>
  <w:font w:name=".VnTimeH">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E5BD36" w14:textId="77777777" w:rsidR="00A10877" w:rsidRDefault="00A108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69C9CD" w14:textId="77777777" w:rsidR="00A10877" w:rsidRDefault="00F1289A">
    <w:pPr>
      <w:pStyle w:val="Footer"/>
      <w:jc w:val="center"/>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separate"/>
    </w:r>
    <w:r>
      <w:rPr>
        <w:rFonts w:ascii="Times New Roman" w:hAnsi="Times New Roman"/>
        <w:sz w:val="24"/>
      </w:rPr>
      <w:t>5</w:t>
    </w:r>
    <w:r>
      <w:rPr>
        <w:rFonts w:ascii="Times New Roman" w:hAnsi="Times New Roman"/>
        <w:sz w:val="24"/>
      </w:rPr>
      <w:t>7</w:t>
    </w:r>
    <w:r>
      <w:rPr>
        <w:rFonts w:ascii="Times New Roman" w:hAnsi="Times New Roman"/>
        <w:sz w:val="24"/>
      </w:rPr>
      <w:fldChar w:fldCharType="end"/>
    </w:r>
  </w:p>
  <w:p w14:paraId="746F6448" w14:textId="77777777" w:rsidR="00A10877" w:rsidRDefault="00A108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8BB38" w14:textId="77777777" w:rsidR="00A10877" w:rsidRDefault="00F1289A">
    <w:pPr>
      <w:pStyle w:val="Footer"/>
      <w:jc w:val="center"/>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separate"/>
    </w:r>
    <w:r>
      <w:rPr>
        <w:rFonts w:ascii="Times New Roman" w:hAnsi="Times New Roman"/>
        <w:sz w:val="24"/>
      </w:rPr>
      <w:t>5</w:t>
    </w:r>
    <w:r>
      <w:rPr>
        <w:rFonts w:ascii="Times New Roman" w:hAnsi="Times New Roman"/>
        <w:sz w:val="24"/>
      </w:rPr>
      <w:t>7</w:t>
    </w:r>
    <w:r>
      <w:rPr>
        <w:rFonts w:ascii="Times New Roman" w:hAnsi="Times New Roman"/>
        <w:sz w:val="24"/>
      </w:rPr>
      <w:fldChar w:fldCharType="end"/>
    </w:r>
  </w:p>
  <w:p w14:paraId="7B833605" w14:textId="77777777" w:rsidR="00A10877" w:rsidRDefault="00A108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B488E0" w14:textId="77777777" w:rsidR="00A10877" w:rsidRDefault="00A1087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20407A" w14:textId="77777777" w:rsidR="00A10877" w:rsidRDefault="00F1289A">
    <w:pPr>
      <w:pStyle w:val="Footer"/>
      <w:jc w:val="center"/>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separate"/>
    </w:r>
    <w:r>
      <w:rPr>
        <w:rFonts w:ascii="Times New Roman" w:hAnsi="Times New Roman"/>
        <w:sz w:val="24"/>
      </w:rPr>
      <w:t>5</w:t>
    </w:r>
    <w:r>
      <w:rPr>
        <w:rFonts w:ascii="Times New Roman" w:hAnsi="Times New Roman"/>
        <w:sz w:val="24"/>
      </w:rPr>
      <w:t>9</w:t>
    </w:r>
    <w:r>
      <w:rPr>
        <w:rFonts w:ascii="Times New Roman" w:hAnsi="Times New Roman"/>
        <w:sz w:val="24"/>
      </w:rPr>
      <w:fldChar w:fldCharType="end"/>
    </w:r>
  </w:p>
  <w:p w14:paraId="7D568E5D" w14:textId="77777777" w:rsidR="00A10877" w:rsidRDefault="00A1087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01CF81" w14:textId="77777777" w:rsidR="00A10877" w:rsidRDefault="00A108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222403" w14:textId="77777777" w:rsidR="00F1289A" w:rsidRDefault="00F1289A">
      <w:r>
        <w:separator/>
      </w:r>
    </w:p>
  </w:footnote>
  <w:footnote w:type="continuationSeparator" w:id="0">
    <w:p w14:paraId="2C5C2B65" w14:textId="77777777" w:rsidR="00F1289A" w:rsidRDefault="00F128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73FB5"/>
    <w:multiLevelType w:val="multilevel"/>
    <w:tmpl w:val="7E8679C6"/>
    <w:lvl w:ilvl="0">
      <w:start w:val="1"/>
      <w:numFmt w:val="decimal"/>
      <w:suff w:val="space"/>
      <w:lvlText w:val="%1."/>
      <w:lvlJc w:val="left"/>
      <w:pPr>
        <w:tabs>
          <w:tab w:val="num" w:pos="0"/>
        </w:tabs>
        <w:ind w:left="360" w:hanging="360"/>
      </w:pPr>
      <w:rPr>
        <w:rFonts w:ascii="Times New Roman" w:hAnsi="Times New Roman" w:cs="Times New Roman"/>
        <w:b w:val="0"/>
        <w:i w:val="0"/>
      </w:rPr>
    </w:lvl>
    <w:lvl w:ilvl="1">
      <w:start w:val="1"/>
      <w:numFmt w:val="decimal"/>
      <w:lvlText w:val="%1.%2."/>
      <w:lvlJc w:val="left"/>
      <w:pPr>
        <w:tabs>
          <w:tab w:val="num" w:pos="0"/>
        </w:tabs>
        <w:ind w:left="792" w:hanging="432"/>
      </w:pPr>
      <w:rPr>
        <w:rFonts w:ascii="Times New Roman" w:hAnsi="Times New Roman" w:cs="Times New Roman"/>
        <w:b w:val="0"/>
      </w:r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 w15:restartNumberingAfterBreak="0">
    <w:nsid w:val="0ACE3F3C"/>
    <w:multiLevelType w:val="multilevel"/>
    <w:tmpl w:val="25E8BB4A"/>
    <w:lvl w:ilvl="0">
      <w:start w:val="1"/>
      <w:numFmt w:val="lowerLetter"/>
      <w:lvlText w:val="%1)"/>
      <w:lvlJc w:val="left"/>
      <w:pPr>
        <w:tabs>
          <w:tab w:val="num" w:pos="0"/>
        </w:tabs>
        <w:ind w:left="1350" w:hanging="360"/>
      </w:pPr>
      <w:rPr>
        <w:rFonts w:ascii="Times New Roman" w:eastAsia="Calibri" w:hAnsi="Times New Roman" w:cs="Times New Roman"/>
      </w:rPr>
    </w:lvl>
    <w:lvl w:ilvl="1">
      <w:start w:val="1"/>
      <w:numFmt w:val="lowerLetter"/>
      <w:lvlText w:val="%2."/>
      <w:lvlJc w:val="left"/>
      <w:pPr>
        <w:tabs>
          <w:tab w:val="num" w:pos="0"/>
        </w:tabs>
        <w:ind w:left="2070" w:hanging="360"/>
      </w:pPr>
    </w:lvl>
    <w:lvl w:ilvl="2">
      <w:start w:val="1"/>
      <w:numFmt w:val="lowerRoman"/>
      <w:lvlText w:val="%3."/>
      <w:lvlJc w:val="right"/>
      <w:pPr>
        <w:tabs>
          <w:tab w:val="num" w:pos="0"/>
        </w:tabs>
        <w:ind w:left="2790" w:hanging="180"/>
      </w:pPr>
    </w:lvl>
    <w:lvl w:ilvl="3">
      <w:start w:val="1"/>
      <w:numFmt w:val="decimal"/>
      <w:lvlText w:val="%4."/>
      <w:lvlJc w:val="left"/>
      <w:pPr>
        <w:tabs>
          <w:tab w:val="num" w:pos="0"/>
        </w:tabs>
        <w:ind w:left="3510" w:hanging="360"/>
      </w:pPr>
    </w:lvl>
    <w:lvl w:ilvl="4">
      <w:start w:val="1"/>
      <w:numFmt w:val="lowerLetter"/>
      <w:lvlText w:val="%5."/>
      <w:lvlJc w:val="left"/>
      <w:pPr>
        <w:tabs>
          <w:tab w:val="num" w:pos="0"/>
        </w:tabs>
        <w:ind w:left="4230" w:hanging="360"/>
      </w:pPr>
    </w:lvl>
    <w:lvl w:ilvl="5">
      <w:start w:val="1"/>
      <w:numFmt w:val="lowerRoman"/>
      <w:lvlText w:val="%6."/>
      <w:lvlJc w:val="right"/>
      <w:pPr>
        <w:tabs>
          <w:tab w:val="num" w:pos="0"/>
        </w:tabs>
        <w:ind w:left="4950" w:hanging="180"/>
      </w:pPr>
    </w:lvl>
    <w:lvl w:ilvl="6">
      <w:start w:val="1"/>
      <w:numFmt w:val="decimal"/>
      <w:lvlText w:val="%7."/>
      <w:lvlJc w:val="left"/>
      <w:pPr>
        <w:tabs>
          <w:tab w:val="num" w:pos="0"/>
        </w:tabs>
        <w:ind w:left="5670" w:hanging="360"/>
      </w:pPr>
    </w:lvl>
    <w:lvl w:ilvl="7">
      <w:start w:val="1"/>
      <w:numFmt w:val="lowerLetter"/>
      <w:lvlText w:val="%8."/>
      <w:lvlJc w:val="left"/>
      <w:pPr>
        <w:tabs>
          <w:tab w:val="num" w:pos="0"/>
        </w:tabs>
        <w:ind w:left="6390" w:hanging="360"/>
      </w:pPr>
    </w:lvl>
    <w:lvl w:ilvl="8">
      <w:start w:val="1"/>
      <w:numFmt w:val="lowerRoman"/>
      <w:lvlText w:val="%9."/>
      <w:lvlJc w:val="right"/>
      <w:pPr>
        <w:tabs>
          <w:tab w:val="num" w:pos="0"/>
        </w:tabs>
        <w:ind w:left="7110" w:hanging="180"/>
      </w:pPr>
    </w:lvl>
  </w:abstractNum>
  <w:abstractNum w:abstractNumId="2" w15:restartNumberingAfterBreak="0">
    <w:nsid w:val="133800BF"/>
    <w:multiLevelType w:val="multilevel"/>
    <w:tmpl w:val="8A4890DE"/>
    <w:lvl w:ilvl="0">
      <w:start w:val="1"/>
      <w:numFmt w:val="decimal"/>
      <w:pStyle w:val="Lever1-"/>
      <w:lvlText w:val="%1."/>
      <w:lvlJc w:val="left"/>
      <w:pPr>
        <w:tabs>
          <w:tab w:val="num" w:pos="0"/>
        </w:tabs>
        <w:ind w:left="360" w:hanging="360"/>
      </w:pPr>
    </w:lvl>
    <w:lvl w:ilvl="1">
      <w:start w:val="1"/>
      <w:numFmt w:val="decimal"/>
      <w:suff w:val="space"/>
      <w:lvlText w:val="%1.%2."/>
      <w:lvlJc w:val="left"/>
      <w:pPr>
        <w:tabs>
          <w:tab w:val="num" w:pos="0"/>
        </w:tabs>
        <w:ind w:left="0" w:firstLine="0"/>
      </w:pPr>
      <w:rPr>
        <w:b/>
      </w:rPr>
    </w:lvl>
    <w:lvl w:ilvl="2">
      <w:start w:val="1"/>
      <w:numFmt w:val="decimal"/>
      <w:suff w:val="space"/>
      <w:lvlText w:val="%1.%2.%3."/>
      <w:lvlJc w:val="left"/>
      <w:pPr>
        <w:tabs>
          <w:tab w:val="num" w:pos="0"/>
        </w:tabs>
        <w:ind w:left="0" w:firstLine="0"/>
      </w:pPr>
    </w:lvl>
    <w:lvl w:ilvl="3">
      <w:start w:val="1"/>
      <w:numFmt w:val="decimal"/>
      <w:suff w:val="space"/>
      <w:lvlText w:val="%1.%2.%3.%4."/>
      <w:lvlJc w:val="left"/>
      <w:pPr>
        <w:tabs>
          <w:tab w:val="num" w:pos="0"/>
        </w:tabs>
        <w:ind w:left="0" w:firstLine="0"/>
      </w:pPr>
      <w:rPr>
        <w:b w:val="0"/>
        <w:i w:val="0"/>
      </w:rPr>
    </w:lvl>
    <w:lvl w:ilvl="4">
      <w:start w:val="1"/>
      <w:numFmt w:val="decimal"/>
      <w:lvlText w:val="%1.%2.%3.%4.%5."/>
      <w:lvlJc w:val="left"/>
      <w:pPr>
        <w:tabs>
          <w:tab w:val="num" w:pos="0"/>
        </w:tabs>
        <w:ind w:left="0" w:firstLine="0"/>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 w15:restartNumberingAfterBreak="0">
    <w:nsid w:val="16770C74"/>
    <w:multiLevelType w:val="multilevel"/>
    <w:tmpl w:val="F690A466"/>
    <w:lvl w:ilvl="0">
      <w:start w:val="3"/>
      <w:numFmt w:val="decimal"/>
      <w:lvlText w:val="%1"/>
      <w:lvlJc w:val="left"/>
      <w:pPr>
        <w:tabs>
          <w:tab w:val="num" w:pos="0"/>
        </w:tabs>
        <w:ind w:left="600" w:hanging="600"/>
      </w:pPr>
    </w:lvl>
    <w:lvl w:ilvl="1">
      <w:start w:val="11"/>
      <w:numFmt w:val="decimal"/>
      <w:lvlText w:val="%1.%2"/>
      <w:lvlJc w:val="left"/>
      <w:pPr>
        <w:tabs>
          <w:tab w:val="num" w:pos="0"/>
        </w:tabs>
        <w:ind w:left="954" w:hanging="600"/>
      </w:pPr>
    </w:lvl>
    <w:lvl w:ilvl="2">
      <w:start w:val="1"/>
      <w:numFmt w:val="lowerLetter"/>
      <w:lvlText w:val="%3)"/>
      <w:lvlJc w:val="left"/>
      <w:pPr>
        <w:tabs>
          <w:tab w:val="num" w:pos="0"/>
        </w:tabs>
        <w:ind w:left="1428" w:hanging="720"/>
      </w:pPr>
      <w:rPr>
        <w:rFonts w:ascii="Times New Roman" w:eastAsia="Calibri" w:hAnsi="Times New Roman" w:cs="Times New Roman"/>
      </w:rPr>
    </w:lvl>
    <w:lvl w:ilvl="3">
      <w:start w:val="1"/>
      <w:numFmt w:val="decimal"/>
      <w:lvlText w:val="%1.%2.%3.%4"/>
      <w:lvlJc w:val="left"/>
      <w:pPr>
        <w:tabs>
          <w:tab w:val="num" w:pos="0"/>
        </w:tabs>
        <w:ind w:left="1782" w:hanging="720"/>
      </w:pPr>
    </w:lvl>
    <w:lvl w:ilvl="4">
      <w:start w:val="1"/>
      <w:numFmt w:val="decimal"/>
      <w:lvlText w:val="%1.%2.%3.%4.%5"/>
      <w:lvlJc w:val="left"/>
      <w:pPr>
        <w:tabs>
          <w:tab w:val="num" w:pos="0"/>
        </w:tabs>
        <w:ind w:left="2496" w:hanging="1080"/>
      </w:pPr>
    </w:lvl>
    <w:lvl w:ilvl="5">
      <w:start w:val="1"/>
      <w:numFmt w:val="decimal"/>
      <w:lvlText w:val="%1.%2.%3.%4.%5.%6"/>
      <w:lvlJc w:val="left"/>
      <w:pPr>
        <w:tabs>
          <w:tab w:val="num" w:pos="0"/>
        </w:tabs>
        <w:ind w:left="2850" w:hanging="1080"/>
      </w:pPr>
    </w:lvl>
    <w:lvl w:ilvl="6">
      <w:start w:val="1"/>
      <w:numFmt w:val="decimal"/>
      <w:lvlText w:val="%1.%2.%3.%4.%5.%6.%7"/>
      <w:lvlJc w:val="left"/>
      <w:pPr>
        <w:tabs>
          <w:tab w:val="num" w:pos="0"/>
        </w:tabs>
        <w:ind w:left="3564" w:hanging="1440"/>
      </w:pPr>
    </w:lvl>
    <w:lvl w:ilvl="7">
      <w:start w:val="1"/>
      <w:numFmt w:val="decimal"/>
      <w:lvlText w:val="%1.%2.%3.%4.%5.%6.%7.%8"/>
      <w:lvlJc w:val="left"/>
      <w:pPr>
        <w:tabs>
          <w:tab w:val="num" w:pos="0"/>
        </w:tabs>
        <w:ind w:left="3918" w:hanging="1440"/>
      </w:pPr>
    </w:lvl>
    <w:lvl w:ilvl="8">
      <w:start w:val="1"/>
      <w:numFmt w:val="decimal"/>
      <w:lvlText w:val="%1.%2.%3.%4.%5.%6.%7.%8.%9"/>
      <w:lvlJc w:val="left"/>
      <w:pPr>
        <w:tabs>
          <w:tab w:val="num" w:pos="0"/>
        </w:tabs>
        <w:ind w:left="4632" w:hanging="1800"/>
      </w:pPr>
    </w:lvl>
  </w:abstractNum>
  <w:abstractNum w:abstractNumId="4" w15:restartNumberingAfterBreak="0">
    <w:nsid w:val="1746191F"/>
    <w:multiLevelType w:val="multilevel"/>
    <w:tmpl w:val="EC0C2DB8"/>
    <w:lvl w:ilvl="0">
      <w:start w:val="1"/>
      <w:numFmt w:val="bullet"/>
      <w:pStyle w:val="Lever6-"/>
      <w:lvlText w:val=""/>
      <w:lvlJc w:val="left"/>
      <w:pPr>
        <w:tabs>
          <w:tab w:val="num" w:pos="0"/>
        </w:tabs>
        <w:ind w:left="757" w:hanging="360"/>
      </w:pPr>
      <w:rPr>
        <w:rFonts w:ascii="Wingdings" w:hAnsi="Wingdings" w:cs="Wingdings" w:hint="default"/>
      </w:rPr>
    </w:lvl>
    <w:lvl w:ilvl="1">
      <w:start w:val="1"/>
      <w:numFmt w:val="bullet"/>
      <w:lvlText w:val="o"/>
      <w:lvlJc w:val="left"/>
      <w:pPr>
        <w:tabs>
          <w:tab w:val="num" w:pos="0"/>
        </w:tabs>
        <w:ind w:left="1477" w:hanging="360"/>
      </w:pPr>
      <w:rPr>
        <w:rFonts w:ascii="Courier New" w:hAnsi="Courier New" w:cs="Courier New" w:hint="default"/>
      </w:rPr>
    </w:lvl>
    <w:lvl w:ilvl="2">
      <w:start w:val="1"/>
      <w:numFmt w:val="bullet"/>
      <w:lvlText w:val=""/>
      <w:lvlJc w:val="left"/>
      <w:pPr>
        <w:tabs>
          <w:tab w:val="num" w:pos="0"/>
        </w:tabs>
        <w:ind w:left="2197" w:hanging="360"/>
      </w:pPr>
      <w:rPr>
        <w:rFonts w:ascii="Wingdings" w:hAnsi="Wingdings" w:cs="Wingdings" w:hint="default"/>
      </w:rPr>
    </w:lvl>
    <w:lvl w:ilvl="3">
      <w:start w:val="1"/>
      <w:numFmt w:val="bullet"/>
      <w:lvlText w:val=""/>
      <w:lvlJc w:val="left"/>
      <w:pPr>
        <w:tabs>
          <w:tab w:val="num" w:pos="0"/>
        </w:tabs>
        <w:ind w:left="2917" w:hanging="360"/>
      </w:pPr>
      <w:rPr>
        <w:rFonts w:ascii="Symbol" w:hAnsi="Symbol" w:cs="Symbol" w:hint="default"/>
      </w:rPr>
    </w:lvl>
    <w:lvl w:ilvl="4">
      <w:start w:val="1"/>
      <w:numFmt w:val="bullet"/>
      <w:lvlText w:val="o"/>
      <w:lvlJc w:val="left"/>
      <w:pPr>
        <w:tabs>
          <w:tab w:val="num" w:pos="0"/>
        </w:tabs>
        <w:ind w:left="3637" w:hanging="360"/>
      </w:pPr>
      <w:rPr>
        <w:rFonts w:ascii="Courier New" w:hAnsi="Courier New" w:cs="Courier New" w:hint="default"/>
      </w:rPr>
    </w:lvl>
    <w:lvl w:ilvl="5">
      <w:start w:val="1"/>
      <w:numFmt w:val="bullet"/>
      <w:lvlText w:val=""/>
      <w:lvlJc w:val="left"/>
      <w:pPr>
        <w:tabs>
          <w:tab w:val="num" w:pos="0"/>
        </w:tabs>
        <w:ind w:left="4357" w:hanging="360"/>
      </w:pPr>
      <w:rPr>
        <w:rFonts w:ascii="Wingdings" w:hAnsi="Wingdings" w:cs="Wingdings" w:hint="default"/>
      </w:rPr>
    </w:lvl>
    <w:lvl w:ilvl="6">
      <w:start w:val="1"/>
      <w:numFmt w:val="bullet"/>
      <w:lvlText w:val=""/>
      <w:lvlJc w:val="left"/>
      <w:pPr>
        <w:tabs>
          <w:tab w:val="num" w:pos="0"/>
        </w:tabs>
        <w:ind w:left="5077" w:hanging="360"/>
      </w:pPr>
      <w:rPr>
        <w:rFonts w:ascii="Symbol" w:hAnsi="Symbol" w:cs="Symbol" w:hint="default"/>
      </w:rPr>
    </w:lvl>
    <w:lvl w:ilvl="7">
      <w:start w:val="1"/>
      <w:numFmt w:val="bullet"/>
      <w:lvlText w:val="o"/>
      <w:lvlJc w:val="left"/>
      <w:pPr>
        <w:tabs>
          <w:tab w:val="num" w:pos="0"/>
        </w:tabs>
        <w:ind w:left="5797" w:hanging="360"/>
      </w:pPr>
      <w:rPr>
        <w:rFonts w:ascii="Courier New" w:hAnsi="Courier New" w:cs="Courier New" w:hint="default"/>
      </w:rPr>
    </w:lvl>
    <w:lvl w:ilvl="8">
      <w:start w:val="1"/>
      <w:numFmt w:val="bullet"/>
      <w:lvlText w:val=""/>
      <w:lvlJc w:val="left"/>
      <w:pPr>
        <w:tabs>
          <w:tab w:val="num" w:pos="0"/>
        </w:tabs>
        <w:ind w:left="6517" w:hanging="360"/>
      </w:pPr>
      <w:rPr>
        <w:rFonts w:ascii="Wingdings" w:hAnsi="Wingdings" w:cs="Wingdings" w:hint="default"/>
      </w:rPr>
    </w:lvl>
  </w:abstractNum>
  <w:abstractNum w:abstractNumId="5" w15:restartNumberingAfterBreak="0">
    <w:nsid w:val="19662362"/>
    <w:multiLevelType w:val="multilevel"/>
    <w:tmpl w:val="582AC692"/>
    <w:lvl w:ilvl="0">
      <w:start w:val="1"/>
      <w:numFmt w:val="bullet"/>
      <w:pStyle w:val="s"/>
      <w:lvlText w:val=""/>
      <w:lvlJc w:val="left"/>
      <w:pPr>
        <w:tabs>
          <w:tab w:val="num" w:pos="360"/>
        </w:tabs>
        <w:ind w:left="0" w:firstLine="0"/>
      </w:pPr>
      <w:rPr>
        <w:rFonts w:ascii="Monotype Sorts" w:hAnsi="Monotype Sorts" w:cs="Monotype Sort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1A265D8C"/>
    <w:multiLevelType w:val="multilevel"/>
    <w:tmpl w:val="10247410"/>
    <w:lvl w:ilvl="0">
      <w:start w:val="1"/>
      <w:numFmt w:val="lowerLetter"/>
      <w:suff w:val="space"/>
      <w:lvlText w:val="%1)"/>
      <w:lvlJc w:val="left"/>
      <w:pPr>
        <w:tabs>
          <w:tab w:val="num" w:pos="0"/>
        </w:tabs>
        <w:ind w:left="720" w:hanging="360"/>
      </w:pPr>
      <w:rPr>
        <w:rFonts w:ascii="Times New Roman" w:eastAsia="Calibri" w:hAnsi="Times New Roman" w:cs="Times New Roman"/>
        <w:strike w:val="0"/>
        <w:dstrike w:val="0"/>
      </w:rPr>
    </w:lvl>
    <w:lvl w:ilvl="1">
      <w:start w:val="1"/>
      <w:numFmt w:val="lowerLetter"/>
      <w:lvlText w:val="%2."/>
      <w:lvlJc w:val="left"/>
      <w:pPr>
        <w:tabs>
          <w:tab w:val="num" w:pos="0"/>
        </w:tabs>
        <w:ind w:left="1530" w:hanging="360"/>
      </w:pPr>
    </w:lvl>
    <w:lvl w:ilvl="2">
      <w:start w:val="1"/>
      <w:numFmt w:val="lowerRoman"/>
      <w:lvlText w:val="%3."/>
      <w:lvlJc w:val="right"/>
      <w:pPr>
        <w:tabs>
          <w:tab w:val="num" w:pos="0"/>
        </w:tabs>
        <w:ind w:left="2250" w:hanging="180"/>
      </w:pPr>
    </w:lvl>
    <w:lvl w:ilvl="3">
      <w:start w:val="1"/>
      <w:numFmt w:val="decimal"/>
      <w:lvlText w:val="%4."/>
      <w:lvlJc w:val="left"/>
      <w:pPr>
        <w:tabs>
          <w:tab w:val="num" w:pos="0"/>
        </w:tabs>
        <w:ind w:left="2970" w:hanging="360"/>
      </w:pPr>
    </w:lvl>
    <w:lvl w:ilvl="4">
      <w:start w:val="1"/>
      <w:numFmt w:val="lowerLetter"/>
      <w:lvlText w:val="%5."/>
      <w:lvlJc w:val="left"/>
      <w:pPr>
        <w:tabs>
          <w:tab w:val="num" w:pos="0"/>
        </w:tabs>
        <w:ind w:left="3690" w:hanging="360"/>
      </w:pPr>
    </w:lvl>
    <w:lvl w:ilvl="5">
      <w:start w:val="1"/>
      <w:numFmt w:val="lowerRoman"/>
      <w:lvlText w:val="%6."/>
      <w:lvlJc w:val="right"/>
      <w:pPr>
        <w:tabs>
          <w:tab w:val="num" w:pos="0"/>
        </w:tabs>
        <w:ind w:left="4410" w:hanging="180"/>
      </w:pPr>
    </w:lvl>
    <w:lvl w:ilvl="6">
      <w:start w:val="1"/>
      <w:numFmt w:val="decimal"/>
      <w:lvlText w:val="%7."/>
      <w:lvlJc w:val="left"/>
      <w:pPr>
        <w:tabs>
          <w:tab w:val="num" w:pos="0"/>
        </w:tabs>
        <w:ind w:left="5130" w:hanging="360"/>
      </w:pPr>
    </w:lvl>
    <w:lvl w:ilvl="7">
      <w:start w:val="1"/>
      <w:numFmt w:val="lowerLetter"/>
      <w:lvlText w:val="%8."/>
      <w:lvlJc w:val="left"/>
      <w:pPr>
        <w:tabs>
          <w:tab w:val="num" w:pos="0"/>
        </w:tabs>
        <w:ind w:left="5850" w:hanging="360"/>
      </w:pPr>
    </w:lvl>
    <w:lvl w:ilvl="8">
      <w:start w:val="1"/>
      <w:numFmt w:val="lowerRoman"/>
      <w:lvlText w:val="%9."/>
      <w:lvlJc w:val="right"/>
      <w:pPr>
        <w:tabs>
          <w:tab w:val="num" w:pos="0"/>
        </w:tabs>
        <w:ind w:left="6570" w:hanging="180"/>
      </w:pPr>
    </w:lvl>
  </w:abstractNum>
  <w:abstractNum w:abstractNumId="7" w15:restartNumberingAfterBreak="0">
    <w:nsid w:val="201865BE"/>
    <w:multiLevelType w:val="hybridMultilevel"/>
    <w:tmpl w:val="70DE794E"/>
    <w:lvl w:ilvl="0" w:tplc="0409001B">
      <w:start w:val="1"/>
      <w:numFmt w:val="lowerRoman"/>
      <w:lvlText w:val="%1."/>
      <w:lvlJc w:val="right"/>
      <w:pPr>
        <w:ind w:left="720" w:hanging="360"/>
      </w:pPr>
    </w:lvl>
    <w:lvl w:ilvl="1" w:tplc="1304F81C">
      <w:start w:val="1"/>
      <w:numFmt w:val="bullet"/>
      <w:lvlText w:val="-"/>
      <w:lvlJc w:val="left"/>
      <w:pPr>
        <w:ind w:left="1785" w:hanging="705"/>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6F47DA"/>
    <w:multiLevelType w:val="multilevel"/>
    <w:tmpl w:val="52BA296A"/>
    <w:lvl w:ilvl="0">
      <w:start w:val="3"/>
      <w:numFmt w:val="decimal"/>
      <w:lvlText w:val="%1"/>
      <w:lvlJc w:val="left"/>
      <w:pPr>
        <w:tabs>
          <w:tab w:val="num" w:pos="0"/>
        </w:tabs>
        <w:ind w:left="600" w:hanging="600"/>
      </w:pPr>
    </w:lvl>
    <w:lvl w:ilvl="1">
      <w:start w:val="13"/>
      <w:numFmt w:val="decimal"/>
      <w:lvlText w:val="%1.%2"/>
      <w:lvlJc w:val="left"/>
      <w:pPr>
        <w:tabs>
          <w:tab w:val="num" w:pos="0"/>
        </w:tabs>
        <w:ind w:left="954" w:hanging="600"/>
      </w:pPr>
    </w:lvl>
    <w:lvl w:ilvl="2">
      <w:start w:val="1"/>
      <w:numFmt w:val="lowerLetter"/>
      <w:lvlText w:val="%3)"/>
      <w:lvlJc w:val="left"/>
      <w:pPr>
        <w:tabs>
          <w:tab w:val="num" w:pos="0"/>
        </w:tabs>
        <w:ind w:left="1428" w:hanging="720"/>
      </w:pPr>
      <w:rPr>
        <w:rFonts w:ascii="Times New Roman" w:eastAsia="Calibri" w:hAnsi="Times New Roman" w:cs="Times New Roman"/>
        <w:strike w:val="0"/>
        <w:dstrike w:val="0"/>
      </w:rPr>
    </w:lvl>
    <w:lvl w:ilvl="3">
      <w:start w:val="1"/>
      <w:numFmt w:val="decimal"/>
      <w:lvlText w:val="%1.%2.%3.%4"/>
      <w:lvlJc w:val="left"/>
      <w:pPr>
        <w:tabs>
          <w:tab w:val="num" w:pos="0"/>
        </w:tabs>
        <w:ind w:left="1782" w:hanging="720"/>
      </w:pPr>
    </w:lvl>
    <w:lvl w:ilvl="4">
      <w:start w:val="1"/>
      <w:numFmt w:val="decimal"/>
      <w:lvlText w:val="%1.%2.%3.%4.%5"/>
      <w:lvlJc w:val="left"/>
      <w:pPr>
        <w:tabs>
          <w:tab w:val="num" w:pos="0"/>
        </w:tabs>
        <w:ind w:left="2496" w:hanging="1080"/>
      </w:pPr>
    </w:lvl>
    <w:lvl w:ilvl="5">
      <w:start w:val="1"/>
      <w:numFmt w:val="decimal"/>
      <w:lvlText w:val="%1.%2.%3.%4.%5.%6"/>
      <w:lvlJc w:val="left"/>
      <w:pPr>
        <w:tabs>
          <w:tab w:val="num" w:pos="0"/>
        </w:tabs>
        <w:ind w:left="2850" w:hanging="1080"/>
      </w:pPr>
    </w:lvl>
    <w:lvl w:ilvl="6">
      <w:start w:val="1"/>
      <w:numFmt w:val="decimal"/>
      <w:lvlText w:val="%1.%2.%3.%4.%5.%6.%7"/>
      <w:lvlJc w:val="left"/>
      <w:pPr>
        <w:tabs>
          <w:tab w:val="num" w:pos="0"/>
        </w:tabs>
        <w:ind w:left="3564" w:hanging="1440"/>
      </w:pPr>
    </w:lvl>
    <w:lvl w:ilvl="7">
      <w:start w:val="1"/>
      <w:numFmt w:val="decimal"/>
      <w:lvlText w:val="%1.%2.%3.%4.%5.%6.%7.%8"/>
      <w:lvlJc w:val="left"/>
      <w:pPr>
        <w:tabs>
          <w:tab w:val="num" w:pos="0"/>
        </w:tabs>
        <w:ind w:left="3918" w:hanging="1440"/>
      </w:pPr>
    </w:lvl>
    <w:lvl w:ilvl="8">
      <w:start w:val="1"/>
      <w:numFmt w:val="decimal"/>
      <w:lvlText w:val="%1.%2.%3.%4.%5.%6.%7.%8.%9"/>
      <w:lvlJc w:val="left"/>
      <w:pPr>
        <w:tabs>
          <w:tab w:val="num" w:pos="0"/>
        </w:tabs>
        <w:ind w:left="4632" w:hanging="1800"/>
      </w:pPr>
    </w:lvl>
  </w:abstractNum>
  <w:abstractNum w:abstractNumId="9" w15:restartNumberingAfterBreak="0">
    <w:nsid w:val="25C07C73"/>
    <w:multiLevelType w:val="hybridMultilevel"/>
    <w:tmpl w:val="26F6FEC6"/>
    <w:lvl w:ilvl="0" w:tplc="6F8E0594">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8248FF"/>
    <w:multiLevelType w:val="multilevel"/>
    <w:tmpl w:val="6062EFF4"/>
    <w:lvl w:ilvl="0">
      <w:start w:val="1"/>
      <w:numFmt w:val="lowerLetter"/>
      <w:lvlText w:val="%1)"/>
      <w:lvlJc w:val="left"/>
      <w:pPr>
        <w:tabs>
          <w:tab w:val="num" w:pos="0"/>
        </w:tabs>
        <w:ind w:left="720" w:hanging="360"/>
      </w:pPr>
      <w:rPr>
        <w:rFonts w:ascii="Times New Roman" w:eastAsia="Calibri" w:hAnsi="Times New Roman" w:cs="Times New Roman"/>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15:restartNumberingAfterBreak="0">
    <w:nsid w:val="3207679D"/>
    <w:multiLevelType w:val="multilevel"/>
    <w:tmpl w:val="89841D0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2" w15:restartNumberingAfterBreak="0">
    <w:nsid w:val="34D7528B"/>
    <w:multiLevelType w:val="multilevel"/>
    <w:tmpl w:val="C0CCFE16"/>
    <w:lvl w:ilvl="0">
      <w:start w:val="1"/>
      <w:numFmt w:val="bullet"/>
      <w:pStyle w:val="Lever7-2"/>
      <w:lvlText w:val=""/>
      <w:lvlJc w:val="left"/>
      <w:pPr>
        <w:tabs>
          <w:tab w:val="num" w:pos="0"/>
        </w:tabs>
        <w:ind w:left="360" w:hanging="360"/>
      </w:pPr>
      <w:rPr>
        <w:rFonts w:ascii="Wingdings" w:hAnsi="Wingdings" w:cs="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3" w15:restartNumberingAfterBreak="0">
    <w:nsid w:val="3DD849DF"/>
    <w:multiLevelType w:val="multilevel"/>
    <w:tmpl w:val="682CCCF4"/>
    <w:lvl w:ilvl="0">
      <w:start w:val="1"/>
      <w:numFmt w:val="decimal"/>
      <w:pStyle w:val="Duc3"/>
      <w:lvlText w:val="I.3.%1."/>
      <w:lvlJc w:val="left"/>
      <w:pPr>
        <w:tabs>
          <w:tab w:val="num" w:pos="0"/>
        </w:tabs>
        <w:ind w:left="1070" w:hanging="360"/>
      </w:pPr>
      <w:rPr>
        <w:b w:val="0"/>
        <w:bCs w:val="0"/>
        <w:i w:val="0"/>
        <w:iCs w:val="0"/>
        <w:caps w:val="0"/>
        <w:smallCaps w:val="0"/>
        <w:strike w:val="0"/>
        <w:dstrike w:val="0"/>
        <w:vanish w:val="0"/>
        <w:color w:val="000000"/>
        <w:spacing w:val="0"/>
        <w:kern w:val="0"/>
        <w:position w:val="0"/>
        <w:sz w:val="22"/>
        <w:u w:val="none"/>
        <w:effect w:val="none"/>
        <w:vertAlign w:val="baseline"/>
        <w:em w:val="no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4" w15:restartNumberingAfterBreak="0">
    <w:nsid w:val="3F1E307E"/>
    <w:multiLevelType w:val="multilevel"/>
    <w:tmpl w:val="0198A3A8"/>
    <w:lvl w:ilvl="0">
      <w:start w:val="1"/>
      <w:numFmt w:val="upperRoman"/>
      <w:lvlText w:val="I.%1."/>
      <w:lvlJc w:val="left"/>
      <w:pPr>
        <w:tabs>
          <w:tab w:val="num" w:pos="0"/>
        </w:tabs>
        <w:ind w:left="360" w:hanging="360"/>
      </w:pPr>
    </w:lvl>
    <w:lvl w:ilvl="1">
      <w:start w:val="1"/>
      <w:numFmt w:val="decimal"/>
      <w:pStyle w:val="Duc2"/>
      <w:lvlText w:val="I.%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5" w15:restartNumberingAfterBreak="0">
    <w:nsid w:val="4B8152E0"/>
    <w:multiLevelType w:val="multilevel"/>
    <w:tmpl w:val="298C318C"/>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lowerRoman"/>
      <w:lvlText w:val="(%3)"/>
      <w:lvlJc w:val="left"/>
      <w:pPr>
        <w:tabs>
          <w:tab w:val="num" w:pos="0"/>
        </w:tabs>
        <w:ind w:left="1224" w:hanging="504"/>
      </w:pPr>
      <w:rPr>
        <w:rFonts w:ascii="Times New Roman" w:eastAsia="Times New Roman" w:hAnsi="Times New Roman" w:cs="Times New Roman"/>
      </w:r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6" w15:restartNumberingAfterBreak="0">
    <w:nsid w:val="4D7D788C"/>
    <w:multiLevelType w:val="multilevel"/>
    <w:tmpl w:val="B372957A"/>
    <w:lvl w:ilvl="0">
      <w:start w:val="1"/>
      <w:numFmt w:val="lowerLetter"/>
      <w:lvlText w:val="%1)"/>
      <w:lvlJc w:val="left"/>
      <w:pPr>
        <w:tabs>
          <w:tab w:val="num" w:pos="0"/>
        </w:tabs>
        <w:ind w:left="720" w:hanging="360"/>
      </w:pPr>
      <w:rPr>
        <w:rFonts w:ascii="Times New Roman" w:eastAsia="Calibri" w:hAnsi="Times New Roman" w:cs="Times New Roman"/>
        <w:strike w:val="0"/>
        <w:dstrike w:val="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7" w15:restartNumberingAfterBreak="0">
    <w:nsid w:val="5D5A198E"/>
    <w:multiLevelType w:val="multilevel"/>
    <w:tmpl w:val="2E8646FC"/>
    <w:lvl w:ilvl="0">
      <w:start w:val="1"/>
      <w:numFmt w:val="lowerLetter"/>
      <w:lvlText w:val="%1)"/>
      <w:lvlJc w:val="left"/>
      <w:pPr>
        <w:tabs>
          <w:tab w:val="num" w:pos="0"/>
        </w:tabs>
        <w:ind w:left="720" w:hanging="360"/>
      </w:pPr>
      <w:rPr>
        <w:rFonts w:ascii="Times New Roman" w:eastAsia="Calibri" w:hAnsi="Times New Roman" w:cs="Times New Roman"/>
        <w:strike w:val="0"/>
        <w:dstrike w:val="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8" w15:restartNumberingAfterBreak="0">
    <w:nsid w:val="5DF1305F"/>
    <w:multiLevelType w:val="multilevel"/>
    <w:tmpl w:val="0409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pStyle w:val="DucH3"/>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9" w15:restartNumberingAfterBreak="0">
    <w:nsid w:val="61E1392C"/>
    <w:multiLevelType w:val="multilevel"/>
    <w:tmpl w:val="0D5E11E0"/>
    <w:lvl w:ilvl="0">
      <w:start w:val="1"/>
      <w:numFmt w:val="decimal"/>
      <w:pStyle w:val="Artelia-Heading2"/>
      <w:lvlText w:val="%1."/>
      <w:lvlJc w:val="left"/>
      <w:pPr>
        <w:tabs>
          <w:tab w:val="num" w:pos="0"/>
        </w:tabs>
        <w:ind w:left="284" w:hanging="284"/>
      </w:pPr>
      <w:rPr>
        <w:color w:val="auto"/>
      </w:rPr>
    </w:lvl>
    <w:lvl w:ilvl="1">
      <w:start w:val="1"/>
      <w:numFmt w:val="decimal"/>
      <w:pStyle w:val="Artelia-Heading3"/>
      <w:suff w:val="space"/>
      <w:lvlText w:val="%2."/>
      <w:lvlJc w:val="left"/>
      <w:pPr>
        <w:tabs>
          <w:tab w:val="num" w:pos="0"/>
        </w:tabs>
        <w:ind w:left="1274" w:hanging="284"/>
      </w:pPr>
      <w:rPr>
        <w:rFonts w:cs="Times New Roman"/>
        <w:bCs w:val="0"/>
        <w:i w:val="0"/>
        <w:iCs w:val="0"/>
        <w:caps w:val="0"/>
        <w:smallCaps w:val="0"/>
        <w:strike w:val="0"/>
        <w:dstrike w:val="0"/>
        <w:vanish w:val="0"/>
        <w:color w:val="000000"/>
        <w:spacing w:val="0"/>
        <w:kern w:val="0"/>
        <w:position w:val="0"/>
        <w:sz w:val="22"/>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1.%2.%3."/>
      <w:lvlJc w:val="left"/>
      <w:pPr>
        <w:tabs>
          <w:tab w:val="num" w:pos="0"/>
        </w:tabs>
        <w:ind w:left="624" w:hanging="57"/>
      </w:pPr>
      <w:rPr>
        <w:color w:val="auto"/>
      </w:rPr>
    </w:lvl>
    <w:lvl w:ilvl="3">
      <w:start w:val="1"/>
      <w:numFmt w:val="decimal"/>
      <w:lvlText w:val="%4."/>
      <w:lvlJc w:val="left"/>
      <w:pPr>
        <w:tabs>
          <w:tab w:val="num" w:pos="0"/>
        </w:tabs>
        <w:ind w:left="794" w:hanging="284"/>
      </w:pPr>
      <w:rPr>
        <w:b/>
      </w:rPr>
    </w:lvl>
    <w:lvl w:ilvl="4">
      <w:start w:val="1"/>
      <w:numFmt w:val="lowerLetter"/>
      <w:lvlText w:val="%5."/>
      <w:lvlJc w:val="left"/>
      <w:pPr>
        <w:tabs>
          <w:tab w:val="num" w:pos="0"/>
        </w:tabs>
        <w:ind w:left="964" w:hanging="284"/>
      </w:pPr>
      <w:rPr>
        <w:b/>
      </w:rPr>
    </w:lvl>
    <w:lvl w:ilvl="5">
      <w:start w:val="1"/>
      <w:numFmt w:val="lowerRoman"/>
      <w:lvlText w:val="%6."/>
      <w:lvlJc w:val="right"/>
      <w:pPr>
        <w:tabs>
          <w:tab w:val="num" w:pos="0"/>
        </w:tabs>
        <w:ind w:left="1134" w:hanging="284"/>
      </w:pPr>
    </w:lvl>
    <w:lvl w:ilvl="6">
      <w:start w:val="1"/>
      <w:numFmt w:val="decimal"/>
      <w:lvlText w:val="%7."/>
      <w:lvlJc w:val="left"/>
      <w:pPr>
        <w:tabs>
          <w:tab w:val="num" w:pos="0"/>
        </w:tabs>
        <w:ind w:left="1304" w:hanging="284"/>
      </w:pPr>
    </w:lvl>
    <w:lvl w:ilvl="7">
      <w:start w:val="1"/>
      <w:numFmt w:val="lowerLetter"/>
      <w:lvlText w:val="%8."/>
      <w:lvlJc w:val="left"/>
      <w:pPr>
        <w:tabs>
          <w:tab w:val="num" w:pos="0"/>
        </w:tabs>
        <w:ind w:left="1474" w:hanging="284"/>
      </w:pPr>
    </w:lvl>
    <w:lvl w:ilvl="8">
      <w:start w:val="1"/>
      <w:numFmt w:val="lowerRoman"/>
      <w:lvlText w:val="%9."/>
      <w:lvlJc w:val="right"/>
      <w:pPr>
        <w:tabs>
          <w:tab w:val="num" w:pos="0"/>
        </w:tabs>
        <w:ind w:left="1644" w:hanging="284"/>
      </w:pPr>
    </w:lvl>
  </w:abstractNum>
  <w:abstractNum w:abstractNumId="20" w15:restartNumberingAfterBreak="0">
    <w:nsid w:val="6FF9799A"/>
    <w:multiLevelType w:val="multilevel"/>
    <w:tmpl w:val="CED42EEC"/>
    <w:lvl w:ilvl="0">
      <w:start w:val="1"/>
      <w:numFmt w:val="bullet"/>
      <w:pStyle w:val="ListBullet4"/>
      <w:lvlText w:val=""/>
      <w:lvlJc w:val="left"/>
      <w:pPr>
        <w:tabs>
          <w:tab w:val="num" w:pos="1440"/>
        </w:tabs>
        <w:ind w:left="144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15:restartNumberingAfterBreak="0">
    <w:nsid w:val="7AB95D19"/>
    <w:multiLevelType w:val="multilevel"/>
    <w:tmpl w:val="C5886BC2"/>
    <w:lvl w:ilvl="0">
      <w:start w:val="7"/>
      <w:numFmt w:val="decimal"/>
      <w:lvlText w:val="%1"/>
      <w:lvlJc w:val="left"/>
      <w:pPr>
        <w:tabs>
          <w:tab w:val="num" w:pos="0"/>
        </w:tabs>
        <w:ind w:left="360" w:hanging="360"/>
      </w:pPr>
    </w:lvl>
    <w:lvl w:ilvl="1">
      <w:start w:val="3"/>
      <w:numFmt w:val="decimal"/>
      <w:lvlText w:val="%1.%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1800" w:hanging="1800"/>
      </w:pPr>
    </w:lvl>
  </w:abstractNum>
  <w:abstractNum w:abstractNumId="22" w15:restartNumberingAfterBreak="0">
    <w:nsid w:val="7BC926A0"/>
    <w:multiLevelType w:val="multilevel"/>
    <w:tmpl w:val="EE641038"/>
    <w:lvl w:ilvl="0">
      <w:start w:val="1"/>
      <w:numFmt w:val="bullet"/>
      <w:pStyle w:val="Lever7-1"/>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numFmt w:val="bullet"/>
      <w:lvlText w:val="-"/>
      <w:lvlJc w:val="left"/>
      <w:pPr>
        <w:tabs>
          <w:tab w:val="num" w:pos="0"/>
        </w:tabs>
        <w:ind w:left="3240" w:hanging="360"/>
      </w:pPr>
      <w:rPr>
        <w:rFonts w:ascii="Times New Roman" w:hAnsi="Times New Roman" w:cs="Times New Roman"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3" w15:restartNumberingAfterBreak="0">
    <w:nsid w:val="7C592FB8"/>
    <w:multiLevelType w:val="multilevel"/>
    <w:tmpl w:val="E4AC2408"/>
    <w:lvl w:ilvl="0">
      <w:start w:val="1"/>
      <w:numFmt w:val="bullet"/>
      <w:pStyle w:val="Lever8-"/>
      <w:lvlText w:val=""/>
      <w:lvlJc w:val="left"/>
      <w:pPr>
        <w:tabs>
          <w:tab w:val="num" w:pos="0"/>
        </w:tabs>
        <w:ind w:left="720" w:hanging="323"/>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
      <w:lvlJc w:val="left"/>
      <w:pPr>
        <w:tabs>
          <w:tab w:val="num" w:pos="0"/>
        </w:tabs>
        <w:ind w:left="3600" w:hanging="360"/>
      </w:pPr>
      <w:rPr>
        <w:rFonts w:ascii="Symbol" w:hAnsi="Symbol" w:cs="Symbol"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15:restartNumberingAfterBreak="0">
    <w:nsid w:val="7D5907CD"/>
    <w:multiLevelType w:val="multilevel"/>
    <w:tmpl w:val="E3188AE6"/>
    <w:lvl w:ilvl="0">
      <w:start w:val="1"/>
      <w:numFmt w:val="decimal"/>
      <w:lvlText w:val="Điều %1."/>
      <w:lvlJc w:val="left"/>
      <w:pPr>
        <w:tabs>
          <w:tab w:val="num" w:pos="1134"/>
        </w:tabs>
        <w:ind w:left="1134" w:hanging="1134"/>
      </w:pPr>
      <w:rPr>
        <w:rFonts w:ascii="Times New Roman Bold" w:hAnsi="Times New Roman Bold" w:hint="default"/>
        <w:b/>
        <w:i w:val="0"/>
        <w:caps w:val="0"/>
        <w:strike w:val="0"/>
        <w:dstrike w:val="0"/>
        <w:vanish w:val="0"/>
        <w:color w:val="000000"/>
        <w:sz w:val="24"/>
        <w:u w:val="none"/>
        <w:vertAlign w:val="baseline"/>
      </w:rPr>
    </w:lvl>
    <w:lvl w:ilvl="1">
      <w:start w:val="1"/>
      <w:numFmt w:val="decimal"/>
      <w:lvlText w:val="%1.%2."/>
      <w:lvlJc w:val="left"/>
      <w:pPr>
        <w:tabs>
          <w:tab w:val="num" w:pos="567"/>
        </w:tabs>
        <w:ind w:left="567" w:hanging="567"/>
      </w:pPr>
      <w:rPr>
        <w:rFonts w:ascii="Times New Roman Bold" w:hAnsi="Times New Roman Bold" w:hint="default"/>
        <w:b/>
        <w:i w:val="0"/>
        <w:caps w:val="0"/>
        <w:strike w:val="0"/>
        <w:dstrike w:val="0"/>
        <w:vanish w:val="0"/>
        <w:color w:val="auto"/>
        <w:sz w:val="24"/>
        <w:szCs w:val="24"/>
        <w:vertAlign w:val="baseline"/>
      </w:rPr>
    </w:lvl>
    <w:lvl w:ilvl="2">
      <w:start w:val="1"/>
      <w:numFmt w:val="lowerLetter"/>
      <w:lvlText w:val="%3)"/>
      <w:lvlJc w:val="left"/>
      <w:pPr>
        <w:tabs>
          <w:tab w:val="num" w:pos="1134"/>
        </w:tabs>
        <w:ind w:left="1134" w:hanging="567"/>
      </w:pPr>
      <w:rPr>
        <w:rFonts w:ascii="Times New Roman" w:hAnsi="Times New Roman" w:hint="default"/>
        <w:b w:val="0"/>
        <w:i w:val="0"/>
        <w:sz w:val="24"/>
      </w:rPr>
    </w:lvl>
    <w:lvl w:ilvl="3">
      <w:start w:val="1"/>
      <w:numFmt w:val="lowerRoman"/>
      <w:lvlText w:val="(%4)"/>
      <w:lvlJc w:val="left"/>
      <w:pPr>
        <w:tabs>
          <w:tab w:val="num" w:pos="1647"/>
        </w:tabs>
        <w:ind w:left="1647" w:hanging="567"/>
      </w:pPr>
      <w:rPr>
        <w:rFonts w:ascii="Times New Roman" w:hAnsi="Times New Roman" w:hint="default"/>
        <w:b w:val="0"/>
        <w:i w:val="0"/>
        <w:strike w:val="0"/>
        <w:sz w:val="24"/>
      </w:rPr>
    </w:lvl>
    <w:lvl w:ilvl="4">
      <w:start w:val="1"/>
      <w:numFmt w:val="bullet"/>
      <w:lvlText w:val="-"/>
      <w:lvlJc w:val="left"/>
      <w:pPr>
        <w:tabs>
          <w:tab w:val="num" w:pos="2268"/>
        </w:tabs>
        <w:ind w:left="2268" w:hanging="567"/>
      </w:pPr>
      <w:rPr>
        <w:rFonts w:ascii="Times New Roman" w:hAnsi="Times New Roman" w:cs="Times New Roman"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5" w15:restartNumberingAfterBreak="0">
    <w:nsid w:val="7F180449"/>
    <w:multiLevelType w:val="multilevel"/>
    <w:tmpl w:val="3306B84A"/>
    <w:lvl w:ilvl="0">
      <w:start w:val="1"/>
      <w:numFmt w:val="lowerLetter"/>
      <w:lvlText w:val="%1)"/>
      <w:lvlJc w:val="left"/>
      <w:pPr>
        <w:tabs>
          <w:tab w:val="num" w:pos="0"/>
        </w:tabs>
        <w:ind w:left="720" w:hanging="360"/>
      </w:pPr>
      <w:rPr>
        <w:rFonts w:ascii="Times New Roman" w:eastAsia="Calibri" w:hAnsi="Times New Roman" w:cs="Times New Roman"/>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abstractNumId w:val="5"/>
  </w:num>
  <w:num w:numId="2">
    <w:abstractNumId w:val="1"/>
  </w:num>
  <w:num w:numId="3">
    <w:abstractNumId w:val="16"/>
  </w:num>
  <w:num w:numId="4">
    <w:abstractNumId w:val="17"/>
  </w:num>
  <w:num w:numId="5">
    <w:abstractNumId w:val="25"/>
  </w:num>
  <w:num w:numId="6">
    <w:abstractNumId w:val="3"/>
  </w:num>
  <w:num w:numId="7">
    <w:abstractNumId w:val="8"/>
  </w:num>
  <w:num w:numId="8">
    <w:abstractNumId w:val="15"/>
  </w:num>
  <w:num w:numId="9">
    <w:abstractNumId w:val="10"/>
  </w:num>
  <w:num w:numId="10">
    <w:abstractNumId w:val="4"/>
  </w:num>
  <w:num w:numId="11">
    <w:abstractNumId w:val="12"/>
  </w:num>
  <w:num w:numId="12">
    <w:abstractNumId w:val="14"/>
  </w:num>
  <w:num w:numId="13">
    <w:abstractNumId w:val="13"/>
  </w:num>
  <w:num w:numId="14">
    <w:abstractNumId w:val="23"/>
  </w:num>
  <w:num w:numId="15">
    <w:abstractNumId w:val="22"/>
  </w:num>
  <w:num w:numId="16">
    <w:abstractNumId w:val="2"/>
  </w:num>
  <w:num w:numId="17">
    <w:abstractNumId w:val="20"/>
  </w:num>
  <w:num w:numId="18">
    <w:abstractNumId w:val="18"/>
  </w:num>
  <w:num w:numId="19">
    <w:abstractNumId w:val="0"/>
  </w:num>
  <w:num w:numId="20">
    <w:abstractNumId w:val="6"/>
  </w:num>
  <w:num w:numId="21">
    <w:abstractNumId w:val="19"/>
  </w:num>
  <w:num w:numId="22">
    <w:abstractNumId w:val="21"/>
  </w:num>
  <w:num w:numId="23">
    <w:abstractNumId w:val="11"/>
  </w:num>
  <w:num w:numId="24">
    <w:abstractNumId w:val="7"/>
  </w:num>
  <w:num w:numId="25">
    <w:abstractNumId w:val="9"/>
  </w:num>
  <w:num w:numId="2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trackRevisions/>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877"/>
    <w:rsid w:val="0002227B"/>
    <w:rsid w:val="000222B9"/>
    <w:rsid w:val="00043B84"/>
    <w:rsid w:val="000552A8"/>
    <w:rsid w:val="000A2319"/>
    <w:rsid w:val="000B1FDD"/>
    <w:rsid w:val="000B26DF"/>
    <w:rsid w:val="000D610D"/>
    <w:rsid w:val="001375EF"/>
    <w:rsid w:val="00157DBB"/>
    <w:rsid w:val="00163726"/>
    <w:rsid w:val="001802CE"/>
    <w:rsid w:val="00180E43"/>
    <w:rsid w:val="001B4D5A"/>
    <w:rsid w:val="001F1C04"/>
    <w:rsid w:val="001F4F13"/>
    <w:rsid w:val="00200585"/>
    <w:rsid w:val="0023171C"/>
    <w:rsid w:val="00232F0C"/>
    <w:rsid w:val="00245BF6"/>
    <w:rsid w:val="00253C84"/>
    <w:rsid w:val="002E021E"/>
    <w:rsid w:val="002E0EA8"/>
    <w:rsid w:val="002F119C"/>
    <w:rsid w:val="00323EE9"/>
    <w:rsid w:val="00326ED0"/>
    <w:rsid w:val="003400C5"/>
    <w:rsid w:val="003729A2"/>
    <w:rsid w:val="00381A22"/>
    <w:rsid w:val="003A6519"/>
    <w:rsid w:val="003D1916"/>
    <w:rsid w:val="003D6DAC"/>
    <w:rsid w:val="003E79CD"/>
    <w:rsid w:val="003F1460"/>
    <w:rsid w:val="004143DE"/>
    <w:rsid w:val="004153FC"/>
    <w:rsid w:val="00424669"/>
    <w:rsid w:val="00427081"/>
    <w:rsid w:val="0045203A"/>
    <w:rsid w:val="00453F8C"/>
    <w:rsid w:val="00454781"/>
    <w:rsid w:val="004765E4"/>
    <w:rsid w:val="004A4154"/>
    <w:rsid w:val="004D087C"/>
    <w:rsid w:val="004F0EE6"/>
    <w:rsid w:val="00511F61"/>
    <w:rsid w:val="00523244"/>
    <w:rsid w:val="005740C8"/>
    <w:rsid w:val="005B5EA7"/>
    <w:rsid w:val="005B5FFC"/>
    <w:rsid w:val="005C445B"/>
    <w:rsid w:val="005E1486"/>
    <w:rsid w:val="00615A1A"/>
    <w:rsid w:val="0064201C"/>
    <w:rsid w:val="006A2037"/>
    <w:rsid w:val="006B3315"/>
    <w:rsid w:val="007006E7"/>
    <w:rsid w:val="00705C0A"/>
    <w:rsid w:val="0071196B"/>
    <w:rsid w:val="00713C33"/>
    <w:rsid w:val="00716B05"/>
    <w:rsid w:val="00722CC4"/>
    <w:rsid w:val="00733A80"/>
    <w:rsid w:val="00746AB0"/>
    <w:rsid w:val="00750762"/>
    <w:rsid w:val="007720B3"/>
    <w:rsid w:val="007A5132"/>
    <w:rsid w:val="007C71E7"/>
    <w:rsid w:val="007E3136"/>
    <w:rsid w:val="00813629"/>
    <w:rsid w:val="00826757"/>
    <w:rsid w:val="00840669"/>
    <w:rsid w:val="008554B0"/>
    <w:rsid w:val="008A1119"/>
    <w:rsid w:val="008A152F"/>
    <w:rsid w:val="00910E04"/>
    <w:rsid w:val="00915C3D"/>
    <w:rsid w:val="009201CB"/>
    <w:rsid w:val="009246D4"/>
    <w:rsid w:val="00946F84"/>
    <w:rsid w:val="00994062"/>
    <w:rsid w:val="009B2543"/>
    <w:rsid w:val="009B7313"/>
    <w:rsid w:val="00A10877"/>
    <w:rsid w:val="00A12458"/>
    <w:rsid w:val="00A34CBC"/>
    <w:rsid w:val="00A76052"/>
    <w:rsid w:val="00AA2D16"/>
    <w:rsid w:val="00AC5410"/>
    <w:rsid w:val="00AE2ED1"/>
    <w:rsid w:val="00AF1411"/>
    <w:rsid w:val="00B0767F"/>
    <w:rsid w:val="00B3775C"/>
    <w:rsid w:val="00B44804"/>
    <w:rsid w:val="00B70AE9"/>
    <w:rsid w:val="00B87EAF"/>
    <w:rsid w:val="00B91A28"/>
    <w:rsid w:val="00BA0A82"/>
    <w:rsid w:val="00BA5877"/>
    <w:rsid w:val="00BC4F77"/>
    <w:rsid w:val="00BC7C6A"/>
    <w:rsid w:val="00BD0F91"/>
    <w:rsid w:val="00C00C36"/>
    <w:rsid w:val="00C21179"/>
    <w:rsid w:val="00C4392E"/>
    <w:rsid w:val="00C64207"/>
    <w:rsid w:val="00CA59F9"/>
    <w:rsid w:val="00CB7C47"/>
    <w:rsid w:val="00CC4393"/>
    <w:rsid w:val="00CC4BDE"/>
    <w:rsid w:val="00CD0711"/>
    <w:rsid w:val="00D158C5"/>
    <w:rsid w:val="00D16824"/>
    <w:rsid w:val="00D2720D"/>
    <w:rsid w:val="00D3709F"/>
    <w:rsid w:val="00D52B60"/>
    <w:rsid w:val="00D542DC"/>
    <w:rsid w:val="00D61688"/>
    <w:rsid w:val="00D7584C"/>
    <w:rsid w:val="00DE4A49"/>
    <w:rsid w:val="00DF429F"/>
    <w:rsid w:val="00E22BA9"/>
    <w:rsid w:val="00E3523E"/>
    <w:rsid w:val="00E804A9"/>
    <w:rsid w:val="00E82757"/>
    <w:rsid w:val="00E865E4"/>
    <w:rsid w:val="00E963E8"/>
    <w:rsid w:val="00EA2F3C"/>
    <w:rsid w:val="00EE56C0"/>
    <w:rsid w:val="00EF01E2"/>
    <w:rsid w:val="00F015BC"/>
    <w:rsid w:val="00F1289A"/>
    <w:rsid w:val="00F2543C"/>
    <w:rsid w:val="00F408F3"/>
    <w:rsid w:val="00F52CEA"/>
    <w:rsid w:val="00F719E9"/>
    <w:rsid w:val="00F86190"/>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53A50"/>
  <w15:docId w15:val="{B1B5525C-8769-4916-BC6D-5C50B0DE5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3F9F"/>
    <w:rPr>
      <w:rFonts w:ascii=".VnTime" w:eastAsia="Times New Roman" w:hAnsi=".VnTime" w:cs="Times New Roman"/>
      <w:sz w:val="28"/>
      <w:szCs w:val="24"/>
    </w:rPr>
  </w:style>
  <w:style w:type="paragraph" w:styleId="Heading1">
    <w:name w:val="heading 1"/>
    <w:basedOn w:val="Normal"/>
    <w:next w:val="Normal"/>
    <w:link w:val="Heading1Char"/>
    <w:qFormat/>
    <w:rsid w:val="00096978"/>
    <w:pPr>
      <w:keepNext/>
      <w:jc w:val="center"/>
      <w:outlineLvl w:val="0"/>
    </w:pPr>
    <w:rPr>
      <w:rFonts w:ascii=".VnArialH" w:hAnsi=".VnArialH"/>
      <w:b/>
      <w:bCs/>
      <w:sz w:val="32"/>
      <w:lang w:val="x-none" w:eastAsia="x-none"/>
    </w:rPr>
  </w:style>
  <w:style w:type="paragraph" w:styleId="Heading2">
    <w:name w:val="heading 2"/>
    <w:basedOn w:val="Normal"/>
    <w:next w:val="Normal"/>
    <w:link w:val="Heading2Char"/>
    <w:qFormat/>
    <w:rsid w:val="00096978"/>
    <w:pPr>
      <w:keepNext/>
      <w:jc w:val="center"/>
      <w:outlineLvl w:val="1"/>
    </w:pPr>
    <w:rPr>
      <w:b/>
      <w:bCs/>
      <w:sz w:val="20"/>
      <w:lang w:val="x-none" w:eastAsia="x-none"/>
    </w:rPr>
  </w:style>
  <w:style w:type="paragraph" w:styleId="Heading3">
    <w:name w:val="heading 3"/>
    <w:basedOn w:val="Normal"/>
    <w:next w:val="Normal"/>
    <w:link w:val="Heading3Char"/>
    <w:unhideWhenUsed/>
    <w:qFormat/>
    <w:rsid w:val="00096978"/>
    <w:pPr>
      <w:keepNext/>
      <w:spacing w:before="240" w:after="60"/>
      <w:outlineLvl w:val="2"/>
    </w:pPr>
    <w:rPr>
      <w:rFonts w:ascii="Cambria" w:hAnsi="Cambria"/>
      <w:b/>
      <w:bCs/>
      <w:sz w:val="26"/>
      <w:szCs w:val="26"/>
      <w:lang w:val="x-none" w:eastAsia="x-none"/>
    </w:rPr>
  </w:style>
  <w:style w:type="paragraph" w:styleId="Heading4">
    <w:name w:val="heading 4"/>
    <w:basedOn w:val="Normal"/>
    <w:next w:val="Normal"/>
    <w:link w:val="Heading4Char"/>
    <w:unhideWhenUsed/>
    <w:qFormat/>
    <w:rsid w:val="00096978"/>
    <w:pPr>
      <w:keepNext/>
      <w:spacing w:before="240" w:after="60"/>
      <w:outlineLvl w:val="3"/>
    </w:pPr>
    <w:rPr>
      <w:rFonts w:ascii="Calibri" w:hAnsi="Calibri"/>
      <w:b/>
      <w:bCs/>
      <w:sz w:val="20"/>
      <w:szCs w:val="28"/>
      <w:lang w:val="x-none" w:eastAsia="x-none"/>
    </w:rPr>
  </w:style>
  <w:style w:type="paragraph" w:styleId="Heading5">
    <w:name w:val="heading 5"/>
    <w:basedOn w:val="Normal"/>
    <w:next w:val="Normal"/>
    <w:link w:val="Heading5Char"/>
    <w:qFormat/>
    <w:rsid w:val="00096978"/>
    <w:pPr>
      <w:spacing w:before="240" w:after="60"/>
      <w:outlineLvl w:val="4"/>
    </w:pPr>
    <w:rPr>
      <w:b/>
      <w:bCs/>
      <w:i/>
      <w:iCs/>
      <w:sz w:val="26"/>
      <w:szCs w:val="26"/>
      <w:lang w:val="x-none" w:eastAsia="x-none"/>
    </w:rPr>
  </w:style>
  <w:style w:type="paragraph" w:styleId="Heading6">
    <w:name w:val="heading 6"/>
    <w:next w:val="Normal"/>
    <w:link w:val="Heading6Char"/>
    <w:qFormat/>
    <w:rsid w:val="00096978"/>
    <w:pPr>
      <w:tabs>
        <w:tab w:val="left" w:pos="452"/>
        <w:tab w:val="left" w:pos="4320"/>
      </w:tabs>
      <w:ind w:left="4320" w:hanging="360"/>
      <w:outlineLvl w:val="5"/>
    </w:pPr>
    <w:rPr>
      <w:rFonts w:ascii="Arial" w:eastAsia="Times New Roman" w:hAnsi="Arial" w:cs="Times New Roman"/>
      <w:sz w:val="20"/>
      <w:szCs w:val="20"/>
    </w:rPr>
  </w:style>
  <w:style w:type="paragraph" w:styleId="Heading7">
    <w:name w:val="heading 7"/>
    <w:basedOn w:val="Normal"/>
    <w:next w:val="Normal"/>
    <w:link w:val="Heading7Char"/>
    <w:qFormat/>
    <w:rsid w:val="00096978"/>
    <w:pPr>
      <w:spacing w:before="240" w:after="60"/>
      <w:outlineLvl w:val="6"/>
    </w:pPr>
    <w:rPr>
      <w:rFonts w:ascii="Times New Roman" w:hAnsi="Times New Roman"/>
      <w:sz w:val="24"/>
      <w:lang w:val="x-none" w:eastAsia="x-none"/>
    </w:rPr>
  </w:style>
  <w:style w:type="paragraph" w:styleId="Heading8">
    <w:name w:val="heading 8"/>
    <w:basedOn w:val="Normal"/>
    <w:next w:val="Normal"/>
    <w:link w:val="Heading8Char"/>
    <w:qFormat/>
    <w:rsid w:val="00096978"/>
    <w:pPr>
      <w:spacing w:before="240" w:after="60"/>
      <w:outlineLvl w:val="7"/>
    </w:pPr>
    <w:rPr>
      <w:rFonts w:ascii="Times New Roman" w:hAnsi="Times New Roman"/>
      <w:i/>
      <w:iCs/>
      <w:sz w:val="24"/>
      <w:lang w:val="x-none" w:eastAsia="x-none"/>
    </w:rPr>
  </w:style>
  <w:style w:type="paragraph" w:styleId="Heading9">
    <w:name w:val="heading 9"/>
    <w:next w:val="Normal"/>
    <w:link w:val="Heading9Char"/>
    <w:qFormat/>
    <w:rsid w:val="00096978"/>
    <w:pPr>
      <w:tabs>
        <w:tab w:val="left" w:pos="884"/>
        <w:tab w:val="left" w:pos="6480"/>
      </w:tabs>
      <w:ind w:left="6480" w:hanging="360"/>
      <w:outlineLvl w:val="8"/>
    </w:pPr>
    <w:rPr>
      <w:rFonts w:ascii="Arial" w:eastAsia="Times New Roman" w:hAnsi="Arial"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096978"/>
    <w:rPr>
      <w:rFonts w:ascii=".VnArialH" w:eastAsia="Times New Roman" w:hAnsi=".VnArialH" w:cs="Times New Roman"/>
      <w:b/>
      <w:bCs/>
      <w:sz w:val="32"/>
      <w:szCs w:val="24"/>
      <w:lang w:val="x-none" w:eastAsia="x-none"/>
    </w:rPr>
  </w:style>
  <w:style w:type="character" w:customStyle="1" w:styleId="Heading2Char">
    <w:name w:val="Heading 2 Char"/>
    <w:basedOn w:val="DefaultParagraphFont"/>
    <w:link w:val="Heading2"/>
    <w:qFormat/>
    <w:rsid w:val="00096978"/>
    <w:rPr>
      <w:rFonts w:ascii=".VnTime" w:eastAsia="Times New Roman" w:hAnsi=".VnTime" w:cs="Times New Roman"/>
      <w:b/>
      <w:bCs/>
      <w:sz w:val="20"/>
      <w:szCs w:val="24"/>
      <w:lang w:val="x-none" w:eastAsia="x-none"/>
    </w:rPr>
  </w:style>
  <w:style w:type="character" w:customStyle="1" w:styleId="Heading3Char">
    <w:name w:val="Heading 3 Char"/>
    <w:basedOn w:val="DefaultParagraphFont"/>
    <w:link w:val="Heading3"/>
    <w:qFormat/>
    <w:rsid w:val="00096978"/>
    <w:rPr>
      <w:rFonts w:ascii="Cambria" w:eastAsia="Times New Roman" w:hAnsi="Cambria" w:cs="Times New Roman"/>
      <w:b/>
      <w:bCs/>
      <w:sz w:val="26"/>
      <w:szCs w:val="26"/>
      <w:lang w:val="x-none" w:eastAsia="x-none"/>
    </w:rPr>
  </w:style>
  <w:style w:type="character" w:customStyle="1" w:styleId="Heading4Char">
    <w:name w:val="Heading 4 Char"/>
    <w:basedOn w:val="DefaultParagraphFont"/>
    <w:link w:val="Heading4"/>
    <w:qFormat/>
    <w:rsid w:val="00096978"/>
    <w:rPr>
      <w:rFonts w:ascii="Calibri" w:eastAsia="Times New Roman" w:hAnsi="Calibri" w:cs="Times New Roman"/>
      <w:b/>
      <w:bCs/>
      <w:sz w:val="20"/>
      <w:szCs w:val="28"/>
      <w:lang w:val="x-none" w:eastAsia="x-none"/>
    </w:rPr>
  </w:style>
  <w:style w:type="character" w:customStyle="1" w:styleId="Heading5Char">
    <w:name w:val="Heading 5 Char"/>
    <w:basedOn w:val="DefaultParagraphFont"/>
    <w:link w:val="Heading5"/>
    <w:qFormat/>
    <w:rsid w:val="00096978"/>
    <w:rPr>
      <w:rFonts w:ascii=".VnTime" w:eastAsia="Times New Roman" w:hAnsi=".VnTime" w:cs="Times New Roman"/>
      <w:b/>
      <w:bCs/>
      <w:i/>
      <w:iCs/>
      <w:sz w:val="26"/>
      <w:szCs w:val="26"/>
      <w:lang w:val="x-none" w:eastAsia="x-none"/>
    </w:rPr>
  </w:style>
  <w:style w:type="character" w:customStyle="1" w:styleId="Heading6Char">
    <w:name w:val="Heading 6 Char"/>
    <w:basedOn w:val="DefaultParagraphFont"/>
    <w:link w:val="Heading6"/>
    <w:qFormat/>
    <w:rsid w:val="00096978"/>
    <w:rPr>
      <w:rFonts w:ascii="Arial" w:eastAsia="Times New Roman" w:hAnsi="Arial" w:cs="Times New Roman"/>
      <w:sz w:val="20"/>
      <w:szCs w:val="20"/>
    </w:rPr>
  </w:style>
  <w:style w:type="character" w:customStyle="1" w:styleId="Heading7Char">
    <w:name w:val="Heading 7 Char"/>
    <w:basedOn w:val="DefaultParagraphFont"/>
    <w:link w:val="Heading7"/>
    <w:qFormat/>
    <w:rsid w:val="00096978"/>
    <w:rPr>
      <w:rFonts w:ascii="Times New Roman" w:eastAsia="Times New Roman" w:hAnsi="Times New Roman" w:cs="Times New Roman"/>
      <w:sz w:val="24"/>
      <w:szCs w:val="24"/>
      <w:lang w:val="x-none" w:eastAsia="x-none"/>
    </w:rPr>
  </w:style>
  <w:style w:type="character" w:customStyle="1" w:styleId="Heading8Char">
    <w:name w:val="Heading 8 Char"/>
    <w:basedOn w:val="DefaultParagraphFont"/>
    <w:link w:val="Heading8"/>
    <w:qFormat/>
    <w:rsid w:val="00096978"/>
    <w:rPr>
      <w:rFonts w:ascii="Times New Roman" w:eastAsia="Times New Roman" w:hAnsi="Times New Roman" w:cs="Times New Roman"/>
      <w:i/>
      <w:iCs/>
      <w:sz w:val="24"/>
      <w:szCs w:val="24"/>
      <w:lang w:val="x-none" w:eastAsia="x-none"/>
    </w:rPr>
  </w:style>
  <w:style w:type="character" w:customStyle="1" w:styleId="Heading9Char">
    <w:name w:val="Heading 9 Char"/>
    <w:basedOn w:val="DefaultParagraphFont"/>
    <w:link w:val="Heading9"/>
    <w:qFormat/>
    <w:rsid w:val="00096978"/>
    <w:rPr>
      <w:rFonts w:ascii="Arial" w:eastAsia="Times New Roman" w:hAnsi="Arial" w:cs="Times New Roman"/>
      <w:sz w:val="20"/>
      <w:szCs w:val="20"/>
    </w:rPr>
  </w:style>
  <w:style w:type="character" w:customStyle="1" w:styleId="FooterChar">
    <w:name w:val="Footer Char"/>
    <w:basedOn w:val="DefaultParagraphFont"/>
    <w:link w:val="Footer"/>
    <w:uiPriority w:val="99"/>
    <w:qFormat/>
    <w:rsid w:val="00096978"/>
    <w:rPr>
      <w:rFonts w:ascii=".VnTime" w:eastAsia="Times New Roman" w:hAnsi=".VnTime" w:cs="Times New Roman"/>
      <w:sz w:val="20"/>
      <w:szCs w:val="24"/>
      <w:lang w:val="x-none" w:eastAsia="x-none"/>
    </w:rPr>
  </w:style>
  <w:style w:type="character" w:styleId="PageNumber">
    <w:name w:val="page number"/>
    <w:rsid w:val="00096978"/>
  </w:style>
  <w:style w:type="character" w:customStyle="1" w:styleId="HeaderChar">
    <w:name w:val="Header Char"/>
    <w:basedOn w:val="DefaultParagraphFont"/>
    <w:link w:val="Header"/>
    <w:uiPriority w:val="99"/>
    <w:qFormat/>
    <w:rsid w:val="00096978"/>
    <w:rPr>
      <w:rFonts w:ascii=".VnTime" w:eastAsia="Times New Roman" w:hAnsi=".VnTime" w:cs="Times New Roman"/>
      <w:sz w:val="20"/>
      <w:szCs w:val="24"/>
      <w:lang w:val="x-none" w:eastAsia="x-none"/>
    </w:rPr>
  </w:style>
  <w:style w:type="character" w:customStyle="1" w:styleId="BodyTextIndentChar">
    <w:name w:val="Body Text Indent Char"/>
    <w:basedOn w:val="DefaultParagraphFont"/>
    <w:link w:val="BodyTextIndent"/>
    <w:qFormat/>
    <w:rsid w:val="00096978"/>
    <w:rPr>
      <w:rFonts w:ascii=".VnTime" w:eastAsia="Times New Roman" w:hAnsi=".VnTime" w:cs="Times New Roman"/>
      <w:sz w:val="20"/>
      <w:szCs w:val="24"/>
      <w:lang w:val="x-none" w:eastAsia="x-none"/>
    </w:rPr>
  </w:style>
  <w:style w:type="character" w:customStyle="1" w:styleId="BodyText2Char">
    <w:name w:val="Body Text 2 Char"/>
    <w:basedOn w:val="DefaultParagraphFont"/>
    <w:link w:val="BodyText2"/>
    <w:uiPriority w:val="99"/>
    <w:qFormat/>
    <w:rsid w:val="00096978"/>
    <w:rPr>
      <w:rFonts w:ascii=".VnTime" w:eastAsia="Times New Roman" w:hAnsi=".VnTime" w:cs="Times New Roman"/>
      <w:sz w:val="20"/>
      <w:szCs w:val="24"/>
      <w:lang w:val="x-none" w:eastAsia="x-none"/>
    </w:rPr>
  </w:style>
  <w:style w:type="character" w:customStyle="1" w:styleId="BodyTextIndent2Char">
    <w:name w:val="Body Text Indent 2 Char"/>
    <w:basedOn w:val="DefaultParagraphFont"/>
    <w:link w:val="BodyTextIndent2"/>
    <w:qFormat/>
    <w:rsid w:val="00096978"/>
    <w:rPr>
      <w:rFonts w:ascii=".VnTime" w:eastAsia="Times New Roman" w:hAnsi=".VnTime" w:cs="Times New Roman"/>
      <w:sz w:val="26"/>
      <w:szCs w:val="23"/>
      <w:lang w:val="x-none" w:eastAsia="x-none"/>
    </w:rPr>
  </w:style>
  <w:style w:type="character" w:customStyle="1" w:styleId="BodyTextChar">
    <w:name w:val="Body Text Char"/>
    <w:basedOn w:val="DefaultParagraphFont"/>
    <w:link w:val="BodyText"/>
    <w:uiPriority w:val="99"/>
    <w:qFormat/>
    <w:rsid w:val="00096978"/>
    <w:rPr>
      <w:rFonts w:ascii=".VnTime" w:eastAsia="Times New Roman" w:hAnsi=".VnTime" w:cs="Times New Roman"/>
      <w:sz w:val="26"/>
      <w:szCs w:val="24"/>
      <w:lang w:val="x-none" w:eastAsia="x-none"/>
    </w:rPr>
  </w:style>
  <w:style w:type="character" w:customStyle="1" w:styleId="BodyTextIndent3Char">
    <w:name w:val="Body Text Indent 3 Char"/>
    <w:basedOn w:val="DefaultParagraphFont"/>
    <w:link w:val="BodyTextIndent3"/>
    <w:qFormat/>
    <w:rsid w:val="00096978"/>
    <w:rPr>
      <w:rFonts w:ascii=".VnTime" w:eastAsia="Times New Roman" w:hAnsi=".VnTime" w:cs="Times New Roman"/>
      <w:sz w:val="16"/>
      <w:szCs w:val="16"/>
      <w:lang w:val="x-none" w:eastAsia="x-none"/>
    </w:rPr>
  </w:style>
  <w:style w:type="character" w:styleId="LineNumber">
    <w:name w:val="line number"/>
    <w:rsid w:val="00096978"/>
  </w:style>
  <w:style w:type="character" w:styleId="Hyperlink">
    <w:name w:val="Hyperlink"/>
    <w:uiPriority w:val="99"/>
    <w:rsid w:val="00096978"/>
    <w:rPr>
      <w:color w:val="0000FF"/>
      <w:u w:val="single"/>
    </w:rPr>
  </w:style>
  <w:style w:type="character" w:customStyle="1" w:styleId="BalloonTextChar">
    <w:name w:val="Balloon Text Char"/>
    <w:basedOn w:val="DefaultParagraphFont"/>
    <w:link w:val="BalloonText"/>
    <w:uiPriority w:val="99"/>
    <w:qFormat/>
    <w:rsid w:val="00096978"/>
    <w:rPr>
      <w:rFonts w:ascii="Tahoma" w:eastAsia="Times New Roman" w:hAnsi="Tahoma" w:cs="Times New Roman"/>
      <w:sz w:val="16"/>
      <w:szCs w:val="16"/>
      <w:lang w:val="x-none" w:eastAsia="x-none"/>
    </w:rPr>
  </w:style>
  <w:style w:type="character" w:customStyle="1" w:styleId="StyleHeading3BoldCharCharCharCharCharCharCharCharCharCharCharCharCharCharChar">
    <w:name w:val="Style Heading 3 + Bold Char Char Char Char Char Char Char Char Char Char Char Char Char Char Char"/>
    <w:link w:val="StyleHeading3BoldCharCharCharCharCharCharCharCharCharCharCharCharCharChar"/>
    <w:qFormat/>
    <w:rsid w:val="00096978"/>
    <w:rPr>
      <w:rFonts w:ascii=".VnArial" w:eastAsia="Times New Roman" w:hAnsi=".VnArial" w:cs="Times New Roman"/>
      <w:b/>
      <w:bCs/>
      <w:szCs w:val="20"/>
      <w:lang w:val="x-none" w:eastAsia="x-none"/>
    </w:rPr>
  </w:style>
  <w:style w:type="character" w:customStyle="1" w:styleId="apple-converted-space">
    <w:name w:val="apple-converted-space"/>
    <w:qFormat/>
    <w:rsid w:val="00096978"/>
  </w:style>
  <w:style w:type="character" w:customStyle="1" w:styleId="StyleHeading1VnArialH18ptBoldChar">
    <w:name w:val="Style Heading 1 + .VnArialH 18 pt Bold Char"/>
    <w:link w:val="StyleHeading1VnArialH18ptBold"/>
    <w:qFormat/>
    <w:rsid w:val="00096978"/>
    <w:rPr>
      <w:rFonts w:ascii=".VnArialH" w:hAnsi=".VnArialH"/>
      <w:b/>
      <w:bCs/>
      <w:sz w:val="36"/>
    </w:rPr>
  </w:style>
  <w:style w:type="character" w:customStyle="1" w:styleId="StyleStyleHeading1VnArialH18ptBoldArialChar">
    <w:name w:val="Style Style Heading 1 + .VnArialH 18 pt Bold + Arial Char"/>
    <w:link w:val="StyleStyleHeading1VnArialH18ptBoldArial"/>
    <w:qFormat/>
    <w:rsid w:val="00096978"/>
    <w:rPr>
      <w:rFonts w:ascii="Arial" w:hAnsi="Arial"/>
      <w:b/>
      <w:bCs/>
      <w:sz w:val="36"/>
      <w:szCs w:val="36"/>
      <w:lang w:val="x-none" w:eastAsia="x-none"/>
    </w:rPr>
  </w:style>
  <w:style w:type="character" w:customStyle="1" w:styleId="StyleHeading216ptBoldChar">
    <w:name w:val="Style Heading 2 + 16 pt Bold Char"/>
    <w:link w:val="StyleHeading216ptBold"/>
    <w:qFormat/>
    <w:rsid w:val="00096978"/>
    <w:rPr>
      <w:rFonts w:ascii=".VnArialH" w:hAnsi=".VnArialH"/>
      <w:b/>
      <w:bCs/>
      <w:sz w:val="28"/>
      <w:lang w:val="x-none" w:eastAsia="x-none"/>
    </w:rPr>
  </w:style>
  <w:style w:type="character" w:customStyle="1" w:styleId="BodyText3Char">
    <w:name w:val="Body Text 3 Char"/>
    <w:basedOn w:val="DefaultParagraphFont"/>
    <w:link w:val="BodyText3"/>
    <w:qFormat/>
    <w:rsid w:val="00096978"/>
    <w:rPr>
      <w:rFonts w:ascii="Arial" w:eastAsia="Times New Roman" w:hAnsi="Arial" w:cs="Times New Roman"/>
      <w:szCs w:val="20"/>
      <w:lang w:val="x-none" w:eastAsia="x-none"/>
    </w:rPr>
  </w:style>
  <w:style w:type="character" w:customStyle="1" w:styleId="PlainTextChar">
    <w:name w:val="Plain Text Char"/>
    <w:basedOn w:val="DefaultParagraphFont"/>
    <w:link w:val="PlainText"/>
    <w:qFormat/>
    <w:rsid w:val="00096978"/>
    <w:rPr>
      <w:rFonts w:ascii="Courier New" w:eastAsia="Times New Roman" w:hAnsi="Courier New" w:cs="Times New Roman"/>
      <w:sz w:val="20"/>
      <w:szCs w:val="20"/>
      <w:lang w:val="x-none" w:eastAsia="x-none"/>
    </w:rPr>
  </w:style>
  <w:style w:type="character" w:customStyle="1" w:styleId="ListParagraphChar">
    <w:name w:val="List Paragraph Char"/>
    <w:aliases w:val="Citation List Char,본문(내용) Char,List Paragraph (numbered (a)) Char,Picture Char,Bang so lieu Char,Norm Char,Nga 3 Char,List Paragraph1 Char,Đoạn của Danh sách Char,List Paragraph11 Char,Paragraph Char,liet ke Char,bullet 1 Char"/>
    <w:link w:val="ListParagraph"/>
    <w:uiPriority w:val="34"/>
    <w:qFormat/>
    <w:rsid w:val="00096978"/>
    <w:rPr>
      <w:rFonts w:ascii="Calibri" w:eastAsia="Times New Roman" w:hAnsi="Calibri" w:cs="Times New Roman"/>
      <w:lang w:val="x-none" w:eastAsia="x-none"/>
    </w:rPr>
  </w:style>
  <w:style w:type="character" w:customStyle="1" w:styleId="fontstyle01">
    <w:name w:val="fontstyle01"/>
    <w:qFormat/>
    <w:rsid w:val="00096978"/>
    <w:rPr>
      <w:rFonts w:ascii="Times New Roman" w:hAnsi="Times New Roman" w:cs="Times New Roman"/>
      <w:b w:val="0"/>
      <w:bCs w:val="0"/>
      <w:i w:val="0"/>
      <w:iCs w:val="0"/>
      <w:color w:val="000000"/>
      <w:sz w:val="28"/>
      <w:szCs w:val="28"/>
    </w:rPr>
  </w:style>
  <w:style w:type="character" w:styleId="CommentReference">
    <w:name w:val="annotation reference"/>
    <w:uiPriority w:val="99"/>
    <w:semiHidden/>
    <w:unhideWhenUsed/>
    <w:qFormat/>
    <w:rsid w:val="00096978"/>
    <w:rPr>
      <w:sz w:val="16"/>
      <w:szCs w:val="16"/>
    </w:rPr>
  </w:style>
  <w:style w:type="character" w:customStyle="1" w:styleId="CommentTextChar">
    <w:name w:val="Comment Text Char"/>
    <w:basedOn w:val="DefaultParagraphFont"/>
    <w:link w:val="CommentText"/>
    <w:uiPriority w:val="99"/>
    <w:qFormat/>
    <w:rsid w:val="00096978"/>
    <w:rPr>
      <w:rFonts w:ascii="Times New Roman" w:eastAsia="MS Mincho" w:hAnsi="Times New Roman" w:cs="Times New Roman"/>
      <w:color w:val="000000"/>
      <w:sz w:val="20"/>
      <w:szCs w:val="20"/>
      <w:lang w:val="x-none" w:eastAsia="x-none"/>
    </w:rPr>
  </w:style>
  <w:style w:type="character" w:customStyle="1" w:styleId="Bodytext0">
    <w:name w:val="Body text_"/>
    <w:link w:val="BodyText6"/>
    <w:qFormat/>
    <w:rsid w:val="00096978"/>
    <w:rPr>
      <w:rFonts w:eastAsia="Times New Roman"/>
      <w:sz w:val="27"/>
      <w:szCs w:val="27"/>
      <w:shd w:val="clear" w:color="auto" w:fill="FFFFFF"/>
    </w:rPr>
  </w:style>
  <w:style w:type="character" w:customStyle="1" w:styleId="Headerorfooter">
    <w:name w:val="Header or footer_"/>
    <w:qFormat/>
    <w:rsid w:val="00096978"/>
    <w:rPr>
      <w:rFonts w:ascii="Times New Roman" w:eastAsia="Times New Roman" w:hAnsi="Times New Roman" w:cs="Times New Roman"/>
      <w:b/>
      <w:bCs/>
      <w:i/>
      <w:iCs/>
      <w:caps w:val="0"/>
      <w:smallCaps w:val="0"/>
      <w:strike w:val="0"/>
      <w:dstrike w:val="0"/>
      <w:sz w:val="27"/>
      <w:szCs w:val="27"/>
      <w:u w:val="none"/>
    </w:rPr>
  </w:style>
  <w:style w:type="character" w:customStyle="1" w:styleId="Headerorfooter95pt">
    <w:name w:val="Header or footer + 9.5 pt"/>
    <w:qFormat/>
    <w:rsid w:val="00096978"/>
    <w:rPr>
      <w:rFonts w:ascii="Times New Roman" w:eastAsia="Times New Roman" w:hAnsi="Times New Roman" w:cs="Times New Roman"/>
      <w:b w:val="0"/>
      <w:bCs w:val="0"/>
      <w:i w:val="0"/>
      <w:iCs w:val="0"/>
      <w:caps w:val="0"/>
      <w:smallCaps w:val="0"/>
      <w:strike w:val="0"/>
      <w:dstrike w:val="0"/>
      <w:color w:val="000000"/>
      <w:spacing w:val="0"/>
      <w:w w:val="100"/>
      <w:sz w:val="19"/>
      <w:szCs w:val="19"/>
      <w:u w:val="none"/>
      <w:lang w:val="en-US"/>
    </w:rPr>
  </w:style>
  <w:style w:type="character" w:customStyle="1" w:styleId="Heading10">
    <w:name w:val="Heading #1_"/>
    <w:link w:val="Heading11"/>
    <w:qFormat/>
    <w:rsid w:val="00096978"/>
    <w:rPr>
      <w:rFonts w:eastAsia="Times New Roman"/>
      <w:b/>
      <w:bCs/>
      <w:spacing w:val="-20"/>
      <w:sz w:val="42"/>
      <w:szCs w:val="42"/>
      <w:shd w:val="clear" w:color="auto" w:fill="FFFFFF"/>
    </w:rPr>
  </w:style>
  <w:style w:type="character" w:customStyle="1" w:styleId="Heading20">
    <w:name w:val="Heading #2_"/>
    <w:qFormat/>
    <w:rsid w:val="00096978"/>
    <w:rPr>
      <w:rFonts w:ascii="Times New Roman" w:eastAsia="Times New Roman" w:hAnsi="Times New Roman" w:cs="Times New Roman"/>
      <w:b/>
      <w:bCs/>
      <w:i w:val="0"/>
      <w:iCs w:val="0"/>
      <w:caps w:val="0"/>
      <w:smallCaps w:val="0"/>
      <w:strike w:val="0"/>
      <w:dstrike w:val="0"/>
      <w:sz w:val="33"/>
      <w:szCs w:val="33"/>
      <w:u w:val="none"/>
    </w:rPr>
  </w:style>
  <w:style w:type="character" w:customStyle="1" w:styleId="Picturecaption2Exact">
    <w:name w:val="Picture caption (2) Exact"/>
    <w:qFormat/>
    <w:rsid w:val="00096978"/>
    <w:rPr>
      <w:rFonts w:ascii="Times New Roman" w:eastAsia="Times New Roman" w:hAnsi="Times New Roman" w:cs="Times New Roman"/>
      <w:b w:val="0"/>
      <w:bCs w:val="0"/>
      <w:i w:val="0"/>
      <w:iCs w:val="0"/>
      <w:caps w:val="0"/>
      <w:smallCaps w:val="0"/>
      <w:strike w:val="0"/>
      <w:dstrike w:val="0"/>
      <w:spacing w:val="-3"/>
      <w:sz w:val="25"/>
      <w:szCs w:val="25"/>
      <w:u w:val="none"/>
    </w:rPr>
  </w:style>
  <w:style w:type="character" w:customStyle="1" w:styleId="Bodytext3Exact">
    <w:name w:val="Body text (3) Exact"/>
    <w:link w:val="Bodytext30"/>
    <w:qFormat/>
    <w:rsid w:val="00096978"/>
    <w:rPr>
      <w:rFonts w:eastAsia="Times New Roman"/>
      <w:b/>
      <w:bCs/>
      <w:i/>
      <w:iCs/>
      <w:spacing w:val="-38"/>
      <w:sz w:val="37"/>
      <w:szCs w:val="37"/>
      <w:shd w:val="clear" w:color="auto" w:fill="FFFFFF"/>
      <w:lang w:val="vi-VN"/>
    </w:rPr>
  </w:style>
  <w:style w:type="character" w:customStyle="1" w:styleId="Headerorfooter0">
    <w:name w:val="Header or footer"/>
    <w:qFormat/>
    <w:rsid w:val="00096978"/>
    <w:rPr>
      <w:rFonts w:ascii="Times New Roman" w:eastAsia="Times New Roman" w:hAnsi="Times New Roman" w:cs="Times New Roman"/>
      <w:b w:val="0"/>
      <w:bCs w:val="0"/>
      <w:i w:val="0"/>
      <w:iCs w:val="0"/>
      <w:caps w:val="0"/>
      <w:smallCaps w:val="0"/>
      <w:strike w:val="0"/>
      <w:dstrike w:val="0"/>
      <w:color w:val="000000"/>
      <w:spacing w:val="0"/>
      <w:w w:val="100"/>
      <w:sz w:val="27"/>
      <w:szCs w:val="27"/>
      <w:u w:val="none"/>
      <w:lang w:val="en-US"/>
    </w:rPr>
  </w:style>
  <w:style w:type="character" w:customStyle="1" w:styleId="Bodytext20">
    <w:name w:val="Body text (2)_"/>
    <w:qFormat/>
    <w:rsid w:val="00096978"/>
    <w:rPr>
      <w:rFonts w:ascii="Times New Roman" w:eastAsia="Times New Roman" w:hAnsi="Times New Roman" w:cs="Times New Roman"/>
      <w:b/>
      <w:bCs/>
      <w:i w:val="0"/>
      <w:iCs w:val="0"/>
      <w:caps w:val="0"/>
      <w:smallCaps w:val="0"/>
      <w:strike w:val="0"/>
      <w:dstrike w:val="0"/>
      <w:sz w:val="27"/>
      <w:szCs w:val="27"/>
      <w:u w:val="none"/>
    </w:rPr>
  </w:style>
  <w:style w:type="character" w:customStyle="1" w:styleId="Bodytext2NotBold">
    <w:name w:val="Body text (2) + Not Bold"/>
    <w:qFormat/>
    <w:rsid w:val="00096978"/>
    <w:rPr>
      <w:rFonts w:ascii="Times New Roman" w:eastAsia="Times New Roman" w:hAnsi="Times New Roman" w:cs="Times New Roman"/>
      <w:b w:val="0"/>
      <w:bCs w:val="0"/>
      <w:i/>
      <w:iCs/>
      <w:caps w:val="0"/>
      <w:smallCaps w:val="0"/>
      <w:strike w:val="0"/>
      <w:dstrike w:val="0"/>
      <w:color w:val="000000"/>
      <w:spacing w:val="0"/>
      <w:w w:val="100"/>
      <w:sz w:val="27"/>
      <w:szCs w:val="27"/>
      <w:u w:val="none"/>
      <w:lang w:val="en-US"/>
    </w:rPr>
  </w:style>
  <w:style w:type="character" w:customStyle="1" w:styleId="BodyText1">
    <w:name w:val="Body Text1"/>
    <w:qFormat/>
    <w:rsid w:val="00096978"/>
    <w:rPr>
      <w:rFonts w:ascii="Times New Roman" w:eastAsia="Times New Roman" w:hAnsi="Times New Roman" w:cs="Times New Roman"/>
      <w:b w:val="0"/>
      <w:bCs w:val="0"/>
      <w:i w:val="0"/>
      <w:iCs w:val="0"/>
      <w:caps w:val="0"/>
      <w:smallCaps w:val="0"/>
      <w:strike w:val="0"/>
      <w:dstrike w:val="0"/>
      <w:color w:val="000000"/>
      <w:spacing w:val="0"/>
      <w:w w:val="100"/>
      <w:sz w:val="27"/>
      <w:szCs w:val="27"/>
      <w:u w:val="single"/>
      <w:lang w:val="en-US"/>
    </w:rPr>
  </w:style>
  <w:style w:type="character" w:customStyle="1" w:styleId="Bodytext4Exact">
    <w:name w:val="Body text (4) Exact"/>
    <w:qFormat/>
    <w:rsid w:val="00096978"/>
    <w:rPr>
      <w:rFonts w:ascii="Times New Roman" w:eastAsia="Times New Roman" w:hAnsi="Times New Roman" w:cs="Times New Roman"/>
      <w:b w:val="0"/>
      <w:bCs w:val="0"/>
      <w:i/>
      <w:iCs/>
      <w:caps w:val="0"/>
      <w:smallCaps w:val="0"/>
      <w:strike w:val="0"/>
      <w:dstrike w:val="0"/>
      <w:spacing w:val="-2"/>
      <w:sz w:val="25"/>
      <w:szCs w:val="25"/>
      <w:u w:val="none"/>
    </w:rPr>
  </w:style>
  <w:style w:type="character" w:customStyle="1" w:styleId="Heading30">
    <w:name w:val="Heading #3_"/>
    <w:qFormat/>
    <w:rsid w:val="00096978"/>
    <w:rPr>
      <w:rFonts w:ascii="Times New Roman" w:eastAsia="Times New Roman" w:hAnsi="Times New Roman" w:cs="Times New Roman"/>
      <w:b/>
      <w:bCs/>
      <w:i w:val="0"/>
      <w:iCs w:val="0"/>
      <w:caps w:val="0"/>
      <w:smallCaps w:val="0"/>
      <w:strike w:val="0"/>
      <w:dstrike w:val="0"/>
      <w:sz w:val="33"/>
      <w:szCs w:val="33"/>
      <w:u w:val="none"/>
    </w:rPr>
  </w:style>
  <w:style w:type="character" w:customStyle="1" w:styleId="Bodytext5">
    <w:name w:val="Body text (5)_"/>
    <w:link w:val="Bodytext50"/>
    <w:qFormat/>
    <w:rsid w:val="00096978"/>
    <w:rPr>
      <w:rFonts w:ascii="Tahoma" w:eastAsia="Tahoma" w:hAnsi="Tahoma" w:cs="Tahoma"/>
      <w:sz w:val="10"/>
      <w:szCs w:val="10"/>
      <w:shd w:val="clear" w:color="auto" w:fill="FFFFFF"/>
    </w:rPr>
  </w:style>
  <w:style w:type="character" w:customStyle="1" w:styleId="TOC3Char">
    <w:name w:val="TOC 3 Char"/>
    <w:link w:val="TOC3"/>
    <w:uiPriority w:val="39"/>
    <w:qFormat/>
    <w:rsid w:val="00096978"/>
    <w:rPr>
      <w:rFonts w:eastAsia="Courier New" w:cs="Courier New"/>
      <w:color w:val="000000"/>
      <w:sz w:val="26"/>
    </w:rPr>
  </w:style>
  <w:style w:type="character" w:customStyle="1" w:styleId="TOC4Char">
    <w:name w:val="TOC 4 Char"/>
    <w:link w:val="TOC4"/>
    <w:uiPriority w:val="39"/>
    <w:qFormat/>
    <w:rsid w:val="00096978"/>
    <w:rPr>
      <w:rFonts w:eastAsia="Courier New" w:cs="Courier New"/>
      <w:i/>
      <w:color w:val="000000"/>
      <w:sz w:val="26"/>
    </w:rPr>
  </w:style>
  <w:style w:type="character" w:customStyle="1" w:styleId="TOC6Char">
    <w:name w:val="TOC 6 Char"/>
    <w:link w:val="TOC6"/>
    <w:uiPriority w:val="39"/>
    <w:qFormat/>
    <w:rsid w:val="00096978"/>
    <w:rPr>
      <w:rFonts w:eastAsia="Courier New" w:cs="Courier New"/>
      <w:color w:val="000000"/>
    </w:rPr>
  </w:style>
  <w:style w:type="character" w:customStyle="1" w:styleId="Tableofcontents3NotItalic">
    <w:name w:val="Table of contents (3) + Not Italic"/>
    <w:qFormat/>
    <w:rsid w:val="00096978"/>
    <w:rPr>
      <w:rFonts w:ascii="Times New Roman" w:eastAsia="Times New Roman" w:hAnsi="Times New Roman" w:cs="Times New Roman"/>
      <w:b w:val="0"/>
      <w:bCs w:val="0"/>
      <w:i w:val="0"/>
      <w:iCs w:val="0"/>
      <w:caps w:val="0"/>
      <w:smallCaps w:val="0"/>
      <w:strike w:val="0"/>
      <w:dstrike w:val="0"/>
      <w:color w:val="000000"/>
      <w:spacing w:val="0"/>
      <w:w w:val="100"/>
      <w:sz w:val="27"/>
      <w:szCs w:val="27"/>
      <w:u w:val="none"/>
      <w:lang w:val="en-US"/>
    </w:rPr>
  </w:style>
  <w:style w:type="character" w:customStyle="1" w:styleId="TableofcontentsItalic">
    <w:name w:val="Table of contents + Italic"/>
    <w:qFormat/>
    <w:rsid w:val="00096978"/>
    <w:rPr>
      <w:rFonts w:ascii="Times New Roman" w:eastAsia="Times New Roman" w:hAnsi="Times New Roman" w:cs="Times New Roman"/>
      <w:b/>
      <w:bCs w:val="0"/>
      <w:i/>
      <w:iCs/>
      <w:caps w:val="0"/>
      <w:smallCaps w:val="0"/>
      <w:strike w:val="0"/>
      <w:dstrike w:val="0"/>
      <w:color w:val="000000"/>
      <w:spacing w:val="0"/>
      <w:w w:val="100"/>
      <w:sz w:val="27"/>
      <w:szCs w:val="27"/>
      <w:u w:val="none"/>
      <w:lang w:val="en-US"/>
    </w:rPr>
  </w:style>
  <w:style w:type="character" w:customStyle="1" w:styleId="Tableofcontents4">
    <w:name w:val="Table of contents (4)_"/>
    <w:link w:val="Tableofcontents40"/>
    <w:qFormat/>
    <w:rsid w:val="00096978"/>
    <w:rPr>
      <w:rFonts w:eastAsia="Times New Roman"/>
      <w:b/>
      <w:bCs/>
      <w:i/>
      <w:iCs/>
      <w:sz w:val="27"/>
      <w:szCs w:val="27"/>
      <w:shd w:val="clear" w:color="auto" w:fill="FFFFFF"/>
    </w:rPr>
  </w:style>
  <w:style w:type="character" w:customStyle="1" w:styleId="Tableofcontents4NotItalic">
    <w:name w:val="Table of contents (4) + Not Italic"/>
    <w:qFormat/>
    <w:rsid w:val="00096978"/>
    <w:rPr>
      <w:rFonts w:ascii="Times New Roman" w:eastAsia="Times New Roman" w:hAnsi="Times New Roman" w:cs="Times New Roman"/>
      <w:b w:val="0"/>
      <w:bCs w:val="0"/>
      <w:i w:val="0"/>
      <w:iCs w:val="0"/>
      <w:caps w:val="0"/>
      <w:smallCaps w:val="0"/>
      <w:strike w:val="0"/>
      <w:dstrike w:val="0"/>
      <w:color w:val="000000"/>
      <w:spacing w:val="0"/>
      <w:w w:val="100"/>
      <w:sz w:val="27"/>
      <w:szCs w:val="27"/>
      <w:u w:val="none"/>
      <w:lang w:val="en-US"/>
    </w:rPr>
  </w:style>
  <w:style w:type="character" w:customStyle="1" w:styleId="Tableofcontents2Italic">
    <w:name w:val="Table of contents (2) + Italic"/>
    <w:qFormat/>
    <w:rsid w:val="00096978"/>
    <w:rPr>
      <w:rFonts w:ascii="Times New Roman" w:eastAsia="Times New Roman" w:hAnsi="Times New Roman" w:cs="Times New Roman"/>
      <w:b w:val="0"/>
      <w:bCs w:val="0"/>
      <w:i/>
      <w:iCs/>
      <w:caps w:val="0"/>
      <w:smallCaps w:val="0"/>
      <w:strike w:val="0"/>
      <w:dstrike w:val="0"/>
      <w:color w:val="000000"/>
      <w:spacing w:val="0"/>
      <w:w w:val="100"/>
      <w:sz w:val="27"/>
      <w:szCs w:val="27"/>
      <w:u w:val="none"/>
      <w:lang w:val="en-US"/>
    </w:rPr>
  </w:style>
  <w:style w:type="character" w:customStyle="1" w:styleId="BodyText21">
    <w:name w:val="Body Text2"/>
    <w:qFormat/>
    <w:rsid w:val="00096978"/>
    <w:rPr>
      <w:rFonts w:ascii="Times New Roman" w:eastAsia="Times New Roman" w:hAnsi="Times New Roman" w:cs="Times New Roman"/>
      <w:b w:val="0"/>
      <w:bCs w:val="0"/>
      <w:i w:val="0"/>
      <w:iCs w:val="0"/>
      <w:caps w:val="0"/>
      <w:smallCaps w:val="0"/>
      <w:strike w:val="0"/>
      <w:dstrike w:val="0"/>
      <w:color w:val="000000"/>
      <w:spacing w:val="0"/>
      <w:w w:val="100"/>
      <w:sz w:val="27"/>
      <w:szCs w:val="27"/>
      <w:u w:val="none"/>
      <w:lang w:val="en-US"/>
    </w:rPr>
  </w:style>
  <w:style w:type="character" w:customStyle="1" w:styleId="Heading50">
    <w:name w:val="Heading #5_"/>
    <w:qFormat/>
    <w:rsid w:val="00096978"/>
    <w:rPr>
      <w:rFonts w:ascii="Times New Roman" w:eastAsia="Times New Roman" w:hAnsi="Times New Roman" w:cs="Times New Roman"/>
      <w:b/>
      <w:bCs/>
      <w:i w:val="0"/>
      <w:iCs w:val="0"/>
      <w:caps w:val="0"/>
      <w:smallCaps w:val="0"/>
      <w:strike w:val="0"/>
      <w:dstrike w:val="0"/>
      <w:sz w:val="27"/>
      <w:szCs w:val="27"/>
      <w:u w:val="none"/>
    </w:rPr>
  </w:style>
  <w:style w:type="character" w:customStyle="1" w:styleId="Heading51">
    <w:name w:val="Heading #5"/>
    <w:qFormat/>
    <w:rsid w:val="00096978"/>
    <w:rPr>
      <w:rFonts w:ascii="Times New Roman" w:eastAsia="Times New Roman" w:hAnsi="Times New Roman" w:cs="Times New Roman"/>
      <w:b w:val="0"/>
      <w:bCs w:val="0"/>
      <w:i w:val="0"/>
      <w:iCs w:val="0"/>
      <w:caps w:val="0"/>
      <w:smallCaps w:val="0"/>
      <w:strike w:val="0"/>
      <w:dstrike w:val="0"/>
      <w:color w:val="000000"/>
      <w:spacing w:val="0"/>
      <w:w w:val="100"/>
      <w:sz w:val="27"/>
      <w:szCs w:val="27"/>
      <w:u w:val="single"/>
      <w:lang w:val="en-US"/>
    </w:rPr>
  </w:style>
  <w:style w:type="character" w:customStyle="1" w:styleId="BodytextItalic">
    <w:name w:val="Body text + Italic"/>
    <w:qFormat/>
    <w:rsid w:val="00096978"/>
    <w:rPr>
      <w:rFonts w:ascii="Times New Roman" w:eastAsia="Times New Roman" w:hAnsi="Times New Roman" w:cs="Times New Roman"/>
      <w:b w:val="0"/>
      <w:bCs w:val="0"/>
      <w:i/>
      <w:iCs/>
      <w:caps w:val="0"/>
      <w:smallCaps w:val="0"/>
      <w:strike w:val="0"/>
      <w:dstrike w:val="0"/>
      <w:color w:val="000000"/>
      <w:spacing w:val="0"/>
      <w:w w:val="100"/>
      <w:sz w:val="27"/>
      <w:szCs w:val="27"/>
      <w:u w:val="none"/>
      <w:lang w:val="en-US"/>
    </w:rPr>
  </w:style>
  <w:style w:type="character" w:customStyle="1" w:styleId="BodytextBold">
    <w:name w:val="Body text + Bold"/>
    <w:qFormat/>
    <w:rsid w:val="00096978"/>
    <w:rPr>
      <w:rFonts w:ascii="Times New Roman" w:eastAsia="Times New Roman" w:hAnsi="Times New Roman" w:cs="Times New Roman"/>
      <w:b/>
      <w:bCs/>
      <w:i w:val="0"/>
      <w:iCs w:val="0"/>
      <w:caps w:val="0"/>
      <w:smallCaps w:val="0"/>
      <w:strike w:val="0"/>
      <w:dstrike w:val="0"/>
      <w:color w:val="000000"/>
      <w:spacing w:val="0"/>
      <w:w w:val="100"/>
      <w:sz w:val="27"/>
      <w:szCs w:val="27"/>
      <w:u w:val="none"/>
      <w:lang w:val="en-US"/>
    </w:rPr>
  </w:style>
  <w:style w:type="character" w:customStyle="1" w:styleId="Heading5Italic">
    <w:name w:val="Heading #5 + Italic"/>
    <w:qFormat/>
    <w:rsid w:val="00096978"/>
    <w:rPr>
      <w:rFonts w:ascii="Times New Roman" w:eastAsia="Times New Roman" w:hAnsi="Times New Roman" w:cs="Times New Roman"/>
      <w:b w:val="0"/>
      <w:bCs w:val="0"/>
      <w:i/>
      <w:iCs/>
      <w:caps w:val="0"/>
      <w:smallCaps w:val="0"/>
      <w:strike w:val="0"/>
      <w:dstrike w:val="0"/>
      <w:color w:val="000000"/>
      <w:spacing w:val="0"/>
      <w:w w:val="100"/>
      <w:sz w:val="27"/>
      <w:szCs w:val="27"/>
      <w:u w:val="none"/>
      <w:lang w:val="en-US"/>
    </w:rPr>
  </w:style>
  <w:style w:type="character" w:customStyle="1" w:styleId="Bodytext4">
    <w:name w:val="Body text (4)_"/>
    <w:qFormat/>
    <w:rsid w:val="00096978"/>
    <w:rPr>
      <w:rFonts w:ascii="Times New Roman" w:eastAsia="Times New Roman" w:hAnsi="Times New Roman" w:cs="Times New Roman"/>
      <w:b w:val="0"/>
      <w:bCs w:val="0"/>
      <w:i/>
      <w:iCs/>
      <w:caps w:val="0"/>
      <w:smallCaps w:val="0"/>
      <w:strike w:val="0"/>
      <w:dstrike w:val="0"/>
      <w:sz w:val="27"/>
      <w:szCs w:val="27"/>
      <w:u w:val="none"/>
    </w:rPr>
  </w:style>
  <w:style w:type="character" w:customStyle="1" w:styleId="Bodytext4NotItalic">
    <w:name w:val="Body text (4) + Not Italic"/>
    <w:qFormat/>
    <w:rsid w:val="00096978"/>
    <w:rPr>
      <w:rFonts w:ascii="Times New Roman" w:eastAsia="Times New Roman" w:hAnsi="Times New Roman" w:cs="Times New Roman"/>
      <w:b w:val="0"/>
      <w:bCs w:val="0"/>
      <w:i w:val="0"/>
      <w:iCs w:val="0"/>
      <w:caps w:val="0"/>
      <w:smallCaps w:val="0"/>
      <w:strike w:val="0"/>
      <w:dstrike w:val="0"/>
      <w:color w:val="000000"/>
      <w:spacing w:val="0"/>
      <w:w w:val="100"/>
      <w:sz w:val="27"/>
      <w:szCs w:val="27"/>
      <w:u w:val="none"/>
      <w:lang w:val="en-US"/>
    </w:rPr>
  </w:style>
  <w:style w:type="character" w:customStyle="1" w:styleId="Bodytext60">
    <w:name w:val="Body text (6)_"/>
    <w:qFormat/>
    <w:rsid w:val="00096978"/>
    <w:rPr>
      <w:rFonts w:ascii="Times New Roman" w:eastAsia="Times New Roman" w:hAnsi="Times New Roman" w:cs="Times New Roman"/>
      <w:b/>
      <w:bCs/>
      <w:i/>
      <w:iCs/>
      <w:caps w:val="0"/>
      <w:smallCaps w:val="0"/>
      <w:strike w:val="0"/>
      <w:dstrike w:val="0"/>
      <w:sz w:val="27"/>
      <w:szCs w:val="27"/>
      <w:u w:val="none"/>
    </w:rPr>
  </w:style>
  <w:style w:type="character" w:customStyle="1" w:styleId="Bodytext6NotItalic">
    <w:name w:val="Body text (6) + Not Italic"/>
    <w:qFormat/>
    <w:rsid w:val="00096978"/>
    <w:rPr>
      <w:rFonts w:ascii="Times New Roman" w:eastAsia="Times New Roman" w:hAnsi="Times New Roman" w:cs="Times New Roman"/>
      <w:b w:val="0"/>
      <w:bCs w:val="0"/>
      <w:i w:val="0"/>
      <w:iCs w:val="0"/>
      <w:caps w:val="0"/>
      <w:smallCaps w:val="0"/>
      <w:strike w:val="0"/>
      <w:dstrike w:val="0"/>
      <w:color w:val="000000"/>
      <w:spacing w:val="0"/>
      <w:w w:val="100"/>
      <w:sz w:val="27"/>
      <w:szCs w:val="27"/>
      <w:u w:val="none"/>
      <w:lang w:val="en-US"/>
    </w:rPr>
  </w:style>
  <w:style w:type="character" w:customStyle="1" w:styleId="BodytextExact">
    <w:name w:val="Body text Exact"/>
    <w:qFormat/>
    <w:rsid w:val="00096978"/>
    <w:rPr>
      <w:rFonts w:ascii="Times New Roman" w:eastAsia="Times New Roman" w:hAnsi="Times New Roman" w:cs="Times New Roman"/>
      <w:b w:val="0"/>
      <w:bCs w:val="0"/>
      <w:i w:val="0"/>
      <w:iCs w:val="0"/>
      <w:caps w:val="0"/>
      <w:smallCaps w:val="0"/>
      <w:strike w:val="0"/>
      <w:dstrike w:val="0"/>
      <w:color w:val="141414"/>
      <w:spacing w:val="-3"/>
      <w:sz w:val="25"/>
      <w:szCs w:val="25"/>
      <w:u w:val="none"/>
    </w:rPr>
  </w:style>
  <w:style w:type="character" w:customStyle="1" w:styleId="Bodytext7">
    <w:name w:val="Body text (7)_"/>
    <w:qFormat/>
    <w:rsid w:val="00096978"/>
    <w:rPr>
      <w:rFonts w:ascii="Times New Roman" w:eastAsia="Times New Roman" w:hAnsi="Times New Roman" w:cs="Times New Roman"/>
      <w:b w:val="0"/>
      <w:bCs w:val="0"/>
      <w:i w:val="0"/>
      <w:iCs w:val="0"/>
      <w:caps w:val="0"/>
      <w:smallCaps w:val="0"/>
      <w:strike w:val="0"/>
      <w:dstrike w:val="0"/>
      <w:w w:val="150"/>
      <w:sz w:val="10"/>
      <w:szCs w:val="10"/>
      <w:u w:val="none"/>
    </w:rPr>
  </w:style>
  <w:style w:type="character" w:customStyle="1" w:styleId="Bodytext70">
    <w:name w:val="Body text (7)"/>
    <w:qFormat/>
    <w:rsid w:val="00096978"/>
    <w:rPr>
      <w:rFonts w:ascii="Times New Roman" w:eastAsia="Times New Roman" w:hAnsi="Times New Roman" w:cs="Times New Roman"/>
      <w:b w:val="0"/>
      <w:bCs w:val="0"/>
      <w:i w:val="0"/>
      <w:iCs w:val="0"/>
      <w:caps w:val="0"/>
      <w:smallCaps w:val="0"/>
      <w:strike w:val="0"/>
      <w:dstrike w:val="0"/>
      <w:color w:val="000000"/>
      <w:spacing w:val="0"/>
      <w:w w:val="150"/>
      <w:sz w:val="10"/>
      <w:szCs w:val="10"/>
      <w:u w:val="single"/>
      <w:lang w:val="en-US"/>
    </w:rPr>
  </w:style>
  <w:style w:type="character" w:customStyle="1" w:styleId="Bodytext7SmallCaps">
    <w:name w:val="Body text (7) + Small Caps"/>
    <w:qFormat/>
    <w:rsid w:val="00096978"/>
    <w:rPr>
      <w:rFonts w:ascii="Times New Roman" w:eastAsia="Times New Roman" w:hAnsi="Times New Roman" w:cs="Times New Roman"/>
      <w:b w:val="0"/>
      <w:bCs w:val="0"/>
      <w:i w:val="0"/>
      <w:iCs w:val="0"/>
      <w:smallCaps/>
      <w:strike w:val="0"/>
      <w:dstrike w:val="0"/>
      <w:color w:val="000000"/>
      <w:spacing w:val="0"/>
      <w:w w:val="150"/>
      <w:sz w:val="10"/>
      <w:szCs w:val="10"/>
      <w:u w:val="none"/>
      <w:lang w:val="en-US"/>
    </w:rPr>
  </w:style>
  <w:style w:type="character" w:customStyle="1" w:styleId="Bodytext8Exact">
    <w:name w:val="Body text (8) Exact"/>
    <w:link w:val="Bodytext8"/>
    <w:qFormat/>
    <w:rsid w:val="00096978"/>
    <w:rPr>
      <w:rFonts w:ascii="Tahoma" w:eastAsia="Tahoma" w:hAnsi="Tahoma" w:cs="Tahoma"/>
      <w:b/>
      <w:bCs/>
      <w:i/>
      <w:iCs/>
      <w:spacing w:val="-84"/>
      <w:sz w:val="89"/>
      <w:szCs w:val="89"/>
      <w:shd w:val="clear" w:color="auto" w:fill="FFFFFF"/>
    </w:rPr>
  </w:style>
  <w:style w:type="character" w:customStyle="1" w:styleId="Picturecaption3Exact">
    <w:name w:val="Picture caption (3) Exact"/>
    <w:link w:val="Picturecaption3"/>
    <w:qFormat/>
    <w:rsid w:val="00096978"/>
    <w:rPr>
      <w:rFonts w:eastAsia="Times New Roman"/>
      <w:spacing w:val="-2"/>
      <w:shd w:val="clear" w:color="auto" w:fill="FFFFFF"/>
    </w:rPr>
  </w:style>
  <w:style w:type="character" w:customStyle="1" w:styleId="Picturecaption">
    <w:name w:val="Picture caption_"/>
    <w:qFormat/>
    <w:rsid w:val="00096978"/>
    <w:rPr>
      <w:rFonts w:ascii="Times New Roman" w:eastAsia="Times New Roman" w:hAnsi="Times New Roman" w:cs="Times New Roman"/>
      <w:b/>
      <w:bCs/>
      <w:i w:val="0"/>
      <w:iCs w:val="0"/>
      <w:caps w:val="0"/>
      <w:smallCaps w:val="0"/>
      <w:strike w:val="0"/>
      <w:dstrike w:val="0"/>
      <w:sz w:val="27"/>
      <w:szCs w:val="27"/>
      <w:u w:val="none"/>
    </w:rPr>
  </w:style>
  <w:style w:type="character" w:customStyle="1" w:styleId="Bodytext9">
    <w:name w:val="Body text (9)_"/>
    <w:qFormat/>
    <w:rsid w:val="00096978"/>
    <w:rPr>
      <w:rFonts w:ascii="Times New Roman" w:eastAsia="Times New Roman" w:hAnsi="Times New Roman" w:cs="Times New Roman"/>
      <w:b/>
      <w:bCs/>
      <w:i/>
      <w:iCs/>
      <w:caps w:val="0"/>
      <w:smallCaps w:val="0"/>
      <w:strike w:val="0"/>
      <w:dstrike w:val="0"/>
      <w:sz w:val="27"/>
      <w:szCs w:val="27"/>
      <w:u w:val="none"/>
    </w:rPr>
  </w:style>
  <w:style w:type="character" w:customStyle="1" w:styleId="Heading42">
    <w:name w:val="Heading #4 (2)_"/>
    <w:link w:val="Heading420"/>
    <w:qFormat/>
    <w:rsid w:val="00096978"/>
    <w:rPr>
      <w:rFonts w:eastAsia="Times New Roman"/>
      <w:spacing w:val="-10"/>
      <w:szCs w:val="28"/>
      <w:shd w:val="clear" w:color="auto" w:fill="FFFFFF"/>
    </w:rPr>
  </w:style>
  <w:style w:type="character" w:customStyle="1" w:styleId="Picturecaption2">
    <w:name w:val="Picture caption (2)_"/>
    <w:link w:val="Picturecaption20"/>
    <w:qFormat/>
    <w:rsid w:val="00096978"/>
    <w:rPr>
      <w:rFonts w:eastAsia="Times New Roman"/>
      <w:sz w:val="27"/>
      <w:szCs w:val="27"/>
      <w:shd w:val="clear" w:color="auto" w:fill="FFFFFF"/>
    </w:rPr>
  </w:style>
  <w:style w:type="character" w:customStyle="1" w:styleId="PicturecaptionExact">
    <w:name w:val="Picture caption Exact"/>
    <w:qFormat/>
    <w:rsid w:val="00096978"/>
    <w:rPr>
      <w:rFonts w:ascii="Times New Roman" w:eastAsia="Times New Roman" w:hAnsi="Times New Roman" w:cs="Times New Roman"/>
      <w:b/>
      <w:bCs/>
      <w:i w:val="0"/>
      <w:iCs w:val="0"/>
      <w:caps w:val="0"/>
      <w:smallCaps w:val="0"/>
      <w:strike w:val="0"/>
      <w:dstrike w:val="0"/>
      <w:spacing w:val="-2"/>
      <w:sz w:val="25"/>
      <w:szCs w:val="25"/>
      <w:u w:val="none"/>
    </w:rPr>
  </w:style>
  <w:style w:type="character" w:customStyle="1" w:styleId="Tablecaption">
    <w:name w:val="Table caption_"/>
    <w:qFormat/>
    <w:rsid w:val="00096978"/>
    <w:rPr>
      <w:rFonts w:ascii="Times New Roman" w:eastAsia="Times New Roman" w:hAnsi="Times New Roman" w:cs="Times New Roman"/>
      <w:b w:val="0"/>
      <w:bCs w:val="0"/>
      <w:i w:val="0"/>
      <w:iCs w:val="0"/>
      <w:caps w:val="0"/>
      <w:smallCaps w:val="0"/>
      <w:strike w:val="0"/>
      <w:dstrike w:val="0"/>
      <w:sz w:val="27"/>
      <w:szCs w:val="27"/>
      <w:u w:val="none"/>
    </w:rPr>
  </w:style>
  <w:style w:type="character" w:customStyle="1" w:styleId="Heading40">
    <w:name w:val="Heading #4_"/>
    <w:link w:val="Heading41"/>
    <w:qFormat/>
    <w:rsid w:val="00096978"/>
    <w:rPr>
      <w:rFonts w:eastAsia="Times New Roman"/>
      <w:sz w:val="27"/>
      <w:szCs w:val="27"/>
      <w:shd w:val="clear" w:color="auto" w:fill="FFFFFF"/>
    </w:rPr>
  </w:style>
  <w:style w:type="character" w:customStyle="1" w:styleId="Bodytext6Exact">
    <w:name w:val="Body text (6) Exact"/>
    <w:qFormat/>
    <w:rsid w:val="00096978"/>
    <w:rPr>
      <w:rFonts w:ascii="Times New Roman" w:eastAsia="Times New Roman" w:hAnsi="Times New Roman" w:cs="Times New Roman"/>
      <w:b/>
      <w:bCs/>
      <w:i/>
      <w:iCs/>
      <w:caps w:val="0"/>
      <w:smallCaps w:val="0"/>
      <w:strike w:val="0"/>
      <w:dstrike w:val="0"/>
      <w:spacing w:val="-3"/>
      <w:sz w:val="25"/>
      <w:szCs w:val="25"/>
      <w:u w:val="none"/>
    </w:rPr>
  </w:style>
  <w:style w:type="character" w:customStyle="1" w:styleId="Bodytext11Exact">
    <w:name w:val="Body text (11) Exact"/>
    <w:qFormat/>
    <w:rsid w:val="00096978"/>
    <w:rPr>
      <w:rFonts w:ascii="Tahoma" w:eastAsia="Tahoma" w:hAnsi="Tahoma" w:cs="Tahoma"/>
      <w:b/>
      <w:bCs/>
      <w:i w:val="0"/>
      <w:iCs w:val="0"/>
      <w:caps w:val="0"/>
      <w:smallCaps w:val="0"/>
      <w:strike w:val="0"/>
      <w:dstrike w:val="0"/>
      <w:spacing w:val="-4"/>
      <w:sz w:val="18"/>
      <w:szCs w:val="18"/>
      <w:u w:val="none"/>
    </w:rPr>
  </w:style>
  <w:style w:type="character" w:customStyle="1" w:styleId="Picturecaption4">
    <w:name w:val="Picture caption (4)_"/>
    <w:qFormat/>
    <w:rsid w:val="00096978"/>
    <w:rPr>
      <w:rFonts w:ascii="Tahoma" w:eastAsia="Tahoma" w:hAnsi="Tahoma" w:cs="Tahoma"/>
      <w:b/>
      <w:bCs/>
      <w:i w:val="0"/>
      <w:iCs w:val="0"/>
      <w:caps w:val="0"/>
      <w:smallCaps w:val="0"/>
      <w:strike w:val="0"/>
      <w:dstrike w:val="0"/>
      <w:sz w:val="19"/>
      <w:szCs w:val="19"/>
      <w:u w:val="none"/>
    </w:rPr>
  </w:style>
  <w:style w:type="character" w:customStyle="1" w:styleId="Picturecaption40">
    <w:name w:val="Picture caption (4)"/>
    <w:qFormat/>
    <w:rsid w:val="00096978"/>
    <w:rPr>
      <w:rFonts w:ascii="Tahoma" w:eastAsia="Tahoma" w:hAnsi="Tahoma" w:cs="Tahoma"/>
      <w:b w:val="0"/>
      <w:bCs w:val="0"/>
      <w:i w:val="0"/>
      <w:iCs w:val="0"/>
      <w:caps w:val="0"/>
      <w:smallCaps w:val="0"/>
      <w:strike w:val="0"/>
      <w:dstrike w:val="0"/>
      <w:color w:val="000000"/>
      <w:spacing w:val="0"/>
      <w:w w:val="100"/>
      <w:sz w:val="19"/>
      <w:szCs w:val="19"/>
      <w:u w:val="single"/>
      <w:lang w:val="en-US"/>
    </w:rPr>
  </w:style>
  <w:style w:type="character" w:customStyle="1" w:styleId="Picturecaption5">
    <w:name w:val="Picture caption (5)_"/>
    <w:link w:val="Picturecaption50"/>
    <w:qFormat/>
    <w:rsid w:val="00096978"/>
    <w:rPr>
      <w:rFonts w:eastAsia="Times New Roman"/>
      <w:sz w:val="13"/>
      <w:szCs w:val="13"/>
      <w:shd w:val="clear" w:color="auto" w:fill="FFFFFF"/>
    </w:rPr>
  </w:style>
  <w:style w:type="character" w:customStyle="1" w:styleId="Picturecaption55pt">
    <w:name w:val="Picture caption (5) + 5 pt"/>
    <w:qFormat/>
    <w:rsid w:val="00096978"/>
    <w:rPr>
      <w:rFonts w:ascii="Times New Roman" w:eastAsia="Times New Roman" w:hAnsi="Times New Roman" w:cs="Times New Roman"/>
      <w:b w:val="0"/>
      <w:bCs w:val="0"/>
      <w:i w:val="0"/>
      <w:iCs w:val="0"/>
      <w:caps w:val="0"/>
      <w:smallCaps w:val="0"/>
      <w:strike w:val="0"/>
      <w:dstrike w:val="0"/>
      <w:color w:val="000000"/>
      <w:spacing w:val="0"/>
      <w:w w:val="100"/>
      <w:sz w:val="10"/>
      <w:szCs w:val="10"/>
      <w:u w:val="none"/>
    </w:rPr>
  </w:style>
  <w:style w:type="character" w:customStyle="1" w:styleId="Bodytext10">
    <w:name w:val="Body text (10)_"/>
    <w:link w:val="Bodytext100"/>
    <w:qFormat/>
    <w:rsid w:val="00096978"/>
    <w:rPr>
      <w:rFonts w:eastAsia="Times New Roman"/>
      <w:sz w:val="13"/>
      <w:szCs w:val="13"/>
      <w:shd w:val="clear" w:color="auto" w:fill="FFFFFF"/>
    </w:rPr>
  </w:style>
  <w:style w:type="character" w:customStyle="1" w:styleId="Bodytext105pt">
    <w:name w:val="Body text (10) + 5 pt"/>
    <w:qFormat/>
    <w:rsid w:val="00096978"/>
    <w:rPr>
      <w:rFonts w:ascii="Times New Roman" w:eastAsia="Times New Roman" w:hAnsi="Times New Roman" w:cs="Times New Roman"/>
      <w:b w:val="0"/>
      <w:bCs w:val="0"/>
      <w:i w:val="0"/>
      <w:iCs w:val="0"/>
      <w:caps w:val="0"/>
      <w:smallCaps w:val="0"/>
      <w:strike w:val="0"/>
      <w:dstrike w:val="0"/>
      <w:color w:val="000000"/>
      <w:spacing w:val="0"/>
      <w:w w:val="100"/>
      <w:sz w:val="10"/>
      <w:szCs w:val="10"/>
      <w:u w:val="none"/>
    </w:rPr>
  </w:style>
  <w:style w:type="character" w:customStyle="1" w:styleId="Bodytext11">
    <w:name w:val="Body text (11)_"/>
    <w:link w:val="Bodytext110"/>
    <w:qFormat/>
    <w:rsid w:val="00096978"/>
    <w:rPr>
      <w:rFonts w:ascii="Tahoma" w:eastAsia="Tahoma" w:hAnsi="Tahoma" w:cs="Tahoma"/>
      <w:b/>
      <w:bCs/>
      <w:sz w:val="19"/>
      <w:szCs w:val="19"/>
      <w:shd w:val="clear" w:color="auto" w:fill="FFFFFF"/>
    </w:rPr>
  </w:style>
  <w:style w:type="character" w:customStyle="1" w:styleId="Heading60">
    <w:name w:val="Heading #6_"/>
    <w:link w:val="Heading61"/>
    <w:qFormat/>
    <w:rsid w:val="00096978"/>
    <w:rPr>
      <w:rFonts w:eastAsia="Times New Roman"/>
      <w:b/>
      <w:bCs/>
      <w:sz w:val="27"/>
      <w:szCs w:val="27"/>
      <w:shd w:val="clear" w:color="auto" w:fill="FFFFFF"/>
    </w:rPr>
  </w:style>
  <w:style w:type="character" w:customStyle="1" w:styleId="Bodytext12">
    <w:name w:val="Body text (12)_"/>
    <w:link w:val="Bodytext120"/>
    <w:qFormat/>
    <w:rsid w:val="00096978"/>
    <w:rPr>
      <w:rFonts w:ascii="Arial Narrow" w:eastAsia="Arial Narrow" w:hAnsi="Arial Narrow" w:cs="Arial Narrow"/>
      <w:b/>
      <w:bCs/>
      <w:sz w:val="19"/>
      <w:szCs w:val="19"/>
      <w:shd w:val="clear" w:color="auto" w:fill="FFFFFF"/>
    </w:rPr>
  </w:style>
  <w:style w:type="character" w:customStyle="1" w:styleId="BodyText31">
    <w:name w:val="Body Text3"/>
    <w:qFormat/>
    <w:rsid w:val="00096978"/>
    <w:rPr>
      <w:rFonts w:ascii="Times New Roman" w:eastAsia="Times New Roman" w:hAnsi="Times New Roman" w:cs="Times New Roman"/>
      <w:b w:val="0"/>
      <w:bCs w:val="0"/>
      <w:i w:val="0"/>
      <w:iCs w:val="0"/>
      <w:caps w:val="0"/>
      <w:smallCaps w:val="0"/>
      <w:strike w:val="0"/>
      <w:dstrike w:val="0"/>
      <w:color w:val="000000"/>
      <w:spacing w:val="0"/>
      <w:w w:val="100"/>
      <w:sz w:val="27"/>
      <w:szCs w:val="27"/>
      <w:u w:val="none"/>
      <w:lang w:val="en-US"/>
    </w:rPr>
  </w:style>
  <w:style w:type="character" w:customStyle="1" w:styleId="Heading70">
    <w:name w:val="Heading #7_"/>
    <w:link w:val="Heading71"/>
    <w:qFormat/>
    <w:rsid w:val="00096978"/>
    <w:rPr>
      <w:rFonts w:eastAsia="Times New Roman"/>
      <w:b/>
      <w:bCs/>
      <w:sz w:val="27"/>
      <w:szCs w:val="27"/>
      <w:shd w:val="clear" w:color="auto" w:fill="FFFFFF"/>
    </w:rPr>
  </w:style>
  <w:style w:type="character" w:customStyle="1" w:styleId="Bodytext40">
    <w:name w:val="Body text (4)"/>
    <w:qFormat/>
    <w:rsid w:val="00096978"/>
    <w:rPr>
      <w:rFonts w:ascii="Times New Roman" w:eastAsia="Times New Roman" w:hAnsi="Times New Roman" w:cs="Times New Roman"/>
      <w:b w:val="0"/>
      <w:bCs w:val="0"/>
      <w:i w:val="0"/>
      <w:iCs w:val="0"/>
      <w:caps w:val="0"/>
      <w:smallCaps w:val="0"/>
      <w:strike w:val="0"/>
      <w:dstrike w:val="0"/>
      <w:color w:val="000000"/>
      <w:spacing w:val="0"/>
      <w:w w:val="100"/>
      <w:sz w:val="27"/>
      <w:szCs w:val="27"/>
      <w:u w:val="none"/>
      <w:lang w:val="en-US"/>
    </w:rPr>
  </w:style>
  <w:style w:type="character" w:customStyle="1" w:styleId="Heading52">
    <w:name w:val="Heading #5 (2)_"/>
    <w:link w:val="Heading520"/>
    <w:qFormat/>
    <w:rsid w:val="00096978"/>
    <w:rPr>
      <w:rFonts w:eastAsia="Times New Roman"/>
      <w:sz w:val="27"/>
      <w:szCs w:val="27"/>
      <w:shd w:val="clear" w:color="auto" w:fill="FFFFFF"/>
    </w:rPr>
  </w:style>
  <w:style w:type="character" w:customStyle="1" w:styleId="BodytextSpacing0ptExact">
    <w:name w:val="Body text + Spacing 0 pt Exact"/>
    <w:qFormat/>
    <w:rsid w:val="00096978"/>
    <w:rPr>
      <w:rFonts w:ascii="Times New Roman" w:eastAsia="Times New Roman" w:hAnsi="Times New Roman" w:cs="Times New Roman"/>
      <w:b w:val="0"/>
      <w:bCs w:val="0"/>
      <w:i w:val="0"/>
      <w:iCs w:val="0"/>
      <w:caps w:val="0"/>
      <w:smallCaps w:val="0"/>
      <w:strike w:val="0"/>
      <w:dstrike w:val="0"/>
      <w:color w:val="000000"/>
      <w:spacing w:val="-4"/>
      <w:w w:val="100"/>
      <w:sz w:val="25"/>
      <w:szCs w:val="25"/>
      <w:u w:val="none"/>
      <w:lang w:val="en-US"/>
    </w:rPr>
  </w:style>
  <w:style w:type="character" w:customStyle="1" w:styleId="Bodytext95pt">
    <w:name w:val="Body text + 9.5 pt"/>
    <w:qFormat/>
    <w:rsid w:val="00096978"/>
    <w:rPr>
      <w:rFonts w:ascii="Times New Roman" w:eastAsia="Times New Roman" w:hAnsi="Times New Roman" w:cs="Times New Roman"/>
      <w:b w:val="0"/>
      <w:bCs w:val="0"/>
      <w:i w:val="0"/>
      <w:iCs w:val="0"/>
      <w:caps w:val="0"/>
      <w:smallCaps w:val="0"/>
      <w:strike w:val="0"/>
      <w:dstrike w:val="0"/>
      <w:color w:val="000000"/>
      <w:spacing w:val="0"/>
      <w:w w:val="100"/>
      <w:sz w:val="19"/>
      <w:szCs w:val="19"/>
      <w:u w:val="none"/>
      <w:lang w:val="en-US"/>
    </w:rPr>
  </w:style>
  <w:style w:type="character" w:customStyle="1" w:styleId="Bodytext61">
    <w:name w:val="Body text (6)"/>
    <w:qFormat/>
    <w:rsid w:val="00096978"/>
    <w:rPr>
      <w:rFonts w:ascii="Times New Roman" w:eastAsia="Times New Roman" w:hAnsi="Times New Roman" w:cs="Times New Roman"/>
      <w:b w:val="0"/>
      <w:bCs w:val="0"/>
      <w:i w:val="0"/>
      <w:iCs w:val="0"/>
      <w:caps w:val="0"/>
      <w:smallCaps w:val="0"/>
      <w:strike w:val="0"/>
      <w:dstrike w:val="0"/>
      <w:color w:val="000000"/>
      <w:spacing w:val="0"/>
      <w:w w:val="100"/>
      <w:sz w:val="27"/>
      <w:szCs w:val="27"/>
      <w:u w:val="none"/>
      <w:lang w:val="en-US"/>
    </w:rPr>
  </w:style>
  <w:style w:type="character" w:customStyle="1" w:styleId="Bodytext90">
    <w:name w:val="Body text (9)"/>
    <w:qFormat/>
    <w:rsid w:val="00096978"/>
    <w:rPr>
      <w:rFonts w:ascii="Times New Roman" w:eastAsia="Times New Roman" w:hAnsi="Times New Roman" w:cs="Times New Roman"/>
      <w:b w:val="0"/>
      <w:bCs w:val="0"/>
      <w:i w:val="0"/>
      <w:iCs w:val="0"/>
      <w:caps w:val="0"/>
      <w:smallCaps w:val="0"/>
      <w:strike w:val="0"/>
      <w:dstrike w:val="0"/>
      <w:color w:val="000000"/>
      <w:spacing w:val="0"/>
      <w:w w:val="100"/>
      <w:sz w:val="27"/>
      <w:szCs w:val="27"/>
      <w:u w:val="none"/>
      <w:lang w:val="en-US"/>
    </w:rPr>
  </w:style>
  <w:style w:type="character" w:customStyle="1" w:styleId="Bodytext22">
    <w:name w:val="Body text (2)"/>
    <w:qFormat/>
    <w:rsid w:val="00096978"/>
    <w:rPr>
      <w:rFonts w:ascii="Times New Roman" w:eastAsia="Times New Roman" w:hAnsi="Times New Roman" w:cs="Times New Roman"/>
      <w:b w:val="0"/>
      <w:bCs w:val="0"/>
      <w:i w:val="0"/>
      <w:iCs w:val="0"/>
      <w:caps w:val="0"/>
      <w:smallCaps w:val="0"/>
      <w:strike w:val="0"/>
      <w:dstrike w:val="0"/>
      <w:color w:val="000000"/>
      <w:spacing w:val="0"/>
      <w:w w:val="100"/>
      <w:sz w:val="27"/>
      <w:szCs w:val="27"/>
      <w:u w:val="none"/>
      <w:lang w:val="en-US"/>
    </w:rPr>
  </w:style>
  <w:style w:type="character" w:customStyle="1" w:styleId="Picturecaption6">
    <w:name w:val="Picture caption (6)_"/>
    <w:link w:val="Picturecaption60"/>
    <w:qFormat/>
    <w:rsid w:val="00096978"/>
    <w:rPr>
      <w:rFonts w:eastAsia="Times New Roman"/>
      <w:sz w:val="19"/>
      <w:szCs w:val="19"/>
      <w:shd w:val="clear" w:color="auto" w:fill="FFFFFF"/>
    </w:rPr>
  </w:style>
  <w:style w:type="character" w:customStyle="1" w:styleId="Picturecaption6Exact">
    <w:name w:val="Picture caption (6) Exact"/>
    <w:qFormat/>
    <w:rsid w:val="00096978"/>
    <w:rPr>
      <w:rFonts w:ascii="Times New Roman" w:eastAsia="Times New Roman" w:hAnsi="Times New Roman" w:cs="Times New Roman"/>
      <w:b w:val="0"/>
      <w:bCs w:val="0"/>
      <w:i w:val="0"/>
      <w:iCs w:val="0"/>
      <w:caps w:val="0"/>
      <w:smallCaps w:val="0"/>
      <w:strike w:val="0"/>
      <w:dstrike w:val="0"/>
      <w:spacing w:val="2"/>
      <w:sz w:val="18"/>
      <w:szCs w:val="18"/>
      <w:u w:val="none"/>
    </w:rPr>
  </w:style>
  <w:style w:type="character" w:customStyle="1" w:styleId="Tablecaption2">
    <w:name w:val="Table caption (2)_"/>
    <w:link w:val="Tablecaption20"/>
    <w:qFormat/>
    <w:rsid w:val="00096978"/>
    <w:rPr>
      <w:rFonts w:eastAsia="Times New Roman"/>
      <w:b/>
      <w:bCs/>
      <w:sz w:val="27"/>
      <w:szCs w:val="27"/>
      <w:shd w:val="clear" w:color="auto" w:fill="FFFFFF"/>
    </w:rPr>
  </w:style>
  <w:style w:type="character" w:customStyle="1" w:styleId="Picturecaption0">
    <w:name w:val="Picture caption"/>
    <w:qFormat/>
    <w:rsid w:val="00096978"/>
    <w:rPr>
      <w:rFonts w:ascii="Times New Roman" w:eastAsia="Times New Roman" w:hAnsi="Times New Roman" w:cs="Times New Roman"/>
      <w:b w:val="0"/>
      <w:bCs w:val="0"/>
      <w:i w:val="0"/>
      <w:iCs w:val="0"/>
      <w:caps w:val="0"/>
      <w:smallCaps w:val="0"/>
      <w:strike w:val="0"/>
      <w:dstrike w:val="0"/>
      <w:color w:val="000000"/>
      <w:spacing w:val="0"/>
      <w:w w:val="100"/>
      <w:sz w:val="27"/>
      <w:szCs w:val="27"/>
      <w:u w:val="none"/>
      <w:lang w:val="en-US"/>
    </w:rPr>
  </w:style>
  <w:style w:type="character" w:customStyle="1" w:styleId="Picturecaption7">
    <w:name w:val="Picture caption (7)_"/>
    <w:link w:val="Picturecaption70"/>
    <w:qFormat/>
    <w:rsid w:val="00096978"/>
    <w:rPr>
      <w:rFonts w:eastAsia="Times New Roman"/>
      <w:b/>
      <w:bCs/>
      <w:i/>
      <w:iCs/>
      <w:sz w:val="27"/>
      <w:szCs w:val="27"/>
      <w:shd w:val="clear" w:color="auto" w:fill="FFFFFF"/>
    </w:rPr>
  </w:style>
  <w:style w:type="character" w:customStyle="1" w:styleId="Bodytext13">
    <w:name w:val="Body text (13)_"/>
    <w:link w:val="Bodytext130"/>
    <w:qFormat/>
    <w:rsid w:val="00096978"/>
    <w:rPr>
      <w:rFonts w:ascii="Malgun Gothic" w:eastAsia="Malgun Gothic" w:hAnsi="Malgun Gothic" w:cs="Malgun Gothic"/>
      <w:sz w:val="19"/>
      <w:szCs w:val="19"/>
      <w:shd w:val="clear" w:color="auto" w:fill="FFFFFF"/>
    </w:rPr>
  </w:style>
  <w:style w:type="character" w:customStyle="1" w:styleId="Bodytext139pt">
    <w:name w:val="Body text (13) + 9 pt"/>
    <w:qFormat/>
    <w:rsid w:val="00096978"/>
    <w:rPr>
      <w:rFonts w:ascii="Malgun Gothic" w:eastAsia="Malgun Gothic" w:hAnsi="Malgun Gothic" w:cs="Malgun Gothic"/>
      <w:b w:val="0"/>
      <w:bCs w:val="0"/>
      <w:i w:val="0"/>
      <w:iCs w:val="0"/>
      <w:caps w:val="0"/>
      <w:smallCaps w:val="0"/>
      <w:strike w:val="0"/>
      <w:dstrike w:val="0"/>
      <w:color w:val="000000"/>
      <w:spacing w:val="0"/>
      <w:w w:val="100"/>
      <w:sz w:val="18"/>
      <w:szCs w:val="18"/>
      <w:u w:val="none"/>
    </w:rPr>
  </w:style>
  <w:style w:type="character" w:customStyle="1" w:styleId="Bodytext14">
    <w:name w:val="Body text (14)_"/>
    <w:link w:val="Bodytext140"/>
    <w:qFormat/>
    <w:rsid w:val="00096978"/>
    <w:rPr>
      <w:rFonts w:ascii="Arial Unicode MS" w:eastAsia="Arial Unicode MS" w:hAnsi="Arial Unicode MS" w:cs="Arial Unicode MS"/>
      <w:spacing w:val="-20"/>
      <w:sz w:val="19"/>
      <w:szCs w:val="19"/>
      <w:shd w:val="clear" w:color="auto" w:fill="FFFFFF"/>
    </w:rPr>
  </w:style>
  <w:style w:type="character" w:customStyle="1" w:styleId="Bodytext15">
    <w:name w:val="Body text (15)_"/>
    <w:link w:val="Bodytext150"/>
    <w:qFormat/>
    <w:rsid w:val="00096978"/>
    <w:rPr>
      <w:rFonts w:ascii="Calibri" w:hAnsi="Calibri" w:cs="Calibri"/>
      <w:spacing w:val="-10"/>
      <w:sz w:val="21"/>
      <w:szCs w:val="21"/>
      <w:shd w:val="clear" w:color="auto" w:fill="FFFFFF"/>
    </w:rPr>
  </w:style>
  <w:style w:type="character" w:customStyle="1" w:styleId="Bodytext16">
    <w:name w:val="Body text (16)_"/>
    <w:link w:val="Bodytext160"/>
    <w:qFormat/>
    <w:rsid w:val="00096978"/>
    <w:rPr>
      <w:rFonts w:ascii="Malgun Gothic" w:eastAsia="Malgun Gothic" w:hAnsi="Malgun Gothic" w:cs="Malgun Gothic"/>
      <w:sz w:val="19"/>
      <w:szCs w:val="19"/>
      <w:shd w:val="clear" w:color="auto" w:fill="FFFFFF"/>
    </w:rPr>
  </w:style>
  <w:style w:type="character" w:customStyle="1" w:styleId="Bodytext16ArialUnicodeMS">
    <w:name w:val="Body text (16) + Arial Unicode MS"/>
    <w:qFormat/>
    <w:rsid w:val="00096978"/>
    <w:rPr>
      <w:rFonts w:ascii="Arial Unicode MS" w:eastAsia="Arial Unicode MS" w:hAnsi="Arial Unicode MS" w:cs="Arial Unicode MS"/>
      <w:b w:val="0"/>
      <w:bCs w:val="0"/>
      <w:i w:val="0"/>
      <w:iCs w:val="0"/>
      <w:caps w:val="0"/>
      <w:smallCaps w:val="0"/>
      <w:strike w:val="0"/>
      <w:dstrike w:val="0"/>
      <w:color w:val="000000"/>
      <w:spacing w:val="0"/>
      <w:w w:val="100"/>
      <w:sz w:val="20"/>
      <w:szCs w:val="20"/>
      <w:u w:val="none"/>
    </w:rPr>
  </w:style>
  <w:style w:type="character" w:customStyle="1" w:styleId="Bodytext17">
    <w:name w:val="Body text (17)_"/>
    <w:link w:val="Bodytext170"/>
    <w:qFormat/>
    <w:rsid w:val="00096978"/>
    <w:rPr>
      <w:rFonts w:eastAsia="Times New Roman"/>
      <w:shd w:val="clear" w:color="auto" w:fill="FFFFFF"/>
    </w:rPr>
  </w:style>
  <w:style w:type="character" w:customStyle="1" w:styleId="Bodytext12pt">
    <w:name w:val="Body text + 12 pt"/>
    <w:qFormat/>
    <w:rsid w:val="00096978"/>
    <w:rPr>
      <w:rFonts w:ascii="Times New Roman" w:eastAsia="Times New Roman" w:hAnsi="Times New Roman" w:cs="Times New Roman"/>
      <w:b w:val="0"/>
      <w:bCs w:val="0"/>
      <w:i w:val="0"/>
      <w:iCs w:val="0"/>
      <w:caps w:val="0"/>
      <w:smallCaps w:val="0"/>
      <w:strike w:val="0"/>
      <w:dstrike w:val="0"/>
      <w:color w:val="000000"/>
      <w:spacing w:val="0"/>
      <w:w w:val="100"/>
      <w:sz w:val="24"/>
      <w:szCs w:val="24"/>
      <w:u w:val="none"/>
      <w:lang w:val="en-US"/>
    </w:rPr>
  </w:style>
  <w:style w:type="character" w:customStyle="1" w:styleId="Bodytext12Exact">
    <w:name w:val="Body text (12) Exact"/>
    <w:qFormat/>
    <w:rsid w:val="00096978"/>
    <w:rPr>
      <w:rFonts w:ascii="Arial Narrow" w:eastAsia="Arial Narrow" w:hAnsi="Arial Narrow" w:cs="Arial Narrow"/>
      <w:b/>
      <w:bCs/>
      <w:i w:val="0"/>
      <w:iCs w:val="0"/>
      <w:caps w:val="0"/>
      <w:smallCaps w:val="0"/>
      <w:strike w:val="0"/>
      <w:dstrike w:val="0"/>
      <w:spacing w:val="2"/>
      <w:sz w:val="15"/>
      <w:szCs w:val="15"/>
      <w:u w:val="none"/>
    </w:rPr>
  </w:style>
  <w:style w:type="character" w:customStyle="1" w:styleId="Tablecaption0">
    <w:name w:val="Table caption"/>
    <w:qFormat/>
    <w:rsid w:val="00096978"/>
    <w:rPr>
      <w:rFonts w:ascii="Times New Roman" w:eastAsia="Times New Roman" w:hAnsi="Times New Roman" w:cs="Times New Roman"/>
      <w:b w:val="0"/>
      <w:bCs w:val="0"/>
      <w:i w:val="0"/>
      <w:iCs w:val="0"/>
      <w:caps w:val="0"/>
      <w:smallCaps w:val="0"/>
      <w:strike w:val="0"/>
      <w:dstrike w:val="0"/>
      <w:color w:val="000000"/>
      <w:spacing w:val="0"/>
      <w:w w:val="100"/>
      <w:sz w:val="27"/>
      <w:szCs w:val="27"/>
      <w:u w:val="none"/>
      <w:lang w:val="en-US"/>
    </w:rPr>
  </w:style>
  <w:style w:type="character" w:customStyle="1" w:styleId="Heading72">
    <w:name w:val="Heading #7 (2)_"/>
    <w:link w:val="Heading720"/>
    <w:qFormat/>
    <w:rsid w:val="00096978"/>
    <w:rPr>
      <w:rFonts w:eastAsia="Times New Roman"/>
      <w:sz w:val="27"/>
      <w:szCs w:val="27"/>
      <w:shd w:val="clear" w:color="auto" w:fill="FFFFFF"/>
    </w:rPr>
  </w:style>
  <w:style w:type="character" w:customStyle="1" w:styleId="BodyText41">
    <w:name w:val="Body Text4"/>
    <w:qFormat/>
    <w:rsid w:val="00096978"/>
    <w:rPr>
      <w:rFonts w:ascii="Times New Roman" w:eastAsia="Times New Roman" w:hAnsi="Times New Roman" w:cs="Times New Roman"/>
      <w:b w:val="0"/>
      <w:bCs w:val="0"/>
      <w:i w:val="0"/>
      <w:iCs w:val="0"/>
      <w:caps w:val="0"/>
      <w:smallCaps w:val="0"/>
      <w:strike w:val="0"/>
      <w:dstrike w:val="0"/>
      <w:color w:val="000000"/>
      <w:spacing w:val="0"/>
      <w:w w:val="100"/>
      <w:sz w:val="27"/>
      <w:szCs w:val="27"/>
      <w:u w:val="none"/>
      <w:lang w:val="en-US"/>
    </w:rPr>
  </w:style>
  <w:style w:type="character" w:customStyle="1" w:styleId="Heading43">
    <w:name w:val="Heading #4 (3)_"/>
    <w:link w:val="Heading430"/>
    <w:qFormat/>
    <w:rsid w:val="00096978"/>
    <w:rPr>
      <w:rFonts w:eastAsia="Times New Roman"/>
      <w:b/>
      <w:bCs/>
      <w:sz w:val="33"/>
      <w:szCs w:val="33"/>
      <w:shd w:val="clear" w:color="auto" w:fill="FFFFFF"/>
    </w:rPr>
  </w:style>
  <w:style w:type="character" w:customStyle="1" w:styleId="Heading73">
    <w:name w:val="Heading #7 (3)_"/>
    <w:link w:val="Heading730"/>
    <w:qFormat/>
    <w:rsid w:val="00096978"/>
    <w:rPr>
      <w:rFonts w:eastAsia="Times New Roman"/>
      <w:b/>
      <w:bCs/>
      <w:i/>
      <w:iCs/>
      <w:sz w:val="27"/>
      <w:szCs w:val="27"/>
      <w:shd w:val="clear" w:color="auto" w:fill="FFFFFF"/>
    </w:rPr>
  </w:style>
  <w:style w:type="character" w:customStyle="1" w:styleId="Heading73NotItalic">
    <w:name w:val="Heading #7 (3) + Not Italic"/>
    <w:qFormat/>
    <w:rsid w:val="00096978"/>
    <w:rPr>
      <w:rFonts w:ascii="Times New Roman" w:eastAsia="Times New Roman" w:hAnsi="Times New Roman" w:cs="Times New Roman"/>
      <w:b w:val="0"/>
      <w:bCs w:val="0"/>
      <w:i w:val="0"/>
      <w:iCs w:val="0"/>
      <w:caps w:val="0"/>
      <w:smallCaps w:val="0"/>
      <w:strike w:val="0"/>
      <w:dstrike w:val="0"/>
      <w:color w:val="000000"/>
      <w:spacing w:val="0"/>
      <w:w w:val="100"/>
      <w:sz w:val="27"/>
      <w:szCs w:val="27"/>
      <w:u w:val="none"/>
    </w:rPr>
  </w:style>
  <w:style w:type="character" w:customStyle="1" w:styleId="Heading7Italic">
    <w:name w:val="Heading #7 + Italic"/>
    <w:qFormat/>
    <w:rsid w:val="00096978"/>
    <w:rPr>
      <w:rFonts w:ascii="Times New Roman" w:eastAsia="Times New Roman" w:hAnsi="Times New Roman" w:cs="Times New Roman"/>
      <w:b w:val="0"/>
      <w:bCs w:val="0"/>
      <w:i/>
      <w:iCs/>
      <w:caps w:val="0"/>
      <w:smallCaps w:val="0"/>
      <w:strike w:val="0"/>
      <w:dstrike w:val="0"/>
      <w:color w:val="000000"/>
      <w:spacing w:val="0"/>
      <w:w w:val="100"/>
      <w:sz w:val="27"/>
      <w:szCs w:val="27"/>
      <w:u w:val="none"/>
      <w:lang w:val="en-US"/>
    </w:rPr>
  </w:style>
  <w:style w:type="character" w:customStyle="1" w:styleId="Bodytext115pt">
    <w:name w:val="Body text + 11.5 pt"/>
    <w:qFormat/>
    <w:rsid w:val="00096978"/>
    <w:rPr>
      <w:rFonts w:ascii="Times New Roman" w:eastAsia="Times New Roman" w:hAnsi="Times New Roman" w:cs="Times New Roman"/>
      <w:b w:val="0"/>
      <w:bCs w:val="0"/>
      <w:i w:val="0"/>
      <w:iCs w:val="0"/>
      <w:caps w:val="0"/>
      <w:smallCaps w:val="0"/>
      <w:strike w:val="0"/>
      <w:dstrike w:val="0"/>
      <w:color w:val="000000"/>
      <w:spacing w:val="0"/>
      <w:w w:val="100"/>
      <w:sz w:val="23"/>
      <w:szCs w:val="23"/>
      <w:u w:val="none"/>
      <w:lang w:val="en-US"/>
    </w:rPr>
  </w:style>
  <w:style w:type="character" w:customStyle="1" w:styleId="Bodytext18">
    <w:name w:val="Body text (18)_"/>
    <w:link w:val="Bodytext180"/>
    <w:qFormat/>
    <w:rsid w:val="00096978"/>
    <w:rPr>
      <w:rFonts w:eastAsia="Times New Roman"/>
      <w:sz w:val="23"/>
      <w:szCs w:val="23"/>
      <w:shd w:val="clear" w:color="auto" w:fill="FFFFFF"/>
    </w:rPr>
  </w:style>
  <w:style w:type="character" w:customStyle="1" w:styleId="BodyText51">
    <w:name w:val="Body Text5"/>
    <w:qFormat/>
    <w:rsid w:val="00096978"/>
    <w:rPr>
      <w:rFonts w:ascii="Times New Roman" w:eastAsia="Times New Roman" w:hAnsi="Times New Roman" w:cs="Times New Roman"/>
      <w:b w:val="0"/>
      <w:bCs w:val="0"/>
      <w:i w:val="0"/>
      <w:iCs w:val="0"/>
      <w:caps w:val="0"/>
      <w:smallCaps w:val="0"/>
      <w:strike w:val="0"/>
      <w:dstrike w:val="0"/>
      <w:color w:val="000000"/>
      <w:spacing w:val="0"/>
      <w:w w:val="100"/>
      <w:sz w:val="27"/>
      <w:szCs w:val="27"/>
      <w:u w:val="single"/>
      <w:lang w:val="en-US"/>
    </w:rPr>
  </w:style>
  <w:style w:type="character" w:customStyle="1" w:styleId="Heading31">
    <w:name w:val="Heading #3"/>
    <w:qFormat/>
    <w:rsid w:val="00096978"/>
    <w:rPr>
      <w:rFonts w:ascii="Times New Roman" w:eastAsia="Times New Roman" w:hAnsi="Times New Roman" w:cs="Times New Roman"/>
      <w:b w:val="0"/>
      <w:bCs w:val="0"/>
      <w:i w:val="0"/>
      <w:iCs w:val="0"/>
      <w:caps w:val="0"/>
      <w:smallCaps w:val="0"/>
      <w:strike w:val="0"/>
      <w:dstrike w:val="0"/>
      <w:color w:val="000000"/>
      <w:spacing w:val="0"/>
      <w:w w:val="100"/>
      <w:sz w:val="33"/>
      <w:szCs w:val="33"/>
      <w:u w:val="none"/>
      <w:lang w:val="en-US"/>
    </w:rPr>
  </w:style>
  <w:style w:type="character" w:customStyle="1" w:styleId="Tablecaption3">
    <w:name w:val="Table caption (3)_"/>
    <w:qFormat/>
    <w:rsid w:val="00096978"/>
    <w:rPr>
      <w:rFonts w:ascii="Times New Roman" w:eastAsia="Times New Roman" w:hAnsi="Times New Roman" w:cs="Times New Roman"/>
      <w:b w:val="0"/>
      <w:bCs w:val="0"/>
      <w:i w:val="0"/>
      <w:iCs w:val="0"/>
      <w:caps w:val="0"/>
      <w:smallCaps w:val="0"/>
      <w:strike w:val="0"/>
      <w:dstrike w:val="0"/>
      <w:sz w:val="19"/>
      <w:szCs w:val="19"/>
      <w:u w:val="none"/>
    </w:rPr>
  </w:style>
  <w:style w:type="character" w:customStyle="1" w:styleId="Tablecaption30">
    <w:name w:val="Table caption (3)"/>
    <w:qFormat/>
    <w:rsid w:val="00096978"/>
    <w:rPr>
      <w:rFonts w:ascii="Times New Roman" w:eastAsia="Times New Roman" w:hAnsi="Times New Roman" w:cs="Times New Roman"/>
      <w:b w:val="0"/>
      <w:bCs w:val="0"/>
      <w:i w:val="0"/>
      <w:iCs w:val="0"/>
      <w:caps w:val="0"/>
      <w:smallCaps w:val="0"/>
      <w:strike w:val="0"/>
      <w:dstrike w:val="0"/>
      <w:color w:val="000000"/>
      <w:spacing w:val="0"/>
      <w:w w:val="100"/>
      <w:sz w:val="19"/>
      <w:szCs w:val="19"/>
      <w:u w:val="single"/>
      <w:lang w:val="en-US"/>
    </w:rPr>
  </w:style>
  <w:style w:type="character" w:customStyle="1" w:styleId="Heading21">
    <w:name w:val="Heading #2"/>
    <w:qFormat/>
    <w:rsid w:val="00096978"/>
    <w:rPr>
      <w:rFonts w:ascii="Times New Roman" w:eastAsia="Times New Roman" w:hAnsi="Times New Roman" w:cs="Times New Roman"/>
      <w:b w:val="0"/>
      <w:bCs w:val="0"/>
      <w:i w:val="0"/>
      <w:iCs w:val="0"/>
      <w:caps w:val="0"/>
      <w:smallCaps w:val="0"/>
      <w:strike w:val="0"/>
      <w:dstrike w:val="0"/>
      <w:color w:val="000000"/>
      <w:spacing w:val="0"/>
      <w:w w:val="100"/>
      <w:sz w:val="33"/>
      <w:szCs w:val="33"/>
      <w:u w:val="none"/>
      <w:lang w:val="en-US"/>
    </w:rPr>
  </w:style>
  <w:style w:type="character" w:customStyle="1" w:styleId="Bodytext19">
    <w:name w:val="Body text (19)_"/>
    <w:link w:val="Bodytext190"/>
    <w:qFormat/>
    <w:rsid w:val="00096978"/>
    <w:rPr>
      <w:rFonts w:eastAsia="Times New Roman"/>
      <w:b/>
      <w:bCs/>
      <w:i/>
      <w:iCs/>
      <w:sz w:val="23"/>
      <w:szCs w:val="23"/>
      <w:shd w:val="clear" w:color="auto" w:fill="FFFFFF"/>
    </w:rPr>
  </w:style>
  <w:style w:type="character" w:customStyle="1" w:styleId="Bodytext2Italic">
    <w:name w:val="Body text (2) + Italic"/>
    <w:qFormat/>
    <w:rsid w:val="00096978"/>
    <w:rPr>
      <w:rFonts w:ascii="Times New Roman" w:eastAsia="Times New Roman" w:hAnsi="Times New Roman" w:cs="Times New Roman"/>
      <w:b w:val="0"/>
      <w:bCs w:val="0"/>
      <w:i/>
      <w:iCs/>
      <w:caps w:val="0"/>
      <w:smallCaps w:val="0"/>
      <w:strike w:val="0"/>
      <w:dstrike w:val="0"/>
      <w:color w:val="000000"/>
      <w:spacing w:val="0"/>
      <w:w w:val="100"/>
      <w:sz w:val="27"/>
      <w:szCs w:val="27"/>
      <w:u w:val="none"/>
      <w:lang w:val="vi-VN"/>
    </w:rPr>
  </w:style>
  <w:style w:type="character" w:customStyle="1" w:styleId="Tablecaption4">
    <w:name w:val="Table caption (4)_"/>
    <w:link w:val="Tablecaption40"/>
    <w:qFormat/>
    <w:rsid w:val="00096978"/>
    <w:rPr>
      <w:rFonts w:eastAsia="Times New Roman"/>
      <w:b/>
      <w:bCs/>
      <w:i/>
      <w:iCs/>
      <w:sz w:val="23"/>
      <w:szCs w:val="23"/>
      <w:shd w:val="clear" w:color="auto" w:fill="FFFFFF"/>
    </w:rPr>
  </w:style>
  <w:style w:type="character" w:customStyle="1" w:styleId="BodytextSpacing1pt">
    <w:name w:val="Body text + Spacing 1 pt"/>
    <w:qFormat/>
    <w:rsid w:val="00096978"/>
    <w:rPr>
      <w:rFonts w:ascii="Times New Roman" w:eastAsia="Times New Roman" w:hAnsi="Times New Roman" w:cs="Times New Roman"/>
      <w:b w:val="0"/>
      <w:bCs w:val="0"/>
      <w:i w:val="0"/>
      <w:iCs w:val="0"/>
      <w:caps w:val="0"/>
      <w:smallCaps w:val="0"/>
      <w:strike w:val="0"/>
      <w:dstrike w:val="0"/>
      <w:color w:val="000000"/>
      <w:spacing w:val="30"/>
      <w:w w:val="100"/>
      <w:sz w:val="27"/>
      <w:szCs w:val="27"/>
      <w:u w:val="none"/>
      <w:lang w:val="en-US"/>
    </w:rPr>
  </w:style>
  <w:style w:type="character" w:customStyle="1" w:styleId="HeadingCharChar">
    <w:name w:val="Heading Char Char"/>
    <w:link w:val="HeadingChar"/>
    <w:qFormat/>
    <w:rsid w:val="00096978"/>
    <w:rPr>
      <w:rFonts w:ascii="Times New Roman" w:eastAsia="Times New Roman" w:hAnsi="Times New Roman" w:cs="Times New Roman"/>
      <w:sz w:val="28"/>
      <w:szCs w:val="28"/>
      <w:lang w:val="x-none" w:eastAsia="x-none"/>
    </w:rPr>
  </w:style>
  <w:style w:type="character" w:customStyle="1" w:styleId="vnbnnidung20">
    <w:name w:val="vnbnnidung20"/>
    <w:qFormat/>
    <w:rsid w:val="00096978"/>
  </w:style>
  <w:style w:type="character" w:customStyle="1" w:styleId="vnbnnidung2innghing">
    <w:name w:val="vnbnnidung2innghing"/>
    <w:qFormat/>
    <w:rsid w:val="00096978"/>
  </w:style>
  <w:style w:type="character" w:customStyle="1" w:styleId="ducnguyen1Char">
    <w:name w:val="ducnguyen1 Char"/>
    <w:link w:val="ducnguyen1"/>
    <w:qFormat/>
    <w:rsid w:val="00096978"/>
    <w:rPr>
      <w:rFonts w:ascii="Times New Roman" w:eastAsia="Courier New" w:hAnsi="Times New Roman" w:cs="Times New Roman"/>
      <w:sz w:val="26"/>
      <w:szCs w:val="26"/>
      <w:lang w:val="x-none" w:eastAsia="x-none"/>
    </w:rPr>
  </w:style>
  <w:style w:type="character" w:customStyle="1" w:styleId="ducnguyen0Char">
    <w:name w:val="ducnguyen0 Char"/>
    <w:link w:val="ducnguyen0"/>
    <w:qFormat/>
    <w:rsid w:val="00096978"/>
    <w:rPr>
      <w:rFonts w:ascii="Times New Roman" w:eastAsia="Courier New" w:hAnsi="Times New Roman" w:cs="Times New Roman"/>
      <w:b/>
      <w:sz w:val="26"/>
      <w:szCs w:val="26"/>
      <w:lang w:val="x-none" w:eastAsia="x-none"/>
    </w:rPr>
  </w:style>
  <w:style w:type="character" w:customStyle="1" w:styleId="Duc1Char">
    <w:name w:val="Duc1 Char"/>
    <w:link w:val="Duc1"/>
    <w:qFormat/>
    <w:rsid w:val="00096978"/>
    <w:rPr>
      <w:rFonts w:ascii="Times New Roman" w:eastAsia="Times New Roman" w:hAnsi="Times New Roman" w:cs="Times New Roman"/>
      <w:b/>
      <w:bCs/>
      <w:kern w:val="2"/>
      <w:sz w:val="32"/>
      <w:szCs w:val="32"/>
      <w:lang w:val="x-none" w:eastAsia="x-none"/>
    </w:rPr>
  </w:style>
  <w:style w:type="character" w:customStyle="1" w:styleId="Duc2Char">
    <w:name w:val="Duc2 Char"/>
    <w:link w:val="Duc2"/>
    <w:qFormat/>
    <w:rsid w:val="00096978"/>
    <w:rPr>
      <w:rFonts w:ascii="Times New Roman" w:eastAsia="Times New Roman" w:hAnsi="Times New Roman" w:cs="Times New Roman"/>
      <w:b/>
      <w:bCs/>
      <w:iCs/>
      <w:sz w:val="28"/>
      <w:szCs w:val="28"/>
      <w:lang w:val="vi-VN" w:eastAsia="x-none"/>
    </w:rPr>
  </w:style>
  <w:style w:type="character" w:customStyle="1" w:styleId="Duc3Char">
    <w:name w:val="Duc3 Char"/>
    <w:link w:val="Duc3"/>
    <w:qFormat/>
    <w:rsid w:val="00096978"/>
    <w:rPr>
      <w:rFonts w:ascii="Times New Roman" w:eastAsia="Times New Roman" w:hAnsi="Times New Roman" w:cs="Times New Roman"/>
      <w:b/>
      <w:bCs/>
      <w:sz w:val="26"/>
      <w:szCs w:val="26"/>
      <w:lang w:val="vi-VN" w:eastAsia="x-none"/>
    </w:rPr>
  </w:style>
  <w:style w:type="character" w:customStyle="1" w:styleId="Duc4Char">
    <w:name w:val="Duc4 Char"/>
    <w:link w:val="Duc4"/>
    <w:qFormat/>
    <w:rsid w:val="00096978"/>
    <w:rPr>
      <w:rFonts w:ascii="Times New Roman" w:eastAsia="Courier New" w:hAnsi="Times New Roman" w:cs="Times New Roman"/>
      <w:bCs/>
      <w:i/>
      <w:sz w:val="28"/>
      <w:szCs w:val="28"/>
      <w:lang w:val="x-none" w:eastAsia="x-none"/>
    </w:rPr>
  </w:style>
  <w:style w:type="character" w:customStyle="1" w:styleId="HeadingChar1">
    <w:name w:val="Heading Char1"/>
    <w:link w:val="Heading"/>
    <w:qFormat/>
    <w:rsid w:val="00096978"/>
    <w:rPr>
      <w:rFonts w:ascii="Times New Roman" w:eastAsia="Times New Roman" w:hAnsi="Times New Roman" w:cs="Times New Roman"/>
      <w:sz w:val="28"/>
      <w:szCs w:val="28"/>
      <w:lang w:val="x-none" w:eastAsia="x-none"/>
    </w:rPr>
  </w:style>
  <w:style w:type="character" w:customStyle="1" w:styleId="Lever1-Char">
    <w:name w:val="Lever 1- Char"/>
    <w:link w:val="Lever1-"/>
    <w:qFormat/>
    <w:rsid w:val="00096978"/>
    <w:rPr>
      <w:rFonts w:ascii="Times New Roman" w:eastAsia="Times New Roman" w:hAnsi="Times New Roman" w:cs="Times New Roman"/>
      <w:b/>
      <w:sz w:val="26"/>
      <w:szCs w:val="28"/>
      <w:lang w:val="x-none" w:eastAsia="x-none"/>
    </w:rPr>
  </w:style>
  <w:style w:type="character" w:customStyle="1" w:styleId="Lever2-Char">
    <w:name w:val="Lever 2- Char"/>
    <w:link w:val="Lever2-"/>
    <w:qFormat/>
    <w:rsid w:val="00096978"/>
    <w:rPr>
      <w:rFonts w:ascii="Times New Roman" w:eastAsia="Times New Roman" w:hAnsi="Times New Roman" w:cs="Times New Roman"/>
      <w:b/>
      <w:sz w:val="26"/>
      <w:szCs w:val="28"/>
      <w:lang w:val="x-none" w:eastAsia="x-none"/>
    </w:rPr>
  </w:style>
  <w:style w:type="character" w:customStyle="1" w:styleId="Lever3-Char">
    <w:name w:val="Lever 3- Char"/>
    <w:link w:val="Lever3-"/>
    <w:qFormat/>
    <w:rsid w:val="00096978"/>
    <w:rPr>
      <w:rFonts w:ascii="Times New Roman" w:eastAsia="Times New Roman" w:hAnsi="Times New Roman" w:cs="Times New Roman"/>
      <w:b/>
      <w:i/>
      <w:sz w:val="26"/>
      <w:szCs w:val="28"/>
      <w:lang w:val="x-none" w:eastAsia="x-none"/>
    </w:rPr>
  </w:style>
  <w:style w:type="character" w:customStyle="1" w:styleId="Lever4-Char">
    <w:name w:val="Lever 4- Char"/>
    <w:link w:val="Lever4-"/>
    <w:qFormat/>
    <w:rsid w:val="00096978"/>
    <w:rPr>
      <w:rFonts w:ascii="Times New Roman" w:eastAsia="Times New Roman" w:hAnsi="Times New Roman" w:cs="Times New Roman"/>
      <w:bCs/>
      <w:iCs/>
      <w:kern w:val="2"/>
      <w:sz w:val="26"/>
      <w:szCs w:val="20"/>
      <w:lang w:val="x-none" w:eastAsia="x-none"/>
    </w:rPr>
  </w:style>
  <w:style w:type="character" w:customStyle="1" w:styleId="Lever7-1Char">
    <w:name w:val="Lever 7-1 Char"/>
    <w:link w:val="Lever7-1"/>
    <w:qFormat/>
    <w:rsid w:val="00096978"/>
    <w:rPr>
      <w:rFonts w:ascii="Times New Roman" w:eastAsia="Times New Roman" w:hAnsi="Times New Roman" w:cs="Times New Roman"/>
      <w:sz w:val="26"/>
      <w:szCs w:val="26"/>
      <w:lang w:val="en-GB" w:eastAsia="en-GB"/>
    </w:rPr>
  </w:style>
  <w:style w:type="character" w:customStyle="1" w:styleId="Lever8-Char">
    <w:name w:val="Lever 8- Char"/>
    <w:link w:val="Lever8-"/>
    <w:qFormat/>
    <w:rsid w:val="00096978"/>
    <w:rPr>
      <w:rFonts w:ascii="Times New Roman" w:eastAsia="Courier New" w:hAnsi="Times New Roman" w:cs="Times New Roman"/>
      <w:sz w:val="26"/>
      <w:szCs w:val="26"/>
      <w:lang w:val="x-none" w:eastAsia="x-none"/>
    </w:rPr>
  </w:style>
  <w:style w:type="character" w:customStyle="1" w:styleId="Lever6-Char">
    <w:name w:val="Lever 6- Char"/>
    <w:link w:val="Lever6-"/>
    <w:qFormat/>
    <w:rsid w:val="00096978"/>
    <w:rPr>
      <w:rFonts w:ascii="Times New Roman" w:eastAsia="Times New Roman" w:hAnsi="Times New Roman" w:cs="Times New Roman"/>
      <w:b/>
      <w:sz w:val="26"/>
      <w:szCs w:val="26"/>
      <w:lang w:val="x-none" w:eastAsia="x-none"/>
    </w:rPr>
  </w:style>
  <w:style w:type="character" w:customStyle="1" w:styleId="Lever5-Char">
    <w:name w:val="Lever 5- Char"/>
    <w:link w:val="Lever5-"/>
    <w:qFormat/>
    <w:rsid w:val="00096978"/>
    <w:rPr>
      <w:rFonts w:ascii="Times New Roman" w:eastAsia="Courier New" w:hAnsi="Times New Roman" w:cs="Times New Roman"/>
      <w:b/>
      <w:sz w:val="26"/>
      <w:szCs w:val="26"/>
      <w:lang w:val="x-none" w:eastAsia="x-none"/>
    </w:rPr>
  </w:style>
  <w:style w:type="character" w:customStyle="1" w:styleId="Lever7-2Char">
    <w:name w:val="Lever 7-2 Char"/>
    <w:link w:val="Lever7-2"/>
    <w:qFormat/>
    <w:rsid w:val="00096978"/>
    <w:rPr>
      <w:rFonts w:ascii="Times New Roman" w:eastAsia="Courier New" w:hAnsi="Times New Roman" w:cs="Times New Roman"/>
      <w:sz w:val="26"/>
      <w:szCs w:val="26"/>
      <w:lang w:val="x-none" w:eastAsia="x-none"/>
    </w:rPr>
  </w:style>
  <w:style w:type="character" w:customStyle="1" w:styleId="CommentSubjectChar">
    <w:name w:val="Comment Subject Char"/>
    <w:basedOn w:val="CommentTextChar"/>
    <w:link w:val="CommentSubject"/>
    <w:uiPriority w:val="99"/>
    <w:semiHidden/>
    <w:qFormat/>
    <w:rsid w:val="00096978"/>
    <w:rPr>
      <w:rFonts w:ascii="Courier New" w:eastAsia="Courier New" w:hAnsi="Courier New" w:cs="Courier New"/>
      <w:b/>
      <w:bCs/>
      <w:color w:val="000000"/>
      <w:sz w:val="20"/>
      <w:szCs w:val="20"/>
      <w:lang w:val="x-none" w:eastAsia="x-none"/>
    </w:rPr>
  </w:style>
  <w:style w:type="character" w:customStyle="1" w:styleId="TitleChar">
    <w:name w:val="Title Char"/>
    <w:basedOn w:val="DefaultParagraphFont"/>
    <w:link w:val="Title"/>
    <w:qFormat/>
    <w:rsid w:val="00096978"/>
    <w:rPr>
      <w:rFonts w:ascii="Times New Roman" w:eastAsia="Times New Roman" w:hAnsi="Times New Roman" w:cs="Times New Roman"/>
      <w:sz w:val="24"/>
      <w:szCs w:val="26"/>
    </w:rPr>
  </w:style>
  <w:style w:type="character" w:customStyle="1" w:styleId="SubtitleChar">
    <w:name w:val="Subtitle Char"/>
    <w:basedOn w:val="DefaultParagraphFont"/>
    <w:link w:val="Subtitle"/>
    <w:qFormat/>
    <w:rsid w:val="00096978"/>
    <w:rPr>
      <w:rFonts w:ascii=".VnTime" w:eastAsia="Times New Roman" w:hAnsi=".VnTime" w:cs="Times New Roman"/>
      <w:bCs/>
      <w:color w:val="000000"/>
      <w:sz w:val="28"/>
      <w:szCs w:val="20"/>
    </w:rPr>
  </w:style>
  <w:style w:type="character" w:styleId="Strong">
    <w:name w:val="Strong"/>
    <w:qFormat/>
    <w:rsid w:val="00096978"/>
    <w:rPr>
      <w:b/>
      <w:bCs/>
    </w:rPr>
  </w:style>
  <w:style w:type="character" w:styleId="Emphasis">
    <w:name w:val="Emphasis"/>
    <w:qFormat/>
    <w:rsid w:val="00096978"/>
    <w:rPr>
      <w:i/>
      <w:iCs/>
    </w:rPr>
  </w:style>
  <w:style w:type="character" w:customStyle="1" w:styleId="ThaiHDChar">
    <w:name w:val="Thai HD Char"/>
    <w:link w:val="ThaiHD"/>
    <w:qFormat/>
    <w:rsid w:val="00096978"/>
    <w:rPr>
      <w:rFonts w:ascii="Times New Roman" w:eastAsia="Calibri" w:hAnsi="Times New Roman" w:cs="Times New Roman"/>
      <w:sz w:val="26"/>
      <w:szCs w:val="26"/>
      <w:lang w:val="x-none" w:eastAsia="x-none"/>
    </w:rPr>
  </w:style>
  <w:style w:type="character" w:customStyle="1" w:styleId="Style1Char">
    <w:name w:val="Style1 Char"/>
    <w:qFormat/>
    <w:rsid w:val="00096978"/>
    <w:rPr>
      <w:rFonts w:ascii="Times New Roman" w:eastAsia="Calibri" w:hAnsi="Times New Roman" w:cs="Times New Roman"/>
      <w:sz w:val="26"/>
      <w:szCs w:val="26"/>
    </w:rPr>
  </w:style>
  <w:style w:type="character" w:styleId="FollowedHyperlink">
    <w:name w:val="FollowedHyperlink"/>
    <w:uiPriority w:val="99"/>
    <w:semiHidden/>
    <w:unhideWhenUsed/>
    <w:rsid w:val="00096978"/>
    <w:rPr>
      <w:color w:val="800080"/>
      <w:u w:val="single"/>
    </w:rPr>
  </w:style>
  <w:style w:type="character" w:customStyle="1" w:styleId="FootnoteTextChar">
    <w:name w:val="Footnote Text Char"/>
    <w:basedOn w:val="DefaultParagraphFont"/>
    <w:link w:val="FootnoteText"/>
    <w:qFormat/>
    <w:rsid w:val="00C97675"/>
    <w:rPr>
      <w:rFonts w:ascii="Times New Roman" w:eastAsia="Times New Roman" w:hAnsi="Times New Roman" w:cs="Times New Roman"/>
      <w:sz w:val="20"/>
      <w:szCs w:val="20"/>
    </w:rPr>
  </w:style>
  <w:style w:type="character" w:customStyle="1" w:styleId="FootnoteCharacters">
    <w:name w:val="Footnote Characters"/>
    <w:qFormat/>
    <w:rsid w:val="00C97675"/>
    <w:rPr>
      <w:vertAlign w:val="superscript"/>
    </w:rPr>
  </w:style>
  <w:style w:type="character" w:styleId="FootnoteReference">
    <w:name w:val="footnote reference"/>
    <w:rPr>
      <w:vertAlign w:val="superscript"/>
    </w:rPr>
  </w:style>
  <w:style w:type="character" w:customStyle="1" w:styleId="Artelia-Heading2Char">
    <w:name w:val="Artelia - Heading 2 Char"/>
    <w:link w:val="Artelia-Heading2"/>
    <w:qFormat/>
    <w:rsid w:val="00C97675"/>
    <w:rPr>
      <w:rFonts w:ascii="Arial Bold" w:eastAsia="Times New Roman" w:hAnsi="Arial Bold" w:cs="Times New Roman"/>
      <w:b/>
      <w:caps/>
      <w:sz w:val="24"/>
      <w:szCs w:val="20"/>
    </w:rPr>
  </w:style>
  <w:style w:type="paragraph" w:customStyle="1" w:styleId="Heading">
    <w:name w:val="Heading"/>
    <w:basedOn w:val="Normal"/>
    <w:next w:val="BodyText"/>
    <w:link w:val="HeadingChar1"/>
    <w:qFormat/>
    <w:rsid w:val="00096978"/>
    <w:pPr>
      <w:spacing w:before="120" w:line="360" w:lineRule="auto"/>
      <w:ind w:firstLine="567"/>
      <w:jc w:val="both"/>
    </w:pPr>
    <w:rPr>
      <w:rFonts w:ascii="Times New Roman" w:hAnsi="Times New Roman"/>
      <w:szCs w:val="28"/>
      <w:lang w:val="x-none" w:eastAsia="x-none"/>
    </w:rPr>
  </w:style>
  <w:style w:type="paragraph" w:styleId="BodyText">
    <w:name w:val="Body Text"/>
    <w:basedOn w:val="Normal"/>
    <w:link w:val="BodyTextChar"/>
    <w:uiPriority w:val="99"/>
    <w:rsid w:val="00096978"/>
    <w:pPr>
      <w:spacing w:line="288" w:lineRule="auto"/>
      <w:jc w:val="both"/>
    </w:pPr>
    <w:rPr>
      <w:sz w:val="26"/>
      <w:lang w:val="x-none" w:eastAsia="x-none"/>
    </w:rPr>
  </w:style>
  <w:style w:type="paragraph" w:styleId="List">
    <w:name w:val="List"/>
    <w:basedOn w:val="BodyText"/>
    <w:rPr>
      <w:rFonts w:cs="FreeSans"/>
    </w:rPr>
  </w:style>
  <w:style w:type="paragraph" w:styleId="Caption">
    <w:name w:val="caption"/>
    <w:basedOn w:val="Normal"/>
    <w:next w:val="Normal"/>
    <w:qFormat/>
    <w:rsid w:val="00096978"/>
    <w:rPr>
      <w:rFonts w:ascii="Times New Roman" w:hAnsi="Times New Roman"/>
      <w:b/>
      <w:bCs/>
      <w:szCs w:val="28"/>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Footer">
    <w:name w:val="footer"/>
    <w:basedOn w:val="Normal"/>
    <w:link w:val="FooterChar"/>
    <w:uiPriority w:val="99"/>
    <w:rsid w:val="00096978"/>
    <w:pPr>
      <w:tabs>
        <w:tab w:val="center" w:pos="4320"/>
        <w:tab w:val="right" w:pos="8640"/>
      </w:tabs>
    </w:pPr>
    <w:rPr>
      <w:sz w:val="20"/>
      <w:lang w:val="x-none" w:eastAsia="x-none"/>
    </w:rPr>
  </w:style>
  <w:style w:type="paragraph" w:styleId="Header">
    <w:name w:val="header"/>
    <w:basedOn w:val="Normal"/>
    <w:link w:val="HeaderChar"/>
    <w:uiPriority w:val="99"/>
    <w:rsid w:val="00096978"/>
    <w:pPr>
      <w:tabs>
        <w:tab w:val="center" w:pos="4320"/>
        <w:tab w:val="right" w:pos="8640"/>
      </w:tabs>
    </w:pPr>
    <w:rPr>
      <w:sz w:val="20"/>
      <w:lang w:val="x-none" w:eastAsia="x-none"/>
    </w:rPr>
  </w:style>
  <w:style w:type="paragraph" w:styleId="BodyTextIndent">
    <w:name w:val="Body Text Indent"/>
    <w:basedOn w:val="Normal"/>
    <w:link w:val="BodyTextIndentChar"/>
    <w:rsid w:val="00096978"/>
    <w:pPr>
      <w:ind w:firstLine="720"/>
      <w:jc w:val="both"/>
    </w:pPr>
    <w:rPr>
      <w:sz w:val="20"/>
      <w:lang w:val="x-none" w:eastAsia="x-none"/>
    </w:rPr>
  </w:style>
  <w:style w:type="paragraph" w:styleId="BodyText2">
    <w:name w:val="Body Text 2"/>
    <w:basedOn w:val="Normal"/>
    <w:link w:val="BodyText2Char"/>
    <w:uiPriority w:val="99"/>
    <w:qFormat/>
    <w:rsid w:val="00096978"/>
    <w:pPr>
      <w:spacing w:after="120" w:line="480" w:lineRule="auto"/>
    </w:pPr>
    <w:rPr>
      <w:sz w:val="20"/>
      <w:lang w:val="x-none" w:eastAsia="x-none"/>
    </w:rPr>
  </w:style>
  <w:style w:type="paragraph" w:styleId="BodyTextIndent2">
    <w:name w:val="Body Text Indent 2"/>
    <w:basedOn w:val="Normal"/>
    <w:link w:val="BodyTextIndent2Char"/>
    <w:qFormat/>
    <w:rsid w:val="00096978"/>
    <w:pPr>
      <w:spacing w:line="312" w:lineRule="auto"/>
      <w:ind w:left="720"/>
      <w:jc w:val="both"/>
    </w:pPr>
    <w:rPr>
      <w:sz w:val="26"/>
      <w:szCs w:val="23"/>
      <w:lang w:val="x-none" w:eastAsia="x-none"/>
    </w:rPr>
  </w:style>
  <w:style w:type="paragraph" w:customStyle="1" w:styleId="1">
    <w:name w:val="1"/>
    <w:basedOn w:val="Normal"/>
    <w:qFormat/>
    <w:rsid w:val="00096978"/>
    <w:pPr>
      <w:widowControl w:val="0"/>
      <w:spacing w:before="120" w:after="120" w:line="360" w:lineRule="auto"/>
      <w:ind w:left="360" w:hanging="360"/>
      <w:jc w:val="both"/>
    </w:pPr>
    <w:rPr>
      <w:sz w:val="26"/>
      <w:szCs w:val="20"/>
    </w:rPr>
  </w:style>
  <w:style w:type="paragraph" w:styleId="BodyTextIndent3">
    <w:name w:val="Body Text Indent 3"/>
    <w:basedOn w:val="Normal"/>
    <w:link w:val="BodyTextIndent3Char"/>
    <w:qFormat/>
    <w:rsid w:val="00096978"/>
    <w:pPr>
      <w:spacing w:after="120"/>
      <w:ind w:left="360"/>
    </w:pPr>
    <w:rPr>
      <w:sz w:val="16"/>
      <w:szCs w:val="16"/>
      <w:lang w:val="x-none" w:eastAsia="x-none"/>
    </w:rPr>
  </w:style>
  <w:style w:type="paragraph" w:customStyle="1" w:styleId="s">
    <w:name w:val="s"/>
    <w:basedOn w:val="Normal"/>
    <w:qFormat/>
    <w:rsid w:val="00096978"/>
    <w:pPr>
      <w:numPr>
        <w:numId w:val="1"/>
      </w:numPr>
    </w:pPr>
    <w:rPr>
      <w:sz w:val="26"/>
      <w:szCs w:val="26"/>
    </w:rPr>
  </w:style>
  <w:style w:type="paragraph" w:styleId="BlockText">
    <w:name w:val="Block Text"/>
    <w:basedOn w:val="Normal"/>
    <w:qFormat/>
    <w:rsid w:val="00096978"/>
    <w:pPr>
      <w:spacing w:before="120"/>
      <w:ind w:left="567" w:right="-50"/>
      <w:jc w:val="both"/>
    </w:pPr>
    <w:rPr>
      <w:szCs w:val="20"/>
      <w:lang w:val="en-GB"/>
    </w:rPr>
  </w:style>
  <w:style w:type="paragraph" w:customStyle="1" w:styleId="Giua">
    <w:name w:val="Giua"/>
    <w:basedOn w:val="Normal"/>
    <w:qFormat/>
    <w:rsid w:val="00096978"/>
    <w:pPr>
      <w:spacing w:after="120"/>
      <w:jc w:val="center"/>
    </w:pPr>
    <w:rPr>
      <w:rFonts w:ascii="Times New Roman" w:hAnsi="Times New Roman"/>
      <w:b/>
      <w:color w:val="0000FF"/>
      <w:sz w:val="24"/>
      <w:szCs w:val="20"/>
    </w:rPr>
  </w:style>
  <w:style w:type="paragraph" w:styleId="BalloonText">
    <w:name w:val="Balloon Text"/>
    <w:basedOn w:val="Normal"/>
    <w:link w:val="BalloonTextChar"/>
    <w:uiPriority w:val="99"/>
    <w:qFormat/>
    <w:rsid w:val="00096978"/>
    <w:rPr>
      <w:rFonts w:ascii="Tahoma" w:hAnsi="Tahoma"/>
      <w:sz w:val="16"/>
      <w:szCs w:val="16"/>
      <w:lang w:val="x-none" w:eastAsia="x-none"/>
    </w:rPr>
  </w:style>
  <w:style w:type="paragraph" w:customStyle="1" w:styleId="Default">
    <w:name w:val="Default"/>
    <w:qFormat/>
    <w:rsid w:val="00096978"/>
    <w:rPr>
      <w:rFonts w:ascii=".VnArial" w:eastAsia="Times New Roman" w:hAnsi=".VnArial" w:cs=".VnArial"/>
      <w:color w:val="000000"/>
      <w:sz w:val="24"/>
      <w:szCs w:val="24"/>
    </w:rPr>
  </w:style>
  <w:style w:type="paragraph" w:customStyle="1" w:styleId="CharCharChar">
    <w:name w:val="Char Char Char"/>
    <w:basedOn w:val="Normal"/>
    <w:next w:val="Normal"/>
    <w:autoRedefine/>
    <w:semiHidden/>
    <w:qFormat/>
    <w:rsid w:val="00096978"/>
    <w:pPr>
      <w:spacing w:before="120" w:after="120" w:line="312" w:lineRule="auto"/>
    </w:pPr>
    <w:rPr>
      <w:rFonts w:eastAsia=".VnTime"/>
      <w:szCs w:val="28"/>
    </w:rPr>
  </w:style>
  <w:style w:type="paragraph" w:customStyle="1" w:styleId="DefaultParagraphFontParaCharCharCharCharChar">
    <w:name w:val="Default Paragraph Font Para Char Char Char Char Char"/>
    <w:autoRedefine/>
    <w:qFormat/>
    <w:rsid w:val="00096978"/>
    <w:pPr>
      <w:tabs>
        <w:tab w:val="left" w:pos="1152"/>
      </w:tabs>
      <w:spacing w:before="120" w:after="120" w:line="312" w:lineRule="auto"/>
    </w:pPr>
    <w:rPr>
      <w:rFonts w:ascii="Arial" w:eastAsia="Times New Roman" w:hAnsi="Arial" w:cs="Arial"/>
      <w:sz w:val="26"/>
      <w:szCs w:val="26"/>
    </w:rPr>
  </w:style>
  <w:style w:type="paragraph" w:customStyle="1" w:styleId="StyleStyleHeading3VnArial11ptBold">
    <w:name w:val="Style Style Heading 3 + .VnArial 11 pt + Bold"/>
    <w:basedOn w:val="Normal"/>
    <w:qFormat/>
    <w:rsid w:val="00096978"/>
    <w:pPr>
      <w:spacing w:before="120" w:line="288" w:lineRule="auto"/>
      <w:ind w:left="397" w:hanging="397"/>
      <w:jc w:val="both"/>
      <w:outlineLvl w:val="2"/>
    </w:pPr>
    <w:rPr>
      <w:rFonts w:ascii=".VnArial" w:hAnsi=".VnArial"/>
      <w:b/>
      <w:bCs/>
      <w:sz w:val="22"/>
      <w:szCs w:val="22"/>
    </w:rPr>
  </w:style>
  <w:style w:type="paragraph" w:styleId="NormalWeb">
    <w:name w:val="Normal (Web)"/>
    <w:basedOn w:val="Normal"/>
    <w:uiPriority w:val="99"/>
    <w:unhideWhenUsed/>
    <w:qFormat/>
    <w:rsid w:val="00096978"/>
    <w:pPr>
      <w:spacing w:beforeAutospacing="1" w:afterAutospacing="1"/>
    </w:pPr>
    <w:rPr>
      <w:rFonts w:ascii="Times New Roman" w:hAnsi="Times New Roman"/>
      <w:sz w:val="24"/>
    </w:rPr>
  </w:style>
  <w:style w:type="paragraph" w:customStyle="1" w:styleId="StyleHeading3BoldCharCharCharCharCharCharCharCharCharCharCharCharCharChar">
    <w:name w:val="Style Heading 3 + Bold Char Char Char Char Char Char Char Char Char Char Char Char Char Char"/>
    <w:basedOn w:val="Heading3"/>
    <w:link w:val="StyleHeading3BoldCharCharCharCharCharCharCharCharCharCharCharCharCharCharChar"/>
    <w:qFormat/>
    <w:rsid w:val="00096978"/>
    <w:pPr>
      <w:keepNext w:val="0"/>
      <w:spacing w:before="120" w:after="0"/>
      <w:ind w:left="284"/>
    </w:pPr>
    <w:rPr>
      <w:rFonts w:ascii=".VnArial" w:hAnsi=".VnArial"/>
      <w:sz w:val="22"/>
      <w:szCs w:val="20"/>
    </w:rPr>
  </w:style>
  <w:style w:type="paragraph" w:customStyle="1" w:styleId="Body1">
    <w:name w:val="Body 1"/>
    <w:qFormat/>
    <w:rsid w:val="00096978"/>
    <w:pPr>
      <w:outlineLvl w:val="0"/>
    </w:pPr>
    <w:rPr>
      <w:rFonts w:ascii="Times New Roman" w:eastAsia="Arial Unicode MS" w:hAnsi="Times New Roman" w:cs="Times New Roman"/>
      <w:color w:val="000000"/>
      <w:sz w:val="24"/>
      <w:szCs w:val="20"/>
      <w:u w:color="000000"/>
    </w:rPr>
  </w:style>
  <w:style w:type="paragraph" w:customStyle="1" w:styleId="StyleHeading1VnArialH18ptBold">
    <w:name w:val="Style Heading 1 + .VnArialH 18 pt Bold"/>
    <w:basedOn w:val="Heading1"/>
    <w:link w:val="StyleHeading1VnArialH18ptBoldChar"/>
    <w:qFormat/>
    <w:rsid w:val="00096978"/>
    <w:pPr>
      <w:keepNext w:val="0"/>
      <w:tabs>
        <w:tab w:val="left" w:pos="-416"/>
      </w:tabs>
    </w:pPr>
    <w:rPr>
      <w:rFonts w:eastAsiaTheme="minorHAnsi" w:cstheme="minorBidi"/>
      <w:sz w:val="36"/>
      <w:szCs w:val="22"/>
      <w:lang w:val="en-US" w:eastAsia="en-US"/>
    </w:rPr>
  </w:style>
  <w:style w:type="paragraph" w:customStyle="1" w:styleId="Phn">
    <w:name w:val="Phần"/>
    <w:basedOn w:val="Header"/>
    <w:qFormat/>
    <w:rsid w:val="00096978"/>
    <w:pPr>
      <w:spacing w:before="120" w:after="80" w:line="312" w:lineRule="auto"/>
      <w:jc w:val="center"/>
    </w:pPr>
    <w:rPr>
      <w:rFonts w:ascii=".VnArialH" w:hAnsi=".VnArialH"/>
      <w:b/>
      <w:bCs/>
      <w:sz w:val="36"/>
      <w:szCs w:val="20"/>
      <w:lang w:val="en-US" w:eastAsia="en-US"/>
    </w:rPr>
  </w:style>
  <w:style w:type="paragraph" w:customStyle="1" w:styleId="Table">
    <w:name w:val="Table"/>
    <w:basedOn w:val="Normal"/>
    <w:qFormat/>
    <w:rsid w:val="00096978"/>
    <w:pPr>
      <w:tabs>
        <w:tab w:val="right" w:leader="dot" w:pos="3969"/>
      </w:tabs>
      <w:spacing w:before="80" w:after="80" w:line="300" w:lineRule="exact"/>
      <w:jc w:val="both"/>
    </w:pPr>
    <w:rPr>
      <w:rFonts w:ascii=".VnArial" w:hAnsi=".VnArial"/>
      <w:sz w:val="22"/>
      <w:szCs w:val="20"/>
    </w:rPr>
  </w:style>
  <w:style w:type="paragraph" w:customStyle="1" w:styleId="chuong">
    <w:name w:val="chuong"/>
    <w:basedOn w:val="to"/>
    <w:qFormat/>
    <w:rsid w:val="00096978"/>
    <w:pPr>
      <w:tabs>
        <w:tab w:val="clear" w:pos="3894"/>
        <w:tab w:val="right" w:pos="4000"/>
      </w:tabs>
      <w:spacing w:before="0" w:after="1000"/>
    </w:pPr>
    <w:rPr>
      <w:rFonts w:ascii=".VnArial" w:hAnsi=".VnArial"/>
    </w:rPr>
  </w:style>
  <w:style w:type="paragraph" w:customStyle="1" w:styleId="CharCharCharChar">
    <w:name w:val="Char Char Char Char"/>
    <w:basedOn w:val="Normal"/>
    <w:qFormat/>
    <w:rsid w:val="00096978"/>
    <w:pPr>
      <w:pageBreakBefore/>
      <w:spacing w:beforeAutospacing="1" w:afterAutospacing="1"/>
      <w:jc w:val="both"/>
    </w:pPr>
    <w:rPr>
      <w:rFonts w:ascii="Tahoma" w:hAnsi="Tahoma"/>
      <w:sz w:val="20"/>
      <w:szCs w:val="20"/>
    </w:rPr>
  </w:style>
  <w:style w:type="paragraph" w:customStyle="1" w:styleId="tab-16">
    <w:name w:val="tab-16"/>
    <w:basedOn w:val="Normal"/>
    <w:qFormat/>
    <w:rsid w:val="00096978"/>
    <w:pPr>
      <w:tabs>
        <w:tab w:val="right" w:leader="dot" w:pos="9072"/>
      </w:tabs>
      <w:spacing w:before="80" w:after="80" w:line="300" w:lineRule="exact"/>
      <w:ind w:left="1134"/>
      <w:jc w:val="both"/>
    </w:pPr>
    <w:rPr>
      <w:rFonts w:ascii=".VnArial" w:hAnsi=".VnArial"/>
      <w:sz w:val="22"/>
      <w:szCs w:val="20"/>
    </w:rPr>
  </w:style>
  <w:style w:type="paragraph" w:customStyle="1" w:styleId="Clause">
    <w:name w:val="Clause"/>
    <w:basedOn w:val="Normal"/>
    <w:qFormat/>
    <w:rsid w:val="00096978"/>
    <w:pPr>
      <w:spacing w:before="300" w:after="160" w:line="300" w:lineRule="exact"/>
      <w:ind w:left="567"/>
      <w:jc w:val="both"/>
    </w:pPr>
    <w:rPr>
      <w:rFonts w:ascii=".VnArialH" w:hAnsi=".VnArialH"/>
      <w:b/>
      <w:sz w:val="22"/>
      <w:szCs w:val="20"/>
    </w:rPr>
  </w:style>
  <w:style w:type="paragraph" w:customStyle="1" w:styleId="to">
    <w:name w:val="to"/>
    <w:basedOn w:val="Normal"/>
    <w:qFormat/>
    <w:rsid w:val="00096978"/>
    <w:pPr>
      <w:tabs>
        <w:tab w:val="right" w:pos="3894"/>
      </w:tabs>
      <w:spacing w:before="80" w:after="80" w:line="300" w:lineRule="exact"/>
      <w:ind w:left="1701"/>
      <w:jc w:val="both"/>
    </w:pPr>
    <w:rPr>
      <w:rFonts w:ascii="Arial" w:hAnsi="Arial"/>
      <w:b/>
      <w:sz w:val="22"/>
      <w:szCs w:val="20"/>
    </w:rPr>
  </w:style>
  <w:style w:type="paragraph" w:customStyle="1" w:styleId="StyleHeading216ptBold">
    <w:name w:val="Style Heading 2 + 16 pt Bold"/>
    <w:basedOn w:val="Heading2"/>
    <w:link w:val="StyleHeading216ptBoldChar"/>
    <w:qFormat/>
    <w:rsid w:val="00096978"/>
    <w:pPr>
      <w:keepNext w:val="0"/>
      <w:tabs>
        <w:tab w:val="left" w:pos="140"/>
        <w:tab w:val="left" w:pos="1440"/>
      </w:tabs>
      <w:spacing w:before="120" w:after="120" w:line="288" w:lineRule="auto"/>
      <w:ind w:left="1440" w:hanging="360"/>
    </w:pPr>
    <w:rPr>
      <w:rFonts w:ascii=".VnArialH" w:eastAsiaTheme="minorHAnsi" w:hAnsi=".VnArialH" w:cstheme="minorBidi"/>
      <w:sz w:val="28"/>
      <w:szCs w:val="22"/>
    </w:rPr>
  </w:style>
  <w:style w:type="paragraph" w:customStyle="1" w:styleId="Table-5">
    <w:name w:val="Table-5"/>
    <w:basedOn w:val="Table"/>
    <w:qFormat/>
    <w:rsid w:val="00096978"/>
    <w:pPr>
      <w:tabs>
        <w:tab w:val="left" w:leader="dot" w:pos="2608"/>
      </w:tabs>
    </w:pPr>
  </w:style>
  <w:style w:type="paragraph" w:styleId="TOC1">
    <w:name w:val="toc 1"/>
    <w:basedOn w:val="Normal"/>
    <w:next w:val="Normal"/>
    <w:uiPriority w:val="39"/>
    <w:rsid w:val="00096978"/>
    <w:pPr>
      <w:tabs>
        <w:tab w:val="right" w:leader="dot" w:pos="9062"/>
      </w:tabs>
      <w:spacing w:before="60"/>
    </w:pPr>
    <w:rPr>
      <w:rFonts w:ascii="Times New Roman" w:hAnsi="Times New Roman"/>
      <w:bCs/>
      <w:szCs w:val="28"/>
      <w:lang w:val="nl-NL"/>
    </w:rPr>
  </w:style>
  <w:style w:type="paragraph" w:customStyle="1" w:styleId="vao">
    <w:name w:val="vao"/>
    <w:basedOn w:val="Normal"/>
    <w:qFormat/>
    <w:rsid w:val="00096978"/>
    <w:pPr>
      <w:spacing w:before="80" w:after="80" w:line="300" w:lineRule="exact"/>
      <w:ind w:left="1741" w:hanging="1021"/>
      <w:jc w:val="both"/>
    </w:pPr>
    <w:rPr>
      <w:rFonts w:ascii=".VnArial" w:hAnsi=".VnArial"/>
      <w:sz w:val="22"/>
      <w:szCs w:val="20"/>
    </w:rPr>
  </w:style>
  <w:style w:type="paragraph" w:customStyle="1" w:styleId="innho">
    <w:name w:val="in nho"/>
    <w:basedOn w:val="PlainText"/>
    <w:qFormat/>
    <w:rsid w:val="00096978"/>
    <w:pPr>
      <w:spacing w:before="120" w:after="160" w:line="400" w:lineRule="atLeast"/>
      <w:ind w:firstLine="680"/>
    </w:pPr>
    <w:rPr>
      <w:rFonts w:ascii=".VnTimeH" w:hAnsi=".VnTimeH"/>
      <w:b/>
      <w:sz w:val="24"/>
    </w:rPr>
  </w:style>
  <w:style w:type="paragraph" w:customStyle="1" w:styleId="StyleStyleHeading1VnArialH18ptBoldArial">
    <w:name w:val="Style Style Heading 1 + .VnArialH 18 pt Bold + Arial"/>
    <w:basedOn w:val="StyleHeading1VnArialH18ptBold"/>
    <w:link w:val="StyleStyleHeading1VnArialH18ptBoldArialChar"/>
    <w:qFormat/>
    <w:rsid w:val="00096978"/>
    <w:pPr>
      <w:tabs>
        <w:tab w:val="left" w:pos="140"/>
        <w:tab w:val="left" w:pos="1440"/>
      </w:tabs>
      <w:ind w:left="1440" w:hanging="360"/>
    </w:pPr>
    <w:rPr>
      <w:rFonts w:ascii="Arial" w:hAnsi="Arial"/>
      <w:szCs w:val="36"/>
      <w:lang w:val="x-none" w:eastAsia="x-none"/>
    </w:rPr>
  </w:style>
  <w:style w:type="paragraph" w:customStyle="1" w:styleId="StyleHeading1VnArialH14ptBoldCentered">
    <w:name w:val="Style Heading 1 + .VnArialH 14 pt Bold Centered"/>
    <w:basedOn w:val="Heading1"/>
    <w:qFormat/>
    <w:rsid w:val="00096978"/>
    <w:pPr>
      <w:keepNext w:val="0"/>
      <w:tabs>
        <w:tab w:val="left" w:pos="-416"/>
        <w:tab w:val="left" w:pos="360"/>
      </w:tabs>
      <w:ind w:left="360" w:hanging="360"/>
    </w:pPr>
    <w:rPr>
      <w:sz w:val="28"/>
      <w:szCs w:val="20"/>
      <w:lang w:val="en-US" w:eastAsia="en-US"/>
    </w:rPr>
  </w:style>
  <w:style w:type="paragraph" w:customStyle="1" w:styleId="StyleHeading3LinespacingMultiple13li">
    <w:name w:val="Style Heading 3 + Line spacing:  Multiple 13 li"/>
    <w:basedOn w:val="Heading3"/>
    <w:qFormat/>
    <w:rsid w:val="00096978"/>
    <w:pPr>
      <w:keepNext w:val="0"/>
      <w:spacing w:before="120" w:after="0" w:line="312" w:lineRule="auto"/>
    </w:pPr>
    <w:rPr>
      <w:rFonts w:ascii=".VnArial" w:hAnsi=".VnArial"/>
      <w:b w:val="0"/>
      <w:bCs w:val="0"/>
      <w:sz w:val="22"/>
      <w:szCs w:val="20"/>
      <w:lang w:val="en-US" w:eastAsia="en-US"/>
    </w:rPr>
  </w:style>
  <w:style w:type="paragraph" w:customStyle="1" w:styleId="chuong1">
    <w:name w:val="chuong1"/>
    <w:basedOn w:val="chuong"/>
    <w:qFormat/>
    <w:rsid w:val="00096978"/>
    <w:pPr>
      <w:spacing w:before="500" w:after="400"/>
    </w:pPr>
    <w:rPr>
      <w:sz w:val="34"/>
    </w:rPr>
  </w:style>
  <w:style w:type="paragraph" w:customStyle="1" w:styleId="phuluc">
    <w:name w:val="phuluc"/>
    <w:basedOn w:val="chuong1"/>
    <w:qFormat/>
    <w:rsid w:val="00096978"/>
    <w:pPr>
      <w:spacing w:before="300" w:after="160"/>
      <w:ind w:left="567"/>
    </w:pPr>
    <w:rPr>
      <w:rFonts w:ascii=".VnArialH" w:hAnsi=".VnArialH"/>
    </w:rPr>
  </w:style>
  <w:style w:type="paragraph" w:customStyle="1" w:styleId="mucluc">
    <w:name w:val="mucluc"/>
    <w:basedOn w:val="Normal"/>
    <w:qFormat/>
    <w:rsid w:val="00096978"/>
    <w:pPr>
      <w:tabs>
        <w:tab w:val="left" w:pos="2268"/>
      </w:tabs>
      <w:spacing w:before="20" w:after="20" w:line="280" w:lineRule="exact"/>
      <w:ind w:left="1134" w:firstLine="510"/>
      <w:jc w:val="both"/>
    </w:pPr>
    <w:rPr>
      <w:rFonts w:ascii="Arial" w:hAnsi="Arial"/>
      <w:sz w:val="20"/>
      <w:szCs w:val="20"/>
    </w:rPr>
  </w:style>
  <w:style w:type="paragraph" w:customStyle="1" w:styleId="cen">
    <w:name w:val="cen"/>
    <w:basedOn w:val="PlainText"/>
    <w:qFormat/>
    <w:rsid w:val="00096978"/>
    <w:pPr>
      <w:spacing w:before="120" w:after="160" w:line="400" w:lineRule="atLeast"/>
      <w:jc w:val="center"/>
    </w:pPr>
    <w:rPr>
      <w:rFonts w:ascii=".VnTimeH" w:hAnsi=".VnTimeH"/>
      <w:b/>
      <w:sz w:val="28"/>
    </w:rPr>
  </w:style>
  <w:style w:type="paragraph" w:styleId="BodyText3">
    <w:name w:val="Body Text 3"/>
    <w:basedOn w:val="Normal"/>
    <w:link w:val="BodyText3Char"/>
    <w:qFormat/>
    <w:rsid w:val="00096978"/>
    <w:pPr>
      <w:spacing w:before="80" w:after="80" w:line="300" w:lineRule="exact"/>
      <w:jc w:val="both"/>
    </w:pPr>
    <w:rPr>
      <w:rFonts w:ascii="Arial" w:hAnsi="Arial"/>
      <w:sz w:val="22"/>
      <w:szCs w:val="20"/>
      <w:lang w:val="x-none" w:eastAsia="x-none"/>
    </w:rPr>
  </w:style>
  <w:style w:type="paragraph" w:customStyle="1" w:styleId="so-chuong">
    <w:name w:val="so-chuong"/>
    <w:basedOn w:val="Normal"/>
    <w:qFormat/>
    <w:rsid w:val="00096978"/>
    <w:pPr>
      <w:spacing w:before="240" w:after="80"/>
      <w:jc w:val="center"/>
    </w:pPr>
    <w:rPr>
      <w:rFonts w:ascii=".VnArial" w:hAnsi=".VnArial"/>
      <w:b/>
      <w:color w:val="808080"/>
      <w:sz w:val="120"/>
      <w:szCs w:val="20"/>
    </w:rPr>
  </w:style>
  <w:style w:type="paragraph" w:customStyle="1" w:styleId="so">
    <w:name w:val="so"/>
    <w:basedOn w:val="Normal"/>
    <w:qFormat/>
    <w:rsid w:val="00096978"/>
    <w:pPr>
      <w:spacing w:before="80" w:after="80"/>
      <w:jc w:val="center"/>
    </w:pPr>
    <w:rPr>
      <w:rFonts w:ascii=".VnArial" w:hAnsi=".VnArial"/>
      <w:b/>
      <w:color w:val="00FFFF"/>
      <w:sz w:val="120"/>
      <w:szCs w:val="20"/>
    </w:rPr>
  </w:style>
  <w:style w:type="paragraph" w:customStyle="1" w:styleId="ngay">
    <w:name w:val="ngay"/>
    <w:basedOn w:val="vao"/>
    <w:qFormat/>
    <w:rsid w:val="00096978"/>
    <w:pPr>
      <w:tabs>
        <w:tab w:val="left" w:leader="dot" w:pos="3402"/>
        <w:tab w:val="right" w:leader="dot" w:pos="9072"/>
      </w:tabs>
      <w:spacing w:before="60" w:after="60" w:line="280" w:lineRule="exact"/>
      <w:ind w:left="510"/>
    </w:pPr>
  </w:style>
  <w:style w:type="paragraph" w:styleId="PlainText">
    <w:name w:val="Plain Text"/>
    <w:basedOn w:val="Normal"/>
    <w:link w:val="PlainTextChar"/>
    <w:qFormat/>
    <w:rsid w:val="00096978"/>
    <w:pPr>
      <w:spacing w:before="80" w:after="80" w:line="300" w:lineRule="exact"/>
      <w:jc w:val="both"/>
    </w:pPr>
    <w:rPr>
      <w:rFonts w:ascii="Courier New" w:hAnsi="Courier New"/>
      <w:sz w:val="20"/>
      <w:szCs w:val="20"/>
      <w:lang w:val="x-none" w:eastAsia="x-none"/>
    </w:rPr>
  </w:style>
  <w:style w:type="paragraph" w:styleId="ListParagraph">
    <w:name w:val="List Paragraph"/>
    <w:aliases w:val="Citation List,본문(내용),List Paragraph (numbered (a)),Picture,Bang so lieu,Norm,Nga 3,List Paragraph1,Đoạn của Danh sách,List Paragraph11,Paragraph,liet ke,List Paragraph-rfp content,bullet 1,List Paragraph 1,hình,Gach -,Thang2,Level 2"/>
    <w:basedOn w:val="Normal"/>
    <w:link w:val="ListParagraphChar"/>
    <w:uiPriority w:val="34"/>
    <w:qFormat/>
    <w:rsid w:val="00096978"/>
    <w:pPr>
      <w:spacing w:after="200" w:line="276" w:lineRule="auto"/>
      <w:ind w:left="720"/>
      <w:contextualSpacing/>
    </w:pPr>
    <w:rPr>
      <w:rFonts w:ascii="Calibri" w:hAnsi="Calibri"/>
      <w:sz w:val="22"/>
      <w:szCs w:val="22"/>
      <w:lang w:val="x-none" w:eastAsia="x-none"/>
    </w:rPr>
  </w:style>
  <w:style w:type="paragraph" w:customStyle="1" w:styleId="Head42">
    <w:name w:val="Head 4.2"/>
    <w:basedOn w:val="Normal"/>
    <w:qFormat/>
    <w:rsid w:val="00096978"/>
    <w:pPr>
      <w:spacing w:after="240"/>
      <w:ind w:left="360" w:hanging="360"/>
    </w:pPr>
    <w:rPr>
      <w:rFonts w:ascii="Times New Roman" w:hAnsi="Times New Roman"/>
      <w:b/>
      <w:sz w:val="24"/>
      <w:szCs w:val="20"/>
    </w:rPr>
  </w:style>
  <w:style w:type="paragraph" w:customStyle="1" w:styleId="4">
    <w:name w:val="4"/>
    <w:basedOn w:val="Normal"/>
    <w:qFormat/>
    <w:rsid w:val="00096978"/>
    <w:pPr>
      <w:spacing w:before="360" w:line="288" w:lineRule="auto"/>
      <w:jc w:val="both"/>
    </w:pPr>
    <w:rPr>
      <w:rFonts w:ascii=".VnArial" w:hAnsi=".VnArial"/>
      <w:b/>
      <w:sz w:val="20"/>
      <w:szCs w:val="20"/>
    </w:rPr>
  </w:style>
  <w:style w:type="paragraph" w:customStyle="1" w:styleId="Style">
    <w:name w:val="Style"/>
    <w:qFormat/>
    <w:rsid w:val="00096978"/>
    <w:pPr>
      <w:widowControl w:val="0"/>
    </w:pPr>
    <w:rPr>
      <w:rFonts w:ascii="Times New Roman" w:eastAsia="Times New Roman" w:hAnsi="Times New Roman" w:cs="Times New Roman"/>
      <w:sz w:val="24"/>
      <w:szCs w:val="24"/>
    </w:rPr>
  </w:style>
  <w:style w:type="paragraph" w:customStyle="1" w:styleId="DucH1">
    <w:name w:val="DucH1"/>
    <w:basedOn w:val="Normal"/>
    <w:qFormat/>
    <w:rsid w:val="00096978"/>
    <w:pPr>
      <w:spacing w:line="360" w:lineRule="auto"/>
      <w:ind w:left="360" w:hanging="360"/>
      <w:outlineLvl w:val="0"/>
    </w:pPr>
    <w:rPr>
      <w:rFonts w:ascii="Times New Roman" w:hAnsi="Times New Roman"/>
      <w:b/>
      <w:sz w:val="26"/>
      <w:szCs w:val="28"/>
    </w:rPr>
  </w:style>
  <w:style w:type="paragraph" w:styleId="CommentText">
    <w:name w:val="annotation text"/>
    <w:basedOn w:val="Normal"/>
    <w:link w:val="CommentTextChar"/>
    <w:uiPriority w:val="99"/>
    <w:unhideWhenUsed/>
    <w:rsid w:val="00096978"/>
    <w:rPr>
      <w:rFonts w:ascii="Times New Roman" w:eastAsia="MS Mincho" w:hAnsi="Times New Roman"/>
      <w:color w:val="000000"/>
      <w:sz w:val="20"/>
      <w:szCs w:val="20"/>
      <w:lang w:val="x-none" w:eastAsia="x-none"/>
    </w:rPr>
  </w:style>
  <w:style w:type="paragraph" w:customStyle="1" w:styleId="BodyText6">
    <w:name w:val="Body Text6"/>
    <w:basedOn w:val="Normal"/>
    <w:link w:val="Bodytext0"/>
    <w:qFormat/>
    <w:rsid w:val="00096978"/>
    <w:pPr>
      <w:widowControl w:val="0"/>
      <w:shd w:val="clear" w:color="auto" w:fill="FFFFFF"/>
      <w:spacing w:after="2280" w:line="457" w:lineRule="exact"/>
      <w:ind w:hanging="380"/>
      <w:jc w:val="center"/>
    </w:pPr>
    <w:rPr>
      <w:rFonts w:asciiTheme="minorHAnsi" w:hAnsiTheme="minorHAnsi" w:cstheme="minorBidi"/>
      <w:sz w:val="27"/>
      <w:szCs w:val="27"/>
    </w:rPr>
  </w:style>
  <w:style w:type="paragraph" w:customStyle="1" w:styleId="Heading11">
    <w:name w:val="Heading #1"/>
    <w:basedOn w:val="Normal"/>
    <w:link w:val="Heading10"/>
    <w:qFormat/>
    <w:rsid w:val="00096978"/>
    <w:pPr>
      <w:widowControl w:val="0"/>
      <w:shd w:val="clear" w:color="auto" w:fill="FFFFFF"/>
      <w:spacing w:before="2280" w:after="900" w:line="0" w:lineRule="atLeast"/>
      <w:jc w:val="center"/>
      <w:outlineLvl w:val="0"/>
    </w:pPr>
    <w:rPr>
      <w:rFonts w:asciiTheme="minorHAnsi" w:hAnsiTheme="minorHAnsi" w:cstheme="minorBidi"/>
      <w:b/>
      <w:bCs/>
      <w:spacing w:val="-20"/>
      <w:sz w:val="42"/>
      <w:szCs w:val="42"/>
    </w:rPr>
  </w:style>
  <w:style w:type="paragraph" w:customStyle="1" w:styleId="Picturecaption20">
    <w:name w:val="Picture caption (2)"/>
    <w:basedOn w:val="Normal"/>
    <w:link w:val="Picturecaption2"/>
    <w:qFormat/>
    <w:rsid w:val="00096978"/>
    <w:pPr>
      <w:widowControl w:val="0"/>
      <w:shd w:val="clear" w:color="auto" w:fill="FFFFFF"/>
      <w:spacing w:line="0" w:lineRule="atLeast"/>
    </w:pPr>
    <w:rPr>
      <w:rFonts w:asciiTheme="minorHAnsi" w:hAnsiTheme="minorHAnsi" w:cstheme="minorBidi"/>
      <w:sz w:val="27"/>
      <w:szCs w:val="27"/>
    </w:rPr>
  </w:style>
  <w:style w:type="paragraph" w:customStyle="1" w:styleId="Bodytext30">
    <w:name w:val="Body text (3)"/>
    <w:basedOn w:val="Normal"/>
    <w:link w:val="Bodytext3Exact"/>
    <w:qFormat/>
    <w:rsid w:val="00096978"/>
    <w:pPr>
      <w:widowControl w:val="0"/>
      <w:shd w:val="clear" w:color="auto" w:fill="FFFFFF"/>
      <w:spacing w:line="0" w:lineRule="atLeast"/>
    </w:pPr>
    <w:rPr>
      <w:rFonts w:asciiTheme="minorHAnsi" w:hAnsiTheme="minorHAnsi" w:cstheme="minorBidi"/>
      <w:b/>
      <w:bCs/>
      <w:i/>
      <w:iCs/>
      <w:spacing w:val="-38"/>
      <w:sz w:val="37"/>
      <w:szCs w:val="37"/>
      <w:lang w:val="vi-VN"/>
    </w:rPr>
  </w:style>
  <w:style w:type="paragraph" w:customStyle="1" w:styleId="Bodytext50">
    <w:name w:val="Body text (5)"/>
    <w:basedOn w:val="Normal"/>
    <w:link w:val="Bodytext5"/>
    <w:qFormat/>
    <w:rsid w:val="00096978"/>
    <w:pPr>
      <w:widowControl w:val="0"/>
      <w:shd w:val="clear" w:color="auto" w:fill="FFFFFF"/>
      <w:spacing w:after="60" w:line="0" w:lineRule="atLeast"/>
    </w:pPr>
    <w:rPr>
      <w:rFonts w:ascii="Tahoma" w:eastAsia="Tahoma" w:hAnsi="Tahoma" w:cs="Tahoma"/>
      <w:sz w:val="10"/>
      <w:szCs w:val="10"/>
    </w:rPr>
  </w:style>
  <w:style w:type="paragraph" w:styleId="TOC3">
    <w:name w:val="toc 3"/>
    <w:basedOn w:val="Normal"/>
    <w:link w:val="TOC3Char"/>
    <w:autoRedefine/>
    <w:uiPriority w:val="39"/>
    <w:rsid w:val="00096978"/>
    <w:pPr>
      <w:widowControl w:val="0"/>
      <w:ind w:left="240"/>
    </w:pPr>
    <w:rPr>
      <w:rFonts w:asciiTheme="minorHAnsi" w:eastAsia="Courier New" w:hAnsiTheme="minorHAnsi" w:cs="Courier New"/>
      <w:color w:val="000000"/>
      <w:sz w:val="26"/>
      <w:szCs w:val="22"/>
    </w:rPr>
  </w:style>
  <w:style w:type="paragraph" w:styleId="TOC4">
    <w:name w:val="toc 4"/>
    <w:basedOn w:val="Normal"/>
    <w:link w:val="TOC4Char"/>
    <w:autoRedefine/>
    <w:uiPriority w:val="39"/>
    <w:rsid w:val="00096978"/>
    <w:pPr>
      <w:widowControl w:val="0"/>
      <w:ind w:left="480"/>
    </w:pPr>
    <w:rPr>
      <w:rFonts w:asciiTheme="minorHAnsi" w:eastAsia="Courier New" w:hAnsiTheme="minorHAnsi" w:cs="Courier New"/>
      <w:i/>
      <w:color w:val="000000"/>
      <w:sz w:val="26"/>
      <w:szCs w:val="22"/>
    </w:rPr>
  </w:style>
  <w:style w:type="paragraph" w:styleId="TOC6">
    <w:name w:val="toc 6"/>
    <w:basedOn w:val="Normal"/>
    <w:link w:val="TOC6Char"/>
    <w:autoRedefine/>
    <w:uiPriority w:val="39"/>
    <w:rsid w:val="00096978"/>
    <w:pPr>
      <w:widowControl w:val="0"/>
      <w:ind w:left="960"/>
    </w:pPr>
    <w:rPr>
      <w:rFonts w:asciiTheme="minorHAnsi" w:eastAsia="Courier New" w:hAnsiTheme="minorHAnsi" w:cs="Courier New"/>
      <w:color w:val="000000"/>
      <w:sz w:val="22"/>
      <w:szCs w:val="22"/>
    </w:rPr>
  </w:style>
  <w:style w:type="paragraph" w:customStyle="1" w:styleId="Tableofcontents40">
    <w:name w:val="Table of contents (4)"/>
    <w:basedOn w:val="Normal"/>
    <w:link w:val="Tableofcontents4"/>
    <w:qFormat/>
    <w:rsid w:val="00096978"/>
    <w:pPr>
      <w:widowControl w:val="0"/>
      <w:shd w:val="clear" w:color="auto" w:fill="FFFFFF"/>
      <w:spacing w:line="418" w:lineRule="exact"/>
      <w:jc w:val="both"/>
    </w:pPr>
    <w:rPr>
      <w:rFonts w:asciiTheme="minorHAnsi" w:hAnsiTheme="minorHAnsi" w:cstheme="minorBidi"/>
      <w:b/>
      <w:bCs/>
      <w:i/>
      <w:iCs/>
      <w:sz w:val="27"/>
      <w:szCs w:val="27"/>
    </w:rPr>
  </w:style>
  <w:style w:type="paragraph" w:customStyle="1" w:styleId="Bodytext8">
    <w:name w:val="Body text (8)"/>
    <w:basedOn w:val="Normal"/>
    <w:link w:val="Bodytext8Exact"/>
    <w:qFormat/>
    <w:rsid w:val="00096978"/>
    <w:pPr>
      <w:widowControl w:val="0"/>
      <w:shd w:val="clear" w:color="auto" w:fill="FFFFFF"/>
      <w:spacing w:line="0" w:lineRule="atLeast"/>
    </w:pPr>
    <w:rPr>
      <w:rFonts w:ascii="Tahoma" w:eastAsia="Tahoma" w:hAnsi="Tahoma" w:cs="Tahoma"/>
      <w:b/>
      <w:bCs/>
      <w:i/>
      <w:iCs/>
      <w:spacing w:val="-84"/>
      <w:sz w:val="89"/>
      <w:szCs w:val="89"/>
    </w:rPr>
  </w:style>
  <w:style w:type="paragraph" w:customStyle="1" w:styleId="Picturecaption3">
    <w:name w:val="Picture caption (3)"/>
    <w:basedOn w:val="Normal"/>
    <w:link w:val="Picturecaption3Exact"/>
    <w:qFormat/>
    <w:rsid w:val="00096978"/>
    <w:pPr>
      <w:widowControl w:val="0"/>
      <w:shd w:val="clear" w:color="auto" w:fill="FFFFFF"/>
      <w:spacing w:line="266" w:lineRule="exact"/>
    </w:pPr>
    <w:rPr>
      <w:rFonts w:asciiTheme="minorHAnsi" w:hAnsiTheme="minorHAnsi" w:cstheme="minorBidi"/>
      <w:spacing w:val="-2"/>
      <w:sz w:val="22"/>
      <w:szCs w:val="22"/>
    </w:rPr>
  </w:style>
  <w:style w:type="paragraph" w:customStyle="1" w:styleId="Heading420">
    <w:name w:val="Heading #4 (2)"/>
    <w:basedOn w:val="Normal"/>
    <w:link w:val="Heading42"/>
    <w:qFormat/>
    <w:rsid w:val="00096978"/>
    <w:pPr>
      <w:widowControl w:val="0"/>
      <w:shd w:val="clear" w:color="auto" w:fill="FFFFFF"/>
      <w:spacing w:line="0" w:lineRule="atLeast"/>
      <w:jc w:val="right"/>
      <w:outlineLvl w:val="3"/>
    </w:pPr>
    <w:rPr>
      <w:rFonts w:asciiTheme="minorHAnsi" w:hAnsiTheme="minorHAnsi" w:cstheme="minorBidi"/>
      <w:spacing w:val="-10"/>
      <w:sz w:val="22"/>
      <w:szCs w:val="28"/>
    </w:rPr>
  </w:style>
  <w:style w:type="paragraph" w:customStyle="1" w:styleId="Heading41">
    <w:name w:val="Heading #4"/>
    <w:basedOn w:val="Normal"/>
    <w:link w:val="Heading40"/>
    <w:qFormat/>
    <w:rsid w:val="00096978"/>
    <w:pPr>
      <w:widowControl w:val="0"/>
      <w:shd w:val="clear" w:color="auto" w:fill="FFFFFF"/>
      <w:spacing w:line="0" w:lineRule="atLeast"/>
      <w:jc w:val="right"/>
      <w:outlineLvl w:val="3"/>
    </w:pPr>
    <w:rPr>
      <w:rFonts w:asciiTheme="minorHAnsi" w:hAnsiTheme="minorHAnsi" w:cstheme="minorBidi"/>
      <w:sz w:val="27"/>
      <w:szCs w:val="27"/>
    </w:rPr>
  </w:style>
  <w:style w:type="paragraph" w:customStyle="1" w:styleId="Bodytext110">
    <w:name w:val="Body text (11)"/>
    <w:basedOn w:val="Normal"/>
    <w:link w:val="Bodytext11"/>
    <w:qFormat/>
    <w:rsid w:val="00096978"/>
    <w:pPr>
      <w:widowControl w:val="0"/>
      <w:shd w:val="clear" w:color="auto" w:fill="FFFFFF"/>
      <w:spacing w:before="180" w:after="60" w:line="0" w:lineRule="atLeast"/>
    </w:pPr>
    <w:rPr>
      <w:rFonts w:ascii="Tahoma" w:eastAsia="Tahoma" w:hAnsi="Tahoma" w:cs="Tahoma"/>
      <w:b/>
      <w:bCs/>
      <w:sz w:val="19"/>
      <w:szCs w:val="19"/>
    </w:rPr>
  </w:style>
  <w:style w:type="paragraph" w:customStyle="1" w:styleId="Picturecaption50">
    <w:name w:val="Picture caption (5)"/>
    <w:basedOn w:val="Normal"/>
    <w:link w:val="Picturecaption5"/>
    <w:qFormat/>
    <w:rsid w:val="00096978"/>
    <w:pPr>
      <w:widowControl w:val="0"/>
      <w:shd w:val="clear" w:color="auto" w:fill="FFFFFF"/>
      <w:spacing w:line="0" w:lineRule="atLeast"/>
    </w:pPr>
    <w:rPr>
      <w:rFonts w:asciiTheme="minorHAnsi" w:hAnsiTheme="minorHAnsi" w:cstheme="minorBidi"/>
      <w:sz w:val="13"/>
      <w:szCs w:val="13"/>
    </w:rPr>
  </w:style>
  <w:style w:type="paragraph" w:customStyle="1" w:styleId="Bodytext100">
    <w:name w:val="Body text (10)"/>
    <w:basedOn w:val="Normal"/>
    <w:link w:val="Bodytext10"/>
    <w:qFormat/>
    <w:rsid w:val="00096978"/>
    <w:pPr>
      <w:widowControl w:val="0"/>
      <w:shd w:val="clear" w:color="auto" w:fill="FFFFFF"/>
      <w:spacing w:before="900" w:after="180" w:line="0" w:lineRule="atLeast"/>
      <w:jc w:val="both"/>
    </w:pPr>
    <w:rPr>
      <w:rFonts w:asciiTheme="minorHAnsi" w:hAnsiTheme="minorHAnsi" w:cstheme="minorBidi"/>
      <w:sz w:val="13"/>
      <w:szCs w:val="13"/>
    </w:rPr>
  </w:style>
  <w:style w:type="paragraph" w:customStyle="1" w:styleId="Heading61">
    <w:name w:val="Heading #6"/>
    <w:basedOn w:val="Normal"/>
    <w:link w:val="Heading60"/>
    <w:qFormat/>
    <w:rsid w:val="00096978"/>
    <w:pPr>
      <w:widowControl w:val="0"/>
      <w:shd w:val="clear" w:color="auto" w:fill="FFFFFF"/>
      <w:spacing w:after="180" w:line="0" w:lineRule="atLeast"/>
      <w:ind w:hanging="360"/>
      <w:jc w:val="both"/>
      <w:outlineLvl w:val="5"/>
    </w:pPr>
    <w:rPr>
      <w:rFonts w:asciiTheme="minorHAnsi" w:hAnsiTheme="minorHAnsi" w:cstheme="minorBidi"/>
      <w:b/>
      <w:bCs/>
      <w:sz w:val="27"/>
      <w:szCs w:val="27"/>
    </w:rPr>
  </w:style>
  <w:style w:type="paragraph" w:customStyle="1" w:styleId="Bodytext120">
    <w:name w:val="Body text (12)"/>
    <w:basedOn w:val="Normal"/>
    <w:link w:val="Bodytext12"/>
    <w:qFormat/>
    <w:rsid w:val="00096978"/>
    <w:pPr>
      <w:widowControl w:val="0"/>
      <w:shd w:val="clear" w:color="auto" w:fill="FFFFFF"/>
      <w:spacing w:before="600" w:line="356" w:lineRule="exact"/>
      <w:jc w:val="both"/>
    </w:pPr>
    <w:rPr>
      <w:rFonts w:ascii="Arial Narrow" w:eastAsia="Arial Narrow" w:hAnsi="Arial Narrow" w:cs="Arial Narrow"/>
      <w:b/>
      <w:bCs/>
      <w:sz w:val="19"/>
      <w:szCs w:val="19"/>
    </w:rPr>
  </w:style>
  <w:style w:type="paragraph" w:customStyle="1" w:styleId="Heading71">
    <w:name w:val="Heading #7"/>
    <w:basedOn w:val="Normal"/>
    <w:link w:val="Heading70"/>
    <w:qFormat/>
    <w:rsid w:val="00096978"/>
    <w:pPr>
      <w:widowControl w:val="0"/>
      <w:shd w:val="clear" w:color="auto" w:fill="FFFFFF"/>
      <w:spacing w:line="446" w:lineRule="exact"/>
      <w:jc w:val="both"/>
      <w:outlineLvl w:val="6"/>
    </w:pPr>
    <w:rPr>
      <w:rFonts w:asciiTheme="minorHAnsi" w:hAnsiTheme="minorHAnsi" w:cstheme="minorBidi"/>
      <w:b/>
      <w:bCs/>
      <w:sz w:val="27"/>
      <w:szCs w:val="27"/>
    </w:rPr>
  </w:style>
  <w:style w:type="paragraph" w:customStyle="1" w:styleId="Heading520">
    <w:name w:val="Heading #5 (2)"/>
    <w:basedOn w:val="Normal"/>
    <w:link w:val="Heading52"/>
    <w:qFormat/>
    <w:rsid w:val="00096978"/>
    <w:pPr>
      <w:widowControl w:val="0"/>
      <w:shd w:val="clear" w:color="auto" w:fill="FFFFFF"/>
      <w:spacing w:line="0" w:lineRule="atLeast"/>
      <w:jc w:val="right"/>
      <w:outlineLvl w:val="4"/>
    </w:pPr>
    <w:rPr>
      <w:rFonts w:asciiTheme="minorHAnsi" w:hAnsiTheme="minorHAnsi" w:cstheme="minorBidi"/>
      <w:sz w:val="27"/>
      <w:szCs w:val="27"/>
    </w:rPr>
  </w:style>
  <w:style w:type="paragraph" w:customStyle="1" w:styleId="Picturecaption60">
    <w:name w:val="Picture caption (6)"/>
    <w:basedOn w:val="Normal"/>
    <w:link w:val="Picturecaption6"/>
    <w:qFormat/>
    <w:rsid w:val="00096978"/>
    <w:pPr>
      <w:widowControl w:val="0"/>
      <w:shd w:val="clear" w:color="auto" w:fill="FFFFFF"/>
      <w:spacing w:after="240" w:line="0" w:lineRule="atLeast"/>
      <w:jc w:val="both"/>
    </w:pPr>
    <w:rPr>
      <w:rFonts w:asciiTheme="minorHAnsi" w:hAnsiTheme="minorHAnsi" w:cstheme="minorBidi"/>
      <w:sz w:val="19"/>
      <w:szCs w:val="19"/>
    </w:rPr>
  </w:style>
  <w:style w:type="paragraph" w:customStyle="1" w:styleId="Tablecaption20">
    <w:name w:val="Table caption (2)"/>
    <w:basedOn w:val="Normal"/>
    <w:link w:val="Tablecaption2"/>
    <w:qFormat/>
    <w:rsid w:val="00096978"/>
    <w:pPr>
      <w:widowControl w:val="0"/>
      <w:shd w:val="clear" w:color="auto" w:fill="FFFFFF"/>
      <w:spacing w:line="0" w:lineRule="atLeast"/>
    </w:pPr>
    <w:rPr>
      <w:rFonts w:asciiTheme="minorHAnsi" w:hAnsiTheme="minorHAnsi" w:cstheme="minorBidi"/>
      <w:b/>
      <w:bCs/>
      <w:sz w:val="27"/>
      <w:szCs w:val="27"/>
    </w:rPr>
  </w:style>
  <w:style w:type="paragraph" w:customStyle="1" w:styleId="Picturecaption70">
    <w:name w:val="Picture caption (7)"/>
    <w:basedOn w:val="Normal"/>
    <w:link w:val="Picturecaption7"/>
    <w:qFormat/>
    <w:rsid w:val="00096978"/>
    <w:pPr>
      <w:widowControl w:val="0"/>
      <w:shd w:val="clear" w:color="auto" w:fill="FFFFFF"/>
      <w:spacing w:line="0" w:lineRule="atLeast"/>
    </w:pPr>
    <w:rPr>
      <w:rFonts w:asciiTheme="minorHAnsi" w:hAnsiTheme="minorHAnsi" w:cstheme="minorBidi"/>
      <w:b/>
      <w:bCs/>
      <w:i/>
      <w:iCs/>
      <w:sz w:val="27"/>
      <w:szCs w:val="27"/>
    </w:rPr>
  </w:style>
  <w:style w:type="paragraph" w:customStyle="1" w:styleId="Bodytext130">
    <w:name w:val="Body text (13)"/>
    <w:basedOn w:val="Normal"/>
    <w:link w:val="Bodytext13"/>
    <w:qFormat/>
    <w:rsid w:val="00096978"/>
    <w:pPr>
      <w:widowControl w:val="0"/>
      <w:shd w:val="clear" w:color="auto" w:fill="FFFFFF"/>
      <w:spacing w:line="277" w:lineRule="exact"/>
      <w:jc w:val="both"/>
    </w:pPr>
    <w:rPr>
      <w:rFonts w:ascii="Malgun Gothic" w:eastAsia="Malgun Gothic" w:hAnsi="Malgun Gothic" w:cs="Malgun Gothic"/>
      <w:sz w:val="19"/>
      <w:szCs w:val="19"/>
    </w:rPr>
  </w:style>
  <w:style w:type="paragraph" w:customStyle="1" w:styleId="Bodytext140">
    <w:name w:val="Body text (14)"/>
    <w:basedOn w:val="Normal"/>
    <w:link w:val="Bodytext14"/>
    <w:qFormat/>
    <w:rsid w:val="00096978"/>
    <w:pPr>
      <w:widowControl w:val="0"/>
      <w:shd w:val="clear" w:color="auto" w:fill="FFFFFF"/>
      <w:spacing w:line="277" w:lineRule="exact"/>
      <w:jc w:val="both"/>
    </w:pPr>
    <w:rPr>
      <w:rFonts w:ascii="Arial Unicode MS" w:eastAsia="Arial Unicode MS" w:hAnsi="Arial Unicode MS" w:cs="Arial Unicode MS"/>
      <w:spacing w:val="-20"/>
      <w:sz w:val="19"/>
      <w:szCs w:val="19"/>
    </w:rPr>
  </w:style>
  <w:style w:type="paragraph" w:customStyle="1" w:styleId="Bodytext150">
    <w:name w:val="Body text (15)"/>
    <w:basedOn w:val="Normal"/>
    <w:link w:val="Bodytext15"/>
    <w:qFormat/>
    <w:rsid w:val="00096978"/>
    <w:pPr>
      <w:widowControl w:val="0"/>
      <w:shd w:val="clear" w:color="auto" w:fill="FFFFFF"/>
      <w:spacing w:line="277" w:lineRule="exact"/>
      <w:jc w:val="both"/>
    </w:pPr>
    <w:rPr>
      <w:rFonts w:ascii="Calibri" w:eastAsiaTheme="minorHAnsi" w:hAnsi="Calibri" w:cs="Calibri"/>
      <w:spacing w:val="-10"/>
      <w:sz w:val="21"/>
      <w:szCs w:val="21"/>
    </w:rPr>
  </w:style>
  <w:style w:type="paragraph" w:customStyle="1" w:styleId="Bodytext160">
    <w:name w:val="Body text (16)"/>
    <w:basedOn w:val="Normal"/>
    <w:link w:val="Bodytext16"/>
    <w:qFormat/>
    <w:rsid w:val="00096978"/>
    <w:pPr>
      <w:widowControl w:val="0"/>
      <w:shd w:val="clear" w:color="auto" w:fill="FFFFFF"/>
      <w:spacing w:after="300" w:line="277" w:lineRule="exact"/>
      <w:jc w:val="both"/>
    </w:pPr>
    <w:rPr>
      <w:rFonts w:ascii="Malgun Gothic" w:eastAsia="Malgun Gothic" w:hAnsi="Malgun Gothic" w:cs="Malgun Gothic"/>
      <w:sz w:val="19"/>
      <w:szCs w:val="19"/>
    </w:rPr>
  </w:style>
  <w:style w:type="paragraph" w:customStyle="1" w:styleId="Bodytext170">
    <w:name w:val="Body text (17)"/>
    <w:basedOn w:val="Normal"/>
    <w:link w:val="Bodytext17"/>
    <w:qFormat/>
    <w:rsid w:val="00096978"/>
    <w:pPr>
      <w:widowControl w:val="0"/>
      <w:shd w:val="clear" w:color="auto" w:fill="FFFFFF"/>
      <w:spacing w:before="1920" w:line="356" w:lineRule="exact"/>
      <w:jc w:val="both"/>
    </w:pPr>
    <w:rPr>
      <w:rFonts w:asciiTheme="minorHAnsi" w:hAnsiTheme="minorHAnsi" w:cstheme="minorBidi"/>
      <w:sz w:val="22"/>
      <w:szCs w:val="22"/>
    </w:rPr>
  </w:style>
  <w:style w:type="paragraph" w:customStyle="1" w:styleId="Heading720">
    <w:name w:val="Heading #7 (2)"/>
    <w:basedOn w:val="Normal"/>
    <w:link w:val="Heading72"/>
    <w:qFormat/>
    <w:rsid w:val="00096978"/>
    <w:pPr>
      <w:widowControl w:val="0"/>
      <w:shd w:val="clear" w:color="auto" w:fill="FFFFFF"/>
      <w:spacing w:before="420" w:line="446" w:lineRule="exact"/>
      <w:jc w:val="both"/>
      <w:outlineLvl w:val="6"/>
    </w:pPr>
    <w:rPr>
      <w:rFonts w:asciiTheme="minorHAnsi" w:hAnsiTheme="minorHAnsi" w:cstheme="minorBidi"/>
      <w:sz w:val="27"/>
      <w:szCs w:val="27"/>
    </w:rPr>
  </w:style>
  <w:style w:type="paragraph" w:customStyle="1" w:styleId="Heading430">
    <w:name w:val="Heading #4 (3)"/>
    <w:basedOn w:val="Normal"/>
    <w:link w:val="Heading43"/>
    <w:qFormat/>
    <w:rsid w:val="00096978"/>
    <w:pPr>
      <w:widowControl w:val="0"/>
      <w:shd w:val="clear" w:color="auto" w:fill="FFFFFF"/>
      <w:spacing w:after="720" w:line="0" w:lineRule="atLeast"/>
      <w:jc w:val="center"/>
      <w:outlineLvl w:val="3"/>
    </w:pPr>
    <w:rPr>
      <w:rFonts w:asciiTheme="minorHAnsi" w:hAnsiTheme="minorHAnsi" w:cstheme="minorBidi"/>
      <w:b/>
      <w:bCs/>
      <w:sz w:val="33"/>
      <w:szCs w:val="33"/>
    </w:rPr>
  </w:style>
  <w:style w:type="paragraph" w:customStyle="1" w:styleId="Heading730">
    <w:name w:val="Heading #7 (3)"/>
    <w:basedOn w:val="Normal"/>
    <w:link w:val="Heading73"/>
    <w:qFormat/>
    <w:rsid w:val="00096978"/>
    <w:pPr>
      <w:widowControl w:val="0"/>
      <w:shd w:val="clear" w:color="auto" w:fill="FFFFFF"/>
      <w:spacing w:before="420" w:after="420" w:line="0" w:lineRule="atLeast"/>
      <w:jc w:val="both"/>
      <w:outlineLvl w:val="6"/>
    </w:pPr>
    <w:rPr>
      <w:rFonts w:asciiTheme="minorHAnsi" w:hAnsiTheme="minorHAnsi" w:cstheme="minorBidi"/>
      <w:b/>
      <w:bCs/>
      <w:i/>
      <w:iCs/>
      <w:sz w:val="27"/>
      <w:szCs w:val="27"/>
    </w:rPr>
  </w:style>
  <w:style w:type="paragraph" w:customStyle="1" w:styleId="Bodytext180">
    <w:name w:val="Body text (18)"/>
    <w:basedOn w:val="Normal"/>
    <w:link w:val="Bodytext18"/>
    <w:qFormat/>
    <w:rsid w:val="00096978"/>
    <w:pPr>
      <w:widowControl w:val="0"/>
      <w:shd w:val="clear" w:color="auto" w:fill="FFFFFF"/>
      <w:spacing w:after="180" w:line="0" w:lineRule="atLeast"/>
    </w:pPr>
    <w:rPr>
      <w:rFonts w:asciiTheme="minorHAnsi" w:hAnsiTheme="minorHAnsi" w:cstheme="minorBidi"/>
      <w:sz w:val="23"/>
      <w:szCs w:val="23"/>
    </w:rPr>
  </w:style>
  <w:style w:type="paragraph" w:customStyle="1" w:styleId="Bodytext190">
    <w:name w:val="Body text (19)"/>
    <w:basedOn w:val="Normal"/>
    <w:link w:val="Bodytext19"/>
    <w:qFormat/>
    <w:rsid w:val="00096978"/>
    <w:pPr>
      <w:widowControl w:val="0"/>
      <w:shd w:val="clear" w:color="auto" w:fill="FFFFFF"/>
      <w:spacing w:before="180" w:after="600" w:line="0" w:lineRule="atLeast"/>
      <w:ind w:hanging="360"/>
      <w:jc w:val="both"/>
    </w:pPr>
    <w:rPr>
      <w:rFonts w:asciiTheme="minorHAnsi" w:hAnsiTheme="minorHAnsi" w:cstheme="minorBidi"/>
      <w:b/>
      <w:bCs/>
      <w:i/>
      <w:iCs/>
      <w:sz w:val="23"/>
      <w:szCs w:val="23"/>
    </w:rPr>
  </w:style>
  <w:style w:type="paragraph" w:customStyle="1" w:styleId="Tablecaption40">
    <w:name w:val="Table caption (4)"/>
    <w:basedOn w:val="Normal"/>
    <w:link w:val="Tablecaption4"/>
    <w:qFormat/>
    <w:rsid w:val="00096978"/>
    <w:pPr>
      <w:widowControl w:val="0"/>
      <w:shd w:val="clear" w:color="auto" w:fill="FFFFFF"/>
      <w:spacing w:line="0" w:lineRule="atLeast"/>
    </w:pPr>
    <w:rPr>
      <w:rFonts w:asciiTheme="minorHAnsi" w:hAnsiTheme="minorHAnsi" w:cstheme="minorBidi"/>
      <w:b/>
      <w:bCs/>
      <w:i/>
      <w:iCs/>
      <w:sz w:val="23"/>
      <w:szCs w:val="23"/>
    </w:rPr>
  </w:style>
  <w:style w:type="paragraph" w:styleId="TOC5">
    <w:name w:val="toc 5"/>
    <w:basedOn w:val="Normal"/>
    <w:autoRedefine/>
    <w:uiPriority w:val="39"/>
    <w:rsid w:val="00096978"/>
    <w:pPr>
      <w:widowControl w:val="0"/>
      <w:ind w:left="720"/>
    </w:pPr>
    <w:rPr>
      <w:rFonts w:ascii="Calibri" w:eastAsia="Courier New" w:hAnsi="Calibri" w:cs="Courier New"/>
      <w:color w:val="000000"/>
      <w:sz w:val="20"/>
      <w:szCs w:val="20"/>
    </w:rPr>
  </w:style>
  <w:style w:type="paragraph" w:styleId="TOC7">
    <w:name w:val="toc 7"/>
    <w:basedOn w:val="Normal"/>
    <w:autoRedefine/>
    <w:uiPriority w:val="39"/>
    <w:rsid w:val="00096978"/>
    <w:pPr>
      <w:widowControl w:val="0"/>
      <w:ind w:left="1200"/>
    </w:pPr>
    <w:rPr>
      <w:rFonts w:ascii="Calibri" w:eastAsia="Courier New" w:hAnsi="Calibri" w:cs="Courier New"/>
      <w:color w:val="000000"/>
      <w:sz w:val="20"/>
      <w:szCs w:val="20"/>
    </w:rPr>
  </w:style>
  <w:style w:type="paragraph" w:styleId="TOC2">
    <w:name w:val="toc 2"/>
    <w:basedOn w:val="Normal"/>
    <w:next w:val="Normal"/>
    <w:autoRedefine/>
    <w:uiPriority w:val="39"/>
    <w:rsid w:val="00096978"/>
    <w:pPr>
      <w:widowControl w:val="0"/>
      <w:tabs>
        <w:tab w:val="left" w:pos="709"/>
        <w:tab w:val="right" w:leader="dot" w:pos="9356"/>
      </w:tabs>
      <w:spacing w:before="240"/>
      <w:ind w:left="709" w:hanging="709"/>
    </w:pPr>
    <w:rPr>
      <w:rFonts w:ascii="Times New Roman" w:eastAsia="Courier New" w:hAnsi="Times New Roman" w:cs="Courier New"/>
      <w:b/>
      <w:bCs/>
      <w:color w:val="000000"/>
      <w:sz w:val="26"/>
      <w:szCs w:val="20"/>
    </w:rPr>
  </w:style>
  <w:style w:type="paragraph" w:customStyle="1" w:styleId="B">
    <w:name w:val="B"/>
    <w:basedOn w:val="Normal"/>
    <w:qFormat/>
    <w:rsid w:val="00096978"/>
    <w:rPr>
      <w:rFonts w:ascii="Times New Roman" w:hAnsi="Times New Roman"/>
    </w:rPr>
  </w:style>
  <w:style w:type="paragraph" w:customStyle="1" w:styleId="cg">
    <w:name w:val="cg"/>
    <w:basedOn w:val="Heading"/>
    <w:autoRedefine/>
    <w:qFormat/>
    <w:rsid w:val="00096978"/>
    <w:pPr>
      <w:ind w:firstLine="0"/>
      <w:jc w:val="center"/>
    </w:pPr>
  </w:style>
  <w:style w:type="paragraph" w:customStyle="1" w:styleId="cgc">
    <w:name w:val="cgc"/>
    <w:basedOn w:val="cg"/>
    <w:autoRedefine/>
    <w:qFormat/>
    <w:rsid w:val="00096978"/>
    <w:rPr>
      <w:u w:val="single"/>
    </w:rPr>
  </w:style>
  <w:style w:type="paragraph" w:customStyle="1" w:styleId="cgd">
    <w:name w:val="cgd"/>
    <w:basedOn w:val="cg"/>
    <w:autoRedefine/>
    <w:qFormat/>
    <w:rsid w:val="00096978"/>
    <w:rPr>
      <w:b/>
    </w:rPr>
  </w:style>
  <w:style w:type="paragraph" w:customStyle="1" w:styleId="cgn">
    <w:name w:val="cgn"/>
    <w:basedOn w:val="cg"/>
    <w:autoRedefine/>
    <w:qFormat/>
    <w:rsid w:val="00096978"/>
    <w:rPr>
      <w:i/>
    </w:rPr>
  </w:style>
  <w:style w:type="paragraph" w:customStyle="1" w:styleId="cp">
    <w:name w:val="cp"/>
    <w:basedOn w:val="cg"/>
    <w:autoRedefine/>
    <w:qFormat/>
    <w:rsid w:val="00096978"/>
    <w:pPr>
      <w:jc w:val="right"/>
    </w:pPr>
  </w:style>
  <w:style w:type="paragraph" w:customStyle="1" w:styleId="cpc">
    <w:name w:val="cpc"/>
    <w:basedOn w:val="cp"/>
    <w:autoRedefine/>
    <w:qFormat/>
    <w:rsid w:val="00096978"/>
    <w:rPr>
      <w:u w:val="single"/>
    </w:rPr>
  </w:style>
  <w:style w:type="paragraph" w:customStyle="1" w:styleId="cpd">
    <w:name w:val="cpd"/>
    <w:basedOn w:val="cp"/>
    <w:autoRedefine/>
    <w:qFormat/>
    <w:rsid w:val="00096978"/>
    <w:rPr>
      <w:b/>
    </w:rPr>
  </w:style>
  <w:style w:type="paragraph" w:customStyle="1" w:styleId="cpn">
    <w:name w:val="cpn"/>
    <w:basedOn w:val="cp"/>
    <w:autoRedefine/>
    <w:qFormat/>
    <w:rsid w:val="00096978"/>
    <w:rPr>
      <w:i/>
    </w:rPr>
  </w:style>
  <w:style w:type="paragraph" w:customStyle="1" w:styleId="D">
    <w:name w:val="D"/>
    <w:basedOn w:val="Heading"/>
    <w:autoRedefine/>
    <w:qFormat/>
    <w:rsid w:val="00096978"/>
    <w:rPr>
      <w:b/>
    </w:rPr>
  </w:style>
  <w:style w:type="paragraph" w:customStyle="1" w:styleId="Dn">
    <w:name w:val="Dn"/>
    <w:basedOn w:val="Heading"/>
    <w:autoRedefine/>
    <w:qFormat/>
    <w:rsid w:val="00096978"/>
    <w:rPr>
      <w:b/>
      <w:i/>
    </w:rPr>
  </w:style>
  <w:style w:type="paragraph" w:customStyle="1" w:styleId="HeadingChar">
    <w:name w:val="Heading Char"/>
    <w:basedOn w:val="Normal"/>
    <w:link w:val="HeadingCharChar"/>
    <w:qFormat/>
    <w:rsid w:val="00096978"/>
    <w:pPr>
      <w:spacing w:before="120" w:line="360" w:lineRule="auto"/>
      <w:ind w:firstLine="567"/>
      <w:jc w:val="both"/>
    </w:pPr>
    <w:rPr>
      <w:rFonts w:ascii="Times New Roman" w:hAnsi="Times New Roman"/>
      <w:szCs w:val="28"/>
      <w:lang w:val="x-none" w:eastAsia="x-none"/>
    </w:rPr>
  </w:style>
  <w:style w:type="paragraph" w:customStyle="1" w:styleId="N">
    <w:name w:val="N"/>
    <w:basedOn w:val="Heading"/>
    <w:autoRedefine/>
    <w:qFormat/>
    <w:rsid w:val="00096978"/>
    <w:rPr>
      <w:i/>
    </w:rPr>
  </w:style>
  <w:style w:type="paragraph" w:styleId="IndexHeading">
    <w:name w:val="index heading"/>
    <w:basedOn w:val="Heading"/>
  </w:style>
  <w:style w:type="paragraph" w:styleId="TOCHeading">
    <w:name w:val="TOC Heading"/>
    <w:basedOn w:val="Heading1"/>
    <w:next w:val="Normal"/>
    <w:uiPriority w:val="39"/>
    <w:unhideWhenUsed/>
    <w:qFormat/>
    <w:rsid w:val="00096978"/>
    <w:pPr>
      <w:keepLines/>
      <w:spacing w:line="259" w:lineRule="auto"/>
      <w:jc w:val="left"/>
      <w:outlineLvl w:val="9"/>
    </w:pPr>
    <w:rPr>
      <w:rFonts w:ascii="Calibri Light" w:hAnsi="Calibri Light"/>
      <w:b w:val="0"/>
      <w:bCs w:val="0"/>
      <w:color w:val="2E74B5"/>
      <w:szCs w:val="32"/>
      <w:lang w:val="en-US" w:eastAsia="en-US"/>
    </w:rPr>
  </w:style>
  <w:style w:type="paragraph" w:styleId="TableofFigures">
    <w:name w:val="table of figures"/>
    <w:basedOn w:val="Normal"/>
    <w:next w:val="Normal"/>
    <w:uiPriority w:val="99"/>
    <w:unhideWhenUsed/>
    <w:rsid w:val="00096978"/>
    <w:pPr>
      <w:widowControl w:val="0"/>
      <w:ind w:left="480" w:hanging="480"/>
    </w:pPr>
    <w:rPr>
      <w:rFonts w:ascii="Calibri" w:eastAsia="Courier New" w:hAnsi="Calibri" w:cs="Courier New"/>
      <w:caps/>
      <w:color w:val="000000"/>
      <w:sz w:val="20"/>
      <w:szCs w:val="20"/>
    </w:rPr>
  </w:style>
  <w:style w:type="paragraph" w:styleId="TOC8">
    <w:name w:val="toc 8"/>
    <w:basedOn w:val="Normal"/>
    <w:next w:val="Normal"/>
    <w:autoRedefine/>
    <w:uiPriority w:val="39"/>
    <w:unhideWhenUsed/>
    <w:rsid w:val="00096978"/>
    <w:pPr>
      <w:widowControl w:val="0"/>
      <w:ind w:left="1440"/>
    </w:pPr>
    <w:rPr>
      <w:rFonts w:ascii="Calibri" w:eastAsia="Courier New" w:hAnsi="Calibri" w:cs="Courier New"/>
      <w:color w:val="000000"/>
      <w:sz w:val="20"/>
      <w:szCs w:val="20"/>
    </w:rPr>
  </w:style>
  <w:style w:type="paragraph" w:styleId="TOC9">
    <w:name w:val="toc 9"/>
    <w:basedOn w:val="Normal"/>
    <w:next w:val="Normal"/>
    <w:autoRedefine/>
    <w:uiPriority w:val="39"/>
    <w:unhideWhenUsed/>
    <w:rsid w:val="00096978"/>
    <w:pPr>
      <w:widowControl w:val="0"/>
      <w:ind w:left="1680"/>
    </w:pPr>
    <w:rPr>
      <w:rFonts w:ascii="Calibri" w:eastAsia="Courier New" w:hAnsi="Calibri" w:cs="Courier New"/>
      <w:color w:val="000000"/>
      <w:sz w:val="20"/>
      <w:szCs w:val="20"/>
    </w:rPr>
  </w:style>
  <w:style w:type="paragraph" w:customStyle="1" w:styleId="ducnguyen1">
    <w:name w:val="ducnguyen1"/>
    <w:basedOn w:val="Normal"/>
    <w:link w:val="ducnguyen1Char"/>
    <w:qFormat/>
    <w:rsid w:val="00096978"/>
    <w:pPr>
      <w:keepNext/>
      <w:keepLines/>
      <w:widowControl w:val="0"/>
      <w:spacing w:line="360" w:lineRule="auto"/>
      <w:ind w:firstLine="397"/>
      <w:jc w:val="both"/>
    </w:pPr>
    <w:rPr>
      <w:rFonts w:ascii="Times New Roman" w:eastAsia="Courier New" w:hAnsi="Times New Roman"/>
      <w:sz w:val="26"/>
      <w:szCs w:val="26"/>
      <w:lang w:val="x-none" w:eastAsia="x-none"/>
    </w:rPr>
  </w:style>
  <w:style w:type="paragraph" w:customStyle="1" w:styleId="ducnguyen0">
    <w:name w:val="ducnguyen0"/>
    <w:basedOn w:val="ducnguyen1"/>
    <w:link w:val="ducnguyen0Char"/>
    <w:qFormat/>
    <w:rsid w:val="00096978"/>
    <w:rPr>
      <w:b/>
    </w:rPr>
  </w:style>
  <w:style w:type="paragraph" w:customStyle="1" w:styleId="Duc1">
    <w:name w:val="Duc1"/>
    <w:basedOn w:val="Heading1"/>
    <w:next w:val="Heading1"/>
    <w:link w:val="Duc1Char"/>
    <w:qFormat/>
    <w:rsid w:val="00096978"/>
    <w:pPr>
      <w:spacing w:line="288" w:lineRule="auto"/>
      <w:jc w:val="both"/>
    </w:pPr>
    <w:rPr>
      <w:rFonts w:ascii="Times New Roman" w:hAnsi="Times New Roman"/>
      <w:kern w:val="2"/>
      <w:szCs w:val="32"/>
    </w:rPr>
  </w:style>
  <w:style w:type="paragraph" w:customStyle="1" w:styleId="Duc2">
    <w:name w:val="Duc2"/>
    <w:basedOn w:val="Heading2"/>
    <w:next w:val="Heading2"/>
    <w:link w:val="Duc2Char"/>
    <w:qFormat/>
    <w:rsid w:val="00096978"/>
    <w:pPr>
      <w:numPr>
        <w:ilvl w:val="1"/>
        <w:numId w:val="12"/>
      </w:numPr>
      <w:spacing w:before="120" w:after="120" w:line="288" w:lineRule="auto"/>
      <w:ind w:left="788" w:hanging="431"/>
      <w:jc w:val="both"/>
    </w:pPr>
    <w:rPr>
      <w:rFonts w:ascii="Times New Roman" w:hAnsi="Times New Roman"/>
      <w:iCs/>
      <w:sz w:val="28"/>
      <w:szCs w:val="28"/>
      <w:lang w:val="vi-VN"/>
    </w:rPr>
  </w:style>
  <w:style w:type="paragraph" w:customStyle="1" w:styleId="Duc3">
    <w:name w:val="Duc3"/>
    <w:basedOn w:val="Heading3"/>
    <w:next w:val="Duc2"/>
    <w:link w:val="Duc3Char"/>
    <w:qFormat/>
    <w:rsid w:val="00096978"/>
    <w:pPr>
      <w:numPr>
        <w:numId w:val="13"/>
      </w:numPr>
      <w:spacing w:before="0" w:after="0"/>
    </w:pPr>
    <w:rPr>
      <w:rFonts w:ascii="Times New Roman" w:hAnsi="Times New Roman"/>
      <w:lang w:val="vi-VN"/>
    </w:rPr>
  </w:style>
  <w:style w:type="paragraph" w:customStyle="1" w:styleId="Duc4">
    <w:name w:val="Duc4"/>
    <w:basedOn w:val="Heading4"/>
    <w:link w:val="Duc4Char"/>
    <w:qFormat/>
    <w:rsid w:val="00096978"/>
    <w:pPr>
      <w:tabs>
        <w:tab w:val="left" w:pos="0"/>
      </w:tabs>
      <w:spacing w:before="0" w:after="0" w:line="360" w:lineRule="auto"/>
      <w:jc w:val="both"/>
    </w:pPr>
    <w:rPr>
      <w:rFonts w:ascii="Times New Roman" w:eastAsia="Courier New" w:hAnsi="Times New Roman"/>
      <w:b w:val="0"/>
      <w:i/>
      <w:sz w:val="28"/>
    </w:rPr>
  </w:style>
  <w:style w:type="paragraph" w:customStyle="1" w:styleId="Lever1-">
    <w:name w:val="Lever 1-"/>
    <w:basedOn w:val="Heading"/>
    <w:link w:val="Lever1-Char"/>
    <w:qFormat/>
    <w:rsid w:val="00096978"/>
    <w:pPr>
      <w:numPr>
        <w:numId w:val="16"/>
      </w:numPr>
      <w:spacing w:before="0"/>
      <w:jc w:val="left"/>
      <w:outlineLvl w:val="0"/>
    </w:pPr>
    <w:rPr>
      <w:b/>
      <w:sz w:val="26"/>
    </w:rPr>
  </w:style>
  <w:style w:type="paragraph" w:customStyle="1" w:styleId="Lever2-">
    <w:name w:val="Lever 2-"/>
    <w:basedOn w:val="Lever1-"/>
    <w:link w:val="Lever2-Char"/>
    <w:qFormat/>
    <w:rsid w:val="00096978"/>
    <w:pPr>
      <w:outlineLvl w:val="1"/>
    </w:pPr>
  </w:style>
  <w:style w:type="paragraph" w:customStyle="1" w:styleId="Lever3-">
    <w:name w:val="Lever 3-"/>
    <w:basedOn w:val="Lever2-"/>
    <w:link w:val="Lever3-Char"/>
    <w:qFormat/>
    <w:rsid w:val="00096978"/>
    <w:pPr>
      <w:outlineLvl w:val="2"/>
    </w:pPr>
    <w:rPr>
      <w:i/>
    </w:rPr>
  </w:style>
  <w:style w:type="paragraph" w:customStyle="1" w:styleId="Lever4-">
    <w:name w:val="Lever 4-"/>
    <w:basedOn w:val="Lever3-"/>
    <w:link w:val="Lever4-Char"/>
    <w:qFormat/>
    <w:rsid w:val="00096978"/>
    <w:rPr>
      <w:b w:val="0"/>
      <w:bCs/>
      <w:i w:val="0"/>
      <w:iCs/>
      <w:kern w:val="2"/>
      <w:szCs w:val="20"/>
    </w:rPr>
  </w:style>
  <w:style w:type="paragraph" w:customStyle="1" w:styleId="Lever">
    <w:name w:val="Lever ???"/>
    <w:next w:val="BodyText6"/>
    <w:qFormat/>
    <w:rsid w:val="00096978"/>
    <w:pPr>
      <w:spacing w:line="360" w:lineRule="auto"/>
      <w:ind w:firstLine="397"/>
      <w:jc w:val="both"/>
    </w:pPr>
    <w:rPr>
      <w:rFonts w:ascii="Times New Roman" w:eastAsia="Times New Roman" w:hAnsi="Times New Roman" w:cs="Times New Roman"/>
      <w:sz w:val="26"/>
      <w:szCs w:val="28"/>
    </w:rPr>
  </w:style>
  <w:style w:type="paragraph" w:customStyle="1" w:styleId="Lever7-1">
    <w:name w:val="Lever 7-1"/>
    <w:next w:val="Bodytext30"/>
    <w:link w:val="Lever7-1Char"/>
    <w:qFormat/>
    <w:rsid w:val="00096978"/>
    <w:pPr>
      <w:numPr>
        <w:numId w:val="15"/>
      </w:numPr>
      <w:spacing w:line="360" w:lineRule="auto"/>
      <w:ind w:left="0" w:firstLine="397"/>
      <w:jc w:val="both"/>
    </w:pPr>
    <w:rPr>
      <w:rFonts w:ascii="Times New Roman" w:eastAsia="Times New Roman" w:hAnsi="Times New Roman" w:cs="Times New Roman"/>
      <w:color w:val="000000"/>
      <w:sz w:val="26"/>
      <w:szCs w:val="26"/>
      <w:shd w:val="clear" w:color="auto" w:fill="FFFFFF"/>
      <w:lang w:val="en-GB" w:eastAsia="en-GB"/>
    </w:rPr>
  </w:style>
  <w:style w:type="paragraph" w:customStyle="1" w:styleId="Lever8-">
    <w:name w:val="Lever 8-"/>
    <w:basedOn w:val="ListParagraph"/>
    <w:link w:val="Lever8-Char"/>
    <w:qFormat/>
    <w:rsid w:val="00096978"/>
    <w:pPr>
      <w:keepNext/>
      <w:keepLines/>
      <w:widowControl w:val="0"/>
      <w:numPr>
        <w:numId w:val="14"/>
      </w:numPr>
      <w:spacing w:after="0" w:line="360" w:lineRule="auto"/>
      <w:ind w:left="426" w:hanging="426"/>
      <w:contextualSpacing w:val="0"/>
      <w:jc w:val="both"/>
    </w:pPr>
    <w:rPr>
      <w:rFonts w:ascii="Times New Roman" w:eastAsia="Courier New" w:hAnsi="Times New Roman"/>
      <w:sz w:val="26"/>
      <w:szCs w:val="26"/>
    </w:rPr>
  </w:style>
  <w:style w:type="paragraph" w:customStyle="1" w:styleId="Lever6-">
    <w:name w:val="Lever 6-"/>
    <w:basedOn w:val="Normal"/>
    <w:link w:val="Lever6-Char"/>
    <w:qFormat/>
    <w:rsid w:val="00096978"/>
    <w:pPr>
      <w:keepNext/>
      <w:keepLines/>
      <w:widowControl w:val="0"/>
      <w:numPr>
        <w:numId w:val="10"/>
      </w:numPr>
      <w:spacing w:line="360" w:lineRule="auto"/>
      <w:jc w:val="both"/>
    </w:pPr>
    <w:rPr>
      <w:rFonts w:ascii="Times New Roman" w:hAnsi="Times New Roman"/>
      <w:b/>
      <w:sz w:val="26"/>
      <w:szCs w:val="26"/>
      <w:lang w:val="x-none" w:eastAsia="x-none"/>
    </w:rPr>
  </w:style>
  <w:style w:type="paragraph" w:customStyle="1" w:styleId="Lever5-">
    <w:name w:val="Lever 5-"/>
    <w:basedOn w:val="Normal"/>
    <w:link w:val="Lever5-Char"/>
    <w:qFormat/>
    <w:rsid w:val="00096978"/>
    <w:pPr>
      <w:keepNext/>
      <w:keepLines/>
      <w:widowControl w:val="0"/>
      <w:spacing w:line="360" w:lineRule="auto"/>
    </w:pPr>
    <w:rPr>
      <w:rFonts w:ascii="Times New Roman" w:eastAsia="Courier New" w:hAnsi="Times New Roman"/>
      <w:b/>
      <w:sz w:val="26"/>
      <w:szCs w:val="26"/>
      <w:lang w:val="x-none" w:eastAsia="x-none"/>
    </w:rPr>
  </w:style>
  <w:style w:type="paragraph" w:customStyle="1" w:styleId="Lever7-2">
    <w:name w:val="Lever 7-2"/>
    <w:basedOn w:val="Normal"/>
    <w:link w:val="Lever7-2Char"/>
    <w:qFormat/>
    <w:rsid w:val="00096978"/>
    <w:pPr>
      <w:keepNext/>
      <w:keepLines/>
      <w:widowControl w:val="0"/>
      <w:numPr>
        <w:numId w:val="11"/>
      </w:numPr>
      <w:tabs>
        <w:tab w:val="left" w:pos="426"/>
      </w:tabs>
      <w:spacing w:line="360" w:lineRule="auto"/>
      <w:ind w:left="0" w:firstLine="0"/>
      <w:jc w:val="both"/>
    </w:pPr>
    <w:rPr>
      <w:rFonts w:ascii="Times New Roman" w:eastAsia="Courier New" w:hAnsi="Times New Roman"/>
      <w:sz w:val="26"/>
      <w:szCs w:val="26"/>
      <w:lang w:val="x-none" w:eastAsia="x-none"/>
    </w:rPr>
  </w:style>
  <w:style w:type="paragraph" w:styleId="CommentSubject">
    <w:name w:val="annotation subject"/>
    <w:basedOn w:val="CommentText"/>
    <w:next w:val="CommentText"/>
    <w:link w:val="CommentSubjectChar"/>
    <w:uiPriority w:val="99"/>
    <w:semiHidden/>
    <w:unhideWhenUsed/>
    <w:qFormat/>
    <w:rsid w:val="00096978"/>
    <w:pPr>
      <w:widowControl w:val="0"/>
    </w:pPr>
    <w:rPr>
      <w:rFonts w:ascii="Courier New" w:eastAsia="Courier New" w:hAnsi="Courier New" w:cs="Courier New"/>
      <w:b/>
      <w:bCs/>
      <w:lang w:val="en-US" w:eastAsia="en-US"/>
    </w:rPr>
  </w:style>
  <w:style w:type="paragraph" w:styleId="Title">
    <w:name w:val="Title"/>
    <w:basedOn w:val="Normal"/>
    <w:link w:val="TitleChar"/>
    <w:qFormat/>
    <w:rsid w:val="00096978"/>
    <w:rPr>
      <w:rFonts w:ascii="Times New Roman" w:hAnsi="Times New Roman"/>
      <w:sz w:val="24"/>
      <w:szCs w:val="26"/>
    </w:rPr>
  </w:style>
  <w:style w:type="paragraph" w:styleId="Subtitle">
    <w:name w:val="Subtitle"/>
    <w:basedOn w:val="Normal"/>
    <w:link w:val="SubtitleChar"/>
    <w:qFormat/>
    <w:rsid w:val="00096978"/>
    <w:pPr>
      <w:spacing w:line="360" w:lineRule="atLeast"/>
      <w:outlineLvl w:val="0"/>
    </w:pPr>
    <w:rPr>
      <w:bCs/>
      <w:color w:val="000000"/>
      <w:szCs w:val="20"/>
    </w:rPr>
  </w:style>
  <w:style w:type="paragraph" w:styleId="ListBullet4">
    <w:name w:val="List Bullet 4"/>
    <w:basedOn w:val="Normal"/>
    <w:semiHidden/>
    <w:rsid w:val="00096978"/>
    <w:pPr>
      <w:numPr>
        <w:numId w:val="17"/>
      </w:numPr>
    </w:pPr>
    <w:rPr>
      <w:rFonts w:ascii="Times New Roman" w:hAnsi="Times New Roman"/>
      <w:color w:val="000000"/>
      <w:sz w:val="24"/>
      <w:szCs w:val="26"/>
    </w:rPr>
  </w:style>
  <w:style w:type="paragraph" w:styleId="Revision">
    <w:name w:val="Revision"/>
    <w:uiPriority w:val="99"/>
    <w:semiHidden/>
    <w:qFormat/>
    <w:rsid w:val="00096978"/>
    <w:rPr>
      <w:rFonts w:ascii="Times New Roman" w:eastAsia="Times New Roman" w:hAnsi="Times New Roman" w:cs="Times New Roman"/>
      <w:sz w:val="24"/>
      <w:szCs w:val="24"/>
    </w:rPr>
  </w:style>
  <w:style w:type="paragraph" w:customStyle="1" w:styleId="ThaiHD">
    <w:name w:val="Thai HD"/>
    <w:basedOn w:val="ListParagraph"/>
    <w:link w:val="ThaiHDChar"/>
    <w:qFormat/>
    <w:rsid w:val="00096978"/>
    <w:pPr>
      <w:spacing w:line="312" w:lineRule="auto"/>
      <w:ind w:left="567"/>
      <w:jc w:val="both"/>
    </w:pPr>
    <w:rPr>
      <w:rFonts w:ascii="Times New Roman" w:eastAsia="Calibri" w:hAnsi="Times New Roman"/>
      <w:sz w:val="26"/>
      <w:szCs w:val="26"/>
    </w:rPr>
  </w:style>
  <w:style w:type="paragraph" w:styleId="NoSpacing">
    <w:name w:val="No Spacing"/>
    <w:uiPriority w:val="1"/>
    <w:qFormat/>
    <w:rsid w:val="00096978"/>
    <w:rPr>
      <w:rFonts w:ascii="Times New Roman" w:eastAsia="Times New Roman" w:hAnsi="Times New Roman" w:cs="Times New Roman"/>
      <w:sz w:val="24"/>
      <w:szCs w:val="24"/>
    </w:rPr>
  </w:style>
  <w:style w:type="paragraph" w:customStyle="1" w:styleId="DucH2">
    <w:name w:val="DucH2"/>
    <w:basedOn w:val="Lever2-"/>
    <w:qFormat/>
    <w:rsid w:val="00096978"/>
    <w:pPr>
      <w:numPr>
        <w:numId w:val="0"/>
      </w:numPr>
      <w:ind w:firstLine="567"/>
    </w:pPr>
  </w:style>
  <w:style w:type="paragraph" w:customStyle="1" w:styleId="DucH3">
    <w:name w:val="DucH3"/>
    <w:basedOn w:val="DucH1"/>
    <w:qFormat/>
    <w:rsid w:val="00096978"/>
    <w:pPr>
      <w:numPr>
        <w:ilvl w:val="2"/>
        <w:numId w:val="18"/>
      </w:numPr>
      <w:tabs>
        <w:tab w:val="left" w:pos="1440"/>
      </w:tabs>
      <w:ind w:left="1440" w:hanging="360"/>
    </w:pPr>
    <w:rPr>
      <w:b w:val="0"/>
    </w:rPr>
  </w:style>
  <w:style w:type="paragraph" w:customStyle="1" w:styleId="msonormal0">
    <w:name w:val="msonormal"/>
    <w:basedOn w:val="Normal"/>
    <w:qFormat/>
    <w:rsid w:val="00096978"/>
    <w:pPr>
      <w:spacing w:beforeAutospacing="1" w:afterAutospacing="1"/>
    </w:pPr>
    <w:rPr>
      <w:rFonts w:ascii="Times New Roman" w:hAnsi="Times New Roman"/>
      <w:sz w:val="24"/>
    </w:rPr>
  </w:style>
  <w:style w:type="paragraph" w:customStyle="1" w:styleId="font5">
    <w:name w:val="font5"/>
    <w:basedOn w:val="Normal"/>
    <w:qFormat/>
    <w:rsid w:val="00096978"/>
    <w:pPr>
      <w:spacing w:beforeAutospacing="1" w:afterAutospacing="1"/>
    </w:pPr>
    <w:rPr>
      <w:rFonts w:ascii="Times New Roman" w:hAnsi="Times New Roman"/>
      <w:b/>
      <w:bCs/>
      <w:sz w:val="20"/>
      <w:szCs w:val="20"/>
    </w:rPr>
  </w:style>
  <w:style w:type="paragraph" w:customStyle="1" w:styleId="font6">
    <w:name w:val="font6"/>
    <w:basedOn w:val="Normal"/>
    <w:qFormat/>
    <w:rsid w:val="00096978"/>
    <w:pPr>
      <w:spacing w:beforeAutospacing="1" w:afterAutospacing="1"/>
    </w:pPr>
    <w:rPr>
      <w:rFonts w:ascii="Tahoma" w:hAnsi="Tahoma" w:cs="Tahoma"/>
      <w:color w:val="000000"/>
      <w:sz w:val="18"/>
      <w:szCs w:val="18"/>
    </w:rPr>
  </w:style>
  <w:style w:type="paragraph" w:customStyle="1" w:styleId="font7">
    <w:name w:val="font7"/>
    <w:basedOn w:val="Normal"/>
    <w:qFormat/>
    <w:rsid w:val="00096978"/>
    <w:pPr>
      <w:spacing w:beforeAutospacing="1" w:afterAutospacing="1"/>
    </w:pPr>
    <w:rPr>
      <w:rFonts w:ascii="Tahoma" w:hAnsi="Tahoma" w:cs="Tahoma"/>
      <w:b/>
      <w:bCs/>
      <w:color w:val="000000"/>
      <w:sz w:val="18"/>
      <w:szCs w:val="18"/>
    </w:rPr>
  </w:style>
  <w:style w:type="paragraph" w:customStyle="1" w:styleId="xl154">
    <w:name w:val="xl154"/>
    <w:basedOn w:val="Normal"/>
    <w:qFormat/>
    <w:rsid w:val="00096978"/>
    <w:pPr>
      <w:spacing w:beforeAutospacing="1" w:afterAutospacing="1"/>
      <w:textAlignment w:val="center"/>
    </w:pPr>
    <w:rPr>
      <w:rFonts w:ascii="Times New Roman" w:hAnsi="Times New Roman"/>
      <w:sz w:val="24"/>
    </w:rPr>
  </w:style>
  <w:style w:type="paragraph" w:customStyle="1" w:styleId="xl155">
    <w:name w:val="xl155"/>
    <w:basedOn w:val="Normal"/>
    <w:qFormat/>
    <w:rsid w:val="00096978"/>
    <w:pPr>
      <w:spacing w:beforeAutospacing="1" w:afterAutospacing="1"/>
      <w:jc w:val="center"/>
      <w:textAlignment w:val="center"/>
    </w:pPr>
    <w:rPr>
      <w:rFonts w:ascii="Times New Roman" w:hAnsi="Times New Roman"/>
      <w:sz w:val="24"/>
    </w:rPr>
  </w:style>
  <w:style w:type="paragraph" w:customStyle="1" w:styleId="xl156">
    <w:name w:val="xl156"/>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imes New Roman" w:hAnsi="Times New Roman"/>
      <w:sz w:val="24"/>
    </w:rPr>
  </w:style>
  <w:style w:type="paragraph" w:customStyle="1" w:styleId="xl157">
    <w:name w:val="xl157"/>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customStyle="1" w:styleId="xl158">
    <w:name w:val="xl158"/>
    <w:basedOn w:val="Normal"/>
    <w:qFormat/>
    <w:rsid w:val="00096978"/>
    <w:pPr>
      <w:spacing w:beforeAutospacing="1" w:afterAutospacing="1"/>
      <w:textAlignment w:val="center"/>
    </w:pPr>
    <w:rPr>
      <w:rFonts w:ascii="Times New Roman" w:hAnsi="Times New Roman"/>
      <w:b/>
      <w:bCs/>
      <w:sz w:val="24"/>
    </w:rPr>
  </w:style>
  <w:style w:type="paragraph" w:customStyle="1" w:styleId="xl159">
    <w:name w:val="xl159"/>
    <w:basedOn w:val="Normal"/>
    <w:qFormat/>
    <w:rsid w:val="00096978"/>
    <w:pPr>
      <w:pBdr>
        <w:top w:val="single" w:sz="4" w:space="0" w:color="000000"/>
        <w:left w:val="double" w:sz="6"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customStyle="1" w:styleId="xl160">
    <w:name w:val="xl160"/>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imes New Roman" w:hAnsi="Times New Roman"/>
      <w:b/>
      <w:bCs/>
      <w:sz w:val="24"/>
    </w:rPr>
  </w:style>
  <w:style w:type="paragraph" w:customStyle="1" w:styleId="xl161">
    <w:name w:val="xl161"/>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customStyle="1" w:styleId="xl162">
    <w:name w:val="xl162"/>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customStyle="1" w:styleId="xl163">
    <w:name w:val="xl163"/>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imes New Roman" w:hAnsi="Times New Roman"/>
      <w:sz w:val="24"/>
    </w:rPr>
  </w:style>
  <w:style w:type="paragraph" w:customStyle="1" w:styleId="xl164">
    <w:name w:val="xl164"/>
    <w:basedOn w:val="Normal"/>
    <w:qFormat/>
    <w:rsid w:val="00096978"/>
    <w:pPr>
      <w:pBdr>
        <w:top w:val="single" w:sz="4" w:space="0" w:color="000000"/>
        <w:left w:val="double" w:sz="6"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customStyle="1" w:styleId="xl165">
    <w:name w:val="xl165"/>
    <w:basedOn w:val="Normal"/>
    <w:qFormat/>
    <w:rsid w:val="00096978"/>
    <w:pPr>
      <w:pBdr>
        <w:top w:val="single" w:sz="4" w:space="0" w:color="000000"/>
        <w:left w:val="double" w:sz="6"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customStyle="1" w:styleId="xl166">
    <w:name w:val="xl166"/>
    <w:basedOn w:val="Normal"/>
    <w:qFormat/>
    <w:rsid w:val="00096978"/>
    <w:pPr>
      <w:spacing w:beforeAutospacing="1" w:afterAutospacing="1"/>
      <w:jc w:val="center"/>
      <w:textAlignment w:val="center"/>
    </w:pPr>
    <w:rPr>
      <w:rFonts w:ascii="Times New Roman" w:hAnsi="Times New Roman"/>
      <w:sz w:val="24"/>
    </w:rPr>
  </w:style>
  <w:style w:type="paragraph" w:customStyle="1" w:styleId="xl167">
    <w:name w:val="xl167"/>
    <w:basedOn w:val="Normal"/>
    <w:qFormat/>
    <w:rsid w:val="00096978"/>
    <w:pPr>
      <w:spacing w:beforeAutospacing="1" w:afterAutospacing="1"/>
      <w:jc w:val="center"/>
      <w:textAlignment w:val="center"/>
    </w:pPr>
    <w:rPr>
      <w:rFonts w:ascii="Times New Roman" w:hAnsi="Times New Roman"/>
      <w:b/>
      <w:bCs/>
      <w:sz w:val="24"/>
    </w:rPr>
  </w:style>
  <w:style w:type="paragraph" w:customStyle="1" w:styleId="xl168">
    <w:name w:val="xl168"/>
    <w:basedOn w:val="Normal"/>
    <w:qFormat/>
    <w:rsid w:val="00096978"/>
    <w:pPr>
      <w:spacing w:beforeAutospacing="1" w:afterAutospacing="1"/>
      <w:textAlignment w:val="center"/>
    </w:pPr>
    <w:rPr>
      <w:rFonts w:ascii="Times New Roman" w:hAnsi="Times New Roman"/>
      <w:sz w:val="24"/>
    </w:rPr>
  </w:style>
  <w:style w:type="paragraph" w:customStyle="1" w:styleId="xl169">
    <w:name w:val="xl169"/>
    <w:basedOn w:val="Normal"/>
    <w:qFormat/>
    <w:rsid w:val="00096978"/>
    <w:pPr>
      <w:pBdr>
        <w:top w:val="single" w:sz="4" w:space="0" w:color="000000"/>
        <w:left w:val="double" w:sz="6" w:space="0" w:color="000000"/>
        <w:bottom w:val="double" w:sz="6" w:space="0" w:color="000000"/>
        <w:right w:val="single" w:sz="4" w:space="0" w:color="000000"/>
      </w:pBdr>
      <w:spacing w:beforeAutospacing="1" w:afterAutospacing="1"/>
      <w:jc w:val="center"/>
      <w:textAlignment w:val="center"/>
    </w:pPr>
    <w:rPr>
      <w:rFonts w:ascii="Times New Roman" w:hAnsi="Times New Roman"/>
      <w:sz w:val="24"/>
    </w:rPr>
  </w:style>
  <w:style w:type="paragraph" w:customStyle="1" w:styleId="xl170">
    <w:name w:val="xl170"/>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right"/>
      <w:textAlignment w:val="center"/>
    </w:pPr>
    <w:rPr>
      <w:rFonts w:ascii="Times New Roman" w:hAnsi="Times New Roman"/>
      <w:b/>
      <w:bCs/>
      <w:sz w:val="24"/>
    </w:rPr>
  </w:style>
  <w:style w:type="paragraph" w:customStyle="1" w:styleId="xl171">
    <w:name w:val="xl171"/>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right"/>
      <w:textAlignment w:val="center"/>
    </w:pPr>
    <w:rPr>
      <w:rFonts w:ascii="Times New Roman" w:hAnsi="Times New Roman"/>
      <w:sz w:val="24"/>
    </w:rPr>
  </w:style>
  <w:style w:type="paragraph" w:customStyle="1" w:styleId="xl172">
    <w:name w:val="xl172"/>
    <w:basedOn w:val="Normal"/>
    <w:qFormat/>
    <w:rsid w:val="00096978"/>
    <w:pPr>
      <w:spacing w:beforeAutospacing="1" w:afterAutospacing="1"/>
      <w:jc w:val="right"/>
      <w:textAlignment w:val="center"/>
    </w:pPr>
    <w:rPr>
      <w:rFonts w:ascii="Times New Roman" w:hAnsi="Times New Roman"/>
      <w:sz w:val="24"/>
    </w:rPr>
  </w:style>
  <w:style w:type="paragraph" w:customStyle="1" w:styleId="xl173">
    <w:name w:val="xl173"/>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right"/>
      <w:textAlignment w:val="center"/>
    </w:pPr>
    <w:rPr>
      <w:rFonts w:ascii="Times New Roman" w:hAnsi="Times New Roman"/>
      <w:b/>
      <w:bCs/>
      <w:sz w:val="24"/>
    </w:rPr>
  </w:style>
  <w:style w:type="paragraph" w:customStyle="1" w:styleId="xl174">
    <w:name w:val="xl174"/>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right"/>
      <w:textAlignment w:val="center"/>
    </w:pPr>
    <w:rPr>
      <w:rFonts w:ascii="Times New Roman" w:hAnsi="Times New Roman"/>
      <w:sz w:val="24"/>
    </w:rPr>
  </w:style>
  <w:style w:type="paragraph" w:customStyle="1" w:styleId="xl175">
    <w:name w:val="xl175"/>
    <w:basedOn w:val="Normal"/>
    <w:qFormat/>
    <w:rsid w:val="00096978"/>
    <w:pPr>
      <w:spacing w:beforeAutospacing="1" w:afterAutospacing="1"/>
      <w:jc w:val="center"/>
      <w:textAlignment w:val="center"/>
    </w:pPr>
    <w:rPr>
      <w:rFonts w:ascii="Times New Roman" w:hAnsi="Times New Roman"/>
      <w:sz w:val="24"/>
    </w:rPr>
  </w:style>
  <w:style w:type="paragraph" w:customStyle="1" w:styleId="xl176">
    <w:name w:val="xl176"/>
    <w:basedOn w:val="Normal"/>
    <w:qFormat/>
    <w:rsid w:val="00096978"/>
    <w:pPr>
      <w:spacing w:beforeAutospacing="1" w:afterAutospacing="1"/>
      <w:jc w:val="center"/>
      <w:textAlignment w:val="center"/>
    </w:pPr>
    <w:rPr>
      <w:rFonts w:ascii="Times New Roman" w:hAnsi="Times New Roman"/>
      <w:b/>
      <w:bCs/>
      <w:sz w:val="24"/>
    </w:rPr>
  </w:style>
  <w:style w:type="paragraph" w:customStyle="1" w:styleId="xl177">
    <w:name w:val="xl177"/>
    <w:basedOn w:val="Normal"/>
    <w:qFormat/>
    <w:rsid w:val="00096978"/>
    <w:pPr>
      <w:pBdr>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customStyle="1" w:styleId="xl178">
    <w:name w:val="xl178"/>
    <w:basedOn w:val="Normal"/>
    <w:qFormat/>
    <w:rsid w:val="00096978"/>
    <w:pPr>
      <w:spacing w:beforeAutospacing="1" w:afterAutospacing="1"/>
      <w:jc w:val="center"/>
      <w:textAlignment w:val="center"/>
    </w:pPr>
    <w:rPr>
      <w:rFonts w:ascii="Times New Roman" w:hAnsi="Times New Roman"/>
      <w:sz w:val="18"/>
      <w:szCs w:val="18"/>
    </w:rPr>
  </w:style>
  <w:style w:type="paragraph" w:customStyle="1" w:styleId="xl179">
    <w:name w:val="xl179"/>
    <w:basedOn w:val="Normal"/>
    <w:qFormat/>
    <w:rsid w:val="00096978"/>
    <w:pPr>
      <w:shd w:val="clear" w:color="000000" w:fill="FFFFFF"/>
      <w:spacing w:beforeAutospacing="1" w:afterAutospacing="1"/>
      <w:textAlignment w:val="center"/>
    </w:pPr>
    <w:rPr>
      <w:rFonts w:ascii="Times New Roman" w:hAnsi="Times New Roman"/>
      <w:b/>
      <w:bCs/>
      <w:sz w:val="24"/>
    </w:rPr>
  </w:style>
  <w:style w:type="paragraph" w:customStyle="1" w:styleId="xl180">
    <w:name w:val="xl180"/>
    <w:basedOn w:val="Normal"/>
    <w:qFormat/>
    <w:rsid w:val="00096978"/>
    <w:pPr>
      <w:pBdr>
        <w:left w:val="double" w:sz="6"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customStyle="1" w:styleId="xl181">
    <w:name w:val="xl181"/>
    <w:basedOn w:val="Normal"/>
    <w:qFormat/>
    <w:rsid w:val="00096978"/>
    <w:pPr>
      <w:pBdr>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customStyle="1" w:styleId="xl182">
    <w:name w:val="xl182"/>
    <w:basedOn w:val="Normal"/>
    <w:qFormat/>
    <w:rsid w:val="00096978"/>
    <w:pPr>
      <w:pBdr>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customStyle="1" w:styleId="xl183">
    <w:name w:val="xl183"/>
    <w:basedOn w:val="Normal"/>
    <w:qFormat/>
    <w:rsid w:val="00096978"/>
    <w:pPr>
      <w:spacing w:beforeAutospacing="1" w:afterAutospacing="1"/>
      <w:jc w:val="center"/>
      <w:textAlignment w:val="center"/>
    </w:pPr>
    <w:rPr>
      <w:rFonts w:ascii="Times New Roman" w:hAnsi="Times New Roman"/>
      <w:sz w:val="24"/>
    </w:rPr>
  </w:style>
  <w:style w:type="paragraph" w:customStyle="1" w:styleId="xl184">
    <w:name w:val="xl184"/>
    <w:basedOn w:val="Normal"/>
    <w:qFormat/>
    <w:rsid w:val="00096978"/>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jc w:val="center"/>
      <w:textAlignment w:val="center"/>
    </w:pPr>
    <w:rPr>
      <w:rFonts w:ascii="Times New Roman" w:hAnsi="Times New Roman"/>
      <w:sz w:val="24"/>
    </w:rPr>
  </w:style>
  <w:style w:type="paragraph" w:customStyle="1" w:styleId="xl185">
    <w:name w:val="xl185"/>
    <w:basedOn w:val="Normal"/>
    <w:qFormat/>
    <w:rsid w:val="00096978"/>
    <w:pPr>
      <w:pBdr>
        <w:top w:val="single" w:sz="4" w:space="0" w:color="000000"/>
        <w:left w:val="single" w:sz="4" w:space="0" w:color="000000"/>
        <w:bottom w:val="single" w:sz="4" w:space="0" w:color="000000"/>
        <w:right w:val="double" w:sz="6" w:space="0" w:color="000000"/>
      </w:pBdr>
      <w:spacing w:beforeAutospacing="1" w:afterAutospacing="1"/>
      <w:jc w:val="right"/>
      <w:textAlignment w:val="center"/>
    </w:pPr>
    <w:rPr>
      <w:rFonts w:ascii="Times New Roman" w:hAnsi="Times New Roman"/>
      <w:b/>
      <w:bCs/>
      <w:sz w:val="24"/>
    </w:rPr>
  </w:style>
  <w:style w:type="paragraph" w:customStyle="1" w:styleId="xl186">
    <w:name w:val="xl186"/>
    <w:basedOn w:val="Normal"/>
    <w:qFormat/>
    <w:rsid w:val="00096978"/>
    <w:pPr>
      <w:pBdr>
        <w:top w:val="single" w:sz="4" w:space="0" w:color="000000"/>
        <w:left w:val="single" w:sz="4" w:space="0" w:color="000000"/>
        <w:bottom w:val="single" w:sz="4" w:space="0" w:color="000000"/>
        <w:right w:val="double" w:sz="6" w:space="0" w:color="000000"/>
      </w:pBdr>
      <w:spacing w:beforeAutospacing="1" w:afterAutospacing="1"/>
      <w:jc w:val="right"/>
      <w:textAlignment w:val="center"/>
    </w:pPr>
    <w:rPr>
      <w:rFonts w:ascii="Times New Roman" w:hAnsi="Times New Roman"/>
      <w:b/>
      <w:bCs/>
      <w:sz w:val="24"/>
    </w:rPr>
  </w:style>
  <w:style w:type="paragraph" w:customStyle="1" w:styleId="xl187">
    <w:name w:val="xl187"/>
    <w:basedOn w:val="Normal"/>
    <w:qFormat/>
    <w:rsid w:val="00096978"/>
    <w:pPr>
      <w:pBdr>
        <w:top w:val="single" w:sz="4" w:space="0" w:color="000000"/>
        <w:left w:val="single" w:sz="4" w:space="0" w:color="000000"/>
        <w:bottom w:val="single" w:sz="4" w:space="0" w:color="000000"/>
        <w:right w:val="double" w:sz="6" w:space="0" w:color="000000"/>
      </w:pBdr>
      <w:spacing w:beforeAutospacing="1" w:afterAutospacing="1"/>
      <w:jc w:val="right"/>
      <w:textAlignment w:val="center"/>
    </w:pPr>
    <w:rPr>
      <w:rFonts w:ascii="Times New Roman" w:hAnsi="Times New Roman"/>
      <w:sz w:val="24"/>
    </w:rPr>
  </w:style>
  <w:style w:type="paragraph" w:customStyle="1" w:styleId="xl188">
    <w:name w:val="xl188"/>
    <w:basedOn w:val="Normal"/>
    <w:qFormat/>
    <w:rsid w:val="00096978"/>
    <w:pPr>
      <w:pBdr>
        <w:top w:val="single" w:sz="4" w:space="0" w:color="000000"/>
        <w:left w:val="single" w:sz="4" w:space="0" w:color="000000"/>
        <w:bottom w:val="double" w:sz="6" w:space="0" w:color="000000"/>
        <w:right w:val="double" w:sz="6" w:space="0" w:color="000000"/>
      </w:pBdr>
      <w:spacing w:beforeAutospacing="1" w:afterAutospacing="1"/>
      <w:jc w:val="right"/>
      <w:textAlignment w:val="center"/>
    </w:pPr>
    <w:rPr>
      <w:rFonts w:ascii="Times New Roman" w:hAnsi="Times New Roman"/>
      <w:b/>
      <w:bCs/>
      <w:sz w:val="24"/>
    </w:rPr>
  </w:style>
  <w:style w:type="paragraph" w:customStyle="1" w:styleId="xl189">
    <w:name w:val="xl189"/>
    <w:basedOn w:val="Normal"/>
    <w:qFormat/>
    <w:rsid w:val="00096978"/>
    <w:pPr>
      <w:pBdr>
        <w:left w:val="single" w:sz="4" w:space="0" w:color="000000"/>
        <w:bottom w:val="single" w:sz="4" w:space="0" w:color="000000"/>
      </w:pBdr>
      <w:spacing w:beforeAutospacing="1" w:afterAutospacing="1"/>
      <w:jc w:val="center"/>
      <w:textAlignment w:val="center"/>
    </w:pPr>
    <w:rPr>
      <w:rFonts w:ascii="Times New Roman" w:hAnsi="Times New Roman"/>
      <w:sz w:val="24"/>
    </w:rPr>
  </w:style>
  <w:style w:type="paragraph" w:customStyle="1" w:styleId="xl190">
    <w:name w:val="xl190"/>
    <w:basedOn w:val="Normal"/>
    <w:qFormat/>
    <w:rsid w:val="00096978"/>
    <w:pPr>
      <w:pBdr>
        <w:top w:val="single" w:sz="4" w:space="0" w:color="000000"/>
        <w:left w:val="single" w:sz="4" w:space="0" w:color="000000"/>
        <w:bottom w:val="single" w:sz="4" w:space="0" w:color="000000"/>
      </w:pBdr>
      <w:spacing w:beforeAutospacing="1" w:afterAutospacing="1"/>
      <w:jc w:val="right"/>
      <w:textAlignment w:val="center"/>
    </w:pPr>
    <w:rPr>
      <w:rFonts w:ascii="Times New Roman" w:hAnsi="Times New Roman"/>
      <w:b/>
      <w:bCs/>
      <w:sz w:val="24"/>
    </w:rPr>
  </w:style>
  <w:style w:type="paragraph" w:customStyle="1" w:styleId="xl191">
    <w:name w:val="xl191"/>
    <w:basedOn w:val="Normal"/>
    <w:qFormat/>
    <w:rsid w:val="00096978"/>
    <w:pPr>
      <w:pBdr>
        <w:top w:val="single" w:sz="4" w:space="0" w:color="000000"/>
        <w:left w:val="single" w:sz="4" w:space="0" w:color="000000"/>
        <w:bottom w:val="single" w:sz="4" w:space="0" w:color="000000"/>
      </w:pBdr>
      <w:spacing w:beforeAutospacing="1" w:afterAutospacing="1"/>
      <w:jc w:val="right"/>
      <w:textAlignment w:val="center"/>
    </w:pPr>
    <w:rPr>
      <w:rFonts w:ascii="Times New Roman" w:hAnsi="Times New Roman"/>
      <w:b/>
      <w:bCs/>
      <w:sz w:val="24"/>
    </w:rPr>
  </w:style>
  <w:style w:type="paragraph" w:customStyle="1" w:styleId="xl192">
    <w:name w:val="xl192"/>
    <w:basedOn w:val="Normal"/>
    <w:qFormat/>
    <w:rsid w:val="00096978"/>
    <w:pPr>
      <w:pBdr>
        <w:top w:val="single" w:sz="4" w:space="0" w:color="000000"/>
        <w:left w:val="single" w:sz="4" w:space="0" w:color="000000"/>
        <w:bottom w:val="single" w:sz="4" w:space="0" w:color="000000"/>
      </w:pBdr>
      <w:spacing w:beforeAutospacing="1" w:afterAutospacing="1"/>
      <w:jc w:val="right"/>
      <w:textAlignment w:val="center"/>
    </w:pPr>
    <w:rPr>
      <w:rFonts w:ascii="Times New Roman" w:hAnsi="Times New Roman"/>
      <w:sz w:val="24"/>
    </w:rPr>
  </w:style>
  <w:style w:type="paragraph" w:customStyle="1" w:styleId="xl193">
    <w:name w:val="xl193"/>
    <w:basedOn w:val="Normal"/>
    <w:qFormat/>
    <w:rsid w:val="00096978"/>
    <w:pPr>
      <w:pBdr>
        <w:top w:val="single" w:sz="4" w:space="0" w:color="000000"/>
        <w:left w:val="single" w:sz="4" w:space="0" w:color="000000"/>
        <w:bottom w:val="double" w:sz="6" w:space="0" w:color="000000"/>
      </w:pBdr>
      <w:spacing w:beforeAutospacing="1" w:afterAutospacing="1"/>
      <w:jc w:val="right"/>
      <w:textAlignment w:val="center"/>
    </w:pPr>
    <w:rPr>
      <w:rFonts w:ascii="Times New Roman" w:hAnsi="Times New Roman"/>
      <w:b/>
      <w:bCs/>
      <w:sz w:val="24"/>
    </w:rPr>
  </w:style>
  <w:style w:type="paragraph" w:customStyle="1" w:styleId="xl194">
    <w:name w:val="xl194"/>
    <w:basedOn w:val="Normal"/>
    <w:qFormat/>
    <w:rsid w:val="00096978"/>
    <w:pPr>
      <w:pBdr>
        <w:top w:val="single" w:sz="4" w:space="0" w:color="000000"/>
        <w:left w:val="single" w:sz="4" w:space="0" w:color="000000"/>
        <w:bottom w:val="single" w:sz="4" w:space="0" w:color="000000"/>
        <w:right w:val="double" w:sz="6" w:space="0" w:color="000000"/>
      </w:pBdr>
      <w:spacing w:beforeAutospacing="1" w:afterAutospacing="1"/>
      <w:jc w:val="center"/>
      <w:textAlignment w:val="center"/>
    </w:pPr>
    <w:rPr>
      <w:rFonts w:ascii="Times New Roman" w:hAnsi="Times New Roman"/>
      <w:sz w:val="24"/>
    </w:rPr>
  </w:style>
  <w:style w:type="paragraph" w:customStyle="1" w:styleId="xl195">
    <w:name w:val="xl195"/>
    <w:basedOn w:val="Normal"/>
    <w:qFormat/>
    <w:rsid w:val="00096978"/>
    <w:pPr>
      <w:pBdr>
        <w:top w:val="single" w:sz="4" w:space="0" w:color="000000"/>
        <w:left w:val="single" w:sz="4" w:space="0" w:color="000000"/>
        <w:bottom w:val="single" w:sz="4" w:space="0" w:color="000000"/>
        <w:right w:val="double" w:sz="6" w:space="0" w:color="000000"/>
      </w:pBdr>
      <w:spacing w:beforeAutospacing="1" w:afterAutospacing="1"/>
      <w:textAlignment w:val="center"/>
    </w:pPr>
    <w:rPr>
      <w:rFonts w:ascii="Times New Roman" w:hAnsi="Times New Roman"/>
      <w:i/>
      <w:iCs/>
      <w:sz w:val="24"/>
    </w:rPr>
  </w:style>
  <w:style w:type="paragraph" w:customStyle="1" w:styleId="xl196">
    <w:name w:val="xl196"/>
    <w:basedOn w:val="Normal"/>
    <w:qFormat/>
    <w:rsid w:val="00096978"/>
    <w:pPr>
      <w:spacing w:beforeAutospacing="1" w:afterAutospacing="1"/>
      <w:jc w:val="center"/>
      <w:textAlignment w:val="center"/>
    </w:pPr>
    <w:rPr>
      <w:rFonts w:ascii="Times New Roman" w:hAnsi="Times New Roman"/>
      <w:b/>
      <w:bCs/>
      <w:sz w:val="24"/>
    </w:rPr>
  </w:style>
  <w:style w:type="paragraph" w:customStyle="1" w:styleId="xl197">
    <w:name w:val="xl197"/>
    <w:basedOn w:val="Normal"/>
    <w:qFormat/>
    <w:rsid w:val="00096978"/>
    <w:pPr>
      <w:pBdr>
        <w:top w:val="double" w:sz="6" w:space="0" w:color="000000"/>
        <w:left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customStyle="1" w:styleId="xl198">
    <w:name w:val="xl198"/>
    <w:basedOn w:val="Normal"/>
    <w:qFormat/>
    <w:rsid w:val="00096978"/>
    <w:pPr>
      <w:pBdr>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customStyle="1" w:styleId="xl199">
    <w:name w:val="xl199"/>
    <w:basedOn w:val="Normal"/>
    <w:qFormat/>
    <w:rsid w:val="00096978"/>
    <w:pPr>
      <w:pBdr>
        <w:top w:val="double" w:sz="6" w:space="0" w:color="000000"/>
        <w:left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customStyle="1" w:styleId="xl200">
    <w:name w:val="xl200"/>
    <w:basedOn w:val="Normal"/>
    <w:qFormat/>
    <w:rsid w:val="00096978"/>
    <w:pPr>
      <w:pBdr>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customStyle="1" w:styleId="xl201">
    <w:name w:val="xl201"/>
    <w:basedOn w:val="Normal"/>
    <w:qFormat/>
    <w:rsid w:val="00096978"/>
    <w:pPr>
      <w:pBdr>
        <w:top w:val="single" w:sz="4" w:space="0" w:color="000000"/>
        <w:left w:val="single" w:sz="4" w:space="0" w:color="000000"/>
        <w:bottom w:val="double" w:sz="6" w:space="0" w:color="000000"/>
      </w:pBdr>
      <w:spacing w:beforeAutospacing="1" w:afterAutospacing="1"/>
      <w:jc w:val="center"/>
      <w:textAlignment w:val="center"/>
    </w:pPr>
    <w:rPr>
      <w:rFonts w:ascii="Times New Roman" w:hAnsi="Times New Roman"/>
      <w:b/>
      <w:bCs/>
      <w:sz w:val="24"/>
    </w:rPr>
  </w:style>
  <w:style w:type="paragraph" w:customStyle="1" w:styleId="xl202">
    <w:name w:val="xl202"/>
    <w:basedOn w:val="Normal"/>
    <w:qFormat/>
    <w:rsid w:val="00096978"/>
    <w:pPr>
      <w:pBdr>
        <w:top w:val="single" w:sz="4" w:space="0" w:color="000000"/>
        <w:bottom w:val="double" w:sz="6" w:space="0" w:color="000000"/>
      </w:pBdr>
      <w:spacing w:beforeAutospacing="1" w:afterAutospacing="1"/>
      <w:jc w:val="center"/>
      <w:textAlignment w:val="center"/>
    </w:pPr>
    <w:rPr>
      <w:rFonts w:ascii="Times New Roman" w:hAnsi="Times New Roman"/>
      <w:b/>
      <w:bCs/>
      <w:sz w:val="24"/>
    </w:rPr>
  </w:style>
  <w:style w:type="paragraph" w:customStyle="1" w:styleId="xl203">
    <w:name w:val="xl203"/>
    <w:basedOn w:val="Normal"/>
    <w:qFormat/>
    <w:rsid w:val="00096978"/>
    <w:pPr>
      <w:pBdr>
        <w:top w:val="single" w:sz="4" w:space="0" w:color="000000"/>
        <w:bottom w:val="double" w:sz="6" w:space="0" w:color="000000"/>
        <w:right w:val="single" w:sz="4" w:space="0" w:color="000000"/>
      </w:pBdr>
      <w:spacing w:beforeAutospacing="1" w:afterAutospacing="1"/>
      <w:jc w:val="center"/>
      <w:textAlignment w:val="center"/>
    </w:pPr>
    <w:rPr>
      <w:rFonts w:ascii="Times New Roman" w:hAnsi="Times New Roman"/>
      <w:b/>
      <w:bCs/>
      <w:sz w:val="24"/>
    </w:rPr>
  </w:style>
  <w:style w:type="paragraph" w:customStyle="1" w:styleId="xl204">
    <w:name w:val="xl204"/>
    <w:basedOn w:val="Normal"/>
    <w:qFormat/>
    <w:rsid w:val="00096978"/>
    <w:pPr>
      <w:pBdr>
        <w:top w:val="double" w:sz="6" w:space="0" w:color="000000"/>
        <w:left w:val="single" w:sz="4" w:space="0" w:color="000000"/>
      </w:pBdr>
      <w:spacing w:beforeAutospacing="1" w:afterAutospacing="1"/>
      <w:jc w:val="center"/>
      <w:textAlignment w:val="center"/>
    </w:pPr>
    <w:rPr>
      <w:rFonts w:ascii="Times New Roman" w:hAnsi="Times New Roman"/>
      <w:b/>
      <w:bCs/>
      <w:sz w:val="24"/>
    </w:rPr>
  </w:style>
  <w:style w:type="paragraph" w:customStyle="1" w:styleId="xl205">
    <w:name w:val="xl205"/>
    <w:basedOn w:val="Normal"/>
    <w:qFormat/>
    <w:rsid w:val="00096978"/>
    <w:pPr>
      <w:pBdr>
        <w:left w:val="single" w:sz="4" w:space="0" w:color="000000"/>
        <w:bottom w:val="single" w:sz="4" w:space="0" w:color="000000"/>
      </w:pBdr>
      <w:spacing w:beforeAutospacing="1" w:afterAutospacing="1"/>
      <w:jc w:val="center"/>
      <w:textAlignment w:val="center"/>
    </w:pPr>
    <w:rPr>
      <w:rFonts w:ascii="Times New Roman" w:hAnsi="Times New Roman"/>
      <w:b/>
      <w:bCs/>
      <w:sz w:val="24"/>
    </w:rPr>
  </w:style>
  <w:style w:type="paragraph" w:customStyle="1" w:styleId="xl206">
    <w:name w:val="xl206"/>
    <w:basedOn w:val="Normal"/>
    <w:qFormat/>
    <w:rsid w:val="00096978"/>
    <w:pPr>
      <w:pBdr>
        <w:top w:val="double" w:sz="6" w:space="0" w:color="000000"/>
        <w:left w:val="double" w:sz="6" w:space="0" w:color="000000"/>
        <w:right w:val="single" w:sz="4" w:space="0" w:color="000000"/>
      </w:pBdr>
      <w:shd w:val="clear" w:color="000000" w:fill="FFFFFF"/>
      <w:spacing w:beforeAutospacing="1" w:afterAutospacing="1"/>
      <w:jc w:val="center"/>
      <w:textAlignment w:val="center"/>
    </w:pPr>
    <w:rPr>
      <w:rFonts w:ascii="Times New Roman" w:hAnsi="Times New Roman"/>
      <w:b/>
      <w:bCs/>
      <w:sz w:val="24"/>
    </w:rPr>
  </w:style>
  <w:style w:type="paragraph" w:customStyle="1" w:styleId="xl207">
    <w:name w:val="xl207"/>
    <w:basedOn w:val="Normal"/>
    <w:qFormat/>
    <w:rsid w:val="00096978"/>
    <w:pPr>
      <w:pBdr>
        <w:left w:val="double" w:sz="6" w:space="0" w:color="000000"/>
        <w:bottom w:val="single" w:sz="4" w:space="0" w:color="000000"/>
        <w:right w:val="single" w:sz="4" w:space="0" w:color="000000"/>
      </w:pBdr>
      <w:shd w:val="clear" w:color="000000" w:fill="FFFFFF"/>
      <w:spacing w:beforeAutospacing="1" w:afterAutospacing="1"/>
      <w:jc w:val="center"/>
      <w:textAlignment w:val="center"/>
    </w:pPr>
    <w:rPr>
      <w:rFonts w:ascii="Times New Roman" w:hAnsi="Times New Roman"/>
      <w:b/>
      <w:bCs/>
      <w:sz w:val="24"/>
    </w:rPr>
  </w:style>
  <w:style w:type="paragraph" w:customStyle="1" w:styleId="xl208">
    <w:name w:val="xl208"/>
    <w:basedOn w:val="Normal"/>
    <w:qFormat/>
    <w:rsid w:val="00096978"/>
    <w:pPr>
      <w:pBdr>
        <w:top w:val="double" w:sz="6" w:space="0" w:color="000000"/>
        <w:left w:val="single" w:sz="4" w:space="0" w:color="000000"/>
        <w:right w:val="single" w:sz="4" w:space="0" w:color="000000"/>
      </w:pBdr>
      <w:shd w:val="clear" w:color="000000" w:fill="FFFFFF"/>
      <w:spacing w:beforeAutospacing="1" w:afterAutospacing="1"/>
      <w:jc w:val="center"/>
      <w:textAlignment w:val="center"/>
    </w:pPr>
    <w:rPr>
      <w:rFonts w:ascii="Times New Roman" w:hAnsi="Times New Roman"/>
      <w:b/>
      <w:bCs/>
      <w:sz w:val="24"/>
    </w:rPr>
  </w:style>
  <w:style w:type="paragraph" w:customStyle="1" w:styleId="xl209">
    <w:name w:val="xl209"/>
    <w:basedOn w:val="Normal"/>
    <w:qFormat/>
    <w:rsid w:val="00096978"/>
    <w:pPr>
      <w:pBdr>
        <w:left w:val="single" w:sz="4" w:space="0" w:color="000000"/>
        <w:bottom w:val="single" w:sz="4" w:space="0" w:color="000000"/>
        <w:right w:val="single" w:sz="4" w:space="0" w:color="000000"/>
      </w:pBdr>
      <w:shd w:val="clear" w:color="000000" w:fill="FFFFFF"/>
      <w:spacing w:beforeAutospacing="1" w:afterAutospacing="1"/>
      <w:jc w:val="center"/>
      <w:textAlignment w:val="center"/>
    </w:pPr>
    <w:rPr>
      <w:rFonts w:ascii="Times New Roman" w:hAnsi="Times New Roman"/>
      <w:b/>
      <w:bCs/>
      <w:sz w:val="24"/>
    </w:rPr>
  </w:style>
  <w:style w:type="paragraph" w:customStyle="1" w:styleId="xl210">
    <w:name w:val="xl210"/>
    <w:basedOn w:val="Normal"/>
    <w:qFormat/>
    <w:rsid w:val="00096978"/>
    <w:pPr>
      <w:pBdr>
        <w:top w:val="double" w:sz="6" w:space="0" w:color="000000"/>
        <w:left w:val="single" w:sz="4" w:space="0" w:color="000000"/>
        <w:right w:val="single" w:sz="4" w:space="0" w:color="000000"/>
      </w:pBdr>
      <w:shd w:val="clear" w:color="000000" w:fill="FFFFFF"/>
      <w:spacing w:beforeAutospacing="1" w:afterAutospacing="1"/>
      <w:jc w:val="center"/>
      <w:textAlignment w:val="center"/>
    </w:pPr>
    <w:rPr>
      <w:rFonts w:ascii="Times New Roman" w:hAnsi="Times New Roman"/>
      <w:b/>
      <w:bCs/>
      <w:sz w:val="24"/>
    </w:rPr>
  </w:style>
  <w:style w:type="paragraph" w:customStyle="1" w:styleId="xl211">
    <w:name w:val="xl211"/>
    <w:basedOn w:val="Normal"/>
    <w:qFormat/>
    <w:rsid w:val="00096978"/>
    <w:pPr>
      <w:pBdr>
        <w:left w:val="single" w:sz="4" w:space="0" w:color="000000"/>
        <w:bottom w:val="single" w:sz="4" w:space="0" w:color="000000"/>
        <w:right w:val="single" w:sz="4" w:space="0" w:color="000000"/>
      </w:pBdr>
      <w:shd w:val="clear" w:color="000000" w:fill="FFFFFF"/>
      <w:spacing w:beforeAutospacing="1" w:afterAutospacing="1"/>
      <w:jc w:val="center"/>
      <w:textAlignment w:val="center"/>
    </w:pPr>
    <w:rPr>
      <w:rFonts w:ascii="Times New Roman" w:hAnsi="Times New Roman"/>
      <w:b/>
      <w:bCs/>
      <w:sz w:val="24"/>
    </w:rPr>
  </w:style>
  <w:style w:type="paragraph" w:customStyle="1" w:styleId="xl212">
    <w:name w:val="xl212"/>
    <w:basedOn w:val="Normal"/>
    <w:qFormat/>
    <w:rsid w:val="00096978"/>
    <w:pPr>
      <w:spacing w:beforeAutospacing="1" w:afterAutospacing="1"/>
      <w:jc w:val="center"/>
      <w:textAlignment w:val="center"/>
    </w:pPr>
    <w:rPr>
      <w:rFonts w:ascii="Times New Roman" w:hAnsi="Times New Roman"/>
      <w:b/>
      <w:bCs/>
      <w:sz w:val="24"/>
    </w:rPr>
  </w:style>
  <w:style w:type="paragraph" w:customStyle="1" w:styleId="xl213">
    <w:name w:val="xl213"/>
    <w:basedOn w:val="Normal"/>
    <w:qFormat/>
    <w:rsid w:val="00096978"/>
    <w:pPr>
      <w:pBdr>
        <w:top w:val="double" w:sz="6" w:space="0" w:color="000000"/>
        <w:left w:val="single" w:sz="4" w:space="0" w:color="000000"/>
        <w:bottom w:val="single" w:sz="4" w:space="0" w:color="000000"/>
        <w:right w:val="double" w:sz="6" w:space="0" w:color="000000"/>
      </w:pBdr>
      <w:spacing w:beforeAutospacing="1" w:afterAutospacing="1"/>
      <w:jc w:val="center"/>
      <w:textAlignment w:val="center"/>
    </w:pPr>
    <w:rPr>
      <w:rFonts w:ascii="Times New Roman" w:hAnsi="Times New Roman"/>
      <w:b/>
      <w:bCs/>
      <w:sz w:val="24"/>
    </w:rPr>
  </w:style>
  <w:style w:type="paragraph" w:customStyle="1" w:styleId="xl214">
    <w:name w:val="xl214"/>
    <w:basedOn w:val="Normal"/>
    <w:qFormat/>
    <w:rsid w:val="00096978"/>
    <w:pPr>
      <w:pBdr>
        <w:top w:val="single" w:sz="4" w:space="0" w:color="000000"/>
        <w:left w:val="single" w:sz="4" w:space="0" w:color="000000"/>
        <w:bottom w:val="single" w:sz="4" w:space="0" w:color="000000"/>
        <w:right w:val="double" w:sz="6" w:space="0" w:color="000000"/>
      </w:pBdr>
      <w:spacing w:beforeAutospacing="1" w:afterAutospacing="1"/>
      <w:jc w:val="center"/>
      <w:textAlignment w:val="center"/>
    </w:pPr>
    <w:rPr>
      <w:rFonts w:ascii="Times New Roman" w:hAnsi="Times New Roman"/>
      <w:b/>
      <w:bCs/>
      <w:sz w:val="24"/>
    </w:rPr>
  </w:style>
  <w:style w:type="paragraph" w:customStyle="1" w:styleId="xl215">
    <w:name w:val="xl215"/>
    <w:basedOn w:val="Normal"/>
    <w:qFormat/>
    <w:rsid w:val="00096978"/>
    <w:pPr>
      <w:pBdr>
        <w:bottom w:val="double" w:sz="6" w:space="0" w:color="000000"/>
      </w:pBdr>
      <w:spacing w:beforeAutospacing="1" w:afterAutospacing="1"/>
      <w:jc w:val="center"/>
      <w:textAlignment w:val="center"/>
    </w:pPr>
    <w:rPr>
      <w:rFonts w:ascii="Times New Roman" w:hAnsi="Times New Roman"/>
      <w:i/>
      <w:iCs/>
      <w:sz w:val="24"/>
    </w:rPr>
  </w:style>
  <w:style w:type="paragraph" w:customStyle="1" w:styleId="xl151">
    <w:name w:val="xl151"/>
    <w:basedOn w:val="Normal"/>
    <w:qFormat/>
    <w:rsid w:val="00096978"/>
    <w:pPr>
      <w:spacing w:beforeAutospacing="1" w:afterAutospacing="1"/>
      <w:textAlignment w:val="center"/>
    </w:pPr>
    <w:rPr>
      <w:rFonts w:ascii="Times New Roman" w:hAnsi="Times New Roman"/>
      <w:sz w:val="20"/>
      <w:szCs w:val="20"/>
    </w:rPr>
  </w:style>
  <w:style w:type="paragraph" w:customStyle="1" w:styleId="xl152">
    <w:name w:val="xl152"/>
    <w:basedOn w:val="Normal"/>
    <w:qFormat/>
    <w:rsid w:val="00096978"/>
    <w:pPr>
      <w:spacing w:beforeAutospacing="1" w:afterAutospacing="1"/>
      <w:jc w:val="center"/>
      <w:textAlignment w:val="center"/>
    </w:pPr>
    <w:rPr>
      <w:rFonts w:ascii="Times New Roman" w:hAnsi="Times New Roman"/>
      <w:sz w:val="20"/>
      <w:szCs w:val="20"/>
    </w:rPr>
  </w:style>
  <w:style w:type="paragraph" w:customStyle="1" w:styleId="xl153">
    <w:name w:val="xl153"/>
    <w:basedOn w:val="Normal"/>
    <w:qFormat/>
    <w:rsid w:val="00096978"/>
    <w:pPr>
      <w:spacing w:beforeAutospacing="1" w:afterAutospacing="1"/>
      <w:textAlignment w:val="center"/>
    </w:pPr>
    <w:rPr>
      <w:rFonts w:ascii="Times New Roman" w:hAnsi="Times New Roman"/>
      <w:b/>
      <w:bCs/>
      <w:sz w:val="20"/>
      <w:szCs w:val="20"/>
    </w:rPr>
  </w:style>
  <w:style w:type="paragraph" w:customStyle="1" w:styleId="xl65">
    <w:name w:val="xl65"/>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b/>
      <w:bCs/>
      <w:sz w:val="24"/>
    </w:rPr>
  </w:style>
  <w:style w:type="paragraph" w:customStyle="1" w:styleId="xl66">
    <w:name w:val="xl66"/>
    <w:basedOn w:val="Normal"/>
    <w:qFormat/>
    <w:rsid w:val="00096978"/>
    <w:pPr>
      <w:pBdr>
        <w:left w:val="single" w:sz="4" w:space="0" w:color="000000"/>
        <w:bottom w:val="single" w:sz="4" w:space="0" w:color="000000"/>
        <w:right w:val="single" w:sz="4" w:space="0" w:color="000000"/>
      </w:pBdr>
      <w:spacing w:beforeAutospacing="1" w:afterAutospacing="1"/>
      <w:jc w:val="center"/>
    </w:pPr>
    <w:rPr>
      <w:rFonts w:ascii="Times New Roman" w:hAnsi="Times New Roman"/>
      <w:b/>
      <w:bCs/>
      <w:sz w:val="24"/>
    </w:rPr>
  </w:style>
  <w:style w:type="paragraph" w:customStyle="1" w:styleId="xl67">
    <w:name w:val="xl67"/>
    <w:basedOn w:val="Normal"/>
    <w:qFormat/>
    <w:rsid w:val="00096978"/>
    <w:pPr>
      <w:pBdr>
        <w:left w:val="single" w:sz="4" w:space="0" w:color="000000"/>
        <w:bottom w:val="single" w:sz="4" w:space="0" w:color="000000"/>
      </w:pBdr>
      <w:spacing w:beforeAutospacing="1" w:afterAutospacing="1"/>
    </w:pPr>
    <w:rPr>
      <w:rFonts w:ascii="Times New Roman" w:hAnsi="Times New Roman"/>
      <w:b/>
      <w:bCs/>
      <w:sz w:val="24"/>
    </w:rPr>
  </w:style>
  <w:style w:type="paragraph" w:customStyle="1" w:styleId="xl68">
    <w:name w:val="xl68"/>
    <w:basedOn w:val="Normal"/>
    <w:qFormat/>
    <w:rsid w:val="00096978"/>
    <w:pPr>
      <w:pBdr>
        <w:bottom w:val="single" w:sz="4" w:space="0" w:color="000000"/>
        <w:right w:val="single" w:sz="4" w:space="0" w:color="000000"/>
      </w:pBdr>
      <w:spacing w:beforeAutospacing="1" w:afterAutospacing="1"/>
    </w:pPr>
    <w:rPr>
      <w:rFonts w:ascii="Times New Roman" w:hAnsi="Times New Roman"/>
      <w:b/>
      <w:bCs/>
      <w:sz w:val="24"/>
    </w:rPr>
  </w:style>
  <w:style w:type="paragraph" w:customStyle="1" w:styleId="xl69">
    <w:name w:val="xl69"/>
    <w:basedOn w:val="Normal"/>
    <w:qFormat/>
    <w:rsid w:val="00096978"/>
    <w:pPr>
      <w:pBdr>
        <w:left w:val="single" w:sz="4" w:space="0" w:color="000000"/>
        <w:bottom w:val="single" w:sz="4" w:space="0" w:color="000000"/>
      </w:pBdr>
      <w:spacing w:beforeAutospacing="1" w:afterAutospacing="1"/>
    </w:pPr>
    <w:rPr>
      <w:rFonts w:ascii="Times New Roman" w:hAnsi="Times New Roman"/>
      <w:sz w:val="24"/>
    </w:rPr>
  </w:style>
  <w:style w:type="paragraph" w:customStyle="1" w:styleId="xl70">
    <w:name w:val="xl70"/>
    <w:basedOn w:val="Normal"/>
    <w:qFormat/>
    <w:rsid w:val="00096978"/>
    <w:pPr>
      <w:pBdr>
        <w:left w:val="single" w:sz="4" w:space="0" w:color="000000"/>
        <w:bottom w:val="single" w:sz="4" w:space="0" w:color="000000"/>
        <w:right w:val="single" w:sz="4" w:space="0" w:color="000000"/>
      </w:pBdr>
      <w:spacing w:beforeAutospacing="1" w:afterAutospacing="1"/>
      <w:jc w:val="center"/>
    </w:pPr>
    <w:rPr>
      <w:rFonts w:ascii="Times New Roman" w:hAnsi="Times New Roman"/>
      <w:sz w:val="24"/>
    </w:rPr>
  </w:style>
  <w:style w:type="paragraph" w:customStyle="1" w:styleId="xl71">
    <w:name w:val="xl71"/>
    <w:basedOn w:val="Normal"/>
    <w:qFormat/>
    <w:rsid w:val="00096978"/>
    <w:pPr>
      <w:pBdr>
        <w:bottom w:val="single" w:sz="4" w:space="0" w:color="000000"/>
        <w:right w:val="single" w:sz="4" w:space="0" w:color="000000"/>
      </w:pBdr>
      <w:spacing w:beforeAutospacing="1" w:afterAutospacing="1"/>
    </w:pPr>
    <w:rPr>
      <w:rFonts w:ascii="Times New Roman" w:hAnsi="Times New Roman"/>
      <w:sz w:val="24"/>
    </w:rPr>
  </w:style>
  <w:style w:type="paragraph" w:customStyle="1" w:styleId="xl72">
    <w:name w:val="xl72"/>
    <w:basedOn w:val="Normal"/>
    <w:qFormat/>
    <w:rsid w:val="00096978"/>
    <w:pPr>
      <w:pBdr>
        <w:left w:val="single" w:sz="4" w:space="0" w:color="000000"/>
        <w:bottom w:val="single" w:sz="4" w:space="0" w:color="000000"/>
      </w:pBdr>
      <w:spacing w:beforeAutospacing="1" w:afterAutospacing="1"/>
      <w:jc w:val="both"/>
      <w:textAlignment w:val="center"/>
    </w:pPr>
    <w:rPr>
      <w:rFonts w:ascii="Times New Roman" w:hAnsi="Times New Roman"/>
      <w:sz w:val="24"/>
    </w:rPr>
  </w:style>
  <w:style w:type="paragraph" w:customStyle="1" w:styleId="xl73">
    <w:name w:val="xl73"/>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both"/>
      <w:textAlignment w:val="center"/>
    </w:pPr>
    <w:rPr>
      <w:rFonts w:ascii="Times New Roman" w:hAnsi="Times New Roman"/>
      <w:sz w:val="24"/>
    </w:rPr>
  </w:style>
  <w:style w:type="paragraph" w:customStyle="1" w:styleId="xl74">
    <w:name w:val="xl74"/>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customStyle="1" w:styleId="xl75">
    <w:name w:val="xl75"/>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imes New Roman" w:hAnsi="Times New Roman"/>
      <w:sz w:val="24"/>
    </w:rPr>
  </w:style>
  <w:style w:type="paragraph" w:customStyle="1" w:styleId="xl76">
    <w:name w:val="xl76"/>
    <w:basedOn w:val="Normal"/>
    <w:qFormat/>
    <w:rsid w:val="00096978"/>
    <w:pPr>
      <w:pBdr>
        <w:left w:val="single" w:sz="4" w:space="0" w:color="000000"/>
        <w:bottom w:val="single" w:sz="4" w:space="0" w:color="000000"/>
      </w:pBdr>
      <w:spacing w:beforeAutospacing="1" w:afterAutospacing="1"/>
      <w:jc w:val="both"/>
      <w:textAlignment w:val="center"/>
    </w:pPr>
    <w:rPr>
      <w:rFonts w:ascii="Times New Roman" w:hAnsi="Times New Roman"/>
      <w:b/>
      <w:bCs/>
      <w:sz w:val="24"/>
    </w:rPr>
  </w:style>
  <w:style w:type="paragraph" w:customStyle="1" w:styleId="xl77">
    <w:name w:val="xl77"/>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customStyle="1" w:styleId="xl78">
    <w:name w:val="xl78"/>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imes New Roman" w:hAnsi="Times New Roman"/>
      <w:b/>
      <w:bCs/>
      <w:sz w:val="24"/>
    </w:rPr>
  </w:style>
  <w:style w:type="paragraph" w:customStyle="1" w:styleId="xl79">
    <w:name w:val="xl79"/>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customStyle="1" w:styleId="xl80">
    <w:name w:val="xl80"/>
    <w:basedOn w:val="Normal"/>
    <w:qFormat/>
    <w:rsid w:val="00096978"/>
    <w:pPr>
      <w:pBdr>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customStyle="1" w:styleId="xl81">
    <w:name w:val="xl81"/>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customStyle="1" w:styleId="xl82">
    <w:name w:val="xl82"/>
    <w:basedOn w:val="Normal"/>
    <w:qFormat/>
    <w:rsid w:val="00096978"/>
    <w:pPr>
      <w:spacing w:beforeAutospacing="1" w:afterAutospacing="1"/>
      <w:jc w:val="both"/>
      <w:textAlignment w:val="center"/>
    </w:pPr>
    <w:rPr>
      <w:rFonts w:ascii="Times New Roman" w:hAnsi="Times New Roman"/>
      <w:sz w:val="24"/>
    </w:rPr>
  </w:style>
  <w:style w:type="paragraph" w:customStyle="1" w:styleId="xl83">
    <w:name w:val="xl83"/>
    <w:basedOn w:val="Normal"/>
    <w:qFormat/>
    <w:rsid w:val="00096978"/>
    <w:pPr>
      <w:pBdr>
        <w:bottom w:val="single" w:sz="4" w:space="0" w:color="000000"/>
      </w:pBdr>
      <w:spacing w:beforeAutospacing="1" w:afterAutospacing="1"/>
      <w:jc w:val="center"/>
      <w:textAlignment w:val="center"/>
    </w:pPr>
    <w:rPr>
      <w:rFonts w:ascii="Times New Roman" w:hAnsi="Times New Roman"/>
      <w:sz w:val="24"/>
    </w:rPr>
  </w:style>
  <w:style w:type="paragraph" w:customStyle="1" w:styleId="xl84">
    <w:name w:val="xl84"/>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imes New Roman" w:hAnsi="Times New Roman"/>
      <w:color w:val="FF0000"/>
      <w:sz w:val="24"/>
    </w:rPr>
  </w:style>
  <w:style w:type="paragraph" w:customStyle="1" w:styleId="xl85">
    <w:name w:val="xl85"/>
    <w:basedOn w:val="Normal"/>
    <w:qFormat/>
    <w:rsid w:val="00096978"/>
    <w:pPr>
      <w:spacing w:beforeAutospacing="1" w:afterAutospacing="1"/>
      <w:ind w:firstLine="100"/>
      <w:textAlignment w:val="center"/>
    </w:pPr>
    <w:rPr>
      <w:rFonts w:ascii="Times New Roman" w:hAnsi="Times New Roman"/>
      <w:i/>
      <w:iCs/>
      <w:sz w:val="24"/>
    </w:rPr>
  </w:style>
  <w:style w:type="paragraph" w:customStyle="1" w:styleId="xl86">
    <w:name w:val="xl86"/>
    <w:basedOn w:val="Normal"/>
    <w:qFormat/>
    <w:rsid w:val="00096978"/>
    <w:pPr>
      <w:spacing w:beforeAutospacing="1" w:afterAutospacing="1"/>
      <w:textAlignment w:val="center"/>
    </w:pPr>
    <w:rPr>
      <w:rFonts w:ascii="Times New Roman" w:hAnsi="Times New Roman"/>
      <w:color w:val="FF0000"/>
      <w:sz w:val="24"/>
    </w:rPr>
  </w:style>
  <w:style w:type="paragraph" w:customStyle="1" w:styleId="xl87">
    <w:name w:val="xl87"/>
    <w:basedOn w:val="Normal"/>
    <w:qFormat/>
    <w:rsid w:val="00096978"/>
    <w:pPr>
      <w:spacing w:beforeAutospacing="1" w:afterAutospacing="1"/>
    </w:pPr>
    <w:rPr>
      <w:rFonts w:ascii="Times New Roman" w:hAnsi="Times New Roman"/>
      <w:i/>
      <w:iCs/>
      <w:sz w:val="24"/>
    </w:rPr>
  </w:style>
  <w:style w:type="paragraph" w:customStyle="1" w:styleId="xl88">
    <w:name w:val="xl88"/>
    <w:basedOn w:val="Normal"/>
    <w:qFormat/>
    <w:rsid w:val="00096978"/>
    <w:pPr>
      <w:spacing w:beforeAutospacing="1" w:afterAutospacing="1"/>
    </w:pPr>
    <w:rPr>
      <w:rFonts w:ascii="Times New Roman" w:hAnsi="Times New Roman"/>
      <w:b/>
      <w:bCs/>
      <w:sz w:val="24"/>
    </w:rPr>
  </w:style>
  <w:style w:type="paragraph" w:customStyle="1" w:styleId="xl89">
    <w:name w:val="xl89"/>
    <w:basedOn w:val="Normal"/>
    <w:qFormat/>
    <w:rsid w:val="00096978"/>
    <w:pPr>
      <w:pBdr>
        <w:left w:val="single" w:sz="4" w:space="0" w:color="000000"/>
        <w:bottom w:val="single" w:sz="4" w:space="0" w:color="000000"/>
      </w:pBdr>
      <w:spacing w:beforeAutospacing="1" w:afterAutospacing="1"/>
      <w:jc w:val="both"/>
      <w:textAlignment w:val="center"/>
    </w:pPr>
    <w:rPr>
      <w:rFonts w:ascii="Times New Roman" w:hAnsi="Times New Roman"/>
      <w:b/>
      <w:bCs/>
      <w:i/>
      <w:iCs/>
      <w:sz w:val="24"/>
    </w:rPr>
  </w:style>
  <w:style w:type="paragraph" w:customStyle="1" w:styleId="xl90">
    <w:name w:val="xl90"/>
    <w:basedOn w:val="Normal"/>
    <w:qFormat/>
    <w:rsid w:val="00096978"/>
    <w:pPr>
      <w:pBdr>
        <w:left w:val="single" w:sz="4" w:space="0" w:color="000000"/>
        <w:bottom w:val="single" w:sz="4" w:space="0" w:color="000000"/>
      </w:pBdr>
      <w:spacing w:beforeAutospacing="1" w:afterAutospacing="1"/>
      <w:jc w:val="both"/>
      <w:textAlignment w:val="center"/>
    </w:pPr>
    <w:rPr>
      <w:rFonts w:ascii="Times New Roman" w:hAnsi="Times New Roman"/>
      <w:i/>
      <w:iCs/>
      <w:sz w:val="24"/>
    </w:rPr>
  </w:style>
  <w:style w:type="paragraph" w:customStyle="1" w:styleId="xl91">
    <w:name w:val="xl91"/>
    <w:basedOn w:val="Normal"/>
    <w:qFormat/>
    <w:rsid w:val="00096978"/>
    <w:pPr>
      <w:pBdr>
        <w:left w:val="single" w:sz="4" w:space="7" w:color="000000"/>
        <w:bottom w:val="single" w:sz="4" w:space="0" w:color="000000"/>
      </w:pBdr>
      <w:spacing w:beforeAutospacing="1" w:afterAutospacing="1"/>
      <w:ind w:firstLine="100"/>
      <w:textAlignment w:val="center"/>
    </w:pPr>
    <w:rPr>
      <w:rFonts w:ascii="Times New Roman" w:hAnsi="Times New Roman"/>
      <w:sz w:val="24"/>
    </w:rPr>
  </w:style>
  <w:style w:type="paragraph" w:customStyle="1" w:styleId="xl92">
    <w:name w:val="xl92"/>
    <w:basedOn w:val="Normal"/>
    <w:qFormat/>
    <w:rsid w:val="00096978"/>
    <w:pPr>
      <w:pBdr>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customStyle="1" w:styleId="xl93">
    <w:name w:val="xl93"/>
    <w:basedOn w:val="Normal"/>
    <w:qFormat/>
    <w:rsid w:val="00096978"/>
    <w:pPr>
      <w:pBdr>
        <w:left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customStyle="1" w:styleId="xl94">
    <w:name w:val="xl94"/>
    <w:basedOn w:val="Normal"/>
    <w:qFormat/>
    <w:rsid w:val="00096978"/>
    <w:pPr>
      <w:pBdr>
        <w:top w:val="single" w:sz="4" w:space="0" w:color="000000"/>
        <w:left w:val="single" w:sz="4" w:space="7" w:color="000000"/>
        <w:right w:val="single" w:sz="4" w:space="0" w:color="000000"/>
      </w:pBdr>
      <w:spacing w:beforeAutospacing="1" w:afterAutospacing="1"/>
      <w:ind w:firstLine="100"/>
      <w:textAlignment w:val="center"/>
    </w:pPr>
    <w:rPr>
      <w:rFonts w:ascii="Times New Roman" w:hAnsi="Times New Roman"/>
      <w:sz w:val="24"/>
    </w:rPr>
  </w:style>
  <w:style w:type="paragraph" w:customStyle="1" w:styleId="xl95">
    <w:name w:val="xl95"/>
    <w:basedOn w:val="Normal"/>
    <w:qFormat/>
    <w:rsid w:val="00096978"/>
    <w:pPr>
      <w:pBdr>
        <w:top w:val="single" w:sz="4" w:space="0" w:color="000000"/>
        <w:left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customStyle="1" w:styleId="xl96">
    <w:name w:val="xl96"/>
    <w:basedOn w:val="Normal"/>
    <w:qFormat/>
    <w:rsid w:val="00096978"/>
    <w:pPr>
      <w:pBdr>
        <w:top w:val="single" w:sz="4" w:space="0" w:color="000000"/>
        <w:left w:val="single" w:sz="4" w:space="0" w:color="000000"/>
        <w:right w:val="single" w:sz="4" w:space="0" w:color="000000"/>
      </w:pBdr>
      <w:spacing w:beforeAutospacing="1" w:afterAutospacing="1"/>
      <w:textAlignment w:val="center"/>
    </w:pPr>
    <w:rPr>
      <w:rFonts w:ascii="Times New Roman" w:hAnsi="Times New Roman"/>
      <w:sz w:val="24"/>
    </w:rPr>
  </w:style>
  <w:style w:type="paragraph" w:customStyle="1" w:styleId="xl97">
    <w:name w:val="xl97"/>
    <w:basedOn w:val="Normal"/>
    <w:qFormat/>
    <w:rsid w:val="00096978"/>
    <w:pPr>
      <w:pBdr>
        <w:top w:val="single" w:sz="4" w:space="0" w:color="000000"/>
        <w:left w:val="single" w:sz="4" w:space="0" w:color="000000"/>
        <w:bottom w:val="single" w:sz="4" w:space="0" w:color="000000"/>
      </w:pBdr>
      <w:spacing w:beforeAutospacing="1" w:afterAutospacing="1"/>
    </w:pPr>
    <w:rPr>
      <w:rFonts w:ascii="Times New Roman" w:hAnsi="Times New Roman"/>
      <w:b/>
      <w:bCs/>
      <w:sz w:val="24"/>
    </w:rPr>
  </w:style>
  <w:style w:type="paragraph" w:customStyle="1" w:styleId="xl98">
    <w:name w:val="xl98"/>
    <w:basedOn w:val="Normal"/>
    <w:qFormat/>
    <w:rsid w:val="00096978"/>
    <w:pPr>
      <w:pBdr>
        <w:top w:val="single" w:sz="4" w:space="0" w:color="000000"/>
        <w:bottom w:val="single" w:sz="4" w:space="0" w:color="000000"/>
        <w:right w:val="single" w:sz="4" w:space="0" w:color="000000"/>
      </w:pBdr>
      <w:spacing w:beforeAutospacing="1" w:afterAutospacing="1"/>
    </w:pPr>
    <w:rPr>
      <w:rFonts w:ascii="Times New Roman" w:hAnsi="Times New Roman"/>
      <w:b/>
      <w:bCs/>
      <w:sz w:val="24"/>
    </w:rPr>
  </w:style>
  <w:style w:type="paragraph" w:customStyle="1" w:styleId="xl99">
    <w:name w:val="xl99"/>
    <w:basedOn w:val="Normal"/>
    <w:qFormat/>
    <w:rsid w:val="00096978"/>
    <w:pPr>
      <w:spacing w:beforeAutospacing="1" w:afterAutospacing="1"/>
      <w:jc w:val="center"/>
    </w:pPr>
    <w:rPr>
      <w:rFonts w:ascii="Times New Roman" w:hAnsi="Times New Roman"/>
      <w:sz w:val="24"/>
    </w:rPr>
  </w:style>
  <w:style w:type="paragraph" w:customStyle="1" w:styleId="xl100">
    <w:name w:val="xl100"/>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sz w:val="24"/>
    </w:rPr>
  </w:style>
  <w:style w:type="paragraph" w:customStyle="1" w:styleId="xl101">
    <w:name w:val="xl101"/>
    <w:basedOn w:val="Normal"/>
    <w:qFormat/>
    <w:rsid w:val="00096978"/>
    <w:pPr>
      <w:pBdr>
        <w:top w:val="single" w:sz="4" w:space="0" w:color="000000"/>
        <w:left w:val="single" w:sz="4" w:space="7" w:color="000000"/>
        <w:bottom w:val="single" w:sz="4" w:space="0" w:color="000000"/>
        <w:right w:val="single" w:sz="4" w:space="0" w:color="000000"/>
      </w:pBdr>
      <w:spacing w:beforeAutospacing="1" w:afterAutospacing="1"/>
      <w:ind w:firstLine="100"/>
      <w:textAlignment w:val="center"/>
    </w:pPr>
    <w:rPr>
      <w:rFonts w:ascii="Times New Roman" w:hAnsi="Times New Roman"/>
      <w:sz w:val="24"/>
    </w:rPr>
  </w:style>
  <w:style w:type="paragraph" w:customStyle="1" w:styleId="xl102">
    <w:name w:val="xl102"/>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sz w:val="24"/>
    </w:rPr>
  </w:style>
  <w:style w:type="paragraph" w:customStyle="1" w:styleId="xl103">
    <w:name w:val="xl103"/>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hAnsi="Times New Roman"/>
      <w:sz w:val="24"/>
    </w:rPr>
  </w:style>
  <w:style w:type="paragraph" w:customStyle="1" w:styleId="xl104">
    <w:name w:val="xl104"/>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b/>
      <w:bCs/>
      <w:sz w:val="24"/>
    </w:rPr>
  </w:style>
  <w:style w:type="paragraph" w:customStyle="1" w:styleId="xl105">
    <w:name w:val="xl105"/>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hAnsi="Times New Roman"/>
      <w:b/>
      <w:bCs/>
      <w:sz w:val="24"/>
    </w:rPr>
  </w:style>
  <w:style w:type="paragraph" w:customStyle="1" w:styleId="xl106">
    <w:name w:val="xl106"/>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b/>
      <w:bCs/>
      <w:sz w:val="24"/>
    </w:rPr>
  </w:style>
  <w:style w:type="paragraph" w:customStyle="1" w:styleId="xl107">
    <w:name w:val="xl107"/>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hAnsi="Times New Roman"/>
      <w:b/>
      <w:bCs/>
      <w:sz w:val="24"/>
    </w:rPr>
  </w:style>
  <w:style w:type="paragraph" w:customStyle="1" w:styleId="xl108">
    <w:name w:val="xl108"/>
    <w:basedOn w:val="Normal"/>
    <w:qFormat/>
    <w:rsid w:val="00096978"/>
    <w:pPr>
      <w:pBdr>
        <w:top w:val="single" w:sz="4" w:space="0" w:color="000000"/>
        <w:left w:val="single" w:sz="4" w:space="14" w:color="000000"/>
        <w:bottom w:val="single" w:sz="4" w:space="0" w:color="000000"/>
        <w:right w:val="single" w:sz="4" w:space="0" w:color="000000"/>
      </w:pBdr>
      <w:spacing w:beforeAutospacing="1" w:afterAutospacing="1"/>
      <w:ind w:firstLine="200"/>
    </w:pPr>
    <w:rPr>
      <w:rFonts w:ascii="Times New Roman" w:hAnsi="Times New Roman"/>
      <w:sz w:val="24"/>
    </w:rPr>
  </w:style>
  <w:style w:type="paragraph" w:customStyle="1" w:styleId="xl109">
    <w:name w:val="xl109"/>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sz w:val="24"/>
    </w:rPr>
  </w:style>
  <w:style w:type="paragraph" w:customStyle="1" w:styleId="xl110">
    <w:name w:val="xl110"/>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sz w:val="24"/>
    </w:rPr>
  </w:style>
  <w:style w:type="paragraph" w:customStyle="1" w:styleId="xl111">
    <w:name w:val="xl111"/>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hAnsi="Times New Roman"/>
      <w:sz w:val="24"/>
    </w:rPr>
  </w:style>
  <w:style w:type="paragraph" w:customStyle="1" w:styleId="xl112">
    <w:name w:val="xl112"/>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customStyle="1" w:styleId="xl113">
    <w:name w:val="xl113"/>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customStyle="1" w:styleId="xl114">
    <w:name w:val="xl114"/>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customStyle="1" w:styleId="xl115">
    <w:name w:val="xl115"/>
    <w:basedOn w:val="Normal"/>
    <w:qFormat/>
    <w:rsid w:val="00096978"/>
    <w:pPr>
      <w:spacing w:beforeAutospacing="1" w:afterAutospacing="1"/>
      <w:textAlignment w:val="center"/>
    </w:pPr>
    <w:rPr>
      <w:rFonts w:ascii="Times New Roman" w:hAnsi="Times New Roman"/>
      <w:sz w:val="24"/>
    </w:rPr>
  </w:style>
  <w:style w:type="paragraph" w:styleId="FootnoteText">
    <w:name w:val="footnote text"/>
    <w:basedOn w:val="Normal"/>
    <w:link w:val="FootnoteTextChar"/>
    <w:rsid w:val="00C97675"/>
    <w:pPr>
      <w:spacing w:after="120" w:line="276" w:lineRule="auto"/>
    </w:pPr>
    <w:rPr>
      <w:rFonts w:ascii="Times New Roman" w:hAnsi="Times New Roman"/>
      <w:sz w:val="20"/>
      <w:szCs w:val="20"/>
    </w:rPr>
  </w:style>
  <w:style w:type="paragraph" w:customStyle="1" w:styleId="Artelia-Heading2">
    <w:name w:val="Artelia - Heading 2"/>
    <w:basedOn w:val="Normal"/>
    <w:next w:val="Normal"/>
    <w:link w:val="Artelia-Heading2Char"/>
    <w:qFormat/>
    <w:rsid w:val="00C97675"/>
    <w:pPr>
      <w:widowControl w:val="0"/>
      <w:numPr>
        <w:numId w:val="21"/>
      </w:numPr>
      <w:spacing w:before="240" w:after="120" w:line="276" w:lineRule="auto"/>
      <w:outlineLvl w:val="1"/>
    </w:pPr>
    <w:rPr>
      <w:rFonts w:ascii="Arial Bold" w:hAnsi="Arial Bold"/>
      <w:b/>
      <w:caps/>
      <w:sz w:val="24"/>
      <w:szCs w:val="20"/>
    </w:rPr>
  </w:style>
  <w:style w:type="paragraph" w:customStyle="1" w:styleId="Artelia-Heading3">
    <w:name w:val="Artelia - Heading 3"/>
    <w:basedOn w:val="Normal"/>
    <w:next w:val="Normal"/>
    <w:qFormat/>
    <w:rsid w:val="00C97675"/>
    <w:pPr>
      <w:numPr>
        <w:ilvl w:val="1"/>
        <w:numId w:val="21"/>
      </w:numPr>
      <w:spacing w:before="60" w:after="120" w:line="276" w:lineRule="auto"/>
    </w:pPr>
    <w:rPr>
      <w:rFonts w:ascii="Arial" w:hAnsi="Arial" w:cs="Arial"/>
      <w:b/>
      <w:sz w:val="20"/>
      <w:szCs w:val="20"/>
    </w:rPr>
  </w:style>
  <w:style w:type="paragraph" w:customStyle="1" w:styleId="font8">
    <w:name w:val="font8"/>
    <w:basedOn w:val="Normal"/>
    <w:qFormat/>
    <w:rsid w:val="00361214"/>
    <w:pPr>
      <w:spacing w:beforeAutospacing="1" w:afterAutospacing="1"/>
    </w:pPr>
    <w:rPr>
      <w:rFonts w:ascii="Times New Roman" w:hAnsi="Times New Roman"/>
      <w:b/>
      <w:bCs/>
      <w:sz w:val="24"/>
    </w:rPr>
  </w:style>
  <w:style w:type="paragraph" w:customStyle="1" w:styleId="font9">
    <w:name w:val="font9"/>
    <w:basedOn w:val="Normal"/>
    <w:qFormat/>
    <w:rsid w:val="00361214"/>
    <w:pPr>
      <w:spacing w:beforeAutospacing="1" w:afterAutospacing="1"/>
    </w:pPr>
    <w:rPr>
      <w:rFonts w:ascii="Times New Roman" w:hAnsi="Times New Roman"/>
      <w:sz w:val="14"/>
      <w:szCs w:val="14"/>
    </w:rPr>
  </w:style>
  <w:style w:type="paragraph" w:customStyle="1" w:styleId="font10">
    <w:name w:val="font10"/>
    <w:basedOn w:val="Normal"/>
    <w:qFormat/>
    <w:rsid w:val="00361214"/>
    <w:pPr>
      <w:spacing w:beforeAutospacing="1" w:afterAutospacing="1"/>
    </w:pPr>
    <w:rPr>
      <w:rFonts w:ascii="Times New Roman" w:hAnsi="Times New Roman"/>
      <w:b/>
      <w:bCs/>
      <w:sz w:val="14"/>
      <w:szCs w:val="14"/>
    </w:rPr>
  </w:style>
  <w:style w:type="paragraph" w:customStyle="1" w:styleId="xl116">
    <w:name w:val="xl116"/>
    <w:basedOn w:val="Normal"/>
    <w:qFormat/>
    <w:rsid w:val="00361214"/>
    <w:pPr>
      <w:pBdr>
        <w:left w:val="single" w:sz="4" w:space="0" w:color="000000"/>
        <w:bottom w:val="single" w:sz="4" w:space="0" w:color="000000"/>
        <w:right w:val="single" w:sz="4" w:space="0" w:color="000000"/>
      </w:pBdr>
      <w:spacing w:beforeAutospacing="1" w:afterAutospacing="1"/>
      <w:textAlignment w:val="center"/>
    </w:pPr>
    <w:rPr>
      <w:rFonts w:ascii="Times New Roman" w:hAnsi="Times New Roman"/>
      <w:sz w:val="26"/>
      <w:szCs w:val="26"/>
    </w:rPr>
  </w:style>
  <w:style w:type="paragraph" w:customStyle="1" w:styleId="xl117">
    <w:name w:val="xl117"/>
    <w:basedOn w:val="Normal"/>
    <w:qFormat/>
    <w:rsid w:val="00361214"/>
    <w:pPr>
      <w:pBdr>
        <w:left w:val="single" w:sz="4" w:space="0" w:color="000000"/>
        <w:right w:val="single" w:sz="4" w:space="0" w:color="000000"/>
      </w:pBdr>
      <w:spacing w:beforeAutospacing="1" w:afterAutospacing="1"/>
      <w:jc w:val="both"/>
      <w:textAlignment w:val="center"/>
    </w:pPr>
    <w:rPr>
      <w:rFonts w:ascii="Times New Roman" w:hAnsi="Times New Roman"/>
      <w:sz w:val="24"/>
    </w:rPr>
  </w:style>
  <w:style w:type="paragraph" w:customStyle="1" w:styleId="xl118">
    <w:name w:val="xl118"/>
    <w:basedOn w:val="Normal"/>
    <w:qFormat/>
    <w:rsid w:val="00361214"/>
    <w:pPr>
      <w:pBdr>
        <w:left w:val="single" w:sz="4" w:space="0" w:color="000000"/>
        <w:right w:val="single" w:sz="4" w:space="0" w:color="000000"/>
      </w:pBdr>
      <w:spacing w:beforeAutospacing="1" w:afterAutospacing="1"/>
      <w:textAlignment w:val="center"/>
    </w:pPr>
    <w:rPr>
      <w:rFonts w:ascii="Arial" w:hAnsi="Arial" w:cs="Arial"/>
      <w:sz w:val="26"/>
      <w:szCs w:val="26"/>
    </w:rPr>
  </w:style>
  <w:style w:type="numbering" w:customStyle="1" w:styleId="Style4">
    <w:name w:val="Style4"/>
    <w:uiPriority w:val="99"/>
    <w:qFormat/>
    <w:rsid w:val="00096978"/>
  </w:style>
  <w:style w:type="numbering" w:customStyle="1" w:styleId="Style5">
    <w:name w:val="Style5"/>
    <w:uiPriority w:val="99"/>
    <w:qFormat/>
    <w:rsid w:val="00096978"/>
  </w:style>
  <w:style w:type="numbering" w:customStyle="1" w:styleId="Style6">
    <w:name w:val="Style6"/>
    <w:uiPriority w:val="99"/>
    <w:qFormat/>
    <w:rsid w:val="00096978"/>
  </w:style>
  <w:style w:type="numbering" w:customStyle="1" w:styleId="Style7">
    <w:name w:val="Style7"/>
    <w:uiPriority w:val="99"/>
    <w:qFormat/>
    <w:rsid w:val="00096978"/>
  </w:style>
  <w:style w:type="numbering" w:customStyle="1" w:styleId="Style2">
    <w:name w:val="Style2"/>
    <w:uiPriority w:val="99"/>
    <w:qFormat/>
    <w:rsid w:val="00096978"/>
  </w:style>
  <w:style w:type="numbering" w:customStyle="1" w:styleId="Style3">
    <w:name w:val="Style3"/>
    <w:uiPriority w:val="99"/>
    <w:qFormat/>
    <w:rsid w:val="00096978"/>
  </w:style>
  <w:style w:type="numbering" w:customStyle="1" w:styleId="Style1">
    <w:name w:val="Style1"/>
    <w:qFormat/>
    <w:rsid w:val="00096978"/>
  </w:style>
  <w:style w:type="numbering" w:customStyle="1" w:styleId="NoList1">
    <w:name w:val="No List1"/>
    <w:semiHidden/>
    <w:qFormat/>
    <w:rsid w:val="00096978"/>
  </w:style>
  <w:style w:type="numbering" w:customStyle="1" w:styleId="ducnguyen">
    <w:name w:val="ducnguyen"/>
    <w:uiPriority w:val="99"/>
    <w:qFormat/>
    <w:rsid w:val="00096978"/>
  </w:style>
  <w:style w:type="table" w:styleId="TableGrid">
    <w:name w:val="Table Grid"/>
    <w:basedOn w:val="TableNormal"/>
    <w:uiPriority w:val="59"/>
    <w:rsid w:val="00096978"/>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rsid w:val="00096978"/>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uiPriority w:val="59"/>
    <w:rsid w:val="0009697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oter" Target="footer4.xml"/><Relationship Id="rId4" Type="http://schemas.openxmlformats.org/officeDocument/2006/relationships/settings" Target="settings.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E5660F-13FA-4E80-9A0F-A5EA4BF59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486</TotalTime>
  <Pages>51</Pages>
  <Words>15412</Words>
  <Characters>87850</Characters>
  <Application>Microsoft Office Word</Application>
  <DocSecurity>0</DocSecurity>
  <Lines>732</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dc:description/>
  <cp:lastModifiedBy>Ban Kinh tế &amp; Quản lý Hợp đồng</cp:lastModifiedBy>
  <cp:revision>190</cp:revision>
  <cp:lastPrinted>2026-06-30T03:14:00Z</cp:lastPrinted>
  <dcterms:created xsi:type="dcterms:W3CDTF">2026-10-19T08:03:00Z</dcterms:created>
  <dcterms:modified xsi:type="dcterms:W3CDTF">2026-10-21T09:07:00Z</dcterms:modified>
  <dc:language>en-US</dc:language>
</cp:coreProperties>
</file>