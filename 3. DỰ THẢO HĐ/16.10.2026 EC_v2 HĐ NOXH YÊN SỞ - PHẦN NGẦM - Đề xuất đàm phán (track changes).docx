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287A" w14:textId="77777777" w:rsidR="00D94D6D" w:rsidRPr="00DF0BA4" w:rsidRDefault="00D94D6D" w:rsidP="00A64E91">
      <w:pPr>
        <w:pageBreakBefore/>
        <w:spacing w:after="120" w:line="276" w:lineRule="auto"/>
        <w:jc w:val="center"/>
        <w:rPr>
          <w:rFonts w:ascii="Times New Roman" w:hAnsi="Times New Roman"/>
          <w:b/>
          <w:sz w:val="26"/>
          <w:szCs w:val="26"/>
          <w:lang w:val="pt-BR"/>
        </w:rPr>
      </w:pPr>
      <w:r w:rsidRPr="00DF0BA4">
        <w:rPr>
          <w:rFonts w:ascii="Times New Roman" w:hAnsi="Times New Roman"/>
          <w:b/>
          <w:sz w:val="26"/>
          <w:szCs w:val="26"/>
          <w:lang w:val="pt-BR"/>
        </w:rPr>
        <w:t>CỘNG HÒA XÃ HỘI CHỦ NGHĨA VIỆT NAM</w:t>
      </w:r>
    </w:p>
    <w:p w14:paraId="0602B434" w14:textId="75C7764C" w:rsidR="00D94D6D" w:rsidRPr="00DF0BA4" w:rsidRDefault="00D107CC" w:rsidP="00A64E91">
      <w:pPr>
        <w:spacing w:after="120" w:line="276" w:lineRule="auto"/>
        <w:jc w:val="center"/>
        <w:rPr>
          <w:rFonts w:ascii="Times New Roman" w:hAnsi="Times New Roman"/>
          <w:b/>
          <w:sz w:val="26"/>
          <w:szCs w:val="26"/>
          <w:lang w:val="pt-BR"/>
        </w:rPr>
      </w:pPr>
      <w:r w:rsidRPr="00DF0BA4">
        <w:rPr>
          <w:rFonts w:ascii="Times New Roman" w:hAnsi="Times New Roman"/>
          <w:sz w:val="26"/>
          <w:szCs w:val="26"/>
          <w:u w:val="single"/>
        </w:rPr>
        <mc:AlternateContent>
          <mc:Choice Requires="wps">
            <w:drawing>
              <wp:anchor distT="4294967295" distB="4294967295" distL="114300" distR="114300" simplePos="0" relativeHeight="251661312" behindDoc="0" locked="0" layoutInCell="1" allowOverlap="1" wp14:anchorId="322ECFD4" wp14:editId="69DB6870">
                <wp:simplePos x="0" y="0"/>
                <wp:positionH relativeFrom="margin">
                  <wp:align>center</wp:align>
                </wp:positionH>
                <wp:positionV relativeFrom="paragraph">
                  <wp:posOffset>194310</wp:posOffset>
                </wp:positionV>
                <wp:extent cx="1955800" cy="0"/>
                <wp:effectExtent l="0" t="0" r="0" b="0"/>
                <wp:wrapNone/>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488C6" id="Line 4"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3pt" to="154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">
                <w10:wrap anchorx="margin"/>
              </v:line>
            </w:pict>
          </mc:Fallback>
        </mc:AlternateContent>
      </w:r>
      <w:r w:rsidRPr="00DF0BA4">
        <w:rPr>
          <w:rFonts w:ascii="Times New Roman" w:hAnsi="Times New Roman"/>
          <w:b/>
          <w:sz w:val="26"/>
          <w:szCs w:val="26"/>
          <w:lang w:val="pt-BR"/>
        </w:rPr>
        <w:t>Độc lập – Tự do – Hạnh phúc</w:t>
      </w:r>
    </w:p>
    <w:p w14:paraId="30C7E73D" w14:textId="60612F1A" w:rsidR="00D94D6D" w:rsidRPr="00DF0BA4" w:rsidRDefault="00D94D6D" w:rsidP="00A64E91">
      <w:pPr>
        <w:spacing w:after="120" w:line="276" w:lineRule="auto"/>
        <w:jc w:val="right"/>
        <w:rPr>
          <w:rFonts w:ascii="Times New Roman" w:hAnsi="Times New Roman"/>
          <w:b/>
          <w:sz w:val="26"/>
          <w:szCs w:val="26"/>
          <w:lang w:val="pt-BR"/>
        </w:rPr>
      </w:pPr>
      <w:r w:rsidRPr="00DF0BA4">
        <w:rPr>
          <w:rFonts w:ascii="Times New Roman" w:hAnsi="Times New Roman"/>
          <w:i/>
          <w:sz w:val="26"/>
          <w:szCs w:val="26"/>
          <w:lang w:val="pt-BR"/>
        </w:rPr>
        <w:t>Hà Nội, ngày .... tháng ... năm 2026</w:t>
      </w:r>
    </w:p>
    <w:p w14:paraId="7FFED969" w14:textId="77777777" w:rsidR="00D94D6D" w:rsidRPr="00DF0BA4" w:rsidRDefault="00D94D6D" w:rsidP="00A64E91">
      <w:pPr>
        <w:spacing w:after="120" w:line="276" w:lineRule="auto"/>
        <w:rPr>
          <w:rFonts w:ascii="Times New Roman" w:hAnsi="Times New Roman"/>
          <w:sz w:val="26"/>
          <w:szCs w:val="26"/>
          <w:u w:val="single"/>
          <w:lang w:val="pt-BR"/>
        </w:rPr>
      </w:pPr>
    </w:p>
    <w:p w14:paraId="6EE79192" w14:textId="77777777" w:rsidR="00D94D6D" w:rsidRPr="00DF0BA4" w:rsidRDefault="00D94D6D" w:rsidP="00A64E91">
      <w:pPr>
        <w:spacing w:after="120" w:line="276" w:lineRule="auto"/>
        <w:rPr>
          <w:rFonts w:ascii="Times New Roman" w:hAnsi="Times New Roman"/>
          <w:sz w:val="26"/>
          <w:szCs w:val="26"/>
          <w:u w:val="single"/>
          <w:lang w:val="pt-BR"/>
        </w:rPr>
      </w:pPr>
    </w:p>
    <w:p w14:paraId="44C874C4" w14:textId="77777777" w:rsidR="00D94D6D" w:rsidRPr="00DF0BA4" w:rsidRDefault="00D94D6D" w:rsidP="00A64E91">
      <w:pPr>
        <w:spacing w:after="120" w:line="276" w:lineRule="auto"/>
        <w:jc w:val="center"/>
        <w:rPr>
          <w:rFonts w:ascii="Times New Roman" w:hAnsi="Times New Roman"/>
          <w:b/>
          <w:sz w:val="30"/>
          <w:szCs w:val="30"/>
          <w:lang w:val="pt-BR"/>
        </w:rPr>
      </w:pPr>
      <w:r w:rsidRPr="00DF0BA4">
        <w:rPr>
          <w:rFonts w:ascii="Times New Roman" w:hAnsi="Times New Roman"/>
          <w:b/>
          <w:sz w:val="30"/>
          <w:szCs w:val="30"/>
          <w:lang w:val="pt-BR"/>
        </w:rPr>
        <w:t>HỢP ĐỒNG THI CÔNG XÂY DỰNG CÔNG TRÌNH</w:t>
      </w:r>
    </w:p>
    <w:p w14:paraId="59345E3D" w14:textId="01A4BC34" w:rsidR="00D94D6D" w:rsidRPr="00DF0BA4" w:rsidRDefault="00D94D6D" w:rsidP="00A64E91">
      <w:pPr>
        <w:spacing w:after="120" w:line="276" w:lineRule="auto"/>
        <w:jc w:val="center"/>
        <w:rPr>
          <w:rFonts w:ascii="Times New Roman" w:hAnsi="Times New Roman"/>
          <w:i/>
          <w:sz w:val="26"/>
          <w:szCs w:val="26"/>
          <w:lang w:val="pt-BR"/>
        </w:rPr>
      </w:pPr>
      <w:r>
        <w:rPr>
          <w:rFonts w:ascii="Times New Roman" w:hAnsi="Times New Roman"/>
          <w:i/>
          <w:sz w:val="26"/>
          <w:szCs w:val="26"/>
          <w:highlight w:val="yellow"/>
          <w:lang w:val="pt-BR"/>
        </w:rPr>
        <w:t xml:space="preserve">Số:</w:t>
      </w:r>
      <w:ins w:id="90001" w:author="VNCN E&amp;C - Đề xuất đàm phán" w:date="2026-10-16T13:00:00Z">
        <w:r>
          <w:rPr>
            <w:rFonts w:ascii="Times New Roman" w:hAnsi="Times New Roman"/>
            <w:i/>
            <w:sz w:val="26"/>
            <w:szCs w:val="26"/>
            <w:lang w:val="pt-BR"/>
          </w:rPr>
          <w:t xml:space="preserve"> </w:t>
        </w:r>
        <w:r>
          <w:rPr>
            <w:rFonts w:ascii="Times New Roman" w:hAnsi="Times New Roman"/>
            <w:i/>
            <w:sz w:val="26"/>
            <w:szCs w:val="26"/>
            <w:highlight w:val="yellow"/>
            <w:lang w:val="pt-BR"/>
          </w:rPr>
          <w:t xml:space="preserve">……</w:t>
        </w:r>
      </w:ins>
      <w:del w:id="90002" w:author="VNCN E&amp;C - Đề xuất đàm phán" w:date="2026-10-16T13:00:00Z">
        <w:r>
          <w:rPr>
            <w:rFonts w:ascii="Times New Roman" w:hAnsi="Times New Roman"/>
            <w:i/>
            <w:sz w:val="26"/>
            <w:szCs w:val="26"/>
            <w:highlight w:val="yellow"/>
            <w:lang w:val="pt-BR"/>
          </w:rPr>
          <w:delText xml:space="preserve">................  </w:delText>
        </w:r>
      </w:del>
      <w:r>
        <w:rPr>
          <w:rFonts w:ascii="Times New Roman" w:hAnsi="Times New Roman"/>
          <w:i/>
          <w:sz w:val="26"/>
          <w:szCs w:val="26"/>
          <w:highlight w:val="yellow"/>
          <w:lang w:val="pt-BR"/>
        </w:rPr>
        <w:t xml:space="preserve">/2026</w:t>
      </w:r>
      <w:ins w:id="90003" w:author="VNCN E&amp;C - Đề xuất đàm phán" w:date="2026-10-16T13:00:00Z">
        <w:r>
          <w:rPr>
            <w:rFonts w:ascii="Times New Roman" w:hAnsi="Times New Roman"/>
            <w:i/>
            <w:sz w:val="26"/>
            <w:szCs w:val="26"/>
            <w:lang w:val="pt-BR"/>
          </w:rPr>
          <w:t xml:space="preserve">/</w:t>
        </w:r>
      </w:ins>
      <w:del w:id="90004" w:author="VNCN E&amp;C - Đề xuất đàm phán" w:date="2026-10-16T13:00:00Z">
        <w:r>
          <w:rPr>
            <w:rFonts w:ascii="Times New Roman" w:hAnsi="Times New Roman"/>
            <w:i/>
            <w:sz w:val="26"/>
            <w:szCs w:val="26"/>
            <w:highlight w:val="yellow"/>
            <w:lang w:val="pt-BR"/>
          </w:rPr>
          <w:delText xml:space="preserve">-</w:delText>
        </w:r>
      </w:del>
      <w:r>
        <w:rPr>
          <w:rFonts w:ascii="Times New Roman" w:hAnsi="Times New Roman"/>
          <w:i/>
          <w:sz w:val="26"/>
          <w:szCs w:val="26"/>
          <w:highlight w:val="yellow"/>
          <w:lang w:val="pt-BR"/>
        </w:rPr>
        <w:t xml:space="preserve">HĐXD/VNCNEC</w:t>
      </w:r>
      <w:del w:id="0" w:author="Ban Kinh tế &amp; Quản lý Hợp đồng" w:date="2026-10-15T08:00:00Z">
        <w:r w:rsidRPr="00DF0BA4" w:rsidDel="00885365">
          <w:rPr>
            <w:rFonts w:ascii="Times New Roman" w:hAnsi="Times New Roman"/>
            <w:i/>
            <w:sz w:val="26"/>
            <w:szCs w:val="26"/>
            <w:highlight w:val="yellow"/>
            <w:lang w:val="pt-BR"/>
          </w:rPr>
          <w:delText>-......</w:delText>
        </w:r>
      </w:del>
      <w:ins w:id="90005" w:author="Ban Kinh tế &amp; Quản lý Hợp đồng" w:date="2026-10-15T08:00:00Z">
        <w:r>
          <w:rPr>
            <w:rFonts w:ascii="Times New Roman" w:hAnsi="Times New Roman"/>
            <w:i/>
            <w:sz w:val="26"/>
            <w:szCs w:val="26"/>
            <w:highlight w:val="yellow"/>
            <w:lang w:val="pt-BR"/>
          </w:rPr>
          <w:t xml:space="preserve">-</w:t>
        </w:r>
      </w:ins>
      <w:ins w:id="90006" w:author="Ban Kinh tế &amp; Quản lý Hợp đồng" w:date="2026-10-15T08:00:00Z">
        <w:r>
          <w:rPr>
            <w:rFonts w:ascii="Times New Roman" w:hAnsi="Times New Roman"/>
            <w:i/>
            <w:sz w:val="26"/>
            <w:szCs w:val="26"/>
            <w:highlight w:val="yellow"/>
            <w:lang w:val="pt-BR"/>
          </w:rPr>
          <w:t xml:space="preserve">PHC</w:t>
        </w:r>
      </w:ins>
      <w:ins w:id="90008" w:author="Ban Kinh tế &amp; Quản lý Hợp đồng" w:date="2026-10-15T08:00:00Z">
        <w:del w:id="90007" w:author="VNCN E&amp;C - Đề xuất đàm phán" w:date="2026-10-16T13:00:00Z">
          <w:r>
            <w:rPr>
              <w:rFonts w:ascii="Times New Roman" w:hAnsi="Times New Roman"/>
              <w:i/>
              <w:sz w:val="26"/>
              <w:szCs w:val="26"/>
              <w:highlight w:val="yellow"/>
              <w:lang w:val="pt-BR"/>
            </w:rPr>
            <w:delText xml:space="preserve">.</w:delText>
          </w:r>
        </w:del>
      </w:ins>
    </w:p>
    <w:p w14:paraId="49103E99" w14:textId="77777777" w:rsidR="00D94D6D" w:rsidRPr="00DF0BA4" w:rsidRDefault="00D94D6D" w:rsidP="00A64E91">
      <w:pPr>
        <w:spacing w:after="120" w:line="276" w:lineRule="auto"/>
        <w:jc w:val="center"/>
        <w:rPr>
          <w:rFonts w:ascii="Times New Roman" w:hAnsi="Times New Roman"/>
          <w:i/>
          <w:sz w:val="26"/>
          <w:szCs w:val="26"/>
          <w:lang w:val="pt-BR"/>
        </w:rPr>
      </w:pPr>
    </w:p>
    <w:p w14:paraId="0F3E57C4" w14:textId="77777777" w:rsidR="00D94D6D" w:rsidRPr="00DF0BA4" w:rsidRDefault="00D94D6D" w:rsidP="00A64E91">
      <w:pPr>
        <w:spacing w:after="120" w:line="276" w:lineRule="auto"/>
        <w:rPr>
          <w:rFonts w:ascii="Times New Roman" w:hAnsi="Times New Roman"/>
          <w:sz w:val="26"/>
          <w:szCs w:val="26"/>
          <w:lang w:val="pt-BR"/>
        </w:rPr>
      </w:pPr>
    </w:p>
    <w:p w14:paraId="65B9A80F" w14:textId="77777777" w:rsidR="00D94D6D" w:rsidRPr="00DF0BA4" w:rsidRDefault="00D94D6D" w:rsidP="00A64E91">
      <w:pPr>
        <w:pStyle w:val="Style"/>
        <w:spacing w:after="120" w:line="276" w:lineRule="auto"/>
        <w:jc w:val="both"/>
        <w:rPr>
          <w:sz w:val="26"/>
          <w:szCs w:val="26"/>
          <w:lang w:val="pt-BR"/>
        </w:rPr>
      </w:pPr>
    </w:p>
    <w:p w14:paraId="1E712796" w14:textId="10565B0D" w:rsidR="00D94D6D" w:rsidRPr="00DF0BA4" w:rsidRDefault="00D94D6D" w:rsidP="00A64E91">
      <w:pPr>
        <w:tabs>
          <w:tab w:val="left" w:pos="1843"/>
        </w:tabs>
        <w:spacing w:after="120" w:line="276" w:lineRule="auto"/>
        <w:rPr>
          <w:rFonts w:ascii="Times New Roman" w:hAnsi="Times New Roman"/>
          <w:b/>
          <w:bCs/>
          <w:sz w:val="26"/>
          <w:szCs w:val="26"/>
          <w:lang w:val="pt-BR"/>
        </w:rPr>
      </w:pPr>
      <w:r w:rsidRPr="00DF0BA4">
        <w:rPr>
          <w:rFonts w:ascii="Times New Roman" w:hAnsi="Times New Roman"/>
          <w:b/>
          <w:bCs/>
          <w:sz w:val="26"/>
          <w:szCs w:val="26"/>
          <w:lang w:val="pt-BR"/>
        </w:rPr>
        <w:t xml:space="preserve">Gói thầu: </w:t>
      </w:r>
      <w:del w:id="2" w:author="admin" w:date="2026-10-15T10:50:00Z">
        <w:r w:rsidRPr="00DF0BA4" w:rsidDel="00E71907">
          <w:rPr>
            <w:rFonts w:ascii="Times New Roman" w:hAnsi="Times New Roman"/>
            <w:b/>
            <w:bCs/>
            <w:sz w:val="26"/>
            <w:szCs w:val="26"/>
            <w:lang w:val="pt-BR"/>
          </w:rPr>
          <w:delText xml:space="preserve">              </w:delText>
        </w:r>
      </w:del>
      <w:r w:rsidRPr="00DF0BA4">
        <w:rPr>
          <w:rFonts w:ascii="Times New Roman" w:hAnsi="Times New Roman"/>
          <w:b/>
          <w:bCs/>
          <w:sz w:val="26"/>
          <w:szCs w:val="26"/>
          <w:lang w:val="pt-BR"/>
        </w:rPr>
        <w:t xml:space="preserve"> Thi công hệ cừ, văng chống, kết cấu phần ngầm và chống thấm phần ngầm cho khối nhà ở xã hội CT1.2 và CT2 (CT2.1, CT2.2, CT2.3)</w:t>
      </w:r>
    </w:p>
    <w:p w14:paraId="76085AB0" w14:textId="77777777" w:rsidR="00D94D6D" w:rsidRPr="00DF0BA4" w:rsidRDefault="00D94D6D" w:rsidP="00A64E91">
      <w:pPr>
        <w:tabs>
          <w:tab w:val="left" w:pos="1843"/>
        </w:tabs>
        <w:spacing w:after="120" w:line="276" w:lineRule="auto"/>
        <w:rPr>
          <w:rFonts w:ascii="Times New Roman" w:hAnsi="Times New Roman"/>
          <w:b/>
          <w:bCs/>
          <w:sz w:val="26"/>
          <w:szCs w:val="26"/>
          <w:lang w:val="vi-VN"/>
        </w:rPr>
      </w:pPr>
      <w:r w:rsidRPr="00DF0BA4">
        <w:rPr>
          <w:rFonts w:ascii="Times New Roman" w:hAnsi="Times New Roman"/>
          <w:b/>
          <w:bCs/>
          <w:sz w:val="26"/>
          <w:szCs w:val="26"/>
        </w:rPr>
        <w:t xml:space="preserve">Dự án: </w:t>
      </w:r>
      <w:r w:rsidRPr="00DF0BA4">
        <w:rPr>
          <w:rFonts w:ascii="Times New Roman" w:hAnsi="Times New Roman"/>
          <w:b/>
          <w:bCs/>
          <w:sz w:val="26"/>
          <w:szCs w:val="26"/>
        </w:rPr>
        <w:tab/>
      </w:r>
      <w:r w:rsidRPr="00DF0BA4">
        <w:rPr>
          <w:rFonts w:ascii="Times New Roman" w:hAnsi="Times New Roman"/>
          <w:b/>
          <w:bCs/>
          <w:sz w:val="26"/>
          <w:szCs w:val="26"/>
        </w:rPr>
        <w:tab/>
        <w:t>Xây</w:t>
      </w:r>
      <w:r w:rsidRPr="00DF0BA4">
        <w:rPr>
          <w:rFonts w:ascii="Times New Roman" w:hAnsi="Times New Roman"/>
          <w:b/>
          <w:bCs/>
          <w:sz w:val="26"/>
          <w:szCs w:val="26"/>
          <w:lang w:val="vi-VN"/>
        </w:rPr>
        <w:t xml:space="preserve"> dựng nhà ở cho lực lượng vũ trang Công an nhân dân</w:t>
      </w:r>
    </w:p>
    <w:p w14:paraId="398C10CB" w14:textId="77777777" w:rsidR="00D94D6D" w:rsidRPr="00DF0BA4" w:rsidRDefault="00D94D6D" w:rsidP="00A64E91">
      <w:pPr>
        <w:spacing w:after="120" w:line="276" w:lineRule="auto"/>
        <w:rPr>
          <w:rFonts w:ascii="Times New Roman" w:hAnsi="Times New Roman"/>
          <w:b/>
          <w:bCs/>
          <w:sz w:val="26"/>
          <w:szCs w:val="26"/>
          <w:lang w:val="pt-BR"/>
        </w:rPr>
      </w:pPr>
      <w:r w:rsidRPr="00DF0BA4">
        <w:rPr>
          <w:rFonts w:ascii="Times New Roman" w:hAnsi="Times New Roman"/>
          <w:b/>
          <w:bCs/>
          <w:sz w:val="26"/>
          <w:szCs w:val="26"/>
          <w:lang w:val="es-ES"/>
        </w:rPr>
        <w:t>Địa điểm:</w:t>
      </w:r>
      <w:r w:rsidRPr="00DF0BA4">
        <w:rPr>
          <w:rFonts w:ascii="Times New Roman" w:hAnsi="Times New Roman"/>
          <w:b/>
          <w:bCs/>
          <w:sz w:val="26"/>
          <w:szCs w:val="26"/>
          <w:lang w:val="es-ES"/>
        </w:rPr>
        <w:tab/>
      </w:r>
      <w:r w:rsidRPr="00DF0BA4">
        <w:rPr>
          <w:rFonts w:ascii="Times New Roman" w:hAnsi="Times New Roman"/>
          <w:b/>
          <w:bCs/>
          <w:sz w:val="26"/>
          <w:szCs w:val="26"/>
          <w:lang w:val="es-ES"/>
        </w:rPr>
        <w:tab/>
        <w:t>Tại ô đất C3-ODK3 và C3-ODK4 thuộc phân khu đô thị H2-4, Phường Yên Sở, Thành phố Hà Nội</w:t>
      </w:r>
    </w:p>
    <w:p w14:paraId="4D6D0327" w14:textId="77777777" w:rsidR="00D94D6D" w:rsidRPr="00DF0BA4" w:rsidRDefault="00D94D6D" w:rsidP="00A64E91">
      <w:pPr>
        <w:spacing w:after="120" w:line="276" w:lineRule="auto"/>
        <w:rPr>
          <w:rFonts w:ascii="Times New Roman" w:hAnsi="Times New Roman"/>
          <w:b/>
          <w:bCs/>
          <w:sz w:val="26"/>
          <w:szCs w:val="26"/>
          <w:lang w:val="es-ES"/>
        </w:rPr>
      </w:pPr>
    </w:p>
    <w:p w14:paraId="6A1ECCFA" w14:textId="77777777" w:rsidR="00D94D6D" w:rsidRPr="00DF0BA4" w:rsidRDefault="00D94D6D" w:rsidP="00A64E91">
      <w:pPr>
        <w:spacing w:after="120" w:line="276" w:lineRule="auto"/>
        <w:jc w:val="center"/>
        <w:rPr>
          <w:rFonts w:ascii="Times New Roman" w:hAnsi="Times New Roman"/>
          <w:sz w:val="26"/>
          <w:szCs w:val="26"/>
          <w:lang w:val="pt-BR"/>
        </w:rPr>
      </w:pPr>
    </w:p>
    <w:p w14:paraId="3AAA7C8B" w14:textId="77777777" w:rsidR="00D94D6D" w:rsidRPr="00DF0BA4" w:rsidRDefault="00D94D6D" w:rsidP="00A64E91">
      <w:pPr>
        <w:spacing w:after="120" w:line="276" w:lineRule="auto"/>
        <w:jc w:val="center"/>
        <w:rPr>
          <w:rFonts w:ascii="Times New Roman" w:hAnsi="Times New Roman"/>
          <w:sz w:val="26"/>
          <w:szCs w:val="26"/>
          <w:lang w:val="pt-BR"/>
        </w:rPr>
      </w:pPr>
    </w:p>
    <w:p w14:paraId="3978C5A6" w14:textId="77777777" w:rsidR="00D94D6D" w:rsidRPr="00DF0BA4" w:rsidRDefault="00D94D6D" w:rsidP="00A64E91">
      <w:pPr>
        <w:spacing w:after="120" w:line="276" w:lineRule="auto"/>
        <w:jc w:val="center"/>
        <w:rPr>
          <w:rFonts w:ascii="Times New Roman" w:hAnsi="Times New Roman"/>
          <w:sz w:val="26"/>
          <w:szCs w:val="26"/>
          <w:lang w:val="pt-BR"/>
        </w:rPr>
      </w:pPr>
      <w:r w:rsidRPr="00DF0BA4">
        <w:rPr>
          <w:rFonts w:ascii="Times New Roman" w:hAnsi="Times New Roman"/>
          <w:sz w:val="26"/>
          <w:szCs w:val="26"/>
          <w:lang w:val="pt-BR"/>
        </w:rPr>
        <w:t>GIỮA</w:t>
      </w:r>
    </w:p>
    <w:p w14:paraId="69435362" w14:textId="77777777" w:rsidR="00D94D6D" w:rsidRPr="00DF0BA4" w:rsidRDefault="00D94D6D" w:rsidP="00A64E91">
      <w:pPr>
        <w:spacing w:after="120" w:line="276" w:lineRule="auto"/>
        <w:rPr>
          <w:rFonts w:ascii="Times New Roman" w:hAnsi="Times New Roman"/>
          <w:sz w:val="26"/>
          <w:szCs w:val="26"/>
          <w:lang w:val="pt-BR"/>
        </w:rPr>
      </w:pPr>
    </w:p>
    <w:p w14:paraId="56E2CDE3" w14:textId="77777777" w:rsidR="00D94D6D" w:rsidRPr="00DF0BA4" w:rsidRDefault="00D94D6D" w:rsidP="00A64E91">
      <w:pPr>
        <w:spacing w:after="120" w:line="276" w:lineRule="auto"/>
        <w:jc w:val="center"/>
        <w:rPr>
          <w:rFonts w:ascii="Times New Roman" w:hAnsi="Times New Roman"/>
          <w:sz w:val="26"/>
          <w:szCs w:val="26"/>
          <w:lang w:val="pt-BR"/>
        </w:rPr>
      </w:pPr>
      <w:r w:rsidRPr="00DF0BA4">
        <w:rPr>
          <w:rFonts w:ascii="Times New Roman" w:hAnsi="Times New Roman"/>
          <w:b/>
          <w:sz w:val="26"/>
          <w:szCs w:val="26"/>
          <w:lang w:val="pt-BR"/>
        </w:rPr>
        <w:t>CÔNG TY CỔ PHẦN ĐẦU TƯ XÂY DỰNG VÀ KỸ THUẬT VNCN E&amp;C</w:t>
      </w:r>
    </w:p>
    <w:p w14:paraId="56015DE6" w14:textId="77777777" w:rsidR="00D94D6D" w:rsidRPr="00DF0BA4" w:rsidRDefault="00D94D6D" w:rsidP="00A64E91">
      <w:pPr>
        <w:spacing w:after="120" w:line="276" w:lineRule="auto"/>
        <w:jc w:val="center"/>
        <w:rPr>
          <w:rFonts w:ascii="Times New Roman" w:hAnsi="Times New Roman"/>
          <w:sz w:val="26"/>
          <w:szCs w:val="26"/>
          <w:lang w:val="pt-BR"/>
        </w:rPr>
      </w:pPr>
    </w:p>
    <w:p w14:paraId="0D7C11A1" w14:textId="77777777" w:rsidR="00D94D6D" w:rsidRPr="00DF0BA4" w:rsidRDefault="00D94D6D" w:rsidP="00A64E91">
      <w:pPr>
        <w:spacing w:after="120" w:line="276" w:lineRule="auto"/>
        <w:jc w:val="center"/>
        <w:rPr>
          <w:rFonts w:ascii="Times New Roman" w:hAnsi="Times New Roman"/>
          <w:sz w:val="26"/>
          <w:szCs w:val="26"/>
          <w:lang w:val="pt-BR"/>
        </w:rPr>
      </w:pPr>
      <w:r w:rsidRPr="00DF0BA4">
        <w:rPr>
          <w:rFonts w:ascii="Times New Roman" w:hAnsi="Times New Roman"/>
          <w:sz w:val="26"/>
          <w:szCs w:val="26"/>
          <w:lang w:val="pt-BR"/>
        </w:rPr>
        <w:t>VÀ</w:t>
      </w:r>
    </w:p>
    <w:p w14:paraId="0996FFDA" w14:textId="7203704C" w:rsidR="00D94D6D" w:rsidRPr="00DF0BA4" w:rsidRDefault="00D94D6D" w:rsidP="00A64E91">
      <w:pPr>
        <w:spacing w:after="120" w:line="276" w:lineRule="auto"/>
        <w:jc w:val="center"/>
        <w:rPr>
          <w:rFonts w:ascii="Times New Roman" w:hAnsi="Times New Roman"/>
          <w:sz w:val="26"/>
          <w:szCs w:val="26"/>
          <w:lang w:val="vi-VN"/>
        </w:rPr>
      </w:pPr>
      <w:r w:rsidRPr="00DF0BA4">
        <w:rPr>
          <w:rFonts w:ascii="Times New Roman" w:hAnsi="Times New Roman"/>
          <w:b/>
          <w:sz w:val="26"/>
          <w:szCs w:val="26"/>
          <w:lang w:val="pt-BR"/>
        </w:rPr>
        <w:t xml:space="preserve">CÔNG TY </w:t>
      </w:r>
      <w:ins w:id="3" w:author="Ban Kinh tế &amp; Quản lý Hợp đồng" w:date="2026-10-14T15:52:00Z">
        <w:r w:rsidR="003A61AB" w:rsidRPr="003A61AB">
          <w:rPr>
            <w:rFonts w:ascii="Times New Roman" w:hAnsi="Times New Roman"/>
            <w:b/>
            <w:sz w:val="26"/>
            <w:szCs w:val="26"/>
            <w:lang w:val="vi-VN"/>
          </w:rPr>
          <w:t>CỔ PHẦN XÂY DỰNG PHỤC H</w:t>
        </w:r>
        <w:r w:rsidR="003A61AB" w:rsidRPr="003A61AB">
          <w:rPr>
            <w:rFonts w:ascii="Times New Roman" w:hAnsi="Times New Roman" w:hint="eastAsia"/>
            <w:b/>
            <w:sz w:val="26"/>
            <w:szCs w:val="26"/>
            <w:lang w:val="vi-VN"/>
          </w:rPr>
          <w:t>Ư</w:t>
        </w:r>
        <w:r w:rsidR="003A61AB" w:rsidRPr="003A61AB">
          <w:rPr>
            <w:rFonts w:ascii="Times New Roman" w:hAnsi="Times New Roman"/>
            <w:b/>
            <w:sz w:val="26"/>
            <w:szCs w:val="26"/>
            <w:lang w:val="vi-VN"/>
          </w:rPr>
          <w:t>NG HOLDINGS</w:t>
        </w:r>
      </w:ins>
      <w:del w:id="4" w:author="Ban Kinh tế &amp; Quản lý Hợp đồng" w:date="2026-10-14T15:52:00Z">
        <w:r w:rsidRPr="00DF0BA4" w:rsidDel="003A61AB">
          <w:rPr>
            <w:rFonts w:ascii="Times New Roman" w:hAnsi="Times New Roman"/>
            <w:b/>
            <w:sz w:val="26"/>
            <w:szCs w:val="26"/>
            <w:highlight w:val="yellow"/>
            <w:lang w:val="vi-VN"/>
          </w:rPr>
          <w:delText>......</w:delText>
        </w:r>
      </w:del>
    </w:p>
    <w:p w14:paraId="00E20FFD" w14:textId="77777777" w:rsidR="00D94D6D" w:rsidRPr="00DF0BA4" w:rsidRDefault="00D94D6D" w:rsidP="00A64E91">
      <w:pPr>
        <w:spacing w:after="120" w:line="276" w:lineRule="auto"/>
        <w:jc w:val="center"/>
        <w:rPr>
          <w:rFonts w:ascii="Times New Roman" w:hAnsi="Times New Roman"/>
          <w:sz w:val="26"/>
          <w:szCs w:val="26"/>
          <w:lang w:val="es-ES"/>
        </w:rPr>
      </w:pPr>
    </w:p>
    <w:p w14:paraId="1F5F56EF" w14:textId="77777777" w:rsidR="00BB3CBC" w:rsidRPr="00DF0BA4" w:rsidRDefault="00BB3CBC" w:rsidP="00A64E91">
      <w:pPr>
        <w:spacing w:after="120" w:line="276" w:lineRule="auto"/>
        <w:jc w:val="center"/>
        <w:rPr>
          <w:rFonts w:ascii="Times New Roman" w:hAnsi="Times New Roman"/>
          <w:sz w:val="26"/>
          <w:szCs w:val="26"/>
          <w:lang w:val="es-ES"/>
        </w:rPr>
      </w:pPr>
    </w:p>
    <w:p w14:paraId="5DF39248" w14:textId="77777777" w:rsidR="00BB3CBC" w:rsidRPr="00DF0BA4" w:rsidRDefault="00BB3CBC" w:rsidP="00A64E91">
      <w:pPr>
        <w:spacing w:after="120" w:line="276" w:lineRule="auto"/>
        <w:jc w:val="center"/>
        <w:rPr>
          <w:rFonts w:ascii="Times New Roman" w:hAnsi="Times New Roman"/>
          <w:sz w:val="26"/>
          <w:szCs w:val="26"/>
          <w:lang w:val="es-ES"/>
        </w:rPr>
      </w:pPr>
    </w:p>
    <w:p w14:paraId="7B22545F" w14:textId="77777777" w:rsidR="00BB3CBC" w:rsidRPr="00DF0BA4" w:rsidRDefault="00BB3CBC" w:rsidP="00A64E91">
      <w:pPr>
        <w:spacing w:after="120" w:line="276" w:lineRule="auto"/>
        <w:jc w:val="center"/>
        <w:rPr>
          <w:rFonts w:ascii="Times New Roman" w:hAnsi="Times New Roman"/>
          <w:sz w:val="26"/>
          <w:szCs w:val="26"/>
          <w:lang w:val="es-ES"/>
        </w:rPr>
      </w:pPr>
    </w:p>
    <w:p w14:paraId="32572DEF" w14:textId="77777777" w:rsidR="00BB3CBC" w:rsidRPr="00DF0BA4" w:rsidRDefault="00BB3CBC" w:rsidP="00A64E91">
      <w:pPr>
        <w:spacing w:after="120" w:line="276" w:lineRule="auto"/>
        <w:jc w:val="center"/>
        <w:rPr>
          <w:rFonts w:ascii="Times New Roman" w:hAnsi="Times New Roman"/>
          <w:sz w:val="26"/>
          <w:szCs w:val="26"/>
          <w:lang w:val="es-ES"/>
        </w:rPr>
      </w:pPr>
    </w:p>
    <w:p w14:paraId="28A4BA7C" w14:textId="77777777" w:rsidR="00BB3CBC" w:rsidRPr="00DF0BA4" w:rsidRDefault="00BB3CBC" w:rsidP="00A64E91">
      <w:pPr>
        <w:spacing w:after="120" w:line="276" w:lineRule="auto"/>
        <w:jc w:val="center"/>
        <w:rPr>
          <w:rFonts w:ascii="Times New Roman" w:hAnsi="Times New Roman"/>
          <w:sz w:val="26"/>
          <w:szCs w:val="26"/>
          <w:lang w:val="es-ES"/>
        </w:rPr>
      </w:pPr>
    </w:p>
    <w:p w14:paraId="761194DD" w14:textId="77777777" w:rsidR="00BB3CBC" w:rsidRPr="00DF0BA4" w:rsidRDefault="00BB3CBC" w:rsidP="00A64E91">
      <w:pPr>
        <w:spacing w:after="120" w:line="276" w:lineRule="auto"/>
        <w:jc w:val="center"/>
        <w:rPr>
          <w:rFonts w:ascii="Times New Roman" w:hAnsi="Times New Roman"/>
          <w:sz w:val="26"/>
          <w:szCs w:val="26"/>
          <w:lang w:val="es-ES"/>
        </w:rPr>
      </w:pPr>
    </w:p>
    <w:p w14:paraId="0851BB6B" w14:textId="77777777" w:rsidR="00040F1A" w:rsidRPr="00DF0BA4" w:rsidRDefault="00040F1A" w:rsidP="00A64E91">
      <w:pPr>
        <w:spacing w:after="120" w:line="276" w:lineRule="auto"/>
        <w:jc w:val="center"/>
        <w:rPr>
          <w:rFonts w:ascii="Times New Roman" w:hAnsi="Times New Roman"/>
          <w:b/>
          <w:bCs/>
          <w:sz w:val="26"/>
          <w:szCs w:val="26"/>
        </w:rPr>
      </w:pPr>
    </w:p>
    <w:p w14:paraId="4460DA0A" w14:textId="288EC614" w:rsidR="00096978" w:rsidRPr="00DF0BA4" w:rsidRDefault="00096978" w:rsidP="00A64E91">
      <w:pPr>
        <w:spacing w:after="120" w:line="276" w:lineRule="auto"/>
        <w:jc w:val="center"/>
        <w:rPr>
          <w:rFonts w:ascii="Times New Roman" w:hAnsi="Times New Roman"/>
          <w:b/>
          <w:sz w:val="26"/>
          <w:szCs w:val="26"/>
          <w:lang w:val="pt-BR"/>
        </w:rPr>
      </w:pPr>
      <w:r w:rsidRPr="00DF0BA4">
        <w:rPr>
          <w:rFonts w:ascii="Times New Roman" w:hAnsi="Times New Roman"/>
          <w:b/>
          <w:bCs/>
          <w:sz w:val="26"/>
          <w:szCs w:val="26"/>
        </w:rPr>
        <w:lastRenderedPageBreak/>
        <w:t>CỘNG HOÀ XÃ HỘI CHỦ NGHĨA VIỆT NAM</w:t>
      </w:r>
    </w:p>
    <w:p w14:paraId="5299863A" w14:textId="4A67A099" w:rsidR="00096978" w:rsidRPr="00DF0BA4" w:rsidRDefault="00D107CC" w:rsidP="00A64E91">
      <w:pPr>
        <w:widowControl w:val="0"/>
        <w:spacing w:after="120" w:line="276" w:lineRule="auto"/>
        <w:jc w:val="center"/>
        <w:rPr>
          <w:rFonts w:ascii="Times New Roman" w:hAnsi="Times New Roman"/>
          <w:b/>
          <w:sz w:val="26"/>
          <w:szCs w:val="26"/>
        </w:rPr>
      </w:pPr>
      <w:r w:rsidRPr="00DF0BA4">
        <w:rPr>
          <w:rFonts w:ascii="Times New Roman" w:hAnsi="Times New Roman"/>
          <w:sz w:val="26"/>
          <w:szCs w:val="26"/>
        </w:rPr>
        <mc:AlternateContent>
          <mc:Choice Requires="wps">
            <w:drawing>
              <wp:anchor distT="4294967295" distB="4294967295" distL="114300" distR="114300" simplePos="0" relativeHeight="251659264" behindDoc="0" locked="0" layoutInCell="1" allowOverlap="1" wp14:anchorId="472E5CBD" wp14:editId="0488FC54">
                <wp:simplePos x="0" y="0"/>
                <wp:positionH relativeFrom="margin">
                  <wp:align>center</wp:align>
                </wp:positionH>
                <wp:positionV relativeFrom="paragraph">
                  <wp:posOffset>199390</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863126" id="_x0000_t32" coordsize="21600,21600" o:spt="32" o:oned="t" path="m,l21600,21600e" filled="f">
                <v:path arrowok="t" fillok="f" o:connecttype="none"/>
                <o:lock v:ext="edit" shapetype="t"/>
              </v:shapetype>
              <v:shape id="Straight Arrow Connector 1" o:spid="_x0000_s1026" type="#_x0000_t32" style="position:absolute;margin-left:0;margin-top:15.7pt;width:170.1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">
                <w10:wrap anchorx="margin"/>
              </v:shape>
            </w:pict>
          </mc:Fallback>
        </mc:AlternateContent>
      </w:r>
      <w:r w:rsidRPr="00DF0BA4">
        <w:rPr>
          <w:rFonts w:ascii="Times New Roman" w:hAnsi="Times New Roman"/>
          <w:b/>
          <w:sz w:val="26"/>
          <w:szCs w:val="26"/>
        </w:rPr>
        <w:t xml:space="preserve">Độc lập </w:t>
      </w:r>
      <w:r w:rsidRPr="00DF0BA4">
        <w:rPr>
          <w:rFonts w:ascii="Times New Roman" w:hAnsi="Times New Roman"/>
          <w:sz w:val="26"/>
          <w:szCs w:val="26"/>
        </w:rPr>
        <w:t>-</w:t>
      </w:r>
      <w:r w:rsidRPr="00DF0BA4">
        <w:rPr>
          <w:rFonts w:ascii="Times New Roman" w:hAnsi="Times New Roman"/>
          <w:b/>
          <w:sz w:val="26"/>
          <w:szCs w:val="26"/>
        </w:rPr>
        <w:t xml:space="preserve"> Tự do </w:t>
      </w:r>
      <w:r w:rsidRPr="00DF0BA4">
        <w:rPr>
          <w:rFonts w:ascii="Times New Roman" w:hAnsi="Times New Roman"/>
          <w:sz w:val="26"/>
          <w:szCs w:val="26"/>
        </w:rPr>
        <w:t>-</w:t>
      </w:r>
      <w:r w:rsidRPr="00DF0BA4">
        <w:rPr>
          <w:rFonts w:ascii="Times New Roman" w:hAnsi="Times New Roman"/>
          <w:b/>
          <w:sz w:val="26"/>
          <w:szCs w:val="26"/>
        </w:rPr>
        <w:t xml:space="preserve"> Hạnh phúc</w:t>
      </w:r>
    </w:p>
    <w:p w14:paraId="28E416DF" w14:textId="77777777" w:rsidR="00302315" w:rsidRPr="00DF0BA4" w:rsidRDefault="00302315" w:rsidP="00A64E91">
      <w:pPr>
        <w:pStyle w:val="Heading1"/>
        <w:spacing w:after="120" w:line="276" w:lineRule="auto"/>
        <w:rPr>
          <w:rFonts w:ascii="Times New Roman" w:hAnsi="Times New Roman"/>
          <w:sz w:val="30"/>
          <w:szCs w:val="30"/>
        </w:rPr>
      </w:pPr>
    </w:p>
    <w:p w14:paraId="66BF3BAE" w14:textId="40F2423E" w:rsidR="00096978" w:rsidRPr="00DF0BA4" w:rsidRDefault="00096978" w:rsidP="00A64E91">
      <w:pPr>
        <w:pStyle w:val="Heading1"/>
        <w:spacing w:after="120" w:line="276" w:lineRule="auto"/>
        <w:rPr>
          <w:rFonts w:ascii="Times New Roman" w:hAnsi="Times New Roman"/>
          <w:sz w:val="30"/>
          <w:szCs w:val="30"/>
        </w:rPr>
      </w:pPr>
      <w:r w:rsidRPr="00DF0BA4">
        <w:rPr>
          <w:rFonts w:ascii="Times New Roman" w:hAnsi="Times New Roman"/>
          <w:sz w:val="30"/>
          <w:szCs w:val="30"/>
        </w:rPr>
        <w:t>HỢP ĐỒNG THI CÔNG XÂY DỰNG</w:t>
      </w:r>
    </w:p>
    <w:p w14:paraId="51616F88" w14:textId="4A61C160" w:rsidR="00096978" w:rsidRPr="003A61AB" w:rsidRDefault="00096978" w:rsidP="00A64E91">
      <w:pPr>
        <w:widowControl w:val="0"/>
        <w:spacing w:after="120" w:line="276" w:lineRule="auto"/>
        <w:jc w:val="center"/>
        <w:rPr>
          <w:rFonts w:ascii="Times New Roman" w:hAnsi="Times New Roman"/>
          <w:b/>
          <w:sz w:val="26"/>
          <w:szCs w:val="26"/>
          <w:rPrChange w:id="5" w:author="Ban Kinh tế &amp; Quản lý Hợp đồng" w:date="2026-10-14T15:53:00Z">
            <w:rPr>
              <w:rFonts w:ascii="Times New Roman" w:hAnsi="Times New Roman"/>
              <w:b/>
              <w:sz w:val="26"/>
              <w:szCs w:val="26"/>
              <w:lang w:val="vi-VN"/>
            </w:rPr>
          </w:rPrChange>
        </w:rPr>
      </w:pPr>
      <w:r>
        <w:rPr>
          <w:rFonts w:ascii="Times New Roman" w:hAnsi="Times New Roman"/>
          <w:b/>
          <w:sz w:val="26"/>
          <w:szCs w:val="26"/>
          <w:highlight w:val="yellow"/>
        </w:rPr>
        <w:t xml:space="preserve">Số:</w:t>
      </w:r>
      <w:ins w:id="90009" w:author="VNCN E&amp;C - Đề xuất đàm phán" w:date="2026-10-16T13:00:00Z">
        <w:r>
          <w:rPr>
            <w:rFonts w:ascii="Times New Roman" w:hAnsi="Times New Roman"/>
            <w:b/>
            <w:sz w:val="26"/>
            <w:szCs w:val="26"/>
          </w:rPr>
          <w:t xml:space="preserve"> </w:t>
        </w:r>
        <w:r>
          <w:rPr>
            <w:rFonts w:ascii="Times New Roman" w:hAnsi="Times New Roman"/>
            <w:b/>
            <w:sz w:val="26"/>
            <w:szCs w:val="26"/>
            <w:highlight w:val="yellow"/>
          </w:rPr>
          <w:t xml:space="preserve">……</w:t>
        </w:r>
      </w:ins>
      <w:del w:id="90010" w:author="VNCN E&amp;C - Đề xuất đàm phán" w:date="2026-10-16T13:00:00Z">
        <w:r>
          <w:rPr>
            <w:rFonts w:ascii="Times New Roman" w:hAnsi="Times New Roman"/>
            <w:b/>
            <w:sz w:val="26"/>
            <w:szCs w:val="26"/>
            <w:highlight w:val="yellow"/>
          </w:rPr>
          <w:delText xml:space="preserve">            </w:delText>
        </w:r>
      </w:del>
      <w:r>
        <w:rPr>
          <w:rFonts w:ascii="Times New Roman" w:hAnsi="Times New Roman"/>
          <w:b/>
          <w:sz w:val="26"/>
          <w:szCs w:val="26"/>
          <w:highlight w:val="yellow"/>
        </w:rPr>
        <w:t xml:space="preserve">/2026/</w:t>
      </w:r>
      <w:ins w:id="90011" w:author="VNCN E&amp;C - Đề xuất đàm phán" w:date="2026-10-16T13:00:00Z">
        <w:r>
          <w:rPr>
            <w:rFonts w:ascii="Times New Roman" w:hAnsi="Times New Roman"/>
            <w:b/>
            <w:sz w:val="26"/>
            <w:szCs w:val="26"/>
          </w:rPr>
          <w:t xml:space="preserve">HĐXD</w:t>
        </w:r>
      </w:ins>
      <w:del w:id="90012" w:author="VNCN E&amp;C - Đề xuất đàm phán" w:date="2026-10-16T13:00:00Z">
        <w:r>
          <w:rPr>
            <w:rFonts w:ascii="Times New Roman" w:hAnsi="Times New Roman"/>
            <w:b/>
            <w:sz w:val="26"/>
            <w:szCs w:val="26"/>
            <w:highlight w:val="yellow"/>
          </w:rPr>
          <w:delText xml:space="preserve">HĐ</w:delText>
        </w:r>
      </w:del>
      <w:r>
        <w:rPr>
          <w:rFonts w:ascii="Times New Roman" w:hAnsi="Times New Roman"/>
          <w:b/>
          <w:sz w:val="26"/>
          <w:szCs w:val="26"/>
          <w:highlight w:val="yellow"/>
        </w:rPr>
        <w:t xml:space="preserve">/VNCNEC</w:t>
      </w:r>
      <w:r>
        <w:rPr>
          <w:rFonts w:ascii="Times New Roman" w:hAnsi="Times New Roman"/>
          <w:b/>
          <w:sz w:val="26"/>
          <w:szCs w:val="26"/>
          <w:highlight w:val="yellow"/>
          <w:lang w:val="vi-VN"/>
        </w:rPr>
        <w:t xml:space="preserve">-</w:t>
      </w:r>
      <w:ins w:id="90013" w:author="Ban Kinh tế &amp; Quản lý Hợp đồng" w:date="2026-10-14T15:53:00Z">
        <w:r>
          <w:rPr>
            <w:rFonts w:ascii="Times New Roman" w:hAnsi="Times New Roman"/>
            <w:b/>
            <w:sz w:val="26"/>
            <w:szCs w:val="26"/>
          </w:rPr>
          <w:t xml:space="preserve">PHC</w:t>
        </w:r>
      </w:ins>
    </w:p>
    <w:p w14:paraId="33AE4DFA" w14:textId="77777777" w:rsidR="00302315" w:rsidRPr="00DF0BA4" w:rsidRDefault="00302315" w:rsidP="00A64E91">
      <w:pPr>
        <w:widowControl w:val="0"/>
        <w:spacing w:after="120" w:line="276" w:lineRule="auto"/>
        <w:rPr>
          <w:rFonts w:ascii="Times New Roman" w:hAnsi="Times New Roman"/>
          <w:b/>
          <w:sz w:val="26"/>
          <w:szCs w:val="26"/>
          <w:u w:val="single"/>
        </w:rPr>
      </w:pPr>
    </w:p>
    <w:p w14:paraId="22008EC6" w14:textId="04992758" w:rsidR="00096978" w:rsidRPr="00DF0BA4" w:rsidRDefault="00096978" w:rsidP="00A64E91">
      <w:pPr>
        <w:widowControl w:val="0"/>
        <w:spacing w:after="120" w:line="276" w:lineRule="auto"/>
        <w:rPr>
          <w:rFonts w:ascii="Times New Roman" w:hAnsi="Times New Roman"/>
          <w:b/>
          <w:sz w:val="26"/>
          <w:szCs w:val="26"/>
        </w:rPr>
      </w:pPr>
      <w:r w:rsidRPr="00DF0BA4">
        <w:rPr>
          <w:rFonts w:ascii="Times New Roman" w:hAnsi="Times New Roman"/>
          <w:b/>
          <w:sz w:val="26"/>
          <w:szCs w:val="26"/>
          <w:u w:val="single"/>
        </w:rPr>
        <w:t>Về việc:</w:t>
      </w:r>
      <w:r w:rsidRPr="00DF0BA4">
        <w:rPr>
          <w:rFonts w:ascii="Times New Roman" w:hAnsi="Times New Roman"/>
          <w:b/>
          <w:sz w:val="26"/>
          <w:szCs w:val="26"/>
        </w:rPr>
        <w:t xml:space="preserve"> Thi công hệ cừ, văng chống, kết cấu phần ngầm và chống thấm phần ngầm cho khối nhà ở xã hội CT1.2 và CT2 (CT2.1, CT2.2</w:t>
      </w:r>
      <w:r w:rsidRPr="00DF0BA4">
        <w:rPr>
          <w:rFonts w:ascii="Times New Roman" w:hAnsi="Times New Roman"/>
          <w:b/>
          <w:sz w:val="26"/>
          <w:szCs w:val="26"/>
          <w:lang w:val="vi-VN"/>
        </w:rPr>
        <w:t xml:space="preserve"> và</w:t>
      </w:r>
      <w:r w:rsidRPr="00DF0BA4">
        <w:rPr>
          <w:rFonts w:ascii="Times New Roman" w:hAnsi="Times New Roman"/>
          <w:b/>
          <w:sz w:val="26"/>
          <w:szCs w:val="26"/>
        </w:rPr>
        <w:t xml:space="preserve"> CT2.3)</w:t>
      </w:r>
    </w:p>
    <w:p w14:paraId="0A71F7A8" w14:textId="77777777" w:rsidR="00BC1678" w:rsidRPr="00DF0BA4" w:rsidRDefault="00BC1678" w:rsidP="00A64E91">
      <w:pPr>
        <w:spacing w:after="120" w:line="276" w:lineRule="auto"/>
        <w:jc w:val="both"/>
        <w:rPr>
          <w:rFonts w:ascii="Times New Roman" w:hAnsi="Times New Roman"/>
          <w:b/>
          <w:sz w:val="26"/>
          <w:szCs w:val="26"/>
          <w:lang w:val="nl-NL"/>
        </w:rPr>
      </w:pPr>
      <w:r w:rsidRPr="00DF0BA4">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14:paraId="5136A493" w14:textId="2002071C"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Bộ luật Dân sự số 91/2015/QH13 ngày 24/11/2015 của Quốc hội nước Cộng hòa xã hội chủ nghĩa Việt Nam;</w:t>
      </w:r>
    </w:p>
    <w:p w14:paraId="38546C40" w14:textId="4F6D7AEB"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Luật Xây dựng số 135/2025/QH15 ngày 10/12/2025 của Quốc hội nước Cộng hòa xã hội chủ nghĩa Việt Nam;</w:t>
      </w:r>
    </w:p>
    <w:p w14:paraId="19C9ACB8" w14:textId="77777777" w:rsidR="00CD1550" w:rsidRPr="00DF0BA4" w:rsidRDefault="0098165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Luật Thương mại số 36/2005/QH11 ngày 14/6/2005 và các văn bản sửa đổi, bổ sung;</w:t>
      </w:r>
    </w:p>
    <w:p w14:paraId="68F3BDAC" w14:textId="573CBC14"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14:paraId="69C05D7A" w14:textId="6300146D"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14:paraId="13CF040A" w14:textId="04DDA3CE"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14:paraId="040F3192" w14:textId="77777777" w:rsidR="00E7012F" w:rsidRPr="00DF0BA4" w:rsidRDefault="00E7012F" w:rsidP="00A64E91">
      <w:pPr>
        <w:spacing w:after="120" w:line="276" w:lineRule="auto"/>
        <w:contextualSpacing/>
        <w:jc w:val="both"/>
        <w:rPr>
          <w:rFonts w:ascii="Times New Roman" w:hAnsi="Times New Roman"/>
          <w:i/>
          <w:sz w:val="26"/>
          <w:szCs w:val="26"/>
        </w:rPr>
      </w:pPr>
      <w:r w:rsidRPr="00DF0BA4">
        <w:rPr>
          <w:rFonts w:ascii="Times New Roman" w:hAnsi="Times New Roman"/>
          <w:i/>
          <w:sz w:val="26"/>
          <w:szCs w:val="26"/>
          <w:lang w:val="nl-NL"/>
        </w:rPr>
        <w:t xml:space="preserve">- </w:t>
      </w:r>
      <w:r w:rsidRPr="00DF0BA4">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14:paraId="55ED69AE" w14:textId="2EC0820F" w:rsidR="00E7012F" w:rsidRPr="00DF0BA4" w:rsidRDefault="00E7012F" w:rsidP="00A64E91">
      <w:pPr>
        <w:spacing w:after="120" w:line="276" w:lineRule="auto"/>
        <w:contextualSpacing/>
        <w:jc w:val="both"/>
        <w:rPr>
          <w:rFonts w:ascii="Times New Roman" w:hAnsi="Times New Roman"/>
          <w:i/>
          <w:sz w:val="26"/>
          <w:szCs w:val="26"/>
        </w:rPr>
      </w:pPr>
      <w:r w:rsidRPr="00DF0BA4">
        <w:rPr>
          <w:rFonts w:ascii="Times New Roman" w:hAnsi="Times New Roman"/>
          <w:i/>
          <w:sz w:val="26"/>
          <w:szCs w:val="26"/>
        </w:rPr>
        <w:t>- Căn cứ Hợp đồng tổng thầu thi công xây dựng số 01/2026/HĐTTXL/LDIFT-TP &amp; LD VNCNEC-VH ngày 16/7/2026 giữa Chủ đầu tư và Liên danh VNCN E&amp;C – Việt Hưng;</w:t>
      </w:r>
    </w:p>
    <w:p w14:paraId="6AD0C8C3" w14:textId="0FFC2888"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14:paraId="66B2DEB8" w14:textId="00AC338F" w:rsidR="00096978"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nhu cầu của Bên A và năng lực của Bên B.</w:t>
      </w:r>
    </w:p>
    <w:p w14:paraId="3A365273" w14:textId="77777777" w:rsidR="00302315" w:rsidRPr="00DF0BA4" w:rsidRDefault="00302315" w:rsidP="00A64E91">
      <w:pPr>
        <w:spacing w:after="120" w:line="276" w:lineRule="auto"/>
        <w:contextualSpacing/>
        <w:jc w:val="both"/>
        <w:rPr>
          <w:rFonts w:ascii="Times New Roman" w:hAnsi="Times New Roman"/>
          <w:i/>
          <w:sz w:val="26"/>
          <w:szCs w:val="26"/>
          <w:lang w:val="nl-NL"/>
        </w:rPr>
      </w:pPr>
    </w:p>
    <w:p w14:paraId="668942CA" w14:textId="77777777" w:rsidR="00302315" w:rsidRPr="00DF0BA4" w:rsidRDefault="00302315" w:rsidP="00A64E91">
      <w:pPr>
        <w:spacing w:after="120" w:line="276" w:lineRule="auto"/>
        <w:contextualSpacing/>
        <w:jc w:val="both"/>
        <w:rPr>
          <w:rFonts w:ascii="Times New Roman" w:hAnsi="Times New Roman"/>
          <w:i/>
          <w:sz w:val="26"/>
          <w:szCs w:val="26"/>
          <w:lang w:val="nl-NL"/>
        </w:rPr>
      </w:pPr>
    </w:p>
    <w:p w14:paraId="76CCC662" w14:textId="77777777" w:rsidR="00302315" w:rsidRPr="00DF0BA4" w:rsidRDefault="00302315" w:rsidP="00A64E91">
      <w:pPr>
        <w:spacing w:after="120" w:line="276" w:lineRule="auto"/>
        <w:contextualSpacing/>
        <w:jc w:val="both"/>
        <w:rPr>
          <w:rFonts w:ascii="Times New Roman" w:hAnsi="Times New Roman"/>
          <w:i/>
          <w:sz w:val="26"/>
          <w:szCs w:val="26"/>
          <w:lang w:val="nl-NL"/>
        </w:rPr>
      </w:pPr>
    </w:p>
    <w:p w14:paraId="3E57E319" w14:textId="77777777" w:rsidR="00302315" w:rsidRPr="00DF0BA4" w:rsidRDefault="00302315" w:rsidP="00A64E91">
      <w:pPr>
        <w:spacing w:after="120" w:line="276" w:lineRule="auto"/>
        <w:contextualSpacing/>
        <w:jc w:val="both"/>
        <w:rPr>
          <w:rFonts w:ascii="Times New Roman" w:hAnsi="Times New Roman"/>
          <w:i/>
          <w:sz w:val="26"/>
          <w:szCs w:val="26"/>
          <w:lang w:val="nl-NL"/>
        </w:rPr>
      </w:pPr>
    </w:p>
    <w:p w14:paraId="1A7C359B" w14:textId="77777777" w:rsidR="00302315" w:rsidRPr="00DF0BA4" w:rsidRDefault="00302315" w:rsidP="00A64E91">
      <w:pPr>
        <w:spacing w:after="120" w:line="276" w:lineRule="auto"/>
        <w:contextualSpacing/>
        <w:jc w:val="both"/>
        <w:rPr>
          <w:rFonts w:ascii="Times New Roman" w:hAnsi="Times New Roman"/>
          <w:i/>
          <w:sz w:val="26"/>
          <w:szCs w:val="26"/>
          <w:lang w:val="nl-NL"/>
        </w:rPr>
      </w:pPr>
    </w:p>
    <w:p w14:paraId="771718AD" w14:textId="77777777" w:rsidR="00D94D6D" w:rsidRPr="00DF0BA4" w:rsidRDefault="00D94D6D" w:rsidP="00A64E91">
      <w:pPr>
        <w:spacing w:after="120" w:line="276" w:lineRule="auto"/>
        <w:contextualSpacing/>
        <w:jc w:val="both"/>
        <w:rPr>
          <w:rFonts w:ascii="Times New Roman" w:hAnsi="Times New Roman"/>
          <w:i/>
          <w:sz w:val="26"/>
          <w:szCs w:val="26"/>
          <w:lang w:val="nl-NL"/>
        </w:rPr>
      </w:pPr>
    </w:p>
    <w:p w14:paraId="4C1A8AE6" w14:textId="77777777" w:rsidR="00096978" w:rsidRPr="00DF0BA4" w:rsidRDefault="00096978" w:rsidP="00A64E91">
      <w:pPr>
        <w:spacing w:after="120" w:line="276" w:lineRule="auto"/>
        <w:jc w:val="both"/>
        <w:rPr>
          <w:rFonts w:ascii="Times New Roman" w:hAnsi="Times New Roman"/>
          <w:sz w:val="26"/>
          <w:szCs w:val="26"/>
          <w:lang w:val="nl-NL"/>
        </w:rPr>
      </w:pPr>
      <w:r w:rsidRPr="00DF0BA4">
        <w:rPr>
          <w:rFonts w:ascii="Times New Roman" w:hAnsi="Times New Roman"/>
          <w:sz w:val="26"/>
          <w:szCs w:val="26"/>
          <w:lang w:val="nl-NL"/>
        </w:rPr>
        <w:lastRenderedPageBreak/>
        <w:t>Hôm nay, ngày        tháng       năm 2026 tại Công ty cổ phần Đầu tư xây dựng và kỹ thuật VNCN E&amp;C, chúng tôi gồm các bên dưới đây:</w:t>
      </w:r>
    </w:p>
    <w:tbl>
      <w:tblPr>
        <w:tblStyle w:val="TableGrid"/>
        <w:tblW w:w="9493" w:type="dxa"/>
        <w:tblLook w:val="04A0" w:firstRow="1" w:lastRow="0" w:firstColumn="1" w:lastColumn="0" w:noHBand="0" w:noVBand="1"/>
      </w:tblPr>
      <w:tblGrid>
        <w:gridCol w:w="1651"/>
        <w:gridCol w:w="310"/>
        <w:gridCol w:w="2982"/>
        <w:gridCol w:w="631"/>
        <w:gridCol w:w="1107"/>
        <w:gridCol w:w="2812"/>
      </w:tblGrid>
      <w:tr w:rsidR="00BA0361" w14:paraId="1A69E819" w14:textId="77777777" w:rsidTr="00BA0361">
        <w:tc>
          <w:tcPr>
            <w:tcW w:w="1537" w:type="dxa"/>
            <w:tcBorders>
              <w:top w:val="nil"/>
              <w:left w:val="nil"/>
              <w:bottom w:val="nil"/>
              <w:right w:val="nil"/>
            </w:tcBorders>
          </w:tcPr>
          <w:p w14:paraId="1D2B6396" w14:textId="77777777" w:rsidR="00BA0361" w:rsidRPr="00086D5A" w:rsidRDefault="00BA0361" w:rsidP="00086D5A">
            <w:pPr>
              <w:spacing w:after="120" w:line="276" w:lineRule="auto"/>
              <w:jc w:val="both"/>
              <w:rPr>
                <w:rFonts w:ascii="Times New Roman" w:hAnsi="Times New Roman"/>
                <w:b/>
                <w:bCs/>
                <w:sz w:val="26"/>
                <w:szCs w:val="26"/>
                <w:highlight w:val="yellow"/>
              </w:rPr>
            </w:pPr>
            <w:r w:rsidRPr="00086D5A">
              <w:rPr>
                <w:rFonts w:ascii="Times New Roman" w:hAnsi="Times New Roman"/>
                <w:b/>
                <w:bCs/>
                <w:sz w:val="26"/>
                <w:szCs w:val="26"/>
              </w:rPr>
              <w:t>BÊN A</w:t>
            </w:r>
          </w:p>
        </w:tc>
        <w:tc>
          <w:tcPr>
            <w:tcW w:w="289" w:type="dxa"/>
            <w:tcBorders>
              <w:top w:val="nil"/>
              <w:left w:val="nil"/>
              <w:bottom w:val="nil"/>
              <w:right w:val="nil"/>
            </w:tcBorders>
          </w:tcPr>
          <w:p w14:paraId="2498275E" w14:textId="77777777" w:rsidR="00BA0361" w:rsidRPr="00086D5A" w:rsidRDefault="00BA0361" w:rsidP="00086D5A">
            <w:pPr>
              <w:pStyle w:val="BodyText2"/>
              <w:widowControl w:val="0"/>
              <w:spacing w:line="276" w:lineRule="auto"/>
              <w:jc w:val="both"/>
              <w:rPr>
                <w:rFonts w:ascii="Times New Roman" w:hAnsi="Times New Roman"/>
                <w:bCs/>
                <w:sz w:val="26"/>
                <w:szCs w:val="26"/>
                <w:lang w:val="en-US"/>
              </w:rPr>
            </w:pPr>
            <w:r w:rsidRPr="00086D5A">
              <w:rPr>
                <w:rFonts w:ascii="Times New Roman" w:hAnsi="Times New Roman"/>
                <w:bCs/>
                <w:sz w:val="26"/>
                <w:szCs w:val="26"/>
                <w:lang w:val="en-US"/>
              </w:rPr>
              <w:t>:</w:t>
            </w:r>
          </w:p>
        </w:tc>
        <w:tc>
          <w:tcPr>
            <w:tcW w:w="7010" w:type="dxa"/>
            <w:gridSpan w:val="4"/>
            <w:tcBorders>
              <w:top w:val="nil"/>
              <w:left w:val="nil"/>
              <w:bottom w:val="nil"/>
              <w:right w:val="nil"/>
            </w:tcBorders>
          </w:tcPr>
          <w:p w14:paraId="7C2B0BA0" w14:textId="77777777" w:rsidR="00BA0361" w:rsidRPr="00086D5A" w:rsidRDefault="00BA0361" w:rsidP="00086D5A">
            <w:pPr>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 xml:space="preserve">CÔNG TY CP </w:t>
            </w:r>
            <w:r>
              <w:rPr>
                <w:rFonts w:ascii="Times New Roman" w:hAnsi="Times New Roman" w:hint="eastAsia"/>
                <w:b/>
                <w:bCs/>
                <w:sz w:val="26"/>
                <w:szCs w:val="26"/>
                <w:lang w:val="vi-VN"/>
              </w:rPr>
              <w:t>Đ</w:t>
            </w:r>
            <w:r>
              <w:rPr>
                <w:rFonts w:ascii="Times New Roman" w:hAnsi="Times New Roman"/>
                <w:b/>
                <w:bCs/>
                <w:sz w:val="26"/>
                <w:szCs w:val="26"/>
                <w:lang w:val="vi-VN"/>
              </w:rPr>
              <w:t>ẦU T</w:t>
            </w:r>
            <w:r>
              <w:rPr>
                <w:rFonts w:ascii="Times New Roman" w:hAnsi="Times New Roman" w:hint="eastAsia"/>
                <w:b/>
                <w:bCs/>
                <w:sz w:val="26"/>
                <w:szCs w:val="26"/>
                <w:lang w:val="vi-VN"/>
              </w:rPr>
              <w:t>Ư</w:t>
            </w:r>
            <w:r>
              <w:rPr>
                <w:rFonts w:ascii="Times New Roman" w:hAnsi="Times New Roman"/>
                <w:b/>
                <w:bCs/>
                <w:sz w:val="26"/>
                <w:szCs w:val="26"/>
                <w:lang w:val="vi-VN"/>
              </w:rPr>
              <w:t xml:space="preserve"> XÂY DỰNG VÀ KỸ THUẬT VNCN E&amp;C</w:t>
            </w:r>
          </w:p>
        </w:tc>
      </w:tr>
      <w:tr w:rsidR="00BA0361" w14:paraId="1774799D" w14:textId="77777777" w:rsidTr="00BA0361">
        <w:tc>
          <w:tcPr>
            <w:tcW w:w="1537" w:type="dxa"/>
            <w:tcBorders>
              <w:top w:val="nil"/>
              <w:left w:val="nil"/>
              <w:bottom w:val="nil"/>
              <w:right w:val="nil"/>
            </w:tcBorders>
          </w:tcPr>
          <w:p w14:paraId="6BF9BB01" w14:textId="77777777" w:rsidR="00BA0361" w:rsidRPr="00086D5A" w:rsidRDefault="00BA0361" w:rsidP="00086D5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Địa chỉ</w:t>
            </w:r>
          </w:p>
        </w:tc>
        <w:tc>
          <w:tcPr>
            <w:tcW w:w="289" w:type="dxa"/>
            <w:tcBorders>
              <w:top w:val="nil"/>
              <w:left w:val="nil"/>
              <w:bottom w:val="nil"/>
              <w:right w:val="nil"/>
            </w:tcBorders>
          </w:tcPr>
          <w:p w14:paraId="668810D8"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7010" w:type="dxa"/>
            <w:gridSpan w:val="4"/>
            <w:tcBorders>
              <w:top w:val="nil"/>
              <w:left w:val="nil"/>
              <w:bottom w:val="nil"/>
              <w:right w:val="nil"/>
            </w:tcBorders>
          </w:tcPr>
          <w:p w14:paraId="0CFB1580" w14:textId="77777777" w:rsidR="00BA0361" w:rsidRDefault="00BA0361" w:rsidP="00086D5A">
            <w:pPr>
              <w:spacing w:after="120" w:line="276" w:lineRule="auto"/>
              <w:jc w:val="both"/>
              <w:rPr>
                <w:rFonts w:ascii="Times New Roman" w:hAnsi="Times New Roman"/>
                <w:b/>
                <w:sz w:val="26"/>
                <w:szCs w:val="26"/>
              </w:rPr>
            </w:pPr>
            <w:r>
              <w:rPr>
                <w:rFonts w:ascii="Times New Roman" w:hAnsi="Times New Roman"/>
                <w:sz w:val="26"/>
                <w:szCs w:val="26"/>
                <w:lang w:val="vi-VN"/>
              </w:rPr>
              <w:t>Tầng 18, tòa nhà Vinaconex, số 34 Láng Hạ, ph</w:t>
            </w:r>
            <w:r>
              <w:rPr>
                <w:rFonts w:ascii="Times New Roman" w:hAnsi="Times New Roman" w:hint="eastAsia"/>
                <w:sz w:val="26"/>
                <w:szCs w:val="26"/>
                <w:lang w:val="vi-VN"/>
              </w:rPr>
              <w:t>ư</w:t>
            </w:r>
            <w:r>
              <w:rPr>
                <w:rFonts w:ascii="Times New Roman" w:hAnsi="Times New Roman"/>
                <w:sz w:val="26"/>
                <w:szCs w:val="26"/>
                <w:lang w:val="vi-VN"/>
              </w:rPr>
              <w:t>ờng Láng, Hà Nội.</w:t>
            </w:r>
          </w:p>
        </w:tc>
      </w:tr>
      <w:tr w:rsidR="00BA0361" w14:paraId="4B5F1F5A" w14:textId="77777777" w:rsidTr="00BA0361">
        <w:tc>
          <w:tcPr>
            <w:tcW w:w="1537" w:type="dxa"/>
            <w:tcBorders>
              <w:top w:val="nil"/>
              <w:left w:val="nil"/>
              <w:bottom w:val="nil"/>
              <w:right w:val="nil"/>
            </w:tcBorders>
          </w:tcPr>
          <w:p w14:paraId="6A6A32A8" w14:textId="77777777" w:rsidR="00BA0361" w:rsidRPr="00086D5A" w:rsidRDefault="00BA0361" w:rsidP="00086D5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Điện thoại</w:t>
            </w:r>
          </w:p>
        </w:tc>
        <w:tc>
          <w:tcPr>
            <w:tcW w:w="289" w:type="dxa"/>
            <w:tcBorders>
              <w:top w:val="nil"/>
              <w:left w:val="nil"/>
              <w:bottom w:val="nil"/>
              <w:right w:val="nil"/>
            </w:tcBorders>
          </w:tcPr>
          <w:p w14:paraId="072640D5"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2776" w:type="dxa"/>
            <w:tcBorders>
              <w:top w:val="nil"/>
              <w:left w:val="nil"/>
              <w:bottom w:val="nil"/>
              <w:right w:val="nil"/>
            </w:tcBorders>
          </w:tcPr>
          <w:p w14:paraId="6191F123" w14:textId="77777777" w:rsidR="00BA0361" w:rsidRDefault="00BA0361" w:rsidP="00086D5A">
            <w:pPr>
              <w:spacing w:after="120" w:line="276" w:lineRule="auto"/>
              <w:jc w:val="both"/>
              <w:rPr>
                <w:rFonts w:ascii="Times New Roman" w:hAnsi="Times New Roman"/>
                <w:b/>
                <w:sz w:val="26"/>
                <w:szCs w:val="26"/>
              </w:rPr>
            </w:pPr>
            <w:r>
              <w:rPr>
                <w:rFonts w:ascii="Times New Roman" w:hAnsi="Times New Roman"/>
                <w:sz w:val="26"/>
                <w:szCs w:val="26"/>
                <w:lang w:val="vi-VN"/>
              </w:rPr>
              <w:t>024 37765888</w:t>
            </w:r>
          </w:p>
        </w:tc>
        <w:tc>
          <w:tcPr>
            <w:tcW w:w="587" w:type="dxa"/>
            <w:tcBorders>
              <w:top w:val="nil"/>
              <w:left w:val="nil"/>
              <w:bottom w:val="nil"/>
              <w:right w:val="nil"/>
            </w:tcBorders>
          </w:tcPr>
          <w:p w14:paraId="36DCA9AD" w14:textId="77777777" w:rsidR="00BA0361" w:rsidRDefault="00BA0361" w:rsidP="00086D5A">
            <w:pPr>
              <w:pStyle w:val="BodyText2"/>
              <w:widowControl w:val="0"/>
              <w:spacing w:line="276" w:lineRule="auto"/>
              <w:jc w:val="both"/>
              <w:rPr>
                <w:rFonts w:ascii="Times New Roman" w:hAnsi="Times New Roman"/>
                <w:b/>
                <w:sz w:val="26"/>
                <w:szCs w:val="26"/>
              </w:rPr>
            </w:pPr>
          </w:p>
        </w:tc>
        <w:tc>
          <w:tcPr>
            <w:tcW w:w="3647" w:type="dxa"/>
            <w:gridSpan w:val="2"/>
            <w:tcBorders>
              <w:top w:val="nil"/>
              <w:left w:val="nil"/>
              <w:bottom w:val="nil"/>
              <w:right w:val="nil"/>
            </w:tcBorders>
          </w:tcPr>
          <w:p w14:paraId="4A662325" w14:textId="77777777" w:rsidR="00BA0361" w:rsidRDefault="00BA0361" w:rsidP="00086D5A">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Fax: 024 37765999</w:t>
            </w:r>
          </w:p>
        </w:tc>
      </w:tr>
      <w:tr w:rsidR="00BA0361" w14:paraId="13FA692A" w14:textId="77777777" w:rsidTr="00BA0361">
        <w:tc>
          <w:tcPr>
            <w:tcW w:w="1537" w:type="dxa"/>
            <w:tcBorders>
              <w:top w:val="nil"/>
              <w:left w:val="nil"/>
              <w:bottom w:val="nil"/>
              <w:right w:val="nil"/>
            </w:tcBorders>
          </w:tcPr>
          <w:p w14:paraId="1B42A287" w14:textId="77777777" w:rsidR="00BA0361" w:rsidRPr="00C933BB" w:rsidRDefault="00BA0361" w:rsidP="00086D5A">
            <w:pPr>
              <w:spacing w:after="120" w:line="276" w:lineRule="auto"/>
              <w:jc w:val="both"/>
              <w:rPr>
                <w:rFonts w:ascii="Times New Roman" w:hAnsi="Times New Roman"/>
                <w:sz w:val="26"/>
                <w:szCs w:val="26"/>
              </w:rPr>
            </w:pPr>
            <w:r w:rsidRPr="00C933BB">
              <w:rPr>
                <w:rFonts w:ascii="Times New Roman" w:hAnsi="Times New Roman"/>
                <w:sz w:val="26"/>
                <w:szCs w:val="26"/>
              </w:rPr>
              <w:t>Mã số thuế</w:t>
            </w:r>
          </w:p>
        </w:tc>
        <w:tc>
          <w:tcPr>
            <w:tcW w:w="289" w:type="dxa"/>
            <w:tcBorders>
              <w:top w:val="nil"/>
              <w:left w:val="nil"/>
              <w:bottom w:val="nil"/>
              <w:right w:val="nil"/>
            </w:tcBorders>
          </w:tcPr>
          <w:p w14:paraId="6661DEEC" w14:textId="77777777" w:rsidR="00BA0361" w:rsidRPr="00086D5A" w:rsidRDefault="00BA0361" w:rsidP="00086D5A">
            <w:pPr>
              <w:pStyle w:val="BodyText2"/>
              <w:widowControl w:val="0"/>
              <w:spacing w:line="276" w:lineRule="auto"/>
              <w:jc w:val="both"/>
              <w:rPr>
                <w:rFonts w:ascii="Times New Roman" w:hAnsi="Times New Roman"/>
                <w:bCs/>
                <w:sz w:val="26"/>
                <w:szCs w:val="26"/>
                <w:lang w:val="en-US"/>
              </w:rPr>
            </w:pPr>
            <w:r w:rsidRPr="00086D5A">
              <w:rPr>
                <w:rFonts w:ascii="Times New Roman" w:hAnsi="Times New Roman"/>
                <w:bCs/>
                <w:sz w:val="26"/>
                <w:szCs w:val="26"/>
                <w:lang w:val="en-US"/>
              </w:rPr>
              <w:t>:</w:t>
            </w:r>
          </w:p>
        </w:tc>
        <w:tc>
          <w:tcPr>
            <w:tcW w:w="2776" w:type="dxa"/>
            <w:tcBorders>
              <w:top w:val="nil"/>
              <w:left w:val="nil"/>
              <w:bottom w:val="nil"/>
              <w:right w:val="nil"/>
            </w:tcBorders>
          </w:tcPr>
          <w:p w14:paraId="53B1E152" w14:textId="77777777" w:rsidR="00BA0361" w:rsidRDefault="00BA0361" w:rsidP="00086D5A">
            <w:pPr>
              <w:spacing w:after="120" w:line="276" w:lineRule="auto"/>
              <w:jc w:val="both"/>
              <w:rPr>
                <w:rFonts w:ascii="Times New Roman" w:hAnsi="Times New Roman"/>
                <w:sz w:val="26"/>
                <w:szCs w:val="26"/>
                <w:lang w:val="vi-VN"/>
              </w:rPr>
            </w:pPr>
            <w:r>
              <w:rPr>
                <w:rFonts w:ascii="Times New Roman" w:hAnsi="Times New Roman"/>
                <w:sz w:val="26"/>
                <w:szCs w:val="26"/>
                <w:lang w:val="vi-VN"/>
              </w:rPr>
              <w:t>0102261441</w:t>
            </w:r>
          </w:p>
        </w:tc>
        <w:tc>
          <w:tcPr>
            <w:tcW w:w="587" w:type="dxa"/>
            <w:tcBorders>
              <w:top w:val="nil"/>
              <w:left w:val="nil"/>
              <w:bottom w:val="nil"/>
              <w:right w:val="nil"/>
            </w:tcBorders>
          </w:tcPr>
          <w:p w14:paraId="6A1DDB9B" w14:textId="77777777" w:rsidR="00BA0361" w:rsidRDefault="00BA0361" w:rsidP="00086D5A">
            <w:pPr>
              <w:pStyle w:val="BodyText2"/>
              <w:widowControl w:val="0"/>
              <w:spacing w:line="276" w:lineRule="auto"/>
              <w:jc w:val="both"/>
              <w:rPr>
                <w:rFonts w:ascii="Times New Roman" w:hAnsi="Times New Roman"/>
                <w:b/>
                <w:sz w:val="26"/>
                <w:szCs w:val="26"/>
              </w:rPr>
            </w:pPr>
          </w:p>
        </w:tc>
        <w:tc>
          <w:tcPr>
            <w:tcW w:w="1030" w:type="dxa"/>
            <w:tcBorders>
              <w:top w:val="nil"/>
              <w:left w:val="nil"/>
              <w:bottom w:val="nil"/>
              <w:right w:val="nil"/>
            </w:tcBorders>
          </w:tcPr>
          <w:p w14:paraId="167EBAD4" w14:textId="77777777" w:rsidR="00BA0361" w:rsidRDefault="00BA0361" w:rsidP="00086D5A">
            <w:pPr>
              <w:pStyle w:val="BodyText2"/>
              <w:widowControl w:val="0"/>
              <w:spacing w:line="276" w:lineRule="auto"/>
              <w:jc w:val="both"/>
              <w:rPr>
                <w:rFonts w:ascii="Times New Roman" w:hAnsi="Times New Roman"/>
                <w:b/>
                <w:sz w:val="26"/>
                <w:szCs w:val="26"/>
              </w:rPr>
            </w:pPr>
          </w:p>
        </w:tc>
        <w:tc>
          <w:tcPr>
            <w:tcW w:w="2617" w:type="dxa"/>
            <w:tcBorders>
              <w:top w:val="nil"/>
              <w:left w:val="nil"/>
              <w:bottom w:val="nil"/>
              <w:right w:val="nil"/>
            </w:tcBorders>
          </w:tcPr>
          <w:p w14:paraId="16D2119D" w14:textId="77777777" w:rsidR="00BA0361" w:rsidRDefault="00BA0361" w:rsidP="00086D5A">
            <w:pPr>
              <w:pStyle w:val="BodyText2"/>
              <w:widowControl w:val="0"/>
              <w:spacing w:line="276" w:lineRule="auto"/>
              <w:jc w:val="both"/>
              <w:rPr>
                <w:rFonts w:ascii="Times New Roman" w:hAnsi="Times New Roman"/>
                <w:b/>
                <w:sz w:val="26"/>
                <w:szCs w:val="26"/>
              </w:rPr>
            </w:pPr>
          </w:p>
        </w:tc>
      </w:tr>
      <w:tr w:rsidR="00BA0361" w14:paraId="3B1B07C4" w14:textId="77777777" w:rsidTr="00BA0361">
        <w:tc>
          <w:tcPr>
            <w:tcW w:w="1537" w:type="dxa"/>
            <w:tcBorders>
              <w:top w:val="nil"/>
              <w:left w:val="nil"/>
              <w:bottom w:val="nil"/>
              <w:right w:val="nil"/>
            </w:tcBorders>
          </w:tcPr>
          <w:p w14:paraId="08A11B6C" w14:textId="77777777" w:rsidR="00BA0361" w:rsidRPr="00086D5A" w:rsidRDefault="00BA0361" w:rsidP="00086D5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Số tài khoản</w:t>
            </w:r>
          </w:p>
        </w:tc>
        <w:tc>
          <w:tcPr>
            <w:tcW w:w="289" w:type="dxa"/>
            <w:tcBorders>
              <w:top w:val="nil"/>
              <w:left w:val="nil"/>
              <w:bottom w:val="nil"/>
              <w:right w:val="nil"/>
            </w:tcBorders>
          </w:tcPr>
          <w:p w14:paraId="27A5A353"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7010" w:type="dxa"/>
            <w:gridSpan w:val="4"/>
            <w:tcBorders>
              <w:top w:val="nil"/>
              <w:left w:val="nil"/>
              <w:bottom w:val="nil"/>
              <w:right w:val="nil"/>
            </w:tcBorders>
          </w:tcPr>
          <w:p w14:paraId="18777D9F" w14:textId="77777777" w:rsidR="00BA0361" w:rsidRDefault="00BA0361" w:rsidP="00086D5A">
            <w:pPr>
              <w:spacing w:after="120" w:line="276" w:lineRule="auto"/>
              <w:jc w:val="both"/>
              <w:rPr>
                <w:rFonts w:ascii="Times New Roman" w:hAnsi="Times New Roman"/>
                <w:b/>
                <w:sz w:val="26"/>
                <w:szCs w:val="26"/>
              </w:rPr>
            </w:pPr>
            <w:r>
              <w:rPr>
                <w:rFonts w:ascii="Times New Roman" w:hAnsi="Times New Roman"/>
                <w:sz w:val="26"/>
                <w:szCs w:val="26"/>
                <w:lang w:val="vi-VN"/>
              </w:rPr>
              <w:t>0491001572401 tại ngân hàng Vietcombank - C</w:t>
            </w:r>
            <w:r>
              <w:rPr>
                <w:rFonts w:ascii="Times New Roman" w:hAnsi="Times New Roman"/>
                <w:sz w:val="26"/>
                <w:szCs w:val="26"/>
              </w:rPr>
              <w:t>N</w:t>
            </w:r>
            <w:r>
              <w:rPr>
                <w:rFonts w:ascii="Times New Roman" w:hAnsi="Times New Roman"/>
                <w:sz w:val="26"/>
                <w:szCs w:val="26"/>
                <w:lang w:val="vi-VN"/>
              </w:rPr>
              <w:t xml:space="preserve"> Th</w:t>
            </w:r>
            <w:r>
              <w:rPr>
                <w:rFonts w:ascii="Times New Roman" w:hAnsi="Times New Roman" w:hint="eastAsia"/>
                <w:sz w:val="26"/>
                <w:szCs w:val="26"/>
                <w:lang w:val="vi-VN"/>
              </w:rPr>
              <w:t>ă</w:t>
            </w:r>
            <w:r>
              <w:rPr>
                <w:rFonts w:ascii="Times New Roman" w:hAnsi="Times New Roman"/>
                <w:sz w:val="26"/>
                <w:szCs w:val="26"/>
                <w:lang w:val="vi-VN"/>
              </w:rPr>
              <w:t>ng Long</w:t>
            </w:r>
          </w:p>
        </w:tc>
      </w:tr>
      <w:tr w:rsidR="00BA0361" w14:paraId="3763255D" w14:textId="77777777" w:rsidTr="00BA0361">
        <w:tc>
          <w:tcPr>
            <w:tcW w:w="1537" w:type="dxa"/>
            <w:tcBorders>
              <w:top w:val="nil"/>
              <w:left w:val="nil"/>
              <w:bottom w:val="nil"/>
              <w:right w:val="nil"/>
            </w:tcBorders>
          </w:tcPr>
          <w:p w14:paraId="1705BD3A" w14:textId="77777777" w:rsidR="00BA0361" w:rsidRPr="00C933BB" w:rsidRDefault="00BA0361" w:rsidP="00086D5A">
            <w:pPr>
              <w:spacing w:after="120" w:line="276" w:lineRule="auto"/>
              <w:jc w:val="both"/>
              <w:rPr>
                <w:rFonts w:ascii="Times New Roman" w:hAnsi="Times New Roman"/>
                <w:sz w:val="26"/>
                <w:szCs w:val="26"/>
              </w:rPr>
            </w:pPr>
            <w:r w:rsidRPr="00C933BB">
              <w:rPr>
                <w:rFonts w:ascii="Times New Roman" w:hAnsi="Times New Roman"/>
                <w:sz w:val="26"/>
                <w:szCs w:val="26"/>
              </w:rPr>
              <w:t>Đại diện</w:t>
            </w:r>
          </w:p>
        </w:tc>
        <w:tc>
          <w:tcPr>
            <w:tcW w:w="289" w:type="dxa"/>
            <w:tcBorders>
              <w:top w:val="nil"/>
              <w:left w:val="nil"/>
              <w:bottom w:val="nil"/>
              <w:right w:val="nil"/>
            </w:tcBorders>
          </w:tcPr>
          <w:p w14:paraId="52391770"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7010" w:type="dxa"/>
            <w:gridSpan w:val="4"/>
            <w:tcBorders>
              <w:top w:val="nil"/>
              <w:left w:val="nil"/>
              <w:bottom w:val="nil"/>
              <w:right w:val="nil"/>
            </w:tcBorders>
          </w:tcPr>
          <w:p w14:paraId="7344F475" w14:textId="77777777" w:rsidR="00BA0361" w:rsidRDefault="00BA0361" w:rsidP="00086D5A">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Ông</w:t>
            </w:r>
            <w:r>
              <w:rPr>
                <w:rFonts w:ascii="Times New Roman" w:hAnsi="Times New Roman"/>
                <w:sz w:val="26"/>
                <w:szCs w:val="26"/>
                <w:lang w:val="en-US"/>
              </w:rPr>
              <w:t xml:space="preserve"> </w:t>
            </w:r>
            <w:r>
              <w:rPr>
                <w:rFonts w:ascii="Times New Roman" w:hAnsi="Times New Roman"/>
                <w:b/>
                <w:bCs/>
                <w:sz w:val="26"/>
                <w:szCs w:val="26"/>
                <w:lang w:val="vi-VN"/>
              </w:rPr>
              <w:t>Nguyễn Duy Quang</w:t>
            </w:r>
            <w:r>
              <w:rPr>
                <w:rFonts w:ascii="Times New Roman" w:hAnsi="Times New Roman"/>
                <w:sz w:val="26"/>
                <w:szCs w:val="26"/>
                <w:lang w:val="vi-VN"/>
              </w:rPr>
              <w:t xml:space="preserve">          Chức vụ: </w:t>
            </w:r>
            <w:r w:rsidRPr="00086D5A">
              <w:rPr>
                <w:rFonts w:ascii="Times New Roman" w:hAnsi="Times New Roman"/>
                <w:b/>
                <w:bCs/>
                <w:sz w:val="26"/>
                <w:szCs w:val="26"/>
              </w:rPr>
              <w:t>Tổng Giám đốc</w:t>
            </w:r>
          </w:p>
        </w:tc>
      </w:tr>
    </w:tbl>
    <w:p w14:paraId="719D3A2C" w14:textId="77777777" w:rsidR="00BA0361" w:rsidRPr="00302315" w:rsidRDefault="00BA0361" w:rsidP="00BA0361">
      <w:pPr>
        <w:pStyle w:val="BodyText2"/>
        <w:widowControl w:val="0"/>
        <w:spacing w:line="276" w:lineRule="auto"/>
        <w:jc w:val="both"/>
        <w:rPr>
          <w:rFonts w:ascii="Times New Roman" w:hAnsi="Times New Roman"/>
          <w:b/>
          <w:sz w:val="26"/>
          <w:szCs w:val="26"/>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7" w:author="Ban Kinh tế &amp; Quản lý Hợp đồng" w:date="2026-10-14T15:54:00Z">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1615"/>
        <w:gridCol w:w="289"/>
        <w:gridCol w:w="3146"/>
        <w:gridCol w:w="440"/>
        <w:gridCol w:w="1511"/>
        <w:gridCol w:w="2269"/>
        <w:tblGridChange w:id="8">
          <w:tblGrid>
            <w:gridCol w:w="1615"/>
            <w:gridCol w:w="289"/>
            <w:gridCol w:w="3146"/>
            <w:gridCol w:w="440"/>
            <w:gridCol w:w="1511"/>
            <w:gridCol w:w="2089"/>
            <w:gridCol w:w="180"/>
          </w:tblGrid>
        </w:tblGridChange>
      </w:tblGrid>
      <w:tr w:rsidR="00BA0361" w14:paraId="20827F1C" w14:textId="77777777" w:rsidTr="00BA0361">
        <w:trPr>
          <w:trPrChange w:id="9" w:author="Ban Kinh tế &amp; Quản lý Hợp đồng" w:date="2026-10-14T15:54:00Z">
            <w:trPr>
              <w:gridAfter w:val="1"/>
            </w:trPr>
          </w:trPrChange>
        </w:trPr>
        <w:tc>
          <w:tcPr>
            <w:tcW w:w="1615" w:type="dxa"/>
            <w:tcPrChange w:id="10" w:author="Ban Kinh tế &amp; Quản lý Hợp đồng" w:date="2026-10-14T15:54:00Z">
              <w:tcPr>
                <w:tcW w:w="1615" w:type="dxa"/>
              </w:tcPr>
            </w:tcPrChange>
          </w:tcPr>
          <w:p w14:paraId="37CD9E93" w14:textId="77777777" w:rsidR="00BA0361" w:rsidRPr="00086D5A" w:rsidRDefault="00BA0361" w:rsidP="00086D5A">
            <w:pPr>
              <w:spacing w:after="120" w:line="276" w:lineRule="auto"/>
              <w:jc w:val="both"/>
              <w:rPr>
                <w:rFonts w:ascii="Times New Roman" w:hAnsi="Times New Roman"/>
                <w:b/>
                <w:bCs/>
                <w:sz w:val="26"/>
                <w:szCs w:val="26"/>
                <w:highlight w:val="yellow"/>
              </w:rPr>
            </w:pPr>
            <w:r w:rsidRPr="00086D5A">
              <w:rPr>
                <w:rFonts w:ascii="Times New Roman" w:hAnsi="Times New Roman"/>
                <w:b/>
                <w:bCs/>
                <w:sz w:val="26"/>
                <w:szCs w:val="26"/>
              </w:rPr>
              <w:t>BÊN B</w:t>
            </w:r>
          </w:p>
        </w:tc>
        <w:tc>
          <w:tcPr>
            <w:tcW w:w="289" w:type="dxa"/>
            <w:tcPrChange w:id="11" w:author="Ban Kinh tế &amp; Quản lý Hợp đồng" w:date="2026-10-14T15:54:00Z">
              <w:tcPr>
                <w:tcW w:w="289" w:type="dxa"/>
              </w:tcPr>
            </w:tcPrChange>
          </w:tcPr>
          <w:p w14:paraId="66493927" w14:textId="77777777" w:rsidR="00BA0361" w:rsidRPr="00086D5A" w:rsidRDefault="00BA0361" w:rsidP="00086D5A">
            <w:pPr>
              <w:pStyle w:val="BodyText2"/>
              <w:widowControl w:val="0"/>
              <w:spacing w:line="276" w:lineRule="auto"/>
              <w:jc w:val="both"/>
              <w:rPr>
                <w:rFonts w:ascii="Times New Roman" w:hAnsi="Times New Roman"/>
                <w:bCs/>
                <w:sz w:val="26"/>
                <w:szCs w:val="26"/>
                <w:lang w:val="en-US"/>
              </w:rPr>
            </w:pPr>
            <w:r w:rsidRPr="00086D5A">
              <w:rPr>
                <w:rFonts w:ascii="Times New Roman" w:hAnsi="Times New Roman"/>
                <w:bCs/>
                <w:sz w:val="26"/>
                <w:szCs w:val="26"/>
                <w:lang w:val="en-US"/>
              </w:rPr>
              <w:t>:</w:t>
            </w:r>
          </w:p>
        </w:tc>
        <w:tc>
          <w:tcPr>
            <w:tcW w:w="7366" w:type="dxa"/>
            <w:gridSpan w:val="4"/>
            <w:tcPrChange w:id="12" w:author="Ban Kinh tế &amp; Quản lý Hợp đồng" w:date="2026-10-14T15:54:00Z">
              <w:tcPr>
                <w:tcW w:w="7186" w:type="dxa"/>
                <w:gridSpan w:val="4"/>
              </w:tcPr>
            </w:tcPrChange>
          </w:tcPr>
          <w:p w14:paraId="22227F83" w14:textId="77777777" w:rsidR="00BA0361" w:rsidRPr="00086D5A" w:rsidRDefault="00BA0361" w:rsidP="00086D5A">
            <w:pPr>
              <w:spacing w:after="120" w:line="276" w:lineRule="auto"/>
              <w:jc w:val="both"/>
              <w:rPr>
                <w:rFonts w:ascii="Times New Roman" w:hAnsi="Times New Roman"/>
                <w:b/>
                <w:bCs/>
                <w:sz w:val="26"/>
                <w:szCs w:val="26"/>
                <w:lang w:val="vi-VN"/>
              </w:rPr>
            </w:pPr>
            <w:r w:rsidRPr="00086D5A">
              <w:rPr>
                <w:rFonts w:ascii="Times New Roman" w:hAnsi="Times New Roman"/>
                <w:b/>
                <w:bCs/>
                <w:sz w:val="26"/>
                <w:szCs w:val="26"/>
                <w:highlight w:val="yellow"/>
                <w:lang w:val="vi-VN"/>
              </w:rPr>
              <w:t xml:space="preserve">CÔNG TY </w:t>
            </w:r>
            <w:r w:rsidRPr="00086D5A">
              <w:rPr>
                <w:rFonts w:ascii="Times New Roman" w:hAnsi="Times New Roman"/>
                <w:b/>
                <w:bCs/>
                <w:sz w:val="26"/>
                <w:szCs w:val="26"/>
                <w:lang w:val="vi-VN"/>
              </w:rPr>
              <w:t>CỔ PHẦN XÂY DỰNG PHỤC H</w:t>
            </w:r>
            <w:r w:rsidRPr="00086D5A">
              <w:rPr>
                <w:rFonts w:ascii="Times New Roman" w:hAnsi="Times New Roman" w:hint="eastAsia"/>
                <w:b/>
                <w:bCs/>
                <w:sz w:val="26"/>
                <w:szCs w:val="26"/>
                <w:lang w:val="vi-VN"/>
              </w:rPr>
              <w:t>Ư</w:t>
            </w:r>
            <w:r w:rsidRPr="00086D5A">
              <w:rPr>
                <w:rFonts w:ascii="Times New Roman" w:hAnsi="Times New Roman"/>
                <w:b/>
                <w:bCs/>
                <w:sz w:val="26"/>
                <w:szCs w:val="26"/>
                <w:lang w:val="vi-VN"/>
              </w:rPr>
              <w:t>NG HOLDINGS</w:t>
            </w:r>
          </w:p>
        </w:tc>
      </w:tr>
      <w:tr w:rsidR="00BA0361" w14:paraId="3AD64043" w14:textId="77777777" w:rsidTr="00BA0361">
        <w:trPr>
          <w:trPrChange w:id="13" w:author="Ban Kinh tế &amp; Quản lý Hợp đồng" w:date="2026-10-14T15:54:00Z">
            <w:trPr>
              <w:gridAfter w:val="1"/>
            </w:trPr>
          </w:trPrChange>
        </w:trPr>
        <w:tc>
          <w:tcPr>
            <w:tcW w:w="1615" w:type="dxa"/>
            <w:tcPrChange w:id="14" w:author="Ban Kinh tế &amp; Quản lý Hợp đồng" w:date="2026-10-14T15:54:00Z">
              <w:tcPr>
                <w:tcW w:w="1615" w:type="dxa"/>
              </w:tcPr>
            </w:tcPrChange>
          </w:tcPr>
          <w:p w14:paraId="495329B1" w14:textId="77777777" w:rsidR="00BA0361" w:rsidRPr="00086D5A" w:rsidRDefault="00BA0361" w:rsidP="00086D5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Địa chỉ</w:t>
            </w:r>
          </w:p>
        </w:tc>
        <w:tc>
          <w:tcPr>
            <w:tcW w:w="289" w:type="dxa"/>
            <w:tcPrChange w:id="15" w:author="Ban Kinh tế &amp; Quản lý Hợp đồng" w:date="2026-10-14T15:54:00Z">
              <w:tcPr>
                <w:tcW w:w="289" w:type="dxa"/>
              </w:tcPr>
            </w:tcPrChange>
          </w:tcPr>
          <w:p w14:paraId="167340F2"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7366" w:type="dxa"/>
            <w:gridSpan w:val="4"/>
            <w:tcPrChange w:id="16" w:author="Ban Kinh tế &amp; Quản lý Hợp đồng" w:date="2026-10-14T15:54:00Z">
              <w:tcPr>
                <w:tcW w:w="7186" w:type="dxa"/>
                <w:gridSpan w:val="4"/>
              </w:tcPr>
            </w:tcPrChange>
          </w:tcPr>
          <w:p w14:paraId="5E8F4EFE" w14:textId="77777777" w:rsidR="00BA0361" w:rsidRDefault="00BA0361" w:rsidP="00086D5A">
            <w:pPr>
              <w:pStyle w:val="BodyText2"/>
              <w:widowControl w:val="0"/>
              <w:spacing w:line="276" w:lineRule="auto"/>
              <w:jc w:val="both"/>
              <w:rPr>
                <w:rFonts w:ascii="Times New Roman" w:hAnsi="Times New Roman"/>
                <w:b/>
                <w:sz w:val="26"/>
                <w:szCs w:val="26"/>
              </w:rPr>
            </w:pPr>
            <w:r w:rsidRPr="00CF59DE">
              <w:rPr>
                <w:rFonts w:ascii="Times New Roman" w:hAnsi="Times New Roman"/>
                <w:sz w:val="26"/>
                <w:szCs w:val="26"/>
                <w:lang w:val="vi-VN"/>
              </w:rPr>
              <w:t xml:space="preserve">Tầng 1, Tháp A, Tòa nhà CT2 (The Light), </w:t>
            </w:r>
            <w:r w:rsidRPr="00CF59DE">
              <w:rPr>
                <w:rFonts w:ascii="Times New Roman" w:hAnsi="Times New Roman" w:hint="eastAsia"/>
                <w:sz w:val="26"/>
                <w:szCs w:val="26"/>
                <w:lang w:val="vi-VN"/>
              </w:rPr>
              <w:t>Đư</w:t>
            </w:r>
            <w:r w:rsidRPr="00CF59DE">
              <w:rPr>
                <w:rFonts w:ascii="Times New Roman" w:hAnsi="Times New Roman"/>
                <w:sz w:val="26"/>
                <w:szCs w:val="26"/>
                <w:lang w:val="vi-VN"/>
              </w:rPr>
              <w:t>ờng Tố Hữu, Ph</w:t>
            </w:r>
            <w:r w:rsidRPr="00CF59DE">
              <w:rPr>
                <w:rFonts w:ascii="Times New Roman" w:hAnsi="Times New Roman" w:hint="eastAsia"/>
                <w:sz w:val="26"/>
                <w:szCs w:val="26"/>
                <w:lang w:val="vi-VN"/>
              </w:rPr>
              <w:t>ư</w:t>
            </w:r>
            <w:r w:rsidRPr="00CF59DE">
              <w:rPr>
                <w:rFonts w:ascii="Times New Roman" w:hAnsi="Times New Roman"/>
                <w:sz w:val="26"/>
                <w:szCs w:val="26"/>
                <w:lang w:val="vi-VN"/>
              </w:rPr>
              <w:t xml:space="preserve">ờng </w:t>
            </w:r>
            <w:r w:rsidRPr="00CF59DE">
              <w:rPr>
                <w:rFonts w:ascii="Times New Roman" w:hAnsi="Times New Roman" w:hint="eastAsia"/>
                <w:sz w:val="26"/>
                <w:szCs w:val="26"/>
                <w:lang w:val="vi-VN"/>
              </w:rPr>
              <w:t>Đ</w:t>
            </w:r>
            <w:r w:rsidRPr="00CF59DE">
              <w:rPr>
                <w:rFonts w:ascii="Times New Roman" w:hAnsi="Times New Roman"/>
                <w:sz w:val="26"/>
                <w:szCs w:val="26"/>
                <w:lang w:val="vi-VN"/>
              </w:rPr>
              <w:t>ại Mỗ, Thành phố Hà Nội</w:t>
            </w:r>
          </w:p>
        </w:tc>
      </w:tr>
      <w:tr w:rsidR="00BA0361" w14:paraId="346C0043" w14:textId="77777777" w:rsidTr="00BA0361">
        <w:trPr>
          <w:trPrChange w:id="17" w:author="Ban Kinh tế &amp; Quản lý Hợp đồng" w:date="2026-10-14T15:54:00Z">
            <w:trPr>
              <w:gridAfter w:val="1"/>
            </w:trPr>
          </w:trPrChange>
        </w:trPr>
        <w:tc>
          <w:tcPr>
            <w:tcW w:w="1615" w:type="dxa"/>
            <w:tcPrChange w:id="18" w:author="Ban Kinh tế &amp; Quản lý Hợp đồng" w:date="2026-10-14T15:54:00Z">
              <w:tcPr>
                <w:tcW w:w="1615" w:type="dxa"/>
              </w:tcPr>
            </w:tcPrChange>
          </w:tcPr>
          <w:p w14:paraId="486C29F3" w14:textId="77777777" w:rsidR="00BA0361" w:rsidRPr="00086D5A" w:rsidRDefault="00BA0361" w:rsidP="00086D5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Điện thoại</w:t>
            </w:r>
          </w:p>
        </w:tc>
        <w:tc>
          <w:tcPr>
            <w:tcW w:w="289" w:type="dxa"/>
            <w:tcPrChange w:id="19" w:author="Ban Kinh tế &amp; Quản lý Hợp đồng" w:date="2026-10-14T15:54:00Z">
              <w:tcPr>
                <w:tcW w:w="289" w:type="dxa"/>
              </w:tcPr>
            </w:tcPrChange>
          </w:tcPr>
          <w:p w14:paraId="7892206C"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7366" w:type="dxa"/>
            <w:gridSpan w:val="4"/>
            <w:tcPrChange w:id="20" w:author="Ban Kinh tế &amp; Quản lý Hợp đồng" w:date="2026-10-14T15:54:00Z">
              <w:tcPr>
                <w:tcW w:w="7186" w:type="dxa"/>
                <w:gridSpan w:val="4"/>
              </w:tcPr>
            </w:tcPrChange>
          </w:tcPr>
          <w:p w14:paraId="18F2C493" w14:textId="77777777" w:rsidR="00BA0361" w:rsidRDefault="00BA0361" w:rsidP="00086D5A">
            <w:pPr>
              <w:pStyle w:val="BodyText2"/>
              <w:widowControl w:val="0"/>
              <w:spacing w:line="276" w:lineRule="auto"/>
              <w:jc w:val="both"/>
              <w:rPr>
                <w:rFonts w:ascii="Times New Roman" w:hAnsi="Times New Roman"/>
                <w:b/>
                <w:sz w:val="26"/>
                <w:szCs w:val="26"/>
              </w:rPr>
            </w:pPr>
          </w:p>
        </w:tc>
      </w:tr>
      <w:tr w:rsidR="00BA0361" w14:paraId="7536EB05" w14:textId="77777777" w:rsidTr="00BA0361">
        <w:trPr>
          <w:trPrChange w:id="21" w:author="Ban Kinh tế &amp; Quản lý Hợp đồng" w:date="2026-10-14T15:54:00Z">
            <w:trPr>
              <w:gridAfter w:val="1"/>
            </w:trPr>
          </w:trPrChange>
        </w:trPr>
        <w:tc>
          <w:tcPr>
            <w:tcW w:w="1615" w:type="dxa"/>
            <w:tcPrChange w:id="22" w:author="Ban Kinh tế &amp; Quản lý Hợp đồng" w:date="2026-10-14T15:54:00Z">
              <w:tcPr>
                <w:tcW w:w="1615" w:type="dxa"/>
              </w:tcPr>
            </w:tcPrChange>
          </w:tcPr>
          <w:p w14:paraId="2E52E168" w14:textId="77777777" w:rsidR="00BA0361" w:rsidRPr="00086D5A" w:rsidRDefault="00BA0361" w:rsidP="00086D5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Mã số thuế</w:t>
            </w:r>
          </w:p>
        </w:tc>
        <w:tc>
          <w:tcPr>
            <w:tcW w:w="289" w:type="dxa"/>
            <w:tcPrChange w:id="23" w:author="Ban Kinh tế &amp; Quản lý Hợp đồng" w:date="2026-10-14T15:54:00Z">
              <w:tcPr>
                <w:tcW w:w="289" w:type="dxa"/>
              </w:tcPr>
            </w:tcPrChange>
          </w:tcPr>
          <w:p w14:paraId="3C9E2F2B"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3146" w:type="dxa"/>
            <w:tcPrChange w:id="24" w:author="Ban Kinh tế &amp; Quản lý Hợp đồng" w:date="2026-10-14T15:54:00Z">
              <w:tcPr>
                <w:tcW w:w="3146" w:type="dxa"/>
              </w:tcPr>
            </w:tcPrChange>
          </w:tcPr>
          <w:p w14:paraId="1B845D0A" w14:textId="77777777" w:rsidR="00BA0361" w:rsidRDefault="00BA0361" w:rsidP="00086D5A">
            <w:pPr>
              <w:pStyle w:val="BodyText2"/>
              <w:widowControl w:val="0"/>
              <w:spacing w:line="276" w:lineRule="auto"/>
              <w:jc w:val="both"/>
              <w:rPr>
                <w:rFonts w:ascii="Times New Roman" w:hAnsi="Times New Roman"/>
                <w:b/>
                <w:sz w:val="26"/>
                <w:szCs w:val="26"/>
              </w:rPr>
            </w:pPr>
            <w:r w:rsidRPr="00D90DBC">
              <w:rPr>
                <w:rFonts w:ascii="Times New Roman" w:hAnsi="Times New Roman"/>
                <w:sz w:val="26"/>
                <w:szCs w:val="26"/>
                <w:lang w:val="vi-VN"/>
              </w:rPr>
              <w:t>0101311315</w:t>
            </w:r>
          </w:p>
        </w:tc>
        <w:tc>
          <w:tcPr>
            <w:tcW w:w="440" w:type="dxa"/>
            <w:tcPrChange w:id="25" w:author="Ban Kinh tế &amp; Quản lý Hợp đồng" w:date="2026-10-14T15:54:00Z">
              <w:tcPr>
                <w:tcW w:w="440" w:type="dxa"/>
              </w:tcPr>
            </w:tcPrChange>
          </w:tcPr>
          <w:p w14:paraId="3FF208FF" w14:textId="77777777" w:rsidR="00BA0361" w:rsidRDefault="00BA0361" w:rsidP="00086D5A">
            <w:pPr>
              <w:pStyle w:val="BodyText2"/>
              <w:widowControl w:val="0"/>
              <w:spacing w:line="276" w:lineRule="auto"/>
              <w:jc w:val="both"/>
              <w:rPr>
                <w:rFonts w:ascii="Times New Roman" w:hAnsi="Times New Roman"/>
                <w:b/>
                <w:sz w:val="26"/>
                <w:szCs w:val="26"/>
              </w:rPr>
            </w:pPr>
          </w:p>
        </w:tc>
        <w:tc>
          <w:tcPr>
            <w:tcW w:w="1511" w:type="dxa"/>
            <w:tcPrChange w:id="26" w:author="Ban Kinh tế &amp; Quản lý Hợp đồng" w:date="2026-10-14T15:54:00Z">
              <w:tcPr>
                <w:tcW w:w="1511" w:type="dxa"/>
              </w:tcPr>
            </w:tcPrChange>
          </w:tcPr>
          <w:p w14:paraId="434FF99A" w14:textId="77777777" w:rsidR="00BA0361" w:rsidRDefault="00BA0361" w:rsidP="00086D5A">
            <w:pPr>
              <w:pStyle w:val="BodyText2"/>
              <w:widowControl w:val="0"/>
              <w:spacing w:line="276" w:lineRule="auto"/>
              <w:jc w:val="both"/>
              <w:rPr>
                <w:rFonts w:ascii="Times New Roman" w:hAnsi="Times New Roman"/>
                <w:b/>
                <w:sz w:val="26"/>
                <w:szCs w:val="26"/>
              </w:rPr>
            </w:pPr>
          </w:p>
        </w:tc>
        <w:tc>
          <w:tcPr>
            <w:tcW w:w="2269" w:type="dxa"/>
            <w:tcPrChange w:id="27" w:author="Ban Kinh tế &amp; Quản lý Hợp đồng" w:date="2026-10-14T15:54:00Z">
              <w:tcPr>
                <w:tcW w:w="2089" w:type="dxa"/>
              </w:tcPr>
            </w:tcPrChange>
          </w:tcPr>
          <w:p w14:paraId="6E27500D" w14:textId="77777777" w:rsidR="00BA0361" w:rsidRDefault="00BA0361" w:rsidP="00086D5A">
            <w:pPr>
              <w:pStyle w:val="BodyText2"/>
              <w:widowControl w:val="0"/>
              <w:spacing w:line="276" w:lineRule="auto"/>
              <w:jc w:val="both"/>
              <w:rPr>
                <w:rFonts w:ascii="Times New Roman" w:hAnsi="Times New Roman"/>
                <w:b/>
                <w:sz w:val="26"/>
                <w:szCs w:val="26"/>
              </w:rPr>
            </w:pPr>
          </w:p>
        </w:tc>
      </w:tr>
      <w:tr w:rsidR="00BA0361" w14:paraId="2C65185E" w14:textId="77777777" w:rsidTr="00BA0361">
        <w:trPr>
          <w:trPrChange w:id="28" w:author="Ban Kinh tế &amp; Quản lý Hợp đồng" w:date="2026-10-14T15:54:00Z">
            <w:trPr>
              <w:gridAfter w:val="1"/>
            </w:trPr>
          </w:trPrChange>
        </w:trPr>
        <w:tc>
          <w:tcPr>
            <w:tcW w:w="1615" w:type="dxa"/>
            <w:tcPrChange w:id="29" w:author="Ban Kinh tế &amp; Quản lý Hợp đồng" w:date="2026-10-14T15:54:00Z">
              <w:tcPr>
                <w:tcW w:w="1615" w:type="dxa"/>
              </w:tcPr>
            </w:tcPrChange>
          </w:tcPr>
          <w:p w14:paraId="56E31906" w14:textId="77777777" w:rsidR="00BA0361" w:rsidRPr="00086D5A" w:rsidRDefault="00BA0361" w:rsidP="00086D5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Số tài khoản</w:t>
            </w:r>
          </w:p>
        </w:tc>
        <w:tc>
          <w:tcPr>
            <w:tcW w:w="289" w:type="dxa"/>
            <w:tcPrChange w:id="30" w:author="Ban Kinh tế &amp; Quản lý Hợp đồng" w:date="2026-10-14T15:54:00Z">
              <w:tcPr>
                <w:tcW w:w="289" w:type="dxa"/>
              </w:tcPr>
            </w:tcPrChange>
          </w:tcPr>
          <w:p w14:paraId="6143DEE8"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7366" w:type="dxa"/>
            <w:gridSpan w:val="4"/>
            <w:tcPrChange w:id="31" w:author="Ban Kinh tế &amp; Quản lý Hợp đồng" w:date="2026-10-14T15:54:00Z">
              <w:tcPr>
                <w:tcW w:w="7186" w:type="dxa"/>
                <w:gridSpan w:val="4"/>
              </w:tcPr>
            </w:tcPrChange>
          </w:tcPr>
          <w:p w14:paraId="03CB616C" w14:textId="77777777" w:rsidR="00BA0361" w:rsidRDefault="00BA0361" w:rsidP="00086D5A">
            <w:pPr>
              <w:pStyle w:val="BodyText2"/>
              <w:widowControl w:val="0"/>
              <w:spacing w:line="276" w:lineRule="auto"/>
              <w:jc w:val="both"/>
              <w:rPr>
                <w:rFonts w:ascii="Times New Roman" w:hAnsi="Times New Roman"/>
                <w:b/>
                <w:sz w:val="26"/>
                <w:szCs w:val="26"/>
              </w:rPr>
            </w:pPr>
            <w:r w:rsidRPr="004905DE">
              <w:rPr>
                <w:rFonts w:ascii="Times New Roman" w:hAnsi="Times New Roman"/>
                <w:sz w:val="26"/>
                <w:szCs w:val="26"/>
                <w:lang w:val="vi-VN"/>
              </w:rPr>
              <w:t xml:space="preserve">125.00000.18 tại Ngân hàng TMCP </w:t>
            </w:r>
            <w:r w:rsidRPr="004905DE">
              <w:rPr>
                <w:rFonts w:ascii="Times New Roman" w:hAnsi="Times New Roman" w:hint="eastAsia"/>
                <w:sz w:val="26"/>
                <w:szCs w:val="26"/>
                <w:lang w:val="vi-VN"/>
              </w:rPr>
              <w:t>Đ</w:t>
            </w:r>
            <w:r>
              <w:rPr>
                <w:rFonts w:ascii="Times New Roman" w:hAnsi="Times New Roman"/>
                <w:sz w:val="26"/>
                <w:szCs w:val="26"/>
              </w:rPr>
              <w:t>T</w:t>
            </w:r>
            <w:r w:rsidRPr="004905DE">
              <w:rPr>
                <w:rFonts w:ascii="Times New Roman" w:hAnsi="Times New Roman"/>
                <w:sz w:val="26"/>
                <w:szCs w:val="26"/>
                <w:lang w:val="vi-VN"/>
              </w:rPr>
              <w:t xml:space="preserve"> và </w:t>
            </w:r>
            <w:r>
              <w:rPr>
                <w:rFonts w:ascii="Times New Roman" w:hAnsi="Times New Roman"/>
                <w:sz w:val="26"/>
                <w:szCs w:val="26"/>
              </w:rPr>
              <w:t>PT</w:t>
            </w:r>
            <w:r w:rsidRPr="004905DE">
              <w:rPr>
                <w:rFonts w:ascii="Times New Roman" w:hAnsi="Times New Roman"/>
                <w:sz w:val="26"/>
                <w:szCs w:val="26"/>
                <w:lang w:val="vi-VN"/>
              </w:rPr>
              <w:t xml:space="preserve"> VN - CN </w:t>
            </w:r>
            <w:r w:rsidRPr="004905DE">
              <w:rPr>
                <w:rFonts w:ascii="Times New Roman" w:hAnsi="Times New Roman" w:hint="eastAsia"/>
                <w:sz w:val="26"/>
                <w:szCs w:val="26"/>
                <w:lang w:val="vi-VN"/>
              </w:rPr>
              <w:t>Đô</w:t>
            </w:r>
            <w:r w:rsidRPr="004905DE">
              <w:rPr>
                <w:rFonts w:ascii="Times New Roman" w:hAnsi="Times New Roman"/>
                <w:sz w:val="26"/>
                <w:szCs w:val="26"/>
                <w:lang w:val="vi-VN"/>
              </w:rPr>
              <w:t xml:space="preserve">ng </w:t>
            </w:r>
            <w:r w:rsidRPr="004905DE">
              <w:rPr>
                <w:rFonts w:ascii="Times New Roman" w:hAnsi="Times New Roman" w:hint="eastAsia"/>
                <w:sz w:val="26"/>
                <w:szCs w:val="26"/>
                <w:lang w:val="vi-VN"/>
              </w:rPr>
              <w:t>Đô</w:t>
            </w:r>
          </w:p>
        </w:tc>
      </w:tr>
      <w:tr w:rsidR="00BA0361" w14:paraId="66D2FA1F" w14:textId="77777777" w:rsidTr="00BA0361">
        <w:trPr>
          <w:trPrChange w:id="32" w:author="Ban Kinh tế &amp; Quản lý Hợp đồng" w:date="2026-10-14T15:54:00Z">
            <w:trPr>
              <w:gridAfter w:val="1"/>
            </w:trPr>
          </w:trPrChange>
        </w:trPr>
        <w:tc>
          <w:tcPr>
            <w:tcW w:w="1615" w:type="dxa"/>
            <w:tcPrChange w:id="33" w:author="Ban Kinh tế &amp; Quản lý Hợp đồng" w:date="2026-10-14T15:54:00Z">
              <w:tcPr>
                <w:tcW w:w="1615" w:type="dxa"/>
              </w:tcPr>
            </w:tcPrChange>
          </w:tcPr>
          <w:p w14:paraId="3D64A777" w14:textId="77777777" w:rsidR="00BA0361" w:rsidRPr="00C933BB" w:rsidRDefault="00BA0361" w:rsidP="00086D5A">
            <w:pPr>
              <w:spacing w:after="120" w:line="276" w:lineRule="auto"/>
              <w:jc w:val="both"/>
              <w:rPr>
                <w:rFonts w:ascii="Times New Roman" w:hAnsi="Times New Roman"/>
                <w:sz w:val="26"/>
                <w:szCs w:val="26"/>
              </w:rPr>
            </w:pPr>
            <w:r w:rsidRPr="00C933BB">
              <w:rPr>
                <w:rFonts w:ascii="Times New Roman" w:hAnsi="Times New Roman"/>
                <w:sz w:val="26"/>
                <w:szCs w:val="26"/>
              </w:rPr>
              <w:t>Đại diện</w:t>
            </w:r>
          </w:p>
        </w:tc>
        <w:tc>
          <w:tcPr>
            <w:tcW w:w="289" w:type="dxa"/>
            <w:tcPrChange w:id="34" w:author="Ban Kinh tế &amp; Quản lý Hợp đồng" w:date="2026-10-14T15:54:00Z">
              <w:tcPr>
                <w:tcW w:w="289" w:type="dxa"/>
              </w:tcPr>
            </w:tcPrChange>
          </w:tcPr>
          <w:p w14:paraId="5979477C"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7366" w:type="dxa"/>
            <w:gridSpan w:val="4"/>
            <w:tcPrChange w:id="35" w:author="Ban Kinh tế &amp; Quản lý Hợp đồng" w:date="2026-10-14T15:54:00Z">
              <w:tcPr>
                <w:tcW w:w="7186" w:type="dxa"/>
                <w:gridSpan w:val="4"/>
              </w:tcPr>
            </w:tcPrChange>
          </w:tcPr>
          <w:p w14:paraId="1CB85649" w14:textId="77777777" w:rsidR="00BA0361" w:rsidRDefault="00BA0361" w:rsidP="00086D5A">
            <w:pPr>
              <w:pStyle w:val="BodyText2"/>
              <w:widowControl w:val="0"/>
              <w:spacing w:line="276" w:lineRule="auto"/>
              <w:jc w:val="both"/>
              <w:rPr>
                <w:rFonts w:ascii="Times New Roman" w:hAnsi="Times New Roman"/>
                <w:b/>
                <w:sz w:val="26"/>
                <w:szCs w:val="26"/>
              </w:rPr>
            </w:pPr>
            <w:r>
              <w:rPr>
                <w:rFonts w:ascii="Times New Roman" w:hAnsi="Times New Roman"/>
                <w:sz w:val="26"/>
                <w:szCs w:val="26"/>
                <w:highlight w:val="yellow"/>
                <w:lang w:val="vi-VN"/>
              </w:rPr>
              <w:t xml:space="preserve">Ông </w:t>
            </w:r>
            <w:r w:rsidRPr="00086D5A">
              <w:rPr>
                <w:rFonts w:ascii="Times New Roman" w:hAnsi="Times New Roman"/>
                <w:b/>
                <w:bCs/>
                <w:sz w:val="26"/>
                <w:szCs w:val="26"/>
                <w:highlight w:val="yellow"/>
              </w:rPr>
              <w:t>Đặng Trọng Đức</w:t>
            </w:r>
            <w:r>
              <w:rPr>
                <w:rFonts w:ascii="Times New Roman" w:hAnsi="Times New Roman"/>
                <w:b/>
                <w:bCs/>
                <w:sz w:val="26"/>
                <w:szCs w:val="26"/>
                <w:lang w:val="en-US"/>
              </w:rPr>
              <w:t xml:space="preserve">                </w:t>
            </w:r>
            <w:r>
              <w:rPr>
                <w:rFonts w:ascii="Times New Roman" w:hAnsi="Times New Roman"/>
                <w:sz w:val="26"/>
                <w:szCs w:val="26"/>
                <w:lang w:val="vi-VN"/>
              </w:rPr>
              <w:t xml:space="preserve">Chức vụ: </w:t>
            </w:r>
            <w:r w:rsidRPr="00086D5A">
              <w:rPr>
                <w:rFonts w:ascii="Times New Roman" w:hAnsi="Times New Roman"/>
                <w:b/>
                <w:bCs/>
                <w:sz w:val="26"/>
                <w:szCs w:val="26"/>
              </w:rPr>
              <w:t>Tổng Giám đốc</w:t>
            </w:r>
          </w:p>
        </w:tc>
      </w:tr>
    </w:tbl>
    <w:p w14:paraId="1DB74655" w14:textId="77777777" w:rsidR="00D107CC" w:rsidRPr="00DF0BA4" w:rsidRDefault="00D107CC" w:rsidP="00A64E91">
      <w:pPr>
        <w:pStyle w:val="BodyText2"/>
        <w:widowControl w:val="0"/>
        <w:spacing w:line="276" w:lineRule="auto"/>
        <w:jc w:val="both"/>
        <w:rPr>
          <w:rFonts w:ascii="Times New Roman" w:hAnsi="Times New Roman"/>
          <w:b/>
          <w:sz w:val="26"/>
          <w:szCs w:val="26"/>
        </w:rPr>
      </w:pPr>
    </w:p>
    <w:p w14:paraId="5830847A" w14:textId="6BB87040" w:rsidR="00096978" w:rsidRPr="00DF0BA4" w:rsidRDefault="00096978" w:rsidP="00A64E91">
      <w:pPr>
        <w:pStyle w:val="BodyText2"/>
        <w:widowControl w:val="0"/>
        <w:spacing w:line="276" w:lineRule="auto"/>
        <w:jc w:val="both"/>
        <w:rPr>
          <w:rFonts w:ascii="Times New Roman" w:hAnsi="Times New Roman"/>
          <w:b/>
          <w:sz w:val="26"/>
          <w:szCs w:val="26"/>
        </w:rPr>
      </w:pPr>
      <w:r w:rsidRPr="00DF0BA4">
        <w:rPr>
          <w:rFonts w:ascii="Times New Roman" w:hAnsi="Times New Roman"/>
          <w:b/>
          <w:sz w:val="26"/>
          <w:szCs w:val="26"/>
        </w:rPr>
        <w:t xml:space="preserve">HAI BÊN THOẢ THUẬN </w:t>
      </w:r>
      <w:r w:rsidRPr="00DF0BA4">
        <w:rPr>
          <w:rFonts w:ascii="Times New Roman" w:hAnsi="Times New Roman"/>
          <w:b/>
          <w:sz w:val="26"/>
          <w:szCs w:val="26"/>
          <w:lang w:val="en-US"/>
        </w:rPr>
        <w:t>KÝ KẾT HỢP ĐỒNG VỚI</w:t>
      </w:r>
      <w:r w:rsidRPr="00DF0BA4">
        <w:rPr>
          <w:rFonts w:ascii="Times New Roman" w:hAnsi="Times New Roman"/>
          <w:b/>
          <w:sz w:val="26"/>
          <w:szCs w:val="26"/>
        </w:rPr>
        <w:t xml:space="preserve"> </w:t>
      </w:r>
      <w:r w:rsidRPr="00DF0BA4">
        <w:rPr>
          <w:rFonts w:ascii="Times New Roman" w:hAnsi="Times New Roman"/>
          <w:b/>
          <w:sz w:val="26"/>
          <w:szCs w:val="26"/>
          <w:lang w:val="en-US"/>
        </w:rPr>
        <w:t>N</w:t>
      </w:r>
      <w:r w:rsidRPr="00DF0BA4">
        <w:rPr>
          <w:rFonts w:ascii="Times New Roman" w:hAnsi="Times New Roman"/>
          <w:b/>
          <w:sz w:val="26"/>
          <w:szCs w:val="26"/>
        </w:rPr>
        <w:t>HỮNG ĐIỀU KHOẢN SAU:</w:t>
      </w:r>
    </w:p>
    <w:p w14:paraId="58571509" w14:textId="77777777" w:rsidR="00096978" w:rsidRPr="00DF0BA4" w:rsidRDefault="00096978" w:rsidP="00A64E91">
      <w:pPr>
        <w:pStyle w:val="Heading2"/>
        <w:spacing w:after="120" w:line="276" w:lineRule="auto"/>
        <w:jc w:val="left"/>
        <w:rPr>
          <w:rFonts w:ascii="Times New Roman" w:hAnsi="Times New Roman"/>
          <w:w w:val="90"/>
          <w:sz w:val="26"/>
          <w:szCs w:val="26"/>
        </w:rPr>
      </w:pPr>
      <w:bookmarkStart w:id="36" w:name="_Toc179249784"/>
      <w:bookmarkStart w:id="37" w:name="_Toc180807089"/>
      <w:bookmarkStart w:id="38" w:name="_Toc181075467"/>
      <w:bookmarkStart w:id="39" w:name="_Toc183486577"/>
      <w:bookmarkStart w:id="40" w:name="_Toc181075441"/>
      <w:bookmarkStart w:id="41" w:name="_Toc183486575"/>
      <w:bookmarkStart w:id="42" w:name="_Toc269221361"/>
      <w:bookmarkStart w:id="43" w:name="_Toc269221776"/>
      <w:bookmarkStart w:id="44" w:name="_Toc272318672"/>
      <w:bookmarkStart w:id="45" w:name="_Toc272842163"/>
      <w:bookmarkStart w:id="46" w:name="_Toc273003007"/>
      <w:bookmarkStart w:id="47" w:name="_Toc273427126"/>
      <w:bookmarkStart w:id="48" w:name="_Toc283298425"/>
      <w:bookmarkStart w:id="49" w:name="_Toc283735875"/>
      <w:bookmarkStart w:id="50" w:name="_Toc283736554"/>
      <w:bookmarkStart w:id="51" w:name="_Toc283736673"/>
      <w:r w:rsidRPr="00DF0BA4">
        <w:rPr>
          <w:rFonts w:ascii="Times New Roman" w:hAnsi="Times New Roman"/>
          <w:sz w:val="26"/>
          <w:szCs w:val="26"/>
        </w:rPr>
        <w:t xml:space="preserve">Điều 1. </w:t>
      </w:r>
      <w:r w:rsidRPr="00DF0BA4">
        <w:rPr>
          <w:rFonts w:ascii="Times New Roman" w:hAnsi="Times New Roman"/>
          <w:w w:val="90"/>
          <w:sz w:val="26"/>
          <w:szCs w:val="26"/>
        </w:rPr>
        <w:t>GIẢI THÍCH TỪ NGỮ</w:t>
      </w:r>
    </w:p>
    <w:p w14:paraId="1FCED682" w14:textId="77777777" w:rsidR="00096978" w:rsidRPr="00DF0BA4" w:rsidRDefault="00096978">
      <w:pPr>
        <w:spacing w:after="120" w:line="276" w:lineRule="auto"/>
        <w:jc w:val="both"/>
        <w:rPr>
          <w:rFonts w:ascii="Times New Roman" w:hAnsi="Times New Roman"/>
          <w:sz w:val="26"/>
          <w:szCs w:val="26"/>
          <w:lang w:val="nl-NL"/>
        </w:rPr>
        <w:pPrChange w:id="52" w:author="Ban Kinh tế &amp; Quản lý Hợp đồng" w:date="2026-10-14T15:55:00Z">
          <w:pPr>
            <w:spacing w:after="120" w:line="276" w:lineRule="auto"/>
          </w:pPr>
        </w:pPrChange>
      </w:pPr>
      <w:r w:rsidRPr="00DF0BA4">
        <w:rPr>
          <w:rFonts w:ascii="Times New Roman" w:eastAsia=".VnTime" w:hAnsi="Times New Roman"/>
          <w:sz w:val="26"/>
          <w:szCs w:val="26"/>
          <w:lang w:val="nl-NL"/>
        </w:rPr>
        <w:t>Trong hợp đồng này các từ và cụm từ được hiểu như sau:</w:t>
      </w:r>
    </w:p>
    <w:p w14:paraId="5D0803B4" w14:textId="5D115BFA" w:rsidR="00096978" w:rsidRPr="00DF0BA4" w:rsidRDefault="00F12103">
      <w:pPr>
        <w:spacing w:after="120" w:line="276" w:lineRule="auto"/>
        <w:jc w:val="both"/>
        <w:rPr>
          <w:rFonts w:ascii="Times New Roman" w:hAnsi="Times New Roman"/>
          <w:b/>
          <w:sz w:val="26"/>
          <w:szCs w:val="26"/>
          <w:lang w:val="nl-NL"/>
        </w:rPr>
        <w:pPrChange w:id="53" w:author="Ban Kinh tế &amp; Quản lý Hợp đồng" w:date="2026-10-14T15:55:00Z">
          <w:pPr>
            <w:spacing w:after="120" w:line="276" w:lineRule="auto"/>
          </w:pPr>
        </w:pPrChange>
      </w:pPr>
      <w:bookmarkStart w:id="54" w:name="_Toc179249741"/>
      <w:bookmarkStart w:id="55" w:name="_Toc180807067"/>
      <w:bookmarkStart w:id="56" w:name="_Toc179249742"/>
      <w:bookmarkStart w:id="57" w:name="_Toc180807068"/>
      <w:bookmarkStart w:id="58" w:name="_Toc181075446"/>
      <w:bookmarkStart w:id="59" w:name="_Toc273427102"/>
      <w:bookmarkStart w:id="60" w:name="_Toc179249737"/>
      <w:r w:rsidRPr="00DF0BA4">
        <w:rPr>
          <w:rStyle w:val="StyleHeading3BoldCharCharCharCharCharCharCharCharCharCharCharCharCharCharChar"/>
          <w:rFonts w:ascii="Times New Roman" w:hAnsi="Times New Roman"/>
          <w:sz w:val="26"/>
          <w:szCs w:val="26"/>
          <w:lang w:val="nl-NL"/>
        </w:rPr>
        <w:t>1.1. Chủ đầu tư</w:t>
      </w:r>
      <w:bookmarkEnd w:id="54"/>
      <w:bookmarkEnd w:id="55"/>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14:paraId="1782FF5D" w14:textId="7E0FFF36" w:rsidR="00096978" w:rsidRPr="00DF0BA4" w:rsidRDefault="00F12103">
      <w:pPr>
        <w:spacing w:after="120" w:line="276" w:lineRule="auto"/>
        <w:jc w:val="both"/>
        <w:rPr>
          <w:rFonts w:ascii="Times New Roman" w:hAnsi="Times New Roman"/>
          <w:b/>
          <w:bCs/>
          <w:sz w:val="26"/>
          <w:szCs w:val="26"/>
          <w:lang w:val="nl-NL"/>
        </w:rPr>
        <w:pPrChange w:id="61"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rPr>
        <w:t>1.2. Bên A</w:t>
      </w:r>
      <w:bookmarkEnd w:id="56"/>
      <w:bookmarkEnd w:id="57"/>
      <w:r w:rsidRPr="00DF0BA4">
        <w:rPr>
          <w:rStyle w:val="StyleHeading3BoldCharCharCharCharCharCharCharCharCharCharCharCharCharCharChar"/>
          <w:rFonts w:ascii="Times New Roman" w:hAnsi="Times New Roman"/>
          <w:sz w:val="26"/>
          <w:szCs w:val="26"/>
          <w:lang w:val="nl-NL"/>
        </w:rPr>
        <w:t xml:space="preserve"> </w:t>
      </w:r>
      <w:bookmarkStart w:id="62" w:name="_Toc179249743"/>
      <w:bookmarkStart w:id="63" w:name="_Toc180807069"/>
      <w:bookmarkStart w:id="64" w:name="_Toc181075447"/>
      <w:bookmarkStart w:id="65" w:name="_Toc273427103"/>
      <w:bookmarkEnd w:id="58"/>
      <w:bookmarkEnd w:id="59"/>
      <w:r w:rsidRPr="00DF0BA4">
        <w:rPr>
          <w:rFonts w:ascii="Times New Roman" w:hAnsi="Times New Roman"/>
          <w:sz w:val="26"/>
          <w:szCs w:val="26"/>
          <w:lang w:val="nl-NL"/>
        </w:rPr>
        <w:t>là Công ty Cổ phần Đầu tư Xây dựng và Kỹ thuật VNCN E&amp;C.</w:t>
      </w:r>
    </w:p>
    <w:p w14:paraId="178B46A3" w14:textId="60574D06" w:rsidR="00096978" w:rsidRPr="00DF0BA4" w:rsidRDefault="00F12103">
      <w:pPr>
        <w:spacing w:after="120" w:line="276" w:lineRule="auto"/>
        <w:jc w:val="both"/>
        <w:rPr>
          <w:rStyle w:val="StyleHeading3BoldCharCharCharCharCharCharCharCharCharCharCharCharCharCharChar"/>
          <w:rFonts w:ascii="Times New Roman" w:hAnsi="Times New Roman"/>
          <w:sz w:val="26"/>
          <w:szCs w:val="26"/>
        </w:rPr>
        <w:pPrChange w:id="66"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rPr>
        <w:t xml:space="preserve">1.3. Bên B: là </w:t>
      </w:r>
      <w:r w:rsidRPr="00EC53C2">
        <w:rPr>
          <w:rStyle w:val="StyleHeading3BoldCharCharCharCharCharCharCharCharCharCharCharCharCharCharChar"/>
          <w:rFonts w:ascii="Times New Roman" w:hAnsi="Times New Roman"/>
          <w:sz w:val="26"/>
          <w:szCs w:val="26"/>
          <w:highlight w:val="yellow"/>
          <w:lang w:val="nl-NL"/>
        </w:rPr>
        <w:t xml:space="preserve">Công ty </w:t>
      </w:r>
      <w:r w:rsidRPr="00DF0BA4">
        <w:rPr>
          <w:rStyle w:val="StyleHeading3BoldCharCharCharCharCharCharCharCharCharCharCharCharCharCharChar"/>
          <w:rFonts w:ascii="Times New Roman" w:hAnsi="Times New Roman"/>
          <w:sz w:val="26"/>
          <w:szCs w:val="26"/>
          <w:highlight w:val="yellow"/>
          <w:lang w:val="nl-NL"/>
        </w:rPr>
        <w:t>Cổ phần</w:t>
      </w:r>
      <w:ins w:id="67" w:author="Ban Kinh tế &amp; Quản lý Hợp đồng" w:date="2026-10-14T15:55:00Z">
        <w:r w:rsidR="00A60C79">
          <w:rPr>
            <w:rStyle w:val="StyleHeading3BoldCharCharCharCharCharCharCharCharCharCharCharCharCharCharChar"/>
            <w:rFonts w:ascii="Times New Roman" w:hAnsi="Times New Roman"/>
            <w:sz w:val="26"/>
            <w:szCs w:val="26"/>
            <w:highlight w:val="yellow"/>
            <w:lang w:val="nl-NL"/>
          </w:rPr>
          <w:t xml:space="preserve"> Xây dựng</w:t>
        </w:r>
      </w:ins>
      <w:r w:rsidRPr="00DF0BA4">
        <w:rPr>
          <w:rStyle w:val="StyleHeading3BoldCharCharCharCharCharCharCharCharCharCharCharCharCharCharChar"/>
          <w:rFonts w:ascii="Times New Roman" w:hAnsi="Times New Roman"/>
          <w:sz w:val="26"/>
          <w:szCs w:val="26"/>
          <w:highlight w:val="yellow"/>
          <w:lang w:val="nl-NL"/>
        </w:rPr>
        <w:t xml:space="preserve"> Phục Hưng Holdings</w:t>
      </w:r>
      <w:r w:rsidRPr="00DF0BA4">
        <w:rPr>
          <w:rStyle w:val="StyleHeading3BoldCharCharCharCharCharCharCharCharCharCharCharCharCharCharChar"/>
          <w:rFonts w:ascii="Times New Roman" w:hAnsi="Times New Roman"/>
          <w:sz w:val="26"/>
          <w:szCs w:val="26"/>
          <w:lang w:val="nl-NL"/>
        </w:rPr>
        <w:t>.</w:t>
      </w:r>
    </w:p>
    <w:p w14:paraId="5521A95D" w14:textId="5E930F89" w:rsidR="00096978" w:rsidRPr="00DF0BA4" w:rsidRDefault="00F12103">
      <w:pPr>
        <w:spacing w:after="120" w:line="276" w:lineRule="auto"/>
        <w:jc w:val="both"/>
        <w:rPr>
          <w:rFonts w:ascii="Times New Roman" w:hAnsi="Times New Roman"/>
          <w:b/>
          <w:bCs/>
          <w:sz w:val="26"/>
          <w:szCs w:val="26"/>
          <w:lang w:val="nl-NL"/>
        </w:rPr>
        <w:pPrChange w:id="68"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rPr>
        <w:t>1.4. Đại diện Chủ đầu tư</w:t>
      </w:r>
      <w:bookmarkEnd w:id="62"/>
      <w:bookmarkEnd w:id="63"/>
      <w:bookmarkEnd w:id="64"/>
      <w:bookmarkEnd w:id="65"/>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là người được</w:t>
      </w:r>
      <w:r w:rsidRPr="00DF0BA4">
        <w:rPr>
          <w:rStyle w:val="StyleHeading3BoldCharCharCharCharCharCharCharCharCharCharCharCharCharCharChar"/>
          <w:rFonts w:ascii="Times New Roman" w:hAnsi="Times New Roman"/>
          <w:sz w:val="26"/>
          <w:szCs w:val="26"/>
          <w:lang w:val="nl-NL"/>
        </w:rPr>
        <w:t xml:space="preserve"> </w:t>
      </w:r>
      <w:r w:rsidRPr="00DF0BA4">
        <w:rPr>
          <w:rStyle w:val="StyleHeading3BoldCharCharCharCharCharCharCharCharCharCharCharCharCharCharChar"/>
          <w:rFonts w:ascii="Times New Roman" w:hAnsi="Times New Roman"/>
          <w:b w:val="0"/>
          <w:bCs w:val="0"/>
          <w:sz w:val="26"/>
          <w:szCs w:val="26"/>
          <w:lang w:val="nl-NL"/>
        </w:rPr>
        <w:t>Chủ đầu tư</w:t>
      </w:r>
      <w:r w:rsidRPr="00DF0BA4">
        <w:rPr>
          <w:rStyle w:val="StyleHeading3BoldCharCharCharCharCharCharCharCharCharCharCharCharCharCharChar"/>
          <w:rFonts w:ascii="Times New Roman" w:hAnsi="Times New Roman"/>
          <w:sz w:val="26"/>
          <w:szCs w:val="26"/>
          <w:lang w:val="nl-NL"/>
        </w:rPr>
        <w:t xml:space="preserve"> </w:t>
      </w:r>
      <w:r w:rsidRPr="00DF0BA4">
        <w:rPr>
          <w:rFonts w:ascii="Times New Roman" w:hAnsi="Times New Roman"/>
          <w:sz w:val="26"/>
          <w:szCs w:val="26"/>
          <w:lang w:val="nl-NL"/>
        </w:rPr>
        <w:t xml:space="preserve">nêu ra trong hợp đồng hoặc được </w:t>
      </w:r>
      <w:r w:rsidRPr="00DF0BA4">
        <w:rPr>
          <w:rStyle w:val="StyleHeading3BoldCharCharCharCharCharCharCharCharCharCharCharCharCharCharChar"/>
          <w:rFonts w:ascii="Times New Roman" w:hAnsi="Times New Roman"/>
          <w:sz w:val="26"/>
          <w:szCs w:val="26"/>
          <w:lang w:val="nl-NL"/>
        </w:rPr>
        <w:t xml:space="preserve">uỷ quyền </w:t>
      </w:r>
      <w:r w:rsidRPr="00DF0BA4">
        <w:rPr>
          <w:rFonts w:ascii="Times New Roman" w:hAnsi="Times New Roman"/>
          <w:sz w:val="26"/>
          <w:szCs w:val="26"/>
          <w:lang w:val="nl-NL"/>
        </w:rPr>
        <w:t>theo từng thời gian và điều hành công việc thay mặt cho</w:t>
      </w:r>
      <w:r w:rsidRPr="00DF0BA4">
        <w:rPr>
          <w:rStyle w:val="StyleHeading3BoldCharCharCharCharCharCharCharCharCharCharCharCharCharCharChar"/>
          <w:rFonts w:ascii="Times New Roman" w:hAnsi="Times New Roman"/>
          <w:sz w:val="26"/>
          <w:szCs w:val="26"/>
          <w:lang w:val="nl-NL"/>
        </w:rPr>
        <w:t xml:space="preserve"> </w:t>
      </w:r>
      <w:r w:rsidRPr="00DF0BA4">
        <w:rPr>
          <w:rStyle w:val="StyleHeading3BoldCharCharCharCharCharCharCharCharCharCharCharCharCharCharChar"/>
          <w:rFonts w:ascii="Times New Roman" w:hAnsi="Times New Roman"/>
          <w:b w:val="0"/>
          <w:bCs w:val="0"/>
          <w:sz w:val="26"/>
          <w:szCs w:val="26"/>
          <w:lang w:val="nl-NL"/>
        </w:rPr>
        <w:t>Chủ đầu tư.</w:t>
      </w:r>
    </w:p>
    <w:p w14:paraId="076B3FF0" w14:textId="6951BB7B" w:rsidR="00096978" w:rsidRPr="00DF0BA4" w:rsidRDefault="00F12103">
      <w:pPr>
        <w:spacing w:after="120" w:line="276" w:lineRule="auto"/>
        <w:jc w:val="both"/>
        <w:rPr>
          <w:rFonts w:ascii="Times New Roman" w:hAnsi="Times New Roman"/>
          <w:b/>
          <w:sz w:val="26"/>
          <w:szCs w:val="26"/>
          <w:lang w:val="nl-NL"/>
        </w:rPr>
        <w:pPrChange w:id="69" w:author="Ban Kinh tế &amp; Quản lý Hợp đồng" w:date="2026-10-14T15:55:00Z">
          <w:pPr>
            <w:spacing w:after="120" w:line="276" w:lineRule="auto"/>
          </w:pPr>
        </w:pPrChange>
      </w:pPr>
      <w:bookmarkStart w:id="70" w:name="_Toc180807072"/>
      <w:bookmarkStart w:id="71" w:name="_Toc181075450"/>
      <w:bookmarkStart w:id="72" w:name="_Toc273427104"/>
      <w:r w:rsidRPr="00DF0BA4">
        <w:rPr>
          <w:rStyle w:val="StyleHeading3BoldCharCharCharCharCharCharCharCharCharCharCharCharCharCharChar"/>
          <w:rFonts w:ascii="Times New Roman" w:hAnsi="Times New Roman"/>
          <w:sz w:val="26"/>
          <w:szCs w:val="26"/>
          <w:lang w:val="nl-NL" w:eastAsia="en-US"/>
        </w:rPr>
        <w:t>1.5. Đại diện Bên A</w:t>
      </w:r>
      <w:bookmarkEnd w:id="70"/>
      <w:bookmarkEnd w:id="71"/>
      <w:bookmarkEnd w:id="72"/>
      <w:r w:rsidRPr="00DF0BA4">
        <w:rPr>
          <w:rStyle w:val="StyleHeading3BoldCharCharCharCharCharCharCharCharCharCharCharCharCharCharChar"/>
          <w:rFonts w:ascii="Times New Roman" w:hAnsi="Times New Roman"/>
          <w:sz w:val="26"/>
          <w:szCs w:val="26"/>
          <w:lang w:val="nl-NL"/>
        </w:rPr>
        <w:t xml:space="preserve"> </w:t>
      </w:r>
      <w:r w:rsidRPr="00DF0BA4">
        <w:rPr>
          <w:rFonts w:ascii="Times New Roman" w:hAnsi="Times New Roman"/>
          <w:sz w:val="26"/>
          <w:szCs w:val="26"/>
          <w:lang w:val="nl-NL"/>
        </w:rPr>
        <w:t xml:space="preserve">là người được Bên A nêu ra trong hợp đồng hoặc được Bên A </w:t>
      </w:r>
      <w:r w:rsidRPr="00DF0BA4">
        <w:rPr>
          <w:rStyle w:val="StyleHeading3BoldCharCharCharCharCharCharCharCharCharCharCharCharCharCharChar"/>
          <w:rFonts w:ascii="Times New Roman" w:hAnsi="Times New Roman"/>
          <w:sz w:val="26"/>
          <w:szCs w:val="26"/>
          <w:lang w:val="nl-NL"/>
        </w:rPr>
        <w:t xml:space="preserve">uỷ quyền </w:t>
      </w:r>
      <w:r w:rsidRPr="00DF0BA4">
        <w:rPr>
          <w:rFonts w:ascii="Times New Roman" w:hAnsi="Times New Roman"/>
          <w:sz w:val="26"/>
          <w:szCs w:val="26"/>
          <w:lang w:val="nl-NL"/>
        </w:rPr>
        <w:t>bằng văn bản và điều hành công việc thay mặt Bên A.</w:t>
      </w:r>
    </w:p>
    <w:p w14:paraId="388083EC" w14:textId="4F9CCF8A" w:rsidR="00096978" w:rsidRPr="00DF0BA4" w:rsidRDefault="00F12103">
      <w:pPr>
        <w:spacing w:after="120" w:line="276" w:lineRule="auto"/>
        <w:jc w:val="both"/>
        <w:rPr>
          <w:rFonts w:ascii="Times New Roman" w:hAnsi="Times New Roman"/>
          <w:b/>
          <w:sz w:val="26"/>
          <w:szCs w:val="26"/>
          <w:lang w:val="nl-NL"/>
        </w:rPr>
        <w:pPrChange w:id="73"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eastAsia="en-US"/>
        </w:rPr>
        <w:t>1.6. Đại diện Bên B</w:t>
      </w:r>
      <w:r w:rsidRPr="00DF0BA4">
        <w:rPr>
          <w:rStyle w:val="StyleHeading3BoldCharCharCharCharCharCharCharCharCharCharCharCharCharCharChar"/>
          <w:rFonts w:ascii="Times New Roman" w:hAnsi="Times New Roman"/>
          <w:sz w:val="26"/>
          <w:szCs w:val="26"/>
          <w:lang w:val="nl-NL"/>
        </w:rPr>
        <w:t xml:space="preserve"> </w:t>
      </w:r>
      <w:r w:rsidRPr="00DF0BA4">
        <w:rPr>
          <w:rFonts w:ascii="Times New Roman" w:hAnsi="Times New Roman"/>
          <w:sz w:val="26"/>
          <w:szCs w:val="26"/>
          <w:lang w:val="nl-NL"/>
        </w:rPr>
        <w:t xml:space="preserve">là người được Bên B nêu ra trong hợp đồng hoặc được Bên B </w:t>
      </w:r>
      <w:r w:rsidRPr="00DF0BA4">
        <w:rPr>
          <w:rStyle w:val="StyleHeading3BoldCharCharCharCharCharCharCharCharCharCharCharCharCharCharChar"/>
          <w:rFonts w:ascii="Times New Roman" w:hAnsi="Times New Roman"/>
          <w:sz w:val="26"/>
          <w:szCs w:val="26"/>
          <w:lang w:val="nl-NL"/>
        </w:rPr>
        <w:t xml:space="preserve">uỷ quyền </w:t>
      </w:r>
      <w:r w:rsidRPr="00DF0BA4">
        <w:rPr>
          <w:rFonts w:ascii="Times New Roman" w:hAnsi="Times New Roman"/>
          <w:sz w:val="26"/>
          <w:szCs w:val="26"/>
          <w:lang w:val="nl-NL"/>
        </w:rPr>
        <w:t>bằng văn bản và điều hành công việc thay mặt Bên B.</w:t>
      </w:r>
    </w:p>
    <w:p w14:paraId="3551D53E" w14:textId="0922E328" w:rsidR="00096978" w:rsidRPr="00DF0BA4" w:rsidRDefault="00F12103">
      <w:pPr>
        <w:spacing w:after="120" w:line="276" w:lineRule="auto"/>
        <w:jc w:val="both"/>
        <w:rPr>
          <w:rStyle w:val="StyleHeading3BoldCharCharCharCharCharCharCharCharCharCharCharCharCharCharChar"/>
          <w:rFonts w:ascii="Times New Roman" w:hAnsi="Times New Roman"/>
          <w:bCs w:val="0"/>
          <w:sz w:val="26"/>
          <w:szCs w:val="26"/>
          <w:lang w:val="nl-NL"/>
        </w:rPr>
        <w:pPrChange w:id="74" w:author="Ban Kinh tế &amp; Quản lý Hợp đồng" w:date="2026-10-14T15:55:00Z">
          <w:pPr>
            <w:spacing w:after="120" w:line="276" w:lineRule="auto"/>
          </w:pPr>
        </w:pPrChange>
      </w:pPr>
      <w:bookmarkStart w:id="75" w:name="_Toc273427107"/>
      <w:bookmarkStart w:id="76" w:name="_Toc179249744"/>
      <w:r w:rsidRPr="00DF0BA4">
        <w:rPr>
          <w:rStyle w:val="StyleHeading3BoldCharCharCharCharCharCharCharCharCharCharCharCharCharCharChar"/>
          <w:rFonts w:ascii="Times New Roman" w:hAnsi="Times New Roman"/>
          <w:sz w:val="26"/>
          <w:szCs w:val="26"/>
          <w:lang w:val="nl-NL" w:eastAsia="en-US"/>
        </w:rPr>
        <w:t>1.7. Tư vấn thiết kế:</w:t>
      </w:r>
      <w:r w:rsidRPr="00DF0BA4">
        <w:rPr>
          <w:rStyle w:val="StyleHeading3BoldCharCharCharCharCharCharCharCharCharCharCharCharCharCharChar"/>
          <w:rFonts w:ascii="Times New Roman" w:hAnsi="Times New Roman"/>
          <w:b w:val="0"/>
          <w:bCs w:val="0"/>
          <w:sz w:val="26"/>
          <w:szCs w:val="26"/>
          <w:lang w:val="nl-NL" w:eastAsia="en-US"/>
        </w:rPr>
        <w:t xml:space="preserve"> là</w:t>
      </w:r>
      <w:r w:rsidRPr="00DF0BA4">
        <w:rPr>
          <w:rStyle w:val="StyleHeading3BoldCharCharCharCharCharCharCharCharCharCharCharCharCharCharChar"/>
          <w:rFonts w:ascii="Times New Roman" w:hAnsi="Times New Roman"/>
          <w:b w:val="0"/>
          <w:bCs w:val="0"/>
          <w:sz w:val="26"/>
          <w:szCs w:val="26"/>
          <w:lang w:val="nl-NL"/>
        </w:rPr>
        <w:t xml:space="preserve"> tổ chức </w:t>
      </w:r>
      <w:r w:rsidRPr="00DF0BA4">
        <w:rPr>
          <w:rFonts w:ascii="Times New Roman" w:hAnsi="Times New Roman"/>
          <w:sz w:val="26"/>
          <w:szCs w:val="26"/>
          <w:lang w:val="nl-NL"/>
        </w:rPr>
        <w:t>tư vấn</w:t>
      </w:r>
      <w:r w:rsidRPr="00DF0BA4">
        <w:rPr>
          <w:rStyle w:val="StyleHeading3BoldCharCharCharCharCharCharCharCharCharCharCharCharCharCharChar"/>
          <w:rFonts w:ascii="Times New Roman" w:hAnsi="Times New Roman"/>
          <w:b w:val="0"/>
          <w:bCs w:val="0"/>
          <w:sz w:val="26"/>
          <w:szCs w:val="26"/>
          <w:lang w:val="nl-NL"/>
        </w:rPr>
        <w:t xml:space="preserve"> thực hiện thiết kế xây dựng công trình.</w:t>
      </w:r>
      <w:bookmarkEnd w:id="75"/>
    </w:p>
    <w:p w14:paraId="51A1BC12" w14:textId="704AA69F" w:rsidR="00B0112F" w:rsidRPr="00DF0BA4" w:rsidRDefault="00981654">
      <w:pPr>
        <w:spacing w:after="120" w:line="276" w:lineRule="auto"/>
        <w:jc w:val="both"/>
        <w:rPr>
          <w:rStyle w:val="StyleHeading3BoldCharCharCharCharCharCharCharCharCharCharCharCharCharCharChar"/>
          <w:rFonts w:ascii="Times New Roman" w:hAnsi="Times New Roman"/>
          <w:b w:val="0"/>
          <w:bCs w:val="0"/>
          <w:sz w:val="26"/>
          <w:szCs w:val="26"/>
          <w:lang w:val="nl-NL"/>
        </w:rPr>
        <w:pPrChange w:id="77"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eastAsia="en-US"/>
        </w:rPr>
        <w:lastRenderedPageBreak/>
        <w:t xml:space="preserve">1.8. Tư vấn giám sát: </w:t>
      </w:r>
      <w:r w:rsidRPr="00DF0BA4">
        <w:rPr>
          <w:rStyle w:val="StyleHeading3BoldCharCharCharCharCharCharCharCharCharCharCharCharCharCharChar"/>
          <w:rFonts w:ascii="Times New Roman" w:hAnsi="Times New Roman"/>
          <w:b w:val="0"/>
          <w:bCs w:val="0"/>
          <w:sz w:val="26"/>
          <w:szCs w:val="26"/>
          <w:lang w:val="nl-NL" w:eastAsia="en-US"/>
        </w:rPr>
        <w:t>là tổ chức tư vấn do Chủ đầu tư lựa chọn để giám sát thi công xây dựng công trình.</w:t>
      </w:r>
    </w:p>
    <w:p w14:paraId="1F6E8391" w14:textId="0E45C6F8" w:rsidR="00096978" w:rsidRPr="00DF0BA4" w:rsidRDefault="00F12103">
      <w:pPr>
        <w:spacing w:after="120" w:line="276" w:lineRule="auto"/>
        <w:jc w:val="both"/>
        <w:rPr>
          <w:rFonts w:ascii="Times New Roman" w:hAnsi="Times New Roman"/>
          <w:b/>
          <w:sz w:val="26"/>
          <w:szCs w:val="26"/>
          <w:lang w:val="nl-NL"/>
        </w:rPr>
        <w:pPrChange w:id="78" w:author="Ban Kinh tế &amp; Quản lý Hợp đồng" w:date="2026-10-14T15:55:00Z">
          <w:pPr>
            <w:spacing w:after="120" w:line="276" w:lineRule="auto"/>
          </w:pPr>
        </w:pPrChange>
      </w:pPr>
      <w:bookmarkStart w:id="79" w:name="_Toc273427109"/>
      <w:bookmarkEnd w:id="76"/>
      <w:r w:rsidRPr="00DF0BA4">
        <w:rPr>
          <w:rStyle w:val="StyleHeading3BoldCharCharCharCharCharCharCharCharCharCharCharCharCharCharChar"/>
          <w:rFonts w:ascii="Times New Roman" w:hAnsi="Times New Roman"/>
          <w:sz w:val="26"/>
          <w:szCs w:val="26"/>
          <w:lang w:val="nl-NL" w:eastAsia="en-US"/>
        </w:rPr>
        <w:t xml:space="preserve">1.9. Dự án: </w:t>
      </w:r>
      <w:bookmarkEnd w:id="79"/>
      <w:r w:rsidRPr="00DF0BA4">
        <w:rPr>
          <w:rStyle w:val="StyleHeading3BoldCharCharCharCharCharCharCharCharCharCharCharCharCharCharChar"/>
          <w:rFonts w:ascii="Times New Roman" w:hAnsi="Times New Roman"/>
          <w:b w:val="0"/>
          <w:bCs w:val="0"/>
          <w:sz w:val="26"/>
          <w:szCs w:val="26"/>
          <w:lang w:val="nl-NL" w:eastAsia="en-US"/>
        </w:rPr>
        <w:t>là</w:t>
      </w:r>
      <w:r w:rsidRPr="00DF0BA4">
        <w:rPr>
          <w:rStyle w:val="StyleHeading3BoldCharCharCharCharCharCharCharCharCharCharCharCharCharCharChar"/>
          <w:rFonts w:ascii="Times New Roman" w:hAnsi="Times New Roman"/>
          <w:b w:val="0"/>
          <w:bCs w:val="0"/>
          <w:sz w:val="26"/>
          <w:szCs w:val="26"/>
          <w:lang w:val="vi-VN" w:eastAsia="en-US"/>
        </w:rPr>
        <w:t xml:space="preserve"> Dự án </w:t>
      </w:r>
      <w:r w:rsidRPr="00DF0BA4">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sidRPr="00DF0BA4">
        <w:rPr>
          <w:rFonts w:ascii="Times New Roman" w:hAnsi="Times New Roman"/>
          <w:sz w:val="26"/>
          <w:szCs w:val="26"/>
          <w:lang w:val="vi-VN"/>
        </w:rPr>
        <w:t xml:space="preserve"> NOXH</w:t>
      </w:r>
      <w:r w:rsidRPr="00DF0BA4">
        <w:rPr>
          <w:rFonts w:ascii="Times New Roman" w:hAnsi="Times New Roman"/>
          <w:sz w:val="26"/>
          <w:szCs w:val="26"/>
          <w:lang w:val="nl-NL"/>
        </w:rPr>
        <w:t xml:space="preserve"> Yên Sở).</w:t>
      </w:r>
    </w:p>
    <w:p w14:paraId="6DBA158F" w14:textId="13C4727E" w:rsidR="00096978" w:rsidRPr="00DF0BA4" w:rsidRDefault="00F12103">
      <w:pPr>
        <w:spacing w:after="120" w:line="276" w:lineRule="auto"/>
        <w:jc w:val="both"/>
        <w:rPr>
          <w:rFonts w:ascii="Times New Roman" w:hAnsi="Times New Roman"/>
          <w:b/>
          <w:sz w:val="26"/>
          <w:szCs w:val="26"/>
          <w:lang w:val="nl-NL"/>
        </w:rPr>
        <w:pPrChange w:id="80"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eastAsia="en-US"/>
        </w:rPr>
        <w:t>1.10. Hợp đồng</w:t>
      </w:r>
      <w:bookmarkEnd w:id="60"/>
      <w:r w:rsidRPr="00DF0BA4">
        <w:rPr>
          <w:rStyle w:val="StyleHeading3BoldCharCharCharCharCharCharCharCharCharCharCharCharCharCharChar"/>
          <w:rFonts w:ascii="Times New Roman" w:hAnsi="Times New Roman"/>
          <w:sz w:val="26"/>
          <w:szCs w:val="26"/>
          <w:lang w:eastAsia="en-US"/>
        </w:rPr>
        <w:t>:</w:t>
      </w:r>
      <w:r w:rsidRPr="00DF0BA4">
        <w:rPr>
          <w:rFonts w:ascii="Times New Roman" w:hAnsi="Times New Roman"/>
          <w:sz w:val="26"/>
          <w:szCs w:val="26"/>
          <w:lang w:val="nl-NL"/>
        </w:rPr>
        <w:t xml:space="preserve"> là toàn bộ hồ sơ hợp đồng, theo quy định tại Điều 2 [Hồ sơ hợp đồng và thứ tự ưu tiên].</w:t>
      </w:r>
    </w:p>
    <w:p w14:paraId="16D9FE85" w14:textId="43E96B55" w:rsidR="00096978" w:rsidRPr="00DF0BA4" w:rsidRDefault="00F12103">
      <w:pPr>
        <w:spacing w:after="120" w:line="276" w:lineRule="auto"/>
        <w:jc w:val="both"/>
        <w:rPr>
          <w:rFonts w:ascii="Times New Roman" w:hAnsi="Times New Roman"/>
          <w:b/>
          <w:spacing w:val="-2"/>
          <w:sz w:val="26"/>
          <w:szCs w:val="26"/>
          <w:lang w:val="nl-NL"/>
        </w:rPr>
        <w:pPrChange w:id="81"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eastAsia="en-US"/>
        </w:rPr>
        <w:t>1.11. Chỉ dẫn kỹ</w:t>
      </w:r>
      <w:r w:rsidRPr="00DF0BA4">
        <w:rPr>
          <w:rStyle w:val="StyleHeading3BoldCharCharCharCharCharCharCharCharCharCharCharCharCharCharChar"/>
          <w:rFonts w:ascii="Times New Roman" w:hAnsi="Times New Roman"/>
          <w:sz w:val="26"/>
          <w:szCs w:val="26"/>
          <w:lang w:eastAsia="en-US"/>
        </w:rPr>
        <w:t xml:space="preserve"> </w:t>
      </w:r>
      <w:r w:rsidRPr="00DF0BA4">
        <w:rPr>
          <w:rStyle w:val="StyleHeading3BoldCharCharCharCharCharCharCharCharCharCharCharCharCharCharChar"/>
          <w:rFonts w:ascii="Times New Roman" w:hAnsi="Times New Roman"/>
          <w:sz w:val="26"/>
          <w:szCs w:val="26"/>
          <w:lang w:val="nl-NL" w:eastAsia="en-US"/>
        </w:rPr>
        <w:t>thuật</w:t>
      </w:r>
      <w:r w:rsidRPr="00DF0BA4">
        <w:rPr>
          <w:rStyle w:val="StyleHeading3BoldCharCharCharCharCharCharCharCharCharCharCharCharCharCharChar"/>
          <w:rFonts w:ascii="Times New Roman" w:hAnsi="Times New Roman"/>
          <w:sz w:val="26"/>
          <w:szCs w:val="26"/>
          <w:lang w:eastAsia="en-US"/>
        </w:rPr>
        <w:t>:</w:t>
      </w:r>
      <w:r w:rsidRPr="00DF0BA4">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14:paraId="4405F9A0" w14:textId="3A88EAB0" w:rsidR="00096978" w:rsidRPr="00DF0BA4" w:rsidRDefault="00F12103">
      <w:pPr>
        <w:spacing w:after="120" w:line="276" w:lineRule="auto"/>
        <w:jc w:val="both"/>
        <w:rPr>
          <w:rFonts w:ascii="Times New Roman" w:hAnsi="Times New Roman"/>
          <w:b/>
          <w:sz w:val="26"/>
          <w:szCs w:val="26"/>
          <w:lang w:val="nl-NL"/>
        </w:rPr>
        <w:pPrChange w:id="82"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eastAsia="en-US"/>
        </w:rPr>
        <w:t>1.12. Hồ sơ thiết kế:</w:t>
      </w:r>
      <w:r w:rsidRPr="00DF0BA4">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14:paraId="344649A4" w14:textId="57287F0E" w:rsidR="00096978" w:rsidRPr="00DF0BA4" w:rsidRDefault="00F12103">
      <w:pPr>
        <w:spacing w:after="120" w:line="276" w:lineRule="auto"/>
        <w:jc w:val="both"/>
        <w:rPr>
          <w:rFonts w:ascii="Times New Roman" w:hAnsi="Times New Roman"/>
          <w:b/>
          <w:sz w:val="26"/>
          <w:szCs w:val="26"/>
          <w:lang w:val="nl-NL"/>
        </w:rPr>
        <w:pPrChange w:id="83"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eastAsia="en-US"/>
        </w:rPr>
        <w:t xml:space="preserve">1.13. Hợp đồng thầu chính: là Hợp đồng tổng thầu thi công xây dựng số 01/2026/HĐTTXL/LDIFT-TP &amp; LD VNCNEC-VH ngày </w:t>
      </w:r>
      <w:r w:rsidRPr="00DF0BA4">
        <w:rPr>
          <w:rStyle w:val="StyleHeading3BoldCharCharCharCharCharCharCharCharCharCharCharCharCharCharChar"/>
          <w:rFonts w:ascii="Times New Roman" w:hAnsi="Times New Roman"/>
          <w:sz w:val="26"/>
          <w:szCs w:val="26"/>
          <w:highlight w:val="yellow"/>
          <w:lang w:val="nl-NL" w:eastAsia="en-US"/>
        </w:rPr>
        <w:t>16/7/2026</w:t>
      </w:r>
      <w:r w:rsidRPr="00DF0BA4">
        <w:rPr>
          <w:rStyle w:val="StyleHeading3BoldCharCharCharCharCharCharCharCharCharCharCharCharCharCharChar"/>
          <w:rFonts w:ascii="Times New Roman" w:hAnsi="Times New Roman"/>
          <w:sz w:val="26"/>
          <w:szCs w:val="26"/>
          <w:lang w:val="nl-NL" w:eastAsia="en-US"/>
        </w:rPr>
        <w:t xml:space="preserve"> giữa Chủ đầu tư</w:t>
      </w:r>
      <w:r w:rsidRPr="00DF0BA4">
        <w:rPr>
          <w:rFonts w:ascii="Times New Roman" w:hAnsi="Times New Roman"/>
          <w:sz w:val="26"/>
          <w:szCs w:val="26"/>
          <w:lang w:val="nl-NL"/>
        </w:rPr>
        <w:t xml:space="preserve"> và Liên danh Công ty CP Đầu tư Xây dựng và Kỹ thuật VNCN E&amp;C – Công ty CP Xây dựng Hạ tầng và Thương mại Việt Hưng, trong đó Bên A là thành viên đứng đầu Liên danh (sau đây gọi là “Hợp đồng thầu chính”).</w:t>
      </w:r>
    </w:p>
    <w:p w14:paraId="0783DC3E" w14:textId="2EF44D63" w:rsidR="00096978" w:rsidRPr="00DF0BA4" w:rsidRDefault="00F12103">
      <w:pPr>
        <w:spacing w:after="120" w:line="276" w:lineRule="auto"/>
        <w:jc w:val="both"/>
        <w:rPr>
          <w:rFonts w:ascii="Times New Roman" w:hAnsi="Times New Roman"/>
          <w:b/>
          <w:sz w:val="26"/>
          <w:szCs w:val="26"/>
          <w:lang w:val="nl-NL"/>
        </w:rPr>
        <w:pPrChange w:id="84" w:author="Ban Kinh tế &amp; Quản lý Hợp đồng" w:date="2026-10-14T15:55:00Z">
          <w:pPr>
            <w:spacing w:after="120" w:line="276" w:lineRule="auto"/>
          </w:pPr>
        </w:pPrChange>
      </w:pPr>
      <w:r w:rsidRPr="003C30F9">
        <w:rPr>
          <w:rFonts w:ascii="Times New Roman" w:hAnsi="Times New Roman"/>
          <w:b/>
          <w:bCs/>
          <w:sz w:val="26"/>
          <w:szCs w:val="26"/>
          <w:lang w:val="nl-NL"/>
        </w:rPr>
        <w:t>1.14. B</w:t>
      </w:r>
      <w:r w:rsidR="003C30F9" w:rsidRPr="003C30F9">
        <w:rPr>
          <w:rFonts w:ascii="Times New Roman" w:hAnsi="Times New Roman"/>
          <w:b/>
          <w:bCs/>
          <w:sz w:val="26"/>
          <w:szCs w:val="26"/>
          <w:lang w:val="nl-NL"/>
        </w:rPr>
        <w:t>iểu chi tiết giá hợp đồng</w:t>
      </w:r>
      <w:r w:rsidRPr="003C30F9">
        <w:rPr>
          <w:rFonts w:ascii="Times New Roman" w:hAnsi="Times New Roman"/>
          <w:b/>
          <w:bCs/>
          <w:sz w:val="26"/>
          <w:szCs w:val="26"/>
          <w:lang w:val="nl-NL"/>
        </w:rPr>
        <w:t>:</w:t>
      </w:r>
      <w:r w:rsidRPr="00DF0BA4">
        <w:rPr>
          <w:rFonts w:ascii="Times New Roman" w:hAnsi="Times New Roman"/>
          <w:sz w:val="26"/>
          <w:szCs w:val="26"/>
          <w:lang w:val="nl-NL"/>
        </w:rPr>
        <w:t xml:space="preserve"> là bảng kê chi tiết khối lượng và giá các công việc trong hợp đồng.</w:t>
      </w:r>
    </w:p>
    <w:p w14:paraId="68A4EAD2" w14:textId="6C408847" w:rsidR="00096978" w:rsidRPr="00DF0BA4" w:rsidRDefault="00F12103">
      <w:pPr>
        <w:spacing w:after="120" w:line="276" w:lineRule="auto"/>
        <w:jc w:val="both"/>
        <w:rPr>
          <w:rFonts w:ascii="Times New Roman" w:hAnsi="Times New Roman"/>
          <w:b/>
          <w:sz w:val="26"/>
          <w:szCs w:val="26"/>
          <w:lang w:val="nl-NL"/>
        </w:rPr>
        <w:pPrChange w:id="85" w:author="Ban Kinh tế &amp; Quản lý Hợp đồng" w:date="2026-10-14T15:55:00Z">
          <w:pPr>
            <w:spacing w:after="120" w:line="276" w:lineRule="auto"/>
          </w:pPr>
        </w:pPrChange>
      </w:pPr>
      <w:bookmarkStart w:id="86" w:name="_Toc179249752"/>
      <w:bookmarkStart w:id="87" w:name="_Toc180807077"/>
      <w:bookmarkStart w:id="88" w:name="_Toc181075455"/>
      <w:bookmarkStart w:id="89" w:name="_Toc273427113"/>
      <w:r w:rsidRPr="00DF0BA4">
        <w:rPr>
          <w:rStyle w:val="StyleHeading3BoldCharCharCharCharCharCharCharCharCharCharCharCharCharCharChar"/>
          <w:rFonts w:ascii="Times New Roman" w:hAnsi="Times New Roman"/>
          <w:sz w:val="26"/>
          <w:szCs w:val="26"/>
          <w:lang w:val="nl-NL"/>
        </w:rPr>
        <w:t>1.15. Biên bản nghiệm thu</w:t>
      </w:r>
      <w:bookmarkEnd w:id="86"/>
      <w:bookmarkEnd w:id="87"/>
      <w:bookmarkEnd w:id="88"/>
      <w:bookmarkEnd w:id="89"/>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là biên bản được phát hành theo Điều 6 [Nghiệm thu và bàn giao Hạng mục công trình].</w:t>
      </w:r>
    </w:p>
    <w:p w14:paraId="19D17240" w14:textId="0CBB2DAB" w:rsidR="00096978" w:rsidRPr="00DF0BA4" w:rsidRDefault="00F12103">
      <w:pPr>
        <w:spacing w:after="120" w:line="276" w:lineRule="auto"/>
        <w:jc w:val="both"/>
        <w:rPr>
          <w:rFonts w:ascii="Times New Roman" w:hAnsi="Times New Roman"/>
          <w:b/>
          <w:bCs/>
          <w:sz w:val="26"/>
          <w:szCs w:val="26"/>
          <w:lang w:val="nl-NL"/>
        </w:rPr>
        <w:pPrChange w:id="90"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rPr>
        <w:t xml:space="preserve">1.16. Ngày: </w:t>
      </w:r>
      <w:r w:rsidRPr="00DF0BA4">
        <w:rPr>
          <w:rStyle w:val="StyleHeading3BoldCharCharCharCharCharCharCharCharCharCharCharCharCharCharChar"/>
          <w:rFonts w:ascii="Times New Roman" w:hAnsi="Times New Roman"/>
          <w:b w:val="0"/>
          <w:bCs w:val="0"/>
          <w:sz w:val="26"/>
          <w:szCs w:val="26"/>
          <w:lang w:val="nl-NL"/>
        </w:rPr>
        <w:t>được hiểu là ngày dương lịch và tháng được hiểu là tháng dương lịch.</w:t>
      </w:r>
    </w:p>
    <w:p w14:paraId="1318D3AD" w14:textId="2ED8FE59" w:rsidR="00096978" w:rsidRPr="00DF0BA4" w:rsidRDefault="00F12103">
      <w:pPr>
        <w:spacing w:after="120" w:line="276" w:lineRule="auto"/>
        <w:jc w:val="both"/>
        <w:rPr>
          <w:rFonts w:ascii="Times New Roman" w:hAnsi="Times New Roman"/>
          <w:b/>
          <w:sz w:val="26"/>
          <w:szCs w:val="26"/>
          <w:lang w:val="nl-NL"/>
        </w:rPr>
        <w:pPrChange w:id="91" w:author="Ban Kinh tế &amp; Quản lý Hợp đồng" w:date="2026-10-14T15:55:00Z">
          <w:pPr>
            <w:spacing w:after="120" w:line="276" w:lineRule="auto"/>
          </w:pPr>
        </w:pPrChange>
      </w:pPr>
      <w:bookmarkStart w:id="92" w:name="_Toc179249765"/>
      <w:bookmarkStart w:id="93" w:name="_Toc180807079"/>
      <w:bookmarkStart w:id="94" w:name="_Toc181075457"/>
      <w:bookmarkStart w:id="95" w:name="_Toc273427115"/>
      <w:bookmarkStart w:id="96" w:name="_Toc179249782"/>
      <w:r w:rsidRPr="00DF0BA4">
        <w:rPr>
          <w:rStyle w:val="StyleHeading3BoldCharCharCharCharCharCharCharCharCharCharCharCharCharCharChar"/>
          <w:rFonts w:ascii="Times New Roman" w:hAnsi="Times New Roman"/>
          <w:sz w:val="26"/>
          <w:szCs w:val="26"/>
          <w:lang w:val="nl-NL"/>
        </w:rPr>
        <w:t xml:space="preserve">1.17. Thiết bị của </w:t>
      </w:r>
      <w:bookmarkEnd w:id="92"/>
      <w:bookmarkEnd w:id="93"/>
      <w:bookmarkEnd w:id="94"/>
      <w:bookmarkEnd w:id="95"/>
      <w:r w:rsidRPr="00DF0BA4">
        <w:rPr>
          <w:rStyle w:val="StyleHeading3BoldCharCharCharCharCharCharCharCharCharCharCharCharCharCharChar"/>
          <w:rFonts w:ascii="Times New Roman" w:hAnsi="Times New Roman"/>
          <w:sz w:val="26"/>
          <w:szCs w:val="26"/>
          <w:lang w:val="nl-NL"/>
        </w:rPr>
        <w:t>Bên B:</w:t>
      </w:r>
      <w:r w:rsidRPr="00DF0BA4">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3A7D3FD5" w14:textId="551DA1D6" w:rsidR="00096978" w:rsidRPr="00DF0BA4" w:rsidRDefault="00F12103">
      <w:pPr>
        <w:spacing w:after="120" w:line="276" w:lineRule="auto"/>
        <w:jc w:val="both"/>
        <w:rPr>
          <w:rFonts w:ascii="Times New Roman" w:hAnsi="Times New Roman"/>
          <w:b/>
          <w:bCs/>
          <w:sz w:val="26"/>
          <w:szCs w:val="26"/>
          <w:lang w:val="nl-NL"/>
        </w:rPr>
        <w:pPrChange w:id="97" w:author="Ban Kinh tế &amp; Quản lý Hợp đồng" w:date="2026-10-14T15:55:00Z">
          <w:pPr>
            <w:spacing w:after="120" w:line="276" w:lineRule="auto"/>
          </w:pPr>
        </w:pPrChange>
      </w:pPr>
      <w:bookmarkStart w:id="98" w:name="_Toc180807083"/>
      <w:bookmarkStart w:id="99" w:name="_Toc181075461"/>
      <w:bookmarkStart w:id="100" w:name="_Toc273427119"/>
      <w:bookmarkStart w:id="101" w:name="_Toc179249775"/>
      <w:r w:rsidRPr="00DF0BA4">
        <w:rPr>
          <w:rStyle w:val="StyleHeading3BoldCharCharCharCharCharCharCharCharCharCharCharCharCharCharChar"/>
          <w:rFonts w:ascii="Times New Roman" w:hAnsi="Times New Roman"/>
          <w:sz w:val="26"/>
          <w:szCs w:val="26"/>
          <w:lang w:val="nl-NL"/>
        </w:rPr>
        <w:t xml:space="preserve">1.18. Công trình: </w:t>
      </w:r>
      <w:bookmarkEnd w:id="98"/>
      <w:bookmarkEnd w:id="99"/>
      <w:bookmarkEnd w:id="100"/>
      <w:r w:rsidRPr="00DF0BA4">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sidRPr="00DF0BA4">
        <w:rPr>
          <w:rFonts w:ascii="Times New Roman" w:hAnsi="Times New Roman"/>
          <w:sz w:val="26"/>
          <w:szCs w:val="26"/>
          <w:lang w:val="vi-VN"/>
        </w:rPr>
        <w:t>.</w:t>
      </w:r>
    </w:p>
    <w:p w14:paraId="720699C1" w14:textId="7553173D" w:rsidR="00096978" w:rsidRPr="00DF0BA4" w:rsidRDefault="00F12103">
      <w:pPr>
        <w:spacing w:after="120" w:line="276" w:lineRule="auto"/>
        <w:jc w:val="both"/>
        <w:rPr>
          <w:rFonts w:ascii="Times New Roman" w:hAnsi="Times New Roman"/>
          <w:b/>
          <w:sz w:val="26"/>
          <w:szCs w:val="26"/>
          <w:lang w:val="nl-NL"/>
        </w:rPr>
        <w:pPrChange w:id="102"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rPr>
        <w:t>1.19. Hạng</w:t>
      </w:r>
      <w:r w:rsidRPr="00DF0BA4">
        <w:rPr>
          <w:rFonts w:ascii="Times New Roman" w:hAnsi="Times New Roman"/>
          <w:sz w:val="26"/>
          <w:szCs w:val="26"/>
          <w:lang w:val="nl-NL"/>
        </w:rPr>
        <w:t xml:space="preserve"> </w:t>
      </w:r>
      <w:r w:rsidRPr="00DF0BA4">
        <w:rPr>
          <w:rFonts w:ascii="Times New Roman" w:hAnsi="Times New Roman"/>
          <w:b/>
          <w:bCs/>
          <w:sz w:val="26"/>
          <w:szCs w:val="26"/>
          <w:lang w:val="nl-NL"/>
        </w:rPr>
        <w:t>mục công trình:</w:t>
      </w:r>
      <w:r w:rsidRPr="00DF0BA4">
        <w:rPr>
          <w:rFonts w:ascii="Times New Roman" w:hAnsi="Times New Roman"/>
          <w:b/>
          <w:bCs/>
          <w:sz w:val="26"/>
          <w:szCs w:val="26"/>
        </w:rPr>
        <w:t xml:space="preserve"> </w:t>
      </w:r>
      <w:r w:rsidRPr="00DF0BA4">
        <w:rPr>
          <w:rFonts w:ascii="Times New Roman" w:hAnsi="Times New Roman"/>
          <w:sz w:val="26"/>
          <w:szCs w:val="26"/>
          <w:lang w:val="nl-NL"/>
        </w:rPr>
        <w:t>là toàn bộ công việc thuộc Gói thầu</w:t>
      </w:r>
      <w:r w:rsidRPr="00DF0BA4">
        <w:rPr>
          <w:rFonts w:ascii="Times New Roman" w:hAnsi="Times New Roman"/>
          <w:sz w:val="26"/>
          <w:szCs w:val="26"/>
          <w:lang w:val="vi-VN"/>
        </w:rPr>
        <w:t>:</w:t>
      </w:r>
      <w:r w:rsidRPr="00DF0BA4">
        <w:rPr>
          <w:rFonts w:ascii="Times New Roman" w:hAnsi="Times New Roman"/>
          <w:sz w:val="26"/>
          <w:szCs w:val="26"/>
          <w:lang w:val="nl-NL"/>
        </w:rPr>
        <w:t xml:space="preserve"> Thi công hệ cừ, văng chống, kết cấu phần ngầm và chống thấm phần ngầm cho khối nhà ở xã hội CT1.2 và CT2 (CT2.1, CT2.2</w:t>
      </w:r>
      <w:r w:rsidRPr="00DF0BA4">
        <w:rPr>
          <w:rFonts w:ascii="Times New Roman" w:hAnsi="Times New Roman"/>
          <w:sz w:val="26"/>
          <w:szCs w:val="26"/>
          <w:lang w:val="vi-VN"/>
        </w:rPr>
        <w:t xml:space="preserve"> và</w:t>
      </w:r>
      <w:r w:rsidRPr="00DF0BA4">
        <w:rPr>
          <w:rFonts w:ascii="Times New Roman" w:hAnsi="Times New Roman"/>
          <w:sz w:val="26"/>
          <w:szCs w:val="26"/>
          <w:lang w:val="nl-NL"/>
        </w:rPr>
        <w:t xml:space="preserve"> CT2.3).</w:t>
      </w:r>
    </w:p>
    <w:p w14:paraId="024576FB" w14:textId="53A4C7BD" w:rsidR="00CD1550" w:rsidRPr="00DF0BA4" w:rsidRDefault="00382A1C">
      <w:pPr>
        <w:spacing w:after="120" w:line="276" w:lineRule="auto"/>
        <w:jc w:val="both"/>
        <w:rPr>
          <w:rFonts w:ascii="Times New Roman" w:hAnsi="Times New Roman"/>
          <w:b/>
          <w:sz w:val="26"/>
          <w:szCs w:val="26"/>
          <w:lang w:val="nl-NL"/>
        </w:rPr>
        <w:pPrChange w:id="103" w:author="Ban Kinh tế &amp; Quản lý Hợp đồng" w:date="2026-10-14T16:19:00Z">
          <w:pPr>
            <w:spacing w:after="120" w:line="276" w:lineRule="auto"/>
          </w:pPr>
        </w:pPrChange>
      </w:pPr>
      <w:commentRangeStart w:id="910"/>
      <w:r>
        <w:rPr>
          <w:rFonts w:ascii="Times New Roman" w:hAnsi="Times New Roman"/>
          <w:b/>
          <w:sz w:val="26"/>
          <w:szCs w:val="26"/>
          <w:lang w:val="nl-NL"/>
        </w:rPr>
        <w:t xml:space="preserve">1.20</w:t>
      </w:r>
      <w:commentRangeStart w:id="104"/>
      <w:r>
        <w:rPr>
          <w:rFonts w:ascii="Times New Roman" w:hAnsi="Times New Roman"/>
          <w:b/>
          <w:sz w:val="26"/>
          <w:szCs w:val="26"/>
          <w:lang w:val="nl-NL"/>
        </w:rPr>
        <w:t xml:space="preserve">. </w:t>
      </w:r>
      <w:del w:id="105" w:author="Ban Kinh tế &amp; Quản lý Hợp đồng" w:date="2026-10-14T16:19:00Z">
        <w:r w:rsidRPr="00DF0BA4" w:rsidDel="00EB1B63">
          <w:rPr>
            <w:rFonts w:ascii="Times New Roman" w:hAnsi="Times New Roman"/>
            <w:b/>
            <w:sz w:val="26"/>
            <w:szCs w:val="26"/>
            <w:lang w:val="nl-NL"/>
          </w:rPr>
          <w:delText>Phần ngầm:</w:delText>
        </w:r>
        <w:r w:rsidRPr="00DF0BA4" w:rsidDel="00EB1B63">
          <w:rPr>
            <w:rFonts w:ascii="Times New Roman" w:hAnsi="Times New Roman"/>
            <w:sz w:val="26"/>
            <w:szCs w:val="26"/>
            <w:lang w:val="nl-NL"/>
          </w:rPr>
          <w:delText xml:space="preserve"> là toàn bộ công việc thi công hệ cừ, văng chống; kết cấu bê tông cốt thép phần ngầm (móng, đài, giằng, sàn đáy, tường tầng hầm, cột, vách, dầm, sàn tầng hầm) đến hết cao độ ±0.00 (hoàn thành bê tông sàn tầng 1), kết cấu bể nước sinh hoạt, bể nước PCCC, bể nước xử lý nước thải, móng cẩu tháp và công tác chống thấm các kết cấu nằm dưới cao độ này theo Hồ sơ thiết kế được duyệt. Ranh giới chi tiết theo Biểu 01, Biểu 02 và Biểu 03. Công tác đất (đào, vận chuyển, đổ thải, đắp đất, đập đầu cọc, san gạt nền), công tác chống mối, cọc khoan nhồi móng cẩu tháp, công tác hoàn thiện ướt (xây, trát, ốp, lát, sơn, bả) và kết cấu, hoàn thiện phần thân không thuộc phạm vi Hợp đồng này.</w:delText>
        </w:r>
      </w:del>
      <w:ins w:id="90014" w:author="VNCN E&amp;C - Đề xuất đàm phán" w:date="2026-10-16T13:00:00Z">
        <w:r>
          <w:rPr>
            <w:rFonts w:ascii="Times New Roman" w:hAnsi="Times New Roman"/>
            <w:b/>
            <w:sz w:val="26"/>
            <w:szCs w:val="26"/>
            <w:lang w:val="nl-NL"/>
          </w:rPr>
          <w:t xml:space="preserve">Phần ngầm: là toàn bộ công việc thuộc phạm vi Hợp đồng theo Biểu 01, Biểu 02 và Biểu 03, gồm hệ cừ, văng chống; kết cấu bê tông cốt thép phần ngầm đến cao độ ±0.00; bể nước sinh hoạt, bể nước PCCC, bể xử lý nước thải; móng cẩu tháp và chống thấm phần ngầm. Công tác đất, công tác chống mối, cọc khoan nhồi móng cẩu tháp và công tác hoàn thiện ướt không thuộc phạm vi Hợp đồng.</w:t>
        </w:r>
      </w:ins>
      <w:commentRangeEnd w:id="104"/>
      <w:r w:rsidR="004A63AF" w:rsidRPr="00DF0BA4">
        <w:rPr>
          <w:rStyle w:val="CommentReference"/>
          <w:rFonts w:ascii="Times New Roman" w:hAnsi="Times New Roman"/>
          <w:b/>
          <w:sz w:val="26"/>
          <w:szCs w:val="26"/>
          <w:lang w:val="nl-NL"/>
        </w:rPr>
        <w:commentReference w:id="104"/>
      </w:r>
      <w:commentRangeEnd w:id="910"/>
      <w:r>
        <w:rPr>
          <w:rStyle w:val="CommentReference"/>
        </w:rPr>
        <w:commentReference w:id="910"/>
      </w:r>
    </w:p>
    <w:p w14:paraId="44B8E1AB" w14:textId="122A33D5" w:rsidR="00B0112F" w:rsidRPr="00DF0BA4" w:rsidRDefault="00981654">
      <w:pPr>
        <w:spacing w:after="120" w:line="276" w:lineRule="auto"/>
        <w:jc w:val="both"/>
        <w:rPr>
          <w:rFonts w:ascii="Times New Roman" w:hAnsi="Times New Roman"/>
          <w:bCs/>
          <w:sz w:val="26"/>
          <w:szCs w:val="26"/>
          <w:lang w:val="nl-NL"/>
        </w:rPr>
        <w:pPrChange w:id="106" w:author="Ban Kinh tế &amp; Quản lý Hợp đồng" w:date="2026-10-14T15:55:00Z">
          <w:pPr>
            <w:spacing w:after="120" w:line="276" w:lineRule="auto"/>
          </w:pPr>
        </w:pPrChange>
      </w:pPr>
      <w:r w:rsidRPr="00DF0BA4">
        <w:rPr>
          <w:rFonts w:ascii="Times New Roman" w:hAnsi="Times New Roman"/>
          <w:b/>
          <w:sz w:val="26"/>
          <w:szCs w:val="26"/>
          <w:lang w:val="nl-NL"/>
        </w:rPr>
        <w:lastRenderedPageBreak/>
        <w:t xml:space="preserve">1.21. Nhà thầu khác: </w:t>
      </w:r>
      <w:r w:rsidRPr="00DF0BA4">
        <w:rPr>
          <w:rFonts w:ascii="Times New Roman" w:hAnsi="Times New Roman"/>
          <w:bCs/>
          <w:sz w:val="26"/>
          <w:szCs w:val="26"/>
          <w:lang w:val="nl-NL"/>
        </w:rPr>
        <w:t>là nhà thầu do Chủ đầu tư hoặc Bên A lựa chọn để thực hiện các công việc ngoài phạm vi Hợp đồng trên Công trường, bao gồm Nhà thầu thi công công tác đất, công tác chống mối, công tác hoàn thiện ướt.</w:t>
      </w:r>
    </w:p>
    <w:p w14:paraId="3DF22405" w14:textId="13076411" w:rsidR="00096978" w:rsidRPr="00DF0BA4" w:rsidRDefault="00382A1C">
      <w:pPr>
        <w:spacing w:after="120" w:line="276" w:lineRule="auto"/>
        <w:jc w:val="both"/>
        <w:rPr>
          <w:rFonts w:ascii="Times New Roman" w:hAnsi="Times New Roman"/>
          <w:b/>
          <w:sz w:val="26"/>
          <w:szCs w:val="26"/>
          <w:lang w:val="nl-NL"/>
        </w:rPr>
        <w:pPrChange w:id="107"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rPr>
        <w:t>1.22. H</w:t>
      </w:r>
      <w:r w:rsidRPr="00DF0BA4">
        <w:rPr>
          <w:rStyle w:val="StyleHeading3BoldCharCharCharCharCharCharCharCharCharCharCharCharCharCharChar"/>
          <w:rFonts w:ascii="Times New Roman" w:hAnsi="Times New Roman"/>
          <w:sz w:val="26"/>
          <w:szCs w:val="26"/>
          <w:lang w:val="nl-NL"/>
        </w:rPr>
        <w:t>ồ sơ hoàn công hay hồ sơ hoàn thành công trình</w:t>
      </w:r>
      <w:r w:rsidRPr="00DF0BA4">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hợp đồng thầu chính, Chủ đầu tư và cơ quan có thẩm quyền.</w:t>
      </w:r>
    </w:p>
    <w:p w14:paraId="0D5CAD70" w14:textId="37E71A18" w:rsidR="00096978" w:rsidRPr="00DF0BA4" w:rsidRDefault="00382A1C">
      <w:pPr>
        <w:spacing w:after="120" w:line="276" w:lineRule="auto"/>
        <w:jc w:val="both"/>
        <w:rPr>
          <w:rFonts w:ascii="Times New Roman" w:hAnsi="Times New Roman"/>
          <w:b/>
          <w:sz w:val="26"/>
          <w:szCs w:val="26"/>
          <w:lang w:val="nl-NL"/>
        </w:rPr>
        <w:pPrChange w:id="108" w:author="Ban Kinh tế &amp; Quản lý Hợp đồng" w:date="2026-10-14T15:55:00Z">
          <w:pPr>
            <w:spacing w:after="120" w:line="276" w:lineRule="auto"/>
          </w:pPr>
        </w:pPrChange>
      </w:pPr>
      <w:bookmarkStart w:id="109" w:name="_Toc179249776"/>
      <w:bookmarkStart w:id="110" w:name="_Toc180807085"/>
      <w:bookmarkStart w:id="111" w:name="_Toc181075463"/>
      <w:bookmarkStart w:id="112" w:name="_Toc273427121"/>
      <w:bookmarkEnd w:id="101"/>
      <w:r w:rsidRPr="00DF0BA4">
        <w:rPr>
          <w:rStyle w:val="StyleHeading3BoldCharCharCharCharCharCharCharCharCharCharCharCharCharCharChar"/>
          <w:rFonts w:ascii="Times New Roman" w:hAnsi="Times New Roman"/>
          <w:sz w:val="26"/>
          <w:szCs w:val="26"/>
          <w:lang w:val="nl-NL"/>
        </w:rPr>
        <w:t>1.23. Rủi ro và bất khả kháng</w:t>
      </w:r>
      <w:bookmarkEnd w:id="109"/>
      <w:bookmarkEnd w:id="110"/>
      <w:bookmarkEnd w:id="111"/>
      <w:bookmarkEnd w:id="112"/>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được định nghĩa tại Điều 16 [Rủi ro và bất khả kháng]</w:t>
      </w:r>
    </w:p>
    <w:p w14:paraId="37764F18" w14:textId="49F7D042" w:rsidR="00096978" w:rsidRPr="00DF0BA4" w:rsidRDefault="00382A1C">
      <w:pPr>
        <w:spacing w:after="120" w:line="276" w:lineRule="auto"/>
        <w:jc w:val="both"/>
        <w:rPr>
          <w:rFonts w:ascii="Times New Roman" w:hAnsi="Times New Roman"/>
          <w:b/>
          <w:sz w:val="26"/>
          <w:szCs w:val="26"/>
          <w:lang w:val="nl-NL"/>
        </w:rPr>
        <w:pPrChange w:id="113" w:author="Ban Kinh tế &amp; Quản lý Hợp đồng" w:date="2026-10-14T15:55:00Z">
          <w:pPr>
            <w:spacing w:after="120" w:line="276" w:lineRule="auto"/>
          </w:pPr>
        </w:pPrChange>
      </w:pPr>
      <w:bookmarkStart w:id="114" w:name="_Toc179249777"/>
      <w:bookmarkStart w:id="115" w:name="_Toc180807086"/>
      <w:bookmarkStart w:id="116" w:name="_Toc181075464"/>
      <w:bookmarkStart w:id="117" w:name="_Toc273427122"/>
      <w:r w:rsidRPr="00DF0BA4">
        <w:rPr>
          <w:rStyle w:val="StyleHeading3BoldCharCharCharCharCharCharCharCharCharCharCharCharCharCharChar"/>
          <w:rFonts w:ascii="Times New Roman" w:hAnsi="Times New Roman"/>
          <w:sz w:val="26"/>
          <w:szCs w:val="26"/>
          <w:lang w:val="nl-NL"/>
        </w:rPr>
        <w:t>1.24. Luật</w:t>
      </w:r>
      <w:bookmarkEnd w:id="114"/>
      <w:bookmarkEnd w:id="115"/>
      <w:bookmarkEnd w:id="116"/>
      <w:bookmarkEnd w:id="117"/>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là toàn bộ hệ thống luật pháp của nước Cộng hoà Xã hội Chủ nghĩa Việt Nam.</w:t>
      </w:r>
    </w:p>
    <w:p w14:paraId="50C52868" w14:textId="583D5F33" w:rsidR="00096978" w:rsidRPr="00DF0BA4" w:rsidRDefault="00382A1C">
      <w:pPr>
        <w:spacing w:after="120" w:line="276" w:lineRule="auto"/>
        <w:jc w:val="both"/>
        <w:rPr>
          <w:rFonts w:ascii="Times New Roman" w:hAnsi="Times New Roman"/>
          <w:b/>
          <w:sz w:val="26"/>
          <w:szCs w:val="26"/>
          <w:lang w:val="nl-NL"/>
        </w:rPr>
        <w:pPrChange w:id="118" w:author="Ban Kinh tế &amp; Quản lý Hợp đồng" w:date="2026-10-14T15:55:00Z">
          <w:pPr>
            <w:spacing w:after="120" w:line="276" w:lineRule="auto"/>
          </w:pPr>
        </w:pPrChange>
      </w:pPr>
      <w:bookmarkStart w:id="119" w:name="_Toc179249779"/>
      <w:bookmarkStart w:id="120" w:name="_Toc180807087"/>
      <w:bookmarkStart w:id="121" w:name="_Toc181075465"/>
      <w:bookmarkStart w:id="122" w:name="_Toc273427123"/>
      <w:r>
        <w:rPr>
          <w:rStyle w:val="StyleHeading3BoldCharCharCharCharCharCharCharCharCharCharCharCharCharCharChar"/>
          <w:rFonts w:ascii="Times New Roman" w:hAnsi="Times New Roman"/>
          <w:sz w:val="26"/>
          <w:szCs w:val="26"/>
          <w:lang w:val="nl-NL"/>
        </w:rPr>
        <w:t xml:space="preserve">1.25. Công trường</w:t>
      </w:r>
      <w:bookmarkEnd w:id="119"/>
      <w:bookmarkEnd w:id="120"/>
      <w:bookmarkEnd w:id="121"/>
      <w:bookmarkEnd w:id="122"/>
      <w:r>
        <w:rPr>
          <w:rStyle w:val="StyleHeading3BoldCharCharCharCharCharCharCharCharCharCharCharCharCharCharChar"/>
          <w:rFonts w:ascii="Times New Roman" w:hAnsi="Times New Roman"/>
          <w:sz w:val="26"/>
          <w:szCs w:val="26"/>
          <w:lang w:val="nl-NL"/>
        </w:rPr>
        <w:t xml:space="preserve">:</w:t>
      </w:r>
      <w:r>
        <w:rPr>
          <w:rFonts w:ascii="Times New Roman" w:hAnsi="Times New Roman"/>
          <w:sz w:val="26"/>
          <w:szCs w:val="26"/>
          <w:lang w:val="nl-NL"/>
        </w:rPr>
        <w:t xml:space="preserve"> là</w:t>
      </w:r>
      <w:ins w:id="90015" w:author="VNCN E&amp;C - Đề xuất đàm phán" w:date="2026-10-16T13:00:00Z">
        <w:r>
          <w:rPr>
            <w:rFonts w:ascii="Times New Roman" w:hAnsi="Times New Roman"/>
            <w:sz w:val="26"/>
            <w:szCs w:val="26"/>
            <w:lang w:val="nl-NL"/>
          </w:rPr>
          <w:t xml:space="preserve"> khu vực thi công</w:t>
        </w:r>
      </w:ins>
      <w:r>
        <w:rPr>
          <w:rFonts w:ascii="Times New Roman" w:hAnsi="Times New Roman"/>
          <w:sz w:val="26"/>
          <w:szCs w:val="26"/>
          <w:lang w:val="nl-NL"/>
        </w:rPr>
        <w:t xml:space="preserve"> </w:t>
      </w:r>
      <w:ins w:id="90016" w:author="Ban Kinh tế &amp; Quản lý Hợp đồng" w:date="2026-10-14T16:49:00Z">
        <w:r>
          <w:rPr>
            <w:rFonts w:ascii="Times New Roman" w:hAnsi="Times New Roman"/>
            <w:sz w:val="26"/>
            <w:szCs w:val="26"/>
            <w:lang w:val="nl-NL"/>
          </w:rPr>
          <w:t xml:space="preserve">khối nhà ở xã hội CT1.2 và CT2 (CT2.1, CT2.2 và CT2.3)</w:t>
        </w:r>
      </w:ins>
      <w:ins w:id="90017" w:author="Ban Kinh tế &amp; Quản lý Hợp đồng" w:date="2026-10-14T16:50:00Z">
        <w:r>
          <w:rPr>
            <w:rFonts w:ascii="Times New Roman" w:hAnsi="Times New Roman"/>
            <w:sz w:val="26"/>
            <w:szCs w:val="26"/>
            <w:lang w:val="nl-NL"/>
          </w:rPr>
          <w:t xml:space="preserve"> </w:t>
        </w:r>
      </w:ins>
      <w:ins w:id="90018" w:author="Ban Kinh tế &amp; Quản lý Hợp đồng" w:date="2026-10-14T16:50:00Z">
        <w:r>
          <w:rPr>
            <w:rFonts w:ascii="Times New Roman" w:hAnsi="Times New Roman"/>
            <w:sz w:val="26"/>
            <w:szCs w:val="26"/>
            <w:lang w:val="nl-NL"/>
          </w:rPr>
          <w:t xml:space="preserve">Dự án NOXH Yên Sở</w:t>
        </w:r>
      </w:ins>
      <w:ins w:id="90019" w:author="Ban Kinh tế &amp; Quản lý Hợp đồng" w:date="2026-10-14T16:50:00Z">
        <w:r>
          <w:rPr>
            <w:rFonts w:ascii="Times New Roman" w:hAnsi="Times New Roman"/>
            <w:sz w:val="26"/>
            <w:szCs w:val="26"/>
            <w:lang w:val="nl-NL"/>
          </w:rPr>
          <w:t xml:space="preserve"> </w:t>
        </w:r>
      </w:ins>
      <w:del w:id="125" w:author="Ban Kinh tế &amp; Quản lý Hợp đồng" w:date="2026-10-14T16:49:00Z">
        <w:r w:rsidRPr="00DF0BA4" w:rsidDel="003B41A8">
          <w:rPr>
            <w:rFonts w:ascii="Times New Roman" w:hAnsi="Times New Roman"/>
            <w:sz w:val="26"/>
            <w:szCs w:val="26"/>
            <w:lang w:val="nl-NL"/>
          </w:rPr>
          <w:delText>địa điểm Chủ đầu tư giao cho Bên A để thi công công trình cũng như bất kỳ địa điểm nào khác được quy định trong hợp đồng</w:delText>
        </w:r>
      </w:del>
      <w:ins w:id="90020" w:author="VNCN E&amp;C - Đề xuất đàm phán" w:date="2026-10-16T13:00:00Z">
        <w:r>
          <w:rPr>
            <w:rFonts w:ascii="Times New Roman" w:hAnsi="Times New Roman"/>
            <w:sz w:val="26"/>
            <w:szCs w:val="26"/>
            <w:lang w:val="nl-NL"/>
          </w:rPr>
          <w:t xml:space="preserve">và các khu vực phụ trợ (đường công vụ, bãi gia công, tập kết vật tư, lán trại, vị trí cẩu tháp, cầu rửa xe) do Bên A bố trí cho Bên B</w:t>
        </w:r>
      </w:ins>
      <w:r>
        <w:rPr>
          <w:rFonts w:ascii="Times New Roman" w:hAnsi="Times New Roman"/>
          <w:sz w:val="26"/>
          <w:szCs w:val="26"/>
          <w:lang w:val="nl-NL"/>
        </w:rPr>
        <w:t xml:space="preserve">.</w:t>
      </w:r>
    </w:p>
    <w:p w14:paraId="36ABEBB5" w14:textId="42FD5CF5" w:rsidR="00096978" w:rsidRPr="00DF0BA4" w:rsidRDefault="00382A1C">
      <w:pPr>
        <w:spacing w:after="120" w:line="276" w:lineRule="auto"/>
        <w:jc w:val="both"/>
        <w:rPr>
          <w:rFonts w:ascii="Times New Roman" w:hAnsi="Times New Roman"/>
          <w:b/>
          <w:sz w:val="26"/>
          <w:szCs w:val="26"/>
          <w:lang w:val="nl-NL"/>
        </w:rPr>
        <w:pPrChange w:id="126" w:author="Ban Kinh tế &amp; Quản lý Hợp đồng" w:date="2026-10-14T15:55:00Z">
          <w:pPr>
            <w:spacing w:after="120" w:line="276" w:lineRule="auto"/>
          </w:pPr>
        </w:pPrChange>
      </w:pPr>
      <w:r w:rsidRPr="00DF0BA4">
        <w:rPr>
          <w:rFonts w:ascii="Times New Roman" w:hAnsi="Times New Roman"/>
          <w:b/>
          <w:bCs/>
          <w:sz w:val="26"/>
          <w:szCs w:val="26"/>
          <w:lang w:val="nl-NL"/>
        </w:rPr>
        <w:t>1.26.</w:t>
      </w:r>
      <w:r w:rsidRPr="00DF0BA4">
        <w:rPr>
          <w:rFonts w:ascii="Times New Roman" w:hAnsi="Times New Roman"/>
          <w:sz w:val="26"/>
          <w:szCs w:val="26"/>
          <w:lang w:val="nl-NL"/>
        </w:rPr>
        <w:t xml:space="preserve"> Các từ ngữ khác chưa được định nghĩa ở Điều này sẽ được hiểu theo định nghĩa trong Hợp đồng thầu chính, quy định của Luật Xây dựng và các văn bản hướng dẫn.</w:t>
      </w:r>
    </w:p>
    <w:p w14:paraId="7C7E54FE" w14:textId="77777777" w:rsidR="00096978" w:rsidRPr="00DF0BA4" w:rsidRDefault="00096978" w:rsidP="00A64E91">
      <w:pPr>
        <w:pStyle w:val="Heading2"/>
        <w:spacing w:after="120" w:line="276" w:lineRule="auto"/>
        <w:jc w:val="left"/>
        <w:rPr>
          <w:rFonts w:ascii="Times New Roman" w:hAnsi="Times New Roman"/>
          <w:sz w:val="26"/>
          <w:szCs w:val="26"/>
        </w:rPr>
      </w:pPr>
      <w:bookmarkStart w:id="127" w:name="_Toc283736557"/>
      <w:bookmarkStart w:id="128" w:name="_Toc283736676"/>
      <w:bookmarkStart w:id="129" w:name="_Toc283735878"/>
      <w:bookmarkStart w:id="130" w:name="_Toc273003011"/>
      <w:bookmarkStart w:id="131" w:name="_Toc273427131"/>
      <w:bookmarkStart w:id="132" w:name="_Toc283298428"/>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96"/>
      <w:r w:rsidRPr="00DF0BA4">
        <w:rPr>
          <w:rFonts w:ascii="Times New Roman" w:hAnsi="Times New Roman"/>
          <w:sz w:val="26"/>
          <w:szCs w:val="26"/>
        </w:rPr>
        <w:t>Điều 2. HỒ SƠ HỢP ĐỒNG VÀ THỨ TỰ ƯU TIÊN</w:t>
      </w:r>
    </w:p>
    <w:p w14:paraId="158F971A" w14:textId="77777777" w:rsidR="00096978" w:rsidRPr="00DF0BA4" w:rsidRDefault="00096978" w:rsidP="00A64E91">
      <w:pPr>
        <w:spacing w:after="120" w:line="276" w:lineRule="auto"/>
        <w:rPr>
          <w:rFonts w:ascii="Times New Roman" w:hAnsi="Times New Roman"/>
          <w:b/>
          <w:bCs/>
          <w:sz w:val="26"/>
          <w:szCs w:val="26"/>
        </w:rPr>
      </w:pPr>
      <w:r w:rsidRPr="00DF0BA4">
        <w:rPr>
          <w:rFonts w:ascii="Times New Roman" w:hAnsi="Times New Roman"/>
          <w:sz w:val="26"/>
          <w:szCs w:val="26"/>
        </w:rPr>
        <w:t>Thành phần Hợp đồng và thứ tự ưu tiên pháp lý như sau:</w:t>
      </w:r>
    </w:p>
    <w:p w14:paraId="40A4799E" w14:textId="3A852A54" w:rsidR="00096978" w:rsidRPr="00DF0BA4" w:rsidRDefault="00382A1C" w:rsidP="00A64E91">
      <w:pPr>
        <w:spacing w:after="120" w:line="276" w:lineRule="auto"/>
        <w:rPr>
          <w:rFonts w:ascii="Times New Roman" w:hAnsi="Times New Roman"/>
          <w:b/>
          <w:bCs/>
          <w:sz w:val="26"/>
          <w:szCs w:val="26"/>
        </w:rPr>
      </w:pPr>
      <w:r w:rsidRPr="00DF0BA4">
        <w:rPr>
          <w:rFonts w:ascii="Times New Roman" w:hAnsi="Times New Roman"/>
          <w:sz w:val="26"/>
          <w:szCs w:val="26"/>
        </w:rPr>
        <w:t>a) Hợp đồng</w:t>
      </w:r>
      <w:ins w:id="133" w:author="Ban Kinh tế &amp; Quản lý Hợp đồng" w:date="2026-10-14T16:55:00Z">
        <w:r w:rsidR="007F1393">
          <w:rPr>
            <w:rFonts w:ascii="Times New Roman" w:hAnsi="Times New Roman"/>
            <w:sz w:val="26"/>
            <w:szCs w:val="26"/>
          </w:rPr>
          <w:t xml:space="preserve"> </w:t>
        </w:r>
        <w:r w:rsidR="007F1393" w:rsidRPr="007F1393">
          <w:rPr>
            <w:rFonts w:ascii="Times New Roman" w:hAnsi="Times New Roman"/>
            <w:sz w:val="26"/>
            <w:szCs w:val="26"/>
          </w:rPr>
          <w:t xml:space="preserve">và các Phụ lục </w:t>
        </w:r>
        <w:r w:rsidR="007F1393" w:rsidRPr="007F1393">
          <w:rPr>
            <w:rFonts w:ascii="Times New Roman" w:hAnsi="Times New Roman" w:hint="eastAsia"/>
            <w:sz w:val="26"/>
            <w:szCs w:val="26"/>
          </w:rPr>
          <w:t>đí</w:t>
        </w:r>
        <w:r w:rsidR="007F1393" w:rsidRPr="007F1393">
          <w:rPr>
            <w:rFonts w:ascii="Times New Roman" w:hAnsi="Times New Roman"/>
            <w:sz w:val="26"/>
            <w:szCs w:val="26"/>
          </w:rPr>
          <w:t xml:space="preserve">nh kèm Hợp </w:t>
        </w:r>
        <w:r w:rsidR="007F1393" w:rsidRPr="007F1393">
          <w:rPr>
            <w:rFonts w:ascii="Times New Roman" w:hAnsi="Times New Roman" w:hint="eastAsia"/>
            <w:sz w:val="26"/>
            <w:szCs w:val="26"/>
          </w:rPr>
          <w:t>đ</w:t>
        </w:r>
        <w:r w:rsidR="007F1393" w:rsidRPr="007F1393">
          <w:rPr>
            <w:rFonts w:ascii="Times New Roman" w:hAnsi="Times New Roman"/>
            <w:sz w:val="26"/>
            <w:szCs w:val="26"/>
          </w:rPr>
          <w:t xml:space="preserve">ồng, các phụ lục bổ sung, sửa </w:t>
        </w:r>
        <w:r w:rsidR="007F1393" w:rsidRPr="007F1393">
          <w:rPr>
            <w:rFonts w:ascii="Times New Roman" w:hAnsi="Times New Roman" w:hint="eastAsia"/>
            <w:sz w:val="26"/>
            <w:szCs w:val="26"/>
          </w:rPr>
          <w:t>đ</w:t>
        </w:r>
        <w:r w:rsidR="007F1393" w:rsidRPr="007F1393">
          <w:rPr>
            <w:rFonts w:ascii="Times New Roman" w:hAnsi="Times New Roman"/>
            <w:sz w:val="26"/>
            <w:szCs w:val="26"/>
          </w:rPr>
          <w:t xml:space="preserve">ổi các </w:t>
        </w:r>
        <w:r w:rsidR="007F1393" w:rsidRPr="007F1393">
          <w:rPr>
            <w:rFonts w:ascii="Times New Roman" w:hAnsi="Times New Roman" w:hint="eastAsia"/>
            <w:sz w:val="26"/>
            <w:szCs w:val="26"/>
          </w:rPr>
          <w:t>đ</w:t>
        </w:r>
        <w:r w:rsidR="007F1393" w:rsidRPr="007F1393">
          <w:rPr>
            <w:rFonts w:ascii="Times New Roman" w:hAnsi="Times New Roman"/>
            <w:sz w:val="26"/>
            <w:szCs w:val="26"/>
          </w:rPr>
          <w:t>iều khoản trong v</w:t>
        </w:r>
        <w:r w:rsidR="007F1393" w:rsidRPr="007F1393">
          <w:rPr>
            <w:rFonts w:ascii="Times New Roman" w:hAnsi="Times New Roman" w:hint="eastAsia"/>
            <w:sz w:val="26"/>
            <w:szCs w:val="26"/>
          </w:rPr>
          <w:t>ă</w:t>
        </w:r>
        <w:r w:rsidR="007F1393" w:rsidRPr="007F1393">
          <w:rPr>
            <w:rFonts w:ascii="Times New Roman" w:hAnsi="Times New Roman"/>
            <w:sz w:val="26"/>
            <w:szCs w:val="26"/>
          </w:rPr>
          <w:t xml:space="preserve">n bản Hợp </w:t>
        </w:r>
        <w:r w:rsidR="007F1393" w:rsidRPr="007F1393">
          <w:rPr>
            <w:rFonts w:ascii="Times New Roman" w:hAnsi="Times New Roman" w:hint="eastAsia"/>
            <w:sz w:val="26"/>
            <w:szCs w:val="26"/>
          </w:rPr>
          <w:t>đ</w:t>
        </w:r>
        <w:r w:rsidR="007F1393" w:rsidRPr="007F1393">
          <w:rPr>
            <w:rFonts w:ascii="Times New Roman" w:hAnsi="Times New Roman"/>
            <w:sz w:val="26"/>
            <w:szCs w:val="26"/>
          </w:rPr>
          <w:t>ồng này (nếu có)</w:t>
        </w:r>
      </w:ins>
      <w:r w:rsidRPr="00DF0BA4">
        <w:rPr>
          <w:rFonts w:ascii="Times New Roman" w:hAnsi="Times New Roman"/>
          <w:sz w:val="26"/>
          <w:szCs w:val="26"/>
        </w:rPr>
        <w:t>;</w:t>
      </w:r>
    </w:p>
    <w:p w14:paraId="00DA6C95" w14:textId="60FFE392" w:rsidR="00096978" w:rsidRPr="00DF0BA4" w:rsidRDefault="00382A1C" w:rsidP="00A64E91">
      <w:pPr>
        <w:spacing w:after="120" w:line="276" w:lineRule="auto"/>
        <w:rPr>
          <w:rFonts w:ascii="Times New Roman" w:hAnsi="Times New Roman"/>
          <w:b/>
          <w:bCs/>
          <w:sz w:val="26"/>
          <w:szCs w:val="26"/>
        </w:rPr>
      </w:pPr>
      <w:r>
        <w:rPr>
          <w:rFonts w:ascii="Times New Roman" w:hAnsi="Times New Roman"/>
          <w:sz w:val="26"/>
          <w:szCs w:val="26"/>
        </w:rPr>
        <w:t xml:space="preserve">b)</w:t>
      </w:r>
      <w:ins w:id="90021" w:author="VNCN E&amp;C - Đề xuất đàm phán" w:date="2026-10-16T13:00:00Z">
        <w:r>
          <w:rPr>
            <w:rFonts w:ascii="Times New Roman" w:hAnsi="Times New Roman"/>
            <w:sz w:val="26"/>
            <w:szCs w:val="26"/>
          </w:rPr>
          <w:t xml:space="preserve"> Các Biểu kèm theo Hợp đồng;</w:t>
        </w:r>
      </w:ins>
      <w:r>
        <w:rPr>
          <w:rFonts w:ascii="Times New Roman" w:hAnsi="Times New Roman"/>
          <w:sz w:val="26"/>
          <w:szCs w:val="26"/>
        </w:rPr>
        <w:t xml:space="preserve"> </w:t>
      </w:r>
      <w:ins w:id="90022" w:author="Ban Kinh tế &amp; Quản lý Hợp đồng" w:date="2026-10-14T16:55:00Z">
        <w:r>
          <w:rPr>
            <w:rFonts w:ascii="Times New Roman" w:hAnsi="Times New Roman"/>
            <w:sz w:val="26"/>
            <w:szCs w:val="26"/>
          </w:rPr>
          <w:t xml:space="preserve">Thông báo trúng thầu</w:t>
        </w:r>
      </w:ins>
      <w:del w:id="135" w:author="Ban Kinh tế &amp; Quản lý Hợp đồng" w:date="2026-10-14T16:55:00Z">
        <w:r w:rsidRPr="00DF0BA4" w:rsidDel="006B656B">
          <w:rPr>
            <w:rFonts w:ascii="Times New Roman" w:hAnsi="Times New Roman"/>
            <w:sz w:val="26"/>
            <w:szCs w:val="26"/>
          </w:rPr>
          <w:delText>Các Biểu chi tiết kèm theo Hợp đồng</w:delText>
        </w:r>
      </w:del>
      <w:ins w:id="90023" w:author="VNCN E&amp;C - Đề xuất đàm phán" w:date="2026-10-16T13:00:00Z">
        <w:r>
          <w:rPr>
            <w:rFonts w:ascii="Times New Roman" w:hAnsi="Times New Roman"/>
            <w:sz w:val="26"/>
            <w:szCs w:val="26"/>
          </w:rPr>
          <w:t xml:space="preserve"> (nếu có);</w:t>
        </w:r>
      </w:ins>
      <w:del w:id="90024" w:author="VNCN E&amp;C - Đề xuất đàm phán" w:date="2026-10-16T13:00:00Z">
        <w:r>
          <w:rPr>
            <w:rFonts w:ascii="Times New Roman" w:hAnsi="Times New Roman"/>
            <w:sz w:val="26"/>
            <w:szCs w:val="26"/>
          </w:rPr>
          <w:delText xml:space="preserve">; </w:delText>
        </w:r>
      </w:del>
    </w:p>
    <w:p w14:paraId="56843CDC" w14:textId="7020D54D" w:rsidR="00096978" w:rsidRPr="00DF0BA4" w:rsidRDefault="00382A1C" w:rsidP="00A64E91">
      <w:pPr>
        <w:spacing w:after="120" w:line="276" w:lineRule="auto"/>
        <w:rPr>
          <w:rFonts w:ascii="Times New Roman" w:hAnsi="Times New Roman"/>
          <w:b/>
          <w:bCs/>
          <w:sz w:val="26"/>
          <w:szCs w:val="26"/>
        </w:rPr>
      </w:pPr>
      <w:r>
        <w:rPr>
          <w:rFonts w:ascii="Times New Roman" w:hAnsi="Times New Roman"/>
          <w:sz w:val="26"/>
          <w:szCs w:val="26"/>
        </w:rPr>
        <w:t xml:space="preserve">c) </w:t>
      </w:r>
      <w:ins w:id="90025" w:author="Ban Kinh tế &amp; Quản lý Hợp đồng" w:date="2026-10-14T16:55:00Z">
        <w:r>
          <w:rPr>
            <w:rFonts w:ascii="Times New Roman" w:hAnsi="Times New Roman"/>
            <w:sz w:val="26"/>
            <w:szCs w:val="26"/>
          </w:rPr>
          <w:t xml:space="preserve">Hồ s</w:t>
        </w:r>
      </w:ins>
      <w:ins w:id="90026" w:author="Ban Kinh tế &amp; Quản lý Hợp đồng" w:date="2026-10-14T16:55:00Z">
        <w:r>
          <w:rPr>
            <w:rFonts w:ascii="Times New Roman" w:hAnsi="Times New Roman" w:hint="eastAsia"/>
            <w:sz w:val="26"/>
            <w:szCs w:val="26"/>
          </w:rPr>
          <w:t xml:space="preserve">ơ</w:t>
        </w:r>
      </w:ins>
      <w:ins w:id="90027" w:author="Ban Kinh tế &amp; Quản lý Hợp đồng" w:date="2026-10-14T16:55:00Z">
        <w:r>
          <w:rPr>
            <w:rFonts w:ascii="Times New Roman" w:hAnsi="Times New Roman"/>
            <w:sz w:val="26"/>
            <w:szCs w:val="26"/>
          </w:rPr>
          <w:t xml:space="preserve"> </w:t>
        </w:r>
      </w:ins>
      <w:ins w:id="90028" w:author="VNCN E&amp;C - Đề xuất đàm phán" w:date="2026-10-16T13:00:00Z">
        <w:r>
          <w:rPr>
            <w:rFonts w:ascii="Times New Roman" w:hAnsi="Times New Roman"/>
            <w:sz w:val="26"/>
            <w:szCs w:val="26"/>
          </w:rPr>
          <w:t xml:space="preserve">thiết kế được phê duyệt (bao gồm bản vẽ thi công phát hành trong quá trình thực hiện Hợp đồng)</w:t>
        </w:r>
      </w:ins>
      <w:ins w:id="90030" w:author="Ban Kinh tế &amp; Quản lý Hợp đồng" w:date="2026-10-14T16:55:00Z">
        <w:del w:id="90029" w:author="VNCN E&amp;C - Đề xuất đàm phán" w:date="2026-10-16T13:00:00Z">
          <w:r>
            <w:rPr>
              <w:rFonts w:ascii="Times New Roman" w:hAnsi="Times New Roman"/>
              <w:sz w:val="26"/>
              <w:szCs w:val="26"/>
            </w:rPr>
            <w:delText xml:space="preserve">mời thầu của Bên A</w:delText>
          </w:r>
        </w:del>
      </w:ins>
      <w:ins w:id="90031" w:author="Ban Kinh tế &amp; Quản lý Hợp đồng" w:date="2026-10-14T16:55:00Z">
        <w:r>
          <w:rPr>
            <w:rFonts w:ascii="Times New Roman" w:hAnsi="Times New Roman"/>
            <w:sz w:val="26"/>
            <w:szCs w:val="26"/>
          </w:rPr>
          <w:t xml:space="preserve"> và </w:t>
        </w:r>
      </w:ins>
      <w:ins w:id="90032" w:author="VNCN E&amp;C - Đề xuất đàm phán" w:date="2026-10-16T13:00:00Z">
        <w:r>
          <w:rPr>
            <w:rFonts w:ascii="Times New Roman" w:hAnsi="Times New Roman"/>
            <w:sz w:val="26"/>
            <w:szCs w:val="26"/>
          </w:rPr>
          <w:t xml:space="preserve">Chỉ dẫn kỹ thuật</w:t>
        </w:r>
      </w:ins>
      <w:ins w:id="90034" w:author="Ban Kinh tế &amp; Quản lý Hợp đồng" w:date="2026-10-14T16:55:00Z">
        <w:del w:id="90033" w:author="VNCN E&amp;C - Đề xuất đàm phán" w:date="2026-10-16T13:00:00Z">
          <w:r>
            <w:rPr>
              <w:rFonts w:ascii="Times New Roman" w:hAnsi="Times New Roman"/>
              <w:sz w:val="26"/>
              <w:szCs w:val="26"/>
            </w:rPr>
            <w:delText xml:space="preserve">các câu hỏi làm rõ gói thầu</w:delText>
          </w:r>
        </w:del>
      </w:ins>
      <w:del w:id="137" w:author="Ban Kinh tế &amp; Quản lý Hợp đồng" w:date="2026-10-14T16:55:00Z">
        <w:r w:rsidRPr="00DF0BA4" w:rsidDel="00997CAA">
          <w:rPr>
            <w:rFonts w:ascii="Times New Roman" w:hAnsi="Times New Roman"/>
            <w:sz w:val="26"/>
            <w:szCs w:val="26"/>
          </w:rPr>
          <w:delText>Phần Hồ sơ thiết kế có liên quan</w:delText>
        </w:r>
      </w:del>
      <w:r>
        <w:rPr>
          <w:rFonts w:ascii="Times New Roman" w:hAnsi="Times New Roman"/>
          <w:sz w:val="26"/>
          <w:szCs w:val="26"/>
        </w:rPr>
        <w:t xml:space="preserve">;</w:t>
      </w:r>
    </w:p>
    <w:p w14:paraId="2A1FAE9F" w14:textId="47FC3493" w:rsidR="00096978" w:rsidRPr="00DF0BA4" w:rsidRDefault="00382A1C" w:rsidP="00A64E91">
      <w:pPr>
        <w:spacing w:after="120" w:line="276" w:lineRule="auto"/>
        <w:rPr>
          <w:rFonts w:ascii="Times New Roman" w:hAnsi="Times New Roman"/>
          <w:b/>
          <w:bCs/>
          <w:sz w:val="26"/>
          <w:szCs w:val="26"/>
        </w:rPr>
      </w:pPr>
      <w:r>
        <w:rPr>
          <w:rFonts w:ascii="Times New Roman" w:hAnsi="Times New Roman"/>
          <w:sz w:val="26"/>
          <w:szCs w:val="26"/>
        </w:rPr>
        <w:t xml:space="preserve">d) </w:t>
      </w:r>
      <w:ins w:id="90035" w:author="Ban Kinh tế &amp; Quản lý Hợp đồng" w:date="2026-10-14T16:55:00Z">
        <w:r>
          <w:rPr>
            <w:rFonts w:ascii="Times New Roman" w:hAnsi="Times New Roman"/>
            <w:sz w:val="26"/>
            <w:szCs w:val="26"/>
          </w:rPr>
          <w:t xml:space="preserve">Hồ s</w:t>
        </w:r>
      </w:ins>
      <w:ins w:id="90036" w:author="Ban Kinh tế &amp; Quản lý Hợp đồng" w:date="2026-10-14T16:55:00Z">
        <w:r>
          <w:rPr>
            <w:rFonts w:ascii="Times New Roman" w:hAnsi="Times New Roman" w:hint="eastAsia"/>
            <w:sz w:val="26"/>
            <w:szCs w:val="26"/>
          </w:rPr>
          <w:t xml:space="preserve">ơ</w:t>
        </w:r>
      </w:ins>
      <w:ins w:id="90037" w:author="Ban Kinh tế &amp; Quản lý Hợp đồng" w:date="2026-10-14T16:55:00Z">
        <w:r>
          <w:rPr>
            <w:rFonts w:ascii="Times New Roman" w:hAnsi="Times New Roman"/>
            <w:sz w:val="26"/>
            <w:szCs w:val="26"/>
          </w:rPr>
          <w:t xml:space="preserve"> </w:t>
        </w:r>
      </w:ins>
      <w:ins w:id="90038" w:author="VNCN E&amp;C - Đề xuất đàm phán" w:date="2026-10-16T13:00:00Z">
        <w:r>
          <w:rPr>
            <w:rFonts w:ascii="Times New Roman" w:hAnsi="Times New Roman"/>
            <w:sz w:val="26"/>
            <w:szCs w:val="26"/>
          </w:rPr>
          <w:t xml:space="preserve">mời</w:t>
        </w:r>
      </w:ins>
      <w:ins w:id="90040" w:author="Ban Kinh tế &amp; Quản lý Hợp đồng" w:date="2026-10-14T16:55:00Z">
        <w:del w:id="90039" w:author="VNCN E&amp;C - Đề xuất đàm phán" w:date="2026-10-16T13:00:00Z">
          <w:r>
            <w:rPr>
              <w:rFonts w:ascii="Times New Roman" w:hAnsi="Times New Roman"/>
              <w:sz w:val="26"/>
              <w:szCs w:val="26"/>
            </w:rPr>
            <w:delText xml:space="preserve">dự</w:delText>
          </w:r>
        </w:del>
      </w:ins>
      <w:ins w:id="90041" w:author="Ban Kinh tế &amp; Quản lý Hợp đồng" w:date="2026-10-14T16:55:00Z">
        <w:r>
          <w:rPr>
            <w:rFonts w:ascii="Times New Roman" w:hAnsi="Times New Roman"/>
            <w:sz w:val="26"/>
            <w:szCs w:val="26"/>
          </w:rPr>
          <w:t xml:space="preserve"> thầu của Bên </w:t>
        </w:r>
      </w:ins>
      <w:ins w:id="90042" w:author="VNCN E&amp;C - Đề xuất đàm phán" w:date="2026-10-16T13:00:00Z">
        <w:r>
          <w:rPr>
            <w:rFonts w:ascii="Times New Roman" w:hAnsi="Times New Roman"/>
            <w:sz w:val="26"/>
            <w:szCs w:val="26"/>
          </w:rPr>
          <w:t xml:space="preserve">A và các văn bản làm rõ gói thầu</w:t>
        </w:r>
      </w:ins>
      <w:ins w:id="90044" w:author="Ban Kinh tế &amp; Quản lý Hợp đồng" w:date="2026-10-14T16:55:00Z">
        <w:del w:id="90043" w:author="VNCN E&amp;C - Đề xuất đàm phán" w:date="2026-10-16T13:00:00Z">
          <w:r>
            <w:rPr>
              <w:rFonts w:ascii="Times New Roman" w:hAnsi="Times New Roman"/>
              <w:sz w:val="26"/>
              <w:szCs w:val="26"/>
            </w:rPr>
            <w:delText xml:space="preserve">B</w:delText>
          </w:r>
        </w:del>
      </w:ins>
      <w:del w:id="139" w:author="Ban Kinh tế &amp; Quản lý Hợp đồng" w:date="2026-10-14T16:55:00Z">
        <w:r w:rsidRPr="00DF0BA4" w:rsidDel="00D73EB2">
          <w:rPr>
            <w:rFonts w:ascii="Times New Roman" w:hAnsi="Times New Roman"/>
            <w:sz w:val="26"/>
            <w:szCs w:val="26"/>
          </w:rPr>
          <w:delText>Phần Chỉ dẫn kỹ thuật có liên quan</w:delText>
        </w:r>
      </w:del>
      <w:r>
        <w:rPr>
          <w:rFonts w:ascii="Times New Roman" w:hAnsi="Times New Roman"/>
          <w:sz w:val="26"/>
          <w:szCs w:val="26"/>
        </w:rPr>
        <w:t xml:space="preserve">;</w:t>
      </w:r>
    </w:p>
    <w:p w14:paraId="1C7AE1E1" w14:textId="4ED15870" w:rsidR="00096978" w:rsidRPr="00DF0BA4" w:rsidRDefault="00382A1C" w:rsidP="00A64E91">
      <w:pPr>
        <w:spacing w:after="120" w:line="276" w:lineRule="auto"/>
        <w:rPr>
          <w:rFonts w:ascii="Times New Roman" w:hAnsi="Times New Roman"/>
          <w:b/>
          <w:bCs/>
          <w:sz w:val="26"/>
          <w:szCs w:val="26"/>
        </w:rPr>
      </w:pPr>
      <w:commentRangeStart w:id="911"/>
      <w:r>
        <w:rPr>
          <w:rFonts w:ascii="Times New Roman" w:hAnsi="Times New Roman"/>
          <w:sz w:val="26"/>
          <w:szCs w:val="26"/>
        </w:rPr>
        <w:t xml:space="preserve">e) </w:t>
      </w:r>
      <w:ins w:id="90045" w:author="VNCN E&amp;C - Đề xuất đàm phán" w:date="2026-10-16T13:00:00Z">
        <w:r>
          <w:rPr>
            <w:rFonts w:ascii="Times New Roman" w:hAnsi="Times New Roman"/>
            <w:sz w:val="26"/>
            <w:szCs w:val="26"/>
          </w:rPr>
          <w:t xml:space="preserve">Hồ sơ dự thầu của Bên B (</w:t>
        </w:r>
      </w:ins>
      <w:ins w:id="90047" w:author="Ban Kinh tế &amp; Quản lý Hợp đồng" w:date="2026-10-14T16:56:00Z">
        <w:del w:id="90046" w:author="VNCN E&amp;C - Đề xuất đàm phán" w:date="2026-10-16T13:00:00Z">
          <w:r>
            <w:rPr>
              <w:rFonts w:ascii="Times New Roman" w:hAnsi="Times New Roman"/>
              <w:sz w:val="26"/>
              <w:szCs w:val="26"/>
            </w:rPr>
            <w:delText xml:space="preserve">Các </w:delText>
          </w:r>
        </w:del>
      </w:ins>
      <w:ins w:id="90048" w:author="Ban Kinh tế &amp; Quản lý Hợp đồng" w:date="2026-10-14T16:56:00Z">
        <w:r>
          <w:rPr>
            <w:rFonts w:ascii="Times New Roman" w:hAnsi="Times New Roman"/>
            <w:sz w:val="26"/>
            <w:szCs w:val="26"/>
          </w:rPr>
          <w:t xml:space="preserve">chỉ </w:t>
        </w:r>
      </w:ins>
      <w:ins w:id="90049" w:author="VNCN E&amp;C - Đề xuất đàm phán" w:date="2026-10-16T13:00:00Z">
        <w:r>
          <w:rPr>
            <w:rFonts w:ascii="Times New Roman" w:hAnsi="Times New Roman"/>
            <w:sz w:val="26"/>
            <w:szCs w:val="26"/>
          </w:rPr>
          <w:t xml:space="preserve">áp dụng đối với nội dung không trái với</w:t>
        </w:r>
      </w:ins>
      <w:ins w:id="90051" w:author="Ban Kinh tế &amp; Quản lý Hợp đồng" w:date="2026-10-14T16:56:00Z">
        <w:del w:id="90050" w:author="VNCN E&amp;C - Đề xuất đàm phán" w:date="2026-10-16T13:00:00Z">
          <w:r>
            <w:rPr>
              <w:rFonts w:ascii="Times New Roman" w:hAnsi="Times New Roman"/>
              <w:sz w:val="26"/>
              <w:szCs w:val="26"/>
            </w:rPr>
            <w:delText xml:space="preserve">dẫn kỹ thuật, các bản vẽ thiết kế kỹ thuật, bản vẽ thi công và</w:delText>
          </w:r>
        </w:del>
      </w:ins>
      <w:ins w:id="90052" w:author="Ban Kinh tế &amp; Quản lý Hợp đồng" w:date="2026-10-14T16:56:00Z">
        <w:r>
          <w:rPr>
            <w:rFonts w:ascii="Times New Roman" w:hAnsi="Times New Roman"/>
            <w:sz w:val="26"/>
            <w:szCs w:val="26"/>
          </w:rPr>
          <w:t xml:space="preserve"> các tài liệu </w:t>
        </w:r>
      </w:ins>
      <w:ins w:id="90053" w:author="VNCN E&amp;C - Đề xuất đàm phán" w:date="2026-10-16T13:00:00Z">
        <w:r>
          <w:rPr>
            <w:rFonts w:ascii="Times New Roman" w:hAnsi="Times New Roman"/>
            <w:sz w:val="26"/>
            <w:szCs w:val="26"/>
          </w:rPr>
          <w:t xml:space="preserve">nêu tại điểm a đến điểm d)</w:t>
        </w:r>
      </w:ins>
      <w:ins w:id="90055" w:author="Ban Kinh tế &amp; Quản lý Hợp đồng" w:date="2026-10-14T16:56:00Z">
        <w:del w:id="90054" w:author="VNCN E&amp;C - Đề xuất đàm phán" w:date="2026-10-16T13:00:00Z">
          <w:r>
            <w:rPr>
              <w:rFonts w:ascii="Times New Roman" w:hAnsi="Times New Roman"/>
              <w:sz w:val="26"/>
              <w:szCs w:val="26"/>
            </w:rPr>
            <w:delText xml:space="preserve">Bên A cung cấp cho Bên B trong giai </w:delText>
          </w:r>
        </w:del>
      </w:ins>
      <w:ins w:id="90057" w:author="Ban Kinh tế &amp; Quản lý Hợp đồng" w:date="2026-10-14T16:56:00Z">
        <w:del w:id="90056" w:author="VNCN E&amp;C - Đề xuất đàm phán" w:date="2026-10-16T13:00:00Z">
          <w:r>
            <w:rPr>
              <w:rFonts w:ascii="Times New Roman" w:hAnsi="Times New Roman" w:hint="eastAsia"/>
              <w:sz w:val="26"/>
              <w:szCs w:val="26"/>
            </w:rPr>
            <w:delText xml:space="preserve">đ</w:delText>
          </w:r>
        </w:del>
      </w:ins>
      <w:ins w:id="90059" w:author="Ban Kinh tế &amp; Quản lý Hợp đồng" w:date="2026-10-14T16:56:00Z">
        <w:del w:id="90058" w:author="VNCN E&amp;C - Đề xuất đàm phán" w:date="2026-10-16T13:00:00Z">
          <w:r>
            <w:rPr>
              <w:rFonts w:ascii="Times New Roman" w:hAnsi="Times New Roman"/>
              <w:sz w:val="26"/>
              <w:szCs w:val="26"/>
            </w:rPr>
            <w:delText xml:space="preserve">oạn </w:delText>
          </w:r>
        </w:del>
      </w:ins>
      <w:ins w:id="90061" w:author="Ban Kinh tế &amp; Quản lý Hợp đồng" w:date="2026-10-14T16:56:00Z">
        <w:del w:id="90060" w:author="VNCN E&amp;C - Đề xuất đàm phán" w:date="2026-10-16T13:00:00Z">
          <w:r>
            <w:rPr>
              <w:rFonts w:ascii="Times New Roman" w:hAnsi="Times New Roman" w:hint="eastAsia"/>
              <w:sz w:val="26"/>
              <w:szCs w:val="26"/>
            </w:rPr>
            <w:delText xml:space="preserve">đ</w:delText>
          </w:r>
        </w:del>
      </w:ins>
      <w:ins w:id="90063" w:author="Ban Kinh tế &amp; Quản lý Hợp đồng" w:date="2026-10-14T16:56:00Z">
        <w:del w:id="90062" w:author="VNCN E&amp;C - Đề xuất đàm phán" w:date="2026-10-16T13:00:00Z">
          <w:r>
            <w:rPr>
              <w:rFonts w:ascii="Times New Roman" w:hAnsi="Times New Roman"/>
              <w:sz w:val="26"/>
              <w:szCs w:val="26"/>
            </w:rPr>
            <w:delText xml:space="preserve">ấu thầu </w:delText>
          </w:r>
        </w:del>
      </w:ins>
      <w:ins w:id="90065" w:author="Ban Kinh tế &amp; Quản lý Hợp đồng" w:date="2026-10-14T16:56:00Z">
        <w:del w:id="90064" w:author="VNCN E&amp;C - Đề xuất đàm phán" w:date="2026-10-16T13:00:00Z">
          <w:r>
            <w:rPr>
              <w:rFonts w:ascii="Times New Roman" w:hAnsi="Times New Roman" w:hint="eastAsia"/>
              <w:sz w:val="26"/>
              <w:szCs w:val="26"/>
            </w:rPr>
            <w:delText xml:space="preserve">đư</w:delText>
          </w:r>
        </w:del>
      </w:ins>
      <w:ins w:id="90067" w:author="Ban Kinh tế &amp; Quản lý Hợp đồng" w:date="2026-10-14T16:56:00Z">
        <w:del w:id="90066" w:author="VNCN E&amp;C - Đề xuất đàm phán" w:date="2026-10-16T13:00:00Z">
          <w:r>
            <w:rPr>
              <w:rFonts w:ascii="Times New Roman" w:hAnsi="Times New Roman"/>
              <w:sz w:val="26"/>
              <w:szCs w:val="26"/>
            </w:rPr>
            <w:delText xml:space="preserve">ợc </w:delText>
          </w:r>
        </w:del>
      </w:ins>
      <w:ins w:id="90069" w:author="Ban Kinh tế &amp; Quản lý Hợp đồng" w:date="2026-10-14T16:56:00Z">
        <w:del w:id="90068" w:author="VNCN E&amp;C - Đề xuất đàm phán" w:date="2026-10-16T13:00:00Z">
          <w:r>
            <w:rPr>
              <w:rFonts w:ascii="Times New Roman" w:hAnsi="Times New Roman" w:hint="eastAsia"/>
              <w:sz w:val="26"/>
              <w:szCs w:val="26"/>
            </w:rPr>
            <w:delText xml:space="preserve">đí</w:delText>
          </w:r>
        </w:del>
      </w:ins>
      <w:ins w:id="90071" w:author="Ban Kinh tế &amp; Quản lý Hợp đồng" w:date="2026-10-14T16:56:00Z">
        <w:del w:id="90070" w:author="VNCN E&amp;C - Đề xuất đàm phán" w:date="2026-10-16T13:00:00Z">
          <w:r>
            <w:rPr>
              <w:rFonts w:ascii="Times New Roman" w:hAnsi="Times New Roman"/>
              <w:sz w:val="26"/>
              <w:szCs w:val="26"/>
            </w:rPr>
            <w:delText xml:space="preserve">nh kèm trong Hợp </w:delText>
          </w:r>
        </w:del>
      </w:ins>
      <w:ins w:id="90073" w:author="Ban Kinh tế &amp; Quản lý Hợp đồng" w:date="2026-10-14T16:56:00Z">
        <w:del w:id="90072" w:author="VNCN E&amp;C - Đề xuất đàm phán" w:date="2026-10-16T13:00:00Z">
          <w:r>
            <w:rPr>
              <w:rFonts w:ascii="Times New Roman" w:hAnsi="Times New Roman" w:hint="eastAsia"/>
              <w:sz w:val="26"/>
              <w:szCs w:val="26"/>
            </w:rPr>
            <w:delText xml:space="preserve">đ</w:delText>
          </w:r>
        </w:del>
      </w:ins>
      <w:ins w:id="90075" w:author="Ban Kinh tế &amp; Quản lý Hợp đồng" w:date="2026-10-14T16:56:00Z">
        <w:del w:id="90074" w:author="VNCN E&amp;C - Đề xuất đàm phán" w:date="2026-10-16T13:00:00Z">
          <w:r>
            <w:rPr>
              <w:rFonts w:ascii="Times New Roman" w:hAnsi="Times New Roman"/>
              <w:sz w:val="26"/>
              <w:szCs w:val="26"/>
            </w:rPr>
            <w:delText xml:space="preserve">ồng này</w:delText>
          </w:r>
        </w:del>
      </w:ins>
      <w:del w:id="141" w:author="Ban Kinh tế &amp; Quản lý Hợp đồng" w:date="2026-10-14T16:56:00Z">
        <w:r w:rsidRPr="00DF0BA4" w:rsidDel="003F6D3B">
          <w:rPr>
            <w:rFonts w:ascii="Times New Roman" w:hAnsi="Times New Roman"/>
            <w:sz w:val="26"/>
            <w:szCs w:val="26"/>
          </w:rPr>
          <w:delText>Các tài liệu khác có liên quan (nếu có)</w:delText>
        </w:r>
      </w:del>
      <w:r>
        <w:rPr>
          <w:rFonts w:ascii="Times New Roman" w:hAnsi="Times New Roman"/>
          <w:sz w:val="26"/>
          <w:szCs w:val="26"/>
        </w:rPr>
        <w:t xml:space="preserve">.</w:t>
      </w:r>
      <w:commentRangeEnd w:id="911"/>
      <w:r>
        <w:rPr>
          <w:rStyle w:val="CommentReference"/>
        </w:rPr>
        <w:commentReference w:id="911"/>
      </w:r>
    </w:p>
    <w:p w14:paraId="20F41817" w14:textId="77777777" w:rsidR="00BC5A0E" w:rsidRPr="001F11ED" w:rsidRDefault="00BC5A0E" w:rsidP="00BC5A0E">
      <w:pPr>
        <w:spacing w:after="120" w:line="276" w:lineRule="auto"/>
        <w:jc w:val="both"/>
        <w:rPr>
          <w:ins w:id="142" w:author="Ban Kinh tế &amp; Quản lý Hợp đồng" w:date="2026-10-14T16:56:00Z"/>
          <w:rFonts w:ascii="Times New Roman" w:hAnsi="Times New Roman"/>
          <w:sz w:val="26"/>
          <w:szCs w:val="26"/>
        </w:rPr>
      </w:pPr>
      <w:ins w:id="90076" w:author="Ban Kinh tế &amp; Quản lý Hợp đồng" w:date="2026-10-14T16:56:00Z">
        <w:r>
          <w:rPr>
            <w:rFonts w:ascii="Times New Roman" w:hAnsi="Times New Roman"/>
            <w:sz w:val="26"/>
            <w:szCs w:val="26"/>
          </w:rPr>
          <w:t xml:space="preserve">Những tài liệu cấu thành nên Hồ s</w:t>
        </w:r>
      </w:ins>
      <w:ins w:id="90077" w:author="Ban Kinh tế &amp; Quản lý Hợp đồng" w:date="2026-10-14T16:56:00Z">
        <w:r>
          <w:rPr>
            <w:rFonts w:ascii="Times New Roman" w:hAnsi="Times New Roman" w:hint="eastAsia"/>
            <w:sz w:val="26"/>
            <w:szCs w:val="26"/>
          </w:rPr>
          <w:t xml:space="preserve">ơ</w:t>
        </w:r>
      </w:ins>
      <w:ins w:id="90078" w:author="Ban Kinh tế &amp; Quản lý Hợp đồng" w:date="2026-10-14T16:56:00Z">
        <w:r>
          <w:rPr>
            <w:rFonts w:ascii="Times New Roman" w:hAnsi="Times New Roman"/>
            <w:sz w:val="26"/>
            <w:szCs w:val="26"/>
          </w:rPr>
          <w:t xml:space="preserve"> Hợp </w:t>
        </w:r>
      </w:ins>
      <w:ins w:id="90079" w:author="Ban Kinh tế &amp; Quản lý Hợp đồng" w:date="2026-10-14T16:56:00Z">
        <w:r>
          <w:rPr>
            <w:rFonts w:ascii="Times New Roman" w:hAnsi="Times New Roman" w:hint="eastAsia"/>
            <w:sz w:val="26"/>
            <w:szCs w:val="26"/>
          </w:rPr>
          <w:t xml:space="preserve">đ</w:t>
        </w:r>
      </w:ins>
      <w:ins w:id="90080" w:author="Ban Kinh tế &amp; Quản lý Hợp đồng" w:date="2026-10-14T16:56:00Z">
        <w:r>
          <w:rPr>
            <w:rFonts w:ascii="Times New Roman" w:hAnsi="Times New Roman"/>
            <w:sz w:val="26"/>
            <w:szCs w:val="26"/>
          </w:rPr>
          <w:t xml:space="preserve">ồng là quan hệ thống nhất giải thích t</w:t>
        </w:r>
      </w:ins>
      <w:ins w:id="90081" w:author="Ban Kinh tế &amp; Quản lý Hợp đồng" w:date="2026-10-14T16:56:00Z">
        <w:r>
          <w:rPr>
            <w:rFonts w:ascii="Times New Roman" w:hAnsi="Times New Roman" w:hint="eastAsia"/>
            <w:sz w:val="26"/>
            <w:szCs w:val="26"/>
          </w:rPr>
          <w:t xml:space="preserve">ươ</w:t>
        </w:r>
      </w:ins>
      <w:ins w:id="90082" w:author="Ban Kinh tế &amp; Quản lý Hợp đồng" w:date="2026-10-14T16:56:00Z">
        <w:r>
          <w:rPr>
            <w:rFonts w:ascii="Times New Roman" w:hAnsi="Times New Roman"/>
            <w:sz w:val="26"/>
            <w:szCs w:val="26"/>
          </w:rPr>
          <w:t xml:space="preserve">ng hỗ cho nhau, tr</w:t>
        </w:r>
      </w:ins>
      <w:ins w:id="90083" w:author="Ban Kinh tế &amp; Quản lý Hợp đồng" w:date="2026-10-14T16:56:00Z">
        <w:r>
          <w:rPr>
            <w:rFonts w:ascii="Times New Roman" w:hAnsi="Times New Roman" w:hint="eastAsia"/>
            <w:sz w:val="26"/>
            <w:szCs w:val="26"/>
          </w:rPr>
          <w:t xml:space="preserve">ư</w:t>
        </w:r>
      </w:ins>
      <w:ins w:id="90084" w:author="Ban Kinh tế &amp; Quản lý Hợp đồng" w:date="2026-10-14T16:56:00Z">
        <w:r>
          <w:rPr>
            <w:rFonts w:ascii="Times New Roman" w:hAnsi="Times New Roman"/>
            <w:sz w:val="26"/>
            <w:szCs w:val="26"/>
          </w:rPr>
          <w:t xml:space="preserve">ờng hợp có </w:t>
        </w:r>
      </w:ins>
      <w:ins w:id="90085" w:author="Ban Kinh tế &amp; Quản lý Hợp đồng" w:date="2026-10-14T16:56:00Z">
        <w:r>
          <w:rPr>
            <w:rFonts w:ascii="Times New Roman" w:hAnsi="Times New Roman" w:hint="eastAsia"/>
            <w:sz w:val="26"/>
            <w:szCs w:val="26"/>
          </w:rPr>
          <w:t xml:space="preserve">đ</w:t>
        </w:r>
      </w:ins>
      <w:ins w:id="90086" w:author="Ban Kinh tế &amp; Quản lý Hợp đồng" w:date="2026-10-14T16:56:00Z">
        <w:r>
          <w:rPr>
            <w:rFonts w:ascii="Times New Roman" w:hAnsi="Times New Roman"/>
            <w:sz w:val="26"/>
            <w:szCs w:val="26"/>
          </w:rPr>
          <w:t xml:space="preserve">iểm nào không rõ ràng hoặc không thống nhất thì thứ tự </w:t>
        </w:r>
      </w:ins>
      <w:ins w:id="90087" w:author="Ban Kinh tế &amp; Quản lý Hợp đồng" w:date="2026-10-14T16:56:00Z">
        <w:r>
          <w:rPr>
            <w:rFonts w:ascii="Times New Roman" w:hAnsi="Times New Roman" w:hint="eastAsia"/>
            <w:sz w:val="26"/>
            <w:szCs w:val="26"/>
          </w:rPr>
          <w:t xml:space="preserve">ư</w:t>
        </w:r>
      </w:ins>
      <w:ins w:id="90088" w:author="Ban Kinh tế &amp; Quản lý Hợp đồng" w:date="2026-10-14T16:56:00Z">
        <w:r>
          <w:rPr>
            <w:rFonts w:ascii="Times New Roman" w:hAnsi="Times New Roman"/>
            <w:sz w:val="26"/>
            <w:szCs w:val="26"/>
          </w:rPr>
          <w:t xml:space="preserve">u tiên các tài liệu cấu thành Hồ s</w:t>
        </w:r>
      </w:ins>
      <w:ins w:id="90089" w:author="Ban Kinh tế &amp; Quản lý Hợp đồng" w:date="2026-10-14T16:56:00Z">
        <w:r>
          <w:rPr>
            <w:rFonts w:ascii="Times New Roman" w:hAnsi="Times New Roman" w:hint="eastAsia"/>
            <w:sz w:val="26"/>
            <w:szCs w:val="26"/>
          </w:rPr>
          <w:t xml:space="preserve">ơ</w:t>
        </w:r>
      </w:ins>
      <w:ins w:id="90090" w:author="Ban Kinh tế &amp; Quản lý Hợp đồng" w:date="2026-10-14T16:56:00Z">
        <w:r>
          <w:rPr>
            <w:rFonts w:ascii="Times New Roman" w:hAnsi="Times New Roman"/>
            <w:sz w:val="26"/>
            <w:szCs w:val="26"/>
          </w:rPr>
          <w:t xml:space="preserve"> Hợp </w:t>
        </w:r>
      </w:ins>
      <w:ins w:id="90091" w:author="Ban Kinh tế &amp; Quản lý Hợp đồng" w:date="2026-10-14T16:56:00Z">
        <w:r>
          <w:rPr>
            <w:rFonts w:ascii="Times New Roman" w:hAnsi="Times New Roman" w:hint="eastAsia"/>
            <w:sz w:val="26"/>
            <w:szCs w:val="26"/>
          </w:rPr>
          <w:t xml:space="preserve">đ</w:t>
        </w:r>
      </w:ins>
      <w:ins w:id="90092" w:author="Ban Kinh tế &amp; Quản lý Hợp đồng" w:date="2026-10-14T16:56:00Z">
        <w:r>
          <w:rPr>
            <w:rFonts w:ascii="Times New Roman" w:hAnsi="Times New Roman"/>
            <w:sz w:val="26"/>
            <w:szCs w:val="26"/>
          </w:rPr>
          <w:t xml:space="preserve">ồng theo trình tự sắp xếp </w:t>
        </w:r>
      </w:ins>
      <w:ins w:id="90093" w:author="Ban Kinh tế &amp; Quản lý Hợp đồng" w:date="2026-10-14T16:56:00Z">
        <w:r>
          <w:rPr>
            <w:rFonts w:ascii="Times New Roman" w:hAnsi="Times New Roman"/>
            <w:sz w:val="26"/>
            <w:szCs w:val="26"/>
          </w:rPr>
          <w:t xml:space="preserve">từ </w:t>
        </w:r>
      </w:ins>
      <w:ins w:id="90094" w:author="VNCN E&amp;C - Đề xuất đàm phán" w:date="2026-10-16T13:00:00Z">
        <w:r>
          <w:rPr>
            <w:rFonts w:ascii="Times New Roman" w:hAnsi="Times New Roman"/>
            <w:sz w:val="26"/>
            <w:szCs w:val="26"/>
          </w:rPr>
          <w:t xml:space="preserve">điểm</w:t>
        </w:r>
      </w:ins>
      <w:ins w:id="90096" w:author="Ban Kinh tế &amp; Quản lý Hợp đồng" w:date="2026-10-14T16:56:00Z">
        <w:del w:id="90095" w:author="VNCN E&amp;C - Đề xuất đàm phán" w:date="2026-10-16T13:00:00Z">
          <w:r>
            <w:rPr>
              <w:rFonts w:ascii="Times New Roman" w:hAnsi="Times New Roman"/>
              <w:sz w:val="26"/>
              <w:szCs w:val="26"/>
            </w:rPr>
            <w:delText xml:space="preserve">khỏan</w:delText>
          </w:r>
        </w:del>
      </w:ins>
      <w:ins w:id="90097" w:author="Ban Kinh tế &amp; Quản lý Hợp đồng" w:date="2026-10-14T16:56:00Z">
        <w:r>
          <w:rPr>
            <w:rFonts w:ascii="Times New Roman" w:hAnsi="Times New Roman"/>
            <w:sz w:val="26"/>
            <w:szCs w:val="26"/>
          </w:rPr>
          <w:t xml:space="preserve"> a đến </w:t>
        </w:r>
      </w:ins>
      <w:ins w:id="90098" w:author="VNCN E&amp;C - Đề xuất đàm phán" w:date="2026-10-16T13:00:00Z">
        <w:r>
          <w:rPr>
            <w:rFonts w:ascii="Times New Roman" w:hAnsi="Times New Roman"/>
            <w:sz w:val="26"/>
            <w:szCs w:val="26"/>
          </w:rPr>
          <w:t xml:space="preserve">điểm</w:t>
        </w:r>
      </w:ins>
      <w:ins w:id="90100" w:author="Ban Kinh tế &amp; Quản lý Hợp đồng" w:date="2026-10-14T16:56:00Z">
        <w:del w:id="90099" w:author="VNCN E&amp;C - Đề xuất đàm phán" w:date="2026-10-16T13:00:00Z">
          <w:r>
            <w:rPr>
              <w:rFonts w:ascii="Times New Roman" w:hAnsi="Times New Roman"/>
              <w:sz w:val="26"/>
              <w:szCs w:val="26"/>
            </w:rPr>
            <w:delText xml:space="preserve">khoản</w:delText>
          </w:r>
        </w:del>
      </w:ins>
      <w:ins w:id="90101" w:author="Ban Kinh tế &amp; Quản lý Hợp đồng" w:date="2026-10-14T16:56:00Z">
        <w:r>
          <w:rPr>
            <w:rFonts w:ascii="Times New Roman" w:hAnsi="Times New Roman"/>
            <w:sz w:val="26"/>
            <w:szCs w:val="26"/>
          </w:rPr>
          <w:t xml:space="preserve"> e </w:t>
        </w:r>
      </w:ins>
      <w:ins w:id="90102" w:author="Ban Kinh tế &amp; Quản lý Hợp đồng" w:date="2026-10-14T16:56:00Z">
        <w:r>
          <w:rPr>
            <w:rFonts w:ascii="Times New Roman" w:hAnsi="Times New Roman"/>
            <w:sz w:val="26"/>
            <w:szCs w:val="26"/>
          </w:rPr>
          <w:t xml:space="preserve">nh</w:t>
        </w:r>
      </w:ins>
      <w:ins w:id="90103" w:author="Ban Kinh tế &amp; Quản lý Hợp đồng" w:date="2026-10-14T16:56:00Z">
        <w:r>
          <w:rPr>
            <w:rFonts w:ascii="Times New Roman" w:hAnsi="Times New Roman" w:hint="eastAsia"/>
            <w:sz w:val="26"/>
            <w:szCs w:val="26"/>
          </w:rPr>
          <w:t xml:space="preserve">ư</w:t>
        </w:r>
      </w:ins>
      <w:ins w:id="90104" w:author="Ban Kinh tế &amp; Quản lý Hợp đồng" w:date="2026-10-14T16:56:00Z">
        <w:r>
          <w:rPr>
            <w:rFonts w:ascii="Times New Roman" w:hAnsi="Times New Roman"/>
            <w:sz w:val="26"/>
            <w:szCs w:val="26"/>
          </w:rPr>
          <w:t xml:space="preserve"> </w:t>
        </w:r>
      </w:ins>
      <w:ins w:id="90105" w:author="Ban Kinh tế &amp; Quản lý Hợp đồng" w:date="2026-10-14T16:56:00Z">
        <w:r>
          <w:rPr>
            <w:rFonts w:ascii="Times New Roman" w:hAnsi="Times New Roman"/>
            <w:sz w:val="26"/>
            <w:szCs w:val="26"/>
          </w:rPr>
          <w:t xml:space="preserve">trên</w:t>
        </w:r>
      </w:ins>
      <w:ins w:id="90106" w:author="VNCN E&amp;C - Đề xuất đàm phán" w:date="2026-10-16T13:00:00Z">
        <w:r>
          <w:rPr>
            <w:rFonts w:ascii="Times New Roman" w:hAnsi="Times New Roman"/>
            <w:sz w:val="26"/>
            <w:szCs w:val="26"/>
          </w:rPr>
          <w:t xml:space="preserve">; riêng yêu cầu về chất lượng, kỹ thuật, an toàn thì áp dụng yêu cầu cao hơn</w:t>
        </w:r>
      </w:ins>
      <w:ins w:id="90107" w:author="Ban Kinh tế &amp; Quản lý Hợp đồng" w:date="2026-10-14T16:56:00Z">
        <w:r>
          <w:rPr>
            <w:rFonts w:ascii="Times New Roman" w:hAnsi="Times New Roman"/>
            <w:sz w:val="26"/>
            <w:szCs w:val="26"/>
          </w:rPr>
          <w:t xml:space="preserve">.</w:t>
        </w:r>
      </w:ins>
    </w:p>
    <w:p w14:paraId="31383F98" w14:textId="4F4CE2DA" w:rsidR="00CD1550" w:rsidRPr="00DF0BA4" w:rsidRDefault="00BC5A0E" w:rsidP="00BC5A0E">
      <w:pPr>
        <w:spacing w:after="120" w:line="276" w:lineRule="auto"/>
        <w:rPr>
          <w:rFonts w:ascii="Times New Roman" w:hAnsi="Times New Roman"/>
          <w:b/>
          <w:bCs/>
          <w:sz w:val="26"/>
          <w:szCs w:val="26"/>
        </w:rPr>
      </w:pPr>
      <w:ins w:id="90108" w:author="Ban Kinh tế &amp; Quản lý Hợp đồng" w:date="2026-10-14T16:56:00Z">
        <w:r>
          <w:rPr>
            <w:rFonts w:ascii="Times New Roman" w:hAnsi="Times New Roman"/>
            <w:sz w:val="26"/>
            <w:szCs w:val="26"/>
          </w:rPr>
          <w:t xml:space="preserve">Nếu có sự không rõ ràng hoặc khác biệt </w:t>
        </w:r>
      </w:ins>
      <w:ins w:id="90109" w:author="Ban Kinh tế &amp; Quản lý Hợp đồng" w:date="2026-10-14T16:56:00Z">
        <w:r>
          <w:rPr>
            <w:rFonts w:ascii="Times New Roman" w:hAnsi="Times New Roman" w:hint="eastAsia"/>
            <w:sz w:val="26"/>
            <w:szCs w:val="26"/>
          </w:rPr>
          <w:t xml:space="preserve">đư</w:t>
        </w:r>
      </w:ins>
      <w:ins w:id="90110" w:author="Ban Kinh tế &amp; Quản lý Hợp đồng" w:date="2026-10-14T16:56:00Z">
        <w:r>
          <w:rPr>
            <w:rFonts w:ascii="Times New Roman" w:hAnsi="Times New Roman"/>
            <w:sz w:val="26"/>
            <w:szCs w:val="26"/>
          </w:rPr>
          <w:t xml:space="preserve">ợc tìm thấy</w:t>
        </w:r>
      </w:ins>
      <w:ins w:id="90111" w:author="VNCN E&amp;C - Đề xuất đàm phán" w:date="2026-10-16T13:00:00Z">
        <w:r>
          <w:rPr>
            <w:rFonts w:ascii="Times New Roman" w:hAnsi="Times New Roman"/>
            <w:sz w:val="26"/>
            <w:szCs w:val="26"/>
          </w:rPr>
          <w:t xml:space="preserve"> giữa các tài liệu hoặc</w:t>
        </w:r>
      </w:ins>
      <w:ins w:id="90112" w:author="Ban Kinh tế &amp; Quản lý Hợp đồng" w:date="2026-10-14T16:56:00Z">
        <w:r>
          <w:rPr>
            <w:rFonts w:ascii="Times New Roman" w:hAnsi="Times New Roman"/>
            <w:sz w:val="26"/>
            <w:szCs w:val="26"/>
          </w:rPr>
          <w:t xml:space="preserve"> trong cùng một tài liệu, Bên A sẽ </w:t>
        </w:r>
      </w:ins>
      <w:ins w:id="90113" w:author="Ban Kinh tế &amp; Quản lý Hợp đồng" w:date="2026-10-14T16:56:00Z">
        <w:r>
          <w:rPr>
            <w:rFonts w:ascii="Times New Roman" w:hAnsi="Times New Roman" w:hint="eastAsia"/>
            <w:sz w:val="26"/>
            <w:szCs w:val="26"/>
          </w:rPr>
          <w:t xml:space="preserve">đư</w:t>
        </w:r>
      </w:ins>
      <w:ins w:id="90114" w:author="Ban Kinh tế &amp; Quản lý Hợp đồng" w:date="2026-10-14T16:56:00Z">
        <w:r>
          <w:rPr>
            <w:rFonts w:ascii="Times New Roman" w:hAnsi="Times New Roman"/>
            <w:sz w:val="26"/>
            <w:szCs w:val="26"/>
          </w:rPr>
          <w:t xml:space="preserve">a ra những giải thích hoặc chỉ thị hoặc chỉ dẫn cần thiết, phù hợp cho Bên B và quyết </w:t>
        </w:r>
      </w:ins>
      <w:ins w:id="90115" w:author="Ban Kinh tế &amp; Quản lý Hợp đồng" w:date="2026-10-14T16:56:00Z">
        <w:r>
          <w:rPr>
            <w:rFonts w:ascii="Times New Roman" w:hAnsi="Times New Roman" w:hint="eastAsia"/>
            <w:sz w:val="26"/>
            <w:szCs w:val="26"/>
          </w:rPr>
          <w:t xml:space="preserve">đ</w:t>
        </w:r>
      </w:ins>
      <w:ins w:id="90116" w:author="Ban Kinh tế &amp; Quản lý Hợp đồng" w:date="2026-10-14T16:56:00Z">
        <w:r>
          <w:rPr>
            <w:rFonts w:ascii="Times New Roman" w:hAnsi="Times New Roman"/>
            <w:sz w:val="26"/>
            <w:szCs w:val="26"/>
          </w:rPr>
          <w:t xml:space="preserve">ịnh của Bên A sẽ là quyết </w:t>
        </w:r>
      </w:ins>
      <w:ins w:id="90117" w:author="Ban Kinh tế &amp; Quản lý Hợp đồng" w:date="2026-10-14T16:56:00Z">
        <w:r>
          <w:rPr>
            <w:rFonts w:ascii="Times New Roman" w:hAnsi="Times New Roman" w:hint="eastAsia"/>
            <w:sz w:val="26"/>
            <w:szCs w:val="26"/>
          </w:rPr>
          <w:t xml:space="preserve">đ</w:t>
        </w:r>
      </w:ins>
      <w:ins w:id="90118" w:author="Ban Kinh tế &amp; Quản lý Hợp đồng" w:date="2026-10-14T16:56:00Z">
        <w:r>
          <w:rPr>
            <w:rFonts w:ascii="Times New Roman" w:hAnsi="Times New Roman"/>
            <w:sz w:val="26"/>
            <w:szCs w:val="26"/>
          </w:rPr>
          <w:t xml:space="preserve">ịnh cuối cùng</w:t>
        </w:r>
      </w:ins>
      <w:del w:id="145" w:author="Ban Kinh tế &amp; Quản lý Hợp đồng" w:date="2026-10-14T16:56:00Z">
        <w:r w:rsidR="00981654" w:rsidRPr="00DF0BA4" w:rsidDel="00BC5A0E">
          <w:rPr>
            <w:rFonts w:ascii="Times New Roman" w:hAnsi="Times New Roman"/>
            <w:sz w:val="26"/>
            <w:szCs w:val="26"/>
          </w:rPr>
          <w:delText>Trường hợp có mâu thuẫn giữa các tài liệu, áp dụng tài liệu có thứ tự ưu tiên cao hơn; riêng yêu cầu về chất lượng, kỹ thuật, an toàn thì áp dụng yêu cầu cao hơn. Bên B có nghĩa vụ thực hiện theo văn bản giải thích của Bên A</w:delText>
        </w:r>
      </w:del>
      <w:r>
        <w:rPr>
          <w:rFonts w:ascii="Times New Roman" w:hAnsi="Times New Roman"/>
          <w:sz w:val="26"/>
          <w:szCs w:val="26"/>
        </w:rPr>
        <w:t xml:space="preserve">.</w:t>
      </w:r>
    </w:p>
    <w:p w14:paraId="55EC6F4D"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3. QUY ĐỊNH CHUNG</w:t>
      </w:r>
    </w:p>
    <w:p w14:paraId="6A76C8F1" w14:textId="77777777" w:rsidR="00096978" w:rsidRPr="00DF0BA4" w:rsidRDefault="00096978" w:rsidP="00A64E91">
      <w:pPr>
        <w:spacing w:after="120" w:line="276" w:lineRule="auto"/>
        <w:rPr>
          <w:rFonts w:ascii="Times New Roman" w:hAnsi="Times New Roman"/>
          <w:b/>
          <w:bCs/>
          <w:sz w:val="26"/>
          <w:szCs w:val="26"/>
        </w:rPr>
      </w:pPr>
      <w:r w:rsidRPr="00DF0BA4">
        <w:rPr>
          <w:rFonts w:ascii="Times New Roman" w:hAnsi="Times New Roman"/>
          <w:b/>
          <w:bCs/>
          <w:sz w:val="26"/>
          <w:szCs w:val="26"/>
        </w:rPr>
        <w:t>3.1. Luật và ngôn ngữ áp dụng</w:t>
      </w:r>
    </w:p>
    <w:p w14:paraId="6A07BBEF" w14:textId="77777777" w:rsidR="00096978" w:rsidRPr="00DF0BA4" w:rsidRDefault="00096978">
      <w:pPr>
        <w:spacing w:after="120" w:line="276" w:lineRule="auto"/>
        <w:jc w:val="both"/>
        <w:rPr>
          <w:rFonts w:ascii="Times New Roman" w:hAnsi="Times New Roman"/>
          <w:sz w:val="26"/>
          <w:szCs w:val="26"/>
        </w:rPr>
        <w:pPrChange w:id="146" w:author="Ban Kinh tế &amp; Quản lý Hợp đồng" w:date="2026-10-14T15:56:00Z">
          <w:pPr>
            <w:spacing w:after="120" w:line="276" w:lineRule="auto"/>
          </w:pPr>
        </w:pPrChange>
      </w:pPr>
      <w:r w:rsidRPr="00DF0BA4">
        <w:rPr>
          <w:rFonts w:ascii="Times New Roman" w:hAnsi="Times New Roman"/>
          <w:sz w:val="26"/>
          <w:szCs w:val="26"/>
        </w:rPr>
        <w:lastRenderedPageBreak/>
        <w:t>a) Hợp đồng chịu sự điều chỉnh của hệ thống pháp luật của Nước Cộng hòa Xã hội Chủ nghĩa Việt Nam và các văn bản hướng dẫn có liên quan.</w:t>
      </w:r>
    </w:p>
    <w:p w14:paraId="45C1BFBA" w14:textId="77777777" w:rsidR="00096978" w:rsidRPr="00DF0BA4" w:rsidRDefault="00096978">
      <w:pPr>
        <w:spacing w:after="120" w:line="276" w:lineRule="auto"/>
        <w:jc w:val="both"/>
        <w:rPr>
          <w:rFonts w:ascii="Times New Roman" w:hAnsi="Times New Roman"/>
          <w:sz w:val="26"/>
          <w:szCs w:val="26"/>
        </w:rPr>
        <w:pPrChange w:id="147" w:author="Ban Kinh tế &amp; Quản lý Hợp đồng" w:date="2026-10-14T15:56:00Z">
          <w:pPr>
            <w:spacing w:after="120" w:line="276" w:lineRule="auto"/>
          </w:pPr>
        </w:pPrChange>
      </w:pPr>
      <w:r w:rsidRPr="00DF0BA4">
        <w:rPr>
          <w:rFonts w:ascii="Times New Roman" w:hAnsi="Times New Roman"/>
          <w:sz w:val="26"/>
          <w:szCs w:val="26"/>
        </w:rPr>
        <w:t>b) Ngôn ngữ áp dụng và giao dịch Hợp đồng là tiếng Việt.</w:t>
      </w:r>
    </w:p>
    <w:p w14:paraId="34E51EBC" w14:textId="77777777" w:rsidR="00096978" w:rsidRPr="00DF0BA4" w:rsidRDefault="00096978">
      <w:pPr>
        <w:spacing w:after="120" w:line="276" w:lineRule="auto"/>
        <w:jc w:val="both"/>
        <w:rPr>
          <w:rFonts w:ascii="Times New Roman" w:hAnsi="Times New Roman"/>
          <w:b/>
          <w:bCs/>
          <w:sz w:val="26"/>
          <w:szCs w:val="26"/>
        </w:rPr>
        <w:pPrChange w:id="148" w:author="Ban Kinh tế &amp; Quản lý Hợp đồng" w:date="2026-10-14T15:56:00Z">
          <w:pPr>
            <w:spacing w:after="120" w:line="276" w:lineRule="auto"/>
          </w:pPr>
        </w:pPrChange>
      </w:pPr>
      <w:r w:rsidRPr="00DF0BA4">
        <w:rPr>
          <w:rFonts w:ascii="Times New Roman" w:hAnsi="Times New Roman"/>
          <w:b/>
          <w:bCs/>
          <w:sz w:val="26"/>
          <w:szCs w:val="26"/>
        </w:rPr>
        <w:t>3.2. Chuyển nhượng hợp đồng</w:t>
      </w:r>
    </w:p>
    <w:p w14:paraId="54D8D5CE" w14:textId="12FD0C8C" w:rsidR="00096978" w:rsidRPr="00DF0BA4" w:rsidRDefault="00096978">
      <w:pPr>
        <w:spacing w:after="120" w:line="276" w:lineRule="auto"/>
        <w:jc w:val="both"/>
        <w:rPr>
          <w:rFonts w:ascii="Times New Roman" w:hAnsi="Times New Roman"/>
          <w:sz w:val="26"/>
          <w:szCs w:val="26"/>
        </w:rPr>
        <w:pPrChange w:id="149" w:author="Ban Kinh tế &amp; Quản lý Hợp đồng" w:date="2026-10-14T15:56:00Z">
          <w:pPr>
            <w:spacing w:after="120" w:line="276" w:lineRule="auto"/>
          </w:pPr>
        </w:pPrChange>
      </w:pPr>
      <w:r>
        <w:rPr>
          <w:rFonts w:ascii="Times New Roman" w:hAnsi="Times New Roman"/>
          <w:sz w:val="26"/>
          <w:szCs w:val="26"/>
        </w:rPr>
        <w:t xml:space="preserve">Không bên nào được chuyển nhượng toàn bộ hoặc một phần quyền, nghĩa vụ theo Hợp đồng, trừ trường hợp quy định tại khoản này. Bên B không được giao thầu lại toàn bộ </w:t>
      </w:r>
      <w:del w:id="150" w:author="Ban Kinh tế &amp; Quản lý Hợp đồng" w:date="2026-10-14T17:10:00Z">
        <w:r w:rsidRPr="00DF0BA4" w:rsidDel="00AA1A69">
          <w:rPr>
            <w:rFonts w:ascii="Times New Roman" w:hAnsi="Times New Roman"/>
            <w:sz w:val="26"/>
            <w:szCs w:val="26"/>
          </w:rPr>
          <w:delText xml:space="preserve">hoặc một phần </w:delText>
        </w:r>
      </w:del>
      <w:ins w:id="90119" w:author="VNCN E&amp;C - Đề xuất đàm phán" w:date="2026-10-16T13:00:00Z">
        <w:r>
          <w:rPr>
            <w:rFonts w:ascii="Times New Roman" w:hAnsi="Times New Roman"/>
            <w:sz w:val="26"/>
            <w:szCs w:val="26"/>
          </w:rPr>
          <w:t xml:space="preserve">hoặc một phần </w:t>
        </w:r>
      </w:ins>
      <w:r>
        <w:rPr>
          <w:rFonts w:ascii="Times New Roman" w:hAnsi="Times New Roman"/>
          <w:sz w:val="26"/>
          <w:szCs w:val="26"/>
        </w:rPr>
        <w:t xml:space="preserve">công việc khi chưa được Bên A chấp thuận bằng văn bản</w:t>
      </w:r>
      <w:ins w:id="90120" w:author="VNCN E&amp;C - Đề xuất đàm phán" w:date="2026-10-16T13:00:00Z">
        <w:r>
          <w:rPr>
            <w:rFonts w:ascii="Times New Roman" w:hAnsi="Times New Roman"/>
            <w:sz w:val="26"/>
            <w:szCs w:val="26"/>
          </w:rPr>
          <w:t xml:space="preserve"> (trừ việc mua vật tư, thuê máy, khoán nhân công)</w:t>
        </w:r>
      </w:ins>
      <w:r>
        <w:rPr>
          <w:rFonts w:ascii="Times New Roman" w:hAnsi="Times New Roman"/>
          <w:sz w:val="26"/>
          <w:szCs w:val="26"/>
        </w:rPr>
        <w:t xml:space="preserve">;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p>
    <w:p w14:paraId="1D8F32EE" w14:textId="29061556" w:rsidR="00096978" w:rsidRPr="00DF0BA4" w:rsidRDefault="00096978">
      <w:pPr>
        <w:spacing w:after="120" w:line="276" w:lineRule="auto"/>
        <w:jc w:val="both"/>
        <w:rPr>
          <w:rFonts w:ascii="Times New Roman" w:hAnsi="Times New Roman"/>
          <w:b/>
          <w:bCs/>
          <w:sz w:val="26"/>
          <w:szCs w:val="26"/>
        </w:rPr>
        <w:pPrChange w:id="151" w:author="Ban Kinh tế &amp; Quản lý Hợp đồng" w:date="2026-10-14T15:56:00Z">
          <w:pPr>
            <w:spacing w:after="120" w:line="276" w:lineRule="auto"/>
          </w:pPr>
        </w:pPrChange>
      </w:pPr>
      <w:r w:rsidRPr="00DF0BA4">
        <w:rPr>
          <w:rFonts w:ascii="Times New Roman" w:hAnsi="Times New Roman"/>
          <w:b/>
          <w:bCs/>
          <w:sz w:val="26"/>
          <w:szCs w:val="26"/>
        </w:rPr>
        <w:t>3.3. Bảo mật</w:t>
      </w:r>
    </w:p>
    <w:p w14:paraId="19A187F0" w14:textId="2B9A9A13" w:rsidR="00096978" w:rsidRPr="00DF0BA4" w:rsidRDefault="00096978">
      <w:pPr>
        <w:spacing w:after="120" w:line="276" w:lineRule="auto"/>
        <w:jc w:val="both"/>
        <w:rPr>
          <w:rFonts w:ascii="Times New Roman" w:hAnsi="Times New Roman"/>
          <w:sz w:val="26"/>
          <w:szCs w:val="26"/>
        </w:rPr>
        <w:pPrChange w:id="152" w:author="Ban Kinh tế &amp; Quản lý Hợp đồng" w:date="2026-10-14T15:56:00Z">
          <w:pPr>
            <w:spacing w:after="120" w:line="276" w:lineRule="auto"/>
          </w:pPr>
        </w:pPrChange>
      </w:pPr>
      <w:r w:rsidRPr="00DF0BA4">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14:paraId="64E8D3DB" w14:textId="6515898A" w:rsidR="00096978" w:rsidRPr="00DF0BA4" w:rsidRDefault="00096978">
      <w:pPr>
        <w:spacing w:after="120" w:line="276" w:lineRule="auto"/>
        <w:jc w:val="both"/>
        <w:rPr>
          <w:rFonts w:ascii="Times New Roman" w:hAnsi="Times New Roman"/>
          <w:sz w:val="26"/>
          <w:szCs w:val="26"/>
        </w:rPr>
        <w:pPrChange w:id="153" w:author="Ban Kinh tế &amp; Quản lý Hợp đồng" w:date="2026-10-14T15:56:00Z">
          <w:pPr>
            <w:spacing w:after="120" w:line="276" w:lineRule="auto"/>
          </w:pPr>
        </w:pPrChange>
      </w:pPr>
      <w:r w:rsidRPr="00DF0BA4">
        <w:rPr>
          <w:rFonts w:ascii="Times New Roman" w:hAnsi="Times New Roman"/>
          <w:sz w:val="26"/>
          <w:szCs w:val="26"/>
        </w:rPr>
        <w:t>b) Bên vi phạm nghĩa vụ bảo mật phải bồi thường toàn bộ thiệt hại phát sinh cho bên bị vi phạm.</w:t>
      </w:r>
    </w:p>
    <w:p w14:paraId="5314784F" w14:textId="77777777" w:rsidR="00096978" w:rsidRPr="00DF0BA4" w:rsidRDefault="00096978">
      <w:pPr>
        <w:spacing w:after="120" w:line="276" w:lineRule="auto"/>
        <w:jc w:val="both"/>
        <w:rPr>
          <w:rFonts w:ascii="Times New Roman" w:hAnsi="Times New Roman"/>
          <w:b/>
          <w:bCs/>
          <w:sz w:val="26"/>
          <w:szCs w:val="26"/>
        </w:rPr>
        <w:pPrChange w:id="154" w:author="Ban Kinh tế &amp; Quản lý Hợp đồng" w:date="2026-10-14T15:56:00Z">
          <w:pPr>
            <w:spacing w:after="120" w:line="276" w:lineRule="auto"/>
          </w:pPr>
        </w:pPrChange>
      </w:pPr>
      <w:r w:rsidRPr="00DF0BA4">
        <w:rPr>
          <w:rFonts w:ascii="Times New Roman" w:hAnsi="Times New Roman"/>
          <w:b/>
          <w:bCs/>
          <w:sz w:val="26"/>
          <w:szCs w:val="26"/>
        </w:rPr>
        <w:t>3.4. Tuân thủ pháp luật</w:t>
      </w:r>
    </w:p>
    <w:p w14:paraId="53586349" w14:textId="77777777" w:rsidR="00096978" w:rsidRPr="00DF0BA4" w:rsidRDefault="00096978">
      <w:pPr>
        <w:spacing w:after="120" w:line="276" w:lineRule="auto"/>
        <w:jc w:val="both"/>
        <w:rPr>
          <w:rFonts w:ascii="Times New Roman" w:hAnsi="Times New Roman"/>
          <w:sz w:val="26"/>
          <w:szCs w:val="26"/>
        </w:rPr>
        <w:pPrChange w:id="155" w:author="Ban Kinh tế &amp; Quản lý Hợp đồng" w:date="2026-10-14T15:56:00Z">
          <w:pPr>
            <w:spacing w:after="120" w:line="276" w:lineRule="auto"/>
          </w:pPr>
        </w:pPrChange>
      </w:pPr>
      <w:r w:rsidRPr="00DF0BA4">
        <w:rPr>
          <w:rFonts w:ascii="Times New Roman" w:hAnsi="Times New Roman"/>
          <w:sz w:val="26"/>
          <w:szCs w:val="26"/>
        </w:rPr>
        <w:t xml:space="preserve">a) Khi thực hiện Hợp đồng, các bên phải tuân thủ pháp luật hiện hành của nước Cộng hòa Xã hội Chủ nghĩa Việt Nam. </w:t>
      </w:r>
    </w:p>
    <w:p w14:paraId="00E5D9A4" w14:textId="0BA5140E" w:rsidR="00096978" w:rsidRPr="00DF0BA4" w:rsidDel="00B752D7" w:rsidRDefault="00096978">
      <w:pPr>
        <w:spacing w:after="120" w:line="276" w:lineRule="auto"/>
        <w:jc w:val="both"/>
        <w:rPr>
          <w:del w:id="156" w:author="Ban Kinh tế &amp; Quản lý Hợp đồng" w:date="2026-10-14T17:07:00Z"/>
          <w:rFonts w:ascii="Times New Roman" w:hAnsi="Times New Roman"/>
          <w:sz w:val="26"/>
          <w:szCs w:val="26"/>
        </w:rPr>
        <w:pPrChange w:id="157" w:author="Ban Kinh tế &amp; Quản lý Hợp đồng" w:date="2026-10-14T17:09:00Z">
          <w:pPr>
            <w:spacing w:after="120" w:line="276" w:lineRule="auto"/>
          </w:pPr>
        </w:pPrChange>
      </w:pPr>
      <w:del w:id="158" w:author="Ban Kinh tế &amp; Quản lý Hợp đồng" w:date="2026-10-14T17:07:00Z">
        <w:r w:rsidRPr="00DF0BA4" w:rsidDel="00B752D7">
          <w:rPr>
            <w:rFonts w:ascii="Times New Roman" w:hAnsi="Times New Roman"/>
            <w:sz w:val="26"/>
            <w:szCs w:val="26"/>
          </w:rPr>
          <w:delText>b</w:delText>
        </w:r>
        <w:commentRangeStart w:id="159"/>
        <w:r w:rsidRPr="00DF0BA4" w:rsidDel="00B752D7">
          <w:rPr>
            <w:rFonts w:ascii="Times New Roman" w:hAnsi="Times New Roman"/>
            <w:sz w:val="26"/>
            <w:szCs w:val="26"/>
          </w:rPr>
          <w:delText>)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delText>
        </w:r>
      </w:del>
      <w:commentRangeEnd w:id="159"/>
      <w:del w:id="160" w:author="Ban Kinh tế &amp; Quản lý Hợp đồng" w:date="2026-10-14T17:09:00Z">
        <w:r w:rsidR="004A63AF" w:rsidRPr="00DF0BA4" w:rsidDel="00AA1A69">
          <w:rPr>
            <w:rStyle w:val="CommentReference"/>
            <w:rFonts w:ascii="Times New Roman" w:hAnsi="Times New Roman"/>
            <w:sz w:val="26"/>
            <w:szCs w:val="26"/>
          </w:rPr>
          <w:commentReference w:id="159"/>
        </w:r>
      </w:del>
    </w:p>
    <w:p w14:paraId="0CDB0E32" w14:textId="56FF1608" w:rsidR="00096978" w:rsidRPr="00DF0BA4" w:rsidRDefault="00096978">
      <w:pPr>
        <w:spacing w:after="120" w:line="276" w:lineRule="auto"/>
        <w:jc w:val="both"/>
        <w:rPr>
          <w:rFonts w:ascii="Times New Roman" w:hAnsi="Times New Roman"/>
          <w:sz w:val="26"/>
          <w:szCs w:val="26"/>
        </w:rPr>
        <w:pPrChange w:id="161" w:author="Ban Kinh tế &amp; Quản lý Hợp đồng" w:date="2026-10-14T17:09:00Z">
          <w:pPr>
            <w:spacing w:after="120" w:line="276" w:lineRule="auto"/>
          </w:pPr>
        </w:pPrChange>
      </w:pPr>
      <w:del w:id="162" w:author="Ban Kinh tế &amp; Quản lý Hợp đồng" w:date="2026-10-14T17:09:00Z">
        <w:r w:rsidRPr="00DF0BA4" w:rsidDel="00AA1A69">
          <w:rPr>
            <w:rFonts w:ascii="Times New Roman" w:hAnsi="Times New Roman"/>
            <w:sz w:val="26"/>
            <w:szCs w:val="26"/>
          </w:rPr>
          <w:delText>c) Bên B phải bồi thường toàn bộ thiệt hại, chi phí, tiền phạt mà Bên A phải gánh chịu do Bên B vi phạm pháp luật.</w:delText>
        </w:r>
      </w:del>
    </w:p>
    <w:p w14:paraId="4ABC4EAF" w14:textId="1151BEF7" w:rsidR="00096978" w:rsidRPr="00DF0BA4" w:rsidDel="00A476A5" w:rsidRDefault="00096978">
      <w:pPr>
        <w:spacing w:after="120" w:line="276" w:lineRule="auto"/>
        <w:jc w:val="both"/>
        <w:rPr>
          <w:del w:id="163" w:author="Ban Kinh tế &amp; Quản lý Hợp đồng" w:date="2026-10-14T17:05:00Z"/>
          <w:rFonts w:ascii="Times New Roman" w:hAnsi="Times New Roman"/>
          <w:b/>
          <w:bCs/>
          <w:sz w:val="26"/>
          <w:szCs w:val="26"/>
        </w:rPr>
        <w:pPrChange w:id="164" w:author="Ban Kinh tế &amp; Quản lý Hợp đồng" w:date="2026-10-14T15:56:00Z">
          <w:pPr>
            <w:spacing w:after="120" w:line="276" w:lineRule="auto"/>
          </w:pPr>
        </w:pPrChange>
      </w:pPr>
      <w:del w:id="165" w:author="Ban Kinh tế &amp; Quản lý Hợp đồng" w:date="2026-10-14T17:05:00Z">
        <w:r w:rsidRPr="00DF0BA4" w:rsidDel="00A476A5">
          <w:rPr>
            <w:rFonts w:ascii="Times New Roman" w:hAnsi="Times New Roman"/>
            <w:b/>
            <w:bCs/>
            <w:sz w:val="26"/>
            <w:szCs w:val="26"/>
          </w:rPr>
          <w:delText>3.5. Khấu trừ giá trị Hợp đồng</w:delText>
        </w:r>
      </w:del>
    </w:p>
    <w:p w14:paraId="35236F99" w14:textId="35CEBB33" w:rsidR="00096978" w:rsidRPr="00DF0BA4" w:rsidDel="00A476A5" w:rsidRDefault="00096978">
      <w:pPr>
        <w:spacing w:after="120" w:line="276" w:lineRule="auto"/>
        <w:jc w:val="both"/>
        <w:rPr>
          <w:del w:id="166" w:author="Ban Kinh tế &amp; Quản lý Hợp đồng" w:date="2026-10-14T17:05:00Z"/>
          <w:rFonts w:ascii="Times New Roman" w:hAnsi="Times New Roman"/>
          <w:sz w:val="26"/>
          <w:szCs w:val="26"/>
        </w:rPr>
        <w:pPrChange w:id="167" w:author="Ban Kinh tế &amp; Quản lý Hợp đồng" w:date="2026-10-14T15:56:00Z">
          <w:pPr>
            <w:spacing w:after="120" w:line="276" w:lineRule="auto"/>
          </w:pPr>
        </w:pPrChange>
      </w:pPr>
      <w:del w:id="168" w:author="Ban Kinh tế &amp; Quản lý Hợp đồng" w:date="2026-10-14T17:05:00Z">
        <w:r w:rsidRPr="00DF0BA4" w:rsidDel="00A476A5">
          <w:rPr>
            <w:rFonts w:ascii="Times New Roman" w:hAnsi="Times New Roman"/>
            <w:sz w:val="26"/>
            <w:szCs w:val="26"/>
          </w:rPr>
          <w:delText xml:space="preserve">Chi phí để Bên B thực hiện toàn bộ nghĩa vụ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w:delText>
        </w:r>
        <w:r w:rsidR="001F36EE" w:rsidRPr="00DF0BA4" w:rsidDel="00A476A5">
          <w:rPr>
            <w:rFonts w:ascii="Times New Roman" w:hAnsi="Times New Roman"/>
            <w:sz w:val="26"/>
            <w:szCs w:val="26"/>
            <w:highlight w:val="yellow"/>
          </w:rPr>
          <w:delText>15</w:delText>
        </w:r>
        <w:r w:rsidRPr="00DF0BA4" w:rsidDel="00A476A5">
          <w:rPr>
            <w:rFonts w:ascii="Times New Roman" w:hAnsi="Times New Roman"/>
            <w:sz w:val="26"/>
            <w:szCs w:val="26"/>
            <w:highlight w:val="yellow"/>
          </w:rPr>
          <w:delText>%</w:delText>
        </w:r>
        <w:r w:rsidRPr="00DF0BA4" w:rsidDel="00A476A5">
          <w:rPr>
            <w:rFonts w:ascii="Times New Roman" w:hAnsi="Times New Roman"/>
            <w:sz w:val="26"/>
            <w:szCs w:val="26"/>
          </w:rPr>
          <w:delText xml:space="preserve">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w:delText>
        </w:r>
      </w:del>
    </w:p>
    <w:p>
      <w:pPr>
        <w:spacing w:after="120" w:line="276" w:lineRule="auto"/>
        <w:jc w:val="both"/>
        <w:rPr>
          <w:ins w:id="91505" w:author="VNCN E&amp;C - Đề xuất đàm phán" w:date="2026-10-16T13:00:00Z"/>
          <w:rFonts w:ascii="Times New Roman" w:hAnsi="Times New Roman"/>
          <w:b/>
          <w:bCs/>
          <w:sz w:val="26"/>
          <w:szCs w:val="26"/>
        </w:rPr>
      </w:pPr>
      <w:ins w:id="91504" w:author="VNCN E&amp;C - Đề xuất đàm phán" w:date="2026-10-16T13:00:00Z">
        <w:r>
          <w:rPr>
            <w:rFonts w:ascii="Times New Roman" w:hAnsi="Times New Roman"/>
            <w:b/>
            <w:bCs/>
            <w:sz w:val="26"/>
            <w:szCs w:val="26"/>
          </w:rPr>
          <w:t xml:space="preserve">3.5. Khấu trừ giá trị Hợp đồng</w:t>
        </w:r>
      </w:ins>
    </w:p>
    <w:p>
      <w:pPr>
        <w:spacing w:after="120" w:line="276" w:lineRule="auto"/>
        <w:jc w:val="both"/>
        <w:rPr>
          <w:ins w:id="91507" w:author="VNCN E&amp;C - Đề xuất đàm phán" w:date="2026-10-16T13:00:00Z"/>
          <w:rFonts w:ascii="Times New Roman" w:hAnsi="Times New Roman"/>
          <w:sz w:val="26"/>
          <w:szCs w:val="26"/>
        </w:rPr>
      </w:pPr>
      <w:ins w:id="91506" w:author="VNCN E&amp;C - Đề xuất đàm phán" w:date="2026-10-16T13:00:00Z">
        <w:r>
          <w:rPr>
            <w:rFonts w:ascii="Times New Roman" w:hAnsi="Times New Roman"/>
            <w:sz w:val="26"/>
            <w:szCs w:val="26"/>
          </w:rPr>
          <w:t xml:space="preserve">Chi phí để Bên B thực hiện toàn bộ nghĩa vụ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w:t>
        </w:r>
        <w:r>
          <w:rPr>
            <w:rFonts w:ascii="Times New Roman" w:hAnsi="Times New Roman"/>
            <w:sz w:val="26"/>
            <w:szCs w:val="26"/>
            <w:highlight w:val="yellow"/>
          </w:rPr>
          <w:t xml:space="preserve">10</w:t>
        </w:r>
        <w:r>
          <w:rPr>
            <w:rFonts w:ascii="Times New Roman" w:hAnsi="Times New Roman"/>
            <w:sz w:val="26"/>
            <w:szCs w:val="26"/>
          </w:rPr>
          <w:t xml:space="preserve">%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w:t>
        </w:r>
      </w:ins>
    </w:p>
    <w:p w14:paraId="2B7CFE79" w14:textId="7225F34A" w:rsidR="00096978" w:rsidRPr="00DF0BA4" w:rsidRDefault="00096978">
      <w:pPr>
        <w:spacing w:after="120" w:line="276" w:lineRule="auto"/>
        <w:jc w:val="both"/>
        <w:rPr>
          <w:rFonts w:ascii="Times New Roman" w:hAnsi="Times New Roman"/>
          <w:b/>
          <w:bCs/>
          <w:sz w:val="26"/>
          <w:szCs w:val="26"/>
        </w:rPr>
        <w:pPrChange w:id="169" w:author="Ban Kinh tế &amp; Quản lý Hợp đồng" w:date="2026-10-14T15:56:00Z">
          <w:pPr>
            <w:spacing w:after="120" w:line="276" w:lineRule="auto"/>
          </w:pPr>
        </w:pPrChange>
      </w:pPr>
      <w:r w:rsidRPr="00DF0BA4">
        <w:rPr>
          <w:rFonts w:ascii="Times New Roman" w:hAnsi="Times New Roman"/>
          <w:b/>
          <w:bCs/>
          <w:sz w:val="26"/>
          <w:szCs w:val="26"/>
        </w:rPr>
        <w:t>3.6. Thông báo</w:t>
      </w:r>
    </w:p>
    <w:p w14:paraId="68E97D66" w14:textId="5029EDEB" w:rsidR="001F36EE" w:rsidRPr="00DF0BA4" w:rsidRDefault="00096978">
      <w:pPr>
        <w:spacing w:after="120" w:line="276" w:lineRule="auto"/>
        <w:jc w:val="both"/>
        <w:rPr>
          <w:rFonts w:ascii="Times New Roman" w:hAnsi="Times New Roman"/>
          <w:sz w:val="26"/>
          <w:szCs w:val="26"/>
        </w:rPr>
        <w:pPrChange w:id="170" w:author="Ban Kinh tế &amp; Quản lý Hợp đồng" w:date="2026-10-14T15:56:00Z">
          <w:pPr>
            <w:spacing w:after="120" w:line="276" w:lineRule="auto"/>
          </w:pPr>
        </w:pPrChange>
      </w:pPr>
      <w:r w:rsidRPr="00DF0BA4">
        <w:rPr>
          <w:rFonts w:ascii="Times New Roman" w:hAnsi="Times New Roman"/>
          <w:sz w:val="26"/>
          <w:szCs w:val="26"/>
        </w:rPr>
        <w:lastRenderedPageBreak/>
        <w:t xml:space="preserve">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w:t>
      </w:r>
      <w:r w:rsidR="001F36EE" w:rsidRPr="00DF0BA4">
        <w:rPr>
          <w:rFonts w:ascii="Times New Roman" w:hAnsi="Times New Roman"/>
          <w:sz w:val="26"/>
          <w:szCs w:val="26"/>
        </w:rPr>
        <w:t>Thư điện tử của mỗi bên là địa chỉ do bên đó thông báo bằng văn bản cho bên kia trong vòng 03 ngày kể từ ngày ký Hợp đồng; thông báo gửi đến địa chỉ này được coi là đã nhận vào ngày gửi.</w:t>
      </w:r>
    </w:p>
    <w:p w14:paraId="7D8BBE73" w14:textId="62441514" w:rsidR="00096978" w:rsidRPr="00DF0BA4" w:rsidRDefault="00096978">
      <w:pPr>
        <w:spacing w:after="120" w:line="276" w:lineRule="auto"/>
        <w:jc w:val="both"/>
        <w:rPr>
          <w:rFonts w:ascii="Times New Roman" w:hAnsi="Times New Roman"/>
          <w:b/>
          <w:bCs/>
          <w:sz w:val="26"/>
          <w:szCs w:val="26"/>
        </w:rPr>
        <w:pPrChange w:id="171" w:author="Ban Kinh tế &amp; Quản lý Hợp đồng" w:date="2026-10-14T15:56:00Z">
          <w:pPr>
            <w:spacing w:after="120" w:line="276" w:lineRule="auto"/>
          </w:pPr>
        </w:pPrChange>
      </w:pPr>
      <w:r w:rsidRPr="00DF0BA4">
        <w:rPr>
          <w:rFonts w:ascii="Times New Roman" w:hAnsi="Times New Roman"/>
          <w:b/>
          <w:bCs/>
          <w:sz w:val="26"/>
          <w:szCs w:val="26"/>
        </w:rPr>
        <w:t>3.7. Tài liệu tham chiếu</w:t>
      </w:r>
    </w:p>
    <w:p w14:paraId="75164413" w14:textId="77777777" w:rsidR="00096978" w:rsidRPr="00DF0BA4" w:rsidRDefault="00096978">
      <w:pPr>
        <w:spacing w:after="120" w:line="276" w:lineRule="auto"/>
        <w:jc w:val="both"/>
        <w:rPr>
          <w:rFonts w:ascii="Times New Roman" w:hAnsi="Times New Roman"/>
          <w:sz w:val="26"/>
          <w:szCs w:val="26"/>
        </w:rPr>
        <w:pPrChange w:id="172" w:author="Ban Kinh tế &amp; Quản lý Hợp đồng" w:date="2026-10-14T15:56:00Z">
          <w:pPr>
            <w:spacing w:after="120" w:line="276" w:lineRule="auto"/>
          </w:pPr>
        </w:pPrChange>
      </w:pPr>
      <w:r w:rsidRPr="00DF0BA4">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723E884E"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 xml:space="preserve">Điều 4. NỘI DUNG CÔNG VIỆC </w:t>
      </w:r>
    </w:p>
    <w:p w14:paraId="298A8E44" w14:textId="302DCFC4" w:rsidR="001F36EE" w:rsidRPr="00DF0BA4" w:rsidRDefault="00096978"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4.1. </w:t>
      </w:r>
      <w:r w:rsidR="001F36EE" w:rsidRPr="00DF0BA4">
        <w:rPr>
          <w:rFonts w:ascii="Times New Roman" w:hAnsi="Times New Roman"/>
          <w:b/>
          <w:bCs/>
          <w:sz w:val="26"/>
          <w:szCs w:val="26"/>
        </w:rPr>
        <w:t>Nội dung công việc</w:t>
      </w:r>
    </w:p>
    <w:p w14:paraId="64001ED5" w14:textId="1AE2A804"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Bên A giao và Bên B nhận thi công Gói thầu: Thi công hệ cừ, văng chống, kết cấu phần ngầm và chống thấm phần ngầm cho khối nhà ở xã hội CT1.2 và CT2 (CT2.1, CT2.2 và CT2.3), Dự án: Xây dựng nhà ở cho lực lượng vũ trang Công an nhân dân tại ô đất C3-ODK3 và C3-ODK4 thuộc phân khu đô thị H2-4, Phường Yên Sở, Thành phố Hà Nội.</w:t>
      </w:r>
    </w:p>
    <w:p w14:paraId="73ABAD03" w14:textId="77777777" w:rsidR="00096978" w:rsidRPr="00DF0BA4" w:rsidRDefault="00096978" w:rsidP="00A64E91">
      <w:pPr>
        <w:spacing w:after="120" w:line="276" w:lineRule="auto"/>
        <w:jc w:val="both"/>
        <w:rPr>
          <w:rFonts w:ascii="Times New Roman" w:hAnsi="Times New Roman"/>
          <w:i/>
          <w:iCs/>
          <w:sz w:val="26"/>
          <w:szCs w:val="26"/>
        </w:rPr>
      </w:pPr>
      <w:r w:rsidRPr="00DF0BA4">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14:paraId="14C2A072" w14:textId="2C1191AC" w:rsidR="001F36EE" w:rsidRPr="00DF0BA4" w:rsidRDefault="001F36EE" w:rsidP="00A64E91">
      <w:pPr>
        <w:spacing w:after="120" w:line="276" w:lineRule="auto"/>
        <w:jc w:val="both"/>
        <w:rPr>
          <w:rFonts w:ascii="Times New Roman" w:hAnsi="Times New Roman"/>
          <w:sz w:val="26"/>
          <w:szCs w:val="26"/>
        </w:rPr>
      </w:pPr>
      <w:r>
        <w:rPr>
          <w:rFonts w:ascii="Times New Roman" w:hAnsi="Times New Roman"/>
          <w:b/>
          <w:bCs/>
          <w:sz w:val="26"/>
          <w:szCs w:val="26"/>
        </w:rPr>
        <w:t xml:space="preserve">4.1.1.</w:t>
      </w:r>
      <w:del w:id="173" w:author="Ban Kinh tế &amp; Quản lý Hợp đồng" w:date="2026-10-14T17:12:00Z">
        <w:r w:rsidRPr="00DF0BA4" w:rsidDel="00FD46CB">
          <w:rPr>
            <w:rFonts w:ascii="Times New Roman" w:hAnsi="Times New Roman"/>
            <w:sz w:val="26"/>
            <w:szCs w:val="26"/>
          </w:rPr>
          <w:delText xml:space="preserve"> Phạm vi Hợp đồng chỉ bao gồm Phần ngầm theo định nghĩa tại </w:delText>
        </w:r>
        <w:commentRangeStart w:id="174"/>
        <w:r w:rsidRPr="00DF0BA4" w:rsidDel="00FD46CB">
          <w:rPr>
            <w:rFonts w:ascii="Times New Roman" w:hAnsi="Times New Roman"/>
            <w:sz w:val="26"/>
            <w:szCs w:val="26"/>
          </w:rPr>
          <w:delText>Điều 1. Công tác đất, công tác chống mối và công tác hoàn thiện ướt (xây, trát, ốp, lát, sơn, bả) không thuộc phạm vi Hợp đồng và do Nhà thầu khác thực hiện. Bên A có quyền điều chỉnh tăng, giảm khối lượng, phạm vi công việc hoặc giao một phần công việc cho Nhà thầu khác theo yêu cầu của Chủ đầu tư hoặc khi Bên B không đáp ứng yêu cầu của Hợp đồng; Bên B không được yêu cầu điều chỉnh đơn giá, bồi thường hoặc lợi nhuận đối với phần công việc bị điều chỉnh giảm</w:delText>
        </w:r>
      </w:del>
      <w:ins w:id="90121" w:author="VNCN E&amp;C - Đề xuất đàm phán" w:date="2026-10-16T13:00:00Z">
        <w:r>
          <w:rPr>
            <w:rFonts w:ascii="Times New Roman" w:hAnsi="Times New Roman"/>
            <w:sz w:val="26"/>
            <w:szCs w:val="26"/>
          </w:rPr>
          <w:t xml:space="preserve"> Phạm vi Hợp đồng chỉ bao gồm Phần ngầm theo định nghĩa tại Điều 1. Bên A có quyền điều chỉnh tăng, giảm khối lượng, phạm vi công việc hoặc giao một phần công việc cho Nhà thầu khác theo yêu cầu của Chủ đầu tư hoặc khi Bên B không đáp ứng yêu cầu của Hợp đồng; Bên B không được yêu cầu điều chỉnh đơn giá, bồi thường hoặc lợi nhuận đối với phần công việc bị điều chỉnh giảm. Trường hợp giảm trên </w:t>
        </w:r>
        <w:r>
          <w:rPr>
            <w:rFonts w:ascii="Times New Roman" w:hAnsi="Times New Roman"/>
            <w:sz w:val="26"/>
            <w:szCs w:val="26"/>
            <w:highlight w:val="yellow"/>
          </w:rPr>
          <w:t xml:space="preserve">20</w:t>
        </w:r>
        <w:r>
          <w:rPr>
            <w:rFonts w:ascii="Times New Roman" w:hAnsi="Times New Roman"/>
            <w:sz w:val="26"/>
            <w:szCs w:val="26"/>
          </w:rPr>
          <w:t xml:space="preserve">% giá trị Hợp đồng không do lỗi của Bên B, Bên A thanh toán chi phí huy động, giải thể hợp lý chưa được thu hồi, có chứng từ hợp lệ.</w:t>
        </w:r>
      </w:ins>
      <w:del w:id="90122" w:author="VNCN E&amp;C - Đề xuất đàm phán" w:date="2026-10-16T13:00:00Z">
        <w:r>
          <w:rPr>
            <w:rFonts w:ascii="Times New Roman" w:hAnsi="Times New Roman"/>
            <w:sz w:val="26"/>
            <w:szCs w:val="26"/>
          </w:rPr>
          <w:delText xml:space="preserve">.</w:delText>
        </w:r>
      </w:del>
      <w:commentRangeEnd w:id="174"/>
      <w:r w:rsidR="004A63AF" w:rsidRPr="00DF0BA4">
        <w:rPr>
          <w:rStyle w:val="CommentReference"/>
          <w:rFonts w:ascii="Times New Roman" w:hAnsi="Times New Roman"/>
          <w:sz w:val="26"/>
          <w:szCs w:val="26"/>
        </w:rPr>
        <w:commentReference w:id="174"/>
      </w:r>
    </w:p>
    <w:p w14:paraId="0230587B" w14:textId="55916910" w:rsidR="00B0112F" w:rsidRPr="00DF0BA4" w:rsidRDefault="00981654"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t>4.</w:t>
      </w:r>
      <w:r w:rsidR="001F36EE" w:rsidRPr="00DF0BA4">
        <w:rPr>
          <w:rFonts w:ascii="Times New Roman" w:hAnsi="Times New Roman"/>
          <w:b/>
          <w:bCs/>
          <w:sz w:val="26"/>
          <w:szCs w:val="26"/>
        </w:rPr>
        <w:t>1.</w:t>
      </w:r>
      <w:r w:rsidRPr="00DF0BA4">
        <w:rPr>
          <w:rFonts w:ascii="Times New Roman" w:hAnsi="Times New Roman"/>
          <w:b/>
          <w:bCs/>
          <w:sz w:val="26"/>
          <w:szCs w:val="26"/>
        </w:rPr>
        <w:t>2. Phối hợp với Nhà thầu thi công công tác đất. Bên B có nghĩa vụ:</w:t>
      </w:r>
    </w:p>
    <w:p w14:paraId="13BF16A4" w14:textId="77777777" w:rsidR="00B0112F" w:rsidRPr="00DF0BA4" w:rsidRDefault="00981654"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w:t>
      </w:r>
    </w:p>
    <w:p w14:paraId="24D44EA6" w14:textId="77777777" w:rsidR="00B0112F" w:rsidRPr="00DF0BA4" w:rsidRDefault="00981654"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14:paraId="7FDA0234" w14:textId="77777777" w:rsidR="00B0112F" w:rsidRPr="00DF0BA4" w:rsidRDefault="00981654"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14:paraId="6993852A" w14:textId="77777777" w:rsidR="00B0112F" w:rsidRPr="00DF0BA4" w:rsidRDefault="00981654"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14:paraId="5B689B43" w14:textId="77777777" w:rsidR="00B0112F" w:rsidRPr="00DF0BA4" w:rsidRDefault="00981654"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lastRenderedPageBreak/>
        <w:t>(v) Phối hợp trình tự tháo dỡ văng chống, nhổ cừ với trình tự đắp đất hoàn trả của Nhà thầu khác; bàn giao mặt bằng cho Nhà thầu khác thi công chống mối nền trước khi thi công bê tông lót.</w:t>
      </w:r>
    </w:p>
    <w:p w14:paraId="57192E9B" w14:textId="4225D27C" w:rsidR="00B0112F" w:rsidRPr="00CD2572" w:rsidDel="004A63AF" w:rsidRDefault="00981654" w:rsidP="00A64E91">
      <w:pPr>
        <w:spacing w:after="120" w:line="276" w:lineRule="auto"/>
        <w:jc w:val="both"/>
        <w:rPr>
          <w:del w:id="175" w:author="Ngọc Ánh Trương" w:date="2026-10-16T08:23:00Z" w16du:dateUtc="2026-10-16T01:23:00Z"/>
          <w:rFonts w:ascii="Times New Roman" w:hAnsi="Times New Roman"/>
          <w:sz w:val="26"/>
          <w:szCs w:val="26"/>
          <w:highlight w:val="yellow"/>
          <w:rPrChange w:id="176" w:author="Ban Kinh tế &amp; Quản lý Hợp đồng" w:date="2026-10-15T17:46:00Z">
            <w:rPr>
              <w:del w:id="177" w:author="Ngọc Ánh Trương" w:date="2026-10-16T08:23:00Z" w16du:dateUtc="2026-10-16T01:23:00Z"/>
              <w:rFonts w:ascii="Times New Roman" w:hAnsi="Times New Roman"/>
              <w:sz w:val="26"/>
              <w:szCs w:val="26"/>
            </w:rPr>
          </w:rPrChange>
        </w:rPr>
      </w:pPr>
      <w:del w:id="178" w:author="Ngọc Ánh Trương" w:date="2026-10-16T08:23:00Z" w16du:dateUtc="2026-10-16T01:23:00Z">
        <w:r w:rsidRPr="00CD2572" w:rsidDel="004A63AF">
          <w:rPr>
            <w:rFonts w:ascii="Times New Roman" w:hAnsi="Times New Roman"/>
            <w:b/>
            <w:bCs/>
            <w:sz w:val="26"/>
            <w:szCs w:val="26"/>
            <w:highlight w:val="yellow"/>
            <w:rPrChange w:id="179" w:author="Ban Kinh tế &amp; Quản lý Hợp đồng" w:date="2026-10-15T17:46:00Z">
              <w:rPr>
                <w:rFonts w:ascii="Times New Roman" w:hAnsi="Times New Roman"/>
                <w:b/>
                <w:bCs/>
                <w:sz w:val="26"/>
                <w:szCs w:val="26"/>
              </w:rPr>
            </w:rPrChange>
          </w:rPr>
          <w:delText xml:space="preserve">Chậm trễ của Nhà thầu khác chỉ là căn cứ để Bên A xem xét gia hạn thời gian tương ứng </w:delText>
        </w:r>
      </w:del>
      <w:ins w:id="180" w:author="Ban Kinh tế &amp; Quản lý Hợp đồng" w:date="2026-10-14T17:15:00Z">
        <w:del w:id="181" w:author="Ngọc Ánh Trương" w:date="2026-10-16T08:23:00Z" w16du:dateUtc="2026-10-16T01:23:00Z">
          <w:r w:rsidR="00F61946" w:rsidRPr="00CD2572" w:rsidDel="004A63AF">
            <w:rPr>
              <w:rFonts w:ascii="Times New Roman" w:hAnsi="Times New Roman"/>
              <w:b/>
              <w:bCs/>
              <w:sz w:val="26"/>
              <w:szCs w:val="26"/>
              <w:highlight w:val="yellow"/>
              <w:rPrChange w:id="182" w:author="Ban Kinh tế &amp; Quản lý Hợp đồng" w:date="2026-10-15T17:46:00Z">
                <w:rPr>
                  <w:rFonts w:ascii="Times New Roman" w:hAnsi="Times New Roman"/>
                  <w:b/>
                  <w:bCs/>
                  <w:sz w:val="26"/>
                  <w:szCs w:val="26"/>
                </w:rPr>
              </w:rPrChange>
            </w:rPr>
            <w:delText>căn cứ theo tiến độ của Bên B được Bên A phê duyệt</w:delText>
          </w:r>
        </w:del>
      </w:ins>
      <w:del w:id="183" w:author="Ngọc Ánh Trương" w:date="2026-10-16T08:23:00Z" w16du:dateUtc="2026-10-16T01:23:00Z">
        <w:r w:rsidRPr="00CD2572" w:rsidDel="004A63AF">
          <w:rPr>
            <w:rFonts w:ascii="Times New Roman" w:hAnsi="Times New Roman"/>
            <w:b/>
            <w:bCs/>
            <w:sz w:val="26"/>
            <w:szCs w:val="26"/>
            <w:highlight w:val="yellow"/>
            <w:rPrChange w:id="184" w:author="Ban Kinh tế &amp; Quản lý Hợp đồng" w:date="2026-10-15T17:46:00Z">
              <w:rPr>
                <w:rFonts w:ascii="Times New Roman" w:hAnsi="Times New Roman"/>
                <w:b/>
                <w:bCs/>
                <w:sz w:val="26"/>
                <w:szCs w:val="26"/>
              </w:rPr>
            </w:rPrChange>
          </w:rPr>
          <w:delText xml:space="preserve">khi Bên B chứng minh được ảnh hưởng trực tiếp đến đường găng tiến độ. Bên B </w:delText>
        </w:r>
      </w:del>
      <w:ins w:id="185" w:author="Ban Kinh tế &amp; Quản lý Hợp đồng" w:date="2026-10-14T17:16:00Z">
        <w:del w:id="186" w:author="Ngọc Ánh Trương" w:date="2026-10-16T08:23:00Z" w16du:dateUtc="2026-10-16T01:23:00Z">
          <w:r w:rsidR="00430151" w:rsidRPr="00CD2572" w:rsidDel="004A63AF">
            <w:rPr>
              <w:rFonts w:ascii="Times New Roman" w:hAnsi="Times New Roman"/>
              <w:b/>
              <w:bCs/>
              <w:sz w:val="26"/>
              <w:szCs w:val="26"/>
              <w:highlight w:val="yellow"/>
              <w:rPrChange w:id="187" w:author="Ban Kinh tế &amp; Quản lý Hợp đồng" w:date="2026-10-15T17:46:00Z">
                <w:rPr>
                  <w:rFonts w:ascii="Times New Roman" w:hAnsi="Times New Roman"/>
                  <w:b/>
                  <w:bCs/>
                  <w:sz w:val="26"/>
                  <w:szCs w:val="26"/>
                </w:rPr>
              </w:rPrChange>
            </w:rPr>
            <w:delText xml:space="preserve">A </w:delText>
          </w:r>
          <w:r w:rsidR="00AC7F5F" w:rsidRPr="00CD2572" w:rsidDel="004A63AF">
            <w:rPr>
              <w:rFonts w:ascii="Times New Roman" w:hAnsi="Times New Roman"/>
              <w:b/>
              <w:bCs/>
              <w:sz w:val="26"/>
              <w:szCs w:val="26"/>
              <w:highlight w:val="yellow"/>
              <w:rPrChange w:id="188" w:author="Ban Kinh tế &amp; Quản lý Hợp đồng" w:date="2026-10-15T17:46:00Z">
                <w:rPr>
                  <w:rFonts w:ascii="Times New Roman" w:hAnsi="Times New Roman"/>
                  <w:b/>
                  <w:bCs/>
                  <w:sz w:val="26"/>
                  <w:szCs w:val="26"/>
                </w:rPr>
              </w:rPrChange>
            </w:rPr>
            <w:delText xml:space="preserve">phải thanh toán toàn bộ chi phí phát sinh do dừng chờ do </w:delText>
          </w:r>
          <w:r w:rsidR="00046B6D" w:rsidRPr="00CD2572" w:rsidDel="004A63AF">
            <w:rPr>
              <w:rFonts w:ascii="Times New Roman" w:hAnsi="Times New Roman"/>
              <w:b/>
              <w:bCs/>
              <w:sz w:val="26"/>
              <w:szCs w:val="26"/>
              <w:highlight w:val="yellow"/>
              <w:rPrChange w:id="189" w:author="Ban Kinh tế &amp; Quản lý Hợp đồng" w:date="2026-10-15T17:46:00Z">
                <w:rPr>
                  <w:rFonts w:ascii="Times New Roman" w:hAnsi="Times New Roman"/>
                  <w:b/>
                  <w:bCs/>
                  <w:sz w:val="26"/>
                  <w:szCs w:val="26"/>
                </w:rPr>
              </w:rPrChange>
            </w:rPr>
            <w:delText xml:space="preserve">ảnh hưởng việc chậm </w:delText>
          </w:r>
        </w:del>
      </w:ins>
      <w:ins w:id="190" w:author="Ban Kinh tế &amp; Quản lý Hợp đồng" w:date="2026-10-14T17:17:00Z">
        <w:del w:id="191" w:author="Ngọc Ánh Trương" w:date="2026-10-16T08:23:00Z" w16du:dateUtc="2026-10-16T01:23:00Z">
          <w:r w:rsidR="00046B6D" w:rsidRPr="00CD2572" w:rsidDel="004A63AF">
            <w:rPr>
              <w:rFonts w:ascii="Times New Roman" w:hAnsi="Times New Roman"/>
              <w:b/>
              <w:bCs/>
              <w:sz w:val="26"/>
              <w:szCs w:val="26"/>
              <w:highlight w:val="yellow"/>
              <w:rPrChange w:id="192" w:author="Ban Kinh tế &amp; Quản lý Hợp đồng" w:date="2026-10-15T17:46:00Z">
                <w:rPr>
                  <w:rFonts w:ascii="Times New Roman" w:hAnsi="Times New Roman"/>
                  <w:b/>
                  <w:bCs/>
                  <w:sz w:val="26"/>
                  <w:szCs w:val="26"/>
                </w:rPr>
              </w:rPrChange>
            </w:rPr>
            <w:delText xml:space="preserve">trễ từ </w:delText>
          </w:r>
        </w:del>
      </w:ins>
      <w:ins w:id="193" w:author="Ban Kinh tế &amp; Quản lý Hợp đồng" w:date="2026-10-14T17:16:00Z">
        <w:del w:id="194" w:author="Ngọc Ánh Trương" w:date="2026-10-16T08:23:00Z" w16du:dateUtc="2026-10-16T01:23:00Z">
          <w:r w:rsidR="00AC7F5F" w:rsidRPr="00CD2572" w:rsidDel="004A63AF">
            <w:rPr>
              <w:rFonts w:ascii="Times New Roman" w:hAnsi="Times New Roman"/>
              <w:b/>
              <w:bCs/>
              <w:sz w:val="26"/>
              <w:szCs w:val="26"/>
              <w:highlight w:val="yellow"/>
              <w:rPrChange w:id="195" w:author="Ban Kinh tế &amp; Quản lý Hợp đồng" w:date="2026-10-15T17:46:00Z">
                <w:rPr>
                  <w:rFonts w:ascii="Times New Roman" w:hAnsi="Times New Roman"/>
                  <w:b/>
                  <w:bCs/>
                  <w:sz w:val="26"/>
                  <w:szCs w:val="26"/>
                </w:rPr>
              </w:rPrChange>
            </w:rPr>
            <w:delText>các nhà thầu khác của Bên A</w:delText>
          </w:r>
        </w:del>
      </w:ins>
      <w:del w:id="196" w:author="Ngọc Ánh Trương" w:date="2026-10-16T08:23:00Z" w16du:dateUtc="2026-10-16T01:23:00Z">
        <w:r w:rsidRPr="00CD2572" w:rsidDel="004A63AF">
          <w:rPr>
            <w:rFonts w:ascii="Times New Roman" w:hAnsi="Times New Roman"/>
            <w:b/>
            <w:bCs/>
            <w:sz w:val="26"/>
            <w:szCs w:val="26"/>
            <w:highlight w:val="yellow"/>
            <w:rPrChange w:id="197" w:author="Ban Kinh tế &amp; Quản lý Hợp đồng" w:date="2026-10-15T17:46:00Z">
              <w:rPr>
                <w:rFonts w:ascii="Times New Roman" w:hAnsi="Times New Roman"/>
                <w:b/>
                <w:bCs/>
                <w:sz w:val="26"/>
                <w:szCs w:val="26"/>
              </w:rPr>
            </w:rPrChange>
          </w:rPr>
          <w:delText>không được yêu cầu bồi thường, chi phí dừng chờ hoặc điều chỉnh đơn giá, trừ phần Bên A được Chủ đầu tư hoặc Nhà thầu khác bồi hoàn tương ứng.</w:delText>
        </w:r>
      </w:del>
    </w:p>
    <w:p>
      <w:pPr>
        <w:widowControl w:val="0"/>
        <w:spacing w:after="120" w:line="276" w:lineRule="auto"/>
        <w:jc w:val="both"/>
        <w:rPr>
          <w:ins w:id="91509" w:author="VNCN E&amp;C - Đề xuất đàm phán" w:date="2026-10-16T13:00:00Z"/>
          <w:rFonts w:ascii="Times New Roman" w:hAnsi="Times New Roman"/>
          <w:sz w:val="26"/>
          <w:szCs w:val="26"/>
          <w:highlight w:val="yellow"/>
        </w:rPr>
      </w:pPr>
      <w:ins w:id="91508" w:author="VNCN E&amp;C - Đề xuất đàm phán" w:date="2026-10-16T13:00:00Z">
        <w:r>
          <w:rPr>
            <w:rFonts w:ascii="Times New Roman" w:hAnsi="Times New Roman"/>
            <w:b/>
            <w:bCs/>
            <w:sz w:val="26"/>
            <w:szCs w:val="26"/>
          </w:rPr>
          <w:t xml:space="preserve">Chậm trễ của Nhà thầu khác chỉ là căn cứ để Bên A xem xét gia hạn thời gian tương ứng theo Điều 7.2 điểm i khi Bên B chứng minh được ảnh hưởng trực tiếp đến đường găng tiến độ. Bên B không được yêu cầu bồi thường, chi phí dừng chờ hoặc điều chỉnh đơn giá, trừ phần Bên A được Chủ đầu tư hoặc Nhà thầu khác bồi hoàn tương ứng.</w:t>
        </w:r>
      </w:ins>
    </w:p>
    <w:p w14:paraId="1268415F" w14:textId="4315A9BA" w:rsidR="00096978" w:rsidRPr="00CD2572" w:rsidRDefault="00096978" w:rsidP="00A64E91">
      <w:pPr>
        <w:widowControl w:val="0"/>
        <w:spacing w:after="120" w:line="276" w:lineRule="auto"/>
        <w:jc w:val="both"/>
        <w:rPr>
          <w:rFonts w:ascii="Times New Roman" w:hAnsi="Times New Roman"/>
          <w:sz w:val="26"/>
          <w:szCs w:val="26"/>
          <w:highlight w:val="yellow"/>
          <w:rPrChange w:id="198" w:author="Ban Kinh tế &amp; Quản lý Hợp đồng" w:date="2026-10-15T17:46:00Z">
            <w:rPr>
              <w:rFonts w:ascii="Times New Roman" w:hAnsi="Times New Roman"/>
              <w:sz w:val="26"/>
              <w:szCs w:val="26"/>
            </w:rPr>
          </w:rPrChange>
        </w:rPr>
      </w:pPr>
      <w:r w:rsidRPr="00CD2572">
        <w:rPr>
          <w:rFonts w:ascii="Times New Roman" w:hAnsi="Times New Roman"/>
          <w:b/>
          <w:bCs/>
          <w:sz w:val="26"/>
          <w:szCs w:val="26"/>
          <w:highlight w:val="yellow"/>
          <w:rPrChange w:id="199" w:author="Ban Kinh tế &amp; Quản lý Hợp đồng" w:date="2026-10-15T17:46:00Z">
            <w:rPr>
              <w:rFonts w:ascii="Times New Roman" w:hAnsi="Times New Roman"/>
              <w:b/>
              <w:bCs/>
              <w:sz w:val="26"/>
              <w:szCs w:val="26"/>
            </w:rPr>
          </w:rPrChange>
        </w:rPr>
        <w:t>4.3.</w:t>
      </w:r>
      <w:r w:rsidRPr="00CD2572">
        <w:rPr>
          <w:rFonts w:ascii="Times New Roman" w:hAnsi="Times New Roman"/>
          <w:sz w:val="26"/>
          <w:szCs w:val="26"/>
          <w:highlight w:val="yellow"/>
          <w:rPrChange w:id="200" w:author="Ban Kinh tế &amp; Quản lý Hợp đồng" w:date="2026-10-15T17:46:00Z">
            <w:rPr>
              <w:rFonts w:ascii="Times New Roman" w:hAnsi="Times New Roman"/>
              <w:sz w:val="26"/>
              <w:szCs w:val="26"/>
            </w:rPr>
          </w:rPrChange>
        </w:rPr>
        <w:t xml:space="preserve"> Bên B phải thi công đúng Hồ sơ thiết kế, Chỉ dẫn kỹ thuật, yêu cầu của Chủ đầu tư, Tư vấn giám sát và chỉ dẫn của Bên A; Bên B có nghĩa vụ sửa chữa mọi sai sót thuộc phạm vi công việc của mình bằng chi phí của Bên B.</w:t>
      </w:r>
    </w:p>
    <w:p w14:paraId="44A0984D" w14:textId="57769508" w:rsidR="003B0A74" w:rsidRPr="00DF0BA4" w:rsidRDefault="004A1E7E" w:rsidP="00A64E91">
      <w:pPr>
        <w:spacing w:after="120" w:line="276" w:lineRule="auto"/>
        <w:jc w:val="both"/>
        <w:rPr>
          <w:rFonts w:ascii="Times New Roman" w:hAnsi="Times New Roman"/>
          <w:sz w:val="26"/>
          <w:szCs w:val="26"/>
        </w:rPr>
      </w:pPr>
      <w:commentRangeStart w:id="912"/>
      <w:r>
        <w:rPr>
          <w:rFonts w:ascii="Times New Roman" w:hAnsi="Times New Roman"/>
          <w:b/>
          <w:bCs/>
          <w:sz w:val="26"/>
          <w:szCs w:val="26"/>
          <w:highlight w:val="yellow"/>
        </w:rPr>
        <w:t xml:space="preserve">4.4.</w:t>
      </w:r>
      <w:r>
        <w:rPr>
          <w:rFonts w:ascii="Times New Roman" w:hAnsi="Times New Roman"/>
          <w:sz w:val="26"/>
          <w:szCs w:val="26"/>
          <w:highlight w:val="yellow"/>
        </w:rPr>
        <w:t xml:space="preserve"> Trong phạm vi công việc của Hợp đồng, Bên B có nghĩa vụ tuân thủ các yêu cầu của</w:t>
      </w:r>
      <w:ins w:id="90123" w:author="VNCN E&amp;C - Đề xuất đàm phán" w:date="2026-10-16T13:00:00Z">
        <w:r>
          <w:rPr>
            <w:rFonts w:ascii="Times New Roman" w:hAnsi="Times New Roman"/>
            <w:sz w:val="26"/>
            <w:szCs w:val="26"/>
          </w:rPr>
          <w:t xml:space="preserve"> Hợp đồng thầu chính theo nguyên tắc back to back,</w:t>
        </w:r>
      </w:ins>
      <w:r>
        <w:rPr>
          <w:rFonts w:ascii="Times New Roman" w:hAnsi="Times New Roman"/>
          <w:sz w:val="26"/>
          <w:szCs w:val="26"/>
          <w:highlight w:val="yellow"/>
        </w:rPr>
        <w:t xml:space="preserve"> </w:t>
      </w:r>
      <w:del w:id="203" w:author="Ban Kinh tế &amp; Quản lý Hợp đồng" w:date="2026-10-14T17:18:00Z">
        <w:r w:rsidRPr="00CD2572" w:rsidDel="00C4037F">
          <w:rPr>
            <w:rFonts w:ascii="Times New Roman" w:hAnsi="Times New Roman"/>
            <w:sz w:val="26"/>
            <w:szCs w:val="26"/>
            <w:highlight w:val="yellow"/>
            <w:rPrChange w:id="204" w:author="Ban Kinh tế &amp; Quản lý Hợp đồng" w:date="2026-10-15T17:46:00Z">
              <w:rPr>
                <w:rFonts w:ascii="Times New Roman" w:hAnsi="Times New Roman"/>
                <w:sz w:val="26"/>
                <w:szCs w:val="26"/>
              </w:rPr>
            </w:rPrChange>
          </w:rPr>
          <w:delText xml:space="preserve">Hợp đồng thầu chính theo nguyên tắc back to back, </w:delText>
        </w:r>
      </w:del>
      <w:r>
        <w:rPr>
          <w:rFonts w:ascii="Times New Roman" w:hAnsi="Times New Roman"/>
          <w:sz w:val="26"/>
          <w:szCs w:val="26"/>
          <w:highlight w:val="yellow"/>
        </w:rPr>
        <w:t xml:space="preserve">Hồ sơ thiết kế, Chỉ dẫn kỹ thuật và chỉ dẫn hợp pháp của Chủ đầu tư, Tư vấn giám sát, Bên A.</w:t>
      </w:r>
      <w:del w:id="206" w:author="Ban Kinh tế &amp; Quản lý Hợp đồng" w:date="2026-10-14T17:18:00Z">
        <w:r w:rsidRPr="00CD2572" w:rsidDel="006C0C71">
          <w:rPr>
            <w:rFonts w:ascii="Times New Roman" w:hAnsi="Times New Roman"/>
            <w:sz w:val="26"/>
            <w:szCs w:val="26"/>
            <w:highlight w:val="yellow"/>
            <w:rPrChange w:id="207" w:author="Ban Kinh tế &amp; Quản lý Hợp đồng" w:date="2026-10-15T17:46:00Z">
              <w:rPr>
                <w:rFonts w:ascii="Times New Roman" w:hAnsi="Times New Roman"/>
                <w:sz w:val="26"/>
                <w:szCs w:val="26"/>
              </w:rPr>
            </w:rPrChange>
          </w:rPr>
          <w:delText xml:space="preserve"> Các nghĩa vụ của Bên A đối với Chủ đầu tư theo Hợp đồng thầu chính liên quan đến phạm vi công việc của Bên B được áp dụng tương ứng đối với Bên B, trừ các nội dung về giá, tạm ứng, thanh toán đã được quy định riêng tại Hợp đồng này</w:delText>
        </w:r>
      </w:del>
      <w:ins w:id="90124" w:author="VNCN E&amp;C - Đề xuất đàm phán" w:date="2026-10-16T13:00:00Z">
        <w:r>
          <w:rPr>
            <w:rFonts w:ascii="Times New Roman" w:hAnsi="Times New Roman"/>
            <w:sz w:val="26"/>
            <w:szCs w:val="26"/>
          </w:rPr>
          <w:t xml:space="preserve"> Bên A cung cấp cho Bên B trích lục các điều khoản của Hợp đồng thầu chính liên quan đến phạm vi công việc của Bên B</w:t>
        </w:r>
      </w:ins>
      <w:r>
        <w:rPr>
          <w:rFonts w:ascii="Times New Roman" w:hAnsi="Times New Roman"/>
          <w:sz w:val="26"/>
          <w:szCs w:val="26"/>
          <w:highlight w:val="yellow"/>
        </w:rPr>
        <w:t xml:space="preserve">. Trường hợp do lỗi của Bên B mà Chủ đầu tư từ chối nghiệm thu, giảm trừ thanh toán, yêu cầu sửa chữa, bồi thường hoặc áp dụng chế tài đối với Bên A, Bên B phải khắc phục và hoàn trả cho Bên A toàn bộ chi phí, thiệt</w:t>
      </w:r>
      <w:r>
        <w:rPr>
          <w:rFonts w:ascii="Times New Roman" w:hAnsi="Times New Roman"/>
          <w:sz w:val="26"/>
          <w:szCs w:val="26"/>
        </w:rPr>
        <w:t xml:space="preserve"> hại, tiền phạt phát sinh tương ứng.</w:t>
      </w:r>
      <w:commentRangeEnd w:id="912"/>
      <w:r>
        <w:rPr>
          <w:rStyle w:val="CommentReference"/>
        </w:rPr>
        <w:commentReference w:id="912"/>
      </w:r>
    </w:p>
    <w:p w14:paraId="5FFFA40D" w14:textId="093C301C" w:rsidR="00096978" w:rsidRPr="00DF0BA4" w:rsidRDefault="00096978" w:rsidP="00A64E91">
      <w:pPr>
        <w:tabs>
          <w:tab w:val="left" w:pos="720"/>
        </w:tabs>
        <w:spacing w:after="120" w:line="276" w:lineRule="auto"/>
        <w:jc w:val="both"/>
        <w:rPr>
          <w:rFonts w:ascii="Times New Roman" w:hAnsi="Times New Roman"/>
          <w:sz w:val="26"/>
          <w:szCs w:val="26"/>
        </w:rPr>
      </w:pPr>
      <w:r w:rsidRPr="00DF0BA4">
        <w:rPr>
          <w:rFonts w:ascii="Times New Roman" w:hAnsi="Times New Roman"/>
          <w:b/>
          <w:bCs/>
          <w:sz w:val="26"/>
          <w:szCs w:val="26"/>
        </w:rPr>
        <w:t xml:space="preserve">4.5. </w:t>
      </w:r>
      <w:r w:rsidRPr="00DF0BA4">
        <w:rPr>
          <w:rFonts w:ascii="Times New Roman" w:hAnsi="Times New Roman"/>
          <w:sz w:val="26"/>
          <w:szCs w:val="26"/>
        </w:rPr>
        <w:t xml:space="preserve">Bên B phải huy động đủ các thiết bị theo yêu cầu chi tiết như tại </w:t>
      </w:r>
      <w:r w:rsidRPr="00DF0BA4">
        <w:rPr>
          <w:rFonts w:ascii="Times New Roman" w:hAnsi="Times New Roman"/>
          <w:i/>
          <w:iCs/>
          <w:sz w:val="26"/>
          <w:szCs w:val="26"/>
        </w:rPr>
        <w:t>Biểu 04[Yêu cầu về thiết bị]</w:t>
      </w:r>
      <w:r w:rsidRPr="00DF0BA4">
        <w:rPr>
          <w:rFonts w:ascii="Times New Roman" w:hAnsi="Times New Roman"/>
          <w:sz w:val="26"/>
          <w:szCs w:val="26"/>
        </w:rPr>
        <w:t>. Tiến độ huy động theo yêu cầu của Bên A, phù hợp với tiến độ huy động của Dự án và yêu cầu của Chủ đầu tư.</w:t>
      </w:r>
    </w:p>
    <w:p w14:paraId="6D457E02"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5. YÊU CẦU VỀ CHẤT LƯỢNG, KỸ THUẬT</w:t>
      </w:r>
    </w:p>
    <w:p w14:paraId="1DFFF329" w14:textId="231934B0"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5.1.</w:t>
      </w:r>
      <w:r w:rsidRPr="00DF0BA4">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14:paraId="7F203D0A" w14:textId="3B4B7620"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5.2</w:t>
      </w:r>
      <w:r w:rsidRPr="00DF0BA4">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w:t>
      </w:r>
    </w:p>
    <w:p w14:paraId="12D29DF9" w14:textId="3DBBB353"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5.3.</w:t>
      </w:r>
      <w:r w:rsidRPr="00DF0BA4">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14:paraId="35031E51" w14:textId="53688FDF"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5.4.</w:t>
      </w:r>
      <w:r w:rsidRPr="00DF0BA4">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14:paraId="53AEE07E" w14:textId="650E4B9B"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5.5.</w:t>
      </w:r>
      <w:r w:rsidRPr="00DF0BA4">
        <w:rPr>
          <w:rFonts w:ascii="Times New Roman" w:hAnsi="Times New Roman"/>
          <w:sz w:val="26"/>
          <w:szCs w:val="26"/>
        </w:rPr>
        <w:t xml:space="preserve"> Bên B không được tự ý thay đổi chủng loại, thương hiệu, quy cách vật liệu đã được phê duyệt hoặc quy cách kỹ thuật trong Hồ sơ thiết kế, Biểu 07. Mọi thay đổi phải được </w:t>
      </w:r>
      <w:r w:rsidRPr="00DF0BA4">
        <w:rPr>
          <w:rFonts w:ascii="Times New Roman" w:hAnsi="Times New Roman"/>
          <w:sz w:val="26"/>
          <w:szCs w:val="26"/>
        </w:rPr>
        <w:lastRenderedPageBreak/>
        <w:t>Bên A chấp thuận bằng văn bản.</w:t>
      </w:r>
    </w:p>
    <w:p w14:paraId="76E71E28" w14:textId="42F51725"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5.6.</w:t>
      </w:r>
      <w:r w:rsidRPr="00DF0BA4">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14:paraId="1B7CE350" w14:textId="7A2D086E"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5.7.</w:t>
      </w:r>
      <w:r w:rsidRPr="00DF0BA4">
        <w:rPr>
          <w:rFonts w:ascii="Times New Roman" w:hAnsi="Times New Roman"/>
          <w:sz w:val="26"/>
          <w:szCs w:val="26"/>
        </w:rPr>
        <w:t xml:space="preserve"> Đối với công việc không bảo đảm chất lượng, Bên B phải sửa chữa; trường hợp không sửa chữa được thì phải phá dỡ, thi công lại ngay khi có yêu cầu của Bên A. Bên B chịu toàn bộ chi phí liên quan và bồi thường toàn bộ thiệt hại mà Bên A phải gánh chịu do sai sót của Bên B.</w:t>
      </w:r>
    </w:p>
    <w:p w14:paraId="2129346E" w14:textId="08D0EC03"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5.8.</w:t>
      </w:r>
      <w:r w:rsidRPr="00DF0BA4">
        <w:rPr>
          <w:rFonts w:ascii="Times New Roman" w:hAnsi="Times New Roman"/>
          <w:sz w:val="26"/>
          <w:szCs w:val="26"/>
        </w:rPr>
        <w:t xml:space="preserve"> Bên B chịu trách nhiệm hoàn thành công việc của Hợp đồng bằng chi phí của mình đến khi bàn giao Hạng mục công trình và hoàn thành nghĩa vụ bảo hành.</w:t>
      </w:r>
    </w:p>
    <w:p w14:paraId="44CD1490" w14:textId="6EB11A4D"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5.9.</w:t>
      </w:r>
      <w:r w:rsidRPr="00DF0BA4">
        <w:rPr>
          <w:rFonts w:ascii="Times New Roman" w:hAnsi="Times New Roman"/>
          <w:sz w:val="26"/>
          <w:szCs w:val="26"/>
        </w:rPr>
        <w:t xml:space="preserve"> Mọi tổn thất, hư hỏng đối với Hạng mục công trình, người lao động, vật liệu, máy móc, thiết bị phát sinh do lỗi của Bên B thì Bên B phải sửa chữa, khắc phục, bồi thường bằng chi phí của mình.</w:t>
      </w:r>
    </w:p>
    <w:p w14:paraId="7C1DE545" w14:textId="022A4FA2" w:rsidR="00B0112F" w:rsidRPr="00DF0BA4" w:rsidRDefault="00981654"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5.10. </w:t>
      </w:r>
      <w:r>
        <w:rPr>
          <w:rFonts w:ascii="Times New Roman" w:hAnsi="Times New Roman"/>
          <w:sz w:val="26"/>
          <w:szCs w:val="26"/>
        </w:rPr>
        <w:t xml:space="preserve">Bên B chịu trách nhiệm về chất lượng công tác chống thấm phần ngầm. Trước khi nghiệm thu, Bên B phải thực hiện thí nghiệm</w:t>
      </w:r>
      <w:ins w:id="90125" w:author="VNCN E&amp;C - Đề xuất đàm phán" w:date="2026-10-16T13:00:00Z">
        <w:r>
          <w:rPr>
            <w:rFonts w:ascii="Times New Roman" w:hAnsi="Times New Roman"/>
            <w:sz w:val="26"/>
            <w:szCs w:val="26"/>
          </w:rPr>
          <w:t xml:space="preserve"> thử kín nước</w:t>
        </w:r>
      </w:ins>
      <w:del w:id="90126" w:author="VNCN E&amp;C - Đề xuất đàm phán" w:date="2026-10-16T13:00:00Z">
        <w:r>
          <w:rPr>
            <w:rFonts w:ascii="Times New Roman" w:hAnsi="Times New Roman"/>
            <w:sz w:val="26"/>
            <w:szCs w:val="26"/>
          </w:rPr>
          <w:delText xml:space="preserve">,</w:delText>
        </w:r>
      </w:del>
      <w:r>
        <w:rPr>
          <w:rFonts w:ascii="Times New Roman" w:hAnsi="Times New Roman"/>
          <w:sz w:val="26"/>
          <w:szCs w:val="26"/>
        </w:rPr>
        <w:t xml:space="preserve"> </w:t>
      </w:r>
      <w:del w:id="209" w:author="admin" w:date="2026-10-15T11:13:00Z">
        <w:r w:rsidRPr="00DF0BA4" w:rsidDel="00FA1C42">
          <w:rPr>
            <w:rFonts w:ascii="Times New Roman" w:hAnsi="Times New Roman"/>
            <w:sz w:val="26"/>
            <w:szCs w:val="26"/>
          </w:rPr>
          <w:delText xml:space="preserve">thử kín nước </w:delText>
        </w:r>
      </w:del>
      <w:r>
        <w:rPr>
          <w:rFonts w:ascii="Times New Roman" w:hAnsi="Times New Roman"/>
          <w:sz w:val="26"/>
          <w:szCs w:val="26"/>
        </w:rPr>
        <w:t xml:space="preserve">(ngâm nước</w:t>
      </w:r>
      <w:del w:id="210" w:author="admin" w:date="2026-10-15T11:13:00Z">
        <w:r w:rsidRPr="00DF0BA4" w:rsidDel="00FA1C42">
          <w:rPr>
            <w:rFonts w:ascii="Times New Roman" w:hAnsi="Times New Roman"/>
            <w:sz w:val="26"/>
            <w:szCs w:val="26"/>
          </w:rPr>
          <w:delText>, thử áp</w:delText>
        </w:r>
      </w:del>
      <w:ins w:id="90127" w:author="VNCN E&amp;C - Đề xuất đàm phán" w:date="2026-10-16T13:00:00Z">
        <w:r>
          <w:rPr>
            <w:rFonts w:ascii="Times New Roman" w:hAnsi="Times New Roman"/>
            <w:sz w:val="26"/>
            <w:szCs w:val="26"/>
          </w:rPr>
          <w:t xml:space="preserve">; thử áp đối với bể chứa, ống xuyên tường nếu Chỉ dẫn kỹ thuật yêu cầu</w:t>
        </w:r>
      </w:ins>
      <w:r>
        <w:rPr>
          <w:rFonts w:ascii="Times New Roman" w:hAnsi="Times New Roman"/>
          <w:sz w:val="26"/>
          <w:szCs w:val="26"/>
        </w:rPr>
        <w:t xml:space="preserve">) theo Chỉ dẫn kỹ thuật và yêu cầu của Bên A; mọi vị trí thấm, rò rỉ phát hiện trong thời gian thi công và bảo hành phải được Bên B xử lý bằng chi phí của mình.</w:t>
      </w:r>
    </w:p>
    <w:p w14:paraId="0A9A9F6C"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6. NGHIỆM THU VÀ BÀN GIAO HẠNG MỤC CÔNG TRÌNH</w:t>
      </w:r>
    </w:p>
    <w:p w14:paraId="68E2B42B" w14:textId="07901F10"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6.1. Nghiệm thu:</w:t>
      </w:r>
    </w:p>
    <w:p w14:paraId="5C26CFD4" w14:textId="54884575"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14:paraId="57FFDBAB" w14:textId="1519F12C"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14:paraId="0D9B1F4B" w14:textId="37A729A1"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14:paraId="130C3081" w14:textId="6188854A"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 xml:space="preserve">c) Tổ chức nghiệm thu: Bên A tổ chức kiểm tra, đánh giá chất lượng, khối lượng công việc của Bên B và thông báo các sai sót (nếu có). Bên B phải thông báo bằng văn bản cho Bên A tối thiểu </w:t>
      </w:r>
      <w:r w:rsidRPr="00DF0BA4">
        <w:rPr>
          <w:rFonts w:ascii="Times New Roman" w:hAnsi="Times New Roman"/>
          <w:sz w:val="26"/>
          <w:szCs w:val="26"/>
          <w:highlight w:val="yellow"/>
        </w:rPr>
        <w:t>24</w:t>
      </w:r>
      <w:r w:rsidRPr="00DF0BA4">
        <w:rPr>
          <w:rFonts w:ascii="Times New Roman" w:hAnsi="Times New Roman"/>
          <w:sz w:val="26"/>
          <w:szCs w:val="26"/>
        </w:rPr>
        <w:t xml:space="preserve"> giờ trước khi che khuất, phủ lấp công việc. Công việc, bộ phận bị che khuất phải được nghiệm thu và lập bản vẽ hoàn công trước khi thi công công việc tiếp theo; công việc bị che khuất khi chưa được nghiệm thu bị coi là không được chấp nhận.</w:t>
      </w:r>
    </w:p>
    <w:p w14:paraId="55AD7770" w14:textId="4943907E" w:rsidR="00096978" w:rsidRPr="00DF0BA4" w:rsidRDefault="00096978" w:rsidP="00A64E91">
      <w:pPr>
        <w:tabs>
          <w:tab w:val="left" w:pos="459"/>
        </w:tabs>
        <w:spacing w:after="120" w:line="276" w:lineRule="auto"/>
        <w:jc w:val="both"/>
        <w:rPr>
          <w:rFonts w:ascii="Times New Roman" w:hAnsi="Times New Roman"/>
          <w:sz w:val="26"/>
          <w:szCs w:val="26"/>
        </w:rPr>
      </w:pPr>
      <w:commentRangeStart w:id="913"/>
      <w:r>
        <w:rPr>
          <w:rFonts w:ascii="Times New Roman" w:hAnsi="Times New Roman"/>
          <w:sz w:val="26"/>
          <w:szCs w:val="26"/>
        </w:rPr>
        <w:t xml:space="preserve">d) Việc kiểm tra, nghiệm thu của Bên A không miễn trừ, không làm giảm trách nhiệm của Bên B theo Hợp đồng và pháp luật. Số lượng hồ sơ nghiệm thu hoàn thành: </w:t>
      </w:r>
      <w:del w:id="211" w:author="Ban Kinh tế &amp; Quản lý Hợp đồng" w:date="2026-10-14T17:21:00Z">
        <w:r w:rsidRPr="00DF0BA4" w:rsidDel="00560BD9">
          <w:rPr>
            <w:rFonts w:ascii="Times New Roman" w:hAnsi="Times New Roman"/>
            <w:sz w:val="26"/>
            <w:szCs w:val="26"/>
            <w:highlight w:val="yellow"/>
          </w:rPr>
          <w:delText>08</w:delText>
        </w:r>
      </w:del>
      <w:ins w:id="90128" w:author="Ban Kinh tế &amp; Quản lý Hợp đồng" w:date="2026-10-14T17:21:00Z">
        <w:r>
          <w:rPr>
            <w:rFonts w:ascii="Times New Roman" w:hAnsi="Times New Roman"/>
            <w:sz w:val="26"/>
            <w:szCs w:val="26"/>
          </w:rPr>
          <w:t xml:space="preserve">06</w:t>
        </w:r>
      </w:ins>
      <w:r>
        <w:rPr>
          <w:rFonts w:ascii="Times New Roman" w:hAnsi="Times New Roman"/>
          <w:sz w:val="26"/>
          <w:szCs w:val="26"/>
        </w:rPr>
        <w:t xml:space="preserve"> bộ</w:t>
      </w:r>
      <w:ins w:id="90129" w:author="VNCN E&amp;C - Đề xuất đàm phán" w:date="2026-10-16T13:00:00Z">
        <w:r>
          <w:rPr>
            <w:rFonts w:ascii="Times New Roman" w:hAnsi="Times New Roman"/>
            <w:sz w:val="26"/>
            <w:szCs w:val="26"/>
          </w:rPr>
          <w:t xml:space="preserve"> gốc kèm bản scan; Bên B cung cấp bổ sung khi Chủ đầu tư yêu cầu, không tính phí</w:t>
        </w:r>
      </w:ins>
      <w:r>
        <w:rPr>
          <w:rFonts w:ascii="Times New Roman" w:hAnsi="Times New Roman"/>
          <w:sz w:val="26"/>
          <w:szCs w:val="26"/>
        </w:rPr>
        <w:t xml:space="preserve">.</w:t>
      </w:r>
      <w:commentRangeEnd w:id="913"/>
      <w:r>
        <w:rPr>
          <w:rStyle w:val="CommentReference"/>
        </w:rPr>
        <w:commentReference w:id="913"/>
      </w:r>
    </w:p>
    <w:p w14:paraId="7ACBF4D3"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6.2. Bàn giao Hạng mục công trình: </w:t>
      </w:r>
    </w:p>
    <w:p w14:paraId="7D7C4D7E" w14:textId="77777777"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 xml:space="preserve">a) Điều kiện bàn giao: </w:t>
      </w:r>
    </w:p>
    <w:p w14:paraId="24B5CAF1" w14:textId="77777777"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lastRenderedPageBreak/>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6D37563E" w14:textId="4A782F4B"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 xml:space="preserve">(ii) Được Bên A </w:t>
      </w:r>
      <w:del w:id="213" w:author="admin" w:date="2026-10-15T11:17:00Z">
        <w:r w:rsidRPr="00DF0BA4" w:rsidDel="00AE0C51">
          <w:rPr>
            <w:rFonts w:ascii="Times New Roman" w:hAnsi="Times New Roman"/>
            <w:sz w:val="26"/>
            <w:szCs w:val="26"/>
          </w:rPr>
          <w:delText xml:space="preserve">chấp thuận </w:delText>
        </w:r>
      </w:del>
      <w:r w:rsidRPr="00DF0BA4">
        <w:rPr>
          <w:rFonts w:ascii="Times New Roman" w:hAnsi="Times New Roman"/>
          <w:sz w:val="26"/>
          <w:szCs w:val="26"/>
        </w:rPr>
        <w:t>nghiệm thu bàn giao Hạng mục công trình</w:t>
      </w:r>
      <w:ins w:id="214" w:author="admin" w:date="2026-10-15T11:16:00Z">
        <w:r w:rsidR="00AE0C51">
          <w:rPr>
            <w:rFonts w:ascii="Times New Roman" w:hAnsi="Times New Roman"/>
            <w:sz w:val="26"/>
            <w:szCs w:val="26"/>
          </w:rPr>
          <w:t xml:space="preserve"> </w:t>
        </w:r>
      </w:ins>
      <w:ins w:id="215" w:author="Ban Kinh tế &amp; Quản lý Hợp đồng" w:date="2026-10-15T17:56:00Z">
        <w:r w:rsidR="005A6A84">
          <w:rPr>
            <w:rFonts w:ascii="Times New Roman" w:hAnsi="Times New Roman"/>
            <w:sz w:val="26"/>
            <w:szCs w:val="26"/>
          </w:rPr>
          <w:t>theo phạm vi công việc của hợp đồng này</w:t>
        </w:r>
      </w:ins>
      <w:ins w:id="216" w:author="admin" w:date="2026-10-15T11:16:00Z">
        <w:del w:id="217" w:author="Ban Kinh tế &amp; Quản lý Hợp đồng" w:date="2026-10-15T17:56:00Z">
          <w:r w:rsidR="00AE0C51" w:rsidDel="005A6A84">
            <w:rPr>
              <w:rFonts w:ascii="Times New Roman" w:hAnsi="Times New Roman"/>
              <w:sz w:val="26"/>
              <w:szCs w:val="26"/>
            </w:rPr>
            <w:delText>theo</w:delText>
          </w:r>
        </w:del>
      </w:ins>
      <w:ins w:id="218" w:author="admin" w:date="2026-10-15T11:17:00Z">
        <w:del w:id="219" w:author="Ban Kinh tế &amp; Quản lý Hợp đồng" w:date="2026-10-15T17:56:00Z">
          <w:r w:rsidR="00AE0C51" w:rsidDel="005A6A84">
            <w:rPr>
              <w:rFonts w:ascii="Times New Roman" w:hAnsi="Times New Roman"/>
              <w:sz w:val="26"/>
              <w:szCs w:val="26"/>
            </w:rPr>
            <w:delText xml:space="preserve"> PV hd này</w:delText>
          </w:r>
        </w:del>
      </w:ins>
      <w:r w:rsidR="001F36EE" w:rsidRPr="00DF0BA4">
        <w:rPr>
          <w:rFonts w:ascii="Times New Roman" w:hAnsi="Times New Roman"/>
          <w:sz w:val="26"/>
          <w:szCs w:val="26"/>
        </w:rPr>
        <w:t>.</w:t>
      </w:r>
    </w:p>
    <w:p w14:paraId="21F176AA" w14:textId="6C55BF86" w:rsidR="00B0112F" w:rsidRPr="00DF0BA4" w:rsidRDefault="00981654" w:rsidP="00A64E91">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(iii) Bên B đã hoàn thành tháo dỡ hệ văng chống, nhổ cừ (theo thiết kế biện pháp), thu dọn mặt bằng</w:t>
      </w:r>
      <w:ins w:id="90130" w:author="VNCN E&amp;C - Đề xuất đàm phán" w:date="2026-10-16T13:00:00Z">
        <w:r>
          <w:rPr>
            <w:rFonts w:ascii="Times New Roman" w:hAnsi="Times New Roman"/>
            <w:sz w:val="26"/>
            <w:szCs w:val="26"/>
          </w:rPr>
          <w:t xml:space="preserve">. Hồ</w:t>
        </w:r>
      </w:ins>
      <w:del w:id="90131" w:author="VNCN E&amp;C - Đề xuất đàm phán" w:date="2026-10-16T13:00:00Z">
        <w:r>
          <w:rPr>
            <w:rFonts w:ascii="Times New Roman" w:hAnsi="Times New Roman"/>
            <w:sz w:val="26"/>
            <w:szCs w:val="26"/>
          </w:rPr>
          <w:delText xml:space="preserve"> và bàn giao đầy đủ hồ</w:delText>
        </w:r>
      </w:del>
      <w:r>
        <w:rPr>
          <w:rFonts w:ascii="Times New Roman" w:hAnsi="Times New Roman"/>
          <w:sz w:val="26"/>
          <w:szCs w:val="26"/>
        </w:rPr>
        <w:t xml:space="preserve"> sơ hoàn công</w:t>
      </w:r>
      <w:ins w:id="90132" w:author="Ban Kinh tế &amp; Quản lý Hợp đồng" w:date="2026-10-15T17:57:00Z">
        <w:r>
          <w:rPr>
            <w:rFonts w:ascii="Times New Roman" w:hAnsi="Times New Roman"/>
            <w:sz w:val="26"/>
            <w:szCs w:val="26"/>
          </w:rPr>
          <w:t xml:space="preserve">, </w:t>
        </w:r>
      </w:ins>
      <w:ins w:id="90133" w:author="VNCN E&amp;C - Đề xuất đàm phán" w:date="2026-10-16T13:00:00Z">
        <w:r>
          <w:rPr>
            <w:rFonts w:ascii="Times New Roman" w:hAnsi="Times New Roman"/>
            <w:sz w:val="26"/>
            <w:szCs w:val="26"/>
          </w:rPr>
          <w:t xml:space="preserve">hồ sơ </w:t>
        </w:r>
      </w:ins>
      <w:ins w:id="90134" w:author="Ban Kinh tế &amp; Quản lý Hợp đồng" w:date="2026-10-15T17:57:00Z">
        <w:r>
          <w:rPr>
            <w:rFonts w:ascii="Times New Roman" w:hAnsi="Times New Roman"/>
            <w:sz w:val="26"/>
            <w:szCs w:val="26"/>
          </w:rPr>
          <w:t xml:space="preserve">chất lượng</w:t>
        </w:r>
      </w:ins>
      <w:ins w:id="90135" w:author="VNCN E&amp;C - Đề xuất đàm phán" w:date="2026-10-16T13:00:00Z">
        <w:r>
          <w:rPr>
            <w:rFonts w:ascii="Times New Roman" w:hAnsi="Times New Roman"/>
            <w:sz w:val="26"/>
            <w:szCs w:val="26"/>
          </w:rPr>
          <w:t xml:space="preserve"> phải được Bên B nộp đầy đủ</w:t>
        </w:r>
      </w:ins>
      <w:ins w:id="90136" w:author="Ban Kinh tế &amp; Quản lý Hợp đồng" w:date="2026-10-14T17:24:00Z">
        <w:r>
          <w:rPr>
            <w:rFonts w:ascii="Times New Roman" w:hAnsi="Times New Roman"/>
            <w:sz w:val="26"/>
            <w:szCs w:val="26"/>
          </w:rPr>
          <w:t xml:space="preserve"> trong vòng </w:t>
        </w:r>
      </w:ins>
      <w:ins w:id="90137" w:author="Ban Kinh tế &amp; Quản lý Hợp đồng" w:date="2026-10-15T17:57:00Z">
        <w:r>
          <w:rPr>
            <w:rFonts w:ascii="Times New Roman" w:hAnsi="Times New Roman"/>
            <w:sz w:val="26"/>
            <w:szCs w:val="26"/>
          </w:rPr>
          <w:t xml:space="preserve">30</w:t>
        </w:r>
      </w:ins>
      <w:ins w:id="90138" w:author="Ban Kinh tế &amp; Quản lý Hợp đồng" w:date="2026-10-14T17:24:00Z">
        <w:r>
          <w:rPr>
            <w:rFonts w:ascii="Times New Roman" w:hAnsi="Times New Roman"/>
            <w:sz w:val="26"/>
            <w:szCs w:val="26"/>
          </w:rPr>
          <w:t xml:space="preserve"> ngày </w:t>
        </w:r>
      </w:ins>
      <w:ins w:id="90139" w:author="VNCN E&amp;C - Đề xuất đàm phán" w:date="2026-10-16T13:00:00Z">
        <w:r>
          <w:rPr>
            <w:rFonts w:ascii="Times New Roman" w:hAnsi="Times New Roman"/>
            <w:sz w:val="26"/>
            <w:szCs w:val="26"/>
          </w:rPr>
          <w:t xml:space="preserve">kể từ ngày</w:t>
        </w:r>
      </w:ins>
      <w:ins w:id="90141" w:author="Ban Kinh tế &amp; Quản lý Hợp đồng" w:date="2026-10-14T17:24:00Z">
        <w:del w:id="90140" w:author="VNCN E&amp;C - Đề xuất đàm phán" w:date="2026-10-16T13:00:00Z">
          <w:r>
            <w:rPr>
              <w:rFonts w:ascii="Times New Roman" w:hAnsi="Times New Roman"/>
              <w:sz w:val="26"/>
              <w:szCs w:val="26"/>
            </w:rPr>
            <w:delText xml:space="preserve">sau khi</w:delText>
          </w:r>
        </w:del>
      </w:ins>
      <w:ins w:id="90142" w:author="Ban Kinh tế &amp; Quản lý Hợp đồng" w:date="2026-10-14T17:24:00Z">
        <w:r>
          <w:rPr>
            <w:rFonts w:ascii="Times New Roman" w:hAnsi="Times New Roman"/>
            <w:sz w:val="26"/>
            <w:szCs w:val="26"/>
          </w:rPr>
          <w:t xml:space="preserve"> </w:t>
        </w:r>
      </w:ins>
      <w:ins w:id="90143" w:author="Ban Kinh tế &amp; Quản lý Hợp đồng" w:date="2026-10-15T17:57:00Z">
        <w:r>
          <w:rPr>
            <w:rFonts w:ascii="Times New Roman" w:hAnsi="Times New Roman"/>
            <w:sz w:val="26"/>
            <w:szCs w:val="26"/>
          </w:rPr>
          <w:t xml:space="preserve">ký biên bản </w:t>
        </w:r>
      </w:ins>
      <w:ins w:id="90144" w:author="VNCN E&amp;C - Đề xuất đàm phán" w:date="2026-10-16T13:00:00Z">
        <w:r>
          <w:rPr>
            <w:rFonts w:ascii="Times New Roman" w:hAnsi="Times New Roman"/>
            <w:sz w:val="26"/>
            <w:szCs w:val="26"/>
          </w:rPr>
          <w:t xml:space="preserve">nghiệm thu </w:t>
        </w:r>
      </w:ins>
      <w:ins w:id="90145" w:author="Ban Kinh tế &amp; Quản lý Hợp đồng" w:date="2026-10-14T17:24:00Z">
        <w:r>
          <w:rPr>
            <w:rFonts w:ascii="Times New Roman" w:hAnsi="Times New Roman"/>
            <w:sz w:val="26"/>
            <w:szCs w:val="26"/>
          </w:rPr>
          <w:t xml:space="preserve">bàn giao</w:t>
        </w:r>
      </w:ins>
      <w:ins w:id="90146" w:author="VNCN E&amp;C - Đề xuất đàm phán" w:date="2026-10-16T13:00:00Z">
        <w:r>
          <w:rPr>
            <w:rFonts w:ascii="Times New Roman" w:hAnsi="Times New Roman"/>
            <w:sz w:val="26"/>
            <w:szCs w:val="26"/>
          </w:rPr>
          <w:t xml:space="preserve"> và là điều kiện để quyết toán, hoàn trả bảo lãnh thực hiện Hợp đồng</w:t>
        </w:r>
      </w:ins>
      <w:r>
        <w:rPr>
          <w:rFonts w:ascii="Times New Roman" w:hAnsi="Times New Roman"/>
          <w:sz w:val="26"/>
          <w:szCs w:val="26"/>
        </w:rPr>
        <w:t xml:space="preserve">.</w:t>
      </w:r>
    </w:p>
    <w:p w14:paraId="7EF4686E"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6.3. Các tồn tại về chất lượng, công việc chưa hoàn thành</w:t>
      </w:r>
    </w:p>
    <w:p w14:paraId="015730FC" w14:textId="7D1731DB" w:rsidR="002F2C35" w:rsidRPr="00DF0BA4" w:rsidRDefault="00096978" w:rsidP="00A64E91">
      <w:pPr>
        <w:pStyle w:val="BodyTextIndent"/>
        <w:tabs>
          <w:tab w:val="left" w:pos="1134"/>
        </w:tabs>
        <w:spacing w:after="120" w:line="276" w:lineRule="auto"/>
        <w:ind w:firstLine="0"/>
        <w:rPr>
          <w:rFonts w:ascii="Times New Roman" w:hAnsi="Times New Roman"/>
          <w:sz w:val="26"/>
          <w:szCs w:val="26"/>
          <w:lang w:val="en-US" w:eastAsia="en-US"/>
        </w:rPr>
      </w:pPr>
      <w:r w:rsidRPr="00DF0BA4">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14:paraId="08FEF21E" w14:textId="72BF7002" w:rsidR="00096978" w:rsidRPr="00DF0BA4" w:rsidRDefault="00096978" w:rsidP="00A64E91">
      <w:pPr>
        <w:pStyle w:val="BodyTextIndent"/>
        <w:tabs>
          <w:tab w:val="left" w:pos="1134"/>
        </w:tabs>
        <w:spacing w:after="120" w:line="276" w:lineRule="auto"/>
        <w:ind w:firstLine="0"/>
        <w:rPr>
          <w:rFonts w:ascii="Times New Roman" w:hAnsi="Times New Roman"/>
          <w:sz w:val="26"/>
          <w:szCs w:val="26"/>
          <w:lang w:val="en-US" w:eastAsia="en-US"/>
        </w:rPr>
      </w:pPr>
      <w:r w:rsidRPr="00DF0BA4">
        <w:rPr>
          <w:rFonts w:ascii="Times New Roman" w:hAnsi="Times New Roman"/>
          <w:sz w:val="26"/>
          <w:szCs w:val="26"/>
          <w:lang w:val="en-US" w:eastAsia="en-US"/>
        </w:rPr>
        <w:t>b) Trường hợp Bên B không thực hiện, thực hiện không đầy đủ hoặc thực hiện sai và không khắc phục trong thời hạn Bên A ấn định tại thông báo bằng văn bản, Bên A có quyền giữ lại giá trị thanh toán tương ứng và/hoặc tự thực hiện hoặc thuê Nhà thầu khác thực hiện; toàn bộ chi phí phát sinh được khấu trừ vào giá trị thanh toán của Bên B.</w:t>
      </w:r>
    </w:p>
    <w:p w14:paraId="379B0FB7"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6.4. Quyền sở hữu thiết bị, hạng mục công trình</w:t>
      </w:r>
    </w:p>
    <w:p w14:paraId="52B6A1E7" w14:textId="68A297F4"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Vật liệu, kết cấu, bộ phận, hạng mục công trình thuộc phạm vi Hợp đồng thuộc quyền sở hữu của Bên A kể từ thời điểm được đưa vào</w:t>
      </w:r>
      <w:del w:id="226" w:author="Ban Kinh tế &amp; Quản lý Hợp đồng" w:date="2026-10-15T17:58:00Z">
        <w:r w:rsidRPr="00DF0BA4" w:rsidDel="00912915">
          <w:rPr>
            <w:rFonts w:ascii="Times New Roman" w:hAnsi="Times New Roman"/>
            <w:sz w:val="26"/>
            <w:szCs w:val="26"/>
          </w:rPr>
          <w:delText>,</w:delText>
        </w:r>
      </w:del>
      <w:r w:rsidRPr="00DF0BA4">
        <w:rPr>
          <w:rFonts w:ascii="Times New Roman" w:hAnsi="Times New Roman"/>
          <w:sz w:val="26"/>
          <w:szCs w:val="26"/>
        </w:rPr>
        <w:t xml:space="preserve"> lắp đặt tại Công trường hoặc khi Bên B được thanh toán giá trị tương ứng, tùy thời điểm nào đến trước; trừ vật tư biện pháp luân chuyển của Bên B (cừ, văng chống</w:t>
      </w:r>
      <w:ins w:id="227" w:author="Ban Kinh tế &amp; Quản lý Hợp đồng" w:date="2026-10-15T17:59:00Z">
        <w:r w:rsidR="00823F0C">
          <w:rPr>
            <w:rFonts w:ascii="Times New Roman" w:hAnsi="Times New Roman"/>
            <w:sz w:val="26"/>
            <w:szCs w:val="26"/>
          </w:rPr>
          <w:t>, hệ ván khuôn dàn giáo</w:t>
        </w:r>
      </w:ins>
      <w:r w:rsidRPr="00DF0BA4">
        <w:rPr>
          <w:rFonts w:ascii="Times New Roman" w:hAnsi="Times New Roman"/>
          <w:sz w:val="26"/>
          <w:szCs w:val="26"/>
        </w:rPr>
        <w:t>) sau khi tháo dỡ. Việc chuyển quyền sở hữu không làm giảm trách nhiệm của Bên B đối với các tài sản này theo Hợp đồng.</w:t>
      </w:r>
    </w:p>
    <w:p w14:paraId="436E08EA"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7. TIẾN ĐỘ THỰC HIỆN HỢP ĐỒNG</w:t>
      </w:r>
    </w:p>
    <w:p w14:paraId="6F58C55B" w14:textId="77777777" w:rsidR="00FE1FAE" w:rsidRPr="00DF0BA4" w:rsidRDefault="00FE1FAE"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7.1. Tiến độ thực hiện </w:t>
      </w:r>
    </w:p>
    <w:p w14:paraId="3B9837C8" w14:textId="129CB15A" w:rsidR="00FE1FAE" w:rsidRPr="00DF0BA4" w:rsidRDefault="00FE1FAE"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a) Tiến độ thực hiện Hợp đồng gồm các mốc bắt buộc sau, làm căn cứ xác định vi phạm và phạt chậm tiến độ:</w:t>
      </w:r>
    </w:p>
    <w:p>
      <w:pPr>
        <w:spacing w:after="120" w:line="276" w:lineRule="auto"/>
        <w:jc w:val="both"/>
        <w:rPr>
          <w:ins w:id="91511" w:author="VNCN E&amp;C - Đề xuất đàm phán" w:date="2026-10-16T13:00:00Z"/>
          <w:rFonts w:ascii="Times New Roman" w:hAnsi="Times New Roman"/>
          <w:sz w:val="26"/>
          <w:szCs w:val="26"/>
        </w:rPr>
      </w:pPr>
      <w:ins w:id="91510" w:author="VNCN E&amp;C - Đề xuất đàm phán" w:date="2026-10-16T13:00:00Z">
        <w:r>
          <w:rPr>
            <w:rFonts w:ascii="Times New Roman" w:hAnsi="Times New Roman"/>
            <w:sz w:val="26"/>
            <w:szCs w:val="26"/>
          </w:rPr>
          <w:t xml:space="preserve">- Khởi công thi công hệ cừ, văng chống: ngày </w:t>
        </w:r>
        <w:r>
          <w:rPr>
            <w:rFonts w:ascii="Times New Roman" w:hAnsi="Times New Roman"/>
            <w:sz w:val="26"/>
            <w:szCs w:val="26"/>
            <w:highlight w:val="yellow"/>
          </w:rPr>
          <w:t xml:space="preserve">……/……/2026</w:t>
        </w:r>
        <w:r>
          <w:rPr>
            <w:rFonts w:ascii="Times New Roman" w:hAnsi="Times New Roman"/>
            <w:sz w:val="26"/>
            <w:szCs w:val="26"/>
          </w:rPr>
          <w:t xml:space="preserve">;</w:t>
        </w:r>
      </w:ins>
    </w:p>
    <w:p>
      <w:pPr>
        <w:spacing w:after="120" w:line="276" w:lineRule="auto"/>
        <w:jc w:val="both"/>
        <w:rPr>
          <w:ins w:id="91513" w:author="VNCN E&amp;C - Đề xuất đàm phán" w:date="2026-10-16T13:00:00Z"/>
          <w:rFonts w:ascii="Times New Roman" w:hAnsi="Times New Roman"/>
          <w:sz w:val="26"/>
          <w:szCs w:val="26"/>
        </w:rPr>
      </w:pPr>
      <w:ins w:id="91512" w:author="VNCN E&amp;C - Đề xuất đàm phán" w:date="2026-10-16T13:00:00Z">
        <w:r>
          <w:rPr>
            <w:rFonts w:ascii="Times New Roman" w:hAnsi="Times New Roman"/>
            <w:sz w:val="26"/>
            <w:szCs w:val="26"/>
          </w:rPr>
          <w:t xml:space="preserve">- Hoàn thành kết cấu phần ngầm đến cao độ ±0.00: ngày </w:t>
        </w:r>
        <w:r>
          <w:rPr>
            <w:rFonts w:ascii="Times New Roman" w:hAnsi="Times New Roman"/>
            <w:sz w:val="26"/>
            <w:szCs w:val="26"/>
            <w:highlight w:val="yellow"/>
          </w:rPr>
          <w:t xml:space="preserve">……/……/……</w:t>
        </w:r>
        <w:r>
          <w:rPr>
            <w:rFonts w:ascii="Times New Roman" w:hAnsi="Times New Roman"/>
            <w:sz w:val="26"/>
            <w:szCs w:val="26"/>
          </w:rPr>
          <w:t xml:space="preserve">;</w:t>
        </w:r>
      </w:ins>
    </w:p>
    <w:p>
      <w:pPr>
        <w:spacing w:after="120" w:line="276" w:lineRule="auto"/>
        <w:jc w:val="both"/>
        <w:rPr>
          <w:ins w:id="91515" w:author="VNCN E&amp;C - Đề xuất đàm phán" w:date="2026-10-16T13:00:00Z"/>
          <w:rFonts w:ascii="Times New Roman" w:hAnsi="Times New Roman"/>
          <w:sz w:val="26"/>
          <w:szCs w:val="26"/>
        </w:rPr>
      </w:pPr>
      <w:ins w:id="91514" w:author="VNCN E&amp;C - Đề xuất đàm phán" w:date="2026-10-16T13:00:00Z">
        <w:r>
          <w:rPr>
            <w:rFonts w:ascii="Times New Roman" w:hAnsi="Times New Roman"/>
            <w:sz w:val="26"/>
            <w:szCs w:val="26"/>
          </w:rPr>
          <w:t xml:space="preserve">- Hoàn thành công tác chống thấm phần ngầm, tháo dỡ hệ văng chống, nhổ cừ và bàn giao Hạng mục công trình: ngày </w:t>
        </w:r>
        <w:r>
          <w:rPr>
            <w:rFonts w:ascii="Times New Roman" w:hAnsi="Times New Roman"/>
            <w:sz w:val="26"/>
            <w:szCs w:val="26"/>
            <w:highlight w:val="yellow"/>
          </w:rPr>
          <w:t xml:space="preserve">……/……/……</w:t>
        </w:r>
        <w:r>
          <w:rPr>
            <w:rFonts w:ascii="Times New Roman" w:hAnsi="Times New Roman"/>
            <w:sz w:val="26"/>
            <w:szCs w:val="26"/>
          </w:rPr>
          <w:t xml:space="preserve">;</w:t>
        </w:r>
      </w:ins>
    </w:p>
    <w:p w14:paraId="59A0DA15" w14:textId="63DB17A4" w:rsidR="00FE1FAE" w:rsidRPr="00DF0BA4" w:rsidDel="006B11AD" w:rsidRDefault="00D107CC" w:rsidP="00A64E91">
      <w:pPr>
        <w:spacing w:after="120" w:line="276" w:lineRule="auto"/>
        <w:jc w:val="both"/>
        <w:rPr>
          <w:del w:id="228" w:author="Ban Kinh tế &amp; Quản lý Hợp đồng" w:date="2026-10-14T17:26:00Z"/>
          <w:rFonts w:ascii="Times New Roman" w:hAnsi="Times New Roman"/>
          <w:sz w:val="26"/>
          <w:szCs w:val="26"/>
          <w:highlight w:val="yellow"/>
        </w:rPr>
      </w:pPr>
      <w:del w:id="229" w:author="Ban Kinh tế &amp; Quản lý Hợp đồng" w:date="2026-10-14T17:26:00Z">
        <w:r w:rsidRPr="00DF0BA4" w:rsidDel="006B11AD">
          <w:rPr>
            <w:rFonts w:ascii="Times New Roman" w:hAnsi="Times New Roman"/>
            <w:sz w:val="26"/>
            <w:szCs w:val="26"/>
          </w:rPr>
          <w:delText xml:space="preserve">- Khởi công thi công hệ cừ, văng chống: </w:delText>
        </w:r>
        <w:r w:rsidRPr="00DF0BA4" w:rsidDel="006B11AD">
          <w:rPr>
            <w:rFonts w:ascii="Times New Roman" w:hAnsi="Times New Roman"/>
            <w:sz w:val="26"/>
            <w:szCs w:val="26"/>
            <w:highlight w:val="yellow"/>
          </w:rPr>
          <w:delText>ngày ……/……/2026</w:delText>
        </w:r>
      </w:del>
    </w:p>
    <w:p w14:paraId="0ADB3D16" w14:textId="1D965C35" w:rsidR="00FE1FAE" w:rsidRPr="00DF0BA4" w:rsidDel="006B11AD" w:rsidRDefault="00D107CC" w:rsidP="00A64E91">
      <w:pPr>
        <w:spacing w:after="120" w:line="276" w:lineRule="auto"/>
        <w:jc w:val="both"/>
        <w:rPr>
          <w:del w:id="230" w:author="Ban Kinh tế &amp; Quản lý Hợp đồng" w:date="2026-10-14T17:26:00Z"/>
          <w:rFonts w:ascii="Times New Roman" w:hAnsi="Times New Roman"/>
          <w:sz w:val="26"/>
          <w:szCs w:val="26"/>
          <w:highlight w:val="yellow"/>
        </w:rPr>
      </w:pPr>
      <w:del w:id="231" w:author="Ban Kinh tế &amp; Quản lý Hợp đồng" w:date="2026-10-14T17:26:00Z">
        <w:r w:rsidRPr="00DF0BA4" w:rsidDel="006B11AD">
          <w:rPr>
            <w:rFonts w:ascii="Times New Roman" w:hAnsi="Times New Roman"/>
            <w:sz w:val="26"/>
            <w:szCs w:val="26"/>
          </w:rPr>
          <w:delText xml:space="preserve">- Hoàn thành kết cấu phần ngầm đến cao độ ±0.00: </w:delText>
        </w:r>
        <w:r w:rsidRPr="00DF0BA4" w:rsidDel="006B11AD">
          <w:rPr>
            <w:rFonts w:ascii="Times New Roman" w:hAnsi="Times New Roman"/>
            <w:sz w:val="26"/>
            <w:szCs w:val="26"/>
            <w:highlight w:val="yellow"/>
          </w:rPr>
          <w:delText>ngày ……/……/……</w:delText>
        </w:r>
      </w:del>
    </w:p>
    <w:p w14:paraId="17C32639" w14:textId="23131F3A" w:rsidR="00FE1FAE" w:rsidRPr="00DF0BA4" w:rsidDel="006B11AD" w:rsidRDefault="00D107CC" w:rsidP="00A64E91">
      <w:pPr>
        <w:spacing w:after="120" w:line="276" w:lineRule="auto"/>
        <w:jc w:val="both"/>
        <w:rPr>
          <w:del w:id="232" w:author="Ban Kinh tế &amp; Quản lý Hợp đồng" w:date="2026-10-14T17:26:00Z"/>
          <w:rFonts w:ascii="Times New Roman" w:hAnsi="Times New Roman"/>
          <w:sz w:val="26"/>
          <w:szCs w:val="26"/>
        </w:rPr>
      </w:pPr>
      <w:del w:id="233" w:author="Ban Kinh tế &amp; Quản lý Hợp đồng" w:date="2026-10-14T17:26:00Z">
        <w:r w:rsidRPr="00DF0BA4" w:rsidDel="006B11AD">
          <w:rPr>
            <w:rFonts w:ascii="Times New Roman" w:hAnsi="Times New Roman"/>
            <w:sz w:val="26"/>
            <w:szCs w:val="26"/>
          </w:rPr>
          <w:delText xml:space="preserve">- Hoàn thành công tác chống thấm phần ngầm, tháo dỡ hệ văng chống, nhổ cừ và bàn giao Hạng mục công trình: </w:delText>
        </w:r>
        <w:r w:rsidRPr="00DF0BA4" w:rsidDel="006B11AD">
          <w:rPr>
            <w:rFonts w:ascii="Times New Roman" w:hAnsi="Times New Roman"/>
            <w:sz w:val="26"/>
            <w:szCs w:val="26"/>
            <w:highlight w:val="yellow"/>
          </w:rPr>
          <w:delText>ngày ……/……/……</w:delText>
        </w:r>
      </w:del>
    </w:p>
    <w:p w14:paraId="1EB571E0" w14:textId="7936F906" w:rsidR="00CB36AB" w:rsidRDefault="00981654" w:rsidP="00A64E91">
      <w:pPr>
        <w:spacing w:after="120" w:line="276" w:lineRule="auto"/>
        <w:jc w:val="both"/>
        <w:rPr>
          <w:ins w:id="234" w:author="Ban Kinh tế &amp; Quản lý Hợp đồng" w:date="2026-10-14T17:33:00Z"/>
          <w:rFonts w:ascii="Times New Roman" w:hAnsi="Times New Roman"/>
          <w:sz w:val="26"/>
          <w:szCs w:val="26"/>
        </w:rPr>
      </w:pPr>
      <w:commentRangeStart w:id="914"/>
      <w:r>
        <w:rPr>
          <w:rFonts w:ascii="Times New Roman" w:hAnsi="Times New Roman"/>
          <w:sz w:val="26"/>
          <w:szCs w:val="26"/>
        </w:rPr>
        <w:t xml:space="preserve">- Tổng thời gian thực hiện Hợp đồng</w:t>
      </w:r>
      <w:r>
        <w:rPr>
          <w:rFonts w:ascii="Times New Roman" w:hAnsi="Times New Roman"/>
          <w:sz w:val="26"/>
          <w:szCs w:val="26"/>
        </w:rPr>
        <w:t xml:space="preserve">: </w:t>
      </w:r>
      <w:del w:id="235" w:author="Ban Kinh tế &amp; Quản lý Hợp đồng" w:date="2026-10-14T17:43:00Z">
        <w:r w:rsidR="00EB443B" w:rsidRPr="00EB443B" w:rsidDel="001C7E0E">
          <w:rPr>
            <w:rFonts w:ascii="Times New Roman" w:hAnsi="Times New Roman"/>
            <w:sz w:val="26"/>
            <w:szCs w:val="26"/>
            <w:highlight w:val="yellow"/>
          </w:rPr>
          <w:delText>……</w:delText>
        </w:r>
        <w:r w:rsidR="00EB443B" w:rsidDel="001C7E0E">
          <w:rPr>
            <w:rFonts w:ascii="Times New Roman" w:hAnsi="Times New Roman"/>
            <w:sz w:val="26"/>
            <w:szCs w:val="26"/>
          </w:rPr>
          <w:delText xml:space="preserve"> </w:delText>
        </w:r>
      </w:del>
      <w:ins w:id="90147" w:author="VNCN E&amp;C - Đề xuất đàm phán" w:date="2026-10-16T13:00:00Z">
        <w:r>
          <w:rPr>
            <w:rFonts w:ascii="Times New Roman" w:hAnsi="Times New Roman"/>
            <w:sz w:val="26"/>
            <w:szCs w:val="26"/>
            <w:highlight w:val="yellow"/>
          </w:rPr>
          <w:t xml:space="preserve">268</w:t>
        </w:r>
        <w:r>
          <w:rPr>
            <w:rFonts w:ascii="Times New Roman" w:hAnsi="Times New Roman"/>
            <w:sz w:val="26"/>
            <w:szCs w:val="26"/>
          </w:rPr>
          <w:t xml:space="preserve"> ngày</w:t>
        </w:r>
      </w:ins>
      <w:ins w:id="90149" w:author="Ban Kinh tế &amp; Quản lý Hợp đồng" w:date="2026-10-14T17:43:00Z">
        <w:del w:id="90148" w:author="VNCN E&amp;C - Đề xuất đàm phán" w:date="2026-10-16T13:00:00Z">
          <w:r>
            <w:rPr>
              <w:rFonts w:ascii="Times New Roman" w:hAnsi="Times New Roman"/>
              <w:sz w:val="26"/>
              <w:szCs w:val="26"/>
            </w:rPr>
            <w:delText xml:space="preserve">10</w:delText>
          </w:r>
        </w:del>
      </w:ins>
      <w:ins w:id="90151" w:author="Ban Kinh tế &amp; Quản lý Hợp đồng" w:date="2026-10-14T17:43:00Z">
        <w:del w:id="90150" w:author="VNCN E&amp;C - Đề xuất đàm phán" w:date="2026-10-16T13:00:00Z">
          <w:r>
            <w:rPr>
              <w:rFonts w:ascii="Times New Roman" w:hAnsi="Times New Roman"/>
              <w:sz w:val="26"/>
              <w:szCs w:val="26"/>
            </w:rPr>
            <w:delText xml:space="preserve">,5</w:delText>
          </w:r>
        </w:del>
      </w:ins>
      <w:ins w:id="90153" w:author="Ban Kinh tế &amp; Quản lý Hợp đồng" w:date="2026-10-14T17:43:00Z">
        <w:del w:id="90152" w:author="VNCN E&amp;C - Đề xuất đàm phán" w:date="2026-10-16T13:00:00Z">
          <w:r>
            <w:rPr>
              <w:rFonts w:ascii="Times New Roman" w:hAnsi="Times New Roman"/>
              <w:sz w:val="26"/>
              <w:szCs w:val="26"/>
            </w:rPr>
            <w:delText xml:space="preserve"> </w:delText>
          </w:r>
        </w:del>
      </w:ins>
      <w:ins w:id="90155" w:author="Ban Kinh tế &amp; Quản lý Hợp đồng" w:date="2026-10-14T17:43:00Z">
        <w:del w:id="90154" w:author="VNCN E&amp;C - Đề xuất đàm phán" w:date="2026-10-16T13:00:00Z">
          <w:r>
            <w:rPr>
              <w:rFonts w:ascii="Times New Roman" w:hAnsi="Times New Roman"/>
              <w:sz w:val="26"/>
              <w:szCs w:val="26"/>
            </w:rPr>
            <w:delText xml:space="preserve">tháng</w:delText>
          </w:r>
        </w:del>
      </w:ins>
      <w:del w:id="237" w:author="Ban Kinh tế &amp; Quản lý Hợp đồng" w:date="2026-10-14T17:43:00Z">
        <w:r w:rsidRPr="00DF0BA4" w:rsidDel="003A4721">
          <w:rPr>
            <w:rFonts w:ascii="Times New Roman" w:hAnsi="Times New Roman"/>
            <w:sz w:val="26"/>
            <w:szCs w:val="26"/>
          </w:rPr>
          <w:delText>ngày</w:delText>
        </w:r>
      </w:del>
      <w:r>
        <w:rPr>
          <w:rFonts w:ascii="Times New Roman" w:hAnsi="Times New Roman"/>
          <w:sz w:val="26"/>
          <w:szCs w:val="26"/>
        </w:rPr>
        <w:t xml:space="preserve"> (liên tục, </w:t>
      </w:r>
      <w:ins w:id="90156" w:author="VNCN E&amp;C - Đề xuất đàm phán" w:date="2026-10-16T13:00:00Z">
        <w:r>
          <w:rPr>
            <w:rFonts w:ascii="Times New Roman" w:hAnsi="Times New Roman"/>
            <w:sz w:val="26"/>
            <w:szCs w:val="26"/>
          </w:rPr>
          <w:t xml:space="preserve">đã </w:t>
        </w:r>
      </w:ins>
      <w:r>
        <w:rPr>
          <w:rFonts w:ascii="Times New Roman" w:hAnsi="Times New Roman"/>
          <w:sz w:val="26"/>
          <w:szCs w:val="26"/>
        </w:rPr>
        <w:t xml:space="preserve">bao gồm</w:t>
      </w:r>
      <w:del w:id="90157" w:author="VNCN E&amp;C - Đề xuất đàm phán" w:date="2026-10-16T13:00:00Z">
        <w:r>
          <w:rPr>
            <w:rFonts w:ascii="Times New Roman" w:hAnsi="Times New Roman"/>
            <w:sz w:val="26"/>
            <w:szCs w:val="26"/>
          </w:rPr>
          <w:delText xml:space="preserve"> cả</w:delText>
        </w:r>
      </w:del>
      <w:r>
        <w:rPr>
          <w:rFonts w:ascii="Times New Roman" w:hAnsi="Times New Roman"/>
          <w:sz w:val="26"/>
          <w:szCs w:val="26"/>
        </w:rPr>
        <w:t xml:space="preserve"> thứ Bảy, Chủ nhật, ngày nghỉ lễ</w:t>
      </w:r>
      <w:ins w:id="90158" w:author="VNCN E&amp;C - Đề xuất đàm phán" w:date="2026-10-16T13:00:00Z">
        <w:r>
          <w:rPr>
            <w:rFonts w:ascii="Times New Roman" w:hAnsi="Times New Roman"/>
            <w:sz w:val="26"/>
            <w:szCs w:val="26"/>
          </w:rPr>
          <w:t xml:space="preserve">,</w:t>
        </w:r>
      </w:ins>
      <w:ins w:id="90160" w:author="admin" w:date="2026-10-15T11:20:00Z">
        <w:del w:id="90159" w:author="VNCN E&amp;C - Đề xuất đàm phán" w:date="2026-10-16T13:00:00Z">
          <w:r>
            <w:rPr>
              <w:rFonts w:ascii="Times New Roman" w:hAnsi="Times New Roman"/>
              <w:sz w:val="26"/>
              <w:szCs w:val="26"/>
            </w:rPr>
            <w:delText xml:space="preserve">;</w:delText>
          </w:r>
        </w:del>
      </w:ins>
      <w:del w:id="239" w:author="admin" w:date="2026-10-15T11:20:00Z">
        <w:r w:rsidRPr="00DF0BA4" w:rsidDel="00AE0C51">
          <w:rPr>
            <w:rFonts w:ascii="Times New Roman" w:hAnsi="Times New Roman"/>
            <w:sz w:val="26"/>
            <w:szCs w:val="26"/>
          </w:rPr>
          <w:delText xml:space="preserve">, </w:delText>
        </w:r>
      </w:del>
      <w:ins w:id="90162" w:author="admin" w:date="2026-10-15T11:20:00Z">
        <w:del w:id="90161" w:author="VNCN E&amp;C - Đề xuất đàm phán" w:date="2026-10-16T13:00:00Z">
          <w:r>
            <w:rPr>
              <w:rFonts w:ascii="Times New Roman" w:hAnsi="Times New Roman"/>
              <w:sz w:val="26"/>
              <w:szCs w:val="26"/>
            </w:rPr>
            <w:delText xml:space="preserve"> </w:delText>
          </w:r>
        </w:del>
      </w:ins>
      <w:ins w:id="90164" w:author="admin" w:date="2026-10-15T11:20:00Z">
        <w:del w:id="90163" w:author="VNCN E&amp;C - Đề xuất đàm phán" w:date="2026-10-16T13:00:00Z">
          <w:r>
            <w:rPr>
              <w:rFonts w:ascii="Times New Roman" w:hAnsi="Times New Roman"/>
              <w:sz w:val="26"/>
              <w:szCs w:val="26"/>
            </w:rPr>
            <w:delText xml:space="preserve">riêng </w:delText>
          </w:r>
        </w:del>
      </w:ins>
      <w:ins w:id="90166" w:author="Ban Kinh tế &amp; Quản lý Hợp đồng" w:date="2026-10-14T17:26:00Z">
        <w:del w:id="90165" w:author="VNCN E&amp;C - Đề xuất đàm phán" w:date="2026-10-16T13:00:00Z">
          <w:r>
            <w:rPr>
              <w:rFonts w:ascii="Times New Roman" w:hAnsi="Times New Roman"/>
              <w:sz w:val="26"/>
              <w:szCs w:val="26"/>
            </w:rPr>
            <w:delText xml:space="preserve">ngày nghỉ</w:delText>
          </w:r>
        </w:del>
      </w:ins>
      <w:ins w:id="90167" w:author="Ban Kinh tế &amp; Quản lý Hợp đồng" w:date="2026-10-14T17:26:00Z">
        <w:r>
          <w:rPr>
            <w:rFonts w:ascii="Times New Roman" w:hAnsi="Times New Roman"/>
            <w:sz w:val="26"/>
            <w:szCs w:val="26"/>
          </w:rPr>
          <w:t xml:space="preserve"> </w:t>
        </w:r>
      </w:ins>
      <w:r>
        <w:rPr>
          <w:rFonts w:ascii="Times New Roman" w:hAnsi="Times New Roman"/>
          <w:sz w:val="26"/>
          <w:szCs w:val="26"/>
        </w:rPr>
        <w:t xml:space="preserve">Tết</w:t>
      </w:r>
      <w:ins w:id="90168" w:author="Ban Kinh tế &amp; Quản lý Hợp đồng" w:date="2026-10-14T17:26:00Z">
        <w:r>
          <w:rPr>
            <w:rFonts w:ascii="Times New Roman" w:hAnsi="Times New Roman"/>
            <w:sz w:val="26"/>
            <w:szCs w:val="26"/>
          </w:rPr>
          <w:t xml:space="preserve"> </w:t>
        </w:r>
      </w:ins>
      <w:ins w:id="90169" w:author="VNCN E&amp;C - Đề xuất đàm phán" w:date="2026-10-16T13:00:00Z">
        <w:r>
          <w:rPr>
            <w:rFonts w:ascii="Times New Roman" w:hAnsi="Times New Roman"/>
            <w:sz w:val="26"/>
            <w:szCs w:val="26"/>
          </w:rPr>
          <w:t xml:space="preserve">và thời tiết bất lợi thông thường</w:t>
        </w:r>
      </w:ins>
      <w:ins w:id="90171" w:author="Ban Kinh tế &amp; Quản lý Hợp đồng" w:date="2026-10-14T17:26:00Z">
        <w:del w:id="90170" w:author="VNCN E&amp;C - Đề xuất đàm phán" w:date="2026-10-16T13:00:00Z">
          <w:r>
            <w:rPr>
              <w:rFonts w:ascii="Times New Roman" w:hAnsi="Times New Roman"/>
              <w:sz w:val="26"/>
              <w:szCs w:val="26"/>
            </w:rPr>
            <w:delText xml:space="preserve">nguyên đ</w:delText>
          </w:r>
        </w:del>
      </w:ins>
      <w:ins w:id="90173" w:author="Ban Kinh tế &amp; Quản lý Hợp đồng" w:date="2026-10-14T17:27:00Z">
        <w:del w:id="90172" w:author="VNCN E&amp;C - Đề xuất đàm phán" w:date="2026-10-16T13:00:00Z">
          <w:r>
            <w:rPr>
              <w:rFonts w:ascii="Times New Roman" w:hAnsi="Times New Roman"/>
              <w:sz w:val="26"/>
              <w:szCs w:val="26"/>
            </w:rPr>
            <w:delText xml:space="preserve">án được </w:delText>
          </w:r>
        </w:del>
      </w:ins>
      <w:ins w:id="90175" w:author="Ban Kinh tế &amp; Quản lý Hợp đồng" w:date="2026-10-14T17:27:00Z">
        <w:del w:id="90174" w:author="VNCN E&amp;C - Đề xuất đàm phán" w:date="2026-10-16T13:00:00Z">
          <w:r>
            <w:rPr>
              <w:rFonts w:ascii="Times New Roman" w:hAnsi="Times New Roman"/>
              <w:sz w:val="26"/>
              <w:szCs w:val="26"/>
            </w:rPr>
            <w:delText xml:space="preserve">công thêm </w:delText>
          </w:r>
        </w:del>
      </w:ins>
      <w:ins w:id="90176" w:author="Ban Kinh tế &amp; Quản lý Hợp đồng" w:date="2026-10-14T17:27:00Z">
        <w:del w:id="244" w:author="admin" w:date="2026-10-15T11:21:00Z">
          <w:r w:rsidR="00C82DA9" w:rsidDel="00AE0C51">
            <w:rPr>
              <w:rFonts w:ascii="Times New Roman" w:hAnsi="Times New Roman"/>
              <w:sz w:val="26"/>
              <w:szCs w:val="26"/>
            </w:rPr>
            <w:delText>30</w:delText>
          </w:r>
        </w:del>
      </w:ins>
      <w:ins w:id="90178" w:author="admin" w:date="2026-10-15T11:21:00Z">
        <w:del w:id="90177" w:author="VNCN E&amp;C - Đề xuất đàm phán" w:date="2026-10-16T13:00:00Z">
          <w:r>
            <w:rPr>
              <w:rFonts w:ascii="Times New Roman" w:hAnsi="Times New Roman"/>
              <w:sz w:val="26"/>
              <w:szCs w:val="26"/>
            </w:rPr>
            <w:delText xml:space="preserve">20</w:delText>
          </w:r>
        </w:del>
      </w:ins>
      <w:ins w:id="90180" w:author="Ban Kinh tế &amp; Quản lý Hợp đồng" w:date="2026-10-14T17:27:00Z">
        <w:del w:id="90179" w:author="VNCN E&amp;C - Đề xuất đàm phán" w:date="2026-10-16T13:00:00Z">
          <w:r>
            <w:rPr>
              <w:rFonts w:ascii="Times New Roman" w:hAnsi="Times New Roman"/>
              <w:sz w:val="26"/>
              <w:szCs w:val="26"/>
            </w:rPr>
            <w:delText xml:space="preserve"> ngày</w:delText>
          </w:r>
        </w:del>
      </w:ins>
      <w:r>
        <w:rPr>
          <w:rFonts w:ascii="Times New Roman" w:hAnsi="Times New Roman"/>
          <w:sz w:val="26"/>
          <w:szCs w:val="26"/>
        </w:rPr>
        <w:t xml:space="preserve">) kể từ ngày</w:t>
      </w:r>
      <w:ins w:id="90181" w:author="Ban Kinh tế &amp; Quản lý Hợp đồng" w:date="2026-10-14T17:33:00Z">
        <w:r>
          <w:rPr>
            <w:rFonts w:ascii="Times New Roman" w:hAnsi="Times New Roman"/>
            <w:sz w:val="26"/>
            <w:szCs w:val="26"/>
          </w:rPr>
          <w:t xml:space="preserve"> </w:t>
        </w:r>
      </w:ins>
      <w:ins w:id="90182" w:author="VNCN E&amp;C - Đề xuất đàm phán" w:date="2026-10-16T13:00:00Z">
        <w:r>
          <w:rPr>
            <w:rFonts w:ascii="Times New Roman" w:hAnsi="Times New Roman"/>
            <w:sz w:val="26"/>
            <w:szCs w:val="26"/>
          </w:rPr>
          <w:t xml:space="preserve">ký Hợp đồng</w:t>
        </w:r>
      </w:ins>
      <w:ins w:id="90184" w:author="Ban Kinh tế &amp; Quản lý Hợp đồng" w:date="2026-10-14T17:33:00Z">
        <w:del w:id="90183" w:author="VNCN E&amp;C - Đề xuất đàm phán" w:date="2026-10-16T13:00:00Z">
          <w:r>
            <w:rPr>
              <w:rFonts w:ascii="Times New Roman" w:hAnsi="Times New Roman"/>
              <w:sz w:val="26"/>
              <w:szCs w:val="26"/>
            </w:rPr>
            <w:delText xml:space="preserve">bắt đầu</w:delText>
          </w:r>
        </w:del>
      </w:ins>
      <w:ins w:id="90185" w:author="Ban Kinh tế &amp; Quản lý Hợp đồng" w:date="2026-10-14T17:33:00Z">
        <w:r>
          <w:rPr>
            <w:rFonts w:ascii="Times New Roman" w:hAnsi="Times New Roman"/>
            <w:sz w:val="26"/>
            <w:szCs w:val="26"/>
          </w:rPr>
          <w:t xml:space="preserve">.</w:t>
        </w:r>
      </w:ins>
      <w:commentRangeEnd w:id="914"/>
      <w:r>
        <w:rPr>
          <w:rStyle w:val="CommentReference"/>
        </w:rPr>
        <w:commentReference w:id="914"/>
      </w:r>
    </w:p>
    <w:p w14:paraId="47620F21" w14:textId="27B5270E" w:rsidR="00B0112F" w:rsidRPr="00CB36AB" w:rsidRDefault="00981654">
      <w:pPr>
        <w:pStyle w:val="ListParagraph"/>
        <w:numPr>
          <w:ilvl w:val="0"/>
          <w:numId w:val="49"/>
        </w:numPr>
        <w:spacing w:after="120"/>
        <w:jc w:val="both"/>
        <w:rPr>
          <w:rFonts w:ascii="Times New Roman" w:hAnsi="Times New Roman"/>
          <w:sz w:val="26"/>
          <w:szCs w:val="26"/>
          <w:rPrChange w:id="248" w:author="Ban Kinh tế &amp; Quản lý Hợp đồng" w:date="2026-10-14T17:28:00Z">
            <w:rPr/>
          </w:rPrChange>
        </w:rPr>
        <w:pPrChange w:id="249" w:author="Ban Kinh tế &amp; Quản lý Hợp đồng" w:date="2026-10-14T17:28:00Z">
          <w:pPr>
            <w:spacing w:after="120" w:line="276" w:lineRule="auto"/>
            <w:jc w:val="both"/>
          </w:pPr>
        </w:pPrChange>
      </w:pPr>
      <w:del w:id="250" w:author="Ban Kinh tế &amp; Quản lý Hợp đồng" w:date="2026-10-14T17:28:00Z">
        <w:r w:rsidRPr="00CB36AB" w:rsidDel="00CB36AB">
          <w:rPr>
            <w:rFonts w:ascii="Times New Roman" w:hAnsi="Times New Roman"/>
            <w:sz w:val="26"/>
            <w:szCs w:val="26"/>
            <w:rPrChange w:id="251" w:author="Ban Kinh tế &amp; Quản lý Hợp đồng" w:date="2026-10-14T17:28:00Z">
              <w:rPr/>
            </w:rPrChange>
          </w:rPr>
          <w:delText xml:space="preserve"> </w:delText>
        </w:r>
        <w:r w:rsidRPr="00CB36AB" w:rsidDel="00791293">
          <w:rPr>
            <w:rFonts w:ascii="Times New Roman" w:hAnsi="Times New Roman"/>
            <w:sz w:val="26"/>
            <w:szCs w:val="26"/>
            <w:rPrChange w:id="252" w:author="Ban Kinh tế &amp; Quản lý Hợp đồng" w:date="2026-10-14T17:28:00Z">
              <w:rPr/>
            </w:rPrChange>
          </w:rPr>
          <w:delText xml:space="preserve">ký </w:delText>
        </w:r>
      </w:del>
      <w:del w:id="253" w:author="Ban Kinh tế &amp; Quản lý Hợp đồng" w:date="2026-10-14T17:44:00Z">
        <w:r w:rsidRPr="00CB36AB" w:rsidDel="00503593">
          <w:rPr>
            <w:rFonts w:ascii="Times New Roman" w:hAnsi="Times New Roman"/>
            <w:sz w:val="26"/>
            <w:szCs w:val="26"/>
            <w:rPrChange w:id="254" w:author="Ban Kinh tế &amp; Quản lý Hợp đồng" w:date="2026-10-14T17:28:00Z">
              <w:rPr/>
            </w:rPrChange>
          </w:rPr>
          <w:delText xml:space="preserve">Hợp </w:delText>
        </w:r>
        <w:r w:rsidRPr="00CB36AB" w:rsidDel="00503593">
          <w:rPr>
            <w:rFonts w:ascii="Times New Roman" w:hAnsi="Times New Roman" w:hint="eastAsia"/>
            <w:sz w:val="26"/>
            <w:szCs w:val="26"/>
            <w:rPrChange w:id="255" w:author="Ban Kinh tế &amp; Quản lý Hợp đồng" w:date="2026-10-14T17:28:00Z">
              <w:rPr>
                <w:rFonts w:hint="eastAsia"/>
              </w:rPr>
            </w:rPrChange>
          </w:rPr>
          <w:delText>đ</w:delText>
        </w:r>
        <w:r w:rsidRPr="00CB36AB" w:rsidDel="00503593">
          <w:rPr>
            <w:rFonts w:ascii="Times New Roman" w:hAnsi="Times New Roman"/>
            <w:sz w:val="26"/>
            <w:szCs w:val="26"/>
            <w:rPrChange w:id="256" w:author="Ban Kinh tế &amp; Quản lý Hợp đồng" w:date="2026-10-14T17:28:00Z">
              <w:rPr/>
            </w:rPrChange>
          </w:rPr>
          <w:delText>ồng</w:delText>
        </w:r>
      </w:del>
      <w:del w:id="257" w:author="Ban Kinh tế &amp; Quản lý Hợp đồng" w:date="2026-10-14T17:29:00Z">
        <w:r w:rsidRPr="00CB36AB" w:rsidDel="004C0983">
          <w:rPr>
            <w:rFonts w:ascii="Times New Roman" w:hAnsi="Times New Roman"/>
            <w:sz w:val="26"/>
            <w:szCs w:val="26"/>
            <w:rPrChange w:id="258" w:author="Ban Kinh tế &amp; Quản lý Hợp đồng" w:date="2026-10-14T17:28:00Z">
              <w:rPr/>
            </w:rPrChange>
          </w:rPr>
          <w:delText>.</w:delText>
        </w:r>
      </w:del>
    </w:p>
    <w:p w14:paraId="349E1925" w14:textId="77777777" w:rsidR="00096978" w:rsidRPr="00DF0BA4" w:rsidRDefault="00FE1FAE"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7.2. Ngày bắt đầu và hoàn thành</w:t>
      </w:r>
      <w:del w:id="259" w:author="Ban Kinh tế &amp; Quản lý Hợp đồng" w:date="2026-10-14T17:40:00Z">
        <w:r w:rsidRPr="00DF0BA4" w:rsidDel="00523ECB">
          <w:rPr>
            <w:rFonts w:ascii="Times New Roman" w:hAnsi="Times New Roman"/>
            <w:b/>
            <w:bCs/>
            <w:sz w:val="26"/>
            <w:szCs w:val="26"/>
          </w:rPr>
          <w:delText xml:space="preserve"> </w:delText>
        </w:r>
      </w:del>
    </w:p>
    <w:p w14:paraId="6BA80618" w14:textId="77777777" w:rsidR="00503593" w:rsidRDefault="00503593" w:rsidP="00503593">
      <w:pPr>
        <w:spacing w:after="120" w:line="276" w:lineRule="auto"/>
        <w:jc w:val="both"/>
        <w:rPr>
          <w:ins w:id="260" w:author="Ban Kinh tế &amp; Quản lý Hợp đồng" w:date="2026-10-14T17:44:00Z"/>
          <w:rFonts w:ascii="Times New Roman" w:hAnsi="Times New Roman"/>
          <w:sz w:val="26"/>
          <w:szCs w:val="26"/>
        </w:rPr>
      </w:pPr>
      <w:commentRangeStart w:id="915"/>
      <w:ins w:id="90186" w:author="Ban Kinh tế &amp; Quản lý Hợp đồng" w:date="2026-10-14T17:44:00Z">
        <w:r>
          <w:rPr>
            <w:rFonts w:ascii="Times New Roman" w:hAnsi="Times New Roman"/>
            <w:sz w:val="26"/>
            <w:szCs w:val="26"/>
          </w:rPr>
          <w:t xml:space="preserve">Ngày bắt đầu</w:t>
        </w:r>
      </w:ins>
      <w:ins w:id="90187" w:author="VNCN E&amp;C - Đề xuất đàm phán" w:date="2026-10-16T13:00:00Z">
        <w:r>
          <w:rPr>
            <w:rFonts w:ascii="Times New Roman" w:hAnsi="Times New Roman"/>
            <w:sz w:val="26"/>
            <w:szCs w:val="26"/>
          </w:rPr>
          <w:t xml:space="preserve">: là ngày ký Hợp đồng. Mặt bằng, hố đào, hồ sơ thiết kế</w:t>
        </w:r>
      </w:ins>
      <w:ins w:id="90188" w:author="Ban Kinh tế &amp; Quản lý Hợp đồng" w:date="2026-10-14T17:44:00Z">
        <w:r>
          <w:rPr>
            <w:rFonts w:ascii="Times New Roman" w:hAnsi="Times New Roman"/>
            <w:sz w:val="26"/>
            <w:szCs w:val="26"/>
          </w:rPr>
          <w:t xml:space="preserve"> được </w:t>
        </w:r>
      </w:ins>
      <w:ins w:id="90189" w:author="VNCN E&amp;C - Đề xuất đàm phán" w:date="2026-10-16T13:00:00Z">
        <w:r>
          <w:rPr>
            <w:rFonts w:ascii="Times New Roman" w:hAnsi="Times New Roman"/>
            <w:sz w:val="26"/>
            <w:szCs w:val="26"/>
          </w:rPr>
          <w:t xml:space="preserve">bàn giao theo từng đợt phù hợp với Tiến độ thi công chi tiết</w:t>
        </w:r>
      </w:ins>
      <w:ins w:id="90191" w:author="Ban Kinh tế &amp; Quản lý Hợp đồng" w:date="2026-10-14T17:44:00Z">
        <w:del w:id="90190" w:author="VNCN E&amp;C - Đề xuất đàm phán" w:date="2026-10-16T13:00:00Z">
          <w:r>
            <w:rPr>
              <w:rFonts w:ascii="Times New Roman" w:hAnsi="Times New Roman"/>
              <w:sz w:val="26"/>
              <w:szCs w:val="26"/>
            </w:rPr>
            <w:delText xml:space="preserve">quy định như sau và</w:delText>
          </w:r>
        </w:del>
      </w:ins>
      <w:ins w:id="90192" w:author="Ban Kinh tế &amp; Quản lý Hợp đồng" w:date="2026-10-14T17:44:00Z">
        <w:r>
          <w:rPr>
            <w:rFonts w:ascii="Times New Roman" w:hAnsi="Times New Roman"/>
            <w:sz w:val="26"/>
            <w:szCs w:val="26"/>
          </w:rPr>
          <w:t xml:space="preserve"> được </w:t>
        </w:r>
      </w:ins>
      <w:ins w:id="90193" w:author="VNCN E&amp;C - Đề xuất đàm phán" w:date="2026-10-16T13:00:00Z">
        <w:r>
          <w:rPr>
            <w:rFonts w:ascii="Times New Roman" w:hAnsi="Times New Roman"/>
            <w:sz w:val="26"/>
            <w:szCs w:val="26"/>
          </w:rPr>
          <w:t xml:space="preserve">Bên A chấp thuận. Trường hợp Bên A chậm bàn giao từng đợt hoặc chậm tạm ứng quá </w:t>
        </w:r>
        <w:r>
          <w:rPr>
            <w:rFonts w:ascii="Times New Roman" w:hAnsi="Times New Roman"/>
            <w:sz w:val="26"/>
            <w:szCs w:val="26"/>
            <w:highlight w:val="yellow"/>
          </w:rPr>
          <w:t xml:space="preserve">07</w:t>
        </w:r>
        <w:r>
          <w:rPr>
            <w:rFonts w:ascii="Times New Roman" w:hAnsi="Times New Roman"/>
            <w:sz w:val="26"/>
            <w:szCs w:val="26"/>
          </w:rPr>
          <w:t xml:space="preserve"> ngày do lỗi của Bên A, Bên B được xem xét gia hạn tương ứng cho phần việc bị ảnh hưởng</w:t>
        </w:r>
      </w:ins>
      <w:ins w:id="90195" w:author="Ban Kinh tế &amp; Quản lý Hợp đồng" w:date="2026-10-14T17:44:00Z">
        <w:del w:id="90194" w:author="VNCN E&amp;C - Đề xuất đàm phán" w:date="2026-10-16T13:00:00Z">
          <w:r>
            <w:rPr>
              <w:rFonts w:ascii="Times New Roman" w:hAnsi="Times New Roman"/>
              <w:sz w:val="26"/>
              <w:szCs w:val="26"/>
            </w:rPr>
            <w:delText xml:space="preserve">tính</w:delText>
          </w:r>
        </w:del>
      </w:ins>
      <w:ins w:id="90196" w:author="Ban Kinh tế &amp; Quản lý Hợp đồng" w:date="2026-10-14T17:44:00Z">
        <w:r>
          <w:rPr>
            <w:rFonts w:ascii="Times New Roman" w:hAnsi="Times New Roman"/>
            <w:sz w:val="26"/>
            <w:szCs w:val="26"/>
          </w:rPr>
          <w:t xml:space="preserve"> theo </w:t>
        </w:r>
      </w:ins>
      <w:ins w:id="90197" w:author="VNCN E&amp;C - Đề xuất đàm phán" w:date="2026-10-16T13:00:00Z">
        <w:r>
          <w:rPr>
            <w:rFonts w:ascii="Times New Roman" w:hAnsi="Times New Roman"/>
            <w:sz w:val="26"/>
            <w:szCs w:val="26"/>
          </w:rPr>
          <w:t xml:space="preserve">điểm i khoản này.</w:t>
        </w:r>
      </w:ins>
      <w:ins w:id="90199" w:author="Ban Kinh tế &amp; Quản lý Hợp đồng" w:date="2026-10-14T17:44:00Z">
        <w:del w:id="90198" w:author="VNCN E&amp;C - Đề xuất đàm phán" w:date="2026-10-16T13:00:00Z">
          <w:r>
            <w:rPr>
              <w:rFonts w:ascii="Times New Roman" w:hAnsi="Times New Roman"/>
              <w:sz w:val="26"/>
              <w:szCs w:val="26"/>
            </w:rPr>
            <w:delText xml:space="preserve">thời gian tùy theo điều kiện nào đến sau, cụ thể:</w:delText>
          </w:r>
        </w:del>
      </w:ins>
      <w:commentRangeEnd w:id="915"/>
      <w:r>
        <w:rPr>
          <w:rStyle w:val="CommentReference"/>
        </w:rPr>
        <w:commentReference w:id="915"/>
      </w:r>
    </w:p>
    <w:p w14:paraId="27FEC7E6" w14:textId="77777777" w:rsidR="00503593" w:rsidRDefault="00503593" w:rsidP="00503593">
      <w:pPr>
        <w:pStyle w:val="ListParagraph"/>
        <w:numPr>
          <w:ilvl w:val="0"/>
          <w:numId w:val="50"/>
        </w:numPr>
        <w:spacing w:after="120"/>
        <w:jc w:val="both"/>
        <w:rPr>
          <w:ins w:id="262" w:author="Ban Kinh tế &amp; Quản lý Hợp đồng" w:date="2026-10-14T17:44:00Z"/>
          <w:del w:id="90660" w:author="VNCN E&amp;C - Đề xuất đàm phán" w:date="2026-10-16T13:00:00Z"/>
          <w:rFonts w:ascii="Times New Roman" w:hAnsi="Times New Roman"/>
          <w:sz w:val="26"/>
          <w:szCs w:val="26"/>
        </w:rPr>
      </w:pPr>
      <w:ins w:id="90655" w:author="Ban Kinh tế &amp; Quản lý Hợp đồng" w:date="2026-10-14T17:44:00Z">
        <w:del w:id="90654" w:author="VNCN E&amp;C - Đề xuất đàm phán" w:date="2026-10-16T13:00:00Z">
          <w:r>
            <w:rPr>
              <w:rFonts w:ascii="Times New Roman" w:hAnsi="Times New Roman"/>
              <w:sz w:val="26"/>
              <w:szCs w:val="26"/>
            </w:rPr>
            <w:delText xml:space="preserve">Hợp đồng</w:delText>
          </w:r>
        </w:del>
      </w:ins>
      <w:ins w:id="90657" w:author="Ban Kinh tế &amp; Quản lý Hợp đồng" w:date="2026-10-14T17:44:00Z">
        <w:del w:id="90656" w:author="VNCN E&amp;C - Đề xuất đàm phán" w:date="2026-10-16T13:00:00Z">
          <w:r>
            <w:rPr>
              <w:rFonts w:ascii="Times New Roman" w:hAnsi="Times New Roman"/>
              <w:sz w:val="26"/>
              <w:szCs w:val="26"/>
              <w:lang w:val="en-US"/>
            </w:rPr>
            <w:delText xml:space="preserve"> được ký kết</w:delText>
          </w:r>
        </w:del>
      </w:ins>
      <w:ins w:id="90659" w:author="Ban Kinh tế &amp; Quản lý Hợp đồng" w:date="2026-10-14T17:44:00Z">
        <w:del w:id="90658" w:author="VNCN E&amp;C - Đề xuất đàm phán" w:date="2026-10-16T13:00:00Z">
          <w:r>
            <w:rPr>
              <w:rFonts w:ascii="Times New Roman" w:hAnsi="Times New Roman"/>
              <w:sz w:val="26"/>
              <w:szCs w:val="26"/>
            </w:rPr>
            <w:delText xml:space="preserve">;</w:delText>
          </w:r>
        </w:del>
      </w:ins>
    </w:p>
    <w:p w14:paraId="067EA50B" w14:textId="5A634DD4" w:rsidR="00AE0C51" w:rsidRPr="00AE0C51" w:rsidRDefault="00AE0C51" w:rsidP="00503593">
      <w:pPr>
        <w:pStyle w:val="ListParagraph"/>
        <w:numPr>
          <w:ilvl w:val="0"/>
          <w:numId w:val="50"/>
        </w:numPr>
        <w:spacing w:after="120"/>
        <w:jc w:val="both"/>
        <w:rPr>
          <w:ins w:id="264" w:author="admin" w:date="2026-10-15T11:22:00Z"/>
          <w:del w:id="90665" w:author="VNCN E&amp;C - Đề xuất đàm phán" w:date="2026-10-16T13:00:00Z"/>
          <w:rFonts w:ascii="Times New Roman" w:hAnsi="Times New Roman"/>
          <w:sz w:val="26"/>
          <w:szCs w:val="26"/>
          <w:rPrChange w:id="265" w:author="admin" w:date="2026-10-15T11:22:00Z">
            <w:rPr>
              <w:ins w:id="266" w:author="admin" w:date="2026-10-15T11:22:00Z"/>
              <w:rFonts w:ascii="Times New Roman" w:hAnsi="Times New Roman"/>
              <w:sz w:val="26"/>
              <w:szCs w:val="26"/>
              <w:lang w:val="en-US"/>
            </w:rPr>
          </w:rPrChange>
        </w:rPr>
      </w:pPr>
      <w:ins w:id="90662" w:author="admin" w:date="2026-10-15T11:22:00Z">
        <w:del w:id="90661" w:author="VNCN E&amp;C - Đề xuất đàm phán" w:date="2026-10-16T13:00:00Z">
          <w:r>
            <w:rPr>
              <w:rFonts w:ascii="Times New Roman" w:hAnsi="Times New Roman"/>
              <w:sz w:val="26"/>
              <w:szCs w:val="26"/>
              <w:lang w:val="en-US"/>
            </w:rPr>
            <w:delText xml:space="preserve">Hồ sơ thi</w:delText>
          </w:r>
        </w:del>
      </w:ins>
      <w:ins w:id="90664" w:author="admin" w:date="2026-10-15T11:23:00Z">
        <w:del w:id="90663" w:author="VNCN E&amp;C - Đề xuất đàm phán" w:date="2026-10-16T13:00:00Z">
          <w:r>
            <w:rPr>
              <w:rFonts w:ascii="Times New Roman" w:hAnsi="Times New Roman"/>
              <w:sz w:val="26"/>
              <w:szCs w:val="26"/>
              <w:lang w:val="en-US"/>
            </w:rPr>
            <w:delText xml:space="preserve">ết kế</w:delText>
          </w:r>
        </w:del>
      </w:ins>
    </w:p>
    <w:p w14:paraId="74477BB9" w14:textId="4CFC4F65" w:rsidR="00503593" w:rsidRDefault="00503593" w:rsidP="00503593">
      <w:pPr>
        <w:pStyle w:val="ListParagraph"/>
        <w:numPr>
          <w:ilvl w:val="0"/>
          <w:numId w:val="50"/>
        </w:numPr>
        <w:spacing w:after="120"/>
        <w:jc w:val="both"/>
        <w:rPr>
          <w:ins w:id="269" w:author="Ban Kinh tế &amp; Quản lý Hợp đồng" w:date="2026-10-14T17:44:00Z"/>
          <w:del w:id="90668" w:author="VNCN E&amp;C - Đề xuất đàm phán" w:date="2026-10-16T13:00:00Z"/>
          <w:rFonts w:ascii="Times New Roman" w:hAnsi="Times New Roman"/>
          <w:sz w:val="26"/>
          <w:szCs w:val="26"/>
        </w:rPr>
      </w:pPr>
      <w:ins w:id="90667" w:author="Ban Kinh tế &amp; Quản lý Hợp đồng" w:date="2026-10-14T17:44:00Z">
        <w:del w:id="90666" w:author="VNCN E&amp;C - Đề xuất đàm phán" w:date="2026-10-16T13:00:00Z">
          <w:r>
            <w:rPr>
              <w:rFonts w:ascii="Times New Roman" w:hAnsi="Times New Roman"/>
              <w:sz w:val="26"/>
              <w:szCs w:val="26"/>
              <w:lang w:val="en-US"/>
            </w:rPr>
            <w:delText xml:space="preserve">Các bên ký biên bản bàn giao toàn bộ mặt bằng đủ điều kiện thi công</w:delText>
          </w:r>
        </w:del>
      </w:ins>
    </w:p>
    <w:p w14:paraId="756258BF" w14:textId="77777777" w:rsidR="00503593" w:rsidRPr="00086D5A" w:rsidRDefault="00503593" w:rsidP="00503593">
      <w:pPr>
        <w:pStyle w:val="ListParagraph"/>
        <w:numPr>
          <w:ilvl w:val="0"/>
          <w:numId w:val="50"/>
        </w:numPr>
        <w:spacing w:after="120"/>
        <w:jc w:val="both"/>
        <w:rPr>
          <w:ins w:id="271" w:author="Ban Kinh tế &amp; Quản lý Hợp đồng" w:date="2026-10-14T17:44:00Z"/>
          <w:del w:id="90671" w:author="VNCN E&amp;C - Đề xuất đàm phán" w:date="2026-10-16T13:00:00Z"/>
          <w:rFonts w:ascii="Times New Roman" w:hAnsi="Times New Roman"/>
          <w:sz w:val="26"/>
          <w:szCs w:val="26"/>
        </w:rPr>
      </w:pPr>
      <w:ins w:id="90670" w:author="Ban Kinh tế &amp; Quản lý Hợp đồng" w:date="2026-10-14T17:44:00Z">
        <w:del w:id="90669" w:author="VNCN E&amp;C - Đề xuất đàm phán" w:date="2026-10-16T13:00:00Z">
          <w:r>
            <w:rPr>
              <w:rFonts w:ascii="Times New Roman" w:hAnsi="Times New Roman"/>
              <w:sz w:val="26"/>
              <w:szCs w:val="26"/>
              <w:lang w:val="en-US"/>
            </w:rPr>
            <w:delText xml:space="preserve">Bên A cung cấp nguồn điện phục vụ thi công đủ công suất theo công suất dự kiến thiết bị tiêu thụ trong Biện pháp thi công được duyệt</w:delText>
          </w:r>
        </w:del>
      </w:ins>
    </w:p>
    <w:p w14:paraId="465203E9" w14:textId="53578DF7" w:rsidR="00503593" w:rsidRDefault="00503593" w:rsidP="00AE1D42">
      <w:pPr>
        <w:pStyle w:val="ListParagraph"/>
        <w:numPr>
          <w:ilvl w:val="0"/>
          <w:numId w:val="50"/>
        </w:numPr>
        <w:spacing w:after="120"/>
        <w:jc w:val="both"/>
        <w:rPr>
          <w:ins w:id="273" w:author="Ban Kinh tế &amp; Quản lý Hợp đồng" w:date="2026-10-14T17:44:00Z"/>
          <w:del w:id="90675" w:author="VNCN E&amp;C - Đề xuất đàm phán" w:date="2026-10-16T13:00:00Z"/>
          <w:rFonts w:ascii="Times New Roman" w:hAnsi="Times New Roman"/>
          <w:sz w:val="26"/>
          <w:szCs w:val="26"/>
        </w:rPr>
      </w:pPr>
      <w:ins w:id="90673" w:author="Ban Kinh tế &amp; Quản lý Hợp đồng" w:date="2026-10-14T17:44:00Z">
        <w:del w:id="90672" w:author="VNCN E&amp;C - Đề xuất đàm phán" w:date="2026-10-16T13:00:00Z">
          <w:r>
            <w:rPr>
              <w:rFonts w:ascii="Times New Roman" w:hAnsi="Times New Roman"/>
              <w:sz w:val="26"/>
              <w:szCs w:val="26"/>
              <w:lang w:val="en-US"/>
            </w:rPr>
            <w:delText xml:space="preserve">Bên B nhận được toàn bộ tiền tạm ứng của Bên A</w:delText>
          </w:r>
        </w:del>
      </w:ins>
      <w:del w:id="90674" w:author="VNCN E&amp;C - Đề xuất đàm phán" w:date="2026-10-16T13:00:00Z">
        <w:r>
          <w:rPr>
            <w:rFonts w:ascii="Times New Roman" w:hAnsi="Times New Roman"/>
            <w:sz w:val="26"/>
            <w:szCs w:val="26"/>
            <w:lang w:val="en-US"/>
          </w:rPr>
          <w:delText xml:space="preserve">. </w:delText>
        </w:r>
      </w:del>
    </w:p>
    <w:p w14:paraId="30378260" w14:textId="4FB75557" w:rsidR="00096978" w:rsidRPr="00DF0BA4" w:rsidRDefault="00096978" w:rsidP="00A64E91">
      <w:pPr>
        <w:numPr>
          <w:ilvl w:val="0"/>
          <w:numId w:val="35"/>
        </w:numPr>
        <w:spacing w:after="120" w:line="276" w:lineRule="auto"/>
        <w:ind w:left="0" w:firstLine="0"/>
        <w:jc w:val="both"/>
        <w:rPr>
          <w:rFonts w:ascii="Times New Roman" w:hAnsi="Times New Roman"/>
          <w:sz w:val="26"/>
          <w:szCs w:val="26"/>
        </w:rPr>
      </w:pPr>
      <w:del w:id="275" w:author="Ban Kinh tế &amp; Quản lý Hợp đồng" w:date="2026-10-14T17:44:00Z">
        <w:r w:rsidRPr="00DF0BA4" w:rsidDel="00503593">
          <w:rPr>
            <w:rFonts w:ascii="Times New Roman" w:hAnsi="Times New Roman"/>
            <w:sz w:val="26"/>
            <w:szCs w:val="26"/>
          </w:rPr>
          <w:delText xml:space="preserve">Ngày bắt đầu: kể từ ngày ký Hợp đồng. Các mốc tiến độ cụ thể tại Điều 7.1 do hai bên thống nhất và là bộ phận không tách rời của Hợp đồng. </w:delText>
        </w:r>
      </w:del>
      <w:r>
        <w:rPr>
          <w:rFonts w:ascii="Times New Roman" w:hAnsi="Times New Roman"/>
          <w:sz w:val="26"/>
          <w:szCs w:val="26"/>
        </w:rPr>
        <w:t xml:space="preserve">Trong vòng </w:t>
      </w:r>
      <w:del w:id="276" w:author="admin" w:date="2026-10-15T11:29:00Z">
        <w:r w:rsidRPr="00DF0BA4" w:rsidDel="0075417C">
          <w:rPr>
            <w:rFonts w:ascii="Times New Roman" w:hAnsi="Times New Roman"/>
            <w:sz w:val="26"/>
            <w:szCs w:val="26"/>
          </w:rPr>
          <w:delText>05</w:delText>
        </w:r>
      </w:del>
      <w:ins w:id="90200" w:author="admin" w:date="2026-10-15T11:29:00Z">
        <w:r>
          <w:rPr>
            <w:rFonts w:ascii="Times New Roman" w:hAnsi="Times New Roman"/>
            <w:sz w:val="26"/>
            <w:szCs w:val="26"/>
          </w:rPr>
          <w:t xml:space="preserve">07</w:t>
        </w:r>
      </w:ins>
      <w:r>
        <w:rPr>
          <w:rFonts w:ascii="Times New Roman" w:hAnsi="Times New Roman"/>
          <w:sz w:val="26"/>
          <w:szCs w:val="26"/>
        </w:rPr>
        <w:t xml:space="preserve"> ngày</w:t>
      </w:r>
      <w:ins w:id="90201" w:author="admin" w:date="2026-10-15T11:29:00Z">
        <w:r>
          <w:rPr>
            <w:rFonts w:ascii="Times New Roman" w:hAnsi="Times New Roman"/>
            <w:sz w:val="26"/>
            <w:szCs w:val="26"/>
          </w:rPr>
          <w:t xml:space="preserve"> làm việc</w:t>
        </w:r>
      </w:ins>
      <w:r>
        <w:rPr>
          <w:rFonts w:ascii="Times New Roman" w:hAnsi="Times New Roman"/>
          <w:sz w:val="26"/>
          <w:szCs w:val="26"/>
        </w:rPr>
        <w:t xml:space="preserve"> kể từ ngày ký Hợp đồng, Bên B phải trình Bên A tiến độ thi công chi tiết; tiến độ phải phù hợp với tiến độ thi công công tác đất của Nhà thầu khác và phải được Bên A chấp thuận.</w:t>
      </w:r>
      <w:del w:id="279" w:author="Ban Kinh tế &amp; Quản lý Hợp đồng" w:date="2026-10-14T17:46:00Z">
        <w:r w:rsidRPr="00DF0BA4" w:rsidDel="00B15357">
          <w:rPr>
            <w:rFonts w:ascii="Times New Roman" w:hAnsi="Times New Roman"/>
            <w:sz w:val="26"/>
            <w:szCs w:val="26"/>
          </w:rPr>
          <w:delText xml:space="preserve"> Việc chậm tạm ứng, chậm bàn giao từng phần mặt bằng không do lỗi của Bên A không làm thay đổi ngày bắt đầu</w:delText>
        </w:r>
      </w:del>
      <w:del w:id="90202" w:author="VNCN E&amp;C - Đề xuất đàm phán" w:date="2026-10-16T13:00:00Z">
        <w:r>
          <w:rPr>
            <w:rFonts w:ascii="Times New Roman" w:hAnsi="Times New Roman"/>
            <w:sz w:val="26"/>
            <w:szCs w:val="26"/>
          </w:rPr>
          <w:delText xml:space="preserve">.</w:delText>
        </w:r>
      </w:del>
    </w:p>
    <w:p w14:paraId="5C915FDC" w14:textId="6CC4CE0F" w:rsidR="00FE1FAE" w:rsidRPr="00DF0BA4" w:rsidRDefault="00FE1FAE" w:rsidP="00A64E91">
      <w:pPr>
        <w:tabs>
          <w:tab w:val="left" w:pos="709"/>
        </w:tabs>
        <w:spacing w:after="120" w:line="276" w:lineRule="auto"/>
        <w:jc w:val="both"/>
        <w:rPr>
          <w:rFonts w:ascii="Times New Roman" w:hAnsi="Times New Roman"/>
          <w:sz w:val="26"/>
          <w:szCs w:val="26"/>
        </w:rPr>
      </w:pPr>
      <w:del w:id="280" w:author="Ban Kinh tế &amp; Quản lý Hợp đồng" w:date="2026-10-14T17:47:00Z">
        <w:r w:rsidRPr="00DF0BA4" w:rsidDel="00B15357">
          <w:rPr>
            <w:rFonts w:ascii="Times New Roman" w:hAnsi="Times New Roman"/>
            <w:sz w:val="26"/>
            <w:szCs w:val="26"/>
          </w:rPr>
          <w:delText>Việc chấp thuận tiến độ thi công chi tiết của Bên A không miễn trừ, không làm giảm trách nhiệm của Bên B theo Hợp đồng</w:delText>
        </w:r>
      </w:del>
      <w:ins w:id="90203" w:author="VNCN E&amp;C - Đề xuất đàm phán" w:date="2026-10-16T13:00:00Z">
        <w:r>
          <w:rPr>
            <w:rFonts w:ascii="Times New Roman" w:hAnsi="Times New Roman"/>
            <w:sz w:val="26"/>
            <w:szCs w:val="26"/>
          </w:rPr>
          <w:t xml:space="preserve">Việc chấp thuận tiến độ thi công chi tiết của Bên A không miễn trừ, không làm giảm trách nhiệm của Bên B theo Hợp đồng</w:t>
        </w:r>
      </w:ins>
      <w:r>
        <w:rPr>
          <w:rFonts w:ascii="Times New Roman" w:hAnsi="Times New Roman"/>
          <w:sz w:val="26"/>
          <w:szCs w:val="26"/>
        </w:rPr>
        <w:t xml:space="preserve">. Tiến độ thi công chi tiết được Bên A chấp thuận là căn cứ để quản lý thi công, nghiệm thu, bàn giao và xác định thời gian chậm tiến độ.</w:t>
      </w:r>
    </w:p>
    <w:p w14:paraId="50176399" w14:textId="43B3312E" w:rsidR="00096978" w:rsidRPr="00DF0BA4" w:rsidRDefault="00096978" w:rsidP="00A64E91">
      <w:pPr>
        <w:numPr>
          <w:ilvl w:val="0"/>
          <w:numId w:val="35"/>
        </w:numPr>
        <w:spacing w:after="120" w:line="276" w:lineRule="auto"/>
        <w:ind w:left="0" w:firstLine="0"/>
        <w:jc w:val="both"/>
        <w:rPr>
          <w:rFonts w:ascii="Times New Roman" w:hAnsi="Times New Roman"/>
          <w:sz w:val="26"/>
          <w:szCs w:val="26"/>
        </w:rPr>
      </w:pPr>
      <w:del w:id="281" w:author="Ngọc Ánh Trương" w:date="2026-10-16T08:35:00Z" w16du:dateUtc="2026-10-16T01:35:00Z">
        <w:r w:rsidRPr="00DF0BA4" w:rsidDel="00B8072D">
          <w:rPr>
            <w:rFonts w:ascii="Times New Roman" w:hAnsi="Times New Roman"/>
            <w:sz w:val="26"/>
            <w:szCs w:val="26"/>
          </w:rPr>
          <w:delText xml:space="preserve">Khi Bên A yêu cầu thi công theo từng đợt, hai bên xác nhận khối lượng từng đợt làm căn cứ bàn giao mặt bằng. </w:delText>
        </w:r>
      </w:del>
      <w:ins w:id="90204" w:author="VNCN E&amp;C - Đề xuất đàm phán" w:date="2026-10-16T13:00:00Z">
        <w:r>
          <w:rPr>
            <w:rFonts w:ascii="Times New Roman" w:hAnsi="Times New Roman"/>
            <w:sz w:val="26"/>
            <w:szCs w:val="26"/>
          </w:rPr>
          <w:t xml:space="preserve">Khi Bên A yêu cầu thi công theo từng đợt, hai bên xác nhận khối lượng từng đợt làm căn cứ bàn giao mặt bằng. </w:t>
        </w:r>
      </w:ins>
      <w:r>
        <w:rPr>
          <w:rFonts w:ascii="Times New Roman" w:hAnsi="Times New Roman"/>
          <w:sz w:val="26"/>
          <w:szCs w:val="26"/>
        </w:rPr>
        <w:t xml:space="preserve">Bên B có nghĩa vụ huy động máy móc, thiết bị, nhân lực, vật tư đến Công trường, thi công đúng tiến độ đã được chấp thuận và liên tục cho đến khi hoàn thành.</w:t>
      </w:r>
    </w:p>
    <w:p w14:paraId="2C54B4E8" w14:textId="0292D661" w:rsidR="00096978" w:rsidRPr="00DF0BA4" w:rsidRDefault="00096978" w:rsidP="00A64E91">
      <w:pPr>
        <w:numPr>
          <w:ilvl w:val="0"/>
          <w:numId w:val="35"/>
        </w:numPr>
        <w:spacing w:after="120" w:line="276" w:lineRule="auto"/>
        <w:ind w:left="0" w:firstLine="0"/>
        <w:jc w:val="both"/>
        <w:rPr>
          <w:rFonts w:ascii="Times New Roman" w:hAnsi="Times New Roman"/>
          <w:sz w:val="26"/>
          <w:szCs w:val="26"/>
        </w:rPr>
      </w:pPr>
      <w:r w:rsidRPr="00DF0BA4">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 Bên B phải điều chỉnh tiến độ theo yêu cầu của Bên A;</w:t>
      </w:r>
    </w:p>
    <w:p w14:paraId="48ACF755" w14:textId="2333BA97" w:rsidR="00096978" w:rsidRPr="00DF0BA4" w:rsidRDefault="00096978" w:rsidP="00A64E91">
      <w:pPr>
        <w:numPr>
          <w:ilvl w:val="0"/>
          <w:numId w:val="35"/>
        </w:numPr>
        <w:spacing w:after="120" w:line="276" w:lineRule="auto"/>
        <w:ind w:left="0" w:firstLine="0"/>
        <w:jc w:val="both"/>
        <w:rPr>
          <w:rFonts w:ascii="Times New Roman" w:hAnsi="Times New Roman"/>
          <w:sz w:val="26"/>
          <w:szCs w:val="26"/>
        </w:rPr>
      </w:pPr>
      <w:r>
        <w:rPr>
          <w:rFonts w:ascii="Times New Roman" w:hAnsi="Times New Roman"/>
          <w:sz w:val="26"/>
          <w:szCs w:val="26"/>
        </w:rPr>
        <w:t xml:space="preserve">Bên B phải huy động đủ máy móc, thiết bị, vật tư, nhân lực để thực hiện công việc theo yêu cầu của Bên A trong thời hạn quy định,</w:t>
      </w:r>
      <w:del w:id="282" w:author="Ban Kinh tế &amp; Quản lý Hợp đồng" w:date="2026-10-15T08:59:00Z">
        <w:r w:rsidRPr="00DF0BA4" w:rsidDel="007645B7">
          <w:rPr>
            <w:rFonts w:ascii="Times New Roman" w:hAnsi="Times New Roman"/>
            <w:sz w:val="26"/>
            <w:szCs w:val="26"/>
          </w:rPr>
          <w:delText xml:space="preserve"> bảo đảm Bên A hoàn thành nghĩa vụ theo Hợp đồng thầu chính</w:delText>
        </w:r>
      </w:del>
      <w:ins w:id="90205" w:author="VNCN E&amp;C - Đề xuất đàm phán" w:date="2026-10-16T13:00:00Z">
        <w:r>
          <w:rPr>
            <w:rFonts w:ascii="Times New Roman" w:hAnsi="Times New Roman"/>
            <w:sz w:val="26"/>
            <w:szCs w:val="26"/>
          </w:rPr>
          <w:t xml:space="preserve"> bảo đảm Bên A hoàn thành nghĩa vụ theo Hợp đồng thầu chính</w:t>
        </w:r>
      </w:ins>
      <w:r>
        <w:rPr>
          <w:rFonts w:ascii="Times New Roman" w:hAnsi="Times New Roman"/>
          <w:sz w:val="26"/>
          <w:szCs w:val="26"/>
        </w:rPr>
        <w:t xml:space="preserve">;</w:t>
      </w:r>
    </w:p>
    <w:p w14:paraId="2E99438F" w14:textId="45427FF5" w:rsidR="00096978" w:rsidRPr="00DF0BA4" w:rsidRDefault="00D05036" w:rsidP="00A64E91">
      <w:pPr>
        <w:spacing w:after="120" w:line="276" w:lineRule="auto"/>
        <w:jc w:val="both"/>
        <w:rPr>
          <w:rFonts w:ascii="Times New Roman" w:hAnsi="Times New Roman"/>
          <w:sz w:val="26"/>
          <w:szCs w:val="26"/>
        </w:rPr>
      </w:pPr>
      <w:r>
        <w:rPr>
          <w:rFonts w:ascii="Times New Roman" w:hAnsi="Times New Roman"/>
          <w:sz w:val="26"/>
          <w:szCs w:val="26"/>
        </w:rPr>
        <w:t xml:space="preserve">e) Khi chậm tiến độ, Bên B phải áp dụng biện pháp bổ sung, kể cả tăng ca, làm thêm giờ, làm vào ngày nghỉ, bằng chi phí của mình để bảo đảm tiến độ của Bên A.</w:t>
      </w:r>
      <w:del w:id="283" w:author="Ban Kinh tế &amp; Quản lý Hợp đồng" w:date="2026-10-15T08:59:00Z">
        <w:r w:rsidRPr="00DF0BA4" w:rsidDel="007645B7">
          <w:rPr>
            <w:rFonts w:ascii="Times New Roman" w:hAnsi="Times New Roman"/>
            <w:sz w:val="26"/>
            <w:szCs w:val="26"/>
          </w:rPr>
          <w:delText xml:space="preserve"> Bên B phải bồi thường toàn bộ thiệt hại mà Bên A phải gánh chịu do Bên B chậm tiến độ</w:delText>
        </w:r>
      </w:del>
      <w:ins w:id="90206" w:author="VNCN E&amp;C - Đề xuất đàm phán" w:date="2026-10-16T13:00:00Z">
        <w:r>
          <w:rPr>
            <w:rFonts w:ascii="Times New Roman" w:hAnsi="Times New Roman"/>
            <w:sz w:val="26"/>
            <w:szCs w:val="26"/>
          </w:rPr>
          <w:t xml:space="preserve"> Bên B phải bồi thường toàn bộ thiệt hại mà Bên A phải gánh chịu do Bên B chậm tiến độ</w:t>
        </w:r>
      </w:ins>
      <w:r>
        <w:rPr>
          <w:rFonts w:ascii="Times New Roman" w:hAnsi="Times New Roman"/>
          <w:sz w:val="26"/>
          <w:szCs w:val="26"/>
        </w:rPr>
        <w:t xml:space="preserve">;</w:t>
      </w:r>
    </w:p>
    <w:p w14:paraId="48C189F5" w14:textId="5C8575C7" w:rsidR="00096978" w:rsidRPr="00DF0BA4" w:rsidRDefault="00D05036" w:rsidP="00A64E91">
      <w:pPr>
        <w:spacing w:after="120" w:line="276" w:lineRule="auto"/>
        <w:jc w:val="both"/>
        <w:rPr>
          <w:rFonts w:ascii="Times New Roman" w:hAnsi="Times New Roman"/>
          <w:sz w:val="26"/>
          <w:szCs w:val="26"/>
        </w:rPr>
      </w:pPr>
      <w:r w:rsidRPr="00DF0BA4">
        <w:rPr>
          <w:rFonts w:ascii="Times New Roman" w:hAnsi="Times New Roman"/>
          <w:sz w:val="26"/>
          <w:szCs w:val="26"/>
        </w:rPr>
        <w:t>f) Khi tiến độ thực tế không phù hợp với tiến độ đã được chấp thuận, Bên A có quyền yêu cầu Bên B lập tiến độ điều chỉnh, nêu rõ biện pháp bảo đảm hoàn thành đúng các mốc tiến độ bắt buộc;</w:t>
      </w:r>
    </w:p>
    <w:p w14:paraId="43D66102" w14:textId="4A80D138" w:rsidR="00096978" w:rsidRPr="00DF0BA4" w:rsidRDefault="00D05036" w:rsidP="00A64E91">
      <w:pPr>
        <w:tabs>
          <w:tab w:val="left" w:pos="6750"/>
        </w:tabs>
        <w:spacing w:after="120" w:line="276" w:lineRule="auto"/>
        <w:jc w:val="both"/>
        <w:rPr>
          <w:rFonts w:ascii="Times New Roman" w:hAnsi="Times New Roman"/>
          <w:sz w:val="26"/>
          <w:szCs w:val="26"/>
        </w:rPr>
      </w:pPr>
      <w:r w:rsidRPr="00DF0BA4">
        <w:rPr>
          <w:rFonts w:ascii="Times New Roman" w:hAnsi="Times New Roman"/>
          <w:sz w:val="26"/>
          <w:szCs w:val="26"/>
        </w:rPr>
        <w:t>g) Bên B phải lập và trình duyệt biện pháp thi công, bản vẽ thi công, bản vẽ chi tiết, mẫu vật liệu và tài liệu cần thiết khác trong thời hạn bảo đảm thực hiện đúng tiến độ;</w:t>
      </w:r>
    </w:p>
    <w:p w14:paraId="12545DE0" w14:textId="7FE6A7E7" w:rsidR="00096978" w:rsidRDefault="00D05036" w:rsidP="00A64E91">
      <w:pPr>
        <w:spacing w:after="120" w:line="276" w:lineRule="auto"/>
        <w:jc w:val="both"/>
        <w:rPr>
          <w:ins w:id="284" w:author="Ban Kinh tế &amp; Quản lý Hợp đồng" w:date="2026-10-15T10:16:00Z"/>
          <w:rFonts w:ascii="Times New Roman" w:hAnsi="Times New Roman"/>
          <w:sz w:val="26"/>
          <w:szCs w:val="26"/>
        </w:rPr>
      </w:pPr>
      <w:r w:rsidRPr="00DF0BA4">
        <w:rPr>
          <w:rFonts w:ascii="Times New Roman" w:hAnsi="Times New Roman"/>
          <w:sz w:val="26"/>
          <w:szCs w:val="26"/>
        </w:rPr>
        <w:t>h) Thời hạn hoàn thành, bàn giao: theo Điều 7.1 và Tiến độ được Bên A chấp thuận.</w:t>
      </w:r>
    </w:p>
    <w:p>
      <w:pPr>
        <w:spacing w:after="120" w:line="276" w:lineRule="auto"/>
        <w:jc w:val="both"/>
        <w:rPr>
          <w:ins w:id="91517" w:author="VNCN E&amp;C - Đề xuất đàm phán" w:date="2026-10-16T13:00:00Z"/>
          <w:rFonts w:ascii="Times New Roman" w:hAnsi="Times New Roman"/>
          <w:sz w:val="26"/>
          <w:szCs w:val="26"/>
        </w:rPr>
      </w:pPr>
      <w:commentRangeStart w:id="916"/>
      <w:ins w:id="91516" w:author="VNCN E&amp;C - Đề xuất đàm phán" w:date="2026-10-16T13:00:00Z">
        <w:r>
          <w:rPr>
            <w:rFonts w:ascii="Times New Roman" w:hAnsi="Times New Roman"/>
            <w:sz w:val="26"/>
            <w:szCs w:val="26"/>
          </w:rPr>
          <w:t xml:space="preserve">i) Gia hạn thời gian hoàn thành: Bên B chỉ được Bên A xem xét gia hạn bằng văn bản trong các trường hợp: (i) Bên A yêu cầu thay đổi thiết kế, phạm vi công việc làm tăng công việc trên đường găng; (ii) Bên A chậm bàn giao mặt bằng, hố đào, hồ sơ thiết kế so với Tiến độ thi công chi tiết đã được chấp thuận do lỗi của Bên A; (iii) Sự kiện bất khả kháng theo Điều 16. Bên B phải thông báo bằng văn bản trong vòng </w:t>
        </w:r>
        <w:r>
          <w:rPr>
            <w:rFonts w:ascii="Times New Roman" w:hAnsi="Times New Roman"/>
            <w:sz w:val="26"/>
            <w:szCs w:val="26"/>
            <w:highlight w:val="yellow"/>
          </w:rPr>
          <w:t xml:space="preserve">07</w:t>
        </w:r>
        <w:r>
          <w:rPr>
            <w:rFonts w:ascii="Times New Roman" w:hAnsi="Times New Roman"/>
            <w:sz w:val="26"/>
            <w:szCs w:val="26"/>
          </w:rPr>
          <w:t xml:space="preserve"> ngày kể từ khi phát sinh sự kiện, kèm phân tích ảnh hưởng đến đường găng; quá thời hạn này Bên B được coi là từ bỏ quyền yêu cầu gia hạn. Thời gian gia hạn không vượt quá thời gian Bên A được Chủ đầu tư gia hạn tương ứng (trừ trường hợp (ii)) và không làm phát sinh chi phí, trừ phần được Chủ đầu tư bù đắp cho Bên A.</w:t>
        </w:r>
      </w:ins>
      <w:commentRangeEnd w:id="916"/>
      <w:r>
        <w:rPr>
          <w:rStyle w:val="CommentReference"/>
        </w:rPr>
        <w:commentReference w:id="916"/>
      </w:r>
    </w:p>
    <w:p w14:paraId="73DFCC01" w14:textId="173783E2" w:rsidR="00D44B72" w:rsidRPr="00D44B72" w:rsidDel="00363293" w:rsidRDefault="00D44B72">
      <w:pPr>
        <w:pStyle w:val="ListParagraph"/>
        <w:widowControl w:val="0"/>
        <w:numPr>
          <w:ilvl w:val="1"/>
          <w:numId w:val="57"/>
        </w:numPr>
        <w:spacing w:before="120" w:after="120" w:line="288" w:lineRule="auto"/>
        <w:jc w:val="both"/>
        <w:rPr>
          <w:ins w:id="285" w:author="Ban Kinh tế &amp; Quản lý Hợp đồng" w:date="2026-10-15T10:17:00Z"/>
          <w:del w:id="286" w:author="Ngọc Ánh Trương" w:date="2026-10-16T08:42:00Z" w16du:dateUtc="2026-10-16T01:42:00Z"/>
          <w:rFonts w:ascii="Times New Roman" w:hAnsi="Times New Roman"/>
          <w:b/>
          <w:noProof/>
          <w:sz w:val="26"/>
          <w:szCs w:val="26"/>
          <w:rPrChange w:id="287" w:author="Ban Kinh tế &amp; Quản lý Hợp đồng" w:date="2026-10-15T10:17:00Z">
            <w:rPr>
              <w:ins w:id="288" w:author="Ban Kinh tế &amp; Quản lý Hợp đồng" w:date="2026-10-15T10:17:00Z"/>
              <w:del w:id="289" w:author="Ngọc Ánh Trương" w:date="2026-10-16T08:42:00Z" w16du:dateUtc="2026-10-16T01:42:00Z"/>
              <w:rFonts w:ascii="Times New Roman" w:hAnsi="Times New Roman"/>
              <w:b/>
              <w:noProof/>
              <w:sz w:val="24"/>
              <w:szCs w:val="24"/>
              <w:lang w:val="en-US"/>
            </w:rPr>
          </w:rPrChange>
        </w:rPr>
        <w:pPrChange w:id="290" w:author="Ban Kinh tế &amp; Quản lý Hợp đồng" w:date="2026-10-15T10:17:00Z">
          <w:pPr>
            <w:pStyle w:val="ListParagraph"/>
            <w:widowControl w:val="0"/>
            <w:numPr>
              <w:ilvl w:val="1"/>
              <w:numId w:val="56"/>
            </w:numPr>
            <w:tabs>
              <w:tab w:val="num" w:pos="567"/>
            </w:tabs>
            <w:spacing w:before="120" w:after="120" w:line="288" w:lineRule="auto"/>
            <w:ind w:left="567" w:hanging="567"/>
            <w:contextualSpacing w:val="0"/>
            <w:jc w:val="both"/>
          </w:pPr>
        </w:pPrChange>
      </w:pPr>
      <w:bookmarkStart w:id="291" w:name="_Ref500837428"/>
      <w:ins w:id="292" w:author="Ban Kinh tế &amp; Quản lý Hợp đồng" w:date="2026-10-15T10:17:00Z">
        <w:del w:id="293" w:author="Ngọc Ánh Trương" w:date="2026-10-16T08:42:00Z" w16du:dateUtc="2026-10-16T01:42:00Z">
          <w:r w:rsidDel="00363293">
            <w:rPr>
              <w:rFonts w:ascii="Times New Roman" w:hAnsi="Times New Roman"/>
              <w:b/>
              <w:noProof/>
              <w:sz w:val="26"/>
              <w:szCs w:val="26"/>
              <w:lang w:val="en-US"/>
            </w:rPr>
            <w:delText xml:space="preserve">. </w:delText>
          </w:r>
          <w:r w:rsidRPr="00D44B72" w:rsidDel="00363293">
            <w:rPr>
              <w:rFonts w:ascii="Times New Roman" w:hAnsi="Times New Roman"/>
              <w:b/>
              <w:noProof/>
              <w:sz w:val="26"/>
              <w:szCs w:val="26"/>
              <w:rPrChange w:id="294" w:author="Ban Kinh tế &amp; Quản lý Hợp đồng" w:date="2026-10-15T10:17:00Z">
                <w:rPr>
                  <w:rFonts w:ascii="Times New Roman" w:hAnsi="Times New Roman"/>
                  <w:b/>
                  <w:noProof/>
                  <w:sz w:val="24"/>
                  <w:szCs w:val="24"/>
                  <w:lang w:val="en-US"/>
                </w:rPr>
              </w:rPrChange>
            </w:rPr>
            <w:delText>Gia h</w:delText>
          </w:r>
          <w:r w:rsidRPr="00D44B72" w:rsidDel="00363293">
            <w:rPr>
              <w:rFonts w:ascii="Times New Roman" w:hAnsi="Times New Roman" w:cs="Calibri"/>
              <w:b/>
              <w:noProof/>
              <w:sz w:val="26"/>
              <w:szCs w:val="26"/>
              <w:rPrChange w:id="295" w:author="Ban Kinh tế &amp; Quản lý Hợp đồng" w:date="2026-10-15T10:17:00Z">
                <w:rPr>
                  <w:rFonts w:ascii="Times New Roman" w:hAnsi="Times New Roman"/>
                  <w:b/>
                  <w:noProof/>
                  <w:sz w:val="24"/>
                  <w:szCs w:val="24"/>
                  <w:lang w:val="en-US"/>
                </w:rPr>
              </w:rPrChange>
            </w:rPr>
            <w:delText>ạ</w:delText>
          </w:r>
          <w:r w:rsidRPr="00D44B72" w:rsidDel="00363293">
            <w:rPr>
              <w:rFonts w:ascii="Times New Roman" w:hAnsi="Times New Roman"/>
              <w:b/>
              <w:noProof/>
              <w:sz w:val="26"/>
              <w:szCs w:val="26"/>
              <w:rPrChange w:id="296" w:author="Ban Kinh tế &amp; Quản lý Hợp đồng" w:date="2026-10-15T10:17:00Z">
                <w:rPr>
                  <w:rFonts w:ascii="Times New Roman" w:hAnsi="Times New Roman"/>
                  <w:b/>
                  <w:noProof/>
                  <w:sz w:val="24"/>
                  <w:szCs w:val="24"/>
                  <w:lang w:val="en-US"/>
                </w:rPr>
              </w:rPrChange>
            </w:rPr>
            <w:delText>n th</w:delText>
          </w:r>
          <w:r w:rsidRPr="00D44B72" w:rsidDel="00363293">
            <w:rPr>
              <w:rFonts w:ascii="Times New Roman" w:hAnsi="Times New Roman" w:cs="Calibri"/>
              <w:b/>
              <w:noProof/>
              <w:sz w:val="26"/>
              <w:szCs w:val="26"/>
              <w:rPrChange w:id="297" w:author="Ban Kinh tế &amp; Quản lý Hợp đồng" w:date="2026-10-15T10:17:00Z">
                <w:rPr>
                  <w:rFonts w:ascii="Times New Roman" w:hAnsi="Times New Roman"/>
                  <w:b/>
                  <w:noProof/>
                  <w:sz w:val="24"/>
                  <w:szCs w:val="24"/>
                  <w:lang w:val="en-US"/>
                </w:rPr>
              </w:rPrChange>
            </w:rPr>
            <w:delText>ờ</w:delText>
          </w:r>
          <w:r w:rsidRPr="00D44B72" w:rsidDel="00363293">
            <w:rPr>
              <w:rFonts w:ascii="Times New Roman" w:hAnsi="Times New Roman"/>
              <w:b/>
              <w:noProof/>
              <w:sz w:val="26"/>
              <w:szCs w:val="26"/>
              <w:rPrChange w:id="298" w:author="Ban Kinh tế &amp; Quản lý Hợp đồng" w:date="2026-10-15T10:17:00Z">
                <w:rPr>
                  <w:rFonts w:ascii="Times New Roman" w:hAnsi="Times New Roman"/>
                  <w:b/>
                  <w:noProof/>
                  <w:sz w:val="24"/>
                  <w:szCs w:val="24"/>
                  <w:lang w:val="en-US"/>
                </w:rPr>
              </w:rPrChange>
            </w:rPr>
            <w:delText>i gian ho</w:delText>
          </w:r>
          <w:r w:rsidRPr="00D44B72" w:rsidDel="00363293">
            <w:rPr>
              <w:rFonts w:ascii="Times New Roman" w:hAnsi="Times New Roman" w:cs="Calibri"/>
              <w:b/>
              <w:noProof/>
              <w:sz w:val="26"/>
              <w:szCs w:val="26"/>
              <w:rPrChange w:id="299" w:author="Ban Kinh tế &amp; Quản lý Hợp đồng" w:date="2026-10-15T10:17:00Z">
                <w:rPr>
                  <w:rFonts w:ascii="Times New Roman" w:hAnsi="Times New Roman"/>
                  <w:b/>
                  <w:noProof/>
                  <w:sz w:val="24"/>
                  <w:szCs w:val="24"/>
                  <w:lang w:val="en-US"/>
                </w:rPr>
              </w:rPrChange>
            </w:rPr>
            <w:delText>à</w:delText>
          </w:r>
          <w:r w:rsidRPr="00D44B72" w:rsidDel="00363293">
            <w:rPr>
              <w:rFonts w:ascii="Times New Roman" w:hAnsi="Times New Roman"/>
              <w:b/>
              <w:noProof/>
              <w:sz w:val="26"/>
              <w:szCs w:val="26"/>
              <w:rPrChange w:id="300" w:author="Ban Kinh tế &amp; Quản lý Hợp đồng" w:date="2026-10-15T10:17:00Z">
                <w:rPr>
                  <w:rFonts w:ascii="Times New Roman" w:hAnsi="Times New Roman"/>
                  <w:b/>
                  <w:noProof/>
                  <w:sz w:val="24"/>
                  <w:szCs w:val="24"/>
                  <w:lang w:val="en-US"/>
                </w:rPr>
              </w:rPrChange>
            </w:rPr>
            <w:delText>n thành</w:delText>
          </w:r>
          <w:bookmarkEnd w:id="291"/>
        </w:del>
      </w:ins>
    </w:p>
    <w:p w14:paraId="6BA22664" w14:textId="4CAC5E9F" w:rsidR="00D44B72" w:rsidRPr="00D44B72" w:rsidDel="00363293" w:rsidRDefault="00D44B72">
      <w:pPr>
        <w:pStyle w:val="ListParagraph"/>
        <w:widowControl w:val="0"/>
        <w:numPr>
          <w:ilvl w:val="2"/>
          <w:numId w:val="56"/>
        </w:numPr>
        <w:tabs>
          <w:tab w:val="clear" w:pos="1134"/>
          <w:tab w:val="num" w:pos="360"/>
        </w:tabs>
        <w:spacing w:before="120" w:after="120" w:line="288" w:lineRule="auto"/>
        <w:ind w:left="360" w:hanging="360"/>
        <w:contextualSpacing w:val="0"/>
        <w:jc w:val="both"/>
        <w:rPr>
          <w:ins w:id="301" w:author="Ban Kinh tế &amp; Quản lý Hợp đồng" w:date="2026-10-15T10:17:00Z"/>
          <w:del w:id="302" w:author="Ngọc Ánh Trương" w:date="2026-10-16T08:42:00Z" w16du:dateUtc="2026-10-16T01:42:00Z"/>
          <w:rFonts w:ascii="Times New Roman" w:hAnsi="Times New Roman"/>
          <w:sz w:val="26"/>
          <w:szCs w:val="26"/>
          <w:lang w:val="vi-VN"/>
          <w:rPrChange w:id="303" w:author="Ban Kinh tế &amp; Quản lý Hợp đồng" w:date="2026-10-15T10:17:00Z">
            <w:rPr>
              <w:ins w:id="304" w:author="Ban Kinh tế &amp; Quản lý Hợp đồng" w:date="2026-10-15T10:17:00Z"/>
              <w:del w:id="305" w:author="Ngọc Ánh Trương" w:date="2026-10-16T08:42:00Z" w16du:dateUtc="2026-10-16T01:42:00Z"/>
              <w:rFonts w:ascii="Times New Roman" w:hAnsi="Times New Roman"/>
              <w:sz w:val="24"/>
              <w:szCs w:val="24"/>
              <w:lang w:val="vi-VN"/>
            </w:rPr>
          </w:rPrChange>
        </w:rPr>
        <w:pPrChange w:id="306" w:author="Ban Kinh tế &amp; Quản lý Hợp đồng" w:date="2026-10-15T18:01:00Z">
          <w:pPr>
            <w:pStyle w:val="ListParagraph"/>
            <w:widowControl w:val="0"/>
            <w:numPr>
              <w:ilvl w:val="2"/>
              <w:numId w:val="56"/>
            </w:numPr>
            <w:tabs>
              <w:tab w:val="num" w:pos="1134"/>
            </w:tabs>
            <w:spacing w:before="120" w:after="120" w:line="288" w:lineRule="auto"/>
            <w:ind w:left="1134" w:hanging="567"/>
            <w:contextualSpacing w:val="0"/>
            <w:jc w:val="both"/>
          </w:pPr>
        </w:pPrChange>
      </w:pPr>
      <w:ins w:id="307" w:author="Ban Kinh tế &amp; Quản lý Hợp đồng" w:date="2026-10-15T10:17:00Z">
        <w:del w:id="308" w:author="Ngọc Ánh Trương" w:date="2026-10-16T08:42:00Z" w16du:dateUtc="2026-10-16T01:42:00Z">
          <w:r w:rsidRPr="00D44B72" w:rsidDel="00363293">
            <w:rPr>
              <w:rFonts w:ascii="Times New Roman" w:hAnsi="Times New Roman"/>
              <w:sz w:val="26"/>
              <w:szCs w:val="26"/>
              <w:lang w:val="vi-VN"/>
              <w:rPrChange w:id="309" w:author="Ban Kinh tế &amp; Quản lý Hợp đồng" w:date="2026-10-15T10:17:00Z">
                <w:rPr>
                  <w:rFonts w:ascii="Times New Roman" w:hAnsi="Times New Roman"/>
                  <w:sz w:val="24"/>
                  <w:szCs w:val="24"/>
                  <w:lang w:val="vi-VN"/>
                </w:rPr>
              </w:rPrChange>
            </w:rPr>
            <w:delText>Bên B được phép gia hạn thời gian hoàn thành</w:delText>
          </w:r>
        </w:del>
      </w:ins>
      <w:ins w:id="310" w:author="Ban Kinh tế &amp; Quản lý Hợp đồng" w:date="2026-10-15T18:03:00Z">
        <w:del w:id="311" w:author="Ngọc Ánh Trương" w:date="2026-10-16T08:42:00Z" w16du:dateUtc="2026-10-16T01:42:00Z">
          <w:r w:rsidR="00DC501B" w:rsidDel="00363293">
            <w:rPr>
              <w:rFonts w:ascii="Times New Roman" w:hAnsi="Times New Roman"/>
              <w:sz w:val="26"/>
              <w:szCs w:val="26"/>
              <w:lang w:val="en-US"/>
            </w:rPr>
            <w:delText xml:space="preserve"> tướng ứng với thời gian</w:delText>
          </w:r>
          <w:r w:rsidR="00E3525A" w:rsidDel="00363293">
            <w:rPr>
              <w:rFonts w:ascii="Times New Roman" w:hAnsi="Times New Roman"/>
              <w:sz w:val="26"/>
              <w:szCs w:val="26"/>
              <w:lang w:val="en-US"/>
            </w:rPr>
            <w:delText xml:space="preserve"> ảnh hưởng do</w:delText>
          </w:r>
        </w:del>
      </w:ins>
      <w:ins w:id="312" w:author="Ban Kinh tế &amp; Quản lý Hợp đồng" w:date="2026-10-15T10:17:00Z">
        <w:del w:id="313" w:author="Ngọc Ánh Trương" w:date="2026-10-16T08:42:00Z" w16du:dateUtc="2026-10-16T01:42:00Z">
          <w:r w:rsidRPr="00D44B72" w:rsidDel="00363293">
            <w:rPr>
              <w:rFonts w:ascii="Times New Roman" w:hAnsi="Times New Roman"/>
              <w:sz w:val="26"/>
              <w:szCs w:val="26"/>
              <w:lang w:val="vi-VN"/>
              <w:rPrChange w:id="314" w:author="Ban Kinh tế &amp; Quản lý Hợp đồng" w:date="2026-10-15T10:17:00Z">
                <w:rPr>
                  <w:rFonts w:ascii="Times New Roman" w:hAnsi="Times New Roman"/>
                  <w:sz w:val="24"/>
                  <w:szCs w:val="24"/>
                  <w:lang w:val="vi-VN"/>
                </w:rPr>
              </w:rPrChange>
            </w:rPr>
            <w:delText xml:space="preserve"> </w:delText>
          </w:r>
          <w:r w:rsidRPr="00D44B72" w:rsidDel="00363293">
            <w:rPr>
              <w:rFonts w:ascii="Times New Roman" w:hAnsi="Times New Roman"/>
              <w:sz w:val="26"/>
              <w:szCs w:val="26"/>
              <w:lang w:val="vi-VN"/>
              <w:rPrChange w:id="315" w:author="Ban Kinh tế &amp; Quản lý Hợp đồng" w:date="2026-10-15T10:17:00Z">
                <w:rPr>
                  <w:rFonts w:ascii="Times New Roman" w:hAnsi="Times New Roman"/>
                  <w:sz w:val="24"/>
                  <w:szCs w:val="24"/>
                  <w:lang w:val="vi-VN"/>
                </w:rPr>
              </w:rPrChange>
            </w:rPr>
            <w:lastRenderedPageBreak/>
            <w:delText xml:space="preserve">một trong những lý do sau đây: </w:delText>
          </w:r>
        </w:del>
      </w:ins>
    </w:p>
    <w:p w14:paraId="46A7B70D" w14:textId="6E16E627" w:rsidR="00D44B72" w:rsidRPr="00D44B72" w:rsidDel="00363293" w:rsidRDefault="00D44B72" w:rsidP="00D44B72">
      <w:pPr>
        <w:pStyle w:val="ListParagraph"/>
        <w:widowControl w:val="0"/>
        <w:numPr>
          <w:ilvl w:val="3"/>
          <w:numId w:val="56"/>
        </w:numPr>
        <w:spacing w:before="120" w:after="120" w:line="288" w:lineRule="auto"/>
        <w:contextualSpacing w:val="0"/>
        <w:jc w:val="both"/>
        <w:rPr>
          <w:ins w:id="316" w:author="Ban Kinh tế &amp; Quản lý Hợp đồng" w:date="2026-10-15T10:17:00Z"/>
          <w:del w:id="317" w:author="Ngọc Ánh Trương" w:date="2026-10-16T08:42:00Z" w16du:dateUtc="2026-10-16T01:42:00Z"/>
          <w:rFonts w:ascii="Times New Roman" w:hAnsi="Times New Roman"/>
          <w:sz w:val="26"/>
          <w:szCs w:val="26"/>
          <w:lang w:val="vi-VN"/>
          <w:rPrChange w:id="318" w:author="Ban Kinh tế &amp; Quản lý Hợp đồng" w:date="2026-10-15T10:17:00Z">
            <w:rPr>
              <w:ins w:id="319" w:author="Ban Kinh tế &amp; Quản lý Hợp đồng" w:date="2026-10-15T10:17:00Z"/>
              <w:del w:id="320" w:author="Ngọc Ánh Trương" w:date="2026-10-16T08:42:00Z" w16du:dateUtc="2026-10-16T01:42:00Z"/>
              <w:rFonts w:ascii="Times New Roman" w:hAnsi="Times New Roman"/>
              <w:sz w:val="24"/>
              <w:szCs w:val="24"/>
              <w:lang w:val="vi-VN"/>
            </w:rPr>
          </w:rPrChange>
        </w:rPr>
      </w:pPr>
      <w:ins w:id="321" w:author="Ban Kinh tế &amp; Quản lý Hợp đồng" w:date="2026-10-15T10:17:00Z">
        <w:del w:id="322" w:author="Ngọc Ánh Trương" w:date="2026-10-16T08:42:00Z" w16du:dateUtc="2026-10-16T01:42:00Z">
          <w:r w:rsidRPr="00D44B72" w:rsidDel="00363293">
            <w:rPr>
              <w:rFonts w:ascii="Times New Roman" w:hAnsi="Times New Roman"/>
              <w:sz w:val="26"/>
              <w:szCs w:val="26"/>
              <w:lang w:val="vi-VN"/>
              <w:rPrChange w:id="323" w:author="Ban Kinh tế &amp; Quản lý Hợp đồng" w:date="2026-10-15T10:17:00Z">
                <w:rPr>
                  <w:rFonts w:ascii="Times New Roman" w:hAnsi="Times New Roman"/>
                  <w:sz w:val="24"/>
                  <w:szCs w:val="24"/>
                  <w:lang w:val="vi-VN"/>
                </w:rPr>
              </w:rPrChange>
            </w:rPr>
            <w:delText xml:space="preserve">Có </w:delText>
          </w:r>
          <w:r w:rsidRPr="00D44B72" w:rsidDel="00363293">
            <w:rPr>
              <w:rFonts w:ascii="Times New Roman" w:hAnsi="Times New Roman"/>
              <w:sz w:val="26"/>
              <w:szCs w:val="26"/>
              <w:rPrChange w:id="324" w:author="Ban Kinh tế &amp; Quản lý Hợp đồng" w:date="2026-10-15T10:17:00Z">
                <w:rPr>
                  <w:rFonts w:ascii="Times New Roman" w:hAnsi="Times New Roman"/>
                  <w:sz w:val="24"/>
                  <w:szCs w:val="24"/>
                </w:rPr>
              </w:rPrChange>
            </w:rPr>
            <w:delText>sự</w:delText>
          </w:r>
          <w:r w:rsidRPr="00D44B72" w:rsidDel="00363293">
            <w:rPr>
              <w:rFonts w:ascii="Times New Roman" w:hAnsi="Times New Roman"/>
              <w:sz w:val="26"/>
              <w:szCs w:val="26"/>
              <w:lang w:val="vi-VN"/>
              <w:rPrChange w:id="325" w:author="Ban Kinh tế &amp; Quản lý Hợp đồng" w:date="2026-10-15T10:17:00Z">
                <w:rPr>
                  <w:rFonts w:ascii="Times New Roman" w:hAnsi="Times New Roman"/>
                  <w:sz w:val="24"/>
                  <w:szCs w:val="24"/>
                  <w:lang w:val="vi-VN"/>
                </w:rPr>
              </w:rPrChange>
            </w:rPr>
            <w:delText xml:space="preserve"> thay đổi phạm vi công việc</w:delText>
          </w:r>
          <w:r w:rsidRPr="00D44B72" w:rsidDel="00363293">
            <w:rPr>
              <w:rFonts w:ascii="Times New Roman" w:hAnsi="Times New Roman"/>
              <w:sz w:val="26"/>
              <w:szCs w:val="26"/>
              <w:rPrChange w:id="326" w:author="Ban Kinh tế &amp; Quản lý Hợp đồng" w:date="2026-10-15T10:17:00Z">
                <w:rPr>
                  <w:rFonts w:ascii="Times New Roman" w:hAnsi="Times New Roman"/>
                  <w:sz w:val="24"/>
                  <w:szCs w:val="24"/>
                </w:rPr>
              </w:rPrChange>
            </w:rPr>
            <w:delText xml:space="preserve"> do</w:delText>
          </w:r>
          <w:r w:rsidRPr="00D44B72" w:rsidDel="00363293">
            <w:rPr>
              <w:rFonts w:ascii="Times New Roman" w:hAnsi="Times New Roman"/>
              <w:sz w:val="26"/>
              <w:szCs w:val="26"/>
              <w:lang w:val="vi-VN"/>
              <w:rPrChange w:id="327" w:author="Ban Kinh tế &amp; Quản lý Hợp đồng" w:date="2026-10-15T10:17:00Z">
                <w:rPr>
                  <w:rFonts w:ascii="Times New Roman" w:hAnsi="Times New Roman"/>
                  <w:sz w:val="24"/>
                  <w:szCs w:val="24"/>
                  <w:lang w:val="vi-VN"/>
                </w:rPr>
              </w:rPrChange>
            </w:rPr>
            <w:delText xml:space="preserve"> </w:delText>
          </w:r>
          <w:r w:rsidRPr="00D44B72" w:rsidDel="00363293">
            <w:rPr>
              <w:rFonts w:ascii="Times New Roman" w:hAnsi="Times New Roman"/>
              <w:sz w:val="26"/>
              <w:szCs w:val="26"/>
              <w:rPrChange w:id="328" w:author="Ban Kinh tế &amp; Quản lý Hợp đồng" w:date="2026-10-15T10:17:00Z">
                <w:rPr>
                  <w:rFonts w:ascii="Times New Roman" w:hAnsi="Times New Roman"/>
                  <w:sz w:val="24"/>
                  <w:szCs w:val="24"/>
                </w:rPr>
              </w:rPrChange>
            </w:rPr>
            <w:delText xml:space="preserve">thay đổi </w:delText>
          </w:r>
          <w:r w:rsidRPr="00D44B72" w:rsidDel="00363293">
            <w:rPr>
              <w:rFonts w:ascii="Times New Roman" w:hAnsi="Times New Roman"/>
              <w:sz w:val="26"/>
              <w:szCs w:val="26"/>
              <w:lang w:val="vi-VN"/>
              <w:rPrChange w:id="329" w:author="Ban Kinh tế &amp; Quản lý Hợp đồng" w:date="2026-10-15T10:17:00Z">
                <w:rPr>
                  <w:rFonts w:ascii="Times New Roman" w:hAnsi="Times New Roman"/>
                  <w:sz w:val="24"/>
                  <w:szCs w:val="24"/>
                  <w:lang w:val="vi-VN"/>
                </w:rPr>
              </w:rPrChange>
            </w:rPr>
            <w:delText>thiết kế</w:delText>
          </w:r>
          <w:r w:rsidRPr="00D44B72" w:rsidDel="00363293">
            <w:rPr>
              <w:rFonts w:ascii="Times New Roman" w:hAnsi="Times New Roman"/>
              <w:sz w:val="26"/>
              <w:szCs w:val="26"/>
              <w:rPrChange w:id="330" w:author="Ban Kinh tế &amp; Quản lý Hợp đồng" w:date="2026-10-15T10:17:00Z">
                <w:rPr>
                  <w:rFonts w:ascii="Times New Roman" w:hAnsi="Times New Roman"/>
                  <w:sz w:val="24"/>
                  <w:szCs w:val="24"/>
                </w:rPr>
              </w:rPrChange>
            </w:rPr>
            <w:delText xml:space="preserve"> hoặc</w:delText>
          </w:r>
          <w:r w:rsidRPr="00D44B72" w:rsidDel="00363293">
            <w:rPr>
              <w:rFonts w:ascii="Times New Roman" w:hAnsi="Times New Roman"/>
              <w:sz w:val="26"/>
              <w:szCs w:val="26"/>
              <w:lang w:val="vi-VN"/>
              <w:rPrChange w:id="331" w:author="Ban Kinh tế &amp; Quản lý Hợp đồng" w:date="2026-10-15T10:17:00Z">
                <w:rPr>
                  <w:rFonts w:ascii="Times New Roman" w:hAnsi="Times New Roman"/>
                  <w:sz w:val="24"/>
                  <w:szCs w:val="24"/>
                  <w:lang w:val="vi-VN"/>
                </w:rPr>
              </w:rPrChange>
            </w:rPr>
            <w:delText xml:space="preserve"> biện pháp thi công theo chỉ dẫn, yêu cầu của Bên A làm ảnh hưởng đến tiến độ thực hiện Hợp đồng;</w:delText>
          </w:r>
        </w:del>
      </w:ins>
    </w:p>
    <w:p w14:paraId="2B2636C8" w14:textId="46C7EF58" w:rsidR="00D44B72" w:rsidDel="00363293" w:rsidRDefault="00D44B72" w:rsidP="00D44B72">
      <w:pPr>
        <w:pStyle w:val="ListParagraph"/>
        <w:widowControl w:val="0"/>
        <w:numPr>
          <w:ilvl w:val="3"/>
          <w:numId w:val="56"/>
        </w:numPr>
        <w:spacing w:before="120" w:after="120" w:line="288" w:lineRule="auto"/>
        <w:contextualSpacing w:val="0"/>
        <w:jc w:val="both"/>
        <w:rPr>
          <w:ins w:id="332" w:author="admin" w:date="2026-10-15T11:31:00Z"/>
          <w:del w:id="333" w:author="Ngọc Ánh Trương" w:date="2026-10-16T08:42:00Z" w16du:dateUtc="2026-10-16T01:42:00Z"/>
          <w:rFonts w:ascii="Times New Roman" w:hAnsi="Times New Roman"/>
          <w:sz w:val="26"/>
          <w:szCs w:val="26"/>
          <w:lang w:val="vi-VN"/>
        </w:rPr>
      </w:pPr>
      <w:ins w:id="334" w:author="Ban Kinh tế &amp; Quản lý Hợp đồng" w:date="2026-10-15T10:17:00Z">
        <w:del w:id="335" w:author="Ngọc Ánh Trương" w:date="2026-10-16T08:42:00Z" w16du:dateUtc="2026-10-16T01:42:00Z">
          <w:r w:rsidRPr="00D44B72" w:rsidDel="00363293">
            <w:rPr>
              <w:rFonts w:ascii="Times New Roman" w:hAnsi="Times New Roman"/>
              <w:sz w:val="26"/>
              <w:szCs w:val="26"/>
              <w:lang w:val="vi-VN"/>
              <w:rPrChange w:id="336" w:author="Ban Kinh tế &amp; Quản lý Hợp đồng" w:date="2026-10-15T10:17:00Z">
                <w:rPr>
                  <w:rFonts w:ascii="Times New Roman" w:hAnsi="Times New Roman"/>
                  <w:sz w:val="24"/>
                  <w:szCs w:val="24"/>
                  <w:lang w:val="vi-VN"/>
                </w:rPr>
              </w:rPrChange>
            </w:rPr>
            <w:delText xml:space="preserve">Do ảnh </w:delText>
          </w:r>
          <w:r w:rsidRPr="00D44B72" w:rsidDel="00363293">
            <w:rPr>
              <w:rFonts w:ascii="Times New Roman" w:hAnsi="Times New Roman"/>
              <w:sz w:val="26"/>
              <w:szCs w:val="26"/>
              <w:rPrChange w:id="337" w:author="Ban Kinh tế &amp; Quản lý Hợp đồng" w:date="2026-10-15T10:17:00Z">
                <w:rPr>
                  <w:rFonts w:ascii="Times New Roman" w:hAnsi="Times New Roman"/>
                  <w:sz w:val="24"/>
                  <w:szCs w:val="24"/>
                </w:rPr>
              </w:rPrChange>
            </w:rPr>
            <w:delText>hưởng</w:delText>
          </w:r>
          <w:r w:rsidRPr="00D44B72" w:rsidDel="00363293">
            <w:rPr>
              <w:rFonts w:ascii="Times New Roman" w:hAnsi="Times New Roman"/>
              <w:sz w:val="26"/>
              <w:szCs w:val="26"/>
              <w:lang w:val="vi-VN"/>
              <w:rPrChange w:id="338" w:author="Ban Kinh tế &amp; Quản lý Hợp đồng" w:date="2026-10-15T10:17:00Z">
                <w:rPr>
                  <w:rFonts w:ascii="Times New Roman" w:hAnsi="Times New Roman"/>
                  <w:sz w:val="24"/>
                  <w:szCs w:val="24"/>
                  <w:lang w:val="vi-VN"/>
                </w:rPr>
              </w:rPrChange>
            </w:rPr>
            <w:delText xml:space="preserve"> của các trường hợp Bất khả kháng</w:delText>
          </w:r>
        </w:del>
        <w:del w:id="339" w:author="Ngọc Ánh Trương" w:date="2026-10-16T08:37:00Z" w16du:dateUtc="2026-10-16T01:37:00Z">
          <w:r w:rsidRPr="00D44B72" w:rsidDel="00B8072D">
            <w:rPr>
              <w:rFonts w:ascii="Times New Roman" w:hAnsi="Times New Roman"/>
              <w:sz w:val="26"/>
              <w:szCs w:val="26"/>
              <w:lang w:val="vi-VN"/>
              <w:rPrChange w:id="340" w:author="Ban Kinh tế &amp; Quản lý Hợp đồng" w:date="2026-10-15T10:17:00Z">
                <w:rPr>
                  <w:rFonts w:ascii="Times New Roman" w:hAnsi="Times New Roman"/>
                  <w:sz w:val="24"/>
                  <w:szCs w:val="24"/>
                  <w:lang w:val="vi-VN"/>
                </w:rPr>
              </w:rPrChange>
            </w:rPr>
            <w:delText>;</w:delText>
          </w:r>
        </w:del>
      </w:ins>
    </w:p>
    <w:p w14:paraId="25718C08" w14:textId="26BE8FA9" w:rsidR="0075417C" w:rsidRPr="00D44B72" w:rsidDel="00B8072D" w:rsidRDefault="0075417C" w:rsidP="00D44B72">
      <w:pPr>
        <w:pStyle w:val="ListParagraph"/>
        <w:widowControl w:val="0"/>
        <w:numPr>
          <w:ilvl w:val="3"/>
          <w:numId w:val="56"/>
        </w:numPr>
        <w:spacing w:before="120" w:after="120" w:line="288" w:lineRule="auto"/>
        <w:contextualSpacing w:val="0"/>
        <w:jc w:val="both"/>
        <w:rPr>
          <w:ins w:id="341" w:author="Ban Kinh tế &amp; Quản lý Hợp đồng" w:date="2026-10-15T10:17:00Z"/>
          <w:del w:id="342" w:author="Ngọc Ánh Trương" w:date="2026-10-16T08:38:00Z" w16du:dateUtc="2026-10-16T01:38:00Z"/>
          <w:rFonts w:ascii="Times New Roman" w:hAnsi="Times New Roman"/>
          <w:sz w:val="26"/>
          <w:szCs w:val="26"/>
          <w:lang w:val="vi-VN"/>
          <w:rPrChange w:id="343" w:author="Ban Kinh tế &amp; Quản lý Hợp đồng" w:date="2026-10-15T10:17:00Z">
            <w:rPr>
              <w:ins w:id="344" w:author="Ban Kinh tế &amp; Quản lý Hợp đồng" w:date="2026-10-15T10:17:00Z"/>
              <w:del w:id="345" w:author="Ngọc Ánh Trương" w:date="2026-10-16T08:38:00Z" w16du:dateUtc="2026-10-16T01:38:00Z"/>
              <w:rFonts w:ascii="Times New Roman" w:hAnsi="Times New Roman"/>
              <w:sz w:val="24"/>
              <w:szCs w:val="24"/>
              <w:lang w:val="vi-VN"/>
            </w:rPr>
          </w:rPrChange>
        </w:rPr>
      </w:pPr>
      <w:ins w:id="346" w:author="admin" w:date="2026-10-15T11:32:00Z">
        <w:del w:id="347" w:author="Ngọc Ánh Trương" w:date="2026-10-16T08:38:00Z" w16du:dateUtc="2026-10-16T01:38:00Z">
          <w:r w:rsidDel="00B8072D">
            <w:rPr>
              <w:rFonts w:ascii="Times New Roman" w:hAnsi="Times New Roman"/>
              <w:sz w:val="26"/>
              <w:szCs w:val="26"/>
              <w:lang w:val="en-US"/>
            </w:rPr>
            <w:delText>Do ảnh hưởng của mưa bão;</w:delText>
          </w:r>
        </w:del>
      </w:ins>
    </w:p>
    <w:p w14:paraId="74104DF3" w14:textId="45A8CC3C" w:rsidR="00D44B72" w:rsidRPr="00D44B72" w:rsidDel="00363293" w:rsidRDefault="00D44B72" w:rsidP="00D44B72">
      <w:pPr>
        <w:pStyle w:val="ListParagraph"/>
        <w:widowControl w:val="0"/>
        <w:numPr>
          <w:ilvl w:val="3"/>
          <w:numId w:val="56"/>
        </w:numPr>
        <w:spacing w:before="120" w:after="120" w:line="288" w:lineRule="auto"/>
        <w:contextualSpacing w:val="0"/>
        <w:jc w:val="both"/>
        <w:rPr>
          <w:ins w:id="348" w:author="Ban Kinh tế &amp; Quản lý Hợp đồng" w:date="2026-10-15T10:17:00Z"/>
          <w:del w:id="349" w:author="Ngọc Ánh Trương" w:date="2026-10-16T08:40:00Z" w16du:dateUtc="2026-10-16T01:40:00Z"/>
          <w:rFonts w:ascii="Times New Roman" w:hAnsi="Times New Roman"/>
          <w:sz w:val="26"/>
          <w:szCs w:val="26"/>
          <w:lang w:val="vi-VN"/>
          <w:rPrChange w:id="350" w:author="Ban Kinh tế &amp; Quản lý Hợp đồng" w:date="2026-10-15T10:17:00Z">
            <w:rPr>
              <w:ins w:id="351" w:author="Ban Kinh tế &amp; Quản lý Hợp đồng" w:date="2026-10-15T10:17:00Z"/>
              <w:del w:id="352" w:author="Ngọc Ánh Trương" w:date="2026-10-16T08:40:00Z" w16du:dateUtc="2026-10-16T01:40:00Z"/>
              <w:rFonts w:ascii="Times New Roman" w:hAnsi="Times New Roman"/>
              <w:sz w:val="24"/>
              <w:szCs w:val="24"/>
              <w:lang w:val="vi-VN"/>
            </w:rPr>
          </w:rPrChange>
        </w:rPr>
      </w:pPr>
      <w:ins w:id="353" w:author="Ban Kinh tế &amp; Quản lý Hợp đồng" w:date="2026-10-15T10:17:00Z">
        <w:del w:id="354" w:author="Ngọc Ánh Trương" w:date="2026-10-16T08:40:00Z" w16du:dateUtc="2026-10-16T01:40:00Z">
          <w:r w:rsidRPr="00D44B72" w:rsidDel="00363293">
            <w:rPr>
              <w:rFonts w:ascii="Times New Roman" w:hAnsi="Times New Roman"/>
              <w:sz w:val="26"/>
              <w:szCs w:val="26"/>
              <w:lang w:val="vi-VN"/>
              <w:rPrChange w:id="355" w:author="Ban Kinh tế &amp; Quản lý Hợp đồng" w:date="2026-10-15T10:17:00Z">
                <w:rPr>
                  <w:rFonts w:ascii="Times New Roman" w:hAnsi="Times New Roman"/>
                  <w:sz w:val="24"/>
                  <w:szCs w:val="24"/>
                  <w:lang w:val="vi-VN"/>
                </w:rPr>
              </w:rPrChange>
            </w:rPr>
            <w:delText xml:space="preserve">Sự chậm trễ, trở ngại trên Công trường do Bên A, nhân lực của Bên A hay các nhà thầu </w:delText>
          </w:r>
          <w:r w:rsidRPr="00D44B72" w:rsidDel="00363293">
            <w:rPr>
              <w:rFonts w:ascii="Times New Roman" w:hAnsi="Times New Roman"/>
              <w:sz w:val="26"/>
              <w:szCs w:val="26"/>
              <w:rPrChange w:id="356" w:author="Ban Kinh tế &amp; Quản lý Hợp đồng" w:date="2026-10-15T10:17:00Z">
                <w:rPr>
                  <w:rFonts w:ascii="Times New Roman" w:hAnsi="Times New Roman"/>
                  <w:sz w:val="24"/>
                  <w:szCs w:val="24"/>
                </w:rPr>
              </w:rPrChange>
            </w:rPr>
            <w:delText>khác</w:delText>
          </w:r>
          <w:r w:rsidRPr="00D44B72" w:rsidDel="00363293">
            <w:rPr>
              <w:rFonts w:ascii="Times New Roman" w:hAnsi="Times New Roman"/>
              <w:sz w:val="26"/>
              <w:szCs w:val="26"/>
              <w:lang w:val="vi-VN"/>
              <w:rPrChange w:id="357" w:author="Ban Kinh tế &amp; Quản lý Hợp đồng" w:date="2026-10-15T10:17:00Z">
                <w:rPr>
                  <w:rFonts w:ascii="Times New Roman" w:hAnsi="Times New Roman"/>
                  <w:sz w:val="24"/>
                  <w:szCs w:val="24"/>
                  <w:lang w:val="vi-VN"/>
                </w:rPr>
              </w:rPrChange>
            </w:rPr>
            <w:delText xml:space="preserve"> của Bên A gây ra như: việc bàn giao toàn bộ hoặc một phần mặt bằng không đúng với các thoả thuận trong Hợp đồng, các thủ tục liên quan ảnh hưởng đến tiến độ thực hiện Hợp đồng mà không do lỗi của Bên B gây ra</w:delText>
          </w:r>
          <w:r w:rsidRPr="00D44B72" w:rsidDel="00363293">
            <w:rPr>
              <w:rFonts w:ascii="Times New Roman" w:hAnsi="Times New Roman"/>
              <w:sz w:val="26"/>
              <w:szCs w:val="26"/>
              <w:rPrChange w:id="358" w:author="Ban Kinh tế &amp; Quản lý Hợp đồng" w:date="2026-10-15T10:17:00Z">
                <w:rPr>
                  <w:rFonts w:ascii="Times New Roman" w:hAnsi="Times New Roman"/>
                  <w:sz w:val="24"/>
                  <w:szCs w:val="24"/>
                </w:rPr>
              </w:rPrChange>
            </w:rPr>
            <w:delText>;</w:delText>
          </w:r>
        </w:del>
      </w:ins>
    </w:p>
    <w:p w14:paraId="308B656E" w14:textId="13391E84" w:rsidR="00D44B72" w:rsidRPr="00D44B72" w:rsidDel="00363293" w:rsidRDefault="00D44B72" w:rsidP="00D44B72">
      <w:pPr>
        <w:pStyle w:val="ListParagraph"/>
        <w:widowControl w:val="0"/>
        <w:numPr>
          <w:ilvl w:val="3"/>
          <w:numId w:val="56"/>
        </w:numPr>
        <w:spacing w:before="120" w:after="120" w:line="300" w:lineRule="auto"/>
        <w:contextualSpacing w:val="0"/>
        <w:jc w:val="both"/>
        <w:rPr>
          <w:ins w:id="359" w:author="Ban Kinh tế &amp; Quản lý Hợp đồng" w:date="2026-10-15T10:17:00Z"/>
          <w:del w:id="360" w:author="Ngọc Ánh Trương" w:date="2026-10-16T08:41:00Z" w16du:dateUtc="2026-10-16T01:41:00Z"/>
          <w:rFonts w:ascii="Times New Roman" w:hAnsi="Times New Roman"/>
          <w:sz w:val="26"/>
          <w:szCs w:val="26"/>
          <w:lang w:val="vi-VN"/>
          <w:rPrChange w:id="361" w:author="Ban Kinh tế &amp; Quản lý Hợp đồng" w:date="2026-10-15T10:17:00Z">
            <w:rPr>
              <w:ins w:id="362" w:author="Ban Kinh tế &amp; Quản lý Hợp đồng" w:date="2026-10-15T10:17:00Z"/>
              <w:del w:id="363" w:author="Ngọc Ánh Trương" w:date="2026-10-16T08:41:00Z" w16du:dateUtc="2026-10-16T01:41:00Z"/>
              <w:rFonts w:ascii="Times New Roman" w:hAnsi="Times New Roman"/>
              <w:sz w:val="24"/>
              <w:szCs w:val="24"/>
              <w:lang w:val="vi-VN"/>
            </w:rPr>
          </w:rPrChange>
        </w:rPr>
      </w:pPr>
      <w:ins w:id="364" w:author="Ban Kinh tế &amp; Quản lý Hợp đồng" w:date="2026-10-15T10:17:00Z">
        <w:del w:id="365" w:author="Ngọc Ánh Trương" w:date="2026-10-16T08:41:00Z" w16du:dateUtc="2026-10-16T01:41:00Z">
          <w:r w:rsidRPr="00D44B72" w:rsidDel="00363293">
            <w:rPr>
              <w:rFonts w:ascii="Times New Roman" w:hAnsi="Times New Roman"/>
              <w:sz w:val="26"/>
              <w:szCs w:val="26"/>
              <w:lang w:val="vi-VN"/>
              <w:rPrChange w:id="366" w:author="Ban Kinh tế &amp; Quản lý Hợp đồng" w:date="2026-10-15T10:17:00Z">
                <w:rPr>
                  <w:rFonts w:ascii="Times New Roman" w:hAnsi="Times New Roman"/>
                  <w:sz w:val="24"/>
                  <w:szCs w:val="24"/>
                  <w:lang w:val="vi-VN"/>
                </w:rPr>
              </w:rPrChange>
            </w:rPr>
            <w:delText xml:space="preserve">Bên A chậm phản hồi, phê duyệt các đề xuất/ đề nghị/ hồ sơ do Bên B đệ trình, thời gian chậm tính từ thời điểm các hồ sơ này đủ điều kiện phê duyệt. Bên A chậm chuyển tiền tạm ứng, thanh toán cho Bên B, thời gian chậm thanh toán là quá </w:delText>
          </w:r>
        </w:del>
      </w:ins>
      <w:ins w:id="367" w:author="admin" w:date="2026-10-15T11:35:00Z">
        <w:del w:id="368" w:author="Ngọc Ánh Trương" w:date="2026-10-16T08:41:00Z" w16du:dateUtc="2026-10-16T01:41:00Z">
          <w:r w:rsidR="00B2781F" w:rsidDel="00363293">
            <w:rPr>
              <w:rFonts w:ascii="Times New Roman" w:hAnsi="Times New Roman"/>
              <w:sz w:val="26"/>
              <w:szCs w:val="26"/>
              <w:lang w:val="en-US"/>
            </w:rPr>
            <w:delText>15</w:delText>
          </w:r>
        </w:del>
      </w:ins>
      <w:ins w:id="369" w:author="Ban Kinh tế &amp; Quản lý Hợp đồng" w:date="2026-10-15T10:17:00Z">
        <w:del w:id="370" w:author="Ngọc Ánh Trương" w:date="2026-10-16T08:41:00Z" w16du:dateUtc="2026-10-16T01:41:00Z">
          <w:r w:rsidRPr="00D44B72" w:rsidDel="00363293">
            <w:rPr>
              <w:rFonts w:ascii="Times New Roman" w:hAnsi="Times New Roman"/>
              <w:sz w:val="26"/>
              <w:szCs w:val="26"/>
              <w:lang w:val="vi-VN"/>
              <w:rPrChange w:id="371" w:author="Ban Kinh tế &amp; Quản lý Hợp đồng" w:date="2026-10-15T10:17:00Z">
                <w:rPr>
                  <w:rFonts w:ascii="Times New Roman" w:hAnsi="Times New Roman"/>
                  <w:sz w:val="24"/>
                  <w:szCs w:val="24"/>
                  <w:lang w:val="vi-VN"/>
                </w:rPr>
              </w:rPrChange>
            </w:rPr>
            <w:delText xml:space="preserve"> ngày làm việc kể từ ngày hết hạn thanh toán;</w:delText>
          </w:r>
        </w:del>
      </w:ins>
    </w:p>
    <w:p w14:paraId="13658C76" w14:textId="4AE4FC34" w:rsidR="00B2781F" w:rsidDel="00363293" w:rsidRDefault="00E40349" w:rsidP="00D44B72">
      <w:pPr>
        <w:pStyle w:val="ListParagraph"/>
        <w:widowControl w:val="0"/>
        <w:numPr>
          <w:ilvl w:val="3"/>
          <w:numId w:val="56"/>
        </w:numPr>
        <w:spacing w:before="120" w:after="120" w:line="300" w:lineRule="auto"/>
        <w:contextualSpacing w:val="0"/>
        <w:jc w:val="both"/>
        <w:rPr>
          <w:ins w:id="372" w:author="admin" w:date="2026-10-15T11:35:00Z"/>
          <w:del w:id="373" w:author="Ngọc Ánh Trương" w:date="2026-10-16T08:42:00Z" w16du:dateUtc="2026-10-16T01:42:00Z"/>
          <w:rFonts w:ascii="Times New Roman" w:hAnsi="Times New Roman"/>
          <w:sz w:val="26"/>
          <w:szCs w:val="26"/>
          <w:lang w:val="vi-VN"/>
        </w:rPr>
      </w:pPr>
      <w:ins w:id="374" w:author="Ban Kinh tế &amp; Quản lý Hợp đồng" w:date="2026-10-15T18:02:00Z">
        <w:del w:id="375" w:author="Ngọc Ánh Trương" w:date="2026-10-16T08:42:00Z" w16du:dateUtc="2026-10-16T01:42:00Z">
          <w:r w:rsidDel="00363293">
            <w:rPr>
              <w:rFonts w:ascii="Times New Roman" w:hAnsi="Times New Roman"/>
              <w:sz w:val="26"/>
              <w:szCs w:val="26"/>
              <w:lang w:val="en-US"/>
            </w:rPr>
            <w:delText xml:space="preserve">Chậm phê duyệt </w:delText>
          </w:r>
        </w:del>
      </w:ins>
      <w:ins w:id="376" w:author="Ban Kinh tế &amp; Quản lý Hợp đồng" w:date="2026-10-15T18:03:00Z">
        <w:del w:id="377" w:author="Ngọc Ánh Trương" w:date="2026-10-16T08:42:00Z" w16du:dateUtc="2026-10-16T01:42:00Z">
          <w:r w:rsidR="00E3525A" w:rsidDel="00363293">
            <w:rPr>
              <w:rFonts w:ascii="Times New Roman" w:hAnsi="Times New Roman"/>
              <w:sz w:val="26"/>
              <w:szCs w:val="26"/>
              <w:lang w:val="en-US"/>
            </w:rPr>
            <w:delText>đơn giá hạng mục phát sinh ngoài hợp đồng</w:delText>
          </w:r>
        </w:del>
      </w:ins>
    </w:p>
    <w:p w14:paraId="6EBEF411" w14:textId="6074B783" w:rsidR="00D44B72" w:rsidRPr="00D44B72" w:rsidDel="00363293" w:rsidRDefault="00D44B72" w:rsidP="00D44B72">
      <w:pPr>
        <w:pStyle w:val="ListParagraph"/>
        <w:widowControl w:val="0"/>
        <w:numPr>
          <w:ilvl w:val="3"/>
          <w:numId w:val="56"/>
        </w:numPr>
        <w:spacing w:before="120" w:after="120" w:line="300" w:lineRule="auto"/>
        <w:contextualSpacing w:val="0"/>
        <w:jc w:val="both"/>
        <w:rPr>
          <w:ins w:id="378" w:author="Ban Kinh tế &amp; Quản lý Hợp đồng" w:date="2026-10-15T10:17:00Z"/>
          <w:del w:id="379" w:author="Ngọc Ánh Trương" w:date="2026-10-16T08:42:00Z" w16du:dateUtc="2026-10-16T01:42:00Z"/>
          <w:rFonts w:ascii="Times New Roman" w:hAnsi="Times New Roman"/>
          <w:sz w:val="26"/>
          <w:szCs w:val="26"/>
          <w:lang w:val="vi-VN"/>
          <w:rPrChange w:id="380" w:author="Ban Kinh tế &amp; Quản lý Hợp đồng" w:date="2026-10-15T10:17:00Z">
            <w:rPr>
              <w:ins w:id="381" w:author="Ban Kinh tế &amp; Quản lý Hợp đồng" w:date="2026-10-15T10:17:00Z"/>
              <w:del w:id="382" w:author="Ngọc Ánh Trương" w:date="2026-10-16T08:42:00Z" w16du:dateUtc="2026-10-16T01:42:00Z"/>
              <w:rFonts w:ascii="Times New Roman" w:hAnsi="Times New Roman"/>
              <w:sz w:val="24"/>
              <w:szCs w:val="24"/>
              <w:lang w:val="vi-VN"/>
            </w:rPr>
          </w:rPrChange>
        </w:rPr>
      </w:pPr>
      <w:ins w:id="383" w:author="Ban Kinh tế &amp; Quản lý Hợp đồng" w:date="2026-10-15T10:17:00Z">
        <w:del w:id="384" w:author="Ngọc Ánh Trương" w:date="2026-10-16T08:42:00Z" w16du:dateUtc="2026-10-16T01:42:00Z">
          <w:r w:rsidRPr="00D44B72" w:rsidDel="00363293">
            <w:rPr>
              <w:rFonts w:ascii="Times New Roman" w:hAnsi="Times New Roman"/>
              <w:sz w:val="26"/>
              <w:szCs w:val="26"/>
              <w:lang w:val="vi-VN"/>
              <w:rPrChange w:id="385" w:author="Ban Kinh tế &amp; Quản lý Hợp đồng" w:date="2026-10-15T10:17:00Z">
                <w:rPr>
                  <w:rFonts w:ascii="Times New Roman" w:hAnsi="Times New Roman"/>
                  <w:sz w:val="24"/>
                  <w:szCs w:val="24"/>
                  <w:lang w:val="vi-VN"/>
                </w:rPr>
              </w:rPrChange>
            </w:rPr>
            <w:delText>Các trường hợp tạm ngừng theo quyết định của Bên A mà không phải do lỗi của Bên B;</w:delText>
          </w:r>
        </w:del>
      </w:ins>
    </w:p>
    <w:p w14:paraId="2EA6187A" w14:textId="3912BE50" w:rsidR="00D44B72" w:rsidRPr="00D44B72" w:rsidDel="00363293" w:rsidRDefault="00D44B72" w:rsidP="00D44B72">
      <w:pPr>
        <w:pStyle w:val="ListParagraph"/>
        <w:widowControl w:val="0"/>
        <w:numPr>
          <w:ilvl w:val="3"/>
          <w:numId w:val="56"/>
        </w:numPr>
        <w:tabs>
          <w:tab w:val="clear" w:pos="1647"/>
          <w:tab w:val="left" w:pos="1620"/>
        </w:tabs>
        <w:spacing w:before="120" w:after="120" w:line="300" w:lineRule="auto"/>
        <w:contextualSpacing w:val="0"/>
        <w:jc w:val="both"/>
        <w:rPr>
          <w:ins w:id="386" w:author="Ban Kinh tế &amp; Quản lý Hợp đồng" w:date="2026-10-15T10:17:00Z"/>
          <w:del w:id="387" w:author="Ngọc Ánh Trương" w:date="2026-10-16T08:42:00Z" w16du:dateUtc="2026-10-16T01:42:00Z"/>
          <w:rFonts w:ascii="Times New Roman" w:hAnsi="Times New Roman"/>
          <w:sz w:val="26"/>
          <w:szCs w:val="26"/>
          <w:rPrChange w:id="388" w:author="Ban Kinh tế &amp; Quản lý Hợp đồng" w:date="2026-10-15T10:17:00Z">
            <w:rPr>
              <w:ins w:id="389" w:author="Ban Kinh tế &amp; Quản lý Hợp đồng" w:date="2026-10-15T10:17:00Z"/>
              <w:del w:id="390" w:author="Ngọc Ánh Trương" w:date="2026-10-16T08:42:00Z" w16du:dateUtc="2026-10-16T01:42:00Z"/>
              <w:rFonts w:ascii="Times New Roman" w:hAnsi="Times New Roman"/>
              <w:sz w:val="24"/>
              <w:szCs w:val="24"/>
            </w:rPr>
          </w:rPrChange>
        </w:rPr>
      </w:pPr>
      <w:ins w:id="391" w:author="Ban Kinh tế &amp; Quản lý Hợp đồng" w:date="2026-10-15T10:17:00Z">
        <w:del w:id="392" w:author="Ngọc Ánh Trương" w:date="2026-10-16T08:42:00Z" w16du:dateUtc="2026-10-16T01:42:00Z">
          <w:r w:rsidRPr="00D44B72" w:rsidDel="00363293">
            <w:rPr>
              <w:rFonts w:ascii="Times New Roman" w:hAnsi="Times New Roman"/>
              <w:sz w:val="26"/>
              <w:szCs w:val="26"/>
              <w:lang w:val="vi-VN"/>
              <w:rPrChange w:id="393" w:author="Ban Kinh tế &amp; Quản lý Hợp đồng" w:date="2026-10-15T10:17:00Z">
                <w:rPr>
                  <w:rFonts w:ascii="Times New Roman" w:hAnsi="Times New Roman"/>
                  <w:sz w:val="24"/>
                  <w:szCs w:val="24"/>
                  <w:lang w:val="vi-VN"/>
                </w:rPr>
              </w:rPrChange>
            </w:rPr>
            <w:delText>Các trường hợp khác do hai Bên đàm phán thống nhất.</w:delText>
          </w:r>
        </w:del>
      </w:ins>
    </w:p>
    <w:p w14:paraId="396183CB" w14:textId="4AF26485" w:rsidR="0006163C" w:rsidRPr="00DF0BA4" w:rsidDel="006F3304" w:rsidRDefault="0006163C" w:rsidP="00A64E91">
      <w:pPr>
        <w:spacing w:after="120" w:line="276" w:lineRule="auto"/>
        <w:jc w:val="both"/>
        <w:rPr>
          <w:del w:id="394" w:author="Ban Kinh tế &amp; Quản lý Hợp đồng" w:date="2026-10-15T18:04:00Z"/>
          <w:rFonts w:ascii="Times New Roman" w:hAnsi="Times New Roman"/>
          <w:sz w:val="26"/>
          <w:szCs w:val="26"/>
        </w:rPr>
      </w:pPr>
    </w:p>
    <w:p w14:paraId="49A20D2D" w14:textId="77777777" w:rsidR="00096978" w:rsidRPr="00DF0BA4" w:rsidRDefault="00096978"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7.3. Hậu quả của việc chậm tiến độ thực hiện </w:t>
      </w:r>
    </w:p>
    <w:p w14:paraId="68E05707" w14:textId="1E81D9A5" w:rsidR="00096978" w:rsidRPr="00DF0BA4" w:rsidRDefault="00096978" w:rsidP="00A64E9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a) Trường hợp Bên B kéo dài thời gian thi công so với các mốc tiến độ quy định tại Điều 7.1 và Tiến độ được Bên A chấp thuận mà không được Bên A chấp thuận bằng văn bản thì bị coi là vi phạm tiến độ và chịu phạt theo Điều 18.3</w:t>
      </w:r>
      <w:del w:id="395" w:author="Ngọc Ánh Trương" w:date="2026-10-16T08:43:00Z" w16du:dateUtc="2026-10-16T01:43:00Z">
        <w:r w:rsidRPr="00DF0BA4" w:rsidDel="00363293">
          <w:rPr>
            <w:rFonts w:ascii="Times New Roman" w:hAnsi="Times New Roman"/>
            <w:sz w:val="26"/>
            <w:szCs w:val="26"/>
          </w:rPr>
          <w:delText>. Ngoài ra, Bên B phải bồi thường toàn bộ thiệt hại của Bên A, bao gồm khoản tiền Bên A bị Chủ đầu tư phạt chậm tiến độ do lỗi của Bên B.</w:delText>
        </w:r>
      </w:del>
      <w:ins w:id="90207" w:author="VNCN E&amp;C - Đề xuất đàm phán" w:date="2026-10-16T13:00:00Z">
        <w:r>
          <w:rPr>
            <w:rFonts w:ascii="Times New Roman" w:hAnsi="Times New Roman"/>
            <w:sz w:val="26"/>
            <w:szCs w:val="26"/>
          </w:rPr>
          <w:t xml:space="preserve">. Ngoài ra, Bên B phải bồi thường toàn bộ thiệt hại của Bên A, bao gồm khoản tiền Bên A bị Chủ đầu tư phạt chậm tiến độ do lỗi của Bên B.</w:t>
        </w:r>
      </w:ins>
    </w:p>
    <w:p w14:paraId="0177A607" w14:textId="7F4A5C9A"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b) Khi tiến độ thi công bị chậm hoặc có nguy cơ bị chậm, Bên B phải áp dụng ngay biện pháp khắc phục (tăng cường thiết bị, nhân lực, vật tư, tăng ca…) bằng chi phí của mình.</w:t>
      </w:r>
    </w:p>
    <w:p w14:paraId="6628FF08" w14:textId="1460CEDA" w:rsidR="00096978" w:rsidRPr="00DF0BA4" w:rsidRDefault="00096978" w:rsidP="00A64E91">
      <w:pPr>
        <w:tabs>
          <w:tab w:val="left" w:pos="709"/>
        </w:tabs>
        <w:spacing w:after="120" w:line="276" w:lineRule="auto"/>
        <w:jc w:val="both"/>
        <w:rPr>
          <w:rFonts w:ascii="Times New Roman" w:hAnsi="Times New Roman"/>
          <w:sz w:val="26"/>
          <w:szCs w:val="26"/>
        </w:rPr>
      </w:pPr>
      <w:commentRangeStart w:id="917"/>
      <w:r>
        <w:rPr>
          <w:rFonts w:ascii="Times New Roman" w:hAnsi="Times New Roman"/>
          <w:sz w:val="26"/>
          <w:szCs w:val="26"/>
        </w:rPr>
        <w:t xml:space="preserve">c) Trong vòng </w:t>
      </w:r>
      <w:del w:id="396" w:author="admin" w:date="2026-10-15T11:40:00Z">
        <w:r w:rsidRPr="00DF0BA4" w:rsidDel="00B2781F">
          <w:rPr>
            <w:rFonts w:ascii="Times New Roman" w:hAnsi="Times New Roman"/>
            <w:sz w:val="26"/>
            <w:szCs w:val="26"/>
          </w:rPr>
          <w:delText xml:space="preserve">07 </w:delText>
        </w:r>
      </w:del>
      <w:ins w:id="90208" w:author="VNCN E&amp;C - Đề xuất đàm phán" w:date="2026-10-16T13:00:00Z">
        <w:r>
          <w:rPr>
            <w:rFonts w:ascii="Times New Roman" w:hAnsi="Times New Roman"/>
            <w:sz w:val="26"/>
            <w:szCs w:val="26"/>
          </w:rPr>
          <w:t xml:space="preserve">07</w:t>
        </w:r>
      </w:ins>
      <w:ins w:id="90210" w:author="admin" w:date="2026-10-15T11:40:00Z">
        <w:del w:id="90209" w:author="VNCN E&amp;C - Đề xuất đàm phán" w:date="2026-10-16T13:00:00Z">
          <w:r>
            <w:rPr>
              <w:rFonts w:ascii="Times New Roman" w:hAnsi="Times New Roman"/>
              <w:sz w:val="26"/>
              <w:szCs w:val="26"/>
            </w:rPr>
            <w:delText xml:space="preserve">15</w:delText>
          </w:r>
        </w:del>
      </w:ins>
      <w:ins w:id="90211" w:author="admin" w:date="2026-10-15T11:40:00Z">
        <w:r>
          <w:rPr>
            <w:rFonts w:ascii="Times New Roman" w:hAnsi="Times New Roman"/>
            <w:sz w:val="26"/>
            <w:szCs w:val="26"/>
          </w:rPr>
          <w:t xml:space="preserve"> </w:t>
        </w:r>
      </w:ins>
      <w:r>
        <w:rPr>
          <w:rFonts w:ascii="Times New Roman" w:hAnsi="Times New Roman"/>
          <w:sz w:val="26"/>
          <w:szCs w:val="26"/>
        </w:rPr>
        <w:t xml:space="preserve">ngày kể từ ngày Bên A gửi thông báo bằng văn bản hoặc biên bản họp về việc chậm tiến độ mà Bên B không khắc phục hiệu quả, Bên A có quyền đình chỉ phần việc bị chậm để tự thực hiện hoặc giao Nhà thầu khác thực hiện. Toàn bộ chi phí thực </w:t>
      </w:r>
      <w:ins w:id="90212" w:author="VNCN E&amp;C - Đề xuất đàm phán" w:date="2026-10-16T13:00:00Z">
        <w:r>
          <w:rPr>
            <w:rFonts w:ascii="Times New Roman" w:hAnsi="Times New Roman"/>
            <w:sz w:val="26"/>
            <w:szCs w:val="26"/>
          </w:rPr>
          <w:t xml:space="preserve">tế hợp lý thực </w:t>
        </w:r>
      </w:ins>
      <w:r>
        <w:rPr>
          <w:rFonts w:ascii="Times New Roman" w:hAnsi="Times New Roman"/>
          <w:sz w:val="26"/>
          <w:szCs w:val="26"/>
        </w:rPr>
        <w:t xml:space="preserve">hiện phần việc này và thiệt hại liên quan được khấu trừ vào giá trị thanh toán của Bên B</w:t>
      </w:r>
      <w:ins w:id="90214" w:author="admin" w:date="2026-10-15T11:40:00Z">
        <w:del w:id="90213" w:author="VNCN E&amp;C - Đề xuất đàm phán" w:date="2026-10-16T13:00:00Z">
          <w:r>
            <w:rPr>
              <w:rFonts w:ascii="Times New Roman" w:hAnsi="Times New Roman"/>
              <w:sz w:val="26"/>
              <w:szCs w:val="26"/>
            </w:rPr>
            <w:delText xml:space="preserve"> </w:delText>
          </w:r>
        </w:del>
      </w:ins>
      <w:ins w:id="90215" w:author="admin" w:date="2026-10-15T11:40:00Z">
        <w:commentRangeStart w:id="399"/>
      </w:ins>
      <w:ins w:id="90217" w:author="admin" w:date="2026-10-15T11:40:00Z">
        <w:del w:id="90216" w:author="VNCN E&amp;C - Đề xuất đàm phán" w:date="2026-10-16T13:00:00Z">
          <w:r>
            <w:rPr>
              <w:rFonts w:ascii="Times New Roman" w:hAnsi="Times New Roman"/>
              <w:sz w:val="26"/>
              <w:szCs w:val="26"/>
            </w:rPr>
            <w:delText xml:space="preserve">(</w:delText>
          </w:r>
        </w:del>
      </w:ins>
      <w:ins w:id="90219" w:author="Ban Kinh tế &amp; Quản lý Hợp đồng" w:date="2026-10-15T18:05:00Z">
        <w:del w:id="90218" w:author="VNCN E&amp;C - Đề xuất đàm phán" w:date="2026-10-16T13:00:00Z">
          <w:r>
            <w:rPr>
              <w:rFonts w:ascii="Times New Roman" w:hAnsi="Times New Roman"/>
              <w:sz w:val="26"/>
              <w:szCs w:val="26"/>
            </w:rPr>
            <w:delText xml:space="preserve">Đơn giá </w:delText>
          </w:r>
        </w:del>
      </w:ins>
      <w:ins w:id="90221" w:author="Ban Kinh tế &amp; Quản lý Hợp đồng" w:date="2026-10-15T18:05:00Z">
        <w:del w:id="90220" w:author="VNCN E&amp;C - Đề xuất đàm phán" w:date="2026-10-16T13:00:00Z">
          <w:r>
            <w:rPr>
              <w:rFonts w:ascii="Times New Roman" w:hAnsi="Times New Roman"/>
              <w:sz w:val="26"/>
              <w:szCs w:val="26"/>
            </w:rPr>
            <w:delText xml:space="preserve">đối trừ do Bên A thuê các </w:delText>
          </w:r>
        </w:del>
      </w:ins>
      <w:ins w:id="90223" w:author="Ban Kinh tế &amp; Quản lý Hợp đồng" w:date="2026-10-15T18:05:00Z">
        <w:del w:id="90222" w:author="VNCN E&amp;C - Đề xuất đàm phán" w:date="2026-10-16T13:00:00Z">
          <w:r>
            <w:rPr>
              <w:rFonts w:ascii="Times New Roman" w:hAnsi="Times New Roman"/>
              <w:sz w:val="26"/>
              <w:szCs w:val="26"/>
            </w:rPr>
            <w:delText xml:space="preserve">đơn vị khác thực hiện không vượt quá 20% đơn g</w:delText>
          </w:r>
        </w:del>
      </w:ins>
      <w:ins w:id="90225" w:author="Ban Kinh tế &amp; Quản lý Hợp đồng" w:date="2026-10-15T18:06:00Z">
        <w:del w:id="90224" w:author="VNCN E&amp;C - Đề xuất đàm phán" w:date="2026-10-16T13:00:00Z">
          <w:r>
            <w:rPr>
              <w:rFonts w:ascii="Times New Roman" w:hAnsi="Times New Roman"/>
              <w:sz w:val="26"/>
              <w:szCs w:val="26"/>
            </w:rPr>
            <w:delText xml:space="preserve">iá hợp đồng này cho các đầu việc tương ứng)</w:delText>
          </w:r>
        </w:del>
      </w:ins>
      <w:r>
        <w:rPr>
          <w:rFonts w:ascii="Times New Roman" w:hAnsi="Times New Roman"/>
          <w:sz w:val="26"/>
          <w:szCs w:val="26"/>
        </w:rPr>
        <w:t xml:space="preserve">.</w:t>
      </w:r>
      <w:commentRangeEnd w:id="399"/>
      <w:r w:rsidR="00363293" w:rsidRPr="00DF0BA4">
        <w:rPr>
          <w:rStyle w:val="CommentReference"/>
          <w:rFonts w:ascii="Times New Roman" w:hAnsi="Times New Roman"/>
          <w:sz w:val="26"/>
          <w:szCs w:val="26"/>
        </w:rPr>
        <w:commentReference w:id="399"/>
      </w:r>
      <w:commentRangeEnd w:id="917"/>
      <w:r>
        <w:rPr>
          <w:rStyle w:val="CommentReference"/>
        </w:rPr>
        <w:commentReference w:id="917"/>
      </w:r>
    </w:p>
    <w:p w14:paraId="4DCCC15B"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8. BẢO HIỂM VÀ BẢO HÀNH</w:t>
      </w:r>
    </w:p>
    <w:p w14:paraId="43229122" w14:textId="77777777" w:rsidR="00096978" w:rsidRPr="00DF0BA4" w:rsidRDefault="00935744"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8.1. Bảo hiểm:</w:t>
      </w:r>
    </w:p>
    <w:p w14:paraId="20268D5C" w14:textId="25CD27F3"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lastRenderedPageBreak/>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14:paraId="0209CB42" w14:textId="10FC56B4" w:rsidR="00096978" w:rsidRPr="00DF0BA4" w:rsidRDefault="00096978" w:rsidP="00A64E91">
      <w:pPr>
        <w:tabs>
          <w:tab w:val="left" w:pos="709"/>
        </w:tabs>
        <w:spacing w:after="120" w:line="276" w:lineRule="auto"/>
        <w:jc w:val="both"/>
        <w:rPr>
          <w:rFonts w:ascii="Times New Roman" w:hAnsi="Times New Roman"/>
          <w:sz w:val="26"/>
          <w:szCs w:val="26"/>
        </w:rPr>
      </w:pPr>
      <w:commentRangeStart w:id="918"/>
      <w:r w:rsidRPr="00DF0BA4">
        <w:rPr>
          <w:rFonts w:ascii="Times New Roman" w:hAnsi="Times New Roman"/>
          <w:sz w:val="26"/>
          <w:szCs w:val="26"/>
        </w:rPr>
        <w:t xml:space="preserve">Bên B có nghĩa vụ mua bảo hiểm đối với thiết bị của Bên B, bảo hiểm cho người lao động trên Công trường và </w:t>
      </w:r>
      <w:commentRangeStart w:id="402"/>
      <w:r w:rsidRPr="00DF0BA4">
        <w:rPr>
          <w:rFonts w:ascii="Times New Roman" w:hAnsi="Times New Roman"/>
          <w:sz w:val="26"/>
          <w:szCs w:val="26"/>
        </w:rPr>
        <w:t xml:space="preserve">bảo hiểm trách nhiệm dân sự đối với bên thứ ba cho phần công việc của Bên </w:t>
      </w:r>
      <w:commentRangeStart w:id="403"/>
      <w:r w:rsidRPr="00DF0BA4">
        <w:rPr>
          <w:rFonts w:ascii="Times New Roman" w:hAnsi="Times New Roman"/>
          <w:sz w:val="26"/>
          <w:szCs w:val="26"/>
        </w:rPr>
        <w:t>B</w:t>
      </w:r>
      <w:commentRangeEnd w:id="402"/>
      <w:r w:rsidR="004A63AF" w:rsidRPr="00DF0BA4">
        <w:rPr>
          <w:rStyle w:val="CommentReference"/>
          <w:rFonts w:ascii="Times New Roman" w:hAnsi="Times New Roman"/>
          <w:sz w:val="26"/>
          <w:szCs w:val="26"/>
        </w:rPr>
        <w:commentReference w:id="402"/>
      </w:r>
      <w:commentRangeEnd w:id="403"/>
      <w:r w:rsidR="004A63AF" w:rsidRPr="00DF0BA4">
        <w:rPr>
          <w:rStyle w:val="CommentReference"/>
          <w:rFonts w:ascii="Times New Roman" w:hAnsi="Times New Roman"/>
          <w:sz w:val="26"/>
          <w:szCs w:val="26"/>
        </w:rPr>
        <w:commentReference w:id="403"/>
      </w:r>
      <w:r w:rsidRPr="00DF0BA4">
        <w:rPr>
          <w:rFonts w:ascii="Times New Roman" w:hAnsi="Times New Roman"/>
          <w:sz w:val="26"/>
          <w:szCs w:val="26"/>
        </w:rPr>
        <w:t xml:space="preserve">. Bên B phải nộp cho Bên A bản sao chứng thực hợp đồng/giấy chứng nhận bảo hiểm còn hiệu lực trước khi huy động thiết bị, nhân lực vào Công trường và không muộn hơn </w:t>
      </w:r>
      <w:r w:rsidRPr="00DF0BA4">
        <w:rPr>
          <w:rFonts w:ascii="Times New Roman" w:hAnsi="Times New Roman"/>
          <w:sz w:val="26"/>
          <w:szCs w:val="26"/>
          <w:highlight w:val="yellow"/>
        </w:rPr>
        <w:t>30</w:t>
      </w:r>
      <w:r w:rsidRPr="00DF0BA4">
        <w:rPr>
          <w:rFonts w:ascii="Times New Roman" w:hAnsi="Times New Roman"/>
          <w:sz w:val="26"/>
          <w:szCs w:val="26"/>
        </w:rPr>
        <w:t xml:space="preserve"> ngày kể từ ngày ký Hợp đồng.</w:t>
      </w:r>
      <w:commentRangeEnd w:id="918"/>
      <w:r>
        <w:rPr>
          <w:rStyle w:val="CommentReference"/>
        </w:rPr>
        <w:commentReference w:id="918"/>
      </w:r>
    </w:p>
    <w:p w14:paraId="4CC7455E" w14:textId="0D73AEB4"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Bên B chịu toàn bộ tổn thất không được bảo hiểm (do Bên B không mua bảo hiểm) và các khoản không được bồi thường (do giới hạn trách nhiệm, điều khoản loại trừ, mức khấu trừ hoặc vượt hạn mức) theo hợp đồng bảo hiểm; Bên B phải bồi thường cho bên thứ ba các thiệt hại do Bên B gây ra mà bảo hiểm công trình không bồi thường hoặc dưới mức miễn bồi thường.</w:t>
      </w:r>
    </w:p>
    <w:p w14:paraId="13BD0F4E" w14:textId="77777777" w:rsidR="00FA2683" w:rsidRPr="00DF0BA4" w:rsidRDefault="00935744" w:rsidP="00A64E91">
      <w:pPr>
        <w:tabs>
          <w:tab w:val="left" w:pos="709"/>
        </w:tabs>
        <w:spacing w:after="120" w:line="276" w:lineRule="auto"/>
        <w:jc w:val="both"/>
        <w:rPr>
          <w:rFonts w:ascii="Times New Roman" w:hAnsi="Times New Roman"/>
          <w:b/>
          <w:bCs/>
          <w:sz w:val="26"/>
          <w:szCs w:val="26"/>
          <w:highlight w:val="yellow"/>
        </w:rPr>
      </w:pPr>
      <w:r w:rsidRPr="00DF0BA4">
        <w:rPr>
          <w:rFonts w:ascii="Times New Roman" w:hAnsi="Times New Roman"/>
          <w:b/>
          <w:bCs/>
          <w:sz w:val="26"/>
          <w:szCs w:val="26"/>
        </w:rPr>
        <w:t>8.2. Bảo hành:</w:t>
      </w:r>
    </w:p>
    <w:p w14:paraId="5700D9E2" w14:textId="6D4D90BC" w:rsidR="00096978" w:rsidRPr="00363293" w:rsidRDefault="00096978" w:rsidP="00A64E91">
      <w:pPr>
        <w:tabs>
          <w:tab w:val="left" w:pos="709"/>
        </w:tabs>
        <w:spacing w:after="120" w:line="276" w:lineRule="auto"/>
        <w:jc w:val="both"/>
        <w:rPr>
          <w:rFonts w:ascii="Times New Roman" w:hAnsi="Times New Roman"/>
          <w:sz w:val="26"/>
          <w:szCs w:val="26"/>
          <w:highlight w:val="yellow"/>
        </w:rPr>
      </w:pPr>
      <w:commentRangeStart w:id="919"/>
      <w:r>
        <w:rPr>
          <w:rFonts w:ascii="Times New Roman" w:hAnsi="Times New Roman"/>
          <w:sz w:val="26"/>
          <w:szCs w:val="26"/>
          <w:highlight w:val="yellow"/>
        </w:rPr>
        <w:t xml:space="preserve">Thời hạn bảo hành: </w:t>
      </w:r>
      <w:r>
        <w:rPr>
          <w:rFonts w:ascii="Times New Roman" w:hAnsi="Times New Roman"/>
          <w:sz w:val="26"/>
          <w:szCs w:val="26"/>
          <w:highlight w:val="yellow"/>
        </w:rPr>
        <w:t xml:space="preserve">24</w:t>
      </w:r>
      <w:r>
        <w:rPr>
          <w:rFonts w:ascii="Times New Roman" w:hAnsi="Times New Roman"/>
          <w:sz w:val="26"/>
          <w:szCs w:val="26"/>
          <w:highlight w:val="yellow"/>
        </w:rPr>
        <w:t xml:space="preserve"> tháng</w:t>
      </w:r>
      <w:ins w:id="90226" w:author="VNCN E&amp;C - Đề xuất đàm phán" w:date="2026-10-16T13:00:00Z">
        <w:r>
          <w:rPr>
            <w:rFonts w:ascii="Times New Roman" w:hAnsi="Times New Roman"/>
            <w:sz w:val="26"/>
            <w:szCs w:val="26"/>
          </w:rPr>
          <w:t xml:space="preserve"> (riêng công tác chống thấm: </w:t>
        </w:r>
        <w:r>
          <w:rPr>
            <w:rFonts w:ascii="Times New Roman" w:hAnsi="Times New Roman"/>
            <w:sz w:val="26"/>
            <w:szCs w:val="26"/>
            <w:highlight w:val="yellow"/>
          </w:rPr>
          <w:t xml:space="preserve">60</w:t>
        </w:r>
        <w:r>
          <w:rPr>
            <w:rFonts w:ascii="Times New Roman" w:hAnsi="Times New Roman"/>
            <w:sz w:val="26"/>
            <w:szCs w:val="26"/>
          </w:rPr>
          <w:t xml:space="preserve"> tháng)</w:t>
        </w:r>
      </w:ins>
      <w:r>
        <w:rPr>
          <w:rFonts w:ascii="Times New Roman" w:hAnsi="Times New Roman"/>
          <w:sz w:val="26"/>
          <w:szCs w:val="26"/>
          <w:highlight w:val="yellow"/>
        </w:rPr>
        <w:t xml:space="preserve"> </w:t>
      </w:r>
      <w:del w:id="406" w:author="Ban Kinh tế &amp; Quản lý Hợp đồng" w:date="2026-10-15T09:03:00Z">
        <w:r w:rsidRPr="00363293" w:rsidDel="006C2F5E">
          <w:rPr>
            <w:rFonts w:ascii="Times New Roman" w:hAnsi="Times New Roman"/>
            <w:sz w:val="26"/>
            <w:szCs w:val="26"/>
            <w:highlight w:val="yellow"/>
            <w:rPrChange w:id="407" w:author="Ngọc Ánh Trương" w:date="2026-10-16T08:48:00Z" w16du:dateUtc="2026-10-16T01:48:00Z">
              <w:rPr>
                <w:rFonts w:ascii="Times New Roman" w:hAnsi="Times New Roman"/>
                <w:sz w:val="26"/>
                <w:szCs w:val="26"/>
              </w:rPr>
            </w:rPrChange>
          </w:rPr>
          <w:delText xml:space="preserve">(riêng công tác chống thấm: </w:delText>
        </w:r>
        <w:r w:rsidRPr="00363293" w:rsidDel="006C2F5E">
          <w:rPr>
            <w:rFonts w:ascii="Times New Roman" w:hAnsi="Times New Roman"/>
            <w:sz w:val="26"/>
            <w:szCs w:val="26"/>
            <w:highlight w:val="yellow"/>
          </w:rPr>
          <w:delText>60</w:delText>
        </w:r>
        <w:r w:rsidRPr="00363293" w:rsidDel="006C2F5E">
          <w:rPr>
            <w:rFonts w:ascii="Times New Roman" w:hAnsi="Times New Roman"/>
            <w:sz w:val="26"/>
            <w:szCs w:val="26"/>
            <w:highlight w:val="yellow"/>
            <w:rPrChange w:id="408" w:author="Ngọc Ánh Trương" w:date="2026-10-16T08:48:00Z" w16du:dateUtc="2026-10-16T01:48:00Z">
              <w:rPr>
                <w:rFonts w:ascii="Times New Roman" w:hAnsi="Times New Roman"/>
                <w:sz w:val="26"/>
                <w:szCs w:val="26"/>
              </w:rPr>
            </w:rPrChange>
          </w:rPr>
          <w:delText xml:space="preserve"> tháng) </w:delText>
        </w:r>
      </w:del>
      <w:r>
        <w:rPr>
          <w:rFonts w:ascii="Times New Roman" w:hAnsi="Times New Roman"/>
          <w:sz w:val="26"/>
          <w:szCs w:val="26"/>
          <w:highlight w:val="yellow"/>
        </w:rPr>
        <w:t xml:space="preserve">kể từ ngày Chủ đầu tư ký biên bản nghiệm thu hoàn thành </w:t>
      </w:r>
      <w:ins w:id="90228" w:author="Ban Kinh tế &amp; Quản lý Hợp đồng" w:date="2026-10-15T09:03:00Z">
        <w:del w:id="90227" w:author="VNCN E&amp;C - Đề xuất đàm phán" w:date="2026-10-16T13:00:00Z">
          <w:r>
            <w:rPr>
              <w:rFonts w:ascii="Times New Roman" w:hAnsi="Times New Roman"/>
              <w:sz w:val="26"/>
              <w:szCs w:val="26"/>
              <w:highlight w:val="yellow"/>
            </w:rPr>
            <w:delText xml:space="preserve">hạng mục </w:delText>
          </w:r>
        </w:del>
      </w:ins>
      <w:r>
        <w:rPr>
          <w:rFonts w:ascii="Times New Roman" w:hAnsi="Times New Roman"/>
          <w:sz w:val="26"/>
          <w:szCs w:val="26"/>
          <w:highlight w:val="yellow"/>
        </w:rPr>
        <w:t xml:space="preserve">Công trình </w:t>
      </w:r>
      <w:del w:id="413" w:author="Ban Kinh tế &amp; Quản lý Hợp đồng" w:date="2026-10-15T09:03:00Z">
        <w:r w:rsidRPr="00363293" w:rsidDel="001A0ADA">
          <w:rPr>
            <w:rFonts w:ascii="Times New Roman" w:hAnsi="Times New Roman"/>
            <w:sz w:val="26"/>
            <w:szCs w:val="26"/>
            <w:highlight w:val="yellow"/>
            <w:rPrChange w:id="414" w:author="Ngọc Ánh Trương" w:date="2026-10-16T08:48:00Z" w16du:dateUtc="2026-10-16T01:48:00Z">
              <w:rPr>
                <w:rFonts w:ascii="Times New Roman" w:hAnsi="Times New Roman"/>
                <w:sz w:val="26"/>
                <w:szCs w:val="26"/>
              </w:rPr>
            </w:rPrChange>
          </w:rPr>
          <w:delText>đưa vào sử dụng</w:delText>
        </w:r>
      </w:del>
      <w:ins w:id="90229" w:author="VNCN E&amp;C - Đề xuất đàm phán" w:date="2026-10-16T13:00:00Z">
        <w:r>
          <w:rPr>
            <w:rFonts w:ascii="Times New Roman" w:hAnsi="Times New Roman"/>
            <w:sz w:val="26"/>
            <w:szCs w:val="26"/>
          </w:rPr>
          <w:t xml:space="preserve">đưa vào sử dụng</w:t>
        </w:r>
      </w:ins>
      <w:ins w:id="90231" w:author="Ban Kinh tế &amp; Quản lý Hợp đồng" w:date="2026-10-15T09:03:00Z">
        <w:del w:id="90230" w:author="VNCN E&amp;C - Đề xuất đàm phán" w:date="2026-10-16T13:00:00Z">
          <w:r>
            <w:rPr>
              <w:rFonts w:ascii="Times New Roman" w:hAnsi="Times New Roman"/>
              <w:sz w:val="26"/>
              <w:szCs w:val="26"/>
              <w:highlight w:val="yellow"/>
            </w:rPr>
            <w:delText xml:space="preserve">theo phạm vi hợp đồng</w:delText>
          </w:r>
        </w:del>
      </w:ins>
      <w:r>
        <w:rPr>
          <w:rFonts w:ascii="Times New Roman" w:hAnsi="Times New Roman"/>
          <w:sz w:val="26"/>
          <w:szCs w:val="26"/>
          <w:highlight w:val="yellow"/>
        </w:rPr>
        <w:t xml:space="preserve">, nhưng không ngắn hơn thời hạn bảo hành mà Bên A phải chịu theo Hợp đồng thầu chính.</w:t>
      </w:r>
      <w:commentRangeEnd w:id="919"/>
      <w:r>
        <w:rPr>
          <w:rStyle w:val="CommentReference"/>
        </w:rPr>
        <w:commentReference w:id="919"/>
      </w:r>
    </w:p>
    <w:p w14:paraId="56B395EE" w14:textId="6EE4F799" w:rsidR="00096978" w:rsidRPr="00DF0BA4" w:rsidRDefault="00096978" w:rsidP="00A64E91">
      <w:pPr>
        <w:tabs>
          <w:tab w:val="left" w:pos="709"/>
        </w:tabs>
        <w:spacing w:after="120" w:line="276" w:lineRule="auto"/>
        <w:jc w:val="both"/>
        <w:rPr>
          <w:rFonts w:ascii="Times New Roman" w:hAnsi="Times New Roman"/>
          <w:sz w:val="26"/>
          <w:szCs w:val="26"/>
        </w:rPr>
      </w:pPr>
      <w:commentRangeStart w:id="920"/>
      <w:r>
        <w:rPr>
          <w:rFonts w:ascii="Times New Roman" w:hAnsi="Times New Roman"/>
          <w:sz w:val="26"/>
          <w:szCs w:val="26"/>
        </w:rPr>
        <w:t xml:space="preserve">Tiền bảo hành</w:t>
      </w:r>
      <w:r>
        <w:rPr>
          <w:rFonts w:ascii="Times New Roman" w:hAnsi="Times New Roman"/>
          <w:sz w:val="26"/>
          <w:szCs w:val="26"/>
        </w:rPr>
        <w:t xml:space="preserve"> </w:t>
      </w:r>
      <w:r>
        <w:rPr>
          <w:rFonts w:ascii="Times New Roman" w:hAnsi="Times New Roman"/>
          <w:sz w:val="26"/>
          <w:szCs w:val="26"/>
        </w:rPr>
        <w:t xml:space="preserve">và giữ lại chờ quyết toán: </w:t>
      </w:r>
      <w:ins w:id="90232" w:author="VNCN E&amp;C - Đề xuất đàm phán" w:date="2026-10-16T13:00:00Z">
        <w:r>
          <w:rPr>
            <w:rFonts w:ascii="Times New Roman" w:hAnsi="Times New Roman"/>
            <w:sz w:val="26"/>
            <w:szCs w:val="26"/>
          </w:rPr>
          <w:t xml:space="preserve">03</w:t>
        </w:r>
      </w:ins>
      <w:del w:id="90233" w:author="VNCN E&amp;C - Đề xuất đàm phán" w:date="2026-10-16T13:00:00Z">
        <w:r>
          <w:rPr>
            <w:rFonts w:ascii="Times New Roman" w:hAnsi="Times New Roman"/>
            <w:sz w:val="26"/>
            <w:szCs w:val="26"/>
          </w:rPr>
          <w:delText xml:space="preserve">0</w:delText>
        </w:r>
      </w:del>
      <w:del w:id="90234" w:author="VNCN E&amp;C - Đề xuất đàm phán" w:date="2026-10-16T13:00:00Z">
        <w:r>
          <w:rPr>
            <w:rFonts w:ascii="Times New Roman" w:hAnsi="Times New Roman"/>
            <w:sz w:val="26"/>
            <w:szCs w:val="26"/>
          </w:rPr>
          <w:delText xml:space="preserve">5</w:delText>
        </w:r>
      </w:del>
      <w:r>
        <w:rPr>
          <w:rFonts w:ascii="Times New Roman" w:hAnsi="Times New Roman"/>
          <w:sz w:val="26"/>
          <w:szCs w:val="26"/>
        </w:rPr>
        <w:t xml:space="preserve">%</w:t>
      </w:r>
      <w:r>
        <w:rPr>
          <w:rFonts w:ascii="Times New Roman" w:hAnsi="Times New Roman"/>
          <w:sz w:val="26"/>
          <w:szCs w:val="26"/>
        </w:rPr>
        <w:t xml:space="preserve"> giá trị </w:t>
      </w:r>
      <w:r>
        <w:rPr>
          <w:rFonts w:ascii="Times New Roman" w:hAnsi="Times New Roman"/>
          <w:sz w:val="26"/>
          <w:szCs w:val="26"/>
        </w:rPr>
        <w:t xml:space="preserve">quyết toán hợp đồng.</w:t>
      </w:r>
      <w:commentRangeEnd w:id="920"/>
      <w:r>
        <w:rPr>
          <w:rStyle w:val="CommentReference"/>
        </w:rPr>
        <w:commentReference w:id="920"/>
      </w:r>
    </w:p>
    <w:p w14:paraId="428BBBB4" w14:textId="7777777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Trách nhiệm bảo hành:</w:t>
      </w:r>
    </w:p>
    <w:p w14:paraId="05ACC5FB" w14:textId="7CCEABD1"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bắt đầu khắc phục trong vòng </w:t>
      </w:r>
      <w:r w:rsidR="00D863FD" w:rsidRPr="00DF0BA4">
        <w:rPr>
          <w:rFonts w:ascii="Times New Roman" w:hAnsi="Times New Roman"/>
          <w:sz w:val="26"/>
          <w:szCs w:val="26"/>
        </w:rPr>
        <w:t xml:space="preserve">07 </w:t>
      </w:r>
      <w:r w:rsidRPr="00DF0BA4">
        <w:rPr>
          <w:rFonts w:ascii="Times New Roman" w:hAnsi="Times New Roman"/>
          <w:sz w:val="26"/>
          <w:szCs w:val="26"/>
        </w:rPr>
        <w:t xml:space="preserve">ngày (đối với sự cố khẩn cấp, thấm, rò rỉ nước: </w:t>
      </w:r>
      <w:r w:rsidRPr="00EC53C2">
        <w:rPr>
          <w:rFonts w:ascii="Times New Roman" w:hAnsi="Times New Roman"/>
          <w:sz w:val="26"/>
          <w:szCs w:val="26"/>
          <w:highlight w:val="yellow"/>
        </w:rPr>
        <w:t>24</w:t>
      </w:r>
      <w:r w:rsidRPr="00DF0BA4">
        <w:rPr>
          <w:rFonts w:ascii="Times New Roman" w:hAnsi="Times New Roman"/>
          <w:sz w:val="26"/>
          <w:szCs w:val="26"/>
        </w:rPr>
        <w:t xml:space="preserve"> giờ) kể từ khi nhận được thông báo, Bên A có quyền tự thực hiện hoặc thuê Nhà thầu khác thực hiện; toàn bộ chi phí được khấu trừ vào khoản Bên A còn phải thanh toán cho Bên B, tiền bảo hành hoặc thu từ bảo lãnh bảo hành. </w:t>
      </w:r>
    </w:p>
    <w:p w14:paraId="5033DCA3" w14:textId="283EBDB9" w:rsidR="00C56B5A"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(ii) Khi kết thúc thời hạn bảo hành, Bên B phải lập báo cáo hoàn thành công tác bảo hành gửi Bên A xác nhận.</w:t>
      </w:r>
    </w:p>
    <w:p w14:paraId="69D3C8E3" w14:textId="2B9C4209" w:rsidR="000068E8" w:rsidRPr="00DF0BA4" w:rsidRDefault="00C56B5A"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(iii) Bên B được hoàn trả tiền bảo hành sau khi kết thúc thời hạn bảo hành và được Bên A xác nhận hoàn thành nghĩa vụ bảo hành. Trường hợp Bên B nộp bảo lãnh bảo hành có giá trị bằng tiền bảo hành theo Điều 20.3, Bên A hoàn trả tiền bảo hành theo Điều 10.3.2 sau khi nhận được bản gốc thư bảo lãnh hợp lệ.</w:t>
      </w:r>
    </w:p>
    <w:p w14:paraId="7CCEAE76"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9. GIÁ HỢP ĐỒNG</w:t>
      </w:r>
    </w:p>
    <w:p w14:paraId="72573E31" w14:textId="77777777" w:rsidR="00382A1C" w:rsidRPr="00DF0BA4" w:rsidRDefault="00935744"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9.1. Hình thức giá Hợp đồng: </w:t>
      </w:r>
    </w:p>
    <w:p w14:paraId="2007EAB1" w14:textId="7469616C" w:rsidR="00096978" w:rsidRPr="00DF0BA4" w:rsidRDefault="00935744" w:rsidP="00A64E9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Hợp đồng theo đơn giá cố định. Đơn giá không được điều chỉnh trong suốt thời gian thực hiện Hợp đồng, </w:t>
      </w:r>
      <w:ins w:id="90235" w:author="VNCN E&amp;C - Đề xuất đàm phán" w:date="2026-10-16T13:00:00Z">
        <w:r>
          <w:rPr>
            <w:rFonts w:ascii="Times New Roman" w:hAnsi="Times New Roman"/>
            <w:sz w:val="26"/>
            <w:szCs w:val="26"/>
          </w:rPr>
          <w:t xml:space="preserve">kể cả</w:t>
        </w:r>
      </w:ins>
      <w:ins w:id="90237" w:author="Ban Kinh tế &amp; Quản lý Hợp đồng" w:date="2026-10-15T09:04:00Z">
        <w:del w:id="90236" w:author="VNCN E&amp;C - Đề xuất đàm phán" w:date="2026-10-16T13:00:00Z">
          <w:r>
            <w:rPr>
              <w:rFonts w:ascii="Times New Roman" w:hAnsi="Times New Roman"/>
              <w:sz w:val="26"/>
              <w:szCs w:val="26"/>
            </w:rPr>
            <w:delText xml:space="preserve">(Trừ trường hợp</w:delText>
          </w:r>
        </w:del>
      </w:ins>
      <w:del w:id="419" w:author="Ban Kinh tế &amp; Quản lý Hợp đồng" w:date="2026-10-15T18:13:00Z">
        <w:r w:rsidR="001D419E" w:rsidDel="002C3C0F">
          <w:rPr>
            <w:rFonts w:ascii="Times New Roman" w:hAnsi="Times New Roman"/>
            <w:sz w:val="26"/>
            <w:szCs w:val="26"/>
          </w:rPr>
          <w:delText xml:space="preserve"> </w:delText>
        </w:r>
      </w:del>
      <w:r>
        <w:rPr>
          <w:rFonts w:ascii="Times New Roman" w:hAnsi="Times New Roman"/>
          <w:sz w:val="26"/>
          <w:szCs w:val="26"/>
        </w:rPr>
        <w:t xml:space="preserve"> khi có biến động giá vật liệu,</w:t>
      </w:r>
      <w:del w:id="420" w:author="Ban Kinh tế &amp; Quản lý Hợp đồng" w:date="2026-10-15T18:12:00Z">
        <w:r w:rsidRPr="003C30F9" w:rsidDel="002C3C0F">
          <w:rPr>
            <w:rFonts w:ascii="Times New Roman" w:hAnsi="Times New Roman"/>
            <w:sz w:val="26"/>
            <w:szCs w:val="26"/>
          </w:rPr>
          <w:delText xml:space="preserve"> </w:delText>
        </w:r>
      </w:del>
      <w:ins w:id="90238" w:author="Ban Kinh tế &amp; Quản lý Hợp đồng" w:date="2026-10-15T09:05:00Z">
        <w:r>
          <w:rPr>
            <w:rFonts w:ascii="Times New Roman" w:hAnsi="Times New Roman"/>
            <w:sz w:val="26"/>
            <w:szCs w:val="26"/>
          </w:rPr>
          <w:t xml:space="preserve"> </w:t>
        </w:r>
      </w:ins>
      <w:ins w:id="90239" w:author="VNCN E&amp;C - Đề xuất đàm phán" w:date="2026-10-16T13:00:00Z">
        <w:r>
          <w:rPr>
            <w:rFonts w:ascii="Times New Roman" w:hAnsi="Times New Roman"/>
            <w:sz w:val="26"/>
            <w:szCs w:val="26"/>
          </w:rPr>
          <w:t xml:space="preserve">nhân công, máy thi công</w:t>
        </w:r>
      </w:ins>
      <w:ins w:id="90241" w:author="Ban Kinh tế &amp; Quản lý Hợp đồng" w:date="2026-10-15T09:05:00Z">
        <w:del w:id="90240" w:author="VNCN E&amp;C - Đề xuất đàm phán" w:date="2026-10-16T13:00:00Z">
          <w:r>
            <w:rPr>
              <w:rFonts w:ascii="Times New Roman" w:hAnsi="Times New Roman"/>
              <w:sz w:val="26"/>
              <w:szCs w:val="26"/>
            </w:rPr>
            <w:delText xml:space="preserve">theo quy định tại </w:delText>
          </w:r>
        </w:del>
      </w:ins>
      <w:ins w:id="90243" w:author="Ban Kinh tế &amp; Quản lý Hợp đồng" w:date="2026-10-15T09:24:00Z">
        <w:del w:id="90242" w:author="VNCN E&amp;C - Đề xuất đàm phán" w:date="2026-10-16T13:00:00Z">
          <w:r>
            <w:rPr>
              <w:rFonts w:ascii="Times New Roman" w:hAnsi="Times New Roman"/>
              <w:sz w:val="26"/>
              <w:szCs w:val="26"/>
            </w:rPr>
            <w:delText xml:space="preserve">khoản 9.4 của Điều này</w:delText>
          </w:r>
        </w:del>
      </w:ins>
      <w:r>
        <w:rPr>
          <w:rFonts w:ascii="Times New Roman" w:hAnsi="Times New Roman"/>
          <w:sz w:val="26"/>
          <w:szCs w:val="26"/>
        </w:rPr>
        <w:t xml:space="preserve">. Trường hợp pháp luật bắt buộc điều chỉnh hoặc Chủ đầu tư chấp thuận </w:t>
      </w:r>
      <w:r>
        <w:rPr>
          <w:rFonts w:ascii="Times New Roman" w:hAnsi="Times New Roman"/>
          <w:sz w:val="26"/>
          <w:szCs w:val="26"/>
        </w:rPr>
        <w:t xml:space="preserve">điều chỉnh giá cho Bên A, Bên B được điều chỉnh tương ứng với khối lượng do Bên B thực hiện, không vượt quá mức Chủ đầu tư chấp thuận và được thanh toán sau khi Bên A nhận được thanh toán từ Chủ đầu tư.</w:t>
      </w:r>
    </w:p>
    <w:p w14:paraId="6AC34BA9" w14:textId="77777777" w:rsidR="00096978" w:rsidRPr="00DF0BA4" w:rsidRDefault="00935744"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9.2. Tính đầy đủ của giá Hợp đồng:</w:t>
      </w:r>
    </w:p>
    <w:p w14:paraId="613A778C" w14:textId="4A12B81E"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14:paraId="1B0917F1" w14:textId="77777777" w:rsidR="00096978" w:rsidRPr="00DF0BA4" w:rsidRDefault="00935744"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9.3. Giá hợp đồng:</w:t>
      </w:r>
    </w:p>
    <w:p w14:paraId="46E84979" w14:textId="4D311B9D" w:rsidR="00096978" w:rsidRPr="00DF0BA4" w:rsidRDefault="00096978" w:rsidP="00A64E91">
      <w:pPr>
        <w:tabs>
          <w:tab w:val="left" w:pos="709"/>
        </w:tabs>
        <w:spacing w:after="120" w:line="276" w:lineRule="auto"/>
        <w:jc w:val="both"/>
        <w:rPr>
          <w:rFonts w:ascii="Times New Roman" w:hAnsi="Times New Roman"/>
          <w:sz w:val="26"/>
          <w:szCs w:val="26"/>
        </w:rPr>
      </w:pPr>
      <w:commentRangeStart w:id="921"/>
      <w:r>
        <w:rPr>
          <w:rFonts w:ascii="Times New Roman" w:hAnsi="Times New Roman"/>
          <w:sz w:val="26"/>
          <w:szCs w:val="26"/>
        </w:rPr>
        <w:t xml:space="preserve">a) Giá </w:t>
      </w:r>
      <w:commentRangeStart w:id="423"/>
      <w:r>
        <w:rPr>
          <w:rFonts w:ascii="Times New Roman" w:hAnsi="Times New Roman"/>
          <w:sz w:val="26"/>
          <w:szCs w:val="26"/>
        </w:rPr>
        <w:t xml:space="preserve">Hợp đồng (tạm tính): </w:t>
      </w:r>
      <w:ins w:id="90244" w:author="VNCN E&amp;C - Đề xuất đàm phán" w:date="2026-10-16T13:00:00Z">
        <w:r>
          <w:rPr>
            <w:rFonts w:ascii="Times New Roman" w:hAnsi="Times New Roman"/>
            <w:b/>
            <w:bCs/>
            <w:sz w:val="26"/>
            <w:szCs w:val="26"/>
            <w:highlight w:val="yellow"/>
          </w:rPr>
          <w:t xml:space="preserve">216.334.704.781</w:t>
        </w:r>
      </w:ins>
      <w:del w:id="90245" w:author="VNCN E&amp;C - Đề xuất đàm phán" w:date="2026-10-16T13:00:00Z">
        <w:r>
          <w:rPr>
            <w:rFonts w:ascii="Times New Roman" w:hAnsi="Times New Roman"/>
            <w:b/>
            <w:bCs/>
            <w:sz w:val="26"/>
            <w:szCs w:val="26"/>
            <w:highlight w:val="yellow"/>
          </w:rPr>
          <w:delText xml:space="preserve">215.928.265.204</w:delText>
        </w:r>
      </w:del>
      <w:r>
        <w:rPr>
          <w:rFonts w:ascii="Times New Roman" w:hAnsi="Times New Roman"/>
          <w:b/>
          <w:bCs/>
          <w:sz w:val="26"/>
          <w:szCs w:val="26"/>
        </w:rPr>
        <w:t xml:space="preserve"> đồng</w:t>
      </w:r>
      <w:r>
        <w:rPr>
          <w:rFonts w:ascii="Times New Roman" w:hAnsi="Times New Roman"/>
          <w:sz w:val="26"/>
          <w:szCs w:val="26"/>
        </w:rPr>
        <w:t xml:space="preserve">, đã bao gồm thuế GTGT 8% (</w:t>
      </w:r>
      <w:r>
        <w:rPr>
          <w:rFonts w:ascii="Times New Roman" w:hAnsi="Times New Roman"/>
          <w:i/>
          <w:iCs/>
          <w:sz w:val="26"/>
          <w:szCs w:val="26"/>
        </w:rPr>
        <w:t xml:space="preserve">Bằng chữ: </w:t>
      </w:r>
      <w:r>
        <w:rPr>
          <w:rFonts w:ascii="Times New Roman" w:hAnsi="Times New Roman"/>
          <w:i/>
          <w:iCs/>
          <w:sz w:val="26"/>
          <w:szCs w:val="26"/>
          <w:highlight w:val="yellow"/>
        </w:rPr>
        <w:t xml:space="preserve">Hai trăm mười </w:t>
      </w:r>
      <w:ins w:id="90246" w:author="VNCN E&amp;C - Đề xuất đàm phán" w:date="2026-10-16T13:00:00Z">
        <w:r>
          <w:rPr>
            <w:rFonts w:ascii="Times New Roman" w:hAnsi="Times New Roman"/>
            <w:i/>
            <w:iCs/>
            <w:sz w:val="26"/>
            <w:szCs w:val="26"/>
            <w:highlight w:val="yellow"/>
          </w:rPr>
          <w:t xml:space="preserve">sáu</w:t>
        </w:r>
      </w:ins>
      <w:del w:id="90247" w:author="VNCN E&amp;C - Đề xuất đàm phán" w:date="2026-10-16T13:00:00Z">
        <w:r>
          <w:rPr>
            <w:rFonts w:ascii="Times New Roman" w:hAnsi="Times New Roman"/>
            <w:i/>
            <w:iCs/>
            <w:sz w:val="26"/>
            <w:szCs w:val="26"/>
            <w:highlight w:val="yellow"/>
          </w:rPr>
          <w:delText xml:space="preserve">lăm</w:delText>
        </w:r>
      </w:del>
      <w:r>
        <w:rPr>
          <w:rFonts w:ascii="Times New Roman" w:hAnsi="Times New Roman"/>
          <w:i/>
          <w:iCs/>
          <w:sz w:val="26"/>
          <w:szCs w:val="26"/>
          <w:highlight w:val="yellow"/>
        </w:rPr>
        <w:t xml:space="preserve"> tỷ, </w:t>
      </w:r>
      <w:ins w:id="90248" w:author="VNCN E&amp;C - Đề xuất đàm phán" w:date="2026-10-16T13:00:00Z">
        <w:r>
          <w:rPr>
            <w:rFonts w:ascii="Times New Roman" w:hAnsi="Times New Roman"/>
            <w:i/>
            <w:iCs/>
            <w:sz w:val="26"/>
            <w:szCs w:val="26"/>
            <w:highlight w:val="yellow"/>
          </w:rPr>
          <w:t xml:space="preserve">ba</w:t>
        </w:r>
      </w:ins>
      <w:del w:id="90249" w:author="VNCN E&amp;C - Đề xuất đàm phán" w:date="2026-10-16T13:00:00Z">
        <w:r>
          <w:rPr>
            <w:rFonts w:ascii="Times New Roman" w:hAnsi="Times New Roman"/>
            <w:i/>
            <w:iCs/>
            <w:sz w:val="26"/>
            <w:szCs w:val="26"/>
            <w:highlight w:val="yellow"/>
          </w:rPr>
          <w:delText xml:space="preserve">chín</w:delText>
        </w:r>
      </w:del>
      <w:r>
        <w:rPr>
          <w:rFonts w:ascii="Times New Roman" w:hAnsi="Times New Roman"/>
          <w:i/>
          <w:iCs/>
          <w:sz w:val="26"/>
          <w:szCs w:val="26"/>
          <w:highlight w:val="yellow"/>
        </w:rPr>
        <w:t xml:space="preserve"> trăm </w:t>
      </w:r>
      <w:ins w:id="90250" w:author="VNCN E&amp;C - Đề xuất đàm phán" w:date="2026-10-16T13:00:00Z">
        <w:r>
          <w:rPr>
            <w:rFonts w:ascii="Times New Roman" w:hAnsi="Times New Roman"/>
            <w:i/>
            <w:iCs/>
            <w:sz w:val="26"/>
            <w:szCs w:val="26"/>
            <w:highlight w:val="yellow"/>
          </w:rPr>
          <w:t xml:space="preserve">ba</w:t>
        </w:r>
      </w:ins>
      <w:del w:id="90251" w:author="VNCN E&amp;C - Đề xuất đàm phán" w:date="2026-10-16T13:00:00Z">
        <w:r>
          <w:rPr>
            <w:rFonts w:ascii="Times New Roman" w:hAnsi="Times New Roman"/>
            <w:i/>
            <w:iCs/>
            <w:sz w:val="26"/>
            <w:szCs w:val="26"/>
            <w:highlight w:val="yellow"/>
          </w:rPr>
          <w:delText xml:space="preserve">hai</w:delText>
        </w:r>
      </w:del>
      <w:r>
        <w:rPr>
          <w:rFonts w:ascii="Times New Roman" w:hAnsi="Times New Roman"/>
          <w:i/>
          <w:iCs/>
          <w:sz w:val="26"/>
          <w:szCs w:val="26"/>
          <w:highlight w:val="yellow"/>
        </w:rPr>
        <w:t xml:space="preserve"> mươi </w:t>
      </w:r>
      <w:ins w:id="90252" w:author="VNCN E&amp;C - Đề xuất đàm phán" w:date="2026-10-16T13:00:00Z">
        <w:r>
          <w:rPr>
            <w:rFonts w:ascii="Times New Roman" w:hAnsi="Times New Roman"/>
            <w:i/>
            <w:iCs/>
            <w:sz w:val="26"/>
            <w:szCs w:val="26"/>
            <w:highlight w:val="yellow"/>
          </w:rPr>
          <w:t xml:space="preserve">tư</w:t>
        </w:r>
      </w:ins>
      <w:del w:id="90253" w:author="VNCN E&amp;C - Đề xuất đàm phán" w:date="2026-10-16T13:00:00Z">
        <w:r>
          <w:rPr>
            <w:rFonts w:ascii="Times New Roman" w:hAnsi="Times New Roman"/>
            <w:i/>
            <w:iCs/>
            <w:sz w:val="26"/>
            <w:szCs w:val="26"/>
            <w:highlight w:val="yellow"/>
          </w:rPr>
          <w:delText xml:space="preserve">tám</w:delText>
        </w:r>
      </w:del>
      <w:r>
        <w:rPr>
          <w:rFonts w:ascii="Times New Roman" w:hAnsi="Times New Roman"/>
          <w:i/>
          <w:iCs/>
          <w:sz w:val="26"/>
          <w:szCs w:val="26"/>
          <w:highlight w:val="yellow"/>
        </w:rPr>
        <w:t xml:space="preserve"> triệu, </w:t>
      </w:r>
      <w:ins w:id="90254" w:author="VNCN E&amp;C - Đề xuất đàm phán" w:date="2026-10-16T13:00:00Z">
        <w:r>
          <w:rPr>
            <w:rFonts w:ascii="Times New Roman" w:hAnsi="Times New Roman"/>
            <w:i/>
            <w:iCs/>
            <w:sz w:val="26"/>
            <w:szCs w:val="26"/>
            <w:highlight w:val="yellow"/>
          </w:rPr>
          <w:t xml:space="preserve">bảy</w:t>
        </w:r>
      </w:ins>
      <w:del w:id="90255" w:author="VNCN E&amp;C - Đề xuất đàm phán" w:date="2026-10-16T13:00:00Z">
        <w:r>
          <w:rPr>
            <w:rFonts w:ascii="Times New Roman" w:hAnsi="Times New Roman"/>
            <w:i/>
            <w:iCs/>
            <w:sz w:val="26"/>
            <w:szCs w:val="26"/>
            <w:highlight w:val="yellow"/>
          </w:rPr>
          <w:delText xml:space="preserve">hai trăm sáu mươi lăm nghìn, hai</w:delText>
        </w:r>
      </w:del>
      <w:r>
        <w:rPr>
          <w:rFonts w:ascii="Times New Roman" w:hAnsi="Times New Roman"/>
          <w:i/>
          <w:iCs/>
          <w:sz w:val="26"/>
          <w:szCs w:val="26"/>
          <w:highlight w:val="yellow"/>
        </w:rPr>
        <w:t xml:space="preserve"> trăm linh bốn</w:t>
      </w:r>
      <w:ins w:id="90256" w:author="VNCN E&amp;C - Đề xuất đàm phán" w:date="2026-10-16T13:00:00Z">
        <w:r>
          <w:rPr>
            <w:rFonts w:ascii="Times New Roman" w:hAnsi="Times New Roman"/>
            <w:i/>
            <w:iCs/>
            <w:sz w:val="26"/>
            <w:szCs w:val="26"/>
            <w:highlight w:val="yellow"/>
          </w:rPr>
          <w:t xml:space="preserve"> nghìn, bảy trăm tám mươi mốt</w:t>
        </w:r>
      </w:ins>
      <w:r>
        <w:rPr>
          <w:rFonts w:ascii="Times New Roman" w:hAnsi="Times New Roman"/>
          <w:i/>
          <w:iCs/>
          <w:sz w:val="26"/>
          <w:szCs w:val="26"/>
          <w:highlight w:val="yellow"/>
        </w:rPr>
        <w:t xml:space="preserve"> đồng</w:t>
      </w:r>
      <w:r>
        <w:rPr>
          <w:rFonts w:ascii="Times New Roman" w:hAnsi="Times New Roman"/>
          <w:sz w:val="26"/>
          <w:szCs w:val="26"/>
        </w:rPr>
        <w:t xml:space="preserve">). Trong đó: giá trị trước thuế </w:t>
      </w:r>
      <w:ins w:id="90257" w:author="VNCN E&amp;C - Đề xuất đàm phán" w:date="2026-10-16T13:00:00Z">
        <w:r>
          <w:rPr>
            <w:rFonts w:ascii="Times New Roman" w:hAnsi="Times New Roman"/>
            <w:sz w:val="26"/>
            <w:szCs w:val="26"/>
            <w:highlight w:val="yellow"/>
          </w:rPr>
          <w:t xml:space="preserve">200.309.911.834</w:t>
        </w:r>
      </w:ins>
      <w:del w:id="90258" w:author="VNCN E&amp;C - Đề xuất đàm phán" w:date="2026-10-16T13:00:00Z">
        <w:r>
          <w:rPr>
            <w:rFonts w:ascii="Times New Roman" w:hAnsi="Times New Roman"/>
            <w:sz w:val="26"/>
            <w:szCs w:val="26"/>
            <w:highlight w:val="yellow"/>
          </w:rPr>
          <w:delText xml:space="preserve">199.933.578.893</w:delText>
        </w:r>
      </w:del>
      <w:r>
        <w:rPr>
          <w:rFonts w:ascii="Times New Roman" w:hAnsi="Times New Roman"/>
          <w:sz w:val="26"/>
          <w:szCs w:val="26"/>
        </w:rPr>
        <w:t xml:space="preserve"> đồng; thuế GTGT 8% </w:t>
      </w:r>
      <w:ins w:id="90259" w:author="VNCN E&amp;C - Đề xuất đàm phán" w:date="2026-10-16T13:00:00Z">
        <w:r>
          <w:rPr>
            <w:rFonts w:ascii="Times New Roman" w:hAnsi="Times New Roman"/>
            <w:sz w:val="26"/>
            <w:szCs w:val="26"/>
            <w:highlight w:val="yellow"/>
          </w:rPr>
          <w:t xml:space="preserve">16.024.792.947</w:t>
        </w:r>
      </w:ins>
      <w:del w:id="90260" w:author="VNCN E&amp;C - Đề xuất đàm phán" w:date="2026-10-16T13:00:00Z">
        <w:r>
          <w:rPr>
            <w:rFonts w:ascii="Times New Roman" w:hAnsi="Times New Roman"/>
            <w:sz w:val="26"/>
            <w:szCs w:val="26"/>
            <w:highlight w:val="yellow"/>
          </w:rPr>
          <w:delText xml:space="preserve">15.994.686.311</w:delText>
        </w:r>
      </w:del>
      <w:r>
        <w:rPr>
          <w:rFonts w:ascii="Times New Roman" w:hAnsi="Times New Roman"/>
          <w:sz w:val="26"/>
          <w:szCs w:val="26"/>
        </w:rPr>
        <w:t xml:space="preserve"> đồng. Thuế suất GTGT áp dụng theo quy định </w:t>
      </w:r>
      <w:r>
        <w:rPr>
          <w:rFonts w:ascii="Times New Roman" w:hAnsi="Times New Roman"/>
          <w:sz w:val="26"/>
          <w:szCs w:val="26"/>
        </w:rPr>
        <w:t xml:space="preserve">của pháp luật</w:t>
      </w:r>
      <w:commentRangeEnd w:id="423"/>
      <w:r w:rsidR="004A63AF">
        <w:rPr>
          <w:rStyle w:val="CommentReference"/>
          <w:rFonts w:ascii="Times New Roman" w:hAnsi="Times New Roman"/>
          <w:sz w:val="26"/>
          <w:szCs w:val="26"/>
        </w:rPr>
        <w:commentReference w:id="423"/>
      </w:r>
      <w:r>
        <w:rPr>
          <w:rFonts w:ascii="Times New Roman" w:hAnsi="Times New Roman"/>
          <w:sz w:val="26"/>
          <w:szCs w:val="26"/>
        </w:rPr>
        <w:t xml:space="preserve">.</w:t>
      </w:r>
      <w:commentRangeEnd w:id="921"/>
      <w:r>
        <w:rPr>
          <w:rStyle w:val="CommentReference"/>
        </w:rPr>
        <w:commentReference w:id="921"/>
      </w:r>
    </w:p>
    <w:p w14:paraId="58578763" w14:textId="77777777" w:rsidR="00096978" w:rsidRPr="00DF0BA4" w:rsidRDefault="00096978" w:rsidP="00A64E91">
      <w:pPr>
        <w:tabs>
          <w:tab w:val="left" w:pos="709"/>
        </w:tabs>
        <w:spacing w:after="120" w:line="276" w:lineRule="auto"/>
        <w:jc w:val="center"/>
        <w:rPr>
          <w:rFonts w:ascii="Times New Roman" w:hAnsi="Times New Roman"/>
          <w:i/>
          <w:iCs/>
          <w:sz w:val="26"/>
          <w:szCs w:val="26"/>
        </w:rPr>
      </w:pPr>
      <w:r w:rsidRPr="00DF0BA4">
        <w:rPr>
          <w:rFonts w:ascii="Times New Roman" w:hAnsi="Times New Roman"/>
          <w:i/>
          <w:iCs/>
          <w:sz w:val="26"/>
          <w:szCs w:val="26"/>
        </w:rPr>
        <w:t>Chi tiết xem Biểu 01[Chi tiết giá hợp đồng] đính kèm Hợp đồng.</w:t>
      </w:r>
    </w:p>
    <w:p w14:paraId="30F1D867" w14:textId="1D9F7856"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w:t>
      </w:r>
      <w:r w:rsidR="00D863FD" w:rsidRPr="00DF0BA4">
        <w:rPr>
          <w:rFonts w:ascii="Times New Roman" w:hAnsi="Times New Roman"/>
          <w:sz w:val="26"/>
          <w:szCs w:val="26"/>
        </w:rPr>
        <w:t xml:space="preserve"> </w:t>
      </w:r>
      <w:r w:rsidRPr="00DF0BA4">
        <w:rPr>
          <w:rFonts w:ascii="Times New Roman" w:hAnsi="Times New Roman"/>
          <w:sz w:val="26"/>
          <w:szCs w:val="26"/>
        </w:rPr>
        <w:t>Khối lượng bể nước sinh hoạt, bể nước PCCC, bể nước xử lý nước thải là khối lượng tạm tính khi chưa có thiết kế bản vẽ thi công; hai bên điều chỉnh bằng phụ lục Hợp đồng theo khối lượng thiết kế được duyệt và đơn giá tại Biểu 01. Chi phí chung và chi phí cẩu tháp là trọn gói, không điều chỉnh.</w:t>
      </w:r>
    </w:p>
    <w:p w14:paraId="4907AF6D" w14:textId="7777777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b) Giá Hợp đồng đã bao gồm: </w:t>
      </w:r>
    </w:p>
    <w:p w14:paraId="46E1B16E" w14:textId="7777777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(1) Thuế giá trị gia tăng theo quy định hiện hành, các khoản thuế, phí khác có liên quan; </w:t>
      </w:r>
    </w:p>
    <w:p w14:paraId="5B6091B7" w14:textId="1CB5BB64"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(2) Toàn bộ chi phí cần thiết để thi công hoàn thành công việc của Hợp đồng, bao gồm nhưng không giới hạn: chi phí vật liệu chính, vật liệu phụ;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w:t>
      </w:r>
      <w:r w:rsidR="003C30F9">
        <w:rPr>
          <w:rFonts w:ascii="Times New Roman" w:hAnsi="Times New Roman"/>
          <w:sz w:val="26"/>
          <w:szCs w:val="26"/>
        </w:rPr>
        <w:t xml:space="preserve">chi phí bảo vệ mái đào; </w:t>
      </w:r>
      <w:r w:rsidRPr="00DF0BA4">
        <w:rPr>
          <w:rFonts w:ascii="Times New Roman" w:hAnsi="Times New Roman"/>
          <w:sz w:val="26"/>
          <w:szCs w:val="26"/>
        </w:rPr>
        <w:t>chi phí hạ mực nước ngầm, tiêu thoát nước hố móng trong thời gian thi công của Bên B; chi phí quan trắc thuộc phạm vi của Bên B theo Biểu 03; chi phí thẩm tra biện pháp thi công hệ cừ, văng chống;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14:paraId="22C301A2" w14:textId="35901419" w:rsidR="00096978" w:rsidRDefault="004F1396" w:rsidP="00A64E91">
      <w:pPr>
        <w:tabs>
          <w:tab w:val="left" w:pos="709"/>
        </w:tabs>
        <w:spacing w:after="120" w:line="276" w:lineRule="auto"/>
        <w:jc w:val="both"/>
        <w:rPr>
          <w:ins w:id="424" w:author="Ban Kinh tế &amp; Quản lý Hợp đồng" w:date="2026-10-15T09:09:00Z"/>
          <w:rFonts w:ascii="Times New Roman" w:hAnsi="Times New Roman"/>
          <w:sz w:val="26"/>
          <w:szCs w:val="26"/>
        </w:rPr>
      </w:pPr>
      <w:r w:rsidRPr="00DF0BA4">
        <w:rPr>
          <w:rFonts w:ascii="Times New Roman" w:hAnsi="Times New Roman"/>
          <w:sz w:val="26"/>
          <w:szCs w:val="26"/>
        </w:rPr>
        <w:t>c) Bên B cung cấp toàn bộ vật liệu chính, vật liệu phụ và chịu toàn bộ chi phí hao hụt vật liệu trong quá trình thi công.</w:t>
      </w:r>
    </w:p>
    <w:p w14:paraId="47E425CA" w14:textId="3DDC926E" w:rsidR="00002EA4" w:rsidRPr="00A87BDA" w:rsidRDefault="00002EA4" w:rsidP="00002EA4">
      <w:pPr>
        <w:tabs>
          <w:tab w:val="left" w:pos="709"/>
        </w:tabs>
        <w:spacing w:after="120" w:line="276" w:lineRule="auto"/>
        <w:jc w:val="both"/>
        <w:rPr>
          <w:ins w:id="425" w:author="Ban Kinh tế &amp; Quản lý Hợp đồng" w:date="2026-10-15T09:09:00Z"/>
          <w:rFonts w:ascii="Times New Roman" w:hAnsi="Times New Roman"/>
          <w:b/>
          <w:bCs/>
          <w:sz w:val="26"/>
          <w:szCs w:val="26"/>
          <w:rPrChange w:id="426" w:author="Ban Kinh tế &amp; Quản lý Hợp đồng" w:date="2026-10-15T09:10:00Z">
            <w:rPr>
              <w:ins w:id="427" w:author="Ban Kinh tế &amp; Quản lý Hợp đồng" w:date="2026-10-15T09:09:00Z"/>
              <w:rFonts w:ascii="Times New Roman" w:hAnsi="Times New Roman"/>
              <w:sz w:val="26"/>
              <w:szCs w:val="26"/>
            </w:rPr>
          </w:rPrChange>
        </w:rPr>
      </w:pPr>
      <w:ins w:id="428" w:author="Ban Kinh tế &amp; Quản lý Hợp đồng" w:date="2026-10-15T09:09:00Z">
        <w:r w:rsidRPr="00A87BDA">
          <w:rPr>
            <w:rFonts w:ascii="Times New Roman" w:hAnsi="Times New Roman"/>
            <w:b/>
            <w:bCs/>
            <w:sz w:val="26"/>
            <w:szCs w:val="26"/>
            <w:rPrChange w:id="429" w:author="Ban Kinh tế &amp; Quản lý Hợp đồng" w:date="2026-10-15T09:10:00Z">
              <w:rPr>
                <w:rFonts w:ascii="Times New Roman" w:hAnsi="Times New Roman"/>
                <w:sz w:val="26"/>
                <w:szCs w:val="26"/>
              </w:rPr>
            </w:rPrChange>
          </w:rPr>
          <w:lastRenderedPageBreak/>
          <w:t>9.4</w:t>
        </w:r>
      </w:ins>
      <w:ins w:id="430" w:author="Ban Kinh tế &amp; Quản lý Hợp đồng" w:date="2026-10-15T09:10:00Z">
        <w:r w:rsidR="00A87BDA" w:rsidRPr="00A87BDA">
          <w:rPr>
            <w:rFonts w:ascii="Times New Roman" w:hAnsi="Times New Roman"/>
            <w:b/>
            <w:bCs/>
            <w:sz w:val="26"/>
            <w:szCs w:val="26"/>
            <w:rPrChange w:id="431" w:author="Ban Kinh tế &amp; Quản lý Hợp đồng" w:date="2026-10-15T09:10:00Z">
              <w:rPr>
                <w:rFonts w:ascii="Times New Roman" w:hAnsi="Times New Roman"/>
                <w:sz w:val="26"/>
                <w:szCs w:val="26"/>
              </w:rPr>
            </w:rPrChange>
          </w:rPr>
          <w:t xml:space="preserve">. </w:t>
        </w:r>
      </w:ins>
      <w:ins w:id="432" w:author="Ban Kinh tế &amp; Quản lý Hợp đồng" w:date="2026-10-15T09:09:00Z">
        <w:r w:rsidRPr="00A87BDA">
          <w:rPr>
            <w:rFonts w:ascii="Times New Roman" w:hAnsi="Times New Roman" w:hint="eastAsia"/>
            <w:b/>
            <w:bCs/>
            <w:sz w:val="26"/>
            <w:szCs w:val="26"/>
            <w:rPrChange w:id="433" w:author="Ban Kinh tế &amp; Quản lý Hợp đồng" w:date="2026-10-15T09:10:00Z">
              <w:rPr>
                <w:rFonts w:ascii="Times New Roman" w:hAnsi="Times New Roman" w:hint="eastAsia"/>
                <w:sz w:val="26"/>
                <w:szCs w:val="26"/>
              </w:rPr>
            </w:rPrChange>
          </w:rPr>
          <w:t>Đ</w:t>
        </w:r>
        <w:r w:rsidRPr="00A87BDA">
          <w:rPr>
            <w:rFonts w:ascii="Times New Roman" w:hAnsi="Times New Roman"/>
            <w:b/>
            <w:bCs/>
            <w:sz w:val="26"/>
            <w:szCs w:val="26"/>
            <w:rPrChange w:id="434" w:author="Ban Kinh tế &amp; Quản lý Hợp đồng" w:date="2026-10-15T09:10:00Z">
              <w:rPr>
                <w:rFonts w:ascii="Times New Roman" w:hAnsi="Times New Roman"/>
                <w:sz w:val="26"/>
                <w:szCs w:val="26"/>
              </w:rPr>
            </w:rPrChange>
          </w:rPr>
          <w:t xml:space="preserve">iều chỉnh giá trị Hợp </w:t>
        </w:r>
        <w:r w:rsidRPr="00A87BDA">
          <w:rPr>
            <w:rFonts w:ascii="Times New Roman" w:hAnsi="Times New Roman" w:hint="eastAsia"/>
            <w:b/>
            <w:bCs/>
            <w:sz w:val="26"/>
            <w:szCs w:val="26"/>
            <w:rPrChange w:id="435" w:author="Ban Kinh tế &amp; Quản lý Hợp đồng" w:date="2026-10-15T09:10:00Z">
              <w:rPr>
                <w:rFonts w:ascii="Times New Roman" w:hAnsi="Times New Roman" w:hint="eastAsia"/>
                <w:sz w:val="26"/>
                <w:szCs w:val="26"/>
              </w:rPr>
            </w:rPrChange>
          </w:rPr>
          <w:t>đ</w:t>
        </w:r>
        <w:r w:rsidRPr="00A87BDA">
          <w:rPr>
            <w:rFonts w:ascii="Times New Roman" w:hAnsi="Times New Roman"/>
            <w:b/>
            <w:bCs/>
            <w:sz w:val="26"/>
            <w:szCs w:val="26"/>
            <w:rPrChange w:id="436" w:author="Ban Kinh tế &amp; Quản lý Hợp đồng" w:date="2026-10-15T09:10:00Z">
              <w:rPr>
                <w:rFonts w:ascii="Times New Roman" w:hAnsi="Times New Roman"/>
                <w:sz w:val="26"/>
                <w:szCs w:val="26"/>
              </w:rPr>
            </w:rPrChange>
          </w:rPr>
          <w:t>ồng</w:t>
        </w:r>
      </w:ins>
    </w:p>
    <w:p w14:paraId="5F389071" w14:textId="66317260" w:rsidR="00002EA4" w:rsidRPr="00002EA4" w:rsidRDefault="00002EA4" w:rsidP="00002EA4">
      <w:pPr>
        <w:tabs>
          <w:tab w:val="left" w:pos="709"/>
        </w:tabs>
        <w:spacing w:after="120" w:line="276" w:lineRule="auto"/>
        <w:jc w:val="both"/>
        <w:rPr>
          <w:ins w:id="437" w:author="Ban Kinh tế &amp; Quản lý Hợp đồng" w:date="2026-10-15T09:09:00Z"/>
          <w:rFonts w:ascii="Times New Roman" w:hAnsi="Times New Roman"/>
          <w:sz w:val="26"/>
          <w:szCs w:val="26"/>
        </w:rPr>
      </w:pPr>
      <w:commentRangeStart w:id="922"/>
      <w:ins w:id="90261" w:author="VNCN E&amp;C - Đề xuất đàm phán" w:date="2026-10-16T13:00:00Z">
        <w:r>
          <w:rPr>
            <w:rFonts w:ascii="Times New Roman" w:hAnsi="Times New Roman"/>
            <w:sz w:val="26"/>
            <w:szCs w:val="26"/>
          </w:rPr>
          <w:t xml:space="preserve">Giá</w:t>
        </w:r>
      </w:ins>
      <w:ins w:id="90263" w:author="Ban Kinh tế &amp; Quản lý Hợp đồng" w:date="2026-10-15T09:09:00Z">
        <w:del w:id="90262" w:author="VNCN E&amp;C - Đề xuất đàm phán" w:date="2026-10-16T13:00:00Z">
          <w:r>
            <w:rPr>
              <w:rFonts w:ascii="Times New Roman" w:hAnsi="Times New Roman"/>
              <w:sz w:val="26"/>
              <w:szCs w:val="26"/>
            </w:rPr>
            <w:delText xml:space="preserve">b)</w:delText>
          </w:r>
        </w:del>
      </w:ins>
      <w:ins w:id="90265" w:author="Ban Kinh tế &amp; Quản lý Hợp đồng" w:date="2026-10-15T09:10:00Z">
        <w:del w:id="90264" w:author="VNCN E&amp;C - Đề xuất đàm phán" w:date="2026-10-16T13:00:00Z">
          <w:r>
            <w:rPr>
              <w:rFonts w:ascii="Times New Roman" w:hAnsi="Times New Roman"/>
              <w:sz w:val="26"/>
              <w:szCs w:val="26"/>
            </w:rPr>
            <w:delText xml:space="preserve"> </w:delText>
          </w:r>
        </w:del>
      </w:ins>
      <w:ins w:id="90267" w:author="Ban Kinh tế &amp; Quản lý Hợp đồng" w:date="2026-10-15T09:09:00Z">
        <w:del w:id="90266" w:author="VNCN E&amp;C - Đề xuất đàm phán" w:date="2026-10-16T13:00:00Z">
          <w:r>
            <w:rPr>
              <w:rFonts w:ascii="Times New Roman" w:hAnsi="Times New Roman"/>
              <w:sz w:val="26"/>
              <w:szCs w:val="26"/>
            </w:rPr>
            <w:delText xml:space="preserve">Các tr</w:delText>
          </w:r>
        </w:del>
      </w:ins>
      <w:ins w:id="90269" w:author="Ban Kinh tế &amp; Quản lý Hợp đồng" w:date="2026-10-15T09:09:00Z">
        <w:del w:id="90268" w:author="VNCN E&amp;C - Đề xuất đàm phán" w:date="2026-10-16T13:00:00Z">
          <w:r>
            <w:rPr>
              <w:rFonts w:ascii="Times New Roman" w:hAnsi="Times New Roman" w:hint="eastAsia"/>
              <w:sz w:val="26"/>
              <w:szCs w:val="26"/>
            </w:rPr>
            <w:delText xml:space="preserve">ư</w:delText>
          </w:r>
        </w:del>
      </w:ins>
      <w:ins w:id="90271" w:author="Ban Kinh tế &amp; Quản lý Hợp đồng" w:date="2026-10-15T09:09:00Z">
        <w:del w:id="90270" w:author="VNCN E&amp;C - Đề xuất đàm phán" w:date="2026-10-16T13:00:00Z">
          <w:r>
            <w:rPr>
              <w:rFonts w:ascii="Times New Roman" w:hAnsi="Times New Roman"/>
              <w:sz w:val="26"/>
              <w:szCs w:val="26"/>
            </w:rPr>
            <w:delText xml:space="preserve">ờng hợp </w:delText>
          </w:r>
        </w:del>
      </w:ins>
      <w:ins w:id="90273" w:author="Ban Kinh tế &amp; Quản lý Hợp đồng" w:date="2026-10-15T09:09:00Z">
        <w:del w:id="90272" w:author="VNCN E&amp;C - Đề xuất đàm phán" w:date="2026-10-16T13:00:00Z">
          <w:r>
            <w:rPr>
              <w:rFonts w:ascii="Times New Roman" w:hAnsi="Times New Roman" w:hint="eastAsia"/>
              <w:sz w:val="26"/>
              <w:szCs w:val="26"/>
            </w:rPr>
            <w:delText xml:space="preserve">đ</w:delText>
          </w:r>
        </w:del>
      </w:ins>
      <w:ins w:id="90275" w:author="Ban Kinh tế &amp; Quản lý Hợp đồng" w:date="2026-10-15T09:09:00Z">
        <w:del w:id="90274" w:author="VNCN E&amp;C - Đề xuất đàm phán" w:date="2026-10-16T13:00:00Z">
          <w:r>
            <w:rPr>
              <w:rFonts w:ascii="Times New Roman" w:hAnsi="Times New Roman"/>
              <w:sz w:val="26"/>
              <w:szCs w:val="26"/>
            </w:rPr>
            <w:delText xml:space="preserve">iều chỉnh giá</w:delText>
          </w:r>
        </w:del>
      </w:ins>
      <w:ins w:id="90276" w:author="Ban Kinh tế &amp; Quản lý Hợp đồng" w:date="2026-10-15T09:09:00Z">
        <w:r>
          <w:rPr>
            <w:rFonts w:ascii="Times New Roman" w:hAnsi="Times New Roman"/>
            <w:sz w:val="26"/>
            <w:szCs w:val="26"/>
          </w:rPr>
          <w:t xml:space="preserve"> trị Hợp </w:t>
        </w:r>
      </w:ins>
      <w:ins w:id="90277" w:author="Ban Kinh tế &amp; Quản lý Hợp đồng" w:date="2026-10-15T09:09:00Z">
        <w:r>
          <w:rPr>
            <w:rFonts w:ascii="Times New Roman" w:hAnsi="Times New Roman" w:hint="eastAsia"/>
            <w:sz w:val="26"/>
            <w:szCs w:val="26"/>
          </w:rPr>
          <w:t xml:space="preserve">đ</w:t>
        </w:r>
      </w:ins>
      <w:ins w:id="90278" w:author="Ban Kinh tế &amp; Quản lý Hợp đồng" w:date="2026-10-15T09:09:00Z">
        <w:r>
          <w:rPr>
            <w:rFonts w:ascii="Times New Roman" w:hAnsi="Times New Roman"/>
            <w:sz w:val="26"/>
            <w:szCs w:val="26"/>
          </w:rPr>
          <w:t xml:space="preserve">ồng</w:t>
        </w:r>
      </w:ins>
      <w:ins w:id="90279" w:author="VNCN E&amp;C - Đề xuất đàm phán" w:date="2026-10-16T13:00:00Z">
        <w:r>
          <w:rPr>
            <w:rFonts w:ascii="Times New Roman" w:hAnsi="Times New Roman"/>
            <w:sz w:val="26"/>
            <w:szCs w:val="26"/>
          </w:rPr>
          <w:t xml:space="preserve"> chỉ được điều chỉnh khi có khối lượng thực tế tăng, giảm theo Điều 15.2 hoặc công việc phát sinh, thay đổi theo Điều 13. Bên B không được điều chỉnh đơn giá vì biến động giá vật liệu, nhân công, máy thi công, trừ trường hợp quy định tại Điều 9.1.</w:t>
        </w:r>
      </w:ins>
      <w:ins w:id="90281" w:author="Ban Kinh tế &amp; Quản lý Hợp đồng" w:date="2026-10-15T09:09:00Z">
        <w:del w:id="90280" w:author="VNCN E&amp;C - Đề xuất đàm phán" w:date="2026-10-16T13:00:00Z">
          <w:r>
            <w:rPr>
              <w:rFonts w:ascii="Times New Roman" w:hAnsi="Times New Roman"/>
              <w:sz w:val="26"/>
              <w:szCs w:val="26"/>
            </w:rPr>
            <w:delText xml:space="preserve">:</w:delText>
          </w:r>
        </w:del>
      </w:ins>
      <w:commentRangeEnd w:id="922"/>
      <w:r>
        <w:rPr>
          <w:rStyle w:val="CommentReference"/>
        </w:rPr>
        <w:commentReference w:id="922"/>
      </w:r>
    </w:p>
    <w:p w14:paraId="180A3704" w14:textId="77777777" w:rsidR="00002EA4" w:rsidRPr="00002EA4" w:rsidRDefault="00002EA4" w:rsidP="00002EA4">
      <w:pPr>
        <w:tabs>
          <w:tab w:val="left" w:pos="709"/>
        </w:tabs>
        <w:spacing w:after="120" w:line="276" w:lineRule="auto"/>
        <w:jc w:val="both"/>
        <w:rPr>
          <w:ins w:id="441" w:author="Ban Kinh tế &amp; Quản lý Hợp đồng" w:date="2026-10-15T09:09:00Z"/>
          <w:del w:id="90718" w:author="VNCN E&amp;C - Đề xuất đàm phán" w:date="2026-10-16T13:00:00Z"/>
          <w:rFonts w:ascii="Times New Roman" w:hAnsi="Times New Roman"/>
          <w:sz w:val="26"/>
          <w:szCs w:val="26"/>
        </w:rPr>
      </w:pPr>
      <w:ins w:id="90701" w:author="Ban Kinh tế &amp; Quản lý Hợp đồng" w:date="2026-10-15T09:09:00Z">
        <w:del w:id="90700" w:author="VNCN E&amp;C - Đề xuất đàm phán" w:date="2026-10-16T13:00:00Z">
          <w:r>
            <w:rPr>
              <w:rFonts w:ascii="Times New Roman" w:hAnsi="Times New Roman"/>
              <w:sz w:val="26"/>
              <w:szCs w:val="26"/>
            </w:rPr>
            <w:delText xml:space="preserve">Trừ khi có yêu cầu khác của Bên A, việc phát sinh t</w:delText>
          </w:r>
        </w:del>
      </w:ins>
      <w:ins w:id="90703" w:author="Ban Kinh tế &amp; Quản lý Hợp đồng" w:date="2026-10-15T09:09:00Z">
        <w:del w:id="90702" w:author="VNCN E&amp;C - Đề xuất đàm phán" w:date="2026-10-16T13:00:00Z">
          <w:r>
            <w:rPr>
              <w:rFonts w:ascii="Times New Roman" w:hAnsi="Times New Roman" w:hint="eastAsia"/>
              <w:sz w:val="26"/>
              <w:szCs w:val="26"/>
            </w:rPr>
            <w:delText xml:space="preserve">ă</w:delText>
          </w:r>
        </w:del>
      </w:ins>
      <w:ins w:id="90705" w:author="Ban Kinh tế &amp; Quản lý Hợp đồng" w:date="2026-10-15T09:09:00Z">
        <w:del w:id="90704" w:author="VNCN E&amp;C - Đề xuất đàm phán" w:date="2026-10-16T13:00:00Z">
          <w:r>
            <w:rPr>
              <w:rFonts w:ascii="Times New Roman" w:hAnsi="Times New Roman"/>
              <w:sz w:val="26"/>
              <w:szCs w:val="26"/>
            </w:rPr>
            <w:delText xml:space="preserve">ng hoặc giảm giá trị Hợp </w:delText>
          </w:r>
        </w:del>
      </w:ins>
      <w:ins w:id="90707" w:author="Ban Kinh tế &amp; Quản lý Hợp đồng" w:date="2026-10-15T09:09:00Z">
        <w:del w:id="90706" w:author="VNCN E&amp;C - Đề xuất đàm phán" w:date="2026-10-16T13:00:00Z">
          <w:r>
            <w:rPr>
              <w:rFonts w:ascii="Times New Roman" w:hAnsi="Times New Roman" w:hint="eastAsia"/>
              <w:sz w:val="26"/>
              <w:szCs w:val="26"/>
            </w:rPr>
            <w:delText xml:space="preserve">đ</w:delText>
          </w:r>
        </w:del>
      </w:ins>
      <w:ins w:id="90709" w:author="Ban Kinh tế &amp; Quản lý Hợp đồng" w:date="2026-10-15T09:09:00Z">
        <w:del w:id="90708" w:author="VNCN E&amp;C - Đề xuất đàm phán" w:date="2026-10-16T13:00:00Z">
          <w:r>
            <w:rPr>
              <w:rFonts w:ascii="Times New Roman" w:hAnsi="Times New Roman"/>
              <w:sz w:val="26"/>
              <w:szCs w:val="26"/>
            </w:rPr>
            <w:delText xml:space="preserve">ồng chỉ </w:delText>
          </w:r>
        </w:del>
      </w:ins>
      <w:ins w:id="90711" w:author="Ban Kinh tế &amp; Quản lý Hợp đồng" w:date="2026-10-15T09:09:00Z">
        <w:del w:id="90710" w:author="VNCN E&amp;C - Đề xuất đàm phán" w:date="2026-10-16T13:00:00Z">
          <w:r>
            <w:rPr>
              <w:rFonts w:ascii="Times New Roman" w:hAnsi="Times New Roman" w:hint="eastAsia"/>
              <w:sz w:val="26"/>
              <w:szCs w:val="26"/>
            </w:rPr>
            <w:delText xml:space="preserve">đư</w:delText>
          </w:r>
        </w:del>
      </w:ins>
      <w:ins w:id="90713" w:author="Ban Kinh tế &amp; Quản lý Hợp đồng" w:date="2026-10-15T09:09:00Z">
        <w:del w:id="90712" w:author="VNCN E&amp;C - Đề xuất đàm phán" w:date="2026-10-16T13:00:00Z">
          <w:r>
            <w:rPr>
              <w:rFonts w:ascii="Times New Roman" w:hAnsi="Times New Roman"/>
              <w:sz w:val="26"/>
              <w:szCs w:val="26"/>
            </w:rPr>
            <w:delText xml:space="preserve">ợc thực hiện khi xảy ra một trong các tr</w:delText>
          </w:r>
        </w:del>
      </w:ins>
      <w:ins w:id="90715" w:author="Ban Kinh tế &amp; Quản lý Hợp đồng" w:date="2026-10-15T09:09:00Z">
        <w:del w:id="90714" w:author="VNCN E&amp;C - Đề xuất đàm phán" w:date="2026-10-16T13:00:00Z">
          <w:r>
            <w:rPr>
              <w:rFonts w:ascii="Times New Roman" w:hAnsi="Times New Roman" w:hint="eastAsia"/>
              <w:sz w:val="26"/>
              <w:szCs w:val="26"/>
            </w:rPr>
            <w:delText xml:space="preserve">ư</w:delText>
          </w:r>
        </w:del>
      </w:ins>
      <w:ins w:id="90717" w:author="Ban Kinh tế &amp; Quản lý Hợp đồng" w:date="2026-10-15T09:09:00Z">
        <w:del w:id="90716" w:author="VNCN E&amp;C - Đề xuất đàm phán" w:date="2026-10-16T13:00:00Z">
          <w:r>
            <w:rPr>
              <w:rFonts w:ascii="Times New Roman" w:hAnsi="Times New Roman"/>
              <w:sz w:val="26"/>
              <w:szCs w:val="26"/>
            </w:rPr>
            <w:delText xml:space="preserve">ờng hợp sau:</w:delText>
          </w:r>
        </w:del>
      </w:ins>
    </w:p>
    <w:p w14:paraId="5AED4082" w14:textId="344EC611" w:rsidR="00002EA4" w:rsidRPr="00BF6B9C" w:rsidRDefault="00002EA4">
      <w:pPr>
        <w:pStyle w:val="ListParagraph"/>
        <w:numPr>
          <w:ilvl w:val="0"/>
          <w:numId w:val="51"/>
        </w:numPr>
        <w:tabs>
          <w:tab w:val="left" w:pos="709"/>
        </w:tabs>
        <w:spacing w:after="120"/>
        <w:jc w:val="both"/>
        <w:rPr>
          <w:ins w:id="443" w:author="Ban Kinh tế &amp; Quản lý Hợp đồng" w:date="2026-10-15T09:09:00Z"/>
          <w:del w:id="90729" w:author="VNCN E&amp;C - Đề xuất đàm phán" w:date="2026-10-16T13:00:00Z"/>
          <w:rFonts w:ascii="Times New Roman" w:hAnsi="Times New Roman"/>
          <w:sz w:val="26"/>
          <w:szCs w:val="26"/>
          <w:rPrChange w:id="444" w:author="Ban Kinh tế &amp; Quản lý Hợp đồng" w:date="2026-10-15T09:12:00Z">
            <w:rPr>
              <w:ins w:id="445" w:author="Ban Kinh tế &amp; Quản lý Hợp đồng" w:date="2026-10-15T09:09:00Z"/>
            </w:rPr>
          </w:rPrChange>
        </w:rPr>
        <w:pPrChange w:id="446" w:author="Ban Kinh tế &amp; Quản lý Hợp đồng" w:date="2026-10-15T09:12:00Z">
          <w:pPr>
            <w:tabs>
              <w:tab w:val="left" w:pos="709"/>
            </w:tabs>
            <w:spacing w:after="120" w:line="276" w:lineRule="auto"/>
            <w:jc w:val="both"/>
          </w:pPr>
        </w:pPrChange>
      </w:pPr>
      <w:ins w:id="90720" w:author="Ban Kinh tế &amp; Quản lý Hợp đồng" w:date="2026-10-15T09:09:00Z">
        <w:del w:id="90719" w:author="VNCN E&amp;C - Đề xuất đàm phán" w:date="2026-10-16T13:00:00Z">
          <w:r>
            <w:rPr>
              <w:rFonts w:ascii="Times New Roman" w:hAnsi="Times New Roman"/>
              <w:sz w:val="26"/>
              <w:szCs w:val="26"/>
            </w:rPr>
            <w:delText xml:space="preserve">Bên A thay </w:delText>
          </w:r>
        </w:del>
      </w:ins>
      <w:ins w:id="90722" w:author="Ban Kinh tế &amp; Quản lý Hợp đồng" w:date="2026-10-15T09:09:00Z">
        <w:del w:id="90721" w:author="VNCN E&amp;C - Đề xuất đàm phán" w:date="2026-10-16T13:00:00Z">
          <w:r>
            <w:rPr>
              <w:rFonts w:ascii="Times New Roman" w:hAnsi="Times New Roman" w:hint="eastAsia"/>
              <w:sz w:val="26"/>
              <w:szCs w:val="26"/>
            </w:rPr>
            <w:delText xml:space="preserve">đ</w:delText>
          </w:r>
        </w:del>
      </w:ins>
      <w:ins w:id="90724" w:author="Ban Kinh tế &amp; Quản lý Hợp đồng" w:date="2026-10-15T09:09:00Z">
        <w:del w:id="90723" w:author="VNCN E&amp;C - Đề xuất đàm phán" w:date="2026-10-16T13:00:00Z">
          <w:r>
            <w:rPr>
              <w:rFonts w:ascii="Times New Roman" w:hAnsi="Times New Roman"/>
              <w:sz w:val="26"/>
              <w:szCs w:val="26"/>
            </w:rPr>
            <w:delText xml:space="preserve">ổi thiết kế và/hoặc </w:delText>
          </w:r>
        </w:del>
      </w:ins>
      <w:ins w:id="90726" w:author="Ban Kinh tế &amp; Quản lý Hợp đồng" w:date="2026-10-15T09:09:00Z">
        <w:del w:id="90725" w:author="VNCN E&amp;C - Đề xuất đàm phán" w:date="2026-10-16T13:00:00Z">
          <w:r>
            <w:rPr>
              <w:rFonts w:ascii="Times New Roman" w:hAnsi="Times New Roman" w:hint="eastAsia"/>
              <w:sz w:val="26"/>
              <w:szCs w:val="26"/>
            </w:rPr>
            <w:delText xml:space="preserve">đ</w:delText>
          </w:r>
        </w:del>
      </w:ins>
      <w:ins w:id="90728" w:author="Ban Kinh tế &amp; Quản lý Hợp đồng" w:date="2026-10-15T09:09:00Z">
        <w:del w:id="90727" w:author="VNCN E&amp;C - Đề xuất đàm phán" w:date="2026-10-16T13:00:00Z">
          <w:r>
            <w:rPr>
              <w:rFonts w:ascii="Times New Roman" w:hAnsi="Times New Roman"/>
              <w:sz w:val="26"/>
              <w:szCs w:val="26"/>
            </w:rPr>
            <w:delText xml:space="preserve">iều chỉnh nội dung, phạm vi công việc; </w:delText>
          </w:r>
        </w:del>
      </w:ins>
    </w:p>
    <w:p w14:paraId="5AD0B3EF" w14:textId="7FEF9138" w:rsidR="00002EA4" w:rsidRDefault="00002EA4" w:rsidP="00BF6B9C">
      <w:pPr>
        <w:pStyle w:val="ListParagraph"/>
        <w:numPr>
          <w:ilvl w:val="0"/>
          <w:numId w:val="51"/>
        </w:numPr>
        <w:tabs>
          <w:tab w:val="left" w:pos="709"/>
        </w:tabs>
        <w:spacing w:after="120"/>
        <w:jc w:val="both"/>
        <w:rPr>
          <w:ins w:id="453" w:author="Ban Kinh tế &amp; Quản lý Hợp đồng" w:date="2026-10-15T09:12:00Z"/>
          <w:del w:id="90784" w:author="VNCN E&amp;C - Đề xuất đàm phán" w:date="2026-10-16T13:00:00Z"/>
          <w:rFonts w:ascii="Times New Roman" w:hAnsi="Times New Roman"/>
          <w:sz w:val="26"/>
          <w:szCs w:val="26"/>
        </w:rPr>
      </w:pPr>
      <w:ins w:id="90731" w:author="Ban Kinh tế &amp; Quản lý Hợp đồng" w:date="2026-10-15T09:09:00Z">
        <w:del w:id="90730" w:author="VNCN E&amp;C - Đề xuất đàm phán" w:date="2026-10-16T13:00:00Z">
          <w:r>
            <w:rPr>
              <w:rFonts w:ascii="Times New Roman" w:hAnsi="Times New Roman"/>
              <w:sz w:val="26"/>
              <w:szCs w:val="26"/>
            </w:rPr>
            <w:tab/>
            <w:delText xml:space="preserve">Bên A muốn t</w:delText>
          </w:r>
        </w:del>
      </w:ins>
      <w:ins w:id="90733" w:author="Ban Kinh tế &amp; Quản lý Hợp đồng" w:date="2026-10-15T09:09:00Z">
        <w:del w:id="90732" w:author="VNCN E&amp;C - Đề xuất đàm phán" w:date="2026-10-16T13:00:00Z">
          <w:r>
            <w:rPr>
              <w:rFonts w:ascii="Times New Roman" w:hAnsi="Times New Roman" w:hint="eastAsia"/>
              <w:sz w:val="26"/>
              <w:szCs w:val="26"/>
            </w:rPr>
            <w:delText xml:space="preserve">ă</w:delText>
          </w:r>
        </w:del>
      </w:ins>
      <w:ins w:id="90735" w:author="Ban Kinh tế &amp; Quản lý Hợp đồng" w:date="2026-10-15T09:09:00Z">
        <w:del w:id="90734" w:author="VNCN E&amp;C - Đề xuất đàm phán" w:date="2026-10-16T13:00:00Z">
          <w:r>
            <w:rPr>
              <w:rFonts w:ascii="Times New Roman" w:hAnsi="Times New Roman"/>
              <w:sz w:val="26"/>
              <w:szCs w:val="26"/>
            </w:rPr>
            <w:delText xml:space="preserve">ng khối l</w:delText>
          </w:r>
        </w:del>
      </w:ins>
      <w:ins w:id="90737" w:author="Ban Kinh tế &amp; Quản lý Hợp đồng" w:date="2026-10-15T09:09:00Z">
        <w:del w:id="90736" w:author="VNCN E&amp;C - Đề xuất đàm phán" w:date="2026-10-16T13:00:00Z">
          <w:r>
            <w:rPr>
              <w:rFonts w:ascii="Times New Roman" w:hAnsi="Times New Roman" w:hint="eastAsia"/>
              <w:sz w:val="26"/>
              <w:szCs w:val="26"/>
            </w:rPr>
            <w:delText xml:space="preserve">ư</w:delText>
          </w:r>
        </w:del>
      </w:ins>
      <w:ins w:id="90739" w:author="Ban Kinh tế &amp; Quản lý Hợp đồng" w:date="2026-10-15T09:09:00Z">
        <w:del w:id="90738" w:author="VNCN E&amp;C - Đề xuất đàm phán" w:date="2026-10-16T13:00:00Z">
          <w:r>
            <w:rPr>
              <w:rFonts w:ascii="Times New Roman" w:hAnsi="Times New Roman"/>
              <w:sz w:val="26"/>
              <w:szCs w:val="26"/>
            </w:rPr>
            <w:delText xml:space="preserve">ợng/hạng mục ngoài Phạm vi công việc hoặc cắt giảm khối l</w:delText>
          </w:r>
        </w:del>
      </w:ins>
      <w:ins w:id="90741" w:author="Ban Kinh tế &amp; Quản lý Hợp đồng" w:date="2026-10-15T09:09:00Z">
        <w:del w:id="90740" w:author="VNCN E&amp;C - Đề xuất đàm phán" w:date="2026-10-16T13:00:00Z">
          <w:r>
            <w:rPr>
              <w:rFonts w:ascii="Times New Roman" w:hAnsi="Times New Roman" w:hint="eastAsia"/>
              <w:sz w:val="26"/>
              <w:szCs w:val="26"/>
            </w:rPr>
            <w:delText xml:space="preserve">ư</w:delText>
          </w:r>
        </w:del>
      </w:ins>
      <w:ins w:id="90743" w:author="Ban Kinh tế &amp; Quản lý Hợp đồng" w:date="2026-10-15T09:09:00Z">
        <w:del w:id="90742" w:author="VNCN E&amp;C - Đề xuất đàm phán" w:date="2026-10-16T13:00:00Z">
          <w:r>
            <w:rPr>
              <w:rFonts w:ascii="Times New Roman" w:hAnsi="Times New Roman"/>
              <w:sz w:val="26"/>
              <w:szCs w:val="26"/>
            </w:rPr>
            <w:delText xml:space="preserve">ợng hoặc hạng mục công việc và có thông báo </w:delText>
          </w:r>
        </w:del>
      </w:ins>
      <w:ins w:id="90745" w:author="Ban Kinh tế &amp; Quản lý Hợp đồng" w:date="2026-10-15T09:09:00Z">
        <w:del w:id="90744" w:author="VNCN E&amp;C - Đề xuất đàm phán" w:date="2026-10-16T13:00:00Z">
          <w:r>
            <w:rPr>
              <w:rFonts w:ascii="Times New Roman" w:hAnsi="Times New Roman" w:hint="eastAsia"/>
              <w:sz w:val="26"/>
              <w:szCs w:val="26"/>
            </w:rPr>
            <w:delText xml:space="preserve">đ</w:delText>
          </w:r>
        </w:del>
      </w:ins>
      <w:ins w:id="90747" w:author="Ban Kinh tế &amp; Quản lý Hợp đồng" w:date="2026-10-15T09:09:00Z">
        <w:del w:id="90746" w:author="VNCN E&amp;C - Đề xuất đàm phán" w:date="2026-10-16T13:00:00Z">
          <w:r>
            <w:rPr>
              <w:rFonts w:ascii="Times New Roman" w:hAnsi="Times New Roman"/>
              <w:sz w:val="26"/>
              <w:szCs w:val="26"/>
            </w:rPr>
            <w:delText xml:space="preserve">ến Bên B tr</w:delText>
          </w:r>
        </w:del>
      </w:ins>
      <w:ins w:id="90749" w:author="Ban Kinh tế &amp; Quản lý Hợp đồng" w:date="2026-10-15T09:09:00Z">
        <w:del w:id="90748" w:author="VNCN E&amp;C - Đề xuất đàm phán" w:date="2026-10-16T13:00:00Z">
          <w:r>
            <w:rPr>
              <w:rFonts w:ascii="Times New Roman" w:hAnsi="Times New Roman" w:hint="eastAsia"/>
              <w:sz w:val="26"/>
              <w:szCs w:val="26"/>
            </w:rPr>
            <w:delText xml:space="preserve">ư</w:delText>
          </w:r>
        </w:del>
      </w:ins>
      <w:ins w:id="90751" w:author="Ban Kinh tế &amp; Quản lý Hợp đồng" w:date="2026-10-15T09:09:00Z">
        <w:del w:id="90750" w:author="VNCN E&amp;C - Đề xuất đàm phán" w:date="2026-10-16T13:00:00Z">
          <w:r>
            <w:rPr>
              <w:rFonts w:ascii="Times New Roman" w:hAnsi="Times New Roman"/>
              <w:sz w:val="26"/>
              <w:szCs w:val="26"/>
            </w:rPr>
            <w:delText xml:space="preserve">ớc khi Bên B bắt </w:delText>
          </w:r>
        </w:del>
      </w:ins>
      <w:ins w:id="90753" w:author="Ban Kinh tế &amp; Quản lý Hợp đồng" w:date="2026-10-15T09:09:00Z">
        <w:del w:id="90752" w:author="VNCN E&amp;C - Đề xuất đàm phán" w:date="2026-10-16T13:00:00Z">
          <w:r>
            <w:rPr>
              <w:rFonts w:ascii="Times New Roman" w:hAnsi="Times New Roman" w:hint="eastAsia"/>
              <w:sz w:val="26"/>
              <w:szCs w:val="26"/>
            </w:rPr>
            <w:delText xml:space="preserve">đ</w:delText>
          </w:r>
        </w:del>
      </w:ins>
      <w:ins w:id="90755" w:author="Ban Kinh tế &amp; Quản lý Hợp đồng" w:date="2026-10-15T09:09:00Z">
        <w:del w:id="90754" w:author="VNCN E&amp;C - Đề xuất đàm phán" w:date="2026-10-16T13:00:00Z">
          <w:r>
            <w:rPr>
              <w:rFonts w:ascii="Times New Roman" w:hAnsi="Times New Roman"/>
              <w:sz w:val="26"/>
              <w:szCs w:val="26"/>
            </w:rPr>
            <w:delText xml:space="preserve">ầu triển khai thực hiện công việc </w:delText>
          </w:r>
        </w:del>
      </w:ins>
      <w:ins w:id="90757" w:author="Ban Kinh tế &amp; Quản lý Hợp đồng" w:date="2026-10-15T09:09:00Z">
        <w:del w:id="90756" w:author="VNCN E&amp;C - Đề xuất đàm phán" w:date="2026-10-16T13:00:00Z">
          <w:r>
            <w:rPr>
              <w:rFonts w:ascii="Times New Roman" w:hAnsi="Times New Roman" w:hint="eastAsia"/>
              <w:sz w:val="26"/>
              <w:szCs w:val="26"/>
            </w:rPr>
            <w:delText xml:space="preserve">đó</w:delText>
          </w:r>
        </w:del>
      </w:ins>
      <w:ins w:id="90759" w:author="Ban Kinh tế &amp; Quản lý Hợp đồng" w:date="2026-10-15T09:09:00Z">
        <w:del w:id="90758" w:author="VNCN E&amp;C - Đề xuất đàm phán" w:date="2026-10-16T13:00:00Z">
          <w:r>
            <w:rPr>
              <w:rFonts w:ascii="Times New Roman" w:hAnsi="Times New Roman"/>
              <w:sz w:val="26"/>
              <w:szCs w:val="26"/>
            </w:rPr>
            <w:delText xml:space="preserve">. Tr</w:delText>
          </w:r>
        </w:del>
      </w:ins>
      <w:ins w:id="90761" w:author="Ban Kinh tế &amp; Quản lý Hợp đồng" w:date="2026-10-15T09:09:00Z">
        <w:del w:id="90760" w:author="VNCN E&amp;C - Đề xuất đàm phán" w:date="2026-10-16T13:00:00Z">
          <w:r>
            <w:rPr>
              <w:rFonts w:ascii="Times New Roman" w:hAnsi="Times New Roman" w:hint="eastAsia"/>
              <w:sz w:val="26"/>
              <w:szCs w:val="26"/>
            </w:rPr>
            <w:delText xml:space="preserve">ư</w:delText>
          </w:r>
        </w:del>
      </w:ins>
      <w:ins w:id="90763" w:author="Ban Kinh tế &amp; Quản lý Hợp đồng" w:date="2026-10-15T09:09:00Z">
        <w:del w:id="90762" w:author="VNCN E&amp;C - Đề xuất đàm phán" w:date="2026-10-16T13:00:00Z">
          <w:r>
            <w:rPr>
              <w:rFonts w:ascii="Times New Roman" w:hAnsi="Times New Roman"/>
              <w:sz w:val="26"/>
              <w:szCs w:val="26"/>
            </w:rPr>
            <w:delText xml:space="preserve">ờng hợp Bên A cắt giảm khối l</w:delText>
          </w:r>
        </w:del>
      </w:ins>
      <w:ins w:id="90765" w:author="Ban Kinh tế &amp; Quản lý Hợp đồng" w:date="2026-10-15T09:09:00Z">
        <w:del w:id="90764" w:author="VNCN E&amp;C - Đề xuất đàm phán" w:date="2026-10-16T13:00:00Z">
          <w:r>
            <w:rPr>
              <w:rFonts w:ascii="Times New Roman" w:hAnsi="Times New Roman" w:hint="eastAsia"/>
              <w:sz w:val="26"/>
              <w:szCs w:val="26"/>
            </w:rPr>
            <w:delText xml:space="preserve">ư</w:delText>
          </w:r>
        </w:del>
      </w:ins>
      <w:ins w:id="90767" w:author="Ban Kinh tế &amp; Quản lý Hợp đồng" w:date="2026-10-15T09:09:00Z">
        <w:del w:id="90766" w:author="VNCN E&amp;C - Đề xuất đàm phán" w:date="2026-10-16T13:00:00Z">
          <w:r>
            <w:rPr>
              <w:rFonts w:ascii="Times New Roman" w:hAnsi="Times New Roman"/>
              <w:sz w:val="26"/>
              <w:szCs w:val="26"/>
            </w:rPr>
            <w:delText xml:space="preserve">ợng công việc ảnh h</w:delText>
          </w:r>
        </w:del>
      </w:ins>
      <w:ins w:id="90769" w:author="Ban Kinh tế &amp; Quản lý Hợp đồng" w:date="2026-10-15T09:09:00Z">
        <w:del w:id="90768" w:author="VNCN E&amp;C - Đề xuất đàm phán" w:date="2026-10-16T13:00:00Z">
          <w:r>
            <w:rPr>
              <w:rFonts w:ascii="Times New Roman" w:hAnsi="Times New Roman" w:hint="eastAsia"/>
              <w:sz w:val="26"/>
              <w:szCs w:val="26"/>
            </w:rPr>
            <w:delText xml:space="preserve">ư</w:delText>
          </w:r>
        </w:del>
      </w:ins>
      <w:ins w:id="90771" w:author="Ban Kinh tế &amp; Quản lý Hợp đồng" w:date="2026-10-15T09:09:00Z">
        <w:del w:id="90770" w:author="VNCN E&amp;C - Đề xuất đàm phán" w:date="2026-10-16T13:00:00Z">
          <w:r>
            <w:rPr>
              <w:rFonts w:ascii="Times New Roman" w:hAnsi="Times New Roman"/>
              <w:sz w:val="26"/>
              <w:szCs w:val="26"/>
            </w:rPr>
            <w:delText xml:space="preserve">ởng lớn </w:delText>
          </w:r>
        </w:del>
      </w:ins>
      <w:ins w:id="90773" w:author="Ban Kinh tế &amp; Quản lý Hợp đồng" w:date="2026-10-15T09:09:00Z">
        <w:del w:id="90772" w:author="VNCN E&amp;C - Đề xuất đàm phán" w:date="2026-10-16T13:00:00Z">
          <w:r>
            <w:rPr>
              <w:rFonts w:ascii="Times New Roman" w:hAnsi="Times New Roman" w:hint="eastAsia"/>
              <w:sz w:val="26"/>
              <w:szCs w:val="26"/>
            </w:rPr>
            <w:delText xml:space="preserve">đ</w:delText>
          </w:r>
        </w:del>
      </w:ins>
      <w:ins w:id="90775" w:author="Ban Kinh tế &amp; Quản lý Hợp đồng" w:date="2026-10-15T09:09:00Z">
        <w:del w:id="90774" w:author="VNCN E&amp;C - Đề xuất đàm phán" w:date="2026-10-16T13:00:00Z">
          <w:r>
            <w:rPr>
              <w:rFonts w:ascii="Times New Roman" w:hAnsi="Times New Roman"/>
              <w:sz w:val="26"/>
              <w:szCs w:val="26"/>
            </w:rPr>
            <w:delText xml:space="preserve">ến giá trị Hợp </w:delText>
          </w:r>
        </w:del>
      </w:ins>
      <w:ins w:id="90777" w:author="Ban Kinh tế &amp; Quản lý Hợp đồng" w:date="2026-10-15T09:09:00Z">
        <w:del w:id="90776" w:author="VNCN E&amp;C - Đề xuất đàm phán" w:date="2026-10-16T13:00:00Z">
          <w:r>
            <w:rPr>
              <w:rFonts w:ascii="Times New Roman" w:hAnsi="Times New Roman" w:hint="eastAsia"/>
              <w:sz w:val="26"/>
              <w:szCs w:val="26"/>
            </w:rPr>
            <w:delText xml:space="preserve">đ</w:delText>
          </w:r>
        </w:del>
      </w:ins>
      <w:ins w:id="90779" w:author="Ban Kinh tế &amp; Quản lý Hợp đồng" w:date="2026-10-15T09:09:00Z">
        <w:del w:id="90778" w:author="VNCN E&amp;C - Đề xuất đàm phán" w:date="2026-10-16T13:00:00Z">
          <w:r>
            <w:rPr>
              <w:rFonts w:ascii="Times New Roman" w:hAnsi="Times New Roman"/>
              <w:sz w:val="26"/>
              <w:szCs w:val="26"/>
            </w:rPr>
            <w:delText xml:space="preserve">ồng mà không phải do lỗi của Bên B gây ra, thì cần </w:delText>
          </w:r>
        </w:del>
      </w:ins>
      <w:ins w:id="90781" w:author="Ban Kinh tế &amp; Quản lý Hợp đồng" w:date="2026-10-15T09:09:00Z">
        <w:del w:id="90780" w:author="VNCN E&amp;C - Đề xuất đàm phán" w:date="2026-10-16T13:00:00Z">
          <w:r>
            <w:rPr>
              <w:rFonts w:ascii="Times New Roman" w:hAnsi="Times New Roman" w:hint="eastAsia"/>
              <w:sz w:val="26"/>
              <w:szCs w:val="26"/>
            </w:rPr>
            <w:delText xml:space="preserve">đư</w:delText>
          </w:r>
        </w:del>
      </w:ins>
      <w:ins w:id="90783" w:author="Ban Kinh tế &amp; Quản lý Hợp đồng" w:date="2026-10-15T09:09:00Z">
        <w:del w:id="90782" w:author="VNCN E&amp;C - Đề xuất đàm phán" w:date="2026-10-16T13:00:00Z">
          <w:r>
            <w:rPr>
              <w:rFonts w:ascii="Times New Roman" w:hAnsi="Times New Roman"/>
              <w:sz w:val="26"/>
              <w:szCs w:val="26"/>
            </w:rPr>
            <w:delText xml:space="preserve">ợc Hai bên thống nhất;</w:delText>
          </w:r>
        </w:del>
      </w:ins>
    </w:p>
    <w:p w14:paraId="1393C992" w14:textId="78D30ABD" w:rsidR="00002EA4" w:rsidRDefault="00002EA4" w:rsidP="00BF6B9C">
      <w:pPr>
        <w:pStyle w:val="ListParagraph"/>
        <w:numPr>
          <w:ilvl w:val="0"/>
          <w:numId w:val="51"/>
        </w:numPr>
        <w:tabs>
          <w:tab w:val="left" w:pos="709"/>
        </w:tabs>
        <w:spacing w:after="120"/>
        <w:jc w:val="both"/>
        <w:rPr>
          <w:ins w:id="455" w:author="Ban Kinh tế &amp; Quản lý Hợp đồng" w:date="2026-10-15T09:12:00Z"/>
          <w:del w:id="90831" w:author="VNCN E&amp;C - Đề xuất đàm phán" w:date="2026-10-16T13:00:00Z"/>
          <w:rFonts w:ascii="Times New Roman" w:hAnsi="Times New Roman"/>
          <w:sz w:val="26"/>
          <w:szCs w:val="26"/>
        </w:rPr>
      </w:pPr>
      <w:ins w:id="90786" w:author="Ban Kinh tế &amp; Quản lý Hợp đồng" w:date="2026-10-15T09:09:00Z">
        <w:del w:id="90785" w:author="VNCN E&amp;C - Đề xuất đàm phán" w:date="2026-10-16T13:00:00Z">
          <w:r>
            <w:rPr>
              <w:rFonts w:ascii="Times New Roman" w:hAnsi="Times New Roman"/>
              <w:sz w:val="26"/>
              <w:szCs w:val="26"/>
            </w:rPr>
            <w:delText xml:space="preserve">Các công việc mà trên thực tế Bên B hoàn toàn không thực hiện hoặc thực hiện không </w:delText>
          </w:r>
        </w:del>
      </w:ins>
      <w:ins w:id="90788" w:author="Ban Kinh tế &amp; Quản lý Hợp đồng" w:date="2026-10-15T09:09:00Z">
        <w:del w:id="90787" w:author="VNCN E&amp;C - Đề xuất đàm phán" w:date="2026-10-16T13:00:00Z">
          <w:r>
            <w:rPr>
              <w:rFonts w:ascii="Times New Roman" w:hAnsi="Times New Roman" w:hint="eastAsia"/>
              <w:sz w:val="26"/>
              <w:szCs w:val="26"/>
            </w:rPr>
            <w:delText xml:space="preserve">đ</w:delText>
          </w:r>
        </w:del>
      </w:ins>
      <w:ins w:id="90790" w:author="Ban Kinh tế &amp; Quản lý Hợp đồng" w:date="2026-10-15T09:09:00Z">
        <w:del w:id="90789" w:author="VNCN E&amp;C - Đề xuất đàm phán" w:date="2026-10-16T13:00:00Z">
          <w:r>
            <w:rPr>
              <w:rFonts w:ascii="Times New Roman" w:hAnsi="Times New Roman"/>
              <w:sz w:val="26"/>
              <w:szCs w:val="26"/>
            </w:rPr>
            <w:delText xml:space="preserve">ầy </w:delText>
          </w:r>
        </w:del>
      </w:ins>
      <w:ins w:id="90792" w:author="Ban Kinh tế &amp; Quản lý Hợp đồng" w:date="2026-10-15T09:09:00Z">
        <w:del w:id="90791" w:author="VNCN E&amp;C - Đề xuất đàm phán" w:date="2026-10-16T13:00:00Z">
          <w:r>
            <w:rPr>
              <w:rFonts w:ascii="Times New Roman" w:hAnsi="Times New Roman" w:hint="eastAsia"/>
              <w:sz w:val="26"/>
              <w:szCs w:val="26"/>
            </w:rPr>
            <w:delText xml:space="preserve">đ</w:delText>
          </w:r>
        </w:del>
      </w:ins>
      <w:ins w:id="90794" w:author="Ban Kinh tế &amp; Quản lý Hợp đồng" w:date="2026-10-15T09:09:00Z">
        <w:del w:id="90793" w:author="VNCN E&amp;C - Đề xuất đàm phán" w:date="2026-10-16T13:00:00Z">
          <w:r>
            <w:rPr>
              <w:rFonts w:ascii="Times New Roman" w:hAnsi="Times New Roman"/>
              <w:sz w:val="26"/>
              <w:szCs w:val="26"/>
            </w:rPr>
            <w:delText xml:space="preserve">ủ Phạm vi công việc mà Các bên </w:delText>
          </w:r>
        </w:del>
      </w:ins>
      <w:ins w:id="90796" w:author="Ban Kinh tế &amp; Quản lý Hợp đồng" w:date="2026-10-15T09:09:00Z">
        <w:del w:id="90795" w:author="VNCN E&amp;C - Đề xuất đàm phán" w:date="2026-10-16T13:00:00Z">
          <w:r>
            <w:rPr>
              <w:rFonts w:ascii="Times New Roman" w:hAnsi="Times New Roman" w:hint="eastAsia"/>
              <w:sz w:val="26"/>
              <w:szCs w:val="26"/>
            </w:rPr>
            <w:delText xml:space="preserve">đã</w:delText>
          </w:r>
        </w:del>
      </w:ins>
      <w:ins w:id="90798" w:author="Ban Kinh tế &amp; Quản lý Hợp đồng" w:date="2026-10-15T09:09:00Z">
        <w:del w:id="90797" w:author="VNCN E&amp;C - Đề xuất đàm phán" w:date="2026-10-16T13:00:00Z">
          <w:r>
            <w:rPr>
              <w:rFonts w:ascii="Times New Roman" w:hAnsi="Times New Roman"/>
              <w:sz w:val="26"/>
              <w:szCs w:val="26"/>
            </w:rPr>
            <w:delText xml:space="preserve"> thỏa thuận tại Phụ lục số 01 và Bên A có quyền khấu trừ giá trị phần công việc ch</w:delText>
          </w:r>
        </w:del>
      </w:ins>
      <w:ins w:id="90800" w:author="Ban Kinh tế &amp; Quản lý Hợp đồng" w:date="2026-10-15T09:09:00Z">
        <w:del w:id="90799" w:author="VNCN E&amp;C - Đề xuất đàm phán" w:date="2026-10-16T13:00:00Z">
          <w:r>
            <w:rPr>
              <w:rFonts w:ascii="Times New Roman" w:hAnsi="Times New Roman" w:hint="eastAsia"/>
              <w:sz w:val="26"/>
              <w:szCs w:val="26"/>
            </w:rPr>
            <w:delText xml:space="preserve">ư</w:delText>
          </w:r>
        </w:del>
      </w:ins>
      <w:ins w:id="90802" w:author="Ban Kinh tế &amp; Quản lý Hợp đồng" w:date="2026-10-15T09:09:00Z">
        <w:del w:id="90801" w:author="VNCN E&amp;C - Đề xuất đàm phán" w:date="2026-10-16T13:00:00Z">
          <w:r>
            <w:rPr>
              <w:rFonts w:ascii="Times New Roman" w:hAnsi="Times New Roman"/>
              <w:sz w:val="26"/>
              <w:szCs w:val="26"/>
            </w:rPr>
            <w:delText xml:space="preserve">a </w:delText>
          </w:r>
        </w:del>
      </w:ins>
      <w:ins w:id="90804" w:author="Ban Kinh tế &amp; Quản lý Hợp đồng" w:date="2026-10-15T09:09:00Z">
        <w:del w:id="90803" w:author="VNCN E&amp;C - Đề xuất đàm phán" w:date="2026-10-16T13:00:00Z">
          <w:r>
            <w:rPr>
              <w:rFonts w:ascii="Times New Roman" w:hAnsi="Times New Roman" w:hint="eastAsia"/>
              <w:sz w:val="26"/>
              <w:szCs w:val="26"/>
            </w:rPr>
            <w:delText xml:space="preserve">đư</w:delText>
          </w:r>
        </w:del>
      </w:ins>
      <w:ins w:id="90806" w:author="Ban Kinh tế &amp; Quản lý Hợp đồng" w:date="2026-10-15T09:09:00Z">
        <w:del w:id="90805" w:author="VNCN E&amp;C - Đề xuất đàm phán" w:date="2026-10-16T13:00:00Z">
          <w:r>
            <w:rPr>
              <w:rFonts w:ascii="Times New Roman" w:hAnsi="Times New Roman"/>
              <w:sz w:val="26"/>
              <w:szCs w:val="26"/>
            </w:rPr>
            <w:delText xml:space="preserve">ợc thực hiện hoặc thực hiện không </w:delText>
          </w:r>
        </w:del>
      </w:ins>
      <w:ins w:id="90808" w:author="Ban Kinh tế &amp; Quản lý Hợp đồng" w:date="2026-10-15T09:09:00Z">
        <w:del w:id="90807" w:author="VNCN E&amp;C - Đề xuất đàm phán" w:date="2026-10-16T13:00:00Z">
          <w:r>
            <w:rPr>
              <w:rFonts w:ascii="Times New Roman" w:hAnsi="Times New Roman" w:hint="eastAsia"/>
              <w:sz w:val="26"/>
              <w:szCs w:val="26"/>
            </w:rPr>
            <w:delText xml:space="preserve">đ</w:delText>
          </w:r>
        </w:del>
      </w:ins>
      <w:ins w:id="90810" w:author="Ban Kinh tế &amp; Quản lý Hợp đồng" w:date="2026-10-15T09:09:00Z">
        <w:del w:id="90809" w:author="VNCN E&amp;C - Đề xuất đàm phán" w:date="2026-10-16T13:00:00Z">
          <w:r>
            <w:rPr>
              <w:rFonts w:ascii="Times New Roman" w:hAnsi="Times New Roman"/>
              <w:sz w:val="26"/>
              <w:szCs w:val="26"/>
            </w:rPr>
            <w:delText xml:space="preserve">ầy </w:delText>
          </w:r>
        </w:del>
      </w:ins>
      <w:ins w:id="90812" w:author="Ban Kinh tế &amp; Quản lý Hợp đồng" w:date="2026-10-15T09:09:00Z">
        <w:del w:id="90811" w:author="VNCN E&amp;C - Đề xuất đàm phán" w:date="2026-10-16T13:00:00Z">
          <w:r>
            <w:rPr>
              <w:rFonts w:ascii="Times New Roman" w:hAnsi="Times New Roman" w:hint="eastAsia"/>
              <w:sz w:val="26"/>
              <w:szCs w:val="26"/>
            </w:rPr>
            <w:delText xml:space="preserve">đ</w:delText>
          </w:r>
        </w:del>
      </w:ins>
      <w:ins w:id="90814" w:author="Ban Kinh tế &amp; Quản lý Hợp đồng" w:date="2026-10-15T09:09:00Z">
        <w:del w:id="90813" w:author="VNCN E&amp;C - Đề xuất đàm phán" w:date="2026-10-16T13:00:00Z">
          <w:r>
            <w:rPr>
              <w:rFonts w:ascii="Times New Roman" w:hAnsi="Times New Roman"/>
              <w:sz w:val="26"/>
              <w:szCs w:val="26"/>
            </w:rPr>
            <w:delText xml:space="preserve">ủ v</w:delText>
          </w:r>
        </w:del>
      </w:ins>
      <w:ins w:id="90816" w:author="Ban Kinh tế &amp; Quản lý Hợp đồng" w:date="2026-10-15T09:09:00Z">
        <w:del w:id="90815" w:author="VNCN E&amp;C - Đề xuất đàm phán" w:date="2026-10-16T13:00:00Z">
          <w:r>
            <w:rPr>
              <w:rFonts w:ascii="Times New Roman" w:hAnsi="Times New Roman" w:hint="eastAsia"/>
              <w:sz w:val="26"/>
              <w:szCs w:val="26"/>
            </w:rPr>
            <w:delText xml:space="preserve">à</w:delText>
          </w:r>
        </w:del>
      </w:ins>
      <w:ins w:id="90818" w:author="Ban Kinh tế &amp; Quản lý Hợp đồng" w:date="2026-10-15T09:09:00Z">
        <w:del w:id="90817" w:author="VNCN E&amp;C - Đề xuất đàm phán" w:date="2026-10-16T13:00:00Z">
          <w:r>
            <w:rPr>
              <w:rFonts w:ascii="Times New Roman" w:hAnsi="Times New Roman"/>
              <w:sz w:val="26"/>
              <w:szCs w:val="26"/>
            </w:rPr>
            <w:delText xml:space="preserve">o tổng giá trị của Hợp </w:delText>
          </w:r>
        </w:del>
      </w:ins>
      <w:ins w:id="90820" w:author="Ban Kinh tế &amp; Quản lý Hợp đồng" w:date="2026-10-15T09:09:00Z">
        <w:del w:id="90819" w:author="VNCN E&amp;C - Đề xuất đàm phán" w:date="2026-10-16T13:00:00Z">
          <w:r>
            <w:rPr>
              <w:rFonts w:ascii="Times New Roman" w:hAnsi="Times New Roman" w:hint="eastAsia"/>
              <w:sz w:val="26"/>
              <w:szCs w:val="26"/>
            </w:rPr>
            <w:delText xml:space="preserve">đ</w:delText>
          </w:r>
        </w:del>
      </w:ins>
      <w:ins w:id="90822" w:author="Ban Kinh tế &amp; Quản lý Hợp đồng" w:date="2026-10-15T09:09:00Z">
        <w:del w:id="90821" w:author="VNCN E&amp;C - Đề xuất đàm phán" w:date="2026-10-16T13:00:00Z">
          <w:r>
            <w:rPr>
              <w:rFonts w:ascii="Times New Roman" w:hAnsi="Times New Roman"/>
              <w:sz w:val="26"/>
              <w:szCs w:val="26"/>
            </w:rPr>
            <w:delText xml:space="preserve">ồng quy </w:delText>
          </w:r>
        </w:del>
      </w:ins>
      <w:ins w:id="90824" w:author="Ban Kinh tế &amp; Quản lý Hợp đồng" w:date="2026-10-15T09:09:00Z">
        <w:del w:id="90823" w:author="VNCN E&amp;C - Đề xuất đàm phán" w:date="2026-10-16T13:00:00Z">
          <w:r>
            <w:rPr>
              <w:rFonts w:ascii="Times New Roman" w:hAnsi="Times New Roman" w:hint="eastAsia"/>
              <w:sz w:val="26"/>
              <w:szCs w:val="26"/>
            </w:rPr>
            <w:delText xml:space="preserve">đ</w:delText>
          </w:r>
        </w:del>
      </w:ins>
      <w:ins w:id="90826" w:author="Ban Kinh tế &amp; Quản lý Hợp đồng" w:date="2026-10-15T09:09:00Z">
        <w:del w:id="90825" w:author="VNCN E&amp;C - Đề xuất đàm phán" w:date="2026-10-16T13:00:00Z">
          <w:r>
            <w:rPr>
              <w:rFonts w:ascii="Times New Roman" w:hAnsi="Times New Roman"/>
              <w:sz w:val="26"/>
              <w:szCs w:val="26"/>
            </w:rPr>
            <w:delText xml:space="preserve">ịnh tại Khoản 6.1 </w:delText>
          </w:r>
        </w:del>
      </w:ins>
      <w:ins w:id="90828" w:author="Ban Kinh tế &amp; Quản lý Hợp đồng" w:date="2026-10-15T09:09:00Z">
        <w:del w:id="90827" w:author="VNCN E&amp;C - Đề xuất đàm phán" w:date="2026-10-16T13:00:00Z">
          <w:r>
            <w:rPr>
              <w:rFonts w:ascii="Times New Roman" w:hAnsi="Times New Roman" w:hint="eastAsia"/>
              <w:sz w:val="26"/>
              <w:szCs w:val="26"/>
            </w:rPr>
            <w:delText xml:space="preserve">Đ</w:delText>
          </w:r>
        </w:del>
      </w:ins>
      <w:ins w:id="90830" w:author="Ban Kinh tế &amp; Quản lý Hợp đồng" w:date="2026-10-15T09:09:00Z">
        <w:del w:id="90829" w:author="VNCN E&amp;C - Đề xuất đàm phán" w:date="2026-10-16T13:00:00Z">
          <w:r>
            <w:rPr>
              <w:rFonts w:ascii="Times New Roman" w:hAnsi="Times New Roman"/>
              <w:sz w:val="26"/>
              <w:szCs w:val="26"/>
            </w:rPr>
            <w:delText xml:space="preserve">iều này;</w:delText>
          </w:r>
        </w:del>
      </w:ins>
    </w:p>
    <w:p w14:paraId="27A88F2D" w14:textId="595A867F" w:rsidR="00002EA4" w:rsidRDefault="00002EA4" w:rsidP="00BF6B9C">
      <w:pPr>
        <w:pStyle w:val="ListParagraph"/>
        <w:numPr>
          <w:ilvl w:val="0"/>
          <w:numId w:val="51"/>
        </w:numPr>
        <w:tabs>
          <w:tab w:val="left" w:pos="709"/>
        </w:tabs>
        <w:spacing w:after="120"/>
        <w:jc w:val="both"/>
        <w:rPr>
          <w:ins w:id="457" w:author="Ban Kinh tế &amp; Quản lý Hợp đồng" w:date="2026-10-15T09:12:00Z"/>
          <w:del w:id="90858" w:author="VNCN E&amp;C - Đề xuất đàm phán" w:date="2026-10-16T13:00:00Z"/>
          <w:rFonts w:ascii="Times New Roman" w:hAnsi="Times New Roman"/>
          <w:sz w:val="26"/>
          <w:szCs w:val="26"/>
        </w:rPr>
      </w:pPr>
      <w:ins w:id="90833" w:author="Ban Kinh tế &amp; Quản lý Hợp đồng" w:date="2026-10-15T09:09:00Z">
        <w:del w:id="90832" w:author="VNCN E&amp;C - Đề xuất đàm phán" w:date="2026-10-16T13:00:00Z">
          <w:r>
            <w:rPr>
              <w:rFonts w:ascii="Times New Roman" w:hAnsi="Times New Roman"/>
              <w:sz w:val="26"/>
              <w:szCs w:val="26"/>
            </w:rPr>
            <w:tab/>
            <w:delText xml:space="preserve">Bên B thực hiện chậm trễ hoặc chất l</w:delText>
          </w:r>
        </w:del>
      </w:ins>
      <w:ins w:id="90835" w:author="Ban Kinh tế &amp; Quản lý Hợp đồng" w:date="2026-10-15T09:09:00Z">
        <w:del w:id="90834" w:author="VNCN E&amp;C - Đề xuất đàm phán" w:date="2026-10-16T13:00:00Z">
          <w:r>
            <w:rPr>
              <w:rFonts w:ascii="Times New Roman" w:hAnsi="Times New Roman" w:hint="eastAsia"/>
              <w:sz w:val="26"/>
              <w:szCs w:val="26"/>
            </w:rPr>
            <w:delText xml:space="preserve">ư</w:delText>
          </w:r>
        </w:del>
      </w:ins>
      <w:ins w:id="90837" w:author="Ban Kinh tế &amp; Quản lý Hợp đồng" w:date="2026-10-15T09:09:00Z">
        <w:del w:id="90836" w:author="VNCN E&amp;C - Đề xuất đàm phán" w:date="2026-10-16T13:00:00Z">
          <w:r>
            <w:rPr>
              <w:rFonts w:ascii="Times New Roman" w:hAnsi="Times New Roman"/>
              <w:sz w:val="26"/>
              <w:szCs w:val="26"/>
            </w:rPr>
            <w:delText xml:space="preserve">ợng không </w:delText>
          </w:r>
        </w:del>
      </w:ins>
      <w:ins w:id="90839" w:author="Ban Kinh tế &amp; Quản lý Hợp đồng" w:date="2026-10-15T09:09:00Z">
        <w:del w:id="90838" w:author="VNCN E&amp;C - Đề xuất đàm phán" w:date="2026-10-16T13:00:00Z">
          <w:r>
            <w:rPr>
              <w:rFonts w:ascii="Times New Roman" w:hAnsi="Times New Roman" w:hint="eastAsia"/>
              <w:sz w:val="26"/>
              <w:szCs w:val="26"/>
            </w:rPr>
            <w:delText xml:space="preserve">đ</w:delText>
          </w:r>
        </w:del>
      </w:ins>
      <w:ins w:id="90841" w:author="Ban Kinh tế &amp; Quản lý Hợp đồng" w:date="2026-10-15T09:09:00Z">
        <w:del w:id="90840" w:author="VNCN E&amp;C - Đề xuất đàm phán" w:date="2026-10-16T13:00:00Z">
          <w:r>
            <w:rPr>
              <w:rFonts w:ascii="Times New Roman" w:hAnsi="Times New Roman"/>
              <w:sz w:val="26"/>
              <w:szCs w:val="26"/>
            </w:rPr>
            <w:delText xml:space="preserve">ạt tiêu chuẩn của một số hạng mục và Bên A cần thuê một nhà thầu khác thực hiện </w:delText>
          </w:r>
        </w:del>
      </w:ins>
      <w:ins w:id="90843" w:author="Ban Kinh tế &amp; Quản lý Hợp đồng" w:date="2026-10-15T09:09:00Z">
        <w:del w:id="90842" w:author="VNCN E&amp;C - Đề xuất đàm phán" w:date="2026-10-16T13:00:00Z">
          <w:r>
            <w:rPr>
              <w:rFonts w:ascii="Times New Roman" w:hAnsi="Times New Roman" w:hint="eastAsia"/>
              <w:sz w:val="26"/>
              <w:szCs w:val="26"/>
            </w:rPr>
            <w:delText xml:space="preserve">đ</w:delText>
          </w:r>
        </w:del>
      </w:ins>
      <w:ins w:id="90845" w:author="Ban Kinh tế &amp; Quản lý Hợp đồng" w:date="2026-10-15T09:09:00Z">
        <w:del w:id="90844" w:author="VNCN E&amp;C - Đề xuất đàm phán" w:date="2026-10-16T13:00:00Z">
          <w:r>
            <w:rPr>
              <w:rFonts w:ascii="Times New Roman" w:hAnsi="Times New Roman"/>
              <w:sz w:val="26"/>
              <w:szCs w:val="26"/>
            </w:rPr>
            <w:delText xml:space="preserve">ể </w:delText>
          </w:r>
        </w:del>
      </w:ins>
      <w:ins w:id="90847" w:author="Ban Kinh tế &amp; Quản lý Hợp đồng" w:date="2026-10-15T09:09:00Z">
        <w:del w:id="90846" w:author="VNCN E&amp;C - Đề xuất đàm phán" w:date="2026-10-16T13:00:00Z">
          <w:r>
            <w:rPr>
              <w:rFonts w:ascii="Times New Roman" w:hAnsi="Times New Roman" w:hint="eastAsia"/>
              <w:sz w:val="26"/>
              <w:szCs w:val="26"/>
            </w:rPr>
            <w:delText xml:space="preserve">đ</w:delText>
          </w:r>
        </w:del>
      </w:ins>
      <w:ins w:id="90849" w:author="Ban Kinh tế &amp; Quản lý Hợp đồng" w:date="2026-10-15T09:09:00Z">
        <w:del w:id="90848" w:author="VNCN E&amp;C - Đề xuất đàm phán" w:date="2026-10-16T13:00:00Z">
          <w:r>
            <w:rPr>
              <w:rFonts w:ascii="Times New Roman" w:hAnsi="Times New Roman"/>
              <w:sz w:val="26"/>
              <w:szCs w:val="26"/>
            </w:rPr>
            <w:delText xml:space="preserve">ạt tiến </w:delText>
          </w:r>
        </w:del>
      </w:ins>
      <w:ins w:id="90851" w:author="Ban Kinh tế &amp; Quản lý Hợp đồng" w:date="2026-10-15T09:09:00Z">
        <w:del w:id="90850" w:author="VNCN E&amp;C - Đề xuất đàm phán" w:date="2026-10-16T13:00:00Z">
          <w:r>
            <w:rPr>
              <w:rFonts w:ascii="Times New Roman" w:hAnsi="Times New Roman" w:hint="eastAsia"/>
              <w:sz w:val="26"/>
              <w:szCs w:val="26"/>
            </w:rPr>
            <w:delText xml:space="preserve">đ</w:delText>
          </w:r>
        </w:del>
      </w:ins>
      <w:ins w:id="90853" w:author="Ban Kinh tế &amp; Quản lý Hợp đồng" w:date="2026-10-15T09:09:00Z">
        <w:del w:id="90852" w:author="VNCN E&amp;C - Đề xuất đàm phán" w:date="2026-10-16T13:00:00Z">
          <w:r>
            <w:rPr>
              <w:rFonts w:ascii="Times New Roman" w:hAnsi="Times New Roman"/>
              <w:sz w:val="26"/>
              <w:szCs w:val="26"/>
            </w:rPr>
            <w:delText xml:space="preserve">ộ và chất l</w:delText>
          </w:r>
        </w:del>
      </w:ins>
      <w:ins w:id="90855" w:author="Ban Kinh tế &amp; Quản lý Hợp đồng" w:date="2026-10-15T09:09:00Z">
        <w:del w:id="90854" w:author="VNCN E&amp;C - Đề xuất đàm phán" w:date="2026-10-16T13:00:00Z">
          <w:r>
            <w:rPr>
              <w:rFonts w:ascii="Times New Roman" w:hAnsi="Times New Roman" w:hint="eastAsia"/>
              <w:sz w:val="26"/>
              <w:szCs w:val="26"/>
            </w:rPr>
            <w:delText xml:space="preserve">ư</w:delText>
          </w:r>
        </w:del>
      </w:ins>
      <w:ins w:id="90857" w:author="Ban Kinh tế &amp; Quản lý Hợp đồng" w:date="2026-10-15T09:09:00Z">
        <w:del w:id="90856" w:author="VNCN E&amp;C - Đề xuất đàm phán" w:date="2026-10-16T13:00:00Z">
          <w:r>
            <w:rPr>
              <w:rFonts w:ascii="Times New Roman" w:hAnsi="Times New Roman"/>
              <w:sz w:val="26"/>
              <w:szCs w:val="26"/>
            </w:rPr>
            <w:delText xml:space="preserve">ợng theo yêu cầu. </w:delText>
          </w:r>
        </w:del>
      </w:ins>
    </w:p>
    <w:p w14:paraId="0889807A" w14:textId="607A8E3B" w:rsidR="00002EA4" w:rsidRDefault="00002EA4" w:rsidP="00BF6B9C">
      <w:pPr>
        <w:pStyle w:val="ListParagraph"/>
        <w:numPr>
          <w:ilvl w:val="0"/>
          <w:numId w:val="51"/>
        </w:numPr>
        <w:tabs>
          <w:tab w:val="left" w:pos="709"/>
        </w:tabs>
        <w:spacing w:after="120"/>
        <w:jc w:val="both"/>
        <w:rPr>
          <w:ins w:id="459" w:author="Ban Kinh tế &amp; Quản lý Hợp đồng" w:date="2026-10-15T09:13:00Z"/>
          <w:del w:id="90901" w:author="VNCN E&amp;C - Đề xuất đàm phán" w:date="2026-10-16T13:00:00Z"/>
          <w:rFonts w:ascii="Times New Roman" w:hAnsi="Times New Roman"/>
          <w:sz w:val="26"/>
          <w:szCs w:val="26"/>
        </w:rPr>
      </w:pPr>
      <w:ins w:id="90860" w:author="Ban Kinh tế &amp; Quản lý Hợp đồng" w:date="2026-10-15T09:09:00Z">
        <w:del w:id="90859" w:author="VNCN E&amp;C - Đề xuất đàm phán" w:date="2026-10-16T13:00:00Z">
          <w:r>
            <w:rPr>
              <w:rFonts w:ascii="Times New Roman" w:hAnsi="Times New Roman"/>
              <w:sz w:val="26"/>
              <w:szCs w:val="26"/>
            </w:rPr>
            <w:tab/>
            <w:delText xml:space="preserve">Thời gian tạm dừng thực hiện Hợp </w:delText>
          </w:r>
        </w:del>
      </w:ins>
      <w:ins w:id="90862" w:author="Ban Kinh tế &amp; Quản lý Hợp đồng" w:date="2026-10-15T09:09:00Z">
        <w:del w:id="90861" w:author="VNCN E&amp;C - Đề xuất đàm phán" w:date="2026-10-16T13:00:00Z">
          <w:r>
            <w:rPr>
              <w:rFonts w:ascii="Times New Roman" w:hAnsi="Times New Roman" w:hint="eastAsia"/>
              <w:sz w:val="26"/>
              <w:szCs w:val="26"/>
            </w:rPr>
            <w:delText xml:space="preserve">đ</w:delText>
          </w:r>
        </w:del>
      </w:ins>
      <w:ins w:id="90864" w:author="Ban Kinh tế &amp; Quản lý Hợp đồng" w:date="2026-10-15T09:09:00Z">
        <w:del w:id="90863" w:author="VNCN E&amp;C - Đề xuất đàm phán" w:date="2026-10-16T13:00:00Z">
          <w:r>
            <w:rPr>
              <w:rFonts w:ascii="Times New Roman" w:hAnsi="Times New Roman"/>
              <w:sz w:val="26"/>
              <w:szCs w:val="26"/>
            </w:rPr>
            <w:delText xml:space="preserve">ồng từ </w:delText>
          </w:r>
        </w:del>
      </w:ins>
      <w:ins w:id="90866" w:author="Ban Kinh tế &amp; Quản lý Hợp đồng" w:date="2026-10-15T18:18:00Z">
        <w:del w:id="90865" w:author="VNCN E&amp;C - Đề xuất đàm phán" w:date="2026-10-16T13:00:00Z">
          <w:r>
            <w:rPr>
              <w:rFonts w:ascii="Times New Roman" w:hAnsi="Times New Roman"/>
              <w:sz w:val="26"/>
              <w:szCs w:val="26"/>
              <w:lang w:val="en-US"/>
            </w:rPr>
            <w:delText xml:space="preserve">30</w:delText>
          </w:r>
        </w:del>
      </w:ins>
      <w:ins w:id="90868" w:author="Ban Kinh tế &amp; Quản lý Hợp đồng" w:date="2026-10-15T09:09:00Z">
        <w:del w:id="90867" w:author="VNCN E&amp;C - Đề xuất đàm phán" w:date="2026-10-16T13:00:00Z">
          <w:r>
            <w:rPr>
              <w:rFonts w:ascii="Times New Roman" w:hAnsi="Times New Roman"/>
              <w:sz w:val="26"/>
              <w:szCs w:val="26"/>
            </w:rPr>
            <w:delText xml:space="preserve"> (</w:delText>
          </w:r>
        </w:del>
      </w:ins>
      <w:ins w:id="90870" w:author="Ban Kinh tế &amp; Quản lý Hợp đồng" w:date="2026-10-15T18:18:00Z">
        <w:del w:id="90869" w:author="VNCN E&amp;C - Đề xuất đàm phán" w:date="2026-10-16T13:00:00Z">
          <w:r>
            <w:rPr>
              <w:rFonts w:ascii="Times New Roman" w:hAnsi="Times New Roman"/>
              <w:sz w:val="26"/>
              <w:szCs w:val="26"/>
              <w:lang w:val="en-US"/>
            </w:rPr>
            <w:delText xml:space="preserve">ba</w:delText>
          </w:r>
        </w:del>
      </w:ins>
      <w:ins w:id="90872" w:author="Ban Kinh tế &amp; Quản lý Hợp đồng" w:date="2026-10-15T09:09:00Z">
        <w:del w:id="90871" w:author="VNCN E&amp;C - Đề xuất đàm phán" w:date="2026-10-16T13:00:00Z">
          <w:r>
            <w:rPr>
              <w:rFonts w:ascii="Times New Roman" w:hAnsi="Times New Roman"/>
              <w:sz w:val="26"/>
              <w:szCs w:val="26"/>
            </w:rPr>
            <w:delText xml:space="preserve"> m</w:delText>
          </w:r>
        </w:del>
      </w:ins>
      <w:ins w:id="90874" w:author="Ban Kinh tế &amp; Quản lý Hợp đồng" w:date="2026-10-15T09:09:00Z">
        <w:del w:id="90873" w:author="VNCN E&amp;C - Đề xuất đàm phán" w:date="2026-10-16T13:00:00Z">
          <w:r>
            <w:rPr>
              <w:rFonts w:ascii="Times New Roman" w:hAnsi="Times New Roman" w:hint="eastAsia"/>
              <w:sz w:val="26"/>
              <w:szCs w:val="26"/>
            </w:rPr>
            <w:delText xml:space="preserve">ươ</w:delText>
          </w:r>
        </w:del>
      </w:ins>
      <w:ins w:id="90876" w:author="Ban Kinh tế &amp; Quản lý Hợp đồng" w:date="2026-10-15T09:09:00Z">
        <w:del w:id="90875" w:author="VNCN E&amp;C - Đề xuất đàm phán" w:date="2026-10-16T13:00:00Z">
          <w:r>
            <w:rPr>
              <w:rFonts w:ascii="Times New Roman" w:hAnsi="Times New Roman"/>
              <w:sz w:val="26"/>
              <w:szCs w:val="26"/>
            </w:rPr>
            <w:delText xml:space="preserve">i) ngày trở lên mà không do lỗi của Bên B và/hoặc do sự kiện Bất khả kháng gây ra, Bên A sẽ thanh toán cho Bên B các khoản chi phí hợp lý phát sinh bao gồm chi phí nhân công và máy móc thiết bị chính (</w:delText>
          </w:r>
        </w:del>
      </w:ins>
      <w:ins w:id="90878" w:author="Ban Kinh tế &amp; Quản lý Hợp đồng" w:date="2026-10-15T09:09:00Z">
        <w:del w:id="90877" w:author="VNCN E&amp;C - Đề xuất đàm phán" w:date="2026-10-16T13:00:00Z">
          <w:r>
            <w:rPr>
              <w:rFonts w:ascii="Times New Roman" w:hAnsi="Times New Roman" w:hint="eastAsia"/>
              <w:sz w:val="26"/>
              <w:szCs w:val="26"/>
            </w:rPr>
            <w:delText xml:space="preserve">đư</w:delText>
          </w:r>
        </w:del>
      </w:ins>
      <w:ins w:id="90880" w:author="Ban Kinh tế &amp; Quản lý Hợp đồng" w:date="2026-10-15T09:09:00Z">
        <w:del w:id="90879" w:author="VNCN E&amp;C - Đề xuất đàm phán" w:date="2026-10-16T13:00:00Z">
          <w:r>
            <w:rPr>
              <w:rFonts w:ascii="Times New Roman" w:hAnsi="Times New Roman"/>
              <w:sz w:val="26"/>
              <w:szCs w:val="26"/>
            </w:rPr>
            <w:delText xml:space="preserve">ợc Các bên thống nhất bằng v</w:delText>
          </w:r>
        </w:del>
      </w:ins>
      <w:ins w:id="90882" w:author="Ban Kinh tế &amp; Quản lý Hợp đồng" w:date="2026-10-15T09:09:00Z">
        <w:del w:id="90881" w:author="VNCN E&amp;C - Đề xuất đàm phán" w:date="2026-10-16T13:00:00Z">
          <w:r>
            <w:rPr>
              <w:rFonts w:ascii="Times New Roman" w:hAnsi="Times New Roman" w:hint="eastAsia"/>
              <w:sz w:val="26"/>
              <w:szCs w:val="26"/>
            </w:rPr>
            <w:delText xml:space="preserve">ă</w:delText>
          </w:r>
        </w:del>
      </w:ins>
      <w:ins w:id="90884" w:author="Ban Kinh tế &amp; Quản lý Hợp đồng" w:date="2026-10-15T09:09:00Z">
        <w:del w:id="90883" w:author="VNCN E&amp;C - Đề xuất đàm phán" w:date="2026-10-16T13:00:00Z">
          <w:r>
            <w:rPr>
              <w:rFonts w:ascii="Times New Roman" w:hAnsi="Times New Roman"/>
              <w:sz w:val="26"/>
              <w:szCs w:val="26"/>
            </w:rPr>
            <w:delText xml:space="preserve">n bản tr</w:delText>
          </w:r>
        </w:del>
      </w:ins>
      <w:ins w:id="90886" w:author="Ban Kinh tế &amp; Quản lý Hợp đồng" w:date="2026-10-15T09:09:00Z">
        <w:del w:id="90885" w:author="VNCN E&amp;C - Đề xuất đàm phán" w:date="2026-10-16T13:00:00Z">
          <w:r>
            <w:rPr>
              <w:rFonts w:ascii="Times New Roman" w:hAnsi="Times New Roman" w:hint="eastAsia"/>
              <w:sz w:val="26"/>
              <w:szCs w:val="26"/>
            </w:rPr>
            <w:delText xml:space="preserve">ư</w:delText>
          </w:r>
        </w:del>
      </w:ins>
      <w:ins w:id="90888" w:author="Ban Kinh tế &amp; Quản lý Hợp đồng" w:date="2026-10-15T09:09:00Z">
        <w:del w:id="90887" w:author="VNCN E&amp;C - Đề xuất đàm phán" w:date="2026-10-16T13:00:00Z">
          <w:r>
            <w:rPr>
              <w:rFonts w:ascii="Times New Roman" w:hAnsi="Times New Roman"/>
              <w:sz w:val="26"/>
              <w:szCs w:val="26"/>
            </w:rPr>
            <w:delText xml:space="preserve">ớc khi thực hiện) tại Công tr</w:delText>
          </w:r>
        </w:del>
      </w:ins>
      <w:ins w:id="90890" w:author="Ban Kinh tế &amp; Quản lý Hợp đồng" w:date="2026-10-15T09:09:00Z">
        <w:del w:id="90889" w:author="VNCN E&amp;C - Đề xuất đàm phán" w:date="2026-10-16T13:00:00Z">
          <w:r>
            <w:rPr>
              <w:rFonts w:ascii="Times New Roman" w:hAnsi="Times New Roman" w:hint="eastAsia"/>
              <w:sz w:val="26"/>
              <w:szCs w:val="26"/>
            </w:rPr>
            <w:delText xml:space="preserve">ư</w:delText>
          </w:r>
        </w:del>
      </w:ins>
      <w:ins w:id="90892" w:author="Ban Kinh tế &amp; Quản lý Hợp đồng" w:date="2026-10-15T09:09:00Z">
        <w:del w:id="90891" w:author="VNCN E&amp;C - Đề xuất đàm phán" w:date="2026-10-16T13:00:00Z">
          <w:r>
            <w:rPr>
              <w:rFonts w:ascii="Times New Roman" w:hAnsi="Times New Roman"/>
              <w:sz w:val="26"/>
              <w:szCs w:val="26"/>
            </w:rPr>
            <w:delText xml:space="preserve">ờng trong thời gian tạm dừng. Tổng giá trị các khoản chi phí này sẽ </w:delText>
          </w:r>
        </w:del>
      </w:ins>
      <w:ins w:id="90894" w:author="Ban Kinh tế &amp; Quản lý Hợp đồng" w:date="2026-10-15T09:09:00Z">
        <w:del w:id="90893" w:author="VNCN E&amp;C - Đề xuất đàm phán" w:date="2026-10-16T13:00:00Z">
          <w:r>
            <w:rPr>
              <w:rFonts w:ascii="Times New Roman" w:hAnsi="Times New Roman" w:hint="eastAsia"/>
              <w:sz w:val="26"/>
              <w:szCs w:val="26"/>
            </w:rPr>
            <w:delText xml:space="preserve">đư</w:delText>
          </w:r>
        </w:del>
      </w:ins>
      <w:ins w:id="90896" w:author="Ban Kinh tế &amp; Quản lý Hợp đồng" w:date="2026-10-15T09:09:00Z">
        <w:del w:id="90895" w:author="VNCN E&amp;C - Đề xuất đàm phán" w:date="2026-10-16T13:00:00Z">
          <w:r>
            <w:rPr>
              <w:rFonts w:ascii="Times New Roman" w:hAnsi="Times New Roman"/>
              <w:sz w:val="26"/>
              <w:szCs w:val="26"/>
            </w:rPr>
            <w:delText xml:space="preserve">ợc Các bên thống nhất tr</w:delText>
          </w:r>
        </w:del>
      </w:ins>
      <w:ins w:id="90898" w:author="Ban Kinh tế &amp; Quản lý Hợp đồng" w:date="2026-10-15T09:09:00Z">
        <w:del w:id="90897" w:author="VNCN E&amp;C - Đề xuất đàm phán" w:date="2026-10-16T13:00:00Z">
          <w:r>
            <w:rPr>
              <w:rFonts w:ascii="Times New Roman" w:hAnsi="Times New Roman" w:hint="eastAsia"/>
              <w:sz w:val="26"/>
              <w:szCs w:val="26"/>
            </w:rPr>
            <w:delText xml:space="preserve">ư</w:delText>
          </w:r>
        </w:del>
      </w:ins>
      <w:ins w:id="90900" w:author="Ban Kinh tế &amp; Quản lý Hợp đồng" w:date="2026-10-15T09:09:00Z">
        <w:del w:id="90899" w:author="VNCN E&amp;C - Đề xuất đàm phán" w:date="2026-10-16T13:00:00Z">
          <w:r>
            <w:rPr>
              <w:rFonts w:ascii="Times New Roman" w:hAnsi="Times New Roman"/>
              <w:sz w:val="26"/>
              <w:szCs w:val="26"/>
            </w:rPr>
            <w:delText xml:space="preserve">ớc khi thanh toán. </w:delText>
          </w:r>
        </w:del>
      </w:ins>
    </w:p>
    <w:p w14:paraId="1E12749B" w14:textId="6C4D1D1A" w:rsidR="00002EA4" w:rsidRPr="00002EA4" w:rsidRDefault="00002EA4">
      <w:pPr>
        <w:pStyle w:val="ListParagraph"/>
        <w:numPr>
          <w:ilvl w:val="0"/>
          <w:numId w:val="51"/>
        </w:numPr>
        <w:tabs>
          <w:tab w:val="left" w:pos="709"/>
        </w:tabs>
        <w:spacing w:after="120"/>
        <w:jc w:val="both"/>
        <w:rPr>
          <w:ins w:id="465" w:author="Ban Kinh tế &amp; Quản lý Hợp đồng" w:date="2026-10-15T09:09:00Z"/>
          <w:del w:id="90928" w:author="VNCN E&amp;C - Đề xuất đàm phán" w:date="2026-10-16T13:00:00Z"/>
          <w:rFonts w:ascii="Times New Roman" w:hAnsi="Times New Roman"/>
          <w:sz w:val="26"/>
          <w:szCs w:val="26"/>
        </w:rPr>
        <w:pPrChange w:id="466" w:author="Ban Kinh tế &amp; Quản lý Hợp đồng" w:date="2026-10-15T09:12:00Z">
          <w:pPr>
            <w:tabs>
              <w:tab w:val="left" w:pos="709"/>
            </w:tabs>
            <w:spacing w:after="120" w:line="276" w:lineRule="auto"/>
            <w:jc w:val="both"/>
          </w:pPr>
        </w:pPrChange>
      </w:pPr>
      <w:ins w:id="90903" w:author="Ban Kinh tế &amp; Quản lý Hợp đồng" w:date="2026-10-15T09:09:00Z">
        <w:del w:id="90902" w:author="VNCN E&amp;C - Đề xuất đàm phán" w:date="2026-10-16T13:00:00Z">
          <w:r>
            <w:rPr>
              <w:rFonts w:ascii="Times New Roman" w:hAnsi="Times New Roman"/>
              <w:sz w:val="26"/>
              <w:szCs w:val="26"/>
            </w:rPr>
            <w:tab/>
          </w:r>
        </w:del>
      </w:ins>
      <w:ins w:id="90905" w:author="Ban Kinh tế &amp; Quản lý Hợp đồng" w:date="2026-10-15T09:09:00Z">
        <w:del w:id="90904" w:author="VNCN E&amp;C - Đề xuất đàm phán" w:date="2026-10-16T13:00:00Z">
          <w:r>
            <w:rPr>
              <w:rFonts w:ascii="Times New Roman" w:hAnsi="Times New Roman" w:hint="eastAsia"/>
              <w:sz w:val="26"/>
              <w:szCs w:val="26"/>
            </w:rPr>
            <w:delText xml:space="preserve">Đơ</w:delText>
          </w:r>
        </w:del>
      </w:ins>
      <w:ins w:id="90907" w:author="Ban Kinh tế &amp; Quản lý Hợp đồng" w:date="2026-10-15T09:09:00Z">
        <w:del w:id="90906" w:author="VNCN E&amp;C - Đề xuất đàm phán" w:date="2026-10-16T13:00:00Z">
          <w:r>
            <w:rPr>
              <w:rFonts w:ascii="Times New Roman" w:hAnsi="Times New Roman"/>
              <w:sz w:val="26"/>
              <w:szCs w:val="26"/>
            </w:rPr>
            <w:delText xml:space="preserve">n giá vật t</w:delText>
          </w:r>
        </w:del>
      </w:ins>
      <w:ins w:id="90909" w:author="Ban Kinh tế &amp; Quản lý Hợp đồng" w:date="2026-10-15T09:09:00Z">
        <w:del w:id="90908" w:author="VNCN E&amp;C - Đề xuất đàm phán" w:date="2026-10-16T13:00:00Z">
          <w:r>
            <w:rPr>
              <w:rFonts w:ascii="Times New Roman" w:hAnsi="Times New Roman" w:hint="eastAsia"/>
              <w:sz w:val="26"/>
              <w:szCs w:val="26"/>
            </w:rPr>
            <w:delText xml:space="preserve">ư</w:delText>
          </w:r>
        </w:del>
      </w:ins>
      <w:ins w:id="90911" w:author="Ban Kinh tế &amp; Quản lý Hợp đồng" w:date="2026-10-15T09:09:00Z">
        <w:del w:id="90910" w:author="VNCN E&amp;C - Đề xuất đàm phán" w:date="2026-10-16T13:00:00Z">
          <w:r>
            <w:rPr>
              <w:rFonts w:ascii="Times New Roman" w:hAnsi="Times New Roman"/>
              <w:sz w:val="26"/>
              <w:szCs w:val="26"/>
            </w:rPr>
            <w:delText xml:space="preserve"> chính (gồm thép xây dựng, bê tông th</w:delText>
          </w:r>
        </w:del>
      </w:ins>
      <w:ins w:id="90913" w:author="Ban Kinh tế &amp; Quản lý Hợp đồng" w:date="2026-10-15T09:09:00Z">
        <w:del w:id="90912" w:author="VNCN E&amp;C - Đề xuất đàm phán" w:date="2026-10-16T13:00:00Z">
          <w:r>
            <w:rPr>
              <w:rFonts w:ascii="Times New Roman" w:hAnsi="Times New Roman" w:hint="eastAsia"/>
              <w:sz w:val="26"/>
              <w:szCs w:val="26"/>
            </w:rPr>
            <w:delText xml:space="preserve">ươ</w:delText>
          </w:r>
        </w:del>
      </w:ins>
      <w:ins w:id="90915" w:author="Ban Kinh tế &amp; Quản lý Hợp đồng" w:date="2026-10-15T09:09:00Z">
        <w:del w:id="90914" w:author="VNCN E&amp;C - Đề xuất đàm phán" w:date="2026-10-16T13:00:00Z">
          <w:r>
            <w:rPr>
              <w:rFonts w:ascii="Times New Roman" w:hAnsi="Times New Roman"/>
              <w:sz w:val="26"/>
              <w:szCs w:val="26"/>
            </w:rPr>
            <w:delText xml:space="preserve">ng phẩm) t</w:delText>
          </w:r>
        </w:del>
      </w:ins>
      <w:ins w:id="90917" w:author="Ban Kinh tế &amp; Quản lý Hợp đồng" w:date="2026-10-15T09:09:00Z">
        <w:del w:id="90916" w:author="VNCN E&amp;C - Đề xuất đàm phán" w:date="2026-10-16T13:00:00Z">
          <w:r>
            <w:rPr>
              <w:rFonts w:ascii="Times New Roman" w:hAnsi="Times New Roman" w:hint="eastAsia"/>
              <w:sz w:val="26"/>
              <w:szCs w:val="26"/>
            </w:rPr>
            <w:delText xml:space="preserve">ă</w:delText>
          </w:r>
        </w:del>
      </w:ins>
      <w:ins w:id="90919" w:author="Ban Kinh tế &amp; Quản lý Hợp đồng" w:date="2026-10-15T09:09:00Z">
        <w:del w:id="90918" w:author="VNCN E&amp;C - Đề xuất đàm phán" w:date="2026-10-16T13:00:00Z">
          <w:r>
            <w:rPr>
              <w:rFonts w:ascii="Times New Roman" w:hAnsi="Times New Roman"/>
              <w:sz w:val="26"/>
              <w:szCs w:val="26"/>
            </w:rPr>
            <w:delText xml:space="preserve">ng giảm quá 5% so với </w:delText>
          </w:r>
        </w:del>
      </w:ins>
      <w:ins w:id="90921" w:author="Ban Kinh tế &amp; Quản lý Hợp đồng" w:date="2026-10-15T09:09:00Z">
        <w:del w:id="90920" w:author="VNCN E&amp;C - Đề xuất đàm phán" w:date="2026-10-16T13:00:00Z">
          <w:r>
            <w:rPr>
              <w:rFonts w:ascii="Times New Roman" w:hAnsi="Times New Roman" w:hint="eastAsia"/>
              <w:sz w:val="26"/>
              <w:szCs w:val="26"/>
            </w:rPr>
            <w:delText xml:space="preserve">Đơ</w:delText>
          </w:r>
        </w:del>
      </w:ins>
      <w:ins w:id="90923" w:author="Ban Kinh tế &amp; Quản lý Hợp đồng" w:date="2026-10-15T09:09:00Z">
        <w:del w:id="90922" w:author="VNCN E&amp;C - Đề xuất đàm phán" w:date="2026-10-16T13:00:00Z">
          <w:r>
            <w:rPr>
              <w:rFonts w:ascii="Times New Roman" w:hAnsi="Times New Roman"/>
              <w:sz w:val="26"/>
              <w:szCs w:val="26"/>
            </w:rPr>
            <w:delText xml:space="preserve">n giá c</w:delText>
          </w:r>
        </w:del>
      </w:ins>
      <w:ins w:id="90925" w:author="Ban Kinh tế &amp; Quản lý Hợp đồng" w:date="2026-10-15T09:09:00Z">
        <w:del w:id="90924" w:author="VNCN E&amp;C - Đề xuất đàm phán" w:date="2026-10-16T13:00:00Z">
          <w:r>
            <w:rPr>
              <w:rFonts w:ascii="Times New Roman" w:hAnsi="Times New Roman" w:hint="eastAsia"/>
              <w:sz w:val="26"/>
              <w:szCs w:val="26"/>
            </w:rPr>
            <w:delText xml:space="preserve">ơ</w:delText>
          </w:r>
        </w:del>
      </w:ins>
      <w:ins w:id="90927" w:author="Ban Kinh tế &amp; Quản lý Hợp đồng" w:date="2026-10-15T09:09:00Z">
        <w:del w:id="90926" w:author="VNCN E&amp;C - Đề xuất đàm phán" w:date="2026-10-16T13:00:00Z">
          <w:r>
            <w:rPr>
              <w:rFonts w:ascii="Times New Roman" w:hAnsi="Times New Roman"/>
              <w:sz w:val="26"/>
              <w:szCs w:val="26"/>
            </w:rPr>
            <w:delText xml:space="preserve"> sở.</w:delText>
          </w:r>
        </w:del>
      </w:ins>
    </w:p>
    <w:p w14:paraId="45101F32" w14:textId="77777777" w:rsidR="00002EA4" w:rsidRPr="00002EA4" w:rsidRDefault="00002EA4" w:rsidP="00002EA4">
      <w:pPr>
        <w:tabs>
          <w:tab w:val="left" w:pos="709"/>
        </w:tabs>
        <w:spacing w:after="120" w:line="276" w:lineRule="auto"/>
        <w:jc w:val="both"/>
        <w:rPr>
          <w:ins w:id="468" w:author="Ban Kinh tế &amp; Quản lý Hợp đồng" w:date="2026-10-15T09:09:00Z"/>
          <w:del w:id="90949" w:author="VNCN E&amp;C - Đề xuất đàm phán" w:date="2026-10-16T13:00:00Z"/>
          <w:rFonts w:ascii="Times New Roman" w:hAnsi="Times New Roman"/>
          <w:sz w:val="26"/>
          <w:szCs w:val="26"/>
        </w:rPr>
      </w:pPr>
      <w:ins w:id="90930" w:author="Ban Kinh tế &amp; Quản lý Hợp đồng" w:date="2026-10-15T09:09:00Z">
        <w:del w:id="90929" w:author="VNCN E&amp;C - Đề xuất đàm phán" w:date="2026-10-16T13:00:00Z">
          <w:r>
            <w:rPr>
              <w:rFonts w:ascii="Times New Roman" w:hAnsi="Times New Roman"/>
              <w:sz w:val="26"/>
              <w:szCs w:val="26"/>
            </w:rPr>
            <w:delText xml:space="preserve">c)</w:delText>
          </w:r>
        </w:del>
      </w:ins>
      <w:ins w:id="90932" w:author="Ban Kinh tế &amp; Quản lý Hợp đồng" w:date="2026-10-15T09:09:00Z">
        <w:del w:id="90931" w:author="VNCN E&amp;C - Đề xuất đàm phán" w:date="2026-10-16T13:00:00Z">
          <w:r>
            <w:rPr>
              <w:rFonts w:ascii="Times New Roman" w:hAnsi="Times New Roman"/>
              <w:sz w:val="26"/>
              <w:szCs w:val="26"/>
            </w:rPr>
            <w:tab/>
            <w:delText xml:space="preserve">Cách thức xác </w:delText>
          </w:r>
        </w:del>
      </w:ins>
      <w:ins w:id="90934" w:author="Ban Kinh tế &amp; Quản lý Hợp đồng" w:date="2026-10-15T09:09:00Z">
        <w:del w:id="90933" w:author="VNCN E&amp;C - Đề xuất đàm phán" w:date="2026-10-16T13:00:00Z">
          <w:r>
            <w:rPr>
              <w:rFonts w:ascii="Times New Roman" w:hAnsi="Times New Roman" w:hint="eastAsia"/>
              <w:sz w:val="26"/>
              <w:szCs w:val="26"/>
            </w:rPr>
            <w:delText xml:space="preserve">đ</w:delText>
          </w:r>
        </w:del>
      </w:ins>
      <w:ins w:id="90936" w:author="Ban Kinh tế &amp; Quản lý Hợp đồng" w:date="2026-10-15T09:09:00Z">
        <w:del w:id="90935" w:author="VNCN E&amp;C - Đề xuất đàm phán" w:date="2026-10-16T13:00:00Z">
          <w:r>
            <w:rPr>
              <w:rFonts w:ascii="Times New Roman" w:hAnsi="Times New Roman"/>
              <w:sz w:val="26"/>
              <w:szCs w:val="26"/>
            </w:rPr>
            <w:delText xml:space="preserve">ịnh </w:delText>
          </w:r>
        </w:del>
      </w:ins>
      <w:ins w:id="90938" w:author="Ban Kinh tế &amp; Quản lý Hợp đồng" w:date="2026-10-15T09:09:00Z">
        <w:del w:id="90937" w:author="VNCN E&amp;C - Đề xuất đàm phán" w:date="2026-10-16T13:00:00Z">
          <w:r>
            <w:rPr>
              <w:rFonts w:ascii="Times New Roman" w:hAnsi="Times New Roman" w:hint="eastAsia"/>
              <w:sz w:val="26"/>
              <w:szCs w:val="26"/>
            </w:rPr>
            <w:delText xml:space="preserve">đơ</w:delText>
          </w:r>
        </w:del>
      </w:ins>
      <w:ins w:id="90940" w:author="Ban Kinh tế &amp; Quản lý Hợp đồng" w:date="2026-10-15T09:09:00Z">
        <w:del w:id="90939" w:author="VNCN E&amp;C - Đề xuất đàm phán" w:date="2026-10-16T13:00:00Z">
          <w:r>
            <w:rPr>
              <w:rFonts w:ascii="Times New Roman" w:hAnsi="Times New Roman"/>
              <w:sz w:val="26"/>
              <w:szCs w:val="26"/>
            </w:rPr>
            <w:delText xml:space="preserve">n giá và khối l</w:delText>
          </w:r>
        </w:del>
      </w:ins>
      <w:ins w:id="90942" w:author="Ban Kinh tế &amp; Quản lý Hợp đồng" w:date="2026-10-15T09:09:00Z">
        <w:del w:id="90941" w:author="VNCN E&amp;C - Đề xuất đàm phán" w:date="2026-10-16T13:00:00Z">
          <w:r>
            <w:rPr>
              <w:rFonts w:ascii="Times New Roman" w:hAnsi="Times New Roman" w:hint="eastAsia"/>
              <w:sz w:val="26"/>
              <w:szCs w:val="26"/>
            </w:rPr>
            <w:delText xml:space="preserve">ư</w:delText>
          </w:r>
        </w:del>
      </w:ins>
      <w:ins w:id="90944" w:author="Ban Kinh tế &amp; Quản lý Hợp đồng" w:date="2026-10-15T09:09:00Z">
        <w:del w:id="90943" w:author="VNCN E&amp;C - Đề xuất đàm phán" w:date="2026-10-16T13:00:00Z">
          <w:r>
            <w:rPr>
              <w:rFonts w:ascii="Times New Roman" w:hAnsi="Times New Roman"/>
              <w:sz w:val="26"/>
              <w:szCs w:val="26"/>
            </w:rPr>
            <w:delText xml:space="preserve">ợng </w:delText>
          </w:r>
        </w:del>
      </w:ins>
      <w:ins w:id="90946" w:author="Ban Kinh tế &amp; Quản lý Hợp đồng" w:date="2026-10-15T09:09:00Z">
        <w:del w:id="90945" w:author="VNCN E&amp;C - Đề xuất đàm phán" w:date="2026-10-16T13:00:00Z">
          <w:r>
            <w:rPr>
              <w:rFonts w:ascii="Times New Roman" w:hAnsi="Times New Roman" w:hint="eastAsia"/>
              <w:sz w:val="26"/>
              <w:szCs w:val="26"/>
            </w:rPr>
            <w:delText xml:space="preserve">đ</w:delText>
          </w:r>
        </w:del>
      </w:ins>
      <w:ins w:id="90948" w:author="Ban Kinh tế &amp; Quản lý Hợp đồng" w:date="2026-10-15T09:09:00Z">
        <w:del w:id="90947" w:author="VNCN E&amp;C - Đề xuất đàm phán" w:date="2026-10-16T13:00:00Z">
          <w:r>
            <w:rPr>
              <w:rFonts w:ascii="Times New Roman" w:hAnsi="Times New Roman"/>
              <w:sz w:val="26"/>
              <w:szCs w:val="26"/>
            </w:rPr>
            <w:delText xml:space="preserve">iều chỉnh:</w:delText>
          </w:r>
        </w:del>
      </w:ins>
    </w:p>
    <w:p w14:paraId="1689A68B" w14:textId="70FEC7B1" w:rsidR="00002EA4" w:rsidRDefault="00002EA4" w:rsidP="00F45165">
      <w:pPr>
        <w:pStyle w:val="ListParagraph"/>
        <w:numPr>
          <w:ilvl w:val="0"/>
          <w:numId w:val="52"/>
        </w:numPr>
        <w:tabs>
          <w:tab w:val="left" w:pos="709"/>
        </w:tabs>
        <w:spacing w:after="120"/>
        <w:jc w:val="both"/>
        <w:rPr>
          <w:ins w:id="470" w:author="Ban Kinh tế &amp; Quản lý Hợp đồng" w:date="2026-10-15T09:15:00Z"/>
          <w:del w:id="90984" w:author="VNCN E&amp;C - Đề xuất đàm phán" w:date="2026-10-16T13:00:00Z"/>
          <w:rFonts w:ascii="Times New Roman" w:hAnsi="Times New Roman"/>
          <w:sz w:val="26"/>
          <w:szCs w:val="26"/>
        </w:rPr>
      </w:pPr>
      <w:ins w:id="90951" w:author="Ban Kinh tế &amp; Quản lý Hợp đồng" w:date="2026-10-15T09:09:00Z">
        <w:del w:id="90950" w:author="VNCN E&amp;C - Đề xuất đàm phán" w:date="2026-10-16T13:00:00Z">
          <w:r>
            <w:rPr>
              <w:rFonts w:ascii="Times New Roman" w:hAnsi="Times New Roman"/>
              <w:sz w:val="26"/>
              <w:szCs w:val="26"/>
            </w:rPr>
            <w:delText xml:space="preserve">Khi có khối l</w:delText>
          </w:r>
        </w:del>
      </w:ins>
      <w:ins w:id="90953" w:author="Ban Kinh tế &amp; Quản lý Hợp đồng" w:date="2026-10-15T09:09:00Z">
        <w:del w:id="90952" w:author="VNCN E&amp;C - Đề xuất đàm phán" w:date="2026-10-16T13:00:00Z">
          <w:r>
            <w:rPr>
              <w:rFonts w:ascii="Times New Roman" w:hAnsi="Times New Roman" w:hint="eastAsia"/>
              <w:sz w:val="26"/>
              <w:szCs w:val="26"/>
            </w:rPr>
            <w:delText xml:space="preserve">ư</w:delText>
          </w:r>
        </w:del>
      </w:ins>
      <w:ins w:id="90955" w:author="Ban Kinh tế &amp; Quản lý Hợp đồng" w:date="2026-10-15T09:09:00Z">
        <w:del w:id="90954" w:author="VNCN E&amp;C - Đề xuất đàm phán" w:date="2026-10-16T13:00:00Z">
          <w:r>
            <w:rPr>
              <w:rFonts w:ascii="Times New Roman" w:hAnsi="Times New Roman"/>
              <w:sz w:val="26"/>
              <w:szCs w:val="26"/>
            </w:rPr>
            <w:delText xml:space="preserve">ợng công việc phát sinh ngoài phạm vi Hợp </w:delText>
          </w:r>
        </w:del>
      </w:ins>
      <w:ins w:id="90957" w:author="Ban Kinh tế &amp; Quản lý Hợp đồng" w:date="2026-10-15T09:09:00Z">
        <w:del w:id="90956" w:author="VNCN E&amp;C - Đề xuất đàm phán" w:date="2026-10-16T13:00:00Z">
          <w:r>
            <w:rPr>
              <w:rFonts w:ascii="Times New Roman" w:hAnsi="Times New Roman" w:hint="eastAsia"/>
              <w:sz w:val="26"/>
              <w:szCs w:val="26"/>
            </w:rPr>
            <w:delText xml:space="preserve">đ</w:delText>
          </w:r>
        </w:del>
      </w:ins>
      <w:ins w:id="90959" w:author="Ban Kinh tế &amp; Quản lý Hợp đồng" w:date="2026-10-15T09:09:00Z">
        <w:del w:id="90958" w:author="VNCN E&amp;C - Đề xuất đàm phán" w:date="2026-10-16T13:00:00Z">
          <w:r>
            <w:rPr>
              <w:rFonts w:ascii="Times New Roman" w:hAnsi="Times New Roman"/>
              <w:sz w:val="26"/>
              <w:szCs w:val="26"/>
            </w:rPr>
            <w:delText xml:space="preserve">ồng </w:delText>
          </w:r>
        </w:del>
      </w:ins>
      <w:ins w:id="90961" w:author="Ban Kinh tế &amp; Quản lý Hợp đồng" w:date="2026-10-15T09:09:00Z">
        <w:del w:id="90960" w:author="VNCN E&amp;C - Đề xuất đàm phán" w:date="2026-10-16T13:00:00Z">
          <w:r>
            <w:rPr>
              <w:rFonts w:ascii="Times New Roman" w:hAnsi="Times New Roman" w:hint="eastAsia"/>
              <w:sz w:val="26"/>
              <w:szCs w:val="26"/>
            </w:rPr>
            <w:delText xml:space="preserve">đã</w:delText>
          </w:r>
        </w:del>
      </w:ins>
      <w:ins w:id="90963" w:author="Ban Kinh tế &amp; Quản lý Hợp đồng" w:date="2026-10-15T09:09:00Z">
        <w:del w:id="90962" w:author="VNCN E&amp;C - Đề xuất đàm phán" w:date="2026-10-16T13:00:00Z">
          <w:r>
            <w:rPr>
              <w:rFonts w:ascii="Times New Roman" w:hAnsi="Times New Roman"/>
              <w:sz w:val="26"/>
              <w:szCs w:val="26"/>
            </w:rPr>
            <w:delText xml:space="preserve"> ký kết thì Các bên phải lập phụ lục Hợp </w:delText>
          </w:r>
        </w:del>
      </w:ins>
      <w:ins w:id="90965" w:author="Ban Kinh tế &amp; Quản lý Hợp đồng" w:date="2026-10-15T09:09:00Z">
        <w:del w:id="90964" w:author="VNCN E&amp;C - Đề xuất đàm phán" w:date="2026-10-16T13:00:00Z">
          <w:r>
            <w:rPr>
              <w:rFonts w:ascii="Times New Roman" w:hAnsi="Times New Roman" w:hint="eastAsia"/>
              <w:sz w:val="26"/>
              <w:szCs w:val="26"/>
            </w:rPr>
            <w:delText xml:space="preserve">đ</w:delText>
          </w:r>
        </w:del>
      </w:ins>
      <w:ins w:id="90967" w:author="Ban Kinh tế &amp; Quản lý Hợp đồng" w:date="2026-10-15T09:09:00Z">
        <w:del w:id="90966" w:author="VNCN E&amp;C - Đề xuất đàm phán" w:date="2026-10-16T13:00:00Z">
          <w:r>
            <w:rPr>
              <w:rFonts w:ascii="Times New Roman" w:hAnsi="Times New Roman"/>
              <w:sz w:val="26"/>
              <w:szCs w:val="26"/>
            </w:rPr>
            <w:delText xml:space="preserve">ồng bổ sung, trong </w:delText>
          </w:r>
        </w:del>
      </w:ins>
      <w:ins w:id="90969" w:author="Ban Kinh tế &amp; Quản lý Hợp đồng" w:date="2026-10-15T09:09:00Z">
        <w:del w:id="90968" w:author="VNCN E&amp;C - Đề xuất đàm phán" w:date="2026-10-16T13:00:00Z">
          <w:r>
            <w:rPr>
              <w:rFonts w:ascii="Times New Roman" w:hAnsi="Times New Roman" w:hint="eastAsia"/>
              <w:sz w:val="26"/>
              <w:szCs w:val="26"/>
            </w:rPr>
            <w:delText xml:space="preserve">đó</w:delText>
          </w:r>
        </w:del>
      </w:ins>
      <w:ins w:id="90971" w:author="Ban Kinh tế &amp; Quản lý Hợp đồng" w:date="2026-10-15T09:09:00Z">
        <w:del w:id="90970" w:author="VNCN E&amp;C - Đề xuất đàm phán" w:date="2026-10-16T13:00:00Z">
          <w:r>
            <w:rPr>
              <w:rFonts w:ascii="Times New Roman" w:hAnsi="Times New Roman"/>
              <w:sz w:val="26"/>
              <w:szCs w:val="26"/>
            </w:rPr>
            <w:delText xml:space="preserve"> xác </w:delText>
          </w:r>
        </w:del>
      </w:ins>
      <w:ins w:id="90973" w:author="Ban Kinh tế &amp; Quản lý Hợp đồng" w:date="2026-10-15T09:09:00Z">
        <w:del w:id="90972" w:author="VNCN E&amp;C - Đề xuất đàm phán" w:date="2026-10-16T13:00:00Z">
          <w:r>
            <w:rPr>
              <w:rFonts w:ascii="Times New Roman" w:hAnsi="Times New Roman" w:hint="eastAsia"/>
              <w:sz w:val="26"/>
              <w:szCs w:val="26"/>
            </w:rPr>
            <w:delText xml:space="preserve">đ</w:delText>
          </w:r>
        </w:del>
      </w:ins>
      <w:ins w:id="90975" w:author="Ban Kinh tế &amp; Quản lý Hợp đồng" w:date="2026-10-15T09:09:00Z">
        <w:del w:id="90974" w:author="VNCN E&amp;C - Đề xuất đàm phán" w:date="2026-10-16T13:00:00Z">
          <w:r>
            <w:rPr>
              <w:rFonts w:ascii="Times New Roman" w:hAnsi="Times New Roman"/>
              <w:sz w:val="26"/>
              <w:szCs w:val="26"/>
            </w:rPr>
            <w:delText xml:space="preserve">ịnh rõ về khối l</w:delText>
          </w:r>
        </w:del>
      </w:ins>
      <w:ins w:id="90977" w:author="Ban Kinh tế &amp; Quản lý Hợp đồng" w:date="2026-10-15T09:09:00Z">
        <w:del w:id="90976" w:author="VNCN E&amp;C - Đề xuất đàm phán" w:date="2026-10-16T13:00:00Z">
          <w:r>
            <w:rPr>
              <w:rFonts w:ascii="Times New Roman" w:hAnsi="Times New Roman" w:hint="eastAsia"/>
              <w:sz w:val="26"/>
              <w:szCs w:val="26"/>
            </w:rPr>
            <w:delText xml:space="preserve">ư</w:delText>
          </w:r>
        </w:del>
      </w:ins>
      <w:ins w:id="90979" w:author="Ban Kinh tế &amp; Quản lý Hợp đồng" w:date="2026-10-15T09:09:00Z">
        <w:del w:id="90978" w:author="VNCN E&amp;C - Đề xuất đàm phán" w:date="2026-10-16T13:00:00Z">
          <w:r>
            <w:rPr>
              <w:rFonts w:ascii="Times New Roman" w:hAnsi="Times New Roman"/>
              <w:sz w:val="26"/>
              <w:szCs w:val="26"/>
            </w:rPr>
            <w:delText xml:space="preserve">ợng công việc bổ sung và </w:delText>
          </w:r>
        </w:del>
      </w:ins>
      <w:ins w:id="90981" w:author="Ban Kinh tế &amp; Quản lý Hợp đồng" w:date="2026-10-15T09:09:00Z">
        <w:del w:id="90980" w:author="VNCN E&amp;C - Đề xuất đàm phán" w:date="2026-10-16T13:00:00Z">
          <w:r>
            <w:rPr>
              <w:rFonts w:ascii="Times New Roman" w:hAnsi="Times New Roman" w:hint="eastAsia"/>
              <w:sz w:val="26"/>
              <w:szCs w:val="26"/>
            </w:rPr>
            <w:delText xml:space="preserve">đơ</w:delText>
          </w:r>
        </w:del>
      </w:ins>
      <w:ins w:id="90983" w:author="Ban Kinh tế &amp; Quản lý Hợp đồng" w:date="2026-10-15T09:09:00Z">
        <w:del w:id="90982" w:author="VNCN E&amp;C - Đề xuất đàm phán" w:date="2026-10-16T13:00:00Z">
          <w:r>
            <w:rPr>
              <w:rFonts w:ascii="Times New Roman" w:hAnsi="Times New Roman"/>
              <w:sz w:val="26"/>
              <w:szCs w:val="26"/>
            </w:rPr>
            <w:delText xml:space="preserve">n giá áp dụng. </w:delText>
          </w:r>
        </w:del>
      </w:ins>
    </w:p>
    <w:p w14:paraId="39C6F31F" w14:textId="331C46FC" w:rsidR="00002EA4" w:rsidRPr="00002EA4" w:rsidRDefault="00002EA4">
      <w:pPr>
        <w:pStyle w:val="ListParagraph"/>
        <w:numPr>
          <w:ilvl w:val="0"/>
          <w:numId w:val="52"/>
        </w:numPr>
        <w:tabs>
          <w:tab w:val="left" w:pos="709"/>
        </w:tabs>
        <w:spacing w:after="120"/>
        <w:jc w:val="both"/>
        <w:rPr>
          <w:ins w:id="489" w:author="Ban Kinh tế &amp; Quản lý Hợp đồng" w:date="2026-10-15T09:09:00Z"/>
          <w:del w:id="91055" w:author="VNCN E&amp;C - Đề xuất đàm phán" w:date="2026-10-16T13:00:00Z"/>
          <w:rFonts w:ascii="Times New Roman" w:hAnsi="Times New Roman"/>
          <w:sz w:val="26"/>
          <w:szCs w:val="26"/>
        </w:rPr>
        <w:pPrChange w:id="490" w:author="Ban Kinh tế &amp; Quản lý Hợp đồng" w:date="2026-10-15T09:14:00Z">
          <w:pPr>
            <w:tabs>
              <w:tab w:val="left" w:pos="709"/>
            </w:tabs>
            <w:spacing w:after="120" w:line="276" w:lineRule="auto"/>
            <w:jc w:val="both"/>
          </w:pPr>
        </w:pPrChange>
      </w:pPr>
      <w:ins w:id="90986" w:author="Ban Kinh tế &amp; Quản lý Hợp đồng" w:date="2026-10-15T09:09:00Z">
        <w:del w:id="90985" w:author="VNCN E&amp;C - Đề xuất đàm phán" w:date="2026-10-16T13:00:00Z">
          <w:r>
            <w:rPr>
              <w:rFonts w:ascii="Times New Roman" w:hAnsi="Times New Roman"/>
              <w:sz w:val="26"/>
              <w:szCs w:val="26"/>
            </w:rPr>
            <w:tab/>
          </w:r>
        </w:del>
      </w:ins>
      <w:ins w:id="90988" w:author="Ban Kinh tế &amp; Quản lý Hợp đồng" w:date="2026-10-15T09:09:00Z">
        <w:del w:id="90987" w:author="VNCN E&amp;C - Đề xuất đàm phán" w:date="2026-10-16T13:00:00Z">
          <w:r>
            <w:rPr>
              <w:rFonts w:ascii="Times New Roman" w:hAnsi="Times New Roman" w:hint="eastAsia"/>
              <w:sz w:val="26"/>
              <w:szCs w:val="26"/>
            </w:rPr>
            <w:delText xml:space="preserve">Đ</w:delText>
          </w:r>
        </w:del>
      </w:ins>
      <w:ins w:id="90990" w:author="Ban Kinh tế &amp; Quản lý Hợp đồng" w:date="2026-10-15T09:09:00Z">
        <w:del w:id="90989" w:author="VNCN E&amp;C - Đề xuất đàm phán" w:date="2026-10-16T13:00:00Z">
          <w:r>
            <w:rPr>
              <w:rFonts w:ascii="Times New Roman" w:hAnsi="Times New Roman"/>
              <w:sz w:val="26"/>
              <w:szCs w:val="26"/>
            </w:rPr>
            <w:delText xml:space="preserve">ối với các công việc phát sinh </w:delText>
          </w:r>
        </w:del>
      </w:ins>
      <w:ins w:id="90992" w:author="Ban Kinh tế &amp; Quản lý Hợp đồng" w:date="2026-10-15T09:09:00Z">
        <w:del w:id="90991" w:author="VNCN E&amp;C - Đề xuất đàm phán" w:date="2026-10-16T13:00:00Z">
          <w:r>
            <w:rPr>
              <w:rFonts w:ascii="Times New Roman" w:hAnsi="Times New Roman" w:hint="eastAsia"/>
              <w:sz w:val="26"/>
              <w:szCs w:val="26"/>
            </w:rPr>
            <w:delText xml:space="preserve">đã</w:delText>
          </w:r>
        </w:del>
      </w:ins>
      <w:ins w:id="90994" w:author="Ban Kinh tế &amp; Quản lý Hợp đồng" w:date="2026-10-15T09:09:00Z">
        <w:del w:id="90993" w:author="VNCN E&amp;C - Đề xuất đàm phán" w:date="2026-10-16T13:00:00Z">
          <w:r>
            <w:rPr>
              <w:rFonts w:ascii="Times New Roman" w:hAnsi="Times New Roman"/>
              <w:sz w:val="26"/>
              <w:szCs w:val="26"/>
            </w:rPr>
            <w:delText xml:space="preserve"> có </w:delText>
          </w:r>
        </w:del>
      </w:ins>
      <w:ins w:id="90996" w:author="Ban Kinh tế &amp; Quản lý Hợp đồng" w:date="2026-10-15T09:09:00Z">
        <w:del w:id="90995" w:author="VNCN E&amp;C - Đề xuất đàm phán" w:date="2026-10-16T13:00:00Z">
          <w:r>
            <w:rPr>
              <w:rFonts w:ascii="Times New Roman" w:hAnsi="Times New Roman" w:hint="eastAsia"/>
              <w:sz w:val="26"/>
              <w:szCs w:val="26"/>
            </w:rPr>
            <w:delText xml:space="preserve">đơ</w:delText>
          </w:r>
        </w:del>
      </w:ins>
      <w:ins w:id="90998" w:author="Ban Kinh tế &amp; Quản lý Hợp đồng" w:date="2026-10-15T09:09:00Z">
        <w:del w:id="90997" w:author="VNCN E&amp;C - Đề xuất đàm phán" w:date="2026-10-16T13:00:00Z">
          <w:r>
            <w:rPr>
              <w:rFonts w:ascii="Times New Roman" w:hAnsi="Times New Roman"/>
              <w:sz w:val="26"/>
              <w:szCs w:val="26"/>
            </w:rPr>
            <w:delText xml:space="preserve">n giá trong Hợp </w:delText>
          </w:r>
        </w:del>
      </w:ins>
      <w:ins w:id="91000" w:author="Ban Kinh tế &amp; Quản lý Hợp đồng" w:date="2026-10-15T09:09:00Z">
        <w:del w:id="90999" w:author="VNCN E&amp;C - Đề xuất đàm phán" w:date="2026-10-16T13:00:00Z">
          <w:r>
            <w:rPr>
              <w:rFonts w:ascii="Times New Roman" w:hAnsi="Times New Roman" w:hint="eastAsia"/>
              <w:sz w:val="26"/>
              <w:szCs w:val="26"/>
            </w:rPr>
            <w:delText xml:space="preserve">đ</w:delText>
          </w:r>
        </w:del>
      </w:ins>
      <w:ins w:id="91002" w:author="Ban Kinh tế &amp; Quản lý Hợp đồng" w:date="2026-10-15T09:09:00Z">
        <w:del w:id="91001" w:author="VNCN E&amp;C - Đề xuất đàm phán" w:date="2026-10-16T13:00:00Z">
          <w:r>
            <w:rPr>
              <w:rFonts w:ascii="Times New Roman" w:hAnsi="Times New Roman"/>
              <w:sz w:val="26"/>
              <w:szCs w:val="26"/>
            </w:rPr>
            <w:delText xml:space="preserve">ồng tùy theo từng tr</w:delText>
          </w:r>
        </w:del>
      </w:ins>
      <w:ins w:id="91004" w:author="Ban Kinh tế &amp; Quản lý Hợp đồng" w:date="2026-10-15T09:09:00Z">
        <w:del w:id="91003" w:author="VNCN E&amp;C - Đề xuất đàm phán" w:date="2026-10-16T13:00:00Z">
          <w:r>
            <w:rPr>
              <w:rFonts w:ascii="Times New Roman" w:hAnsi="Times New Roman" w:hint="eastAsia"/>
              <w:sz w:val="26"/>
              <w:szCs w:val="26"/>
            </w:rPr>
            <w:delText xml:space="preserve">ư</w:delText>
          </w:r>
        </w:del>
      </w:ins>
      <w:ins w:id="91006" w:author="Ban Kinh tế &amp; Quản lý Hợp đồng" w:date="2026-10-15T09:09:00Z">
        <w:del w:id="91005" w:author="VNCN E&amp;C - Đề xuất đàm phán" w:date="2026-10-16T13:00:00Z">
          <w:r>
            <w:rPr>
              <w:rFonts w:ascii="Times New Roman" w:hAnsi="Times New Roman"/>
              <w:sz w:val="26"/>
              <w:szCs w:val="26"/>
            </w:rPr>
            <w:delText xml:space="preserve">ờng hợp và tính chất công việc phát sinh mà áp dụng </w:delText>
          </w:r>
        </w:del>
      </w:ins>
      <w:ins w:id="91008" w:author="Ban Kinh tế &amp; Quản lý Hợp đồng" w:date="2026-10-15T09:09:00Z">
        <w:del w:id="91007" w:author="VNCN E&amp;C - Đề xuất đàm phán" w:date="2026-10-16T13:00:00Z">
          <w:r>
            <w:rPr>
              <w:rFonts w:ascii="Times New Roman" w:hAnsi="Times New Roman" w:hint="eastAsia"/>
              <w:sz w:val="26"/>
              <w:szCs w:val="26"/>
            </w:rPr>
            <w:delText xml:space="preserve">đơ</w:delText>
          </w:r>
        </w:del>
      </w:ins>
      <w:ins w:id="91010" w:author="Ban Kinh tế &amp; Quản lý Hợp đồng" w:date="2026-10-15T09:09:00Z">
        <w:del w:id="91009" w:author="VNCN E&amp;C - Đề xuất đàm phán" w:date="2026-10-16T13:00:00Z">
          <w:r>
            <w:rPr>
              <w:rFonts w:ascii="Times New Roman" w:hAnsi="Times New Roman"/>
              <w:sz w:val="26"/>
              <w:szCs w:val="26"/>
            </w:rPr>
            <w:delText xml:space="preserve">n giá trong Hợp </w:delText>
          </w:r>
        </w:del>
      </w:ins>
      <w:ins w:id="91012" w:author="Ban Kinh tế &amp; Quản lý Hợp đồng" w:date="2026-10-15T09:09:00Z">
        <w:del w:id="91011" w:author="VNCN E&amp;C - Đề xuất đàm phán" w:date="2026-10-16T13:00:00Z">
          <w:r>
            <w:rPr>
              <w:rFonts w:ascii="Times New Roman" w:hAnsi="Times New Roman" w:hint="eastAsia"/>
              <w:sz w:val="26"/>
              <w:szCs w:val="26"/>
            </w:rPr>
            <w:delText xml:space="preserve">đ</w:delText>
          </w:r>
        </w:del>
      </w:ins>
      <w:ins w:id="91014" w:author="Ban Kinh tế &amp; Quản lý Hợp đồng" w:date="2026-10-15T09:09:00Z">
        <w:del w:id="91013" w:author="VNCN E&amp;C - Đề xuất đàm phán" w:date="2026-10-16T13:00:00Z">
          <w:r>
            <w:rPr>
              <w:rFonts w:ascii="Times New Roman" w:hAnsi="Times New Roman"/>
              <w:sz w:val="26"/>
              <w:szCs w:val="26"/>
            </w:rPr>
            <w:delText xml:space="preserve">ồng </w:delText>
          </w:r>
        </w:del>
      </w:ins>
      <w:ins w:id="91016" w:author="Ban Kinh tế &amp; Quản lý Hợp đồng" w:date="2026-10-15T09:09:00Z">
        <w:del w:id="91015" w:author="VNCN E&amp;C - Đề xuất đàm phán" w:date="2026-10-16T13:00:00Z">
          <w:r>
            <w:rPr>
              <w:rFonts w:ascii="Times New Roman" w:hAnsi="Times New Roman" w:hint="eastAsia"/>
              <w:sz w:val="26"/>
              <w:szCs w:val="26"/>
            </w:rPr>
            <w:delText xml:space="preserve">đã</w:delText>
          </w:r>
        </w:del>
      </w:ins>
      <w:ins w:id="91018" w:author="Ban Kinh tế &amp; Quản lý Hợp đồng" w:date="2026-10-15T09:09:00Z">
        <w:del w:id="91017" w:author="VNCN E&amp;C - Đề xuất đàm phán" w:date="2026-10-16T13:00:00Z">
          <w:r>
            <w:rPr>
              <w:rFonts w:ascii="Times New Roman" w:hAnsi="Times New Roman"/>
              <w:sz w:val="26"/>
              <w:szCs w:val="26"/>
            </w:rPr>
            <w:delText xml:space="preserve"> ký. </w:delText>
          </w:r>
        </w:del>
      </w:ins>
      <w:ins w:id="91020" w:author="Ban Kinh tế &amp; Quản lý Hợp đồng" w:date="2026-10-15T09:09:00Z">
        <w:del w:id="91019" w:author="VNCN E&amp;C - Đề xuất đàm phán" w:date="2026-10-16T13:00:00Z">
          <w:r>
            <w:rPr>
              <w:rFonts w:ascii="Times New Roman" w:hAnsi="Times New Roman" w:hint="eastAsia"/>
              <w:sz w:val="26"/>
              <w:szCs w:val="26"/>
            </w:rPr>
            <w:delText xml:space="preserve">Đ</w:delText>
          </w:r>
        </w:del>
      </w:ins>
      <w:ins w:id="91022" w:author="Ban Kinh tế &amp; Quản lý Hợp đồng" w:date="2026-10-15T09:09:00Z">
        <w:del w:id="91021" w:author="VNCN E&amp;C - Đề xuất đàm phán" w:date="2026-10-16T13:00:00Z">
          <w:r>
            <w:rPr>
              <w:rFonts w:ascii="Times New Roman" w:hAnsi="Times New Roman"/>
              <w:sz w:val="26"/>
              <w:szCs w:val="26"/>
            </w:rPr>
            <w:delText xml:space="preserve">ối với các công việc bổ sung ch</w:delText>
          </w:r>
        </w:del>
      </w:ins>
      <w:ins w:id="91024" w:author="Ban Kinh tế &amp; Quản lý Hợp đồng" w:date="2026-10-15T09:09:00Z">
        <w:del w:id="91023" w:author="VNCN E&amp;C - Đề xuất đàm phán" w:date="2026-10-16T13:00:00Z">
          <w:r>
            <w:rPr>
              <w:rFonts w:ascii="Times New Roman" w:hAnsi="Times New Roman" w:hint="eastAsia"/>
              <w:sz w:val="26"/>
              <w:szCs w:val="26"/>
            </w:rPr>
            <w:delText xml:space="preserve">ư</w:delText>
          </w:r>
        </w:del>
      </w:ins>
      <w:ins w:id="91026" w:author="Ban Kinh tế &amp; Quản lý Hợp đồng" w:date="2026-10-15T09:09:00Z">
        <w:del w:id="91025" w:author="VNCN E&amp;C - Đề xuất đàm phán" w:date="2026-10-16T13:00:00Z">
          <w:r>
            <w:rPr>
              <w:rFonts w:ascii="Times New Roman" w:hAnsi="Times New Roman"/>
              <w:sz w:val="26"/>
              <w:szCs w:val="26"/>
            </w:rPr>
            <w:delText xml:space="preserve">a có </w:delText>
          </w:r>
        </w:del>
      </w:ins>
      <w:ins w:id="91028" w:author="Ban Kinh tế &amp; Quản lý Hợp đồng" w:date="2026-10-15T09:09:00Z">
        <w:del w:id="91027" w:author="VNCN E&amp;C - Đề xuất đàm phán" w:date="2026-10-16T13:00:00Z">
          <w:r>
            <w:rPr>
              <w:rFonts w:ascii="Times New Roman" w:hAnsi="Times New Roman" w:hint="eastAsia"/>
              <w:sz w:val="26"/>
              <w:szCs w:val="26"/>
            </w:rPr>
            <w:delText xml:space="preserve">đơ</w:delText>
          </w:r>
        </w:del>
      </w:ins>
      <w:ins w:id="91030" w:author="Ban Kinh tế &amp; Quản lý Hợp đồng" w:date="2026-10-15T09:09:00Z">
        <w:del w:id="91029" w:author="VNCN E&amp;C - Đề xuất đàm phán" w:date="2026-10-16T13:00:00Z">
          <w:r>
            <w:rPr>
              <w:rFonts w:ascii="Times New Roman" w:hAnsi="Times New Roman"/>
              <w:sz w:val="26"/>
              <w:szCs w:val="26"/>
            </w:rPr>
            <w:delText xml:space="preserve">n giá trong Hợp </w:delText>
          </w:r>
        </w:del>
      </w:ins>
      <w:ins w:id="91032" w:author="Ban Kinh tế &amp; Quản lý Hợp đồng" w:date="2026-10-15T09:09:00Z">
        <w:del w:id="91031" w:author="VNCN E&amp;C - Đề xuất đàm phán" w:date="2026-10-16T13:00:00Z">
          <w:r>
            <w:rPr>
              <w:rFonts w:ascii="Times New Roman" w:hAnsi="Times New Roman" w:hint="eastAsia"/>
              <w:sz w:val="26"/>
              <w:szCs w:val="26"/>
            </w:rPr>
            <w:delText xml:space="preserve">đ</w:delText>
          </w:r>
        </w:del>
      </w:ins>
      <w:ins w:id="91034" w:author="Ban Kinh tế &amp; Quản lý Hợp đồng" w:date="2026-10-15T09:09:00Z">
        <w:del w:id="91033" w:author="VNCN E&amp;C - Đề xuất đàm phán" w:date="2026-10-16T13:00:00Z">
          <w:r>
            <w:rPr>
              <w:rFonts w:ascii="Times New Roman" w:hAnsi="Times New Roman"/>
              <w:sz w:val="26"/>
              <w:szCs w:val="26"/>
            </w:rPr>
            <w:delText xml:space="preserve">ồng thì </w:delText>
          </w:r>
        </w:del>
      </w:ins>
      <w:ins w:id="91036" w:author="Ban Kinh tế &amp; Quản lý Hợp đồng" w:date="2026-10-15T09:09:00Z">
        <w:del w:id="91035" w:author="VNCN E&amp;C - Đề xuất đàm phán" w:date="2026-10-16T13:00:00Z">
          <w:r>
            <w:rPr>
              <w:rFonts w:ascii="Times New Roman" w:hAnsi="Times New Roman" w:hint="eastAsia"/>
              <w:sz w:val="26"/>
              <w:szCs w:val="26"/>
            </w:rPr>
            <w:delText xml:space="preserve">đơ</w:delText>
          </w:r>
        </w:del>
      </w:ins>
      <w:ins w:id="91038" w:author="Ban Kinh tế &amp; Quản lý Hợp đồng" w:date="2026-10-15T09:09:00Z">
        <w:del w:id="91037" w:author="VNCN E&amp;C - Đề xuất đàm phán" w:date="2026-10-16T13:00:00Z">
          <w:r>
            <w:rPr>
              <w:rFonts w:ascii="Times New Roman" w:hAnsi="Times New Roman"/>
              <w:sz w:val="26"/>
              <w:szCs w:val="26"/>
            </w:rPr>
            <w:delText xml:space="preserve">n giá mới </w:delText>
          </w:r>
        </w:del>
      </w:ins>
      <w:ins w:id="91040" w:author="Ban Kinh tế &amp; Quản lý Hợp đồng" w:date="2026-10-15T09:09:00Z">
        <w:del w:id="91039" w:author="VNCN E&amp;C - Đề xuất đàm phán" w:date="2026-10-16T13:00:00Z">
          <w:r>
            <w:rPr>
              <w:rFonts w:ascii="Times New Roman" w:hAnsi="Times New Roman" w:hint="eastAsia"/>
              <w:sz w:val="26"/>
              <w:szCs w:val="26"/>
            </w:rPr>
            <w:delText xml:space="preserve">đư</w:delText>
          </w:r>
        </w:del>
      </w:ins>
      <w:ins w:id="91042" w:author="Ban Kinh tế &amp; Quản lý Hợp đồng" w:date="2026-10-15T09:09:00Z">
        <w:del w:id="91041" w:author="VNCN E&amp;C - Đề xuất đàm phán" w:date="2026-10-16T13:00:00Z">
          <w:r>
            <w:rPr>
              <w:rFonts w:ascii="Times New Roman" w:hAnsi="Times New Roman"/>
              <w:sz w:val="26"/>
              <w:szCs w:val="26"/>
            </w:rPr>
            <w:delText xml:space="preserve">ợc xác </w:delText>
          </w:r>
        </w:del>
      </w:ins>
      <w:ins w:id="91044" w:author="Ban Kinh tế &amp; Quản lý Hợp đồng" w:date="2026-10-15T09:09:00Z">
        <w:del w:id="91043" w:author="VNCN E&amp;C - Đề xuất đàm phán" w:date="2026-10-16T13:00:00Z">
          <w:r>
            <w:rPr>
              <w:rFonts w:ascii="Times New Roman" w:hAnsi="Times New Roman" w:hint="eastAsia"/>
              <w:sz w:val="26"/>
              <w:szCs w:val="26"/>
            </w:rPr>
            <w:delText xml:space="preserve">đ</w:delText>
          </w:r>
        </w:del>
      </w:ins>
      <w:ins w:id="91046" w:author="Ban Kinh tế &amp; Quản lý Hợp đồng" w:date="2026-10-15T09:09:00Z">
        <w:del w:id="91045" w:author="VNCN E&amp;C - Đề xuất đàm phán" w:date="2026-10-16T13:00:00Z">
          <w:r>
            <w:rPr>
              <w:rFonts w:ascii="Times New Roman" w:hAnsi="Times New Roman"/>
              <w:sz w:val="26"/>
              <w:szCs w:val="26"/>
            </w:rPr>
            <w:delText xml:space="preserve">ịnh trên c</w:delText>
          </w:r>
        </w:del>
      </w:ins>
      <w:ins w:id="91048" w:author="Ban Kinh tế &amp; Quản lý Hợp đồng" w:date="2026-10-15T09:09:00Z">
        <w:del w:id="91047" w:author="VNCN E&amp;C - Đề xuất đàm phán" w:date="2026-10-16T13:00:00Z">
          <w:r>
            <w:rPr>
              <w:rFonts w:ascii="Times New Roman" w:hAnsi="Times New Roman" w:hint="eastAsia"/>
              <w:sz w:val="26"/>
              <w:szCs w:val="26"/>
            </w:rPr>
            <w:delText xml:space="preserve">ơ</w:delText>
          </w:r>
        </w:del>
      </w:ins>
      <w:ins w:id="91050" w:author="Ban Kinh tế &amp; Quản lý Hợp đồng" w:date="2026-10-15T09:09:00Z">
        <w:del w:id="91049" w:author="VNCN E&amp;C - Đề xuất đàm phán" w:date="2026-10-16T13:00:00Z">
          <w:r>
            <w:rPr>
              <w:rFonts w:ascii="Times New Roman" w:hAnsi="Times New Roman"/>
              <w:sz w:val="26"/>
              <w:szCs w:val="26"/>
            </w:rPr>
            <w:delText xml:space="preserve"> sở thoả thuận của Các bên và phù hợp với quy </w:delText>
          </w:r>
        </w:del>
      </w:ins>
      <w:ins w:id="91052" w:author="Ban Kinh tế &amp; Quản lý Hợp đồng" w:date="2026-10-15T09:09:00Z">
        <w:del w:id="91051" w:author="VNCN E&amp;C - Đề xuất đàm phán" w:date="2026-10-16T13:00:00Z">
          <w:r>
            <w:rPr>
              <w:rFonts w:ascii="Times New Roman" w:hAnsi="Times New Roman" w:hint="eastAsia"/>
              <w:sz w:val="26"/>
              <w:szCs w:val="26"/>
            </w:rPr>
            <w:delText xml:space="preserve">đ</w:delText>
          </w:r>
        </w:del>
      </w:ins>
      <w:ins w:id="91054" w:author="Ban Kinh tế &amp; Quản lý Hợp đồng" w:date="2026-10-15T09:09:00Z">
        <w:del w:id="91053" w:author="VNCN E&amp;C - Đề xuất đàm phán" w:date="2026-10-16T13:00:00Z">
          <w:r>
            <w:rPr>
              <w:rFonts w:ascii="Times New Roman" w:hAnsi="Times New Roman"/>
              <w:sz w:val="26"/>
              <w:szCs w:val="26"/>
            </w:rPr>
            <w:delText xml:space="preserve">ịnh của pháp luật; </w:delText>
          </w:r>
        </w:del>
      </w:ins>
    </w:p>
    <w:p w14:paraId="2069B0D3" w14:textId="3EE3A79E" w:rsidR="00002EA4" w:rsidRPr="00002EA4" w:rsidRDefault="00002EA4">
      <w:pPr>
        <w:pStyle w:val="ListParagraph"/>
        <w:numPr>
          <w:ilvl w:val="0"/>
          <w:numId w:val="52"/>
        </w:numPr>
        <w:tabs>
          <w:tab w:val="left" w:pos="709"/>
        </w:tabs>
        <w:spacing w:after="120"/>
        <w:jc w:val="both"/>
        <w:rPr>
          <w:ins w:id="492" w:author="Ban Kinh tế &amp; Quản lý Hợp đồng" w:date="2026-10-15T09:09:00Z"/>
          <w:del w:id="91090" w:author="VNCN E&amp;C - Đề xuất đàm phán" w:date="2026-10-16T13:00:00Z"/>
          <w:rFonts w:ascii="Times New Roman" w:hAnsi="Times New Roman"/>
          <w:sz w:val="26"/>
          <w:szCs w:val="26"/>
        </w:rPr>
        <w:pPrChange w:id="493" w:author="Ban Kinh tế &amp; Quản lý Hợp đồng" w:date="2026-10-15T09:14:00Z">
          <w:pPr>
            <w:tabs>
              <w:tab w:val="left" w:pos="709"/>
            </w:tabs>
            <w:spacing w:after="120" w:line="276" w:lineRule="auto"/>
            <w:jc w:val="both"/>
          </w:pPr>
        </w:pPrChange>
      </w:pPr>
      <w:ins w:id="91057" w:author="Ban Kinh tế &amp; Quản lý Hợp đồng" w:date="2026-10-15T09:09:00Z">
        <w:del w:id="91056" w:author="VNCN E&amp;C - Đề xuất đàm phán" w:date="2026-10-16T13:00:00Z">
          <w:r>
            <w:rPr>
              <w:rFonts w:ascii="Times New Roman" w:hAnsi="Times New Roman"/>
              <w:sz w:val="26"/>
              <w:szCs w:val="26"/>
            </w:rPr>
            <w:tab/>
            <w:delText xml:space="preserve">Tr</w:delText>
          </w:r>
        </w:del>
      </w:ins>
      <w:ins w:id="91059" w:author="Ban Kinh tế &amp; Quản lý Hợp đồng" w:date="2026-10-15T09:09:00Z">
        <w:del w:id="91058" w:author="VNCN E&amp;C - Đề xuất đàm phán" w:date="2026-10-16T13:00:00Z">
          <w:r>
            <w:rPr>
              <w:rFonts w:ascii="Times New Roman" w:hAnsi="Times New Roman" w:hint="eastAsia"/>
              <w:sz w:val="26"/>
              <w:szCs w:val="26"/>
            </w:rPr>
            <w:delText xml:space="preserve">ư</w:delText>
          </w:r>
        </w:del>
      </w:ins>
      <w:ins w:id="91061" w:author="Ban Kinh tế &amp; Quản lý Hợp đồng" w:date="2026-10-15T09:09:00Z">
        <w:del w:id="91060" w:author="VNCN E&amp;C - Đề xuất đàm phán" w:date="2026-10-16T13:00:00Z">
          <w:r>
            <w:rPr>
              <w:rFonts w:ascii="Times New Roman" w:hAnsi="Times New Roman"/>
              <w:sz w:val="26"/>
              <w:szCs w:val="26"/>
            </w:rPr>
            <w:delText xml:space="preserve">ờng hợp </w:delText>
          </w:r>
        </w:del>
      </w:ins>
      <w:ins w:id="91063" w:author="Ban Kinh tế &amp; Quản lý Hợp đồng" w:date="2026-10-15T09:09:00Z">
        <w:del w:id="91062" w:author="VNCN E&amp;C - Đề xuất đàm phán" w:date="2026-10-16T13:00:00Z">
          <w:r>
            <w:rPr>
              <w:rFonts w:ascii="Times New Roman" w:hAnsi="Times New Roman" w:hint="eastAsia"/>
              <w:sz w:val="26"/>
              <w:szCs w:val="26"/>
            </w:rPr>
            <w:delText xml:space="preserve">đ</w:delText>
          </w:r>
        </w:del>
      </w:ins>
      <w:ins w:id="91065" w:author="Ban Kinh tế &amp; Quản lý Hợp đồng" w:date="2026-10-15T09:09:00Z">
        <w:del w:id="91064" w:author="VNCN E&amp;C - Đề xuất đàm phán" w:date="2026-10-16T13:00:00Z">
          <w:r>
            <w:rPr>
              <w:rFonts w:ascii="Times New Roman" w:hAnsi="Times New Roman"/>
              <w:sz w:val="26"/>
              <w:szCs w:val="26"/>
            </w:rPr>
            <w:delText xml:space="preserve">iều chỉnh giá trị Hợp </w:delText>
          </w:r>
        </w:del>
      </w:ins>
      <w:ins w:id="91067" w:author="Ban Kinh tế &amp; Quản lý Hợp đồng" w:date="2026-10-15T09:09:00Z">
        <w:del w:id="91066" w:author="VNCN E&amp;C - Đề xuất đàm phán" w:date="2026-10-16T13:00:00Z">
          <w:r>
            <w:rPr>
              <w:rFonts w:ascii="Times New Roman" w:hAnsi="Times New Roman" w:hint="eastAsia"/>
              <w:sz w:val="26"/>
              <w:szCs w:val="26"/>
            </w:rPr>
            <w:delText xml:space="preserve">đ</w:delText>
          </w:r>
        </w:del>
      </w:ins>
      <w:ins w:id="91069" w:author="Ban Kinh tế &amp; Quản lý Hợp đồng" w:date="2026-10-15T09:09:00Z">
        <w:del w:id="91068" w:author="VNCN E&amp;C - Đề xuất đàm phán" w:date="2026-10-16T13:00:00Z">
          <w:r>
            <w:rPr>
              <w:rFonts w:ascii="Times New Roman" w:hAnsi="Times New Roman"/>
              <w:sz w:val="26"/>
              <w:szCs w:val="26"/>
            </w:rPr>
            <w:delText xml:space="preserve">ồng theo quy </w:delText>
          </w:r>
        </w:del>
      </w:ins>
      <w:ins w:id="91071" w:author="Ban Kinh tế &amp; Quản lý Hợp đồng" w:date="2026-10-15T09:09:00Z">
        <w:del w:id="91070" w:author="VNCN E&amp;C - Đề xuất đàm phán" w:date="2026-10-16T13:00:00Z">
          <w:r>
            <w:rPr>
              <w:rFonts w:ascii="Times New Roman" w:hAnsi="Times New Roman" w:hint="eastAsia"/>
              <w:sz w:val="26"/>
              <w:szCs w:val="26"/>
            </w:rPr>
            <w:delText xml:space="preserve">đ</w:delText>
          </w:r>
        </w:del>
      </w:ins>
      <w:ins w:id="91073" w:author="Ban Kinh tế &amp; Quản lý Hợp đồng" w:date="2026-10-15T09:09:00Z">
        <w:del w:id="91072" w:author="VNCN E&amp;C - Đề xuất đàm phán" w:date="2026-10-16T13:00:00Z">
          <w:r>
            <w:rPr>
              <w:rFonts w:ascii="Times New Roman" w:hAnsi="Times New Roman"/>
              <w:sz w:val="26"/>
              <w:szCs w:val="26"/>
            </w:rPr>
            <w:delText xml:space="preserve">ịnh tại Mục (vi) </w:delText>
          </w:r>
        </w:del>
      </w:ins>
      <w:ins w:id="91075" w:author="Ban Kinh tế &amp; Quản lý Hợp đồng" w:date="2026-10-15T09:09:00Z">
        <w:del w:id="91074" w:author="VNCN E&amp;C - Đề xuất đàm phán" w:date="2026-10-16T13:00:00Z">
          <w:r>
            <w:rPr>
              <w:rFonts w:ascii="Times New Roman" w:hAnsi="Times New Roman" w:hint="eastAsia"/>
              <w:sz w:val="26"/>
              <w:szCs w:val="26"/>
            </w:rPr>
            <w:delText xml:space="preserve">Đ</w:delText>
          </w:r>
        </w:del>
      </w:ins>
      <w:ins w:id="91077" w:author="Ban Kinh tế &amp; Quản lý Hợp đồng" w:date="2026-10-15T09:09:00Z">
        <w:del w:id="91076" w:author="VNCN E&amp;C - Đề xuất đàm phán" w:date="2026-10-16T13:00:00Z">
          <w:r>
            <w:rPr>
              <w:rFonts w:ascii="Times New Roman" w:hAnsi="Times New Roman"/>
              <w:sz w:val="26"/>
              <w:szCs w:val="26"/>
            </w:rPr>
            <w:delText xml:space="preserve">iểm b) Khoản này, ph</w:delText>
          </w:r>
        </w:del>
      </w:ins>
      <w:ins w:id="91079" w:author="Ban Kinh tế &amp; Quản lý Hợp đồng" w:date="2026-10-15T09:09:00Z">
        <w:del w:id="91078" w:author="VNCN E&amp;C - Đề xuất đàm phán" w:date="2026-10-16T13:00:00Z">
          <w:r>
            <w:rPr>
              <w:rFonts w:ascii="Times New Roman" w:hAnsi="Times New Roman" w:hint="eastAsia"/>
              <w:sz w:val="26"/>
              <w:szCs w:val="26"/>
            </w:rPr>
            <w:delText xml:space="preserve">ươ</w:delText>
          </w:r>
        </w:del>
      </w:ins>
      <w:ins w:id="91081" w:author="Ban Kinh tế &amp; Quản lý Hợp đồng" w:date="2026-10-15T09:09:00Z">
        <w:del w:id="91080" w:author="VNCN E&amp;C - Đề xuất đàm phán" w:date="2026-10-16T13:00:00Z">
          <w:r>
            <w:rPr>
              <w:rFonts w:ascii="Times New Roman" w:hAnsi="Times New Roman"/>
              <w:sz w:val="26"/>
              <w:szCs w:val="26"/>
            </w:rPr>
            <w:delText xml:space="preserve">ng pháp </w:delText>
          </w:r>
        </w:del>
      </w:ins>
      <w:ins w:id="91083" w:author="Ban Kinh tế &amp; Quản lý Hợp đồng" w:date="2026-10-15T09:09:00Z">
        <w:del w:id="91082" w:author="VNCN E&amp;C - Đề xuất đàm phán" w:date="2026-10-16T13:00:00Z">
          <w:r>
            <w:rPr>
              <w:rFonts w:ascii="Times New Roman" w:hAnsi="Times New Roman" w:hint="eastAsia"/>
              <w:sz w:val="26"/>
              <w:szCs w:val="26"/>
            </w:rPr>
            <w:delText xml:space="preserve">đ</w:delText>
          </w:r>
        </w:del>
      </w:ins>
      <w:ins w:id="91085" w:author="Ban Kinh tế &amp; Quản lý Hợp đồng" w:date="2026-10-15T09:09:00Z">
        <w:del w:id="91084" w:author="VNCN E&amp;C - Đề xuất đàm phán" w:date="2026-10-16T13:00:00Z">
          <w:r>
            <w:rPr>
              <w:rFonts w:ascii="Times New Roman" w:hAnsi="Times New Roman"/>
              <w:sz w:val="26"/>
              <w:szCs w:val="26"/>
            </w:rPr>
            <w:delText xml:space="preserve">iều chỉnh nh</w:delText>
          </w:r>
        </w:del>
      </w:ins>
      <w:ins w:id="91087" w:author="Ban Kinh tế &amp; Quản lý Hợp đồng" w:date="2026-10-15T09:09:00Z">
        <w:del w:id="91086" w:author="VNCN E&amp;C - Đề xuất đàm phán" w:date="2026-10-16T13:00:00Z">
          <w:r>
            <w:rPr>
              <w:rFonts w:ascii="Times New Roman" w:hAnsi="Times New Roman" w:hint="eastAsia"/>
              <w:sz w:val="26"/>
              <w:szCs w:val="26"/>
            </w:rPr>
            <w:delText xml:space="preserve">ư</w:delText>
          </w:r>
        </w:del>
      </w:ins>
      <w:ins w:id="91089" w:author="Ban Kinh tế &amp; Quản lý Hợp đồng" w:date="2026-10-15T09:09:00Z">
        <w:del w:id="91088" w:author="VNCN E&amp;C - Đề xuất đàm phán" w:date="2026-10-16T13:00:00Z">
          <w:r>
            <w:rPr>
              <w:rFonts w:ascii="Times New Roman" w:hAnsi="Times New Roman"/>
              <w:sz w:val="26"/>
              <w:szCs w:val="26"/>
            </w:rPr>
            <w:delText xml:space="preserve"> sau:</w:delText>
          </w:r>
        </w:del>
      </w:ins>
    </w:p>
    <w:p w14:paraId="11B149D9" w14:textId="234F68B1" w:rsidR="00002EA4" w:rsidRPr="00F45165" w:rsidRDefault="00002EA4">
      <w:pPr>
        <w:pStyle w:val="ListParagraph"/>
        <w:numPr>
          <w:ilvl w:val="1"/>
          <w:numId w:val="54"/>
        </w:numPr>
        <w:tabs>
          <w:tab w:val="left" w:pos="709"/>
        </w:tabs>
        <w:spacing w:after="120"/>
        <w:ind w:left="1080"/>
        <w:jc w:val="both"/>
        <w:rPr>
          <w:ins w:id="495" w:author="Ban Kinh tế &amp; Quản lý Hợp đồng" w:date="2026-10-15T09:09:00Z"/>
          <w:del w:id="91115" w:author="VNCN E&amp;C - Đề xuất đàm phán" w:date="2026-10-16T13:00:00Z"/>
          <w:rFonts w:ascii="Times New Roman" w:hAnsi="Times New Roman"/>
          <w:sz w:val="26"/>
          <w:szCs w:val="26"/>
          <w:rPrChange w:id="496" w:author="Ban Kinh tế &amp; Quản lý Hợp đồng" w:date="2026-10-15T09:16:00Z">
            <w:rPr>
              <w:ins w:id="497" w:author="Ban Kinh tế &amp; Quản lý Hợp đồng" w:date="2026-10-15T09:09:00Z"/>
            </w:rPr>
          </w:rPrChange>
        </w:rPr>
        <w:pPrChange w:id="498" w:author="Ban Kinh tế &amp; Quản lý Hợp đồng" w:date="2026-10-15T09:17:00Z">
          <w:pPr>
            <w:tabs>
              <w:tab w:val="left" w:pos="709"/>
            </w:tabs>
            <w:spacing w:after="120" w:line="276" w:lineRule="auto"/>
            <w:jc w:val="both"/>
          </w:pPr>
        </w:pPrChange>
      </w:pPr>
      <w:ins w:id="91092" w:author="Ban Kinh tế &amp; Quản lý Hợp đồng" w:date="2026-10-15T09:09:00Z">
        <w:del w:id="91091" w:author="VNCN E&amp;C - Đề xuất đàm phán" w:date="2026-10-16T13:00:00Z">
          <w:r>
            <w:rPr>
              <w:rFonts w:ascii="Times New Roman" w:hAnsi="Times New Roman" w:hint="eastAsia"/>
              <w:sz w:val="26"/>
              <w:szCs w:val="26"/>
            </w:rPr>
            <w:delText xml:space="preserve">Đ</w:delText>
          </w:r>
        </w:del>
      </w:ins>
      <w:ins w:id="91094" w:author="Ban Kinh tế &amp; Quản lý Hợp đồng" w:date="2026-10-15T09:09:00Z">
        <w:del w:id="91093" w:author="VNCN E&amp;C - Đề xuất đàm phán" w:date="2026-10-16T13:00:00Z">
          <w:r>
            <w:rPr>
              <w:rFonts w:ascii="Times New Roman" w:hAnsi="Times New Roman"/>
              <w:sz w:val="26"/>
              <w:szCs w:val="26"/>
            </w:rPr>
            <w:delText xml:space="preserve">iều kiện áp dụng: Giá của từng chủng loại vật t</w:delText>
          </w:r>
        </w:del>
      </w:ins>
      <w:ins w:id="91096" w:author="Ban Kinh tế &amp; Quản lý Hợp đồng" w:date="2026-10-15T09:09:00Z">
        <w:del w:id="91095" w:author="VNCN E&amp;C - Đề xuất đàm phán" w:date="2026-10-16T13:00:00Z">
          <w:r>
            <w:rPr>
              <w:rFonts w:ascii="Times New Roman" w:hAnsi="Times New Roman" w:hint="eastAsia"/>
              <w:sz w:val="26"/>
              <w:szCs w:val="26"/>
            </w:rPr>
            <w:delText xml:space="preserve">ư</w:delText>
          </w:r>
        </w:del>
      </w:ins>
      <w:ins w:id="91098" w:author="Ban Kinh tế &amp; Quản lý Hợp đồng" w:date="2026-10-15T09:09:00Z">
        <w:del w:id="91097" w:author="VNCN E&amp;C - Đề xuất đàm phán" w:date="2026-10-16T13:00:00Z">
          <w:r>
            <w:rPr>
              <w:rFonts w:ascii="Times New Roman" w:hAnsi="Times New Roman"/>
              <w:sz w:val="26"/>
              <w:szCs w:val="26"/>
            </w:rPr>
            <w:delText xml:space="preserve"> thuộc phạm vi </w:delText>
          </w:r>
        </w:del>
      </w:ins>
      <w:ins w:id="91100" w:author="Ban Kinh tế &amp; Quản lý Hợp đồng" w:date="2026-10-15T09:09:00Z">
        <w:del w:id="91099" w:author="VNCN E&amp;C - Đề xuất đàm phán" w:date="2026-10-16T13:00:00Z">
          <w:r>
            <w:rPr>
              <w:rFonts w:ascii="Times New Roman" w:hAnsi="Times New Roman" w:hint="eastAsia"/>
              <w:sz w:val="26"/>
              <w:szCs w:val="26"/>
            </w:rPr>
            <w:delText xml:space="preserve">đ</w:delText>
          </w:r>
        </w:del>
      </w:ins>
      <w:ins w:id="91102" w:author="Ban Kinh tế &amp; Quản lý Hợp đồng" w:date="2026-10-15T09:09:00Z">
        <w:del w:id="91101" w:author="VNCN E&amp;C - Đề xuất đàm phán" w:date="2026-10-16T13:00:00Z">
          <w:r>
            <w:rPr>
              <w:rFonts w:ascii="Times New Roman" w:hAnsi="Times New Roman"/>
              <w:sz w:val="26"/>
              <w:szCs w:val="26"/>
            </w:rPr>
            <w:delText xml:space="preserve">iều chỉnh t</w:delText>
          </w:r>
        </w:del>
      </w:ins>
      <w:ins w:id="91104" w:author="Ban Kinh tế &amp; Quản lý Hợp đồng" w:date="2026-10-15T09:09:00Z">
        <w:del w:id="91103" w:author="VNCN E&amp;C - Đề xuất đàm phán" w:date="2026-10-16T13:00:00Z">
          <w:r>
            <w:rPr>
              <w:rFonts w:ascii="Times New Roman" w:hAnsi="Times New Roman" w:hint="eastAsia"/>
              <w:sz w:val="26"/>
              <w:szCs w:val="26"/>
            </w:rPr>
            <w:delText xml:space="preserve">ă</w:delText>
          </w:r>
        </w:del>
      </w:ins>
      <w:ins w:id="91106" w:author="Ban Kinh tế &amp; Quản lý Hợp đồng" w:date="2026-10-15T09:09:00Z">
        <w:del w:id="91105" w:author="VNCN E&amp;C - Đề xuất đàm phán" w:date="2026-10-16T13:00:00Z">
          <w:r>
            <w:rPr>
              <w:rFonts w:ascii="Times New Roman" w:hAnsi="Times New Roman"/>
              <w:sz w:val="26"/>
              <w:szCs w:val="26"/>
            </w:rPr>
            <w:delText xml:space="preserve">ng hoặc giảm từ 5% trở lên so với </w:delText>
          </w:r>
        </w:del>
      </w:ins>
      <w:ins w:id="91108" w:author="Ban Kinh tế &amp; Quản lý Hợp đồng" w:date="2026-10-15T09:09:00Z">
        <w:del w:id="91107" w:author="VNCN E&amp;C - Đề xuất đàm phán" w:date="2026-10-16T13:00:00Z">
          <w:r>
            <w:rPr>
              <w:rFonts w:ascii="Times New Roman" w:hAnsi="Times New Roman" w:hint="eastAsia"/>
              <w:sz w:val="26"/>
              <w:szCs w:val="26"/>
            </w:rPr>
            <w:delText xml:space="preserve">Đơ</w:delText>
          </w:r>
        </w:del>
      </w:ins>
      <w:ins w:id="91110" w:author="Ban Kinh tế &amp; Quản lý Hợp đồng" w:date="2026-10-15T09:09:00Z">
        <w:del w:id="91109" w:author="VNCN E&amp;C - Đề xuất đàm phán" w:date="2026-10-16T13:00:00Z">
          <w:r>
            <w:rPr>
              <w:rFonts w:ascii="Times New Roman" w:hAnsi="Times New Roman"/>
              <w:sz w:val="26"/>
              <w:szCs w:val="26"/>
            </w:rPr>
            <w:delText xml:space="preserve">n giá c</w:delText>
          </w:r>
        </w:del>
      </w:ins>
      <w:ins w:id="91112" w:author="Ban Kinh tế &amp; Quản lý Hợp đồng" w:date="2026-10-15T09:09:00Z">
        <w:del w:id="91111" w:author="VNCN E&amp;C - Đề xuất đàm phán" w:date="2026-10-16T13:00:00Z">
          <w:r>
            <w:rPr>
              <w:rFonts w:ascii="Times New Roman" w:hAnsi="Times New Roman" w:hint="eastAsia"/>
              <w:sz w:val="26"/>
              <w:szCs w:val="26"/>
            </w:rPr>
            <w:delText xml:space="preserve">ơ</w:delText>
          </w:r>
        </w:del>
      </w:ins>
      <w:ins w:id="91114" w:author="Ban Kinh tế &amp; Quản lý Hợp đồng" w:date="2026-10-15T09:09:00Z">
        <w:del w:id="91113" w:author="VNCN E&amp;C - Đề xuất đàm phán" w:date="2026-10-16T13:00:00Z">
          <w:r>
            <w:rPr>
              <w:rFonts w:ascii="Times New Roman" w:hAnsi="Times New Roman"/>
              <w:sz w:val="26"/>
              <w:szCs w:val="26"/>
            </w:rPr>
            <w:delText xml:space="preserve"> sở;</w:delText>
          </w:r>
        </w:del>
      </w:ins>
    </w:p>
    <w:p w14:paraId="596AD057" w14:textId="5196C164" w:rsidR="00002EA4" w:rsidRPr="00002EA4" w:rsidRDefault="00002EA4">
      <w:pPr>
        <w:pStyle w:val="ListParagraph"/>
        <w:numPr>
          <w:ilvl w:val="1"/>
          <w:numId w:val="54"/>
        </w:numPr>
        <w:tabs>
          <w:tab w:val="left" w:pos="709"/>
        </w:tabs>
        <w:spacing w:after="120"/>
        <w:ind w:left="1080"/>
        <w:jc w:val="both"/>
        <w:rPr>
          <w:ins w:id="512" w:author="Ban Kinh tế &amp; Quản lý Hợp đồng" w:date="2026-10-15T09:09:00Z"/>
          <w:del w:id="91134" w:author="VNCN E&amp;C - Đề xuất đàm phán" w:date="2026-10-16T13:00:00Z"/>
          <w:rFonts w:ascii="Times New Roman" w:hAnsi="Times New Roman"/>
          <w:sz w:val="26"/>
          <w:szCs w:val="26"/>
        </w:rPr>
        <w:pPrChange w:id="513" w:author="Ban Kinh tế &amp; Quản lý Hợp đồng" w:date="2026-10-15T09:17:00Z">
          <w:pPr>
            <w:tabs>
              <w:tab w:val="left" w:pos="709"/>
            </w:tabs>
            <w:spacing w:after="120" w:line="276" w:lineRule="auto"/>
            <w:jc w:val="both"/>
          </w:pPr>
        </w:pPrChange>
      </w:pPr>
      <w:ins w:id="91117" w:author="Ban Kinh tế &amp; Quản lý Hợp đồng" w:date="2026-10-15T09:09:00Z">
        <w:del w:id="91116" w:author="VNCN E&amp;C - Đề xuất đàm phán" w:date="2026-10-16T13:00:00Z">
          <w:r>
            <w:rPr>
              <w:rFonts w:ascii="Times New Roman" w:hAnsi="Times New Roman"/>
              <w:sz w:val="26"/>
              <w:szCs w:val="26"/>
            </w:rPr>
            <w:delText xml:space="preserve">Danh mục vật t</w:delText>
          </w:r>
        </w:del>
      </w:ins>
      <w:ins w:id="91119" w:author="Ban Kinh tế &amp; Quản lý Hợp đồng" w:date="2026-10-15T09:09:00Z">
        <w:del w:id="91118" w:author="VNCN E&amp;C - Đề xuất đàm phán" w:date="2026-10-16T13:00:00Z">
          <w:r>
            <w:rPr>
              <w:rFonts w:ascii="Times New Roman" w:hAnsi="Times New Roman" w:hint="eastAsia"/>
              <w:sz w:val="26"/>
              <w:szCs w:val="26"/>
            </w:rPr>
            <w:delText xml:space="preserve">ư</w:delText>
          </w:r>
        </w:del>
      </w:ins>
      <w:ins w:id="91121" w:author="Ban Kinh tế &amp; Quản lý Hợp đồng" w:date="2026-10-15T09:09:00Z">
        <w:del w:id="91120" w:author="VNCN E&amp;C - Đề xuất đàm phán" w:date="2026-10-16T13:00:00Z">
          <w:r>
            <w:rPr>
              <w:rFonts w:ascii="Times New Roman" w:hAnsi="Times New Roman"/>
              <w:sz w:val="26"/>
              <w:szCs w:val="26"/>
            </w:rPr>
            <w:delText xml:space="preserve"> </w:delText>
          </w:r>
        </w:del>
      </w:ins>
      <w:ins w:id="91123" w:author="Ban Kinh tế &amp; Quản lý Hợp đồng" w:date="2026-10-15T09:09:00Z">
        <w:del w:id="91122" w:author="VNCN E&amp;C - Đề xuất đàm phán" w:date="2026-10-16T13:00:00Z">
          <w:r>
            <w:rPr>
              <w:rFonts w:ascii="Times New Roman" w:hAnsi="Times New Roman" w:hint="eastAsia"/>
              <w:sz w:val="26"/>
              <w:szCs w:val="26"/>
            </w:rPr>
            <w:delText xml:space="preserve">đư</w:delText>
          </w:r>
        </w:del>
      </w:ins>
      <w:ins w:id="91125" w:author="Ban Kinh tế &amp; Quản lý Hợp đồng" w:date="2026-10-15T09:09:00Z">
        <w:del w:id="91124" w:author="VNCN E&amp;C - Đề xuất đàm phán" w:date="2026-10-16T13:00:00Z">
          <w:r>
            <w:rPr>
              <w:rFonts w:ascii="Times New Roman" w:hAnsi="Times New Roman"/>
              <w:sz w:val="26"/>
              <w:szCs w:val="26"/>
            </w:rPr>
            <w:delText xml:space="preserve">ợc </w:delText>
          </w:r>
        </w:del>
      </w:ins>
      <w:ins w:id="91127" w:author="Ban Kinh tế &amp; Quản lý Hợp đồng" w:date="2026-10-15T09:09:00Z">
        <w:del w:id="91126" w:author="VNCN E&amp;C - Đề xuất đàm phán" w:date="2026-10-16T13:00:00Z">
          <w:r>
            <w:rPr>
              <w:rFonts w:ascii="Times New Roman" w:hAnsi="Times New Roman" w:hint="eastAsia"/>
              <w:sz w:val="26"/>
              <w:szCs w:val="26"/>
            </w:rPr>
            <w:delText xml:space="preserve">đ</w:delText>
          </w:r>
        </w:del>
      </w:ins>
      <w:ins w:id="91129" w:author="Ban Kinh tế &amp; Quản lý Hợp đồng" w:date="2026-10-15T09:09:00Z">
        <w:del w:id="91128" w:author="VNCN E&amp;C - Đề xuất đàm phán" w:date="2026-10-16T13:00:00Z">
          <w:r>
            <w:rPr>
              <w:rFonts w:ascii="Times New Roman" w:hAnsi="Times New Roman"/>
              <w:sz w:val="26"/>
              <w:szCs w:val="26"/>
            </w:rPr>
            <w:delText xml:space="preserve">iều chỉnh giá: thép xây dựng, bê tông th</w:delText>
          </w:r>
        </w:del>
      </w:ins>
      <w:ins w:id="91131" w:author="Ban Kinh tế &amp; Quản lý Hợp đồng" w:date="2026-10-15T09:09:00Z">
        <w:del w:id="91130" w:author="VNCN E&amp;C - Đề xuất đàm phán" w:date="2026-10-16T13:00:00Z">
          <w:r>
            <w:rPr>
              <w:rFonts w:ascii="Times New Roman" w:hAnsi="Times New Roman" w:hint="eastAsia"/>
              <w:sz w:val="26"/>
              <w:szCs w:val="26"/>
            </w:rPr>
            <w:delText xml:space="preserve">ươ</w:delText>
          </w:r>
        </w:del>
      </w:ins>
      <w:ins w:id="91133" w:author="Ban Kinh tế &amp; Quản lý Hợp đồng" w:date="2026-10-15T09:09:00Z">
        <w:del w:id="91132" w:author="VNCN E&amp;C - Đề xuất đàm phán" w:date="2026-10-16T13:00:00Z">
          <w:r>
            <w:rPr>
              <w:rFonts w:ascii="Times New Roman" w:hAnsi="Times New Roman"/>
              <w:sz w:val="26"/>
              <w:szCs w:val="26"/>
            </w:rPr>
            <w:delText xml:space="preserve">ng phẩm;</w:delText>
          </w:r>
        </w:del>
      </w:ins>
    </w:p>
    <w:p w14:paraId="71C77085" w14:textId="6F645A96" w:rsidR="00002EA4" w:rsidRPr="00002EA4" w:rsidRDefault="00002EA4">
      <w:pPr>
        <w:pStyle w:val="ListParagraph"/>
        <w:numPr>
          <w:ilvl w:val="1"/>
          <w:numId w:val="54"/>
        </w:numPr>
        <w:tabs>
          <w:tab w:val="left" w:pos="709"/>
        </w:tabs>
        <w:spacing w:after="120"/>
        <w:ind w:left="1080"/>
        <w:jc w:val="both"/>
        <w:rPr>
          <w:ins w:id="515" w:author="Ban Kinh tế &amp; Quản lý Hợp đồng" w:date="2026-10-15T09:09:00Z"/>
          <w:del w:id="91161" w:author="VNCN E&amp;C - Đề xuất đàm phán" w:date="2026-10-16T13:00:00Z"/>
          <w:rFonts w:ascii="Times New Roman" w:hAnsi="Times New Roman"/>
          <w:sz w:val="26"/>
          <w:szCs w:val="26"/>
        </w:rPr>
        <w:pPrChange w:id="516" w:author="Ban Kinh tế &amp; Quản lý Hợp đồng" w:date="2026-10-15T09:17:00Z">
          <w:pPr>
            <w:tabs>
              <w:tab w:val="left" w:pos="709"/>
            </w:tabs>
            <w:spacing w:after="120" w:line="276" w:lineRule="auto"/>
            <w:jc w:val="both"/>
          </w:pPr>
        </w:pPrChange>
      </w:pPr>
      <w:ins w:id="91136" w:author="Ban Kinh tế &amp; Quản lý Hợp đồng" w:date="2026-10-15T09:09:00Z">
        <w:del w:id="91135" w:author="VNCN E&amp;C - Đề xuất đàm phán" w:date="2026-10-16T13:00:00Z">
          <w:r>
            <w:rPr>
              <w:rFonts w:ascii="Times New Roman" w:hAnsi="Times New Roman" w:hint="eastAsia"/>
              <w:sz w:val="26"/>
              <w:szCs w:val="26"/>
            </w:rPr>
            <w:delText xml:space="preserve">Đơ</w:delText>
          </w:r>
        </w:del>
      </w:ins>
      <w:ins w:id="91138" w:author="Ban Kinh tế &amp; Quản lý Hợp đồng" w:date="2026-10-15T09:09:00Z">
        <w:del w:id="91137" w:author="VNCN E&amp;C - Đề xuất đàm phán" w:date="2026-10-16T13:00:00Z">
          <w:r>
            <w:rPr>
              <w:rFonts w:ascii="Times New Roman" w:hAnsi="Times New Roman"/>
              <w:sz w:val="26"/>
              <w:szCs w:val="26"/>
            </w:rPr>
            <w:delText xml:space="preserve">n giá c</w:delText>
          </w:r>
        </w:del>
      </w:ins>
      <w:ins w:id="91140" w:author="Ban Kinh tế &amp; Quản lý Hợp đồng" w:date="2026-10-15T09:09:00Z">
        <w:del w:id="91139" w:author="VNCN E&amp;C - Đề xuất đàm phán" w:date="2026-10-16T13:00:00Z">
          <w:r>
            <w:rPr>
              <w:rFonts w:ascii="Times New Roman" w:hAnsi="Times New Roman" w:hint="eastAsia"/>
              <w:sz w:val="26"/>
              <w:szCs w:val="26"/>
            </w:rPr>
            <w:delText xml:space="preserve">ơ</w:delText>
          </w:r>
        </w:del>
      </w:ins>
      <w:ins w:id="91142" w:author="Ban Kinh tế &amp; Quản lý Hợp đồng" w:date="2026-10-15T09:09:00Z">
        <w:del w:id="91141" w:author="VNCN E&amp;C - Đề xuất đàm phán" w:date="2026-10-16T13:00:00Z">
          <w:r>
            <w:rPr>
              <w:rFonts w:ascii="Times New Roman" w:hAnsi="Times New Roman"/>
              <w:sz w:val="26"/>
              <w:szCs w:val="26"/>
            </w:rPr>
            <w:delText xml:space="preserve"> sở: </w:delText>
          </w:r>
        </w:del>
      </w:ins>
      <w:ins w:id="91144" w:author="Ban Kinh tế &amp; Quản lý Hợp đồng" w:date="2026-10-15T09:09:00Z">
        <w:del w:id="91143" w:author="VNCN E&amp;C - Đề xuất đàm phán" w:date="2026-10-16T13:00:00Z">
          <w:r>
            <w:rPr>
              <w:rFonts w:ascii="Times New Roman" w:hAnsi="Times New Roman" w:hint="eastAsia"/>
              <w:sz w:val="26"/>
              <w:szCs w:val="26"/>
            </w:rPr>
            <w:delText xml:space="preserve">Đư</w:delText>
          </w:r>
        </w:del>
      </w:ins>
      <w:ins w:id="91146" w:author="Ban Kinh tế &amp; Quản lý Hợp đồng" w:date="2026-10-15T09:09:00Z">
        <w:del w:id="91145" w:author="VNCN E&amp;C - Đề xuất đàm phán" w:date="2026-10-16T13:00:00Z">
          <w:r>
            <w:rPr>
              <w:rFonts w:ascii="Times New Roman" w:hAnsi="Times New Roman"/>
              <w:sz w:val="26"/>
              <w:szCs w:val="26"/>
            </w:rPr>
            <w:delText xml:space="preserve">ợc xác </w:delText>
          </w:r>
        </w:del>
      </w:ins>
      <w:ins w:id="91148" w:author="Ban Kinh tế &amp; Quản lý Hợp đồng" w:date="2026-10-15T09:09:00Z">
        <w:del w:id="91147" w:author="VNCN E&amp;C - Đề xuất đàm phán" w:date="2026-10-16T13:00:00Z">
          <w:r>
            <w:rPr>
              <w:rFonts w:ascii="Times New Roman" w:hAnsi="Times New Roman" w:hint="eastAsia"/>
              <w:sz w:val="26"/>
              <w:szCs w:val="26"/>
            </w:rPr>
            <w:delText xml:space="preserve">đ</w:delText>
          </w:r>
        </w:del>
      </w:ins>
      <w:ins w:id="91150" w:author="Ban Kinh tế &amp; Quản lý Hợp đồng" w:date="2026-10-15T09:09:00Z">
        <w:del w:id="91149" w:author="VNCN E&amp;C - Đề xuất đàm phán" w:date="2026-10-16T13:00:00Z">
          <w:r>
            <w:rPr>
              <w:rFonts w:ascii="Times New Roman" w:hAnsi="Times New Roman"/>
              <w:sz w:val="26"/>
              <w:szCs w:val="26"/>
            </w:rPr>
            <w:delText xml:space="preserve">ịnh </w:delText>
          </w:r>
        </w:del>
      </w:ins>
      <w:ins w:id="91152" w:author="Ban Kinh tế &amp; Quản lý Hợp đồng" w:date="2026-10-15T09:16:00Z">
        <w:del w:id="91151" w:author="VNCN E&amp;C - Đề xuất đàm phán" w:date="2026-10-16T13:00:00Z">
          <w:r>
            <w:rPr>
              <w:rFonts w:ascii="Times New Roman" w:hAnsi="Times New Roman"/>
              <w:sz w:val="26"/>
              <w:szCs w:val="26"/>
            </w:rPr>
            <w:delText xml:space="preserve">theo phụ lục </w:delText>
          </w:r>
        </w:del>
      </w:ins>
      <w:ins w:id="91154" w:author="Ban Kinh tế &amp; Quản lý Hợp đồng" w:date="2026-10-15T09:09:00Z">
        <w:del w:id="91153" w:author="VNCN E&amp;C - Đề xuất đàm phán" w:date="2026-10-16T13:00:00Z">
          <w:r>
            <w:rPr>
              <w:rFonts w:ascii="Times New Roman" w:hAnsi="Times New Roman" w:hint="eastAsia"/>
              <w:sz w:val="26"/>
              <w:szCs w:val="26"/>
            </w:rPr>
            <w:delText xml:space="preserve">đí</w:delText>
          </w:r>
        </w:del>
      </w:ins>
      <w:ins w:id="91156" w:author="Ban Kinh tế &amp; Quản lý Hợp đồng" w:date="2026-10-15T09:09:00Z">
        <w:del w:id="91155" w:author="VNCN E&amp;C - Đề xuất đàm phán" w:date="2026-10-16T13:00:00Z">
          <w:r>
            <w:rPr>
              <w:rFonts w:ascii="Times New Roman" w:hAnsi="Times New Roman"/>
              <w:sz w:val="26"/>
              <w:szCs w:val="26"/>
            </w:rPr>
            <w:delText xml:space="preserve">nh kèm hợp </w:delText>
          </w:r>
        </w:del>
      </w:ins>
      <w:ins w:id="91158" w:author="Ban Kinh tế &amp; Quản lý Hợp đồng" w:date="2026-10-15T09:09:00Z">
        <w:del w:id="91157" w:author="VNCN E&amp;C - Đề xuất đàm phán" w:date="2026-10-16T13:00:00Z">
          <w:r>
            <w:rPr>
              <w:rFonts w:ascii="Times New Roman" w:hAnsi="Times New Roman" w:hint="eastAsia"/>
              <w:sz w:val="26"/>
              <w:szCs w:val="26"/>
            </w:rPr>
            <w:delText xml:space="preserve">đ</w:delText>
          </w:r>
        </w:del>
      </w:ins>
      <w:ins w:id="91160" w:author="Ban Kinh tế &amp; Quản lý Hợp đồng" w:date="2026-10-15T09:09:00Z">
        <w:del w:id="91159" w:author="VNCN E&amp;C - Đề xuất đàm phán" w:date="2026-10-16T13:00:00Z">
          <w:r>
            <w:rPr>
              <w:rFonts w:ascii="Times New Roman" w:hAnsi="Times New Roman"/>
              <w:sz w:val="26"/>
              <w:szCs w:val="26"/>
            </w:rPr>
            <w:delText xml:space="preserve">ồng này;</w:delText>
          </w:r>
        </w:del>
      </w:ins>
    </w:p>
    <w:p w14:paraId="0B349322" w14:textId="7785E3FF" w:rsidR="00002EA4" w:rsidRPr="00002EA4" w:rsidRDefault="00002EA4">
      <w:pPr>
        <w:pStyle w:val="ListParagraph"/>
        <w:numPr>
          <w:ilvl w:val="1"/>
          <w:numId w:val="54"/>
        </w:numPr>
        <w:tabs>
          <w:tab w:val="left" w:pos="709"/>
        </w:tabs>
        <w:spacing w:after="120"/>
        <w:ind w:left="1080"/>
        <w:jc w:val="both"/>
        <w:rPr>
          <w:ins w:id="520" w:author="Ban Kinh tế &amp; Quản lý Hợp đồng" w:date="2026-10-15T09:09:00Z"/>
          <w:del w:id="91200" w:author="VNCN E&amp;C - Đề xuất đàm phán" w:date="2026-10-16T13:00:00Z"/>
          <w:rFonts w:ascii="Times New Roman" w:hAnsi="Times New Roman"/>
          <w:sz w:val="26"/>
          <w:szCs w:val="26"/>
        </w:rPr>
        <w:pPrChange w:id="521" w:author="Ban Kinh tế &amp; Quản lý Hợp đồng" w:date="2026-10-15T09:17:00Z">
          <w:pPr>
            <w:tabs>
              <w:tab w:val="left" w:pos="709"/>
            </w:tabs>
            <w:spacing w:after="120" w:line="276" w:lineRule="auto"/>
            <w:jc w:val="both"/>
          </w:pPr>
        </w:pPrChange>
      </w:pPr>
      <w:ins w:id="91163" w:author="Ban Kinh tế &amp; Quản lý Hợp đồng" w:date="2026-10-15T09:09:00Z">
        <w:del w:id="91162" w:author="VNCN E&amp;C - Đề xuất đàm phán" w:date="2026-10-16T13:00:00Z">
          <w:r>
            <w:rPr>
              <w:rFonts w:ascii="Times New Roman" w:hAnsi="Times New Roman"/>
              <w:sz w:val="26"/>
              <w:szCs w:val="26"/>
            </w:rPr>
            <w:delText xml:space="preserve">Nguồn xác </w:delText>
          </w:r>
        </w:del>
      </w:ins>
      <w:ins w:id="91165" w:author="Ban Kinh tế &amp; Quản lý Hợp đồng" w:date="2026-10-15T09:09:00Z">
        <w:del w:id="91164" w:author="VNCN E&amp;C - Đề xuất đàm phán" w:date="2026-10-16T13:00:00Z">
          <w:r>
            <w:rPr>
              <w:rFonts w:ascii="Times New Roman" w:hAnsi="Times New Roman" w:hint="eastAsia"/>
              <w:sz w:val="26"/>
              <w:szCs w:val="26"/>
            </w:rPr>
            <w:delText xml:space="preserve">đ</w:delText>
          </w:r>
        </w:del>
      </w:ins>
      <w:ins w:id="91167" w:author="Ban Kinh tế &amp; Quản lý Hợp đồng" w:date="2026-10-15T09:09:00Z">
        <w:del w:id="91166" w:author="VNCN E&amp;C - Đề xuất đàm phán" w:date="2026-10-16T13:00:00Z">
          <w:r>
            <w:rPr>
              <w:rFonts w:ascii="Times New Roman" w:hAnsi="Times New Roman"/>
              <w:sz w:val="26"/>
              <w:szCs w:val="26"/>
            </w:rPr>
            <w:delText xml:space="preserve">ịnh </w:delText>
          </w:r>
        </w:del>
      </w:ins>
      <w:ins w:id="91169" w:author="Ban Kinh tế &amp; Quản lý Hợp đồng" w:date="2026-10-15T09:09:00Z">
        <w:del w:id="91168" w:author="VNCN E&amp;C - Đề xuất đàm phán" w:date="2026-10-16T13:00:00Z">
          <w:r>
            <w:rPr>
              <w:rFonts w:ascii="Times New Roman" w:hAnsi="Times New Roman" w:hint="eastAsia"/>
              <w:sz w:val="26"/>
              <w:szCs w:val="26"/>
            </w:rPr>
            <w:delText xml:space="preserve">đơ</w:delText>
          </w:r>
        </w:del>
      </w:ins>
      <w:ins w:id="91171" w:author="Ban Kinh tế &amp; Quản lý Hợp đồng" w:date="2026-10-15T09:09:00Z">
        <w:del w:id="91170" w:author="VNCN E&amp;C - Đề xuất đàm phán" w:date="2026-10-16T13:00:00Z">
          <w:r>
            <w:rPr>
              <w:rFonts w:ascii="Times New Roman" w:hAnsi="Times New Roman"/>
              <w:sz w:val="26"/>
              <w:szCs w:val="26"/>
            </w:rPr>
            <w:delText xml:space="preserve">n giá vật t</w:delText>
          </w:r>
        </w:del>
      </w:ins>
      <w:ins w:id="91173" w:author="Ban Kinh tế &amp; Quản lý Hợp đồng" w:date="2026-10-15T09:09:00Z">
        <w:del w:id="91172" w:author="VNCN E&amp;C - Đề xuất đàm phán" w:date="2026-10-16T13:00:00Z">
          <w:r>
            <w:rPr>
              <w:rFonts w:ascii="Times New Roman" w:hAnsi="Times New Roman" w:hint="eastAsia"/>
              <w:sz w:val="26"/>
              <w:szCs w:val="26"/>
            </w:rPr>
            <w:delText xml:space="preserve">ư</w:delText>
          </w:r>
        </w:del>
      </w:ins>
      <w:ins w:id="91175" w:author="Ban Kinh tế &amp; Quản lý Hợp đồng" w:date="2026-10-15T09:09:00Z">
        <w:del w:id="91174" w:author="VNCN E&amp;C - Đề xuất đàm phán" w:date="2026-10-16T13:00:00Z">
          <w:r>
            <w:rPr>
              <w:rFonts w:ascii="Times New Roman" w:hAnsi="Times New Roman"/>
              <w:sz w:val="26"/>
              <w:szCs w:val="26"/>
            </w:rPr>
            <w:delText xml:space="preserve"> </w:delText>
          </w:r>
        </w:del>
      </w:ins>
      <w:ins w:id="91177" w:author="Ban Kinh tế &amp; Quản lý Hợp đồng" w:date="2026-10-15T09:09:00Z">
        <w:del w:id="91176" w:author="VNCN E&amp;C - Đề xuất đàm phán" w:date="2026-10-16T13:00:00Z">
          <w:r>
            <w:rPr>
              <w:rFonts w:ascii="Times New Roman" w:hAnsi="Times New Roman" w:hint="eastAsia"/>
              <w:sz w:val="26"/>
              <w:szCs w:val="26"/>
            </w:rPr>
            <w:delText xml:space="preserve">đ</w:delText>
          </w:r>
        </w:del>
      </w:ins>
      <w:ins w:id="91179" w:author="Ban Kinh tế &amp; Quản lý Hợp đồng" w:date="2026-10-15T09:09:00Z">
        <w:del w:id="91178" w:author="VNCN E&amp;C - Đề xuất đàm phán" w:date="2026-10-16T13:00:00Z">
          <w:r>
            <w:rPr>
              <w:rFonts w:ascii="Times New Roman" w:hAnsi="Times New Roman"/>
              <w:sz w:val="26"/>
              <w:szCs w:val="26"/>
            </w:rPr>
            <w:delText xml:space="preserve">ầu vào:</w:delText>
          </w:r>
        </w:del>
      </w:ins>
      <w:ins w:id="91181" w:author="Ban Kinh tế &amp; Quản lý Hợp đồng" w:date="2026-10-15T09:20:00Z">
        <w:del w:id="91180" w:author="VNCN E&amp;C - Đề xuất đàm phán" w:date="2026-10-16T13:00:00Z">
          <w:r>
            <w:rPr>
              <w:rFonts w:ascii="Times New Roman" w:hAnsi="Times New Roman"/>
              <w:sz w:val="26"/>
              <w:szCs w:val="26"/>
              <w:lang w:val="en-US"/>
            </w:rPr>
            <w:delText xml:space="preserve"> Theo</w:delText>
          </w:r>
        </w:del>
      </w:ins>
      <w:ins w:id="91183" w:author="Ban Kinh tế &amp; Quản lý Hợp đồng" w:date="2026-10-15T09:09:00Z">
        <w:del w:id="91182" w:author="VNCN E&amp;C - Đề xuất đàm phán" w:date="2026-10-16T13:00:00Z">
          <w:r>
            <w:rPr>
              <w:rFonts w:ascii="Times New Roman" w:hAnsi="Times New Roman"/>
              <w:sz w:val="26"/>
              <w:szCs w:val="26"/>
            </w:rPr>
            <w:delText xml:space="preserve"> Thông báo giá của nhà sản xuất, nhà cung cấp </w:delText>
          </w:r>
        </w:del>
      </w:ins>
      <w:ins w:id="91185" w:author="Ban Kinh tế &amp; Quản lý Hợp đồng" w:date="2026-10-15T09:09:00Z">
        <w:del w:id="91184" w:author="VNCN E&amp;C - Đề xuất đàm phán" w:date="2026-10-16T13:00:00Z">
          <w:r>
            <w:rPr>
              <w:rFonts w:ascii="Times New Roman" w:hAnsi="Times New Roman" w:hint="eastAsia"/>
              <w:sz w:val="26"/>
              <w:szCs w:val="26"/>
            </w:rPr>
            <w:delText xml:space="preserve">đã</w:delText>
          </w:r>
        </w:del>
      </w:ins>
      <w:ins w:id="91187" w:author="Ban Kinh tế &amp; Quản lý Hợp đồng" w:date="2026-10-15T09:09:00Z">
        <w:del w:id="91186" w:author="VNCN E&amp;C - Đề xuất đàm phán" w:date="2026-10-16T13:00:00Z">
          <w:r>
            <w:rPr>
              <w:rFonts w:ascii="Times New Roman" w:hAnsi="Times New Roman"/>
              <w:sz w:val="26"/>
              <w:szCs w:val="26"/>
            </w:rPr>
            <w:delText xml:space="preserve"> </w:delText>
          </w:r>
        </w:del>
      </w:ins>
      <w:ins w:id="91189" w:author="Ban Kinh tế &amp; Quản lý Hợp đồng" w:date="2026-10-15T09:09:00Z">
        <w:del w:id="91188" w:author="VNCN E&amp;C - Đề xuất đàm phán" w:date="2026-10-16T13:00:00Z">
          <w:r>
            <w:rPr>
              <w:rFonts w:ascii="Times New Roman" w:hAnsi="Times New Roman" w:hint="eastAsia"/>
              <w:sz w:val="26"/>
              <w:szCs w:val="26"/>
            </w:rPr>
            <w:delText xml:space="preserve">đư</w:delText>
          </w:r>
        </w:del>
      </w:ins>
      <w:ins w:id="91191" w:author="Ban Kinh tế &amp; Quản lý Hợp đồng" w:date="2026-10-15T09:09:00Z">
        <w:del w:id="91190" w:author="VNCN E&amp;C - Đề xuất đàm phán" w:date="2026-10-16T13:00:00Z">
          <w:r>
            <w:rPr>
              <w:rFonts w:ascii="Times New Roman" w:hAnsi="Times New Roman"/>
              <w:sz w:val="26"/>
              <w:szCs w:val="26"/>
            </w:rPr>
            <w:delText xml:space="preserve">ợc Bên A chấp thuận theo quy </w:delText>
          </w:r>
        </w:del>
      </w:ins>
      <w:ins w:id="91193" w:author="Ban Kinh tế &amp; Quản lý Hợp đồng" w:date="2026-10-15T09:09:00Z">
        <w:del w:id="91192" w:author="VNCN E&amp;C - Đề xuất đàm phán" w:date="2026-10-16T13:00:00Z">
          <w:r>
            <w:rPr>
              <w:rFonts w:ascii="Times New Roman" w:hAnsi="Times New Roman" w:hint="eastAsia"/>
              <w:sz w:val="26"/>
              <w:szCs w:val="26"/>
            </w:rPr>
            <w:delText xml:space="preserve">đ</w:delText>
          </w:r>
        </w:del>
      </w:ins>
      <w:ins w:id="91195" w:author="Ban Kinh tế &amp; Quản lý Hợp đồng" w:date="2026-10-15T09:09:00Z">
        <w:del w:id="91194" w:author="VNCN E&amp;C - Đề xuất đàm phán" w:date="2026-10-16T13:00:00Z">
          <w:r>
            <w:rPr>
              <w:rFonts w:ascii="Times New Roman" w:hAnsi="Times New Roman"/>
              <w:sz w:val="26"/>
              <w:szCs w:val="26"/>
            </w:rPr>
            <w:delText xml:space="preserve">ịnh của Hợp </w:delText>
          </w:r>
        </w:del>
      </w:ins>
      <w:ins w:id="91197" w:author="Ban Kinh tế &amp; Quản lý Hợp đồng" w:date="2026-10-15T09:09:00Z">
        <w:del w:id="91196" w:author="VNCN E&amp;C - Đề xuất đàm phán" w:date="2026-10-16T13:00:00Z">
          <w:r>
            <w:rPr>
              <w:rFonts w:ascii="Times New Roman" w:hAnsi="Times New Roman" w:hint="eastAsia"/>
              <w:sz w:val="26"/>
              <w:szCs w:val="26"/>
            </w:rPr>
            <w:delText xml:space="preserve">đ</w:delText>
          </w:r>
        </w:del>
      </w:ins>
      <w:ins w:id="91199" w:author="Ban Kinh tế &amp; Quản lý Hợp đồng" w:date="2026-10-15T09:09:00Z">
        <w:del w:id="91198" w:author="VNCN E&amp;C - Đề xuất đàm phán" w:date="2026-10-16T13:00:00Z">
          <w:r>
            <w:rPr>
              <w:rFonts w:ascii="Times New Roman" w:hAnsi="Times New Roman"/>
              <w:sz w:val="26"/>
              <w:szCs w:val="26"/>
            </w:rPr>
            <w:delText xml:space="preserve">ồng này.</w:delText>
          </w:r>
        </w:del>
      </w:ins>
    </w:p>
    <w:p w14:paraId="7AFD39B8" w14:textId="55B1E5A4" w:rsidR="00002EA4" w:rsidRPr="00002EA4" w:rsidRDefault="00002EA4">
      <w:pPr>
        <w:pStyle w:val="ListParagraph"/>
        <w:numPr>
          <w:ilvl w:val="1"/>
          <w:numId w:val="54"/>
        </w:numPr>
        <w:tabs>
          <w:tab w:val="left" w:pos="709"/>
        </w:tabs>
        <w:spacing w:after="120"/>
        <w:ind w:left="1080"/>
        <w:jc w:val="both"/>
        <w:rPr>
          <w:ins w:id="525" w:author="Ban Kinh tế &amp; Quản lý Hợp đồng" w:date="2026-10-15T09:09:00Z"/>
          <w:del w:id="91211" w:author="VNCN E&amp;C - Đề xuất đàm phán" w:date="2026-10-16T13:00:00Z"/>
          <w:rFonts w:ascii="Times New Roman" w:hAnsi="Times New Roman"/>
          <w:sz w:val="26"/>
          <w:szCs w:val="26"/>
        </w:rPr>
        <w:pPrChange w:id="526" w:author="Ban Kinh tế &amp; Quản lý Hợp đồng" w:date="2026-10-15T09:17:00Z">
          <w:pPr>
            <w:tabs>
              <w:tab w:val="left" w:pos="709"/>
            </w:tabs>
            <w:spacing w:after="120" w:line="276" w:lineRule="auto"/>
            <w:jc w:val="both"/>
          </w:pPr>
        </w:pPrChange>
      </w:pPr>
      <w:ins w:id="91202" w:author="Ban Kinh tế &amp; Quản lý Hợp đồng" w:date="2026-10-15T09:09:00Z">
        <w:del w:id="91201" w:author="VNCN E&amp;C - Đề xuất đàm phán" w:date="2026-10-16T13:00:00Z">
          <w:r>
            <w:rPr>
              <w:rFonts w:ascii="Times New Roman" w:hAnsi="Times New Roman"/>
              <w:sz w:val="26"/>
              <w:szCs w:val="26"/>
            </w:rPr>
            <w:delText xml:space="preserve">Ph</w:delText>
          </w:r>
        </w:del>
      </w:ins>
      <w:ins w:id="91204" w:author="Ban Kinh tế &amp; Quản lý Hợp đồng" w:date="2026-10-15T09:09:00Z">
        <w:del w:id="91203" w:author="VNCN E&amp;C - Đề xuất đàm phán" w:date="2026-10-16T13:00:00Z">
          <w:r>
            <w:rPr>
              <w:rFonts w:ascii="Times New Roman" w:hAnsi="Times New Roman" w:hint="eastAsia"/>
              <w:sz w:val="26"/>
              <w:szCs w:val="26"/>
            </w:rPr>
            <w:delText xml:space="preserve">ươ</w:delText>
          </w:r>
        </w:del>
      </w:ins>
      <w:ins w:id="91206" w:author="Ban Kinh tế &amp; Quản lý Hợp đồng" w:date="2026-10-15T09:09:00Z">
        <w:del w:id="91205" w:author="VNCN E&amp;C - Đề xuất đàm phán" w:date="2026-10-16T13:00:00Z">
          <w:r>
            <w:rPr>
              <w:rFonts w:ascii="Times New Roman" w:hAnsi="Times New Roman"/>
              <w:sz w:val="26"/>
              <w:szCs w:val="26"/>
            </w:rPr>
            <w:delText xml:space="preserve">ng pháp tính giá trị </w:delText>
          </w:r>
        </w:del>
      </w:ins>
      <w:ins w:id="91208" w:author="Ban Kinh tế &amp; Quản lý Hợp đồng" w:date="2026-10-15T09:09:00Z">
        <w:del w:id="91207" w:author="VNCN E&amp;C - Đề xuất đàm phán" w:date="2026-10-16T13:00:00Z">
          <w:r>
            <w:rPr>
              <w:rFonts w:ascii="Times New Roman" w:hAnsi="Times New Roman" w:hint="eastAsia"/>
              <w:sz w:val="26"/>
              <w:szCs w:val="26"/>
            </w:rPr>
            <w:delText xml:space="preserve">đ</w:delText>
          </w:r>
        </w:del>
      </w:ins>
      <w:ins w:id="91210" w:author="Ban Kinh tế &amp; Quản lý Hợp đồng" w:date="2026-10-15T09:09:00Z">
        <w:del w:id="91209" w:author="VNCN E&amp;C - Đề xuất đàm phán" w:date="2026-10-16T13:00:00Z">
          <w:r>
            <w:rPr>
              <w:rFonts w:ascii="Times New Roman" w:hAnsi="Times New Roman"/>
              <w:sz w:val="26"/>
              <w:szCs w:val="26"/>
            </w:rPr>
            <w:delText xml:space="preserve">iều chỉnh:</w:delText>
          </w:r>
        </w:del>
      </w:ins>
    </w:p>
    <w:p w14:paraId="5F9C34CA" w14:textId="77777777" w:rsidR="00002EA4" w:rsidRPr="00002EA4" w:rsidRDefault="00002EA4">
      <w:pPr>
        <w:tabs>
          <w:tab w:val="left" w:pos="709"/>
        </w:tabs>
        <w:spacing w:after="120"/>
        <w:ind w:left="1980" w:hanging="360"/>
        <w:jc w:val="both"/>
        <w:rPr>
          <w:ins w:id="528" w:author="Ban Kinh tế &amp; Quản lý Hợp đồng" w:date="2026-10-15T09:09:00Z"/>
          <w:del w:id="91218" w:author="VNCN E&amp;C - Đề xuất đàm phán" w:date="2026-10-16T13:00:00Z"/>
          <w:rFonts w:ascii="Times New Roman" w:hAnsi="Times New Roman"/>
          <w:sz w:val="26"/>
          <w:szCs w:val="26"/>
        </w:rPr>
        <w:pPrChange w:id="529" w:author="Ban Kinh tế &amp; Quản lý Hợp đồng" w:date="2026-10-15T09:21:00Z">
          <w:pPr>
            <w:tabs>
              <w:tab w:val="left" w:pos="709"/>
            </w:tabs>
            <w:spacing w:after="120" w:line="276" w:lineRule="auto"/>
            <w:jc w:val="both"/>
          </w:pPr>
        </w:pPrChange>
      </w:pPr>
      <w:ins w:id="91213" w:author="Ban Kinh tế &amp; Quản lý Hợp đồng" w:date="2026-10-15T09:09:00Z">
        <w:del w:id="91212" w:author="VNCN E&amp;C - Đề xuất đàm phán" w:date="2026-10-16T13:00:00Z">
          <w:r>
            <w:rPr>
              <w:rFonts w:ascii="Times New Roman" w:hAnsi="Times New Roman"/>
              <w:sz w:val="26"/>
              <w:szCs w:val="26"/>
            </w:rPr>
            <w:delText xml:space="preserve">Công thức tính giá trị </w:delText>
          </w:r>
        </w:del>
      </w:ins>
      <w:ins w:id="91215" w:author="Ban Kinh tế &amp; Quản lý Hợp đồng" w:date="2026-10-15T09:09:00Z">
        <w:del w:id="91214" w:author="VNCN E&amp;C - Đề xuất đàm phán" w:date="2026-10-16T13:00:00Z">
          <w:r>
            <w:rPr>
              <w:rFonts w:ascii="Times New Roman" w:hAnsi="Times New Roman" w:hint="eastAsia"/>
              <w:sz w:val="26"/>
              <w:szCs w:val="26"/>
            </w:rPr>
            <w:delText xml:space="preserve">đ</w:delText>
          </w:r>
        </w:del>
      </w:ins>
      <w:ins w:id="91217" w:author="Ban Kinh tế &amp; Quản lý Hợp đồng" w:date="2026-10-15T09:09:00Z">
        <w:del w:id="91216" w:author="VNCN E&amp;C - Đề xuất đàm phán" w:date="2026-10-16T13:00:00Z">
          <w:r>
            <w:rPr>
              <w:rFonts w:ascii="Times New Roman" w:hAnsi="Times New Roman"/>
              <w:sz w:val="26"/>
              <w:szCs w:val="26"/>
            </w:rPr>
            <w:delText xml:space="preserve">iều chỉnh:</w:delText>
          </w:r>
        </w:del>
      </w:ins>
    </w:p>
    <w:p w14:paraId="06A2076C" w14:textId="77777777" w:rsidR="00002EA4" w:rsidRPr="00002EA4" w:rsidRDefault="00002EA4">
      <w:pPr>
        <w:tabs>
          <w:tab w:val="left" w:pos="709"/>
        </w:tabs>
        <w:spacing w:after="120"/>
        <w:ind w:left="1980" w:hanging="360"/>
        <w:jc w:val="both"/>
        <w:rPr>
          <w:ins w:id="531" w:author="Ban Kinh tế &amp; Quản lý Hợp đồng" w:date="2026-10-15T09:09:00Z"/>
          <w:del w:id="91225" w:author="VNCN E&amp;C - Đề xuất đàm phán" w:date="2026-10-16T13:00:00Z"/>
          <w:rFonts w:ascii="Times New Roman" w:hAnsi="Times New Roman"/>
          <w:sz w:val="26"/>
          <w:szCs w:val="26"/>
        </w:rPr>
        <w:pPrChange w:id="532" w:author="Ban Kinh tế &amp; Quản lý Hợp đồng" w:date="2026-10-15T09:21:00Z">
          <w:pPr>
            <w:tabs>
              <w:tab w:val="left" w:pos="709"/>
            </w:tabs>
            <w:spacing w:after="120" w:line="276" w:lineRule="auto"/>
            <w:jc w:val="both"/>
          </w:pPr>
        </w:pPrChange>
      </w:pPr>
      <w:ins w:id="91220" w:author="Ban Kinh tế &amp; Quản lý Hợp đồng" w:date="2026-10-15T09:09:00Z">
        <w:del w:id="91219" w:author="VNCN E&amp;C - Đề xuất đàm phán" w:date="2026-10-16T13:00:00Z">
          <w:r>
            <w:rPr>
              <w:rFonts w:ascii="Times New Roman" w:hAnsi="Times New Roman"/>
              <w:sz w:val="26"/>
              <w:szCs w:val="26"/>
            </w:rPr>
            <w:delText xml:space="preserve">GT</w:delText>
          </w:r>
        </w:del>
      </w:ins>
      <w:ins w:id="91222" w:author="Ban Kinh tế &amp; Quản lý Hợp đồng" w:date="2026-10-15T09:09:00Z">
        <w:del w:id="91221" w:author="VNCN E&amp;C - Đề xuất đàm phán" w:date="2026-10-16T13:00:00Z">
          <w:r>
            <w:rPr>
              <w:rFonts w:ascii="Times New Roman" w:hAnsi="Times New Roman" w:hint="eastAsia"/>
              <w:sz w:val="26"/>
              <w:szCs w:val="26"/>
            </w:rPr>
            <w:delText xml:space="preserve">Đ</w:delText>
          </w:r>
        </w:del>
      </w:ins>
      <w:ins w:id="91224" w:author="Ban Kinh tế &amp; Quản lý Hợp đồng" w:date="2026-10-15T09:09:00Z">
        <w:del w:id="91223" w:author="VNCN E&amp;C - Đề xuất đàm phán" w:date="2026-10-16T13:00:00Z">
          <w:r>
            <w:rPr>
              <w:rFonts w:ascii="Times New Roman" w:hAnsi="Times New Roman"/>
              <w:sz w:val="26"/>
              <w:szCs w:val="26"/>
            </w:rPr>
            <w:delText xml:space="preserve">C= (Gt - Gc x (100% + D)) x Q</w:delText>
          </w:r>
        </w:del>
      </w:ins>
    </w:p>
    <w:p w14:paraId="11036C24" w14:textId="77777777" w:rsidR="00002EA4" w:rsidRPr="00002EA4" w:rsidRDefault="00002EA4">
      <w:pPr>
        <w:tabs>
          <w:tab w:val="left" w:pos="709"/>
        </w:tabs>
        <w:spacing w:after="120"/>
        <w:ind w:left="1980" w:hanging="360"/>
        <w:jc w:val="both"/>
        <w:rPr>
          <w:ins w:id="534" w:author="Ban Kinh tế &amp; Quản lý Hợp đồng" w:date="2026-10-15T09:09:00Z"/>
          <w:del w:id="91232" w:author="VNCN E&amp;C - Đề xuất đàm phán" w:date="2026-10-16T13:00:00Z"/>
          <w:rFonts w:ascii="Times New Roman" w:hAnsi="Times New Roman"/>
          <w:sz w:val="26"/>
          <w:szCs w:val="26"/>
        </w:rPr>
        <w:pPrChange w:id="535" w:author="Ban Kinh tế &amp; Quản lý Hợp đồng" w:date="2026-10-15T09:21:00Z">
          <w:pPr>
            <w:tabs>
              <w:tab w:val="left" w:pos="709"/>
            </w:tabs>
            <w:spacing w:after="120" w:line="276" w:lineRule="auto"/>
            <w:jc w:val="both"/>
          </w:pPr>
        </w:pPrChange>
      </w:pPr>
      <w:ins w:id="91227" w:author="Ban Kinh tế &amp; Quản lý Hợp đồng" w:date="2026-10-15T09:09:00Z">
        <w:del w:id="91226" w:author="VNCN E&amp;C - Đề xuất đàm phán" w:date="2026-10-16T13:00:00Z">
          <w:r>
            <w:rPr>
              <w:rFonts w:ascii="Times New Roman" w:hAnsi="Times New Roman"/>
              <w:sz w:val="26"/>
              <w:szCs w:val="26"/>
            </w:rPr>
            <w:delText xml:space="preserve">Trong </w:delText>
          </w:r>
        </w:del>
      </w:ins>
      <w:ins w:id="91229" w:author="Ban Kinh tế &amp; Quản lý Hợp đồng" w:date="2026-10-15T09:09:00Z">
        <w:del w:id="91228" w:author="VNCN E&amp;C - Đề xuất đàm phán" w:date="2026-10-16T13:00:00Z">
          <w:r>
            <w:rPr>
              <w:rFonts w:ascii="Times New Roman" w:hAnsi="Times New Roman" w:hint="eastAsia"/>
              <w:sz w:val="26"/>
              <w:szCs w:val="26"/>
            </w:rPr>
            <w:delText xml:space="preserve">đó</w:delText>
          </w:r>
        </w:del>
      </w:ins>
      <w:ins w:id="91231" w:author="Ban Kinh tế &amp; Quản lý Hợp đồng" w:date="2026-10-15T09:09:00Z">
        <w:del w:id="91230" w:author="VNCN E&amp;C - Đề xuất đàm phán" w:date="2026-10-16T13:00:00Z">
          <w:r>
            <w:rPr>
              <w:rFonts w:ascii="Times New Roman" w:hAnsi="Times New Roman"/>
              <w:sz w:val="26"/>
              <w:szCs w:val="26"/>
            </w:rPr>
            <w:delText xml:space="preserve">: </w:delText>
          </w:r>
        </w:del>
      </w:ins>
    </w:p>
    <w:p w14:paraId="4B585381" w14:textId="77777777" w:rsidR="00002EA4" w:rsidRPr="00002EA4" w:rsidRDefault="00002EA4">
      <w:pPr>
        <w:tabs>
          <w:tab w:val="left" w:pos="709"/>
        </w:tabs>
        <w:spacing w:after="120"/>
        <w:ind w:left="1980" w:hanging="360"/>
        <w:jc w:val="both"/>
        <w:rPr>
          <w:ins w:id="537" w:author="Ban Kinh tế &amp; Quản lý Hợp đồng" w:date="2026-10-15T09:09:00Z"/>
          <w:del w:id="91243" w:author="VNCN E&amp;C - Đề xuất đàm phán" w:date="2026-10-16T13:00:00Z"/>
          <w:rFonts w:ascii="Times New Roman" w:hAnsi="Times New Roman"/>
          <w:sz w:val="26"/>
          <w:szCs w:val="26"/>
        </w:rPr>
        <w:pPrChange w:id="538" w:author="Ban Kinh tế &amp; Quản lý Hợp đồng" w:date="2026-10-15T09:21:00Z">
          <w:pPr>
            <w:tabs>
              <w:tab w:val="left" w:pos="709"/>
            </w:tabs>
            <w:spacing w:after="120" w:line="276" w:lineRule="auto"/>
            <w:jc w:val="both"/>
          </w:pPr>
        </w:pPrChange>
      </w:pPr>
      <w:ins w:id="91234" w:author="Ban Kinh tế &amp; Quản lý Hợp đồng" w:date="2026-10-15T09:09:00Z">
        <w:del w:id="91233" w:author="VNCN E&amp;C - Đề xuất đàm phán" w:date="2026-10-16T13:00:00Z">
          <w:r>
            <w:rPr>
              <w:rFonts w:ascii="Times New Roman" w:hAnsi="Times New Roman"/>
              <w:sz w:val="26"/>
              <w:szCs w:val="26"/>
            </w:rPr>
            <w:delText xml:space="preserve">GT</w:delText>
          </w:r>
        </w:del>
      </w:ins>
      <w:ins w:id="91236" w:author="Ban Kinh tế &amp; Quản lý Hợp đồng" w:date="2026-10-15T09:09:00Z">
        <w:del w:id="91235" w:author="VNCN E&amp;C - Đề xuất đàm phán" w:date="2026-10-16T13:00:00Z">
          <w:r>
            <w:rPr>
              <w:rFonts w:ascii="Times New Roman" w:hAnsi="Times New Roman" w:hint="eastAsia"/>
              <w:sz w:val="26"/>
              <w:szCs w:val="26"/>
            </w:rPr>
            <w:delText xml:space="preserve">Đ</w:delText>
          </w:r>
        </w:del>
      </w:ins>
      <w:ins w:id="91238" w:author="Ban Kinh tế &amp; Quản lý Hợp đồng" w:date="2026-10-15T09:09:00Z">
        <w:del w:id="91237" w:author="VNCN E&amp;C - Đề xuất đàm phán" w:date="2026-10-16T13:00:00Z">
          <w:r>
            <w:rPr>
              <w:rFonts w:ascii="Times New Roman" w:hAnsi="Times New Roman"/>
              <w:sz w:val="26"/>
              <w:szCs w:val="26"/>
            </w:rPr>
            <w:delText xml:space="preserve">C: Giá trị </w:delText>
          </w:r>
        </w:del>
      </w:ins>
      <w:ins w:id="91240" w:author="Ban Kinh tế &amp; Quản lý Hợp đồng" w:date="2026-10-15T09:09:00Z">
        <w:del w:id="91239" w:author="VNCN E&amp;C - Đề xuất đàm phán" w:date="2026-10-16T13:00:00Z">
          <w:r>
            <w:rPr>
              <w:rFonts w:ascii="Times New Roman" w:hAnsi="Times New Roman" w:hint="eastAsia"/>
              <w:sz w:val="26"/>
              <w:szCs w:val="26"/>
            </w:rPr>
            <w:delText xml:space="preserve">đ</w:delText>
          </w:r>
        </w:del>
      </w:ins>
      <w:ins w:id="91242" w:author="Ban Kinh tế &amp; Quản lý Hợp đồng" w:date="2026-10-15T09:09:00Z">
        <w:del w:id="91241" w:author="VNCN E&amp;C - Đề xuất đàm phán" w:date="2026-10-16T13:00:00Z">
          <w:r>
            <w:rPr>
              <w:rFonts w:ascii="Times New Roman" w:hAnsi="Times New Roman"/>
              <w:sz w:val="26"/>
              <w:szCs w:val="26"/>
            </w:rPr>
            <w:delText xml:space="preserve">iều chỉnh (+ hoặc −);</w:delText>
          </w:r>
        </w:del>
      </w:ins>
    </w:p>
    <w:p w14:paraId="16885F12" w14:textId="77777777" w:rsidR="00002EA4" w:rsidRPr="00002EA4" w:rsidRDefault="00002EA4">
      <w:pPr>
        <w:tabs>
          <w:tab w:val="left" w:pos="709"/>
        </w:tabs>
        <w:spacing w:after="120"/>
        <w:ind w:left="1980" w:hanging="360"/>
        <w:jc w:val="both"/>
        <w:rPr>
          <w:ins w:id="540" w:author="Ban Kinh tế &amp; Quản lý Hợp đồng" w:date="2026-10-15T09:09:00Z"/>
          <w:del w:id="91266" w:author="VNCN E&amp;C - Đề xuất đàm phán" w:date="2026-10-16T13:00:00Z"/>
          <w:rFonts w:ascii="Times New Roman" w:hAnsi="Times New Roman"/>
          <w:sz w:val="26"/>
          <w:szCs w:val="26"/>
        </w:rPr>
        <w:pPrChange w:id="541" w:author="Ban Kinh tế &amp; Quản lý Hợp đồng" w:date="2026-10-15T09:21:00Z">
          <w:pPr>
            <w:tabs>
              <w:tab w:val="left" w:pos="709"/>
            </w:tabs>
            <w:spacing w:after="120" w:line="276" w:lineRule="auto"/>
            <w:jc w:val="both"/>
          </w:pPr>
        </w:pPrChange>
      </w:pPr>
      <w:ins w:id="91245" w:author="Ban Kinh tế &amp; Quản lý Hợp đồng" w:date="2026-10-15T09:09:00Z">
        <w:del w:id="91244" w:author="VNCN E&amp;C - Đề xuất đàm phán" w:date="2026-10-16T13:00:00Z">
          <w:r>
            <w:rPr>
              <w:rFonts w:ascii="Times New Roman" w:hAnsi="Times New Roman"/>
              <w:sz w:val="26"/>
              <w:szCs w:val="26"/>
            </w:rPr>
            <w:delText xml:space="preserve">Gt: </w:delText>
          </w:r>
        </w:del>
      </w:ins>
      <w:ins w:id="91247" w:author="Ban Kinh tế &amp; Quản lý Hợp đồng" w:date="2026-10-15T09:09:00Z">
        <w:del w:id="91246" w:author="VNCN E&amp;C - Đề xuất đàm phán" w:date="2026-10-16T13:00:00Z">
          <w:r>
            <w:rPr>
              <w:rFonts w:ascii="Times New Roman" w:hAnsi="Times New Roman" w:hint="eastAsia"/>
              <w:sz w:val="26"/>
              <w:szCs w:val="26"/>
            </w:rPr>
            <w:delText xml:space="preserve">Đơ</w:delText>
          </w:r>
        </w:del>
      </w:ins>
      <w:ins w:id="91249" w:author="Ban Kinh tế &amp; Quản lý Hợp đồng" w:date="2026-10-15T09:09:00Z">
        <w:del w:id="91248" w:author="VNCN E&amp;C - Đề xuất đàm phán" w:date="2026-10-16T13:00:00Z">
          <w:r>
            <w:rPr>
              <w:rFonts w:ascii="Times New Roman" w:hAnsi="Times New Roman"/>
              <w:sz w:val="26"/>
              <w:szCs w:val="26"/>
            </w:rPr>
            <w:delText xml:space="preserve">n giá vật t</w:delText>
          </w:r>
        </w:del>
      </w:ins>
      <w:ins w:id="91251" w:author="Ban Kinh tế &amp; Quản lý Hợp đồng" w:date="2026-10-15T09:09:00Z">
        <w:del w:id="91250" w:author="VNCN E&amp;C - Đề xuất đàm phán" w:date="2026-10-16T13:00:00Z">
          <w:r>
            <w:rPr>
              <w:rFonts w:ascii="Times New Roman" w:hAnsi="Times New Roman" w:hint="eastAsia"/>
              <w:sz w:val="26"/>
              <w:szCs w:val="26"/>
            </w:rPr>
            <w:delText xml:space="preserve">ư</w:delText>
          </w:r>
        </w:del>
      </w:ins>
      <w:ins w:id="91253" w:author="Ban Kinh tế &amp; Quản lý Hợp đồng" w:date="2026-10-15T09:09:00Z">
        <w:del w:id="91252" w:author="VNCN E&amp;C - Đề xuất đàm phán" w:date="2026-10-16T13:00:00Z">
          <w:r>
            <w:rPr>
              <w:rFonts w:ascii="Times New Roman" w:hAnsi="Times New Roman"/>
              <w:sz w:val="26"/>
              <w:szCs w:val="26"/>
            </w:rPr>
            <w:delText xml:space="preserve"> </w:delText>
          </w:r>
        </w:del>
      </w:ins>
      <w:ins w:id="91255" w:author="Ban Kinh tế &amp; Quản lý Hợp đồng" w:date="2026-10-15T09:09:00Z">
        <w:del w:id="91254" w:author="VNCN E&amp;C - Đề xuất đàm phán" w:date="2026-10-16T13:00:00Z">
          <w:r>
            <w:rPr>
              <w:rFonts w:ascii="Times New Roman" w:hAnsi="Times New Roman" w:hint="eastAsia"/>
              <w:sz w:val="26"/>
              <w:szCs w:val="26"/>
            </w:rPr>
            <w:delText xml:space="preserve">đ</w:delText>
          </w:r>
        </w:del>
      </w:ins>
      <w:ins w:id="91257" w:author="Ban Kinh tế &amp; Quản lý Hợp đồng" w:date="2026-10-15T09:09:00Z">
        <w:del w:id="91256" w:author="VNCN E&amp;C - Đề xuất đàm phán" w:date="2026-10-16T13:00:00Z">
          <w:r>
            <w:rPr>
              <w:rFonts w:ascii="Times New Roman" w:hAnsi="Times New Roman"/>
              <w:sz w:val="26"/>
              <w:szCs w:val="26"/>
            </w:rPr>
            <w:delText xml:space="preserve">ầu vào tại thời </w:delText>
          </w:r>
        </w:del>
      </w:ins>
      <w:ins w:id="91259" w:author="Ban Kinh tế &amp; Quản lý Hợp đồng" w:date="2026-10-15T09:09:00Z">
        <w:del w:id="91258" w:author="VNCN E&amp;C - Đề xuất đàm phán" w:date="2026-10-16T13:00:00Z">
          <w:r>
            <w:rPr>
              <w:rFonts w:ascii="Times New Roman" w:hAnsi="Times New Roman" w:hint="eastAsia"/>
              <w:sz w:val="26"/>
              <w:szCs w:val="26"/>
            </w:rPr>
            <w:delText xml:space="preserve">đ</w:delText>
          </w:r>
        </w:del>
      </w:ins>
      <w:ins w:id="91261" w:author="Ban Kinh tế &amp; Quản lý Hợp đồng" w:date="2026-10-15T09:09:00Z">
        <w:del w:id="91260" w:author="VNCN E&amp;C - Đề xuất đàm phán" w:date="2026-10-16T13:00:00Z">
          <w:r>
            <w:rPr>
              <w:rFonts w:ascii="Times New Roman" w:hAnsi="Times New Roman"/>
              <w:sz w:val="26"/>
              <w:szCs w:val="26"/>
            </w:rPr>
            <w:delText xml:space="preserve">iểm có biến </w:delText>
          </w:r>
        </w:del>
      </w:ins>
      <w:ins w:id="91263" w:author="Ban Kinh tế &amp; Quản lý Hợp đồng" w:date="2026-10-15T09:09:00Z">
        <w:del w:id="91262" w:author="VNCN E&amp;C - Đề xuất đàm phán" w:date="2026-10-16T13:00:00Z">
          <w:r>
            <w:rPr>
              <w:rFonts w:ascii="Times New Roman" w:hAnsi="Times New Roman" w:hint="eastAsia"/>
              <w:sz w:val="26"/>
              <w:szCs w:val="26"/>
            </w:rPr>
            <w:delText xml:space="preserve">đ</w:delText>
          </w:r>
        </w:del>
      </w:ins>
      <w:ins w:id="91265" w:author="Ban Kinh tế &amp; Quản lý Hợp đồng" w:date="2026-10-15T09:09:00Z">
        <w:del w:id="91264" w:author="VNCN E&amp;C - Đề xuất đàm phán" w:date="2026-10-16T13:00:00Z">
          <w:r>
            <w:rPr>
              <w:rFonts w:ascii="Times New Roman" w:hAnsi="Times New Roman"/>
              <w:sz w:val="26"/>
              <w:szCs w:val="26"/>
            </w:rPr>
            <w:delText xml:space="preserve">ộng giá;</w:delText>
          </w:r>
        </w:del>
      </w:ins>
    </w:p>
    <w:p w14:paraId="08B3FBE7" w14:textId="4451E252" w:rsidR="00002EA4" w:rsidRPr="00002EA4" w:rsidRDefault="00002EA4">
      <w:pPr>
        <w:tabs>
          <w:tab w:val="left" w:pos="709"/>
        </w:tabs>
        <w:spacing w:after="120"/>
        <w:ind w:left="1980" w:hanging="360"/>
        <w:jc w:val="both"/>
        <w:rPr>
          <w:ins w:id="543" w:author="Ban Kinh tế &amp; Quản lý Hợp đồng" w:date="2026-10-15T09:09:00Z"/>
          <w:del w:id="91277" w:author="VNCN E&amp;C - Đề xuất đàm phán" w:date="2026-10-16T13:00:00Z"/>
          <w:rFonts w:ascii="Times New Roman" w:hAnsi="Times New Roman"/>
          <w:sz w:val="26"/>
          <w:szCs w:val="26"/>
        </w:rPr>
        <w:pPrChange w:id="544" w:author="Ban Kinh tế &amp; Quản lý Hợp đồng" w:date="2026-10-15T09:21:00Z">
          <w:pPr>
            <w:tabs>
              <w:tab w:val="left" w:pos="709"/>
            </w:tabs>
            <w:spacing w:after="120" w:line="276" w:lineRule="auto"/>
            <w:jc w:val="both"/>
          </w:pPr>
        </w:pPrChange>
      </w:pPr>
      <w:ins w:id="91268" w:author="Ban Kinh tế &amp; Quản lý Hợp đồng" w:date="2026-10-15T09:09:00Z">
        <w:del w:id="91267" w:author="VNCN E&amp;C - Đề xuất đàm phán" w:date="2026-10-16T13:00:00Z">
          <w:r>
            <w:rPr>
              <w:rFonts w:ascii="Times New Roman" w:hAnsi="Times New Roman"/>
              <w:sz w:val="26"/>
              <w:szCs w:val="26"/>
            </w:rPr>
            <w:delText xml:space="preserve">Gc: </w:delText>
          </w:r>
        </w:del>
      </w:ins>
      <w:ins w:id="91270" w:author="Ban Kinh tế &amp; Quản lý Hợp đồng" w:date="2026-10-15T09:09:00Z">
        <w:del w:id="91269" w:author="VNCN E&amp;C - Đề xuất đàm phán" w:date="2026-10-16T13:00:00Z">
          <w:r>
            <w:rPr>
              <w:rFonts w:ascii="Times New Roman" w:hAnsi="Times New Roman" w:hint="eastAsia"/>
              <w:sz w:val="26"/>
              <w:szCs w:val="26"/>
            </w:rPr>
            <w:delText xml:space="preserve">Đơ</w:delText>
          </w:r>
        </w:del>
      </w:ins>
      <w:ins w:id="91272" w:author="Ban Kinh tế &amp; Quản lý Hợp đồng" w:date="2026-10-15T09:09:00Z">
        <w:del w:id="91271" w:author="VNCN E&amp;C - Đề xuất đàm phán" w:date="2026-10-16T13:00:00Z">
          <w:r>
            <w:rPr>
              <w:rFonts w:ascii="Times New Roman" w:hAnsi="Times New Roman"/>
              <w:sz w:val="26"/>
              <w:szCs w:val="26"/>
            </w:rPr>
            <w:delText xml:space="preserve">n giá c</w:delText>
          </w:r>
        </w:del>
      </w:ins>
      <w:ins w:id="91274" w:author="Ban Kinh tế &amp; Quản lý Hợp đồng" w:date="2026-10-15T09:09:00Z">
        <w:del w:id="91273" w:author="VNCN E&amp;C - Đề xuất đàm phán" w:date="2026-10-16T13:00:00Z">
          <w:r>
            <w:rPr>
              <w:rFonts w:ascii="Times New Roman" w:hAnsi="Times New Roman" w:hint="eastAsia"/>
              <w:sz w:val="26"/>
              <w:szCs w:val="26"/>
            </w:rPr>
            <w:delText xml:space="preserve">ơ</w:delText>
          </w:r>
        </w:del>
      </w:ins>
      <w:ins w:id="91276" w:author="Ban Kinh tế &amp; Quản lý Hợp đồng" w:date="2026-10-15T09:09:00Z">
        <w:del w:id="91275" w:author="VNCN E&amp;C - Đề xuất đàm phán" w:date="2026-10-16T13:00:00Z">
          <w:r>
            <w:rPr>
              <w:rFonts w:ascii="Times New Roman" w:hAnsi="Times New Roman"/>
              <w:sz w:val="26"/>
              <w:szCs w:val="26"/>
            </w:rPr>
            <w:delText xml:space="preserve"> sở;</w:delText>
          </w:r>
        </w:del>
      </w:ins>
    </w:p>
    <w:p w14:paraId="7BD36F88" w14:textId="4E5B50CA" w:rsidR="00002EA4" w:rsidRPr="00002EA4" w:rsidRDefault="00002EA4">
      <w:pPr>
        <w:tabs>
          <w:tab w:val="left" w:pos="709"/>
        </w:tabs>
        <w:spacing w:after="120"/>
        <w:ind w:left="1980" w:hanging="360"/>
        <w:jc w:val="both"/>
        <w:rPr>
          <w:ins w:id="546" w:author="Ban Kinh tế &amp; Quản lý Hợp đồng" w:date="2026-10-15T09:09:00Z"/>
          <w:del w:id="91336" w:author="VNCN E&amp;C - Đề xuất đàm phán" w:date="2026-10-16T13:00:00Z"/>
          <w:rFonts w:ascii="Times New Roman" w:hAnsi="Times New Roman"/>
          <w:sz w:val="26"/>
          <w:szCs w:val="26"/>
        </w:rPr>
        <w:pPrChange w:id="547" w:author="Ban Kinh tế &amp; Quản lý Hợp đồng" w:date="2026-10-15T09:21:00Z">
          <w:pPr>
            <w:tabs>
              <w:tab w:val="left" w:pos="709"/>
            </w:tabs>
            <w:spacing w:after="120" w:line="276" w:lineRule="auto"/>
            <w:jc w:val="both"/>
          </w:pPr>
        </w:pPrChange>
      </w:pPr>
      <w:ins w:id="91279" w:author="Ban Kinh tế &amp; Quản lý Hợp đồng" w:date="2026-10-15T09:09:00Z">
        <w:del w:id="91278" w:author="VNCN E&amp;C - Đề xuất đàm phán" w:date="2026-10-16T13:00:00Z">
          <w:r>
            <w:rPr>
              <w:rFonts w:ascii="Times New Roman" w:hAnsi="Times New Roman"/>
              <w:sz w:val="26"/>
              <w:szCs w:val="26"/>
            </w:rPr>
            <w:delText xml:space="preserve">Q: Khối l</w:delText>
          </w:r>
        </w:del>
      </w:ins>
      <w:ins w:id="91281" w:author="Ban Kinh tế &amp; Quản lý Hợp đồng" w:date="2026-10-15T09:09:00Z">
        <w:del w:id="91280" w:author="VNCN E&amp;C - Đề xuất đàm phán" w:date="2026-10-16T13:00:00Z">
          <w:r>
            <w:rPr>
              <w:rFonts w:ascii="Times New Roman" w:hAnsi="Times New Roman" w:hint="eastAsia"/>
              <w:sz w:val="26"/>
              <w:szCs w:val="26"/>
            </w:rPr>
            <w:delText xml:space="preserve">ư</w:delText>
          </w:r>
        </w:del>
      </w:ins>
      <w:ins w:id="91283" w:author="Ban Kinh tế &amp; Quản lý Hợp đồng" w:date="2026-10-15T09:09:00Z">
        <w:del w:id="91282" w:author="VNCN E&amp;C - Đề xuất đàm phán" w:date="2026-10-16T13:00:00Z">
          <w:r>
            <w:rPr>
              <w:rFonts w:ascii="Times New Roman" w:hAnsi="Times New Roman"/>
              <w:sz w:val="26"/>
              <w:szCs w:val="26"/>
            </w:rPr>
            <w:delText xml:space="preserve">ợng vật t</w:delText>
          </w:r>
        </w:del>
      </w:ins>
      <w:ins w:id="91285" w:author="Ban Kinh tế &amp; Quản lý Hợp đồng" w:date="2026-10-15T09:09:00Z">
        <w:del w:id="91284" w:author="VNCN E&amp;C - Đề xuất đàm phán" w:date="2026-10-16T13:00:00Z">
          <w:r>
            <w:rPr>
              <w:rFonts w:ascii="Times New Roman" w:hAnsi="Times New Roman" w:hint="eastAsia"/>
              <w:sz w:val="26"/>
              <w:szCs w:val="26"/>
            </w:rPr>
            <w:delText xml:space="preserve">ư</w:delText>
          </w:r>
        </w:del>
      </w:ins>
      <w:ins w:id="91287" w:author="Ban Kinh tế &amp; Quản lý Hợp đồng" w:date="2026-10-15T09:09:00Z">
        <w:del w:id="91286" w:author="VNCN E&amp;C - Đề xuất đàm phán" w:date="2026-10-16T13:00:00Z">
          <w:r>
            <w:rPr>
              <w:rFonts w:ascii="Times New Roman" w:hAnsi="Times New Roman"/>
              <w:sz w:val="26"/>
              <w:szCs w:val="26"/>
            </w:rPr>
            <w:delText xml:space="preserve"> xét </w:delText>
          </w:r>
        </w:del>
      </w:ins>
      <w:ins w:id="91289" w:author="Ban Kinh tế &amp; Quản lý Hợp đồng" w:date="2026-10-15T09:09:00Z">
        <w:del w:id="91288" w:author="VNCN E&amp;C - Đề xuất đàm phán" w:date="2026-10-16T13:00:00Z">
          <w:r>
            <w:rPr>
              <w:rFonts w:ascii="Times New Roman" w:hAnsi="Times New Roman" w:hint="eastAsia"/>
              <w:sz w:val="26"/>
              <w:szCs w:val="26"/>
            </w:rPr>
            <w:delText xml:space="preserve">đ</w:delText>
          </w:r>
        </w:del>
      </w:ins>
      <w:ins w:id="91291" w:author="Ban Kinh tế &amp; Quản lý Hợp đồng" w:date="2026-10-15T09:09:00Z">
        <w:del w:id="91290" w:author="VNCN E&amp;C - Đề xuất đàm phán" w:date="2026-10-16T13:00:00Z">
          <w:r>
            <w:rPr>
              <w:rFonts w:ascii="Times New Roman" w:hAnsi="Times New Roman"/>
              <w:sz w:val="26"/>
              <w:szCs w:val="26"/>
            </w:rPr>
            <w:delText xml:space="preserve">iều chỉnh giá cấp về Công trình </w:delText>
          </w:r>
        </w:del>
      </w:ins>
      <w:ins w:id="91293" w:author="Ban Kinh tế &amp; Quản lý Hợp đồng" w:date="2026-10-15T09:09:00Z">
        <w:del w:id="91292" w:author="VNCN E&amp;C - Đề xuất đàm phán" w:date="2026-10-16T13:00:00Z">
          <w:r>
            <w:rPr>
              <w:rFonts w:ascii="Times New Roman" w:hAnsi="Times New Roman" w:hint="eastAsia"/>
              <w:sz w:val="26"/>
              <w:szCs w:val="26"/>
            </w:rPr>
            <w:delText xml:space="preserve">đư</w:delText>
          </w:r>
        </w:del>
      </w:ins>
      <w:ins w:id="91295" w:author="Ban Kinh tế &amp; Quản lý Hợp đồng" w:date="2026-10-15T09:09:00Z">
        <w:del w:id="91294" w:author="VNCN E&amp;C - Đề xuất đàm phán" w:date="2026-10-16T13:00:00Z">
          <w:r>
            <w:rPr>
              <w:rFonts w:ascii="Times New Roman" w:hAnsi="Times New Roman"/>
              <w:sz w:val="26"/>
              <w:szCs w:val="26"/>
            </w:rPr>
            <w:delText xml:space="preserve">ợc nghiệm thu (trong </w:delText>
          </w:r>
        </w:del>
      </w:ins>
      <w:ins w:id="91297" w:author="Ban Kinh tế &amp; Quản lý Hợp đồng" w:date="2026-10-15T09:09:00Z">
        <w:del w:id="91296" w:author="VNCN E&amp;C - Đề xuất đàm phán" w:date="2026-10-16T13:00:00Z">
          <w:r>
            <w:rPr>
              <w:rFonts w:ascii="Times New Roman" w:hAnsi="Times New Roman" w:hint="eastAsia"/>
              <w:sz w:val="26"/>
              <w:szCs w:val="26"/>
            </w:rPr>
            <w:delText xml:space="preserve">đó</w:delText>
          </w:r>
        </w:del>
      </w:ins>
      <w:ins w:id="91299" w:author="Ban Kinh tế &amp; Quản lý Hợp đồng" w:date="2026-10-15T09:09:00Z">
        <w:del w:id="91298" w:author="VNCN E&amp;C - Đề xuất đàm phán" w:date="2026-10-16T13:00:00Z">
          <w:r>
            <w:rPr>
              <w:rFonts w:ascii="Times New Roman" w:hAnsi="Times New Roman"/>
              <w:sz w:val="26"/>
              <w:szCs w:val="26"/>
            </w:rPr>
            <w:delText xml:space="preserve"> tổng khối l</w:delText>
          </w:r>
        </w:del>
      </w:ins>
      <w:ins w:id="91301" w:author="Ban Kinh tế &amp; Quản lý Hợp đồng" w:date="2026-10-15T09:09:00Z">
        <w:del w:id="91300" w:author="VNCN E&amp;C - Đề xuất đàm phán" w:date="2026-10-16T13:00:00Z">
          <w:r>
            <w:rPr>
              <w:rFonts w:ascii="Times New Roman" w:hAnsi="Times New Roman" w:hint="eastAsia"/>
              <w:sz w:val="26"/>
              <w:szCs w:val="26"/>
            </w:rPr>
            <w:delText xml:space="preserve">ư</w:delText>
          </w:r>
        </w:del>
      </w:ins>
      <w:ins w:id="91303" w:author="Ban Kinh tế &amp; Quản lý Hợp đồng" w:date="2026-10-15T09:09:00Z">
        <w:del w:id="91302" w:author="VNCN E&amp;C - Đề xuất đàm phán" w:date="2026-10-16T13:00:00Z">
          <w:r>
            <w:rPr>
              <w:rFonts w:ascii="Times New Roman" w:hAnsi="Times New Roman"/>
              <w:sz w:val="26"/>
              <w:szCs w:val="26"/>
            </w:rPr>
            <w:delText xml:space="preserve">ợng vật t</w:delText>
          </w:r>
        </w:del>
      </w:ins>
      <w:ins w:id="91305" w:author="Ban Kinh tế &amp; Quản lý Hợp đồng" w:date="2026-10-15T09:09:00Z">
        <w:del w:id="91304" w:author="VNCN E&amp;C - Đề xuất đàm phán" w:date="2026-10-16T13:00:00Z">
          <w:r>
            <w:rPr>
              <w:rFonts w:ascii="Times New Roman" w:hAnsi="Times New Roman" w:hint="eastAsia"/>
              <w:sz w:val="26"/>
              <w:szCs w:val="26"/>
            </w:rPr>
            <w:delText xml:space="preserve">ư</w:delText>
          </w:r>
        </w:del>
      </w:ins>
      <w:ins w:id="91307" w:author="Ban Kinh tế &amp; Quản lý Hợp đồng" w:date="2026-10-15T09:09:00Z">
        <w:del w:id="91306" w:author="VNCN E&amp;C - Đề xuất đàm phán" w:date="2026-10-16T13:00:00Z">
          <w:r>
            <w:rPr>
              <w:rFonts w:ascii="Times New Roman" w:hAnsi="Times New Roman"/>
              <w:sz w:val="26"/>
              <w:szCs w:val="26"/>
            </w:rPr>
            <w:delText xml:space="preserve"> xét </w:delText>
          </w:r>
        </w:del>
      </w:ins>
      <w:ins w:id="91309" w:author="Ban Kinh tế &amp; Quản lý Hợp đồng" w:date="2026-10-15T09:09:00Z">
        <w:del w:id="91308" w:author="VNCN E&amp;C - Đề xuất đàm phán" w:date="2026-10-16T13:00:00Z">
          <w:r>
            <w:rPr>
              <w:rFonts w:ascii="Times New Roman" w:hAnsi="Times New Roman" w:hint="eastAsia"/>
              <w:sz w:val="26"/>
              <w:szCs w:val="26"/>
            </w:rPr>
            <w:delText xml:space="preserve">đ</w:delText>
          </w:r>
        </w:del>
      </w:ins>
      <w:ins w:id="91311" w:author="Ban Kinh tế &amp; Quản lý Hợp đồng" w:date="2026-10-15T09:09:00Z">
        <w:del w:id="91310" w:author="VNCN E&amp;C - Đề xuất đàm phán" w:date="2026-10-16T13:00:00Z">
          <w:r>
            <w:rPr>
              <w:rFonts w:ascii="Times New Roman" w:hAnsi="Times New Roman"/>
              <w:sz w:val="26"/>
              <w:szCs w:val="26"/>
            </w:rPr>
            <w:delText xml:space="preserve">iều chỉnh giá không </w:delText>
          </w:r>
        </w:del>
      </w:ins>
      <w:ins w:id="91313" w:author="Ban Kinh tế &amp; Quản lý Hợp đồng" w:date="2026-10-15T09:09:00Z">
        <w:del w:id="91312" w:author="VNCN E&amp;C - Đề xuất đàm phán" w:date="2026-10-16T13:00:00Z">
          <w:r>
            <w:rPr>
              <w:rFonts w:ascii="Times New Roman" w:hAnsi="Times New Roman" w:hint="eastAsia"/>
              <w:sz w:val="26"/>
              <w:szCs w:val="26"/>
            </w:rPr>
            <w:delText xml:space="preserve">đư</w:delText>
          </w:r>
        </w:del>
      </w:ins>
      <w:ins w:id="91315" w:author="Ban Kinh tế &amp; Quản lý Hợp đồng" w:date="2026-10-15T09:09:00Z">
        <w:del w:id="91314" w:author="VNCN E&amp;C - Đề xuất đàm phán" w:date="2026-10-16T13:00:00Z">
          <w:r>
            <w:rPr>
              <w:rFonts w:ascii="Times New Roman" w:hAnsi="Times New Roman"/>
              <w:sz w:val="26"/>
              <w:szCs w:val="26"/>
            </w:rPr>
            <w:delText xml:space="preserve">ợc v</w:delText>
          </w:r>
        </w:del>
      </w:ins>
      <w:ins w:id="91317" w:author="Ban Kinh tế &amp; Quản lý Hợp đồng" w:date="2026-10-15T09:09:00Z">
        <w:del w:id="91316" w:author="VNCN E&amp;C - Đề xuất đàm phán" w:date="2026-10-16T13:00:00Z">
          <w:r>
            <w:rPr>
              <w:rFonts w:ascii="Times New Roman" w:hAnsi="Times New Roman" w:hint="eastAsia"/>
              <w:sz w:val="26"/>
              <w:szCs w:val="26"/>
            </w:rPr>
            <w:delText xml:space="preserve">ư</w:delText>
          </w:r>
        </w:del>
      </w:ins>
      <w:ins w:id="91319" w:author="Ban Kinh tế &amp; Quản lý Hợp đồng" w:date="2026-10-15T09:09:00Z">
        <w:del w:id="91318" w:author="VNCN E&amp;C - Đề xuất đàm phán" w:date="2026-10-16T13:00:00Z">
          <w:r>
            <w:rPr>
              <w:rFonts w:ascii="Times New Roman" w:hAnsi="Times New Roman"/>
              <w:sz w:val="26"/>
              <w:szCs w:val="26"/>
            </w:rPr>
            <w:delText xml:space="preserve">ợt quá tổng khối l</w:delText>
          </w:r>
        </w:del>
      </w:ins>
      <w:ins w:id="91321" w:author="Ban Kinh tế &amp; Quản lý Hợp đồng" w:date="2026-10-15T09:09:00Z">
        <w:del w:id="91320" w:author="VNCN E&amp;C - Đề xuất đàm phán" w:date="2026-10-16T13:00:00Z">
          <w:r>
            <w:rPr>
              <w:rFonts w:ascii="Times New Roman" w:hAnsi="Times New Roman" w:hint="eastAsia"/>
              <w:sz w:val="26"/>
              <w:szCs w:val="26"/>
            </w:rPr>
            <w:delText xml:space="preserve">ư</w:delText>
          </w:r>
        </w:del>
      </w:ins>
      <w:ins w:id="91323" w:author="Ban Kinh tế &amp; Quản lý Hợp đồng" w:date="2026-10-15T09:09:00Z">
        <w:del w:id="91322" w:author="VNCN E&amp;C - Đề xuất đàm phán" w:date="2026-10-16T13:00:00Z">
          <w:r>
            <w:rPr>
              <w:rFonts w:ascii="Times New Roman" w:hAnsi="Times New Roman"/>
              <w:sz w:val="26"/>
              <w:szCs w:val="26"/>
            </w:rPr>
            <w:delText xml:space="preserve">ợng vật t</w:delText>
          </w:r>
        </w:del>
      </w:ins>
      <w:ins w:id="91325" w:author="Ban Kinh tế &amp; Quản lý Hợp đồng" w:date="2026-10-15T09:09:00Z">
        <w:del w:id="91324" w:author="VNCN E&amp;C - Đề xuất đàm phán" w:date="2026-10-16T13:00:00Z">
          <w:r>
            <w:rPr>
              <w:rFonts w:ascii="Times New Roman" w:hAnsi="Times New Roman" w:hint="eastAsia"/>
              <w:sz w:val="26"/>
              <w:szCs w:val="26"/>
            </w:rPr>
            <w:delText xml:space="preserve">ư</w:delText>
          </w:r>
        </w:del>
      </w:ins>
      <w:ins w:id="91327" w:author="Ban Kinh tế &amp; Quản lý Hợp đồng" w:date="2026-10-15T09:09:00Z">
        <w:del w:id="91326" w:author="VNCN E&amp;C - Đề xuất đàm phán" w:date="2026-10-16T13:00:00Z">
          <w:r>
            <w:rPr>
              <w:rFonts w:ascii="Times New Roman" w:hAnsi="Times New Roman"/>
              <w:sz w:val="26"/>
              <w:szCs w:val="26"/>
            </w:rPr>
            <w:delText xml:space="preserve"> t</w:delText>
          </w:r>
        </w:del>
      </w:ins>
      <w:ins w:id="91329" w:author="Ban Kinh tế &amp; Quản lý Hợp đồng" w:date="2026-10-15T09:09:00Z">
        <w:del w:id="91328" w:author="VNCN E&amp;C - Đề xuất đàm phán" w:date="2026-10-16T13:00:00Z">
          <w:r>
            <w:rPr>
              <w:rFonts w:ascii="Times New Roman" w:hAnsi="Times New Roman" w:hint="eastAsia"/>
              <w:sz w:val="26"/>
              <w:szCs w:val="26"/>
            </w:rPr>
            <w:delText xml:space="preserve">ươ</w:delText>
          </w:r>
        </w:del>
      </w:ins>
      <w:ins w:id="91331" w:author="Ban Kinh tế &amp; Quản lý Hợp đồng" w:date="2026-10-15T09:09:00Z">
        <w:del w:id="91330" w:author="VNCN E&amp;C - Đề xuất đàm phán" w:date="2026-10-16T13:00:00Z">
          <w:r>
            <w:rPr>
              <w:rFonts w:ascii="Times New Roman" w:hAnsi="Times New Roman"/>
              <w:sz w:val="26"/>
              <w:szCs w:val="26"/>
            </w:rPr>
            <w:delText xml:space="preserve">ng ứng theo Hợp </w:delText>
          </w:r>
        </w:del>
      </w:ins>
      <w:ins w:id="91333" w:author="Ban Kinh tế &amp; Quản lý Hợp đồng" w:date="2026-10-15T09:09:00Z">
        <w:del w:id="91332" w:author="VNCN E&amp;C - Đề xuất đàm phán" w:date="2026-10-16T13:00:00Z">
          <w:r>
            <w:rPr>
              <w:rFonts w:ascii="Times New Roman" w:hAnsi="Times New Roman" w:hint="eastAsia"/>
              <w:sz w:val="26"/>
              <w:szCs w:val="26"/>
            </w:rPr>
            <w:delText xml:space="preserve">đ</w:delText>
          </w:r>
        </w:del>
      </w:ins>
      <w:ins w:id="91335" w:author="Ban Kinh tế &amp; Quản lý Hợp đồng" w:date="2026-10-15T09:09:00Z">
        <w:del w:id="91334" w:author="VNCN E&amp;C - Đề xuất đàm phán" w:date="2026-10-16T13:00:00Z">
          <w:r>
            <w:rPr>
              <w:rFonts w:ascii="Times New Roman" w:hAnsi="Times New Roman"/>
              <w:sz w:val="26"/>
              <w:szCs w:val="26"/>
            </w:rPr>
            <w:delText xml:space="preserve">ồng).</w:delText>
          </w:r>
        </w:del>
      </w:ins>
    </w:p>
    <w:p w14:paraId="796AB175" w14:textId="77777777" w:rsidR="00002EA4" w:rsidRPr="00002EA4" w:rsidRDefault="00002EA4">
      <w:pPr>
        <w:tabs>
          <w:tab w:val="left" w:pos="709"/>
        </w:tabs>
        <w:spacing w:after="120"/>
        <w:ind w:left="1980" w:hanging="360"/>
        <w:jc w:val="both"/>
        <w:rPr>
          <w:ins w:id="549" w:author="Ban Kinh tế &amp; Quản lý Hợp đồng" w:date="2026-10-15T09:09:00Z"/>
          <w:del w:id="91375" w:author="VNCN E&amp;C - Đề xuất đàm phán" w:date="2026-10-16T13:00:00Z"/>
          <w:rFonts w:ascii="Times New Roman" w:hAnsi="Times New Roman"/>
          <w:sz w:val="26"/>
          <w:szCs w:val="26"/>
        </w:rPr>
        <w:pPrChange w:id="550" w:author="Ban Kinh tế &amp; Quản lý Hợp đồng" w:date="2026-10-15T09:21:00Z">
          <w:pPr>
            <w:tabs>
              <w:tab w:val="left" w:pos="709"/>
            </w:tabs>
            <w:spacing w:after="120" w:line="276" w:lineRule="auto"/>
            <w:jc w:val="both"/>
          </w:pPr>
        </w:pPrChange>
      </w:pPr>
      <w:ins w:id="91338" w:author="Ban Kinh tế &amp; Quản lý Hợp đồng" w:date="2026-10-15T09:09:00Z">
        <w:del w:id="91337" w:author="VNCN E&amp;C - Đề xuất đàm phán" w:date="2026-10-16T13:00:00Z">
          <w:r>
            <w:rPr>
              <w:rFonts w:ascii="Times New Roman" w:hAnsi="Times New Roman"/>
              <w:sz w:val="26"/>
              <w:szCs w:val="26"/>
            </w:rPr>
            <w:delText xml:space="preserve">D: tỷ lệ biến </w:delText>
          </w:r>
        </w:del>
      </w:ins>
      <w:ins w:id="91340" w:author="Ban Kinh tế &amp; Quản lý Hợp đồng" w:date="2026-10-15T09:09:00Z">
        <w:del w:id="91339" w:author="VNCN E&amp;C - Đề xuất đàm phán" w:date="2026-10-16T13:00:00Z">
          <w:r>
            <w:rPr>
              <w:rFonts w:ascii="Times New Roman" w:hAnsi="Times New Roman" w:hint="eastAsia"/>
              <w:sz w:val="26"/>
              <w:szCs w:val="26"/>
            </w:rPr>
            <w:delText xml:space="preserve">đ</w:delText>
          </w:r>
        </w:del>
      </w:ins>
      <w:ins w:id="91342" w:author="Ban Kinh tế &amp; Quản lý Hợp đồng" w:date="2026-10-15T09:09:00Z">
        <w:del w:id="91341" w:author="VNCN E&amp;C - Đề xuất đàm phán" w:date="2026-10-16T13:00:00Z">
          <w:r>
            <w:rPr>
              <w:rFonts w:ascii="Times New Roman" w:hAnsi="Times New Roman"/>
              <w:sz w:val="26"/>
              <w:szCs w:val="26"/>
            </w:rPr>
            <w:delText xml:space="preserve">ộng vật t</w:delText>
          </w:r>
        </w:del>
      </w:ins>
      <w:ins w:id="91344" w:author="Ban Kinh tế &amp; Quản lý Hợp đồng" w:date="2026-10-15T09:09:00Z">
        <w:del w:id="91343" w:author="VNCN E&amp;C - Đề xuất đàm phán" w:date="2026-10-16T13:00:00Z">
          <w:r>
            <w:rPr>
              <w:rFonts w:ascii="Times New Roman" w:hAnsi="Times New Roman" w:hint="eastAsia"/>
              <w:sz w:val="26"/>
              <w:szCs w:val="26"/>
            </w:rPr>
            <w:delText xml:space="preserve">ư</w:delText>
          </w:r>
        </w:del>
      </w:ins>
      <w:ins w:id="91346" w:author="Ban Kinh tế &amp; Quản lý Hợp đồng" w:date="2026-10-15T09:09:00Z">
        <w:del w:id="91345" w:author="VNCN E&amp;C - Đề xuất đàm phán" w:date="2026-10-16T13:00:00Z">
          <w:r>
            <w:rPr>
              <w:rFonts w:ascii="Times New Roman" w:hAnsi="Times New Roman"/>
              <w:sz w:val="26"/>
              <w:szCs w:val="26"/>
            </w:rPr>
            <w:delText xml:space="preserve">. D=5% nếu biến </w:delText>
          </w:r>
        </w:del>
      </w:ins>
      <w:ins w:id="91348" w:author="Ban Kinh tế &amp; Quản lý Hợp đồng" w:date="2026-10-15T09:09:00Z">
        <w:del w:id="91347" w:author="VNCN E&amp;C - Đề xuất đàm phán" w:date="2026-10-16T13:00:00Z">
          <w:r>
            <w:rPr>
              <w:rFonts w:ascii="Times New Roman" w:hAnsi="Times New Roman" w:hint="eastAsia"/>
              <w:sz w:val="26"/>
              <w:szCs w:val="26"/>
            </w:rPr>
            <w:delText xml:space="preserve">đ</w:delText>
          </w:r>
        </w:del>
      </w:ins>
      <w:ins w:id="91350" w:author="Ban Kinh tế &amp; Quản lý Hợp đồng" w:date="2026-10-15T09:09:00Z">
        <w:del w:id="91349" w:author="VNCN E&amp;C - Đề xuất đàm phán" w:date="2026-10-16T13:00:00Z">
          <w:r>
            <w:rPr>
              <w:rFonts w:ascii="Times New Roman" w:hAnsi="Times New Roman"/>
              <w:sz w:val="26"/>
              <w:szCs w:val="26"/>
            </w:rPr>
            <w:delText xml:space="preserve">ộng t</w:delText>
          </w:r>
        </w:del>
      </w:ins>
      <w:ins w:id="91352" w:author="Ban Kinh tế &amp; Quản lý Hợp đồng" w:date="2026-10-15T09:09:00Z">
        <w:del w:id="91351" w:author="VNCN E&amp;C - Đề xuất đàm phán" w:date="2026-10-16T13:00:00Z">
          <w:r>
            <w:rPr>
              <w:rFonts w:ascii="Times New Roman" w:hAnsi="Times New Roman" w:hint="eastAsia"/>
              <w:sz w:val="26"/>
              <w:szCs w:val="26"/>
            </w:rPr>
            <w:delText xml:space="preserve">ă</w:delText>
          </w:r>
        </w:del>
      </w:ins>
      <w:ins w:id="91354" w:author="Ban Kinh tế &amp; Quản lý Hợp đồng" w:date="2026-10-15T09:09:00Z">
        <w:del w:id="91353" w:author="VNCN E&amp;C - Đề xuất đàm phán" w:date="2026-10-16T13:00:00Z">
          <w:r>
            <w:rPr>
              <w:rFonts w:ascii="Times New Roman" w:hAnsi="Times New Roman"/>
              <w:sz w:val="26"/>
              <w:szCs w:val="26"/>
            </w:rPr>
            <w:delText xml:space="preserve">ng, D=-5% nếu biến </w:delText>
          </w:r>
        </w:del>
      </w:ins>
      <w:ins w:id="91356" w:author="Ban Kinh tế &amp; Quản lý Hợp đồng" w:date="2026-10-15T09:09:00Z">
        <w:del w:id="91355" w:author="VNCN E&amp;C - Đề xuất đàm phán" w:date="2026-10-16T13:00:00Z">
          <w:r>
            <w:rPr>
              <w:rFonts w:ascii="Times New Roman" w:hAnsi="Times New Roman" w:hint="eastAsia"/>
              <w:sz w:val="26"/>
              <w:szCs w:val="26"/>
            </w:rPr>
            <w:delText xml:space="preserve">đ</w:delText>
          </w:r>
        </w:del>
      </w:ins>
      <w:ins w:id="91358" w:author="Ban Kinh tế &amp; Quản lý Hợp đồng" w:date="2026-10-15T09:09:00Z">
        <w:del w:id="91357" w:author="VNCN E&amp;C - Đề xuất đàm phán" w:date="2026-10-16T13:00:00Z">
          <w:r>
            <w:rPr>
              <w:rFonts w:ascii="Times New Roman" w:hAnsi="Times New Roman"/>
              <w:sz w:val="26"/>
              <w:szCs w:val="26"/>
            </w:rPr>
            <w:delText xml:space="preserve">ộng giảm so với giá c</w:delText>
          </w:r>
        </w:del>
      </w:ins>
      <w:ins w:id="91360" w:author="Ban Kinh tế &amp; Quản lý Hợp đồng" w:date="2026-10-15T09:09:00Z">
        <w:del w:id="91359" w:author="VNCN E&amp;C - Đề xuất đàm phán" w:date="2026-10-16T13:00:00Z">
          <w:r>
            <w:rPr>
              <w:rFonts w:ascii="Times New Roman" w:hAnsi="Times New Roman" w:hint="eastAsia"/>
              <w:sz w:val="26"/>
              <w:szCs w:val="26"/>
            </w:rPr>
            <w:delText xml:space="preserve">ơ</w:delText>
          </w:r>
        </w:del>
      </w:ins>
      <w:ins w:id="91362" w:author="Ban Kinh tế &amp; Quản lý Hợp đồng" w:date="2026-10-15T09:09:00Z">
        <w:del w:id="91361" w:author="VNCN E&amp;C - Đề xuất đàm phán" w:date="2026-10-16T13:00:00Z">
          <w:r>
            <w:rPr>
              <w:rFonts w:ascii="Times New Roman" w:hAnsi="Times New Roman"/>
              <w:sz w:val="26"/>
              <w:szCs w:val="26"/>
            </w:rPr>
            <w:delText xml:space="preserve"> sở. Phần biến </w:delText>
          </w:r>
        </w:del>
      </w:ins>
      <w:ins w:id="91364" w:author="Ban Kinh tế &amp; Quản lý Hợp đồng" w:date="2026-10-15T09:09:00Z">
        <w:del w:id="91363" w:author="VNCN E&amp;C - Đề xuất đàm phán" w:date="2026-10-16T13:00:00Z">
          <w:r>
            <w:rPr>
              <w:rFonts w:ascii="Times New Roman" w:hAnsi="Times New Roman" w:hint="eastAsia"/>
              <w:sz w:val="26"/>
              <w:szCs w:val="26"/>
            </w:rPr>
            <w:delText xml:space="preserve">đ</w:delText>
          </w:r>
        </w:del>
      </w:ins>
      <w:ins w:id="91366" w:author="Ban Kinh tế &amp; Quản lý Hợp đồng" w:date="2026-10-15T09:09:00Z">
        <w:del w:id="91365" w:author="VNCN E&amp;C - Đề xuất đàm phán" w:date="2026-10-16T13:00:00Z">
          <w:r>
            <w:rPr>
              <w:rFonts w:ascii="Times New Roman" w:hAnsi="Times New Roman"/>
              <w:sz w:val="26"/>
              <w:szCs w:val="26"/>
            </w:rPr>
            <w:delText xml:space="preserve">ộng trong phạm vi ± 5% không </w:delText>
          </w:r>
        </w:del>
      </w:ins>
      <w:ins w:id="91368" w:author="Ban Kinh tế &amp; Quản lý Hợp đồng" w:date="2026-10-15T09:09:00Z">
        <w:del w:id="91367" w:author="VNCN E&amp;C - Đề xuất đàm phán" w:date="2026-10-16T13:00:00Z">
          <w:r>
            <w:rPr>
              <w:rFonts w:ascii="Times New Roman" w:hAnsi="Times New Roman" w:hint="eastAsia"/>
              <w:sz w:val="26"/>
              <w:szCs w:val="26"/>
            </w:rPr>
            <w:delText xml:space="preserve">đư</w:delText>
          </w:r>
        </w:del>
      </w:ins>
      <w:ins w:id="91370" w:author="Ban Kinh tế &amp; Quản lý Hợp đồng" w:date="2026-10-15T09:09:00Z">
        <w:del w:id="91369" w:author="VNCN E&amp;C - Đề xuất đàm phán" w:date="2026-10-16T13:00:00Z">
          <w:r>
            <w:rPr>
              <w:rFonts w:ascii="Times New Roman" w:hAnsi="Times New Roman"/>
              <w:sz w:val="26"/>
              <w:szCs w:val="26"/>
            </w:rPr>
            <w:delText xml:space="preserve">ợc tính vào giá trị </w:delText>
          </w:r>
        </w:del>
      </w:ins>
      <w:ins w:id="91372" w:author="Ban Kinh tế &amp; Quản lý Hợp đồng" w:date="2026-10-15T09:09:00Z">
        <w:del w:id="91371" w:author="VNCN E&amp;C - Đề xuất đàm phán" w:date="2026-10-16T13:00:00Z">
          <w:r>
            <w:rPr>
              <w:rFonts w:ascii="Times New Roman" w:hAnsi="Times New Roman" w:hint="eastAsia"/>
              <w:sz w:val="26"/>
              <w:szCs w:val="26"/>
            </w:rPr>
            <w:delText xml:space="preserve">đ</w:delText>
          </w:r>
        </w:del>
      </w:ins>
      <w:ins w:id="91374" w:author="Ban Kinh tế &amp; Quản lý Hợp đồng" w:date="2026-10-15T09:09:00Z">
        <w:del w:id="91373" w:author="VNCN E&amp;C - Đề xuất đàm phán" w:date="2026-10-16T13:00:00Z">
          <w:r>
            <w:rPr>
              <w:rFonts w:ascii="Times New Roman" w:hAnsi="Times New Roman"/>
              <w:sz w:val="26"/>
              <w:szCs w:val="26"/>
            </w:rPr>
            <w:delText xml:space="preserve">iều chỉnh.</w:delText>
          </w:r>
        </w:del>
      </w:ins>
    </w:p>
    <w:p w14:paraId="0D26DBDB" w14:textId="44F473CE" w:rsidR="00002EA4" w:rsidRPr="00002EA4" w:rsidRDefault="00447CFB">
      <w:pPr>
        <w:pStyle w:val="ListParagraph"/>
        <w:numPr>
          <w:ilvl w:val="1"/>
          <w:numId w:val="54"/>
        </w:numPr>
        <w:tabs>
          <w:tab w:val="left" w:pos="709"/>
        </w:tabs>
        <w:spacing w:after="120"/>
        <w:ind w:left="1080"/>
        <w:jc w:val="both"/>
        <w:rPr>
          <w:ins w:id="552" w:author="Ban Kinh tế &amp; Quản lý Hợp đồng" w:date="2026-10-15T09:09:00Z"/>
          <w:del w:id="91396" w:author="VNCN E&amp;C - Đề xuất đàm phán" w:date="2026-10-16T13:00:00Z"/>
          <w:rFonts w:ascii="Times New Roman" w:hAnsi="Times New Roman"/>
          <w:sz w:val="26"/>
          <w:szCs w:val="26"/>
        </w:rPr>
        <w:pPrChange w:id="553" w:author="Ban Kinh tế &amp; Quản lý Hợp đồng" w:date="2026-10-15T09:22:00Z">
          <w:pPr>
            <w:tabs>
              <w:tab w:val="left" w:pos="709"/>
            </w:tabs>
            <w:spacing w:after="120" w:line="276" w:lineRule="auto"/>
            <w:jc w:val="both"/>
          </w:pPr>
        </w:pPrChange>
      </w:pPr>
      <w:ins w:id="91377" w:author="Ban Kinh tế &amp; Quản lý Hợp đồng" w:date="2026-10-15T09:22:00Z">
        <w:del w:id="91376" w:author="VNCN E&amp;C - Đề xuất đàm phán" w:date="2026-10-16T13:00:00Z">
          <w:r>
            <w:rPr>
              <w:rFonts w:ascii="Times New Roman" w:hAnsi="Times New Roman"/>
              <w:sz w:val="26"/>
              <w:szCs w:val="26"/>
              <w:lang w:val="en-US"/>
            </w:rPr>
            <w:delText xml:space="preserve">K</w:delText>
          </w:r>
        </w:del>
      </w:ins>
      <w:ins w:id="91379" w:author="Ban Kinh tế &amp; Quản lý Hợp đồng" w:date="2026-10-15T09:09:00Z">
        <w:del w:id="91378" w:author="VNCN E&amp;C - Đề xuất đàm phán" w:date="2026-10-16T13:00:00Z">
          <w:r>
            <w:rPr>
              <w:rFonts w:ascii="Times New Roman" w:hAnsi="Times New Roman"/>
              <w:sz w:val="26"/>
              <w:szCs w:val="26"/>
            </w:rPr>
            <w:delText xml:space="preserve">ỳ </w:delText>
          </w:r>
        </w:del>
      </w:ins>
      <w:ins w:id="91381" w:author="Ban Kinh tế &amp; Quản lý Hợp đồng" w:date="2026-10-15T09:09:00Z">
        <w:del w:id="91380" w:author="VNCN E&amp;C - Đề xuất đàm phán" w:date="2026-10-16T13:00:00Z">
          <w:r>
            <w:rPr>
              <w:rFonts w:ascii="Times New Roman" w:hAnsi="Times New Roman" w:hint="eastAsia"/>
              <w:sz w:val="26"/>
              <w:szCs w:val="26"/>
            </w:rPr>
            <w:delText xml:space="preserve">đ</w:delText>
          </w:r>
        </w:del>
      </w:ins>
      <w:ins w:id="91383" w:author="Ban Kinh tế &amp; Quản lý Hợp đồng" w:date="2026-10-15T09:09:00Z">
        <w:del w:id="91382" w:author="VNCN E&amp;C - Đề xuất đàm phán" w:date="2026-10-16T13:00:00Z">
          <w:r>
            <w:rPr>
              <w:rFonts w:ascii="Times New Roman" w:hAnsi="Times New Roman"/>
              <w:sz w:val="26"/>
              <w:szCs w:val="26"/>
            </w:rPr>
            <w:delText xml:space="preserve">iều chỉnh giá: </w:delText>
          </w:r>
        </w:del>
      </w:ins>
      <w:ins w:id="91385" w:author="Ban Kinh tế &amp; Quản lý Hợp đồng" w:date="2026-10-15T09:09:00Z">
        <w:del w:id="91384" w:author="VNCN E&amp;C - Đề xuất đàm phán" w:date="2026-10-16T13:00:00Z">
          <w:r>
            <w:rPr>
              <w:rFonts w:ascii="Times New Roman" w:hAnsi="Times New Roman" w:hint="eastAsia"/>
              <w:sz w:val="26"/>
              <w:szCs w:val="26"/>
            </w:rPr>
            <w:delText xml:space="preserve">Đ</w:delText>
          </w:r>
        </w:del>
      </w:ins>
      <w:ins w:id="91387" w:author="Ban Kinh tế &amp; Quản lý Hợp đồng" w:date="2026-10-15T09:09:00Z">
        <w:del w:id="91386" w:author="VNCN E&amp;C - Đề xuất đàm phán" w:date="2026-10-16T13:00:00Z">
          <w:r>
            <w:rPr>
              <w:rFonts w:ascii="Times New Roman" w:hAnsi="Times New Roman"/>
              <w:sz w:val="26"/>
              <w:szCs w:val="26"/>
            </w:rPr>
            <w:delText xml:space="preserve">ịnh kỳ mỗi </w:delText>
          </w:r>
        </w:del>
      </w:ins>
      <w:ins w:id="91388" w:author="Ban Kinh tế &amp; Quản lý Hợp đồng" w:date="2026-10-15T09:09:00Z">
        <w:del w:id="556" w:author="admin" w:date="2026-10-15T11:46:00Z">
          <w:r w:rsidR="00002EA4" w:rsidRPr="00002EA4" w:rsidDel="007058D5">
            <w:rPr>
              <w:rFonts w:ascii="Times New Roman" w:hAnsi="Times New Roman"/>
              <w:sz w:val="26"/>
              <w:szCs w:val="26"/>
            </w:rPr>
            <w:delText>0</w:delText>
          </w:r>
        </w:del>
      </w:ins>
      <w:ins w:id="91389" w:author="Ban Kinh tế &amp; Quản lý Hợp đồng" w:date="2026-10-15T09:21:00Z">
        <w:del w:id="558" w:author="admin" w:date="2026-10-15T11:46:00Z">
          <w:r w:rsidR="00383336" w:rsidDel="007058D5">
            <w:rPr>
              <w:rFonts w:ascii="Times New Roman" w:hAnsi="Times New Roman"/>
              <w:sz w:val="26"/>
              <w:szCs w:val="26"/>
            </w:rPr>
            <w:delText>3</w:delText>
          </w:r>
        </w:del>
      </w:ins>
      <w:ins w:id="91391" w:author="admin" w:date="2026-10-15T11:46:00Z">
        <w:del w:id="91390" w:author="VNCN E&amp;C - Đề xuất đàm phán" w:date="2026-10-16T13:00:00Z">
          <w:r>
            <w:rPr>
              <w:rFonts w:ascii="Times New Roman" w:hAnsi="Times New Roman"/>
              <w:sz w:val="26"/>
              <w:szCs w:val="26"/>
              <w:lang w:val="en-US"/>
            </w:rPr>
            <w:delText xml:space="preserve">01</w:delText>
          </w:r>
        </w:del>
      </w:ins>
      <w:ins w:id="91393" w:author="Ban Kinh tế &amp; Quản lý Hợp đồng" w:date="2026-10-15T09:09:00Z">
        <w:del w:id="91392" w:author="VNCN E&amp;C - Đề xuất đàm phán" w:date="2026-10-16T13:00:00Z">
          <w:r>
            <w:rPr>
              <w:rFonts w:ascii="Times New Roman" w:hAnsi="Times New Roman"/>
              <w:sz w:val="26"/>
              <w:szCs w:val="26"/>
            </w:rPr>
            <w:delText xml:space="preserve"> tháng</w:delText>
          </w:r>
        </w:del>
      </w:ins>
      <w:ins w:id="91395" w:author="Ban Kinh tế &amp; Quản lý Hợp đồng" w:date="2026-10-15T09:21:00Z">
        <w:del w:id="91394" w:author="VNCN E&amp;C - Đề xuất đàm phán" w:date="2026-10-16T13:00:00Z">
          <w:r>
            <w:rPr>
              <w:rFonts w:ascii="Times New Roman" w:hAnsi="Times New Roman"/>
              <w:sz w:val="26"/>
              <w:szCs w:val="26"/>
            </w:rPr>
            <w:delText xml:space="preserve">/lần</w:delText>
          </w:r>
        </w:del>
      </w:ins>
    </w:p>
    <w:p w14:paraId="26CD07E6" w14:textId="14C98C43" w:rsidR="00002EA4" w:rsidRDefault="00002EA4" w:rsidP="00447CFB">
      <w:pPr>
        <w:pStyle w:val="ListParagraph"/>
        <w:numPr>
          <w:ilvl w:val="0"/>
          <w:numId w:val="52"/>
        </w:numPr>
        <w:tabs>
          <w:tab w:val="left" w:pos="709"/>
        </w:tabs>
        <w:spacing w:after="120"/>
        <w:jc w:val="both"/>
        <w:rPr>
          <w:ins w:id="562" w:author="Ban Kinh tế &amp; Quản lý Hợp đồng" w:date="2026-10-15T09:22:00Z"/>
          <w:del w:id="91427" w:author="VNCN E&amp;C - Đề xuất đàm phán" w:date="2026-10-16T13:00:00Z"/>
          <w:rFonts w:ascii="Times New Roman" w:hAnsi="Times New Roman"/>
          <w:sz w:val="26"/>
          <w:szCs w:val="26"/>
        </w:rPr>
      </w:pPr>
      <w:ins w:id="91398" w:author="Ban Kinh tế &amp; Quản lý Hợp đồng" w:date="2026-10-15T09:09:00Z">
        <w:del w:id="91397" w:author="VNCN E&amp;C - Đề xuất đàm phán" w:date="2026-10-16T13:00:00Z">
          <w:r>
            <w:rPr>
              <w:rFonts w:ascii="Times New Roman" w:hAnsi="Times New Roman"/>
              <w:sz w:val="26"/>
              <w:szCs w:val="26"/>
            </w:rPr>
            <w:tab/>
            <w:delText xml:space="preserve">Tr</w:delText>
          </w:r>
        </w:del>
      </w:ins>
      <w:ins w:id="91400" w:author="Ban Kinh tế &amp; Quản lý Hợp đồng" w:date="2026-10-15T09:09:00Z">
        <w:del w:id="91399" w:author="VNCN E&amp;C - Đề xuất đàm phán" w:date="2026-10-16T13:00:00Z">
          <w:r>
            <w:rPr>
              <w:rFonts w:ascii="Times New Roman" w:hAnsi="Times New Roman" w:hint="eastAsia"/>
              <w:sz w:val="26"/>
              <w:szCs w:val="26"/>
            </w:rPr>
            <w:delText xml:space="preserve">ư</w:delText>
          </w:r>
        </w:del>
      </w:ins>
      <w:ins w:id="91402" w:author="Ban Kinh tế &amp; Quản lý Hợp đồng" w:date="2026-10-15T09:09:00Z">
        <w:del w:id="91401" w:author="VNCN E&amp;C - Đề xuất đàm phán" w:date="2026-10-16T13:00:00Z">
          <w:r>
            <w:rPr>
              <w:rFonts w:ascii="Times New Roman" w:hAnsi="Times New Roman"/>
              <w:sz w:val="26"/>
              <w:szCs w:val="26"/>
            </w:rPr>
            <w:delText xml:space="preserve">ờng hợp giảm khối l</w:delText>
          </w:r>
        </w:del>
      </w:ins>
      <w:ins w:id="91404" w:author="Ban Kinh tế &amp; Quản lý Hợp đồng" w:date="2026-10-15T09:09:00Z">
        <w:del w:id="91403" w:author="VNCN E&amp;C - Đề xuất đàm phán" w:date="2026-10-16T13:00:00Z">
          <w:r>
            <w:rPr>
              <w:rFonts w:ascii="Times New Roman" w:hAnsi="Times New Roman" w:hint="eastAsia"/>
              <w:sz w:val="26"/>
              <w:szCs w:val="26"/>
            </w:rPr>
            <w:delText xml:space="preserve">ư</w:delText>
          </w:r>
        </w:del>
      </w:ins>
      <w:ins w:id="91406" w:author="Ban Kinh tế &amp; Quản lý Hợp đồng" w:date="2026-10-15T09:09:00Z">
        <w:del w:id="91405" w:author="VNCN E&amp;C - Đề xuất đàm phán" w:date="2026-10-16T13:00:00Z">
          <w:r>
            <w:rPr>
              <w:rFonts w:ascii="Times New Roman" w:hAnsi="Times New Roman"/>
              <w:sz w:val="26"/>
              <w:szCs w:val="26"/>
            </w:rPr>
            <w:delText xml:space="preserve">ợng công việc hoặc hạng mục công việc thuộc phạm vi công việc phải thực hiện theo Hợp </w:delText>
          </w:r>
        </w:del>
      </w:ins>
      <w:ins w:id="91408" w:author="Ban Kinh tế &amp; Quản lý Hợp đồng" w:date="2026-10-15T09:09:00Z">
        <w:del w:id="91407" w:author="VNCN E&amp;C - Đề xuất đàm phán" w:date="2026-10-16T13:00:00Z">
          <w:r>
            <w:rPr>
              <w:rFonts w:ascii="Times New Roman" w:hAnsi="Times New Roman" w:hint="eastAsia"/>
              <w:sz w:val="26"/>
              <w:szCs w:val="26"/>
            </w:rPr>
            <w:delText xml:space="preserve">đ</w:delText>
          </w:r>
        </w:del>
      </w:ins>
      <w:ins w:id="91410" w:author="Ban Kinh tế &amp; Quản lý Hợp đồng" w:date="2026-10-15T09:09:00Z">
        <w:del w:id="91409" w:author="VNCN E&amp;C - Đề xuất đàm phán" w:date="2026-10-16T13:00:00Z">
          <w:r>
            <w:rPr>
              <w:rFonts w:ascii="Times New Roman" w:hAnsi="Times New Roman"/>
              <w:sz w:val="26"/>
              <w:szCs w:val="26"/>
            </w:rPr>
            <w:delText xml:space="preserve">ồng </w:delText>
          </w:r>
        </w:del>
      </w:ins>
      <w:ins w:id="91412" w:author="Ban Kinh tế &amp; Quản lý Hợp đồng" w:date="2026-10-15T09:09:00Z">
        <w:del w:id="91411" w:author="VNCN E&amp;C - Đề xuất đàm phán" w:date="2026-10-16T13:00:00Z">
          <w:r>
            <w:rPr>
              <w:rFonts w:ascii="Times New Roman" w:hAnsi="Times New Roman" w:hint="eastAsia"/>
              <w:sz w:val="26"/>
              <w:szCs w:val="26"/>
            </w:rPr>
            <w:delText xml:space="preserve">đã</w:delText>
          </w:r>
        </w:del>
      </w:ins>
      <w:ins w:id="91414" w:author="Ban Kinh tế &amp; Quản lý Hợp đồng" w:date="2026-10-15T09:09:00Z">
        <w:del w:id="91413" w:author="VNCN E&amp;C - Đề xuất đàm phán" w:date="2026-10-16T13:00:00Z">
          <w:r>
            <w:rPr>
              <w:rFonts w:ascii="Times New Roman" w:hAnsi="Times New Roman"/>
              <w:sz w:val="26"/>
              <w:szCs w:val="26"/>
            </w:rPr>
            <w:delText xml:space="preserve"> ký kết thì giá trị Hợp </w:delText>
          </w:r>
        </w:del>
      </w:ins>
      <w:ins w:id="91416" w:author="Ban Kinh tế &amp; Quản lý Hợp đồng" w:date="2026-10-15T09:09:00Z">
        <w:del w:id="91415" w:author="VNCN E&amp;C - Đề xuất đàm phán" w:date="2026-10-16T13:00:00Z">
          <w:r>
            <w:rPr>
              <w:rFonts w:ascii="Times New Roman" w:hAnsi="Times New Roman" w:hint="eastAsia"/>
              <w:sz w:val="26"/>
              <w:szCs w:val="26"/>
            </w:rPr>
            <w:delText xml:space="preserve">đ</w:delText>
          </w:r>
        </w:del>
      </w:ins>
      <w:ins w:id="91418" w:author="Ban Kinh tế &amp; Quản lý Hợp đồng" w:date="2026-10-15T09:09:00Z">
        <w:del w:id="91417" w:author="VNCN E&amp;C - Đề xuất đàm phán" w:date="2026-10-16T13:00:00Z">
          <w:r>
            <w:rPr>
              <w:rFonts w:ascii="Times New Roman" w:hAnsi="Times New Roman"/>
              <w:sz w:val="26"/>
              <w:szCs w:val="26"/>
            </w:rPr>
            <w:delText xml:space="preserve">ồng phải giảm t</w:delText>
          </w:r>
        </w:del>
      </w:ins>
      <w:ins w:id="91420" w:author="Ban Kinh tế &amp; Quản lý Hợp đồng" w:date="2026-10-15T09:09:00Z">
        <w:del w:id="91419" w:author="VNCN E&amp;C - Đề xuất đàm phán" w:date="2026-10-16T13:00:00Z">
          <w:r>
            <w:rPr>
              <w:rFonts w:ascii="Times New Roman" w:hAnsi="Times New Roman" w:hint="eastAsia"/>
              <w:sz w:val="26"/>
              <w:szCs w:val="26"/>
            </w:rPr>
            <w:delText xml:space="preserve">ươ</w:delText>
          </w:r>
        </w:del>
      </w:ins>
      <w:ins w:id="91422" w:author="Ban Kinh tế &amp; Quản lý Hợp đồng" w:date="2026-10-15T09:09:00Z">
        <w:del w:id="91421" w:author="VNCN E&amp;C - Đề xuất đàm phán" w:date="2026-10-16T13:00:00Z">
          <w:r>
            <w:rPr>
              <w:rFonts w:ascii="Times New Roman" w:hAnsi="Times New Roman"/>
              <w:sz w:val="26"/>
              <w:szCs w:val="26"/>
            </w:rPr>
            <w:delText xml:space="preserve">ng ứng với phần giá trị khối l</w:delText>
          </w:r>
        </w:del>
      </w:ins>
      <w:ins w:id="91424" w:author="Ban Kinh tế &amp; Quản lý Hợp đồng" w:date="2026-10-15T09:09:00Z">
        <w:del w:id="91423" w:author="VNCN E&amp;C - Đề xuất đàm phán" w:date="2026-10-16T13:00:00Z">
          <w:r>
            <w:rPr>
              <w:rFonts w:ascii="Times New Roman" w:hAnsi="Times New Roman" w:hint="eastAsia"/>
              <w:sz w:val="26"/>
              <w:szCs w:val="26"/>
            </w:rPr>
            <w:delText xml:space="preserve">ư</w:delText>
          </w:r>
        </w:del>
      </w:ins>
      <w:ins w:id="91426" w:author="Ban Kinh tế &amp; Quản lý Hợp đồng" w:date="2026-10-15T09:09:00Z">
        <w:del w:id="91425" w:author="VNCN E&amp;C - Đề xuất đàm phán" w:date="2026-10-16T13:00:00Z">
          <w:r>
            <w:rPr>
              <w:rFonts w:ascii="Times New Roman" w:hAnsi="Times New Roman"/>
              <w:sz w:val="26"/>
              <w:szCs w:val="26"/>
            </w:rPr>
            <w:delText xml:space="preserve">ợng công việc/hạng mục công việc mà Bên B không thực hiện.</w:delText>
          </w:r>
        </w:del>
      </w:ins>
    </w:p>
    <w:p w14:paraId="22B4C3E5" w14:textId="51746289" w:rsidR="00002EA4" w:rsidRDefault="00002EA4" w:rsidP="00447CFB">
      <w:pPr>
        <w:pStyle w:val="ListParagraph"/>
        <w:numPr>
          <w:ilvl w:val="0"/>
          <w:numId w:val="52"/>
        </w:numPr>
        <w:tabs>
          <w:tab w:val="left" w:pos="709"/>
        </w:tabs>
        <w:spacing w:after="120"/>
        <w:jc w:val="both"/>
        <w:rPr>
          <w:ins w:id="564" w:author="Ban Kinh tế &amp; Quản lý Hợp đồng" w:date="2026-10-15T09:22:00Z"/>
          <w:del w:id="91462" w:author="VNCN E&amp;C - Đề xuất đàm phán" w:date="2026-10-16T13:00:00Z"/>
          <w:rFonts w:ascii="Times New Roman" w:hAnsi="Times New Roman"/>
          <w:sz w:val="26"/>
          <w:szCs w:val="26"/>
        </w:rPr>
      </w:pPr>
      <w:ins w:id="91429" w:author="Ban Kinh tế &amp; Quản lý Hợp đồng" w:date="2026-10-15T09:09:00Z">
        <w:del w:id="91428" w:author="VNCN E&amp;C - Đề xuất đàm phán" w:date="2026-10-16T13:00:00Z">
          <w:r>
            <w:rPr>
              <w:rFonts w:ascii="Times New Roman" w:hAnsi="Times New Roman"/>
              <w:sz w:val="26"/>
              <w:szCs w:val="26"/>
            </w:rPr>
            <w:delText xml:space="preserve">Tr</w:delText>
          </w:r>
        </w:del>
      </w:ins>
      <w:ins w:id="91431" w:author="Ban Kinh tế &amp; Quản lý Hợp đồng" w:date="2026-10-15T09:09:00Z">
        <w:del w:id="91430" w:author="VNCN E&amp;C - Đề xuất đàm phán" w:date="2026-10-16T13:00:00Z">
          <w:r>
            <w:rPr>
              <w:rFonts w:ascii="Times New Roman" w:hAnsi="Times New Roman" w:hint="eastAsia"/>
              <w:sz w:val="26"/>
              <w:szCs w:val="26"/>
            </w:rPr>
            <w:delText xml:space="preserve">ư</w:delText>
          </w:r>
        </w:del>
      </w:ins>
      <w:ins w:id="91433" w:author="Ban Kinh tế &amp; Quản lý Hợp đồng" w:date="2026-10-15T09:09:00Z">
        <w:del w:id="91432" w:author="VNCN E&amp;C - Đề xuất đàm phán" w:date="2026-10-16T13:00:00Z">
          <w:r>
            <w:rPr>
              <w:rFonts w:ascii="Times New Roman" w:hAnsi="Times New Roman"/>
              <w:sz w:val="26"/>
              <w:szCs w:val="26"/>
            </w:rPr>
            <w:delText xml:space="preserve">ờng hợp thay </w:delText>
          </w:r>
        </w:del>
      </w:ins>
      <w:ins w:id="91435" w:author="Ban Kinh tế &amp; Quản lý Hợp đồng" w:date="2026-10-15T09:09:00Z">
        <w:del w:id="91434" w:author="VNCN E&amp;C - Đề xuất đàm phán" w:date="2026-10-16T13:00:00Z">
          <w:r>
            <w:rPr>
              <w:rFonts w:ascii="Times New Roman" w:hAnsi="Times New Roman" w:hint="eastAsia"/>
              <w:sz w:val="26"/>
              <w:szCs w:val="26"/>
            </w:rPr>
            <w:delText xml:space="preserve">đ</w:delText>
          </w:r>
        </w:del>
      </w:ins>
      <w:ins w:id="91437" w:author="Ban Kinh tế &amp; Quản lý Hợp đồng" w:date="2026-10-15T09:09:00Z">
        <w:del w:id="91436" w:author="VNCN E&amp;C - Đề xuất đàm phán" w:date="2026-10-16T13:00:00Z">
          <w:r>
            <w:rPr>
              <w:rFonts w:ascii="Times New Roman" w:hAnsi="Times New Roman"/>
              <w:sz w:val="26"/>
              <w:szCs w:val="26"/>
            </w:rPr>
            <w:delText xml:space="preserve">ổi thiết kế, hai Bên sẽ chỉ tính toán khối l</w:delText>
          </w:r>
        </w:del>
      </w:ins>
      <w:ins w:id="91439" w:author="Ban Kinh tế &amp; Quản lý Hợp đồng" w:date="2026-10-15T09:09:00Z">
        <w:del w:id="91438" w:author="VNCN E&amp;C - Đề xuất đàm phán" w:date="2026-10-16T13:00:00Z">
          <w:r>
            <w:rPr>
              <w:rFonts w:ascii="Times New Roman" w:hAnsi="Times New Roman" w:hint="eastAsia"/>
              <w:sz w:val="26"/>
              <w:szCs w:val="26"/>
            </w:rPr>
            <w:delText xml:space="preserve">ư</w:delText>
          </w:r>
        </w:del>
      </w:ins>
      <w:ins w:id="91441" w:author="Ban Kinh tế &amp; Quản lý Hợp đồng" w:date="2026-10-15T09:09:00Z">
        <w:del w:id="91440" w:author="VNCN E&amp;C - Đề xuất đàm phán" w:date="2026-10-16T13:00:00Z">
          <w:r>
            <w:rPr>
              <w:rFonts w:ascii="Times New Roman" w:hAnsi="Times New Roman"/>
              <w:sz w:val="26"/>
              <w:szCs w:val="26"/>
            </w:rPr>
            <w:delText xml:space="preserve">ợng thay </w:delText>
          </w:r>
        </w:del>
      </w:ins>
      <w:ins w:id="91443" w:author="Ban Kinh tế &amp; Quản lý Hợp đồng" w:date="2026-10-15T09:09:00Z">
        <w:del w:id="91442" w:author="VNCN E&amp;C - Đề xuất đàm phán" w:date="2026-10-16T13:00:00Z">
          <w:r>
            <w:rPr>
              <w:rFonts w:ascii="Times New Roman" w:hAnsi="Times New Roman" w:hint="eastAsia"/>
              <w:sz w:val="26"/>
              <w:szCs w:val="26"/>
            </w:rPr>
            <w:delText xml:space="preserve">đ</w:delText>
          </w:r>
        </w:del>
      </w:ins>
      <w:ins w:id="91445" w:author="Ban Kinh tế &amp; Quản lý Hợp đồng" w:date="2026-10-15T09:09:00Z">
        <w:del w:id="91444" w:author="VNCN E&amp;C - Đề xuất đàm phán" w:date="2026-10-16T13:00:00Z">
          <w:r>
            <w:rPr>
              <w:rFonts w:ascii="Times New Roman" w:hAnsi="Times New Roman"/>
              <w:sz w:val="26"/>
              <w:szCs w:val="26"/>
            </w:rPr>
            <w:delText xml:space="preserve">ổi t</w:delText>
          </w:r>
        </w:del>
      </w:ins>
      <w:ins w:id="91447" w:author="Ban Kinh tế &amp; Quản lý Hợp đồng" w:date="2026-10-15T09:09:00Z">
        <w:del w:id="91446" w:author="VNCN E&amp;C - Đề xuất đàm phán" w:date="2026-10-16T13:00:00Z">
          <w:r>
            <w:rPr>
              <w:rFonts w:ascii="Times New Roman" w:hAnsi="Times New Roman" w:hint="eastAsia"/>
              <w:sz w:val="26"/>
              <w:szCs w:val="26"/>
            </w:rPr>
            <w:delText xml:space="preserve">ă</w:delText>
          </w:r>
        </w:del>
      </w:ins>
      <w:ins w:id="91449" w:author="Ban Kinh tế &amp; Quản lý Hợp đồng" w:date="2026-10-15T09:09:00Z">
        <w:del w:id="91448" w:author="VNCN E&amp;C - Đề xuất đàm phán" w:date="2026-10-16T13:00:00Z">
          <w:r>
            <w:rPr>
              <w:rFonts w:ascii="Times New Roman" w:hAnsi="Times New Roman"/>
              <w:sz w:val="26"/>
              <w:szCs w:val="26"/>
            </w:rPr>
            <w:delText xml:space="preserve">ng/giảm cho riêng việc thay </w:delText>
          </w:r>
        </w:del>
      </w:ins>
      <w:ins w:id="91451" w:author="Ban Kinh tế &amp; Quản lý Hợp đồng" w:date="2026-10-15T09:09:00Z">
        <w:del w:id="91450" w:author="VNCN E&amp;C - Đề xuất đàm phán" w:date="2026-10-16T13:00:00Z">
          <w:r>
            <w:rPr>
              <w:rFonts w:ascii="Times New Roman" w:hAnsi="Times New Roman" w:hint="eastAsia"/>
              <w:sz w:val="26"/>
              <w:szCs w:val="26"/>
            </w:rPr>
            <w:delText xml:space="preserve">đ</w:delText>
          </w:r>
        </w:del>
      </w:ins>
      <w:ins w:id="91453" w:author="Ban Kinh tế &amp; Quản lý Hợp đồng" w:date="2026-10-15T09:09:00Z">
        <w:del w:id="91452" w:author="VNCN E&amp;C - Đề xuất đàm phán" w:date="2026-10-16T13:00:00Z">
          <w:r>
            <w:rPr>
              <w:rFonts w:ascii="Times New Roman" w:hAnsi="Times New Roman"/>
              <w:sz w:val="26"/>
              <w:szCs w:val="26"/>
            </w:rPr>
            <w:delText xml:space="preserve">ổi thiết kế. Những khu vực, hạng mục không thay </w:delText>
          </w:r>
        </w:del>
      </w:ins>
      <w:ins w:id="91455" w:author="Ban Kinh tế &amp; Quản lý Hợp đồng" w:date="2026-10-15T09:09:00Z">
        <w:del w:id="91454" w:author="VNCN E&amp;C - Đề xuất đàm phán" w:date="2026-10-16T13:00:00Z">
          <w:r>
            <w:rPr>
              <w:rFonts w:ascii="Times New Roman" w:hAnsi="Times New Roman" w:hint="eastAsia"/>
              <w:sz w:val="26"/>
              <w:szCs w:val="26"/>
            </w:rPr>
            <w:delText xml:space="preserve">đ</w:delText>
          </w:r>
        </w:del>
      </w:ins>
      <w:ins w:id="91457" w:author="Ban Kinh tế &amp; Quản lý Hợp đồng" w:date="2026-10-15T09:09:00Z">
        <w:del w:id="91456" w:author="VNCN E&amp;C - Đề xuất đàm phán" w:date="2026-10-16T13:00:00Z">
          <w:r>
            <w:rPr>
              <w:rFonts w:ascii="Times New Roman" w:hAnsi="Times New Roman"/>
              <w:sz w:val="26"/>
              <w:szCs w:val="26"/>
            </w:rPr>
            <w:delText xml:space="preserve">ổi thiết kế sẽ không xem xét lại khối l</w:delText>
          </w:r>
        </w:del>
      </w:ins>
      <w:ins w:id="91459" w:author="Ban Kinh tế &amp; Quản lý Hợp đồng" w:date="2026-10-15T09:09:00Z">
        <w:del w:id="91458" w:author="VNCN E&amp;C - Đề xuất đàm phán" w:date="2026-10-16T13:00:00Z">
          <w:r>
            <w:rPr>
              <w:rFonts w:ascii="Times New Roman" w:hAnsi="Times New Roman" w:hint="eastAsia"/>
              <w:sz w:val="26"/>
              <w:szCs w:val="26"/>
            </w:rPr>
            <w:delText xml:space="preserve">ư</w:delText>
          </w:r>
        </w:del>
      </w:ins>
      <w:ins w:id="91461" w:author="Ban Kinh tế &amp; Quản lý Hợp đồng" w:date="2026-10-15T09:09:00Z">
        <w:del w:id="91460" w:author="VNCN E&amp;C - Đề xuất đàm phán" w:date="2026-10-16T13:00:00Z">
          <w:r>
            <w:rPr>
              <w:rFonts w:ascii="Times New Roman" w:hAnsi="Times New Roman"/>
              <w:sz w:val="26"/>
              <w:szCs w:val="26"/>
            </w:rPr>
            <w:delText xml:space="preserve">ợng.</w:delText>
          </w:r>
        </w:del>
      </w:ins>
    </w:p>
    <w:p w14:paraId="6DF1BF4C" w14:textId="09A158F9" w:rsidR="00002EA4" w:rsidRPr="00DF0BA4" w:rsidDel="00447CFB" w:rsidRDefault="00002EA4">
      <w:pPr>
        <w:pStyle w:val="ListParagraph"/>
        <w:numPr>
          <w:ilvl w:val="0"/>
          <w:numId w:val="52"/>
        </w:numPr>
        <w:tabs>
          <w:tab w:val="left" w:pos="709"/>
        </w:tabs>
        <w:spacing w:after="120"/>
        <w:jc w:val="both"/>
        <w:rPr>
          <w:del w:id="566" w:author="Ban Kinh tế &amp; Quản lý Hợp đồng" w:date="2026-10-15T09:23:00Z"/>
          <w:rFonts w:ascii="Times New Roman" w:hAnsi="Times New Roman"/>
          <w:sz w:val="26"/>
          <w:szCs w:val="26"/>
        </w:rPr>
        <w:pPrChange w:id="567" w:author="Ban Kinh tế &amp; Quản lý Hợp đồng" w:date="2026-10-15T09:22:00Z">
          <w:pPr>
            <w:tabs>
              <w:tab w:val="left" w:pos="709"/>
            </w:tabs>
            <w:spacing w:after="120" w:line="276" w:lineRule="auto"/>
            <w:jc w:val="both"/>
          </w:pPr>
        </w:pPrChange>
      </w:pPr>
    </w:p>
    <w:p w14:paraId="2E2269C3"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10. THANH TOÁN HỢP ĐỒNG</w:t>
      </w:r>
    </w:p>
    <w:p w14:paraId="7940235F" w14:textId="7777777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b/>
          <w:bCs/>
          <w:sz w:val="26"/>
          <w:szCs w:val="26"/>
        </w:rPr>
        <w:t>10.1. Hình thức thanh toán:</w:t>
      </w:r>
      <w:r w:rsidRPr="00DF0BA4">
        <w:rPr>
          <w:rFonts w:ascii="Times New Roman" w:hAnsi="Times New Roman"/>
          <w:sz w:val="26"/>
          <w:szCs w:val="26"/>
        </w:rPr>
        <w:t xml:space="preserve"> Thanh toán bằng chuyển khoản.</w:t>
      </w:r>
    </w:p>
    <w:p w14:paraId="2C99E2EE" w14:textId="7777777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b/>
          <w:bCs/>
          <w:sz w:val="26"/>
          <w:szCs w:val="26"/>
        </w:rPr>
        <w:t>10.2. Đồng tiền thanh toán:</w:t>
      </w:r>
      <w:r w:rsidRPr="00DF0BA4">
        <w:rPr>
          <w:rFonts w:ascii="Times New Roman" w:hAnsi="Times New Roman"/>
          <w:sz w:val="26"/>
          <w:szCs w:val="26"/>
        </w:rPr>
        <w:t xml:space="preserve"> Đồng tiền Việt Nam (VNĐ).</w:t>
      </w:r>
    </w:p>
    <w:p w14:paraId="26A3A233" w14:textId="77777777" w:rsidR="00096978" w:rsidRPr="00DF0BA4" w:rsidRDefault="00096978"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10.3. Tạm ứng, thanh toán:</w:t>
      </w:r>
    </w:p>
    <w:p w14:paraId="6E923AEB" w14:textId="77777777" w:rsidR="00096978" w:rsidRPr="00DF0BA4" w:rsidRDefault="00096978"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10.3.1. Tạm ứng hợp đồng: </w:t>
      </w:r>
    </w:p>
    <w:p w14:paraId="7AEB32A4" w14:textId="5546FF6D" w:rsidR="004D434C" w:rsidRPr="00DF0BA4" w:rsidRDefault="002435FB" w:rsidP="00A64E91">
      <w:pPr>
        <w:tabs>
          <w:tab w:val="left" w:pos="709"/>
        </w:tabs>
        <w:spacing w:after="120" w:line="276" w:lineRule="auto"/>
        <w:jc w:val="both"/>
        <w:rPr>
          <w:rFonts w:ascii="Times New Roman" w:hAnsi="Times New Roman"/>
          <w:sz w:val="26"/>
          <w:szCs w:val="26"/>
          <w:highlight w:val="yellow"/>
        </w:rPr>
      </w:pPr>
      <w:commentRangeStart w:id="923"/>
      <w:r>
        <w:rPr>
          <w:rFonts w:ascii="Times New Roman" w:hAnsi="Times New Roman"/>
          <w:sz w:val="26"/>
          <w:szCs w:val="26"/>
        </w:rPr>
        <w:t xml:space="preserve">a) Giá trị tạm ứng: </w:t>
      </w:r>
      <w:del w:id="568" w:author="Ban Kinh tế &amp; Quản lý Hợp đồng" w:date="2026-10-15T09:26:00Z">
        <w:r w:rsidRPr="00DF0BA4" w:rsidDel="00685218">
          <w:rPr>
            <w:rFonts w:ascii="Times New Roman" w:hAnsi="Times New Roman"/>
            <w:sz w:val="26"/>
            <w:szCs w:val="26"/>
            <w:highlight w:val="yellow"/>
          </w:rPr>
          <w:delText>20</w:delText>
        </w:r>
      </w:del>
      <w:ins w:id="90282" w:author="VNCN E&amp;C - Đề xuất đàm phán" w:date="2026-10-16T13:00:00Z">
        <w:r>
          <w:rPr>
            <w:rFonts w:ascii="Times New Roman" w:hAnsi="Times New Roman"/>
            <w:sz w:val="26"/>
            <w:szCs w:val="26"/>
            <w:highlight w:val="yellow"/>
          </w:rPr>
          <w:t xml:space="preserve">20</w:t>
        </w:r>
      </w:ins>
      <w:ins w:id="90284" w:author="Ban Kinh tế &amp; Quản lý Hợp đồng" w:date="2026-10-15T09:26:00Z">
        <w:del w:id="90283" w:author="VNCN E&amp;C - Đề xuất đàm phán" w:date="2026-10-16T13:00:00Z">
          <w:r>
            <w:rPr>
              <w:rFonts w:ascii="Times New Roman" w:hAnsi="Times New Roman"/>
              <w:sz w:val="26"/>
              <w:szCs w:val="26"/>
            </w:rPr>
            <w:delText xml:space="preserve">30</w:delText>
          </w:r>
        </w:del>
      </w:ins>
      <w:r>
        <w:rPr>
          <w:rFonts w:ascii="Times New Roman" w:hAnsi="Times New Roman"/>
          <w:sz w:val="26"/>
          <w:szCs w:val="26"/>
        </w:rPr>
        <w:t xml:space="preserve">% giá trị Hợp đồng trước thuế GTGT,</w:t>
      </w:r>
      <w:del w:id="570" w:author="Ban Kinh tế &amp; Quản lý Hợp đồng" w:date="2026-10-15T09:26:00Z">
        <w:r w:rsidRPr="00DF0BA4" w:rsidDel="00254A95">
          <w:rPr>
            <w:rFonts w:ascii="Times New Roman" w:hAnsi="Times New Roman"/>
            <w:sz w:val="26"/>
            <w:szCs w:val="26"/>
          </w:rPr>
          <w:delText xml:space="preserve"> tương ứng </w:delText>
        </w:r>
        <w:r w:rsidRPr="00DF0BA4" w:rsidDel="00254A95">
          <w:rPr>
            <w:rFonts w:ascii="Times New Roman" w:hAnsi="Times New Roman"/>
            <w:sz w:val="26"/>
            <w:szCs w:val="26"/>
            <w:highlight w:val="yellow"/>
          </w:rPr>
          <w:delText>39.986.715.779</w:delText>
        </w:r>
        <w:r w:rsidRPr="00DF0BA4" w:rsidDel="00254A95">
          <w:rPr>
            <w:rFonts w:ascii="Times New Roman" w:hAnsi="Times New Roman"/>
            <w:sz w:val="26"/>
            <w:szCs w:val="26"/>
          </w:rPr>
          <w:delText xml:space="preserve"> đồng</w:delText>
        </w:r>
      </w:del>
      <w:ins w:id="90285" w:author="VNCN E&amp;C - Đề xuất đàm phán" w:date="2026-10-16T13:00:00Z">
        <w:r>
          <w:rPr>
            <w:rFonts w:ascii="Times New Roman" w:hAnsi="Times New Roman"/>
            <w:sz w:val="26"/>
            <w:szCs w:val="26"/>
          </w:rPr>
          <w:t xml:space="preserve"> tương ứng </w:t>
        </w:r>
        <w:r>
          <w:rPr>
            <w:rFonts w:ascii="Times New Roman" w:hAnsi="Times New Roman"/>
            <w:sz w:val="26"/>
            <w:szCs w:val="26"/>
            <w:highlight w:val="yellow"/>
          </w:rPr>
          <w:t xml:space="preserve">40.061.982.367</w:t>
        </w:r>
        <w:r>
          <w:rPr>
            <w:rFonts w:ascii="Times New Roman" w:hAnsi="Times New Roman"/>
            <w:sz w:val="26"/>
            <w:szCs w:val="26"/>
          </w:rPr>
          <w:t xml:space="preserve"> đồng</w:t>
        </w:r>
      </w:ins>
      <w:r>
        <w:rPr>
          <w:rFonts w:ascii="Times New Roman" w:hAnsi="Times New Roman"/>
          <w:sz w:val="26"/>
          <w:szCs w:val="26"/>
        </w:rPr>
        <w:t xml:space="preserve">. Bên A tạm ứng trong vòng </w:t>
      </w:r>
      <w:del w:id="571" w:author="Ban Kinh tế &amp; Quản lý Hợp đồng" w:date="2026-10-15T09:26:00Z">
        <w:r w:rsidRPr="00DF0BA4" w:rsidDel="00254A95">
          <w:rPr>
            <w:rFonts w:ascii="Times New Roman" w:hAnsi="Times New Roman"/>
            <w:sz w:val="26"/>
            <w:szCs w:val="26"/>
          </w:rPr>
          <w:delText xml:space="preserve">15 </w:delText>
        </w:r>
      </w:del>
      <w:ins w:id="90286" w:author="Ban Kinh tế &amp; Quản lý Hợp đồng" w:date="2026-10-15T09:26:00Z">
        <w:r>
          <w:rPr>
            <w:rFonts w:ascii="Times New Roman" w:hAnsi="Times New Roman"/>
            <w:sz w:val="26"/>
            <w:szCs w:val="26"/>
          </w:rPr>
          <w:t xml:space="preserve">07</w:t>
        </w:r>
      </w:ins>
      <w:ins w:id="90287" w:author="Ban Kinh tế &amp; Quản lý Hợp đồng" w:date="2026-10-15T09:26:00Z">
        <w:r>
          <w:rPr>
            <w:rFonts w:ascii="Times New Roman" w:hAnsi="Times New Roman"/>
            <w:sz w:val="26"/>
            <w:szCs w:val="26"/>
          </w:rPr>
          <w:t xml:space="preserve"> </w:t>
        </w:r>
      </w:ins>
      <w:r>
        <w:rPr>
          <w:rFonts w:ascii="Times New Roman" w:hAnsi="Times New Roman"/>
          <w:sz w:val="26"/>
          <w:szCs w:val="26"/>
        </w:rPr>
        <w:t xml:space="preserve">ngày làm việc kể từ ngày nhận đủ các hồ sơ hợp lệ sau của Bên B:</w:t>
      </w:r>
      <w:commentRangeEnd w:id="923"/>
      <w:r>
        <w:rPr>
          <w:rStyle w:val="CommentReference"/>
        </w:rPr>
        <w:commentReference w:id="923"/>
      </w:r>
    </w:p>
    <w:p w14:paraId="137AEF30" w14:textId="03F2F87C" w:rsidR="0087553B" w:rsidRPr="00DF0BA4" w:rsidRDefault="00D107C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Hợp đồng đã được ký kết;</w:t>
      </w:r>
    </w:p>
    <w:p w14:paraId="6E36CFE4" w14:textId="46E7FD27" w:rsidR="0087553B" w:rsidRPr="00DF0BA4" w:rsidRDefault="00D107CC"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 </w:t>
      </w:r>
      <w:del w:id="573" w:author="Ban Kinh tế &amp; Quản lý Hợp đồng" w:date="2026-10-15T09:35:00Z">
        <w:r w:rsidRPr="00DF0BA4" w:rsidDel="00275160">
          <w:rPr>
            <w:rFonts w:ascii="Times New Roman" w:hAnsi="Times New Roman"/>
            <w:sz w:val="26"/>
            <w:szCs w:val="26"/>
          </w:rPr>
          <w:delText xml:space="preserve">Thư </w:delText>
        </w:r>
      </w:del>
      <w:ins w:id="574" w:author="Ban Kinh tế &amp; Quản lý Hợp đồng" w:date="2026-10-15T09:35:00Z">
        <w:r w:rsidR="00275160">
          <w:rPr>
            <w:rFonts w:ascii="Times New Roman" w:hAnsi="Times New Roman"/>
            <w:sz w:val="26"/>
            <w:szCs w:val="26"/>
          </w:rPr>
          <w:t>C</w:t>
        </w:r>
      </w:ins>
      <w:ins w:id="575" w:author="Ban Kinh tế &amp; Quản lý Hợp đồng" w:date="2026-10-15T09:36:00Z">
        <w:r w:rsidR="00275160">
          <w:rPr>
            <w:rFonts w:ascii="Times New Roman" w:hAnsi="Times New Roman"/>
            <w:sz w:val="26"/>
            <w:szCs w:val="26"/>
          </w:rPr>
          <w:t>ông văn</w:t>
        </w:r>
      </w:ins>
      <w:ins w:id="576" w:author="Ban Kinh tế &amp; Quản lý Hợp đồng" w:date="2026-10-15T09:35:00Z">
        <w:r w:rsidR="00275160" w:rsidRPr="00DF0BA4">
          <w:rPr>
            <w:rFonts w:ascii="Times New Roman" w:hAnsi="Times New Roman"/>
            <w:sz w:val="26"/>
            <w:szCs w:val="26"/>
          </w:rPr>
          <w:t xml:space="preserve"> </w:t>
        </w:r>
      </w:ins>
      <w:r w:rsidRPr="00DF0BA4">
        <w:rPr>
          <w:rFonts w:ascii="Times New Roman" w:hAnsi="Times New Roman"/>
          <w:sz w:val="26"/>
          <w:szCs w:val="26"/>
        </w:rPr>
        <w:t>đề nghị tạm ứng;</w:t>
      </w:r>
    </w:p>
    <w:p w14:paraId="47D23FCC" w14:textId="730D6252" w:rsidR="0087553B" w:rsidRPr="00DF0BA4" w:rsidRDefault="00D107C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 Bảo lãnh thực hiện Hợp đồng có giá trị bằng </w:t>
      </w:r>
      <w:r w:rsidRPr="00DF0BA4">
        <w:rPr>
          <w:rFonts w:ascii="Times New Roman" w:hAnsi="Times New Roman"/>
          <w:sz w:val="26"/>
          <w:szCs w:val="26"/>
          <w:highlight w:val="yellow"/>
        </w:rPr>
        <w:t>05</w:t>
      </w:r>
      <w:r w:rsidRPr="00DF0BA4">
        <w:rPr>
          <w:rFonts w:ascii="Times New Roman" w:hAnsi="Times New Roman"/>
          <w:sz w:val="26"/>
          <w:szCs w:val="26"/>
        </w:rPr>
        <w:t>% giá trị Hợp đồng theo Điều 20.2;</w:t>
      </w:r>
    </w:p>
    <w:p w14:paraId="67E64ECC" w14:textId="6381D83A" w:rsidR="0087553B" w:rsidRPr="00DF0BA4" w:rsidRDefault="00D107C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 Bảo lãnh tạm ứng có giá trị bằng </w:t>
      </w:r>
      <w:r w:rsidRPr="00DF0BA4">
        <w:rPr>
          <w:rFonts w:ascii="Times New Roman" w:hAnsi="Times New Roman"/>
          <w:sz w:val="26"/>
          <w:szCs w:val="26"/>
          <w:highlight w:val="yellow"/>
        </w:rPr>
        <w:t>100</w:t>
      </w:r>
      <w:r w:rsidRPr="00DF0BA4">
        <w:rPr>
          <w:rFonts w:ascii="Times New Roman" w:hAnsi="Times New Roman"/>
          <w:sz w:val="26"/>
          <w:szCs w:val="26"/>
        </w:rPr>
        <w:t>% số tiền tạm ứng theo Điều 20.1;</w:t>
      </w:r>
    </w:p>
    <w:p>
      <w:pPr>
        <w:tabs>
          <w:tab w:val="left" w:pos="709"/>
        </w:tabs>
        <w:spacing w:after="120" w:line="276" w:lineRule="auto"/>
        <w:jc w:val="both"/>
        <w:rPr>
          <w:ins w:id="91519" w:author="VNCN E&amp;C - Đề xuất đàm phán" w:date="2026-10-16T13:00:00Z"/>
          <w:rFonts w:ascii="Times New Roman" w:hAnsi="Times New Roman"/>
          <w:sz w:val="26"/>
          <w:szCs w:val="26"/>
          <w:highlight w:val="yellow"/>
        </w:rPr>
      </w:pPr>
      <w:ins w:id="91518" w:author="VNCN E&amp;C - Đề xuất đàm phán" w:date="2026-10-16T13:00:00Z">
        <w:r>
          <w:rPr>
            <w:rFonts w:ascii="Times New Roman" w:hAnsi="Times New Roman"/>
            <w:sz w:val="26"/>
            <w:szCs w:val="26"/>
          </w:rPr>
          <w:t xml:space="preserve">- Biên bản xác nhận thiết bị thi công chính đã tập kết tại Công trường, có xác nhận của Bên A;</w:t>
        </w:r>
      </w:ins>
    </w:p>
    <w:p w14:paraId="0969D236" w14:textId="79899BE9" w:rsidR="0087553B" w:rsidRPr="00DF0BA4" w:rsidDel="00FA2F03" w:rsidRDefault="00D107CC" w:rsidP="00A64E91">
      <w:pPr>
        <w:tabs>
          <w:tab w:val="left" w:pos="709"/>
        </w:tabs>
        <w:spacing w:after="120" w:line="276" w:lineRule="auto"/>
        <w:jc w:val="both"/>
        <w:rPr>
          <w:del w:id="577" w:author="Ban Kinh tế &amp; Quản lý Hợp đồng" w:date="2026-10-15T09:36:00Z"/>
          <w:rFonts w:ascii="Times New Roman" w:hAnsi="Times New Roman"/>
          <w:sz w:val="26"/>
          <w:szCs w:val="26"/>
          <w:highlight w:val="yellow"/>
        </w:rPr>
      </w:pPr>
      <w:del w:id="578" w:author="Ban Kinh tế &amp; Quản lý Hợp đồng" w:date="2026-10-15T09:36:00Z">
        <w:r w:rsidRPr="00DF0BA4" w:rsidDel="00FA2F03">
          <w:rPr>
            <w:rFonts w:ascii="Times New Roman" w:hAnsi="Times New Roman"/>
            <w:sz w:val="26"/>
            <w:szCs w:val="26"/>
          </w:rPr>
          <w:delText>- Biên bản xác nhận thiết bị thi công đã tập kết tại Công trường, có xác nhận của Bên A;</w:delText>
        </w:r>
      </w:del>
    </w:p>
    <w:p w14:paraId="04B2FA46" w14:textId="7B393594" w:rsidR="00096978" w:rsidRPr="00DF0BA4" w:rsidRDefault="00096978"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lastRenderedPageBreak/>
        <w:t xml:space="preserve">b) Thu hồi tạm ứng: Tiền tạm ứng được giảm trừ (thu hồi) dần vào các đợt thanh toán, bắt đầu từ đợt thanh toán đầu tiên và thu hồi hết khi giá trị khối lượng hoàn thành đạt </w:t>
      </w:r>
      <w:r w:rsidRPr="00DF0BA4">
        <w:rPr>
          <w:rFonts w:ascii="Times New Roman" w:hAnsi="Times New Roman"/>
          <w:sz w:val="26"/>
          <w:szCs w:val="26"/>
          <w:highlight w:val="yellow"/>
        </w:rPr>
        <w:t>80</w:t>
      </w:r>
      <w:r w:rsidRPr="00DF0BA4">
        <w:rPr>
          <w:rFonts w:ascii="Times New Roman" w:hAnsi="Times New Roman"/>
          <w:sz w:val="26"/>
          <w:szCs w:val="26"/>
        </w:rPr>
        <w:t>%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14:paraId="6137F3B1" w14:textId="5CC9599D" w:rsidR="00E00D25" w:rsidRPr="00DF0BA4" w:rsidRDefault="008D17A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Giá trị thu hồi tạm ứng  = GTTƯ x [GTHT/(GTHĐ x </w:t>
      </w:r>
      <w:r w:rsidRPr="00DF0BA4">
        <w:rPr>
          <w:rFonts w:ascii="Times New Roman" w:hAnsi="Times New Roman"/>
          <w:sz w:val="26"/>
          <w:szCs w:val="26"/>
          <w:highlight w:val="yellow"/>
        </w:rPr>
        <w:t>80</w:t>
      </w:r>
      <w:r w:rsidRPr="00DF0BA4">
        <w:rPr>
          <w:rFonts w:ascii="Times New Roman" w:hAnsi="Times New Roman"/>
          <w:sz w:val="26"/>
          <w:szCs w:val="26"/>
        </w:rPr>
        <w:t>%)]</w:t>
      </w:r>
    </w:p>
    <w:p w14:paraId="3A8CCA35" w14:textId="77777777" w:rsidR="00E00D25" w:rsidRPr="00DF0BA4" w:rsidRDefault="00E00D25"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GTTƯ: Giá trị tạm ứng theo hợp đồng</w:t>
      </w:r>
    </w:p>
    <w:p w14:paraId="4636253A" w14:textId="77777777" w:rsidR="001476C6" w:rsidRPr="00DF0BA4" w:rsidRDefault="00E00D25"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GTHT: Giá trị hoàn thành</w:t>
      </w:r>
    </w:p>
    <w:p w14:paraId="263EF0F9" w14:textId="77777777" w:rsidR="008D17AC" w:rsidRPr="00DF0BA4" w:rsidRDefault="008D17A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GTHĐ: Giá trị hợp đồng</w:t>
      </w:r>
    </w:p>
    <w:p w14:paraId="57AF3E32" w14:textId="77777777" w:rsidR="00096978" w:rsidRPr="00DF0BA4" w:rsidRDefault="00096978"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c) Sử dụng tiền tạm ứng: </w:t>
      </w:r>
    </w:p>
    <w:p w14:paraId="78F1F7C6" w14:textId="14908EA9" w:rsidR="00096978" w:rsidRPr="00DF0BA4" w:rsidRDefault="00D107C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Bên B phải sử dụng tiền tạm ứng đúng mục đích để triển khai thực hiện các công việc theo Hợp đồng.</w:t>
      </w:r>
    </w:p>
    <w:p>
      <w:pPr>
        <w:tabs>
          <w:tab w:val="left" w:pos="709"/>
        </w:tabs>
        <w:spacing w:after="120" w:line="276" w:lineRule="auto"/>
        <w:jc w:val="both"/>
        <w:rPr>
          <w:ins w:id="91521" w:author="VNCN E&amp;C - Đề xuất đàm phán" w:date="2026-10-16T13:00:00Z"/>
          <w:rFonts w:ascii="Times New Roman" w:hAnsi="Times New Roman"/>
          <w:sz w:val="26"/>
          <w:szCs w:val="26"/>
          <w:highlight w:val="yellow"/>
        </w:rPr>
      </w:pPr>
      <w:ins w:id="91520" w:author="VNCN E&amp;C - Đề xuất đàm phán" w:date="2026-10-16T13:00:00Z">
        <w:r>
          <w:rPr>
            <w:rFonts w:ascii="Times New Roman" w:hAnsi="Times New Roman"/>
            <w:sz w:val="26"/>
            <w:szCs w:val="26"/>
          </w:rPr>
          <w:t xml:space="preserve">- Theo yêu cầu của cơ quan nhà nước có thẩm quyền hoặc của Bên A, Bên B có nghĩa vụ chứng minh việc sử dụng tiền tạm ứng đúng mục đích bằng hóa đơn, chứng từ. Trường hợp sử dụng sai mục đích, Bên A có quyền thu hồi ngay toàn bộ tiền tạm ứng.</w:t>
        </w:r>
      </w:ins>
    </w:p>
    <w:p w14:paraId="75BB718B" w14:textId="28B4524A" w:rsidR="00096978" w:rsidRPr="00DF0BA4" w:rsidDel="00410069" w:rsidRDefault="00D107CC" w:rsidP="00A64E91">
      <w:pPr>
        <w:tabs>
          <w:tab w:val="left" w:pos="709"/>
        </w:tabs>
        <w:spacing w:after="120" w:line="276" w:lineRule="auto"/>
        <w:jc w:val="both"/>
        <w:rPr>
          <w:del w:id="579" w:author="Ngọc Ánh Trương" w:date="2026-10-16T08:51:00Z" w16du:dateUtc="2026-10-16T01:51:00Z"/>
          <w:rFonts w:ascii="Times New Roman" w:hAnsi="Times New Roman"/>
          <w:sz w:val="26"/>
          <w:szCs w:val="26"/>
        </w:rPr>
      </w:pPr>
      <w:del w:id="580" w:author="Ngọc Ánh Trương" w:date="2026-10-16T08:51:00Z" w16du:dateUtc="2026-10-16T01:51:00Z">
        <w:r w:rsidRPr="00DF0BA4" w:rsidDel="00410069">
          <w:rPr>
            <w:rFonts w:ascii="Times New Roman" w:hAnsi="Times New Roman"/>
            <w:sz w:val="26"/>
            <w:szCs w:val="26"/>
          </w:rPr>
          <w:delText>- Theo yêu cầu của cơ quan nhà nước có thẩm quyền hoặc của Bên A, Bên B có nghĩa vụ chứng minh việc sử dụng tiền tạm ứng đúng mục đích bằng hóa đơn, chứng từ. Trường hợp sử dụng sai mục đích, Bên A có quyền thu hồi ngay toàn bộ tiền tạm ứng.</w:delText>
        </w:r>
      </w:del>
    </w:p>
    <w:p w14:paraId="32FFE333" w14:textId="77777777" w:rsidR="00096978" w:rsidRPr="00DF0BA4" w:rsidRDefault="00096978" w:rsidP="00A64E91">
      <w:pPr>
        <w:widowControl w:val="0"/>
        <w:tabs>
          <w:tab w:val="left" w:pos="0"/>
        </w:tabs>
        <w:spacing w:after="120" w:line="276" w:lineRule="auto"/>
        <w:jc w:val="both"/>
        <w:rPr>
          <w:rFonts w:ascii="Times New Roman" w:hAnsi="Times New Roman"/>
          <w:sz w:val="26"/>
          <w:szCs w:val="26"/>
          <w:lang w:val="nl-NL"/>
        </w:rPr>
      </w:pPr>
      <w:r w:rsidRPr="00DF0BA4">
        <w:rPr>
          <w:rFonts w:ascii="Times New Roman" w:hAnsi="Times New Roman"/>
          <w:b/>
          <w:sz w:val="26"/>
          <w:szCs w:val="26"/>
          <w:lang w:val="nl-NL"/>
        </w:rPr>
        <w:t>10.3.2. Thanh toán:</w:t>
      </w:r>
    </w:p>
    <w:p w14:paraId="1DBBDF31" w14:textId="710B769B" w:rsidR="00743C15" w:rsidRPr="00DF0BA4" w:rsidRDefault="00096978" w:rsidP="00A64E91">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 xml:space="preserve">a) Thanh toán theo đợt:</w:t>
      </w:r>
      <w:r>
        <w:rPr>
          <w:rFonts w:ascii="Times New Roman" w:hAnsi="Times New Roman"/>
          <w:sz w:val="26"/>
          <w:szCs w:val="26"/>
        </w:rPr>
        <w:t xml:space="preserve"> </w:t>
      </w:r>
      <w:ins w:id="90288" w:author="VNCN E&amp;C - Đề xuất đàm phán" w:date="2026-10-16T13:00:00Z">
        <w:r>
          <w:rPr>
            <w:rFonts w:ascii="Times New Roman" w:hAnsi="Times New Roman"/>
            <w:sz w:val="26"/>
            <w:szCs w:val="26"/>
          </w:rPr>
          <w:t xml:space="preserve">Hằng</w:t>
        </w:r>
      </w:ins>
      <w:ins w:id="90290" w:author="Ban Kinh tế &amp; Quản lý Hợp đồng" w:date="2026-10-15T10:31:00Z">
        <w:del w:id="90289" w:author="VNCN E&amp;C - Đề xuất đàm phán" w:date="2026-10-16T13:00:00Z">
          <w:r>
            <w:rPr>
              <w:rFonts w:ascii="Times New Roman" w:hAnsi="Times New Roman"/>
              <w:sz w:val="26"/>
              <w:szCs w:val="26"/>
            </w:rPr>
            <w:delText xml:space="preserve">Hàng</w:delText>
          </w:r>
        </w:del>
      </w:ins>
      <w:ins w:id="90291" w:author="Ban Kinh tế &amp; Quản lý Hợp đồng" w:date="2026-10-15T10:31:00Z">
        <w:r>
          <w:rPr>
            <w:rFonts w:ascii="Times New Roman" w:hAnsi="Times New Roman"/>
            <w:sz w:val="26"/>
            <w:szCs w:val="26"/>
          </w:rPr>
          <w:t xml:space="preserve"> tháng </w:t>
        </w:r>
      </w:ins>
      <w:ins w:id="90292" w:author="VNCN E&amp;C - Đề xuất đàm phán" w:date="2026-10-16T13:00:00Z">
        <w:r>
          <w:rPr>
            <w:rFonts w:ascii="Times New Roman" w:hAnsi="Times New Roman"/>
            <w:sz w:val="26"/>
            <w:szCs w:val="26"/>
          </w:rPr>
          <w:t xml:space="preserve">hai</w:t>
        </w:r>
      </w:ins>
      <w:ins w:id="90294" w:author="Ban Kinh tế &amp; Quản lý Hợp đồng" w:date="2026-10-15T10:31:00Z">
        <w:del w:id="90293" w:author="VNCN E&amp;C - Đề xuất đàm phán" w:date="2026-10-16T13:00:00Z">
          <w:r>
            <w:rPr>
              <w:rFonts w:ascii="Times New Roman" w:hAnsi="Times New Roman"/>
              <w:sz w:val="26"/>
              <w:szCs w:val="26"/>
            </w:rPr>
            <w:delText xml:space="preserve">2</w:delText>
          </w:r>
        </w:del>
      </w:ins>
      <w:ins w:id="90295" w:author="Ban Kinh tế &amp; Quản lý Hợp đồng" w:date="2026-10-15T10:31:00Z">
        <w:r>
          <w:rPr>
            <w:rFonts w:ascii="Times New Roman" w:hAnsi="Times New Roman"/>
            <w:sz w:val="26"/>
            <w:szCs w:val="26"/>
          </w:rPr>
          <w:t xml:space="preserve"> bên</w:t>
        </w:r>
      </w:ins>
      <w:ins w:id="90297" w:author="Ban Kinh tế &amp; Quản lý Hợp đồng" w:date="2026-10-15T10:31:00Z">
        <w:del w:id="90296" w:author="VNCN E&amp;C - Đề xuất đàm phán" w:date="2026-10-16T13:00:00Z">
          <w:r>
            <w:rPr>
              <w:rFonts w:ascii="Times New Roman" w:hAnsi="Times New Roman"/>
              <w:sz w:val="26"/>
              <w:szCs w:val="26"/>
            </w:rPr>
            <w:delText xml:space="preserve"> sẽ</w:delText>
          </w:r>
        </w:del>
      </w:ins>
      <w:ins w:id="90298" w:author="Ban Kinh tế &amp; Quản lý Hợp đồng" w:date="2026-10-15T10:31:00Z">
        <w:r>
          <w:rPr>
            <w:rFonts w:ascii="Times New Roman" w:hAnsi="Times New Roman"/>
            <w:sz w:val="26"/>
            <w:szCs w:val="26"/>
          </w:rPr>
          <w:t xml:space="preserve"> tổng hợp</w:t>
        </w:r>
      </w:ins>
      <w:ins w:id="90299" w:author="VNCN E&amp;C - Đề xuất đàm phán" w:date="2026-10-16T13:00:00Z">
        <w:r>
          <w:rPr>
            <w:rFonts w:ascii="Times New Roman" w:hAnsi="Times New Roman"/>
            <w:sz w:val="26"/>
            <w:szCs w:val="26"/>
          </w:rPr>
          <w:t xml:space="preserve">,</w:t>
        </w:r>
      </w:ins>
      <w:ins w:id="90300" w:author="Ban Kinh tế &amp; Quản lý Hợp đồng" w:date="2026-10-15T10:31:00Z">
        <w:r>
          <w:rPr>
            <w:rFonts w:ascii="Times New Roman" w:hAnsi="Times New Roman"/>
            <w:sz w:val="26"/>
            <w:szCs w:val="26"/>
          </w:rPr>
          <w:t xml:space="preserve"> xác nhận khối lượng hoàn thành trong tháng, Bên B </w:t>
        </w:r>
      </w:ins>
      <w:ins w:id="90302" w:author="Ban Kinh tế &amp; Quản lý Hợp đồng" w:date="2026-10-15T10:31:00Z">
        <w:del w:id="90301" w:author="VNCN E&amp;C - Đề xuất đàm phán" w:date="2026-10-16T13:00:00Z">
          <w:r>
            <w:rPr>
              <w:rFonts w:ascii="Times New Roman" w:hAnsi="Times New Roman"/>
              <w:sz w:val="26"/>
              <w:szCs w:val="26"/>
            </w:rPr>
            <w:delText xml:space="preserve">sẽ </w:delText>
          </w:r>
        </w:del>
      </w:ins>
      <w:ins w:id="90303" w:author="Ban Kinh tế &amp; Quản lý Hợp đồng" w:date="2026-10-15T10:31:00Z">
        <w:r>
          <w:rPr>
            <w:rFonts w:ascii="Times New Roman" w:hAnsi="Times New Roman"/>
            <w:sz w:val="26"/>
            <w:szCs w:val="26"/>
          </w:rPr>
          <w:t xml:space="preserve">hoàn thiện hồ sơ thanh toán trình </w:t>
        </w:r>
      </w:ins>
      <w:ins w:id="90304" w:author="VNCN E&amp;C - Đề xuất đàm phán" w:date="2026-10-16T13:00:00Z">
        <w:r>
          <w:rPr>
            <w:rFonts w:ascii="Times New Roman" w:hAnsi="Times New Roman"/>
            <w:sz w:val="26"/>
            <w:szCs w:val="26"/>
          </w:rPr>
          <w:t xml:space="preserve">Bên</w:t>
        </w:r>
      </w:ins>
      <w:ins w:id="90306" w:author="Ban Kinh tế &amp; Quản lý Hợp đồng" w:date="2026-10-15T10:31:00Z">
        <w:del w:id="90305" w:author="VNCN E&amp;C - Đề xuất đàm phán" w:date="2026-10-16T13:00:00Z">
          <w:r>
            <w:rPr>
              <w:rFonts w:ascii="Times New Roman" w:hAnsi="Times New Roman"/>
              <w:sz w:val="26"/>
              <w:szCs w:val="26"/>
            </w:rPr>
            <w:delText xml:space="preserve">bên</w:delText>
          </w:r>
        </w:del>
      </w:ins>
      <w:ins w:id="90307" w:author="Ban Kinh tế &amp; Quản lý Hợp đồng" w:date="2026-10-15T10:31:00Z">
        <w:r>
          <w:rPr>
            <w:rFonts w:ascii="Times New Roman" w:hAnsi="Times New Roman"/>
            <w:sz w:val="26"/>
            <w:szCs w:val="26"/>
          </w:rPr>
          <w:t xml:space="preserve"> A xác nhận. </w:t>
        </w:r>
      </w:ins>
      <w:r>
        <w:rPr>
          <w:rFonts w:ascii="Times New Roman" w:hAnsi="Times New Roman"/>
          <w:sz w:val="26"/>
          <w:szCs w:val="26"/>
        </w:rPr>
        <w:t xml:space="preserve">Bên A thanh toán cho Bên B đến </w:t>
      </w:r>
      <w:r>
        <w:rPr>
          <w:rFonts w:ascii="Times New Roman" w:hAnsi="Times New Roman"/>
          <w:sz w:val="26"/>
          <w:szCs w:val="26"/>
          <w:highlight w:val="yellow"/>
        </w:rPr>
        <w:t xml:space="preserve">90</w:t>
      </w:r>
      <w:r>
        <w:rPr>
          <w:rFonts w:ascii="Times New Roman" w:hAnsi="Times New Roman"/>
          <w:sz w:val="26"/>
          <w:szCs w:val="26"/>
        </w:rPr>
        <w:t xml:space="preserve">% giá trị khối lượng hoàn thành được nghiệm thu của từng đợt</w:t>
      </w:r>
      <w:del w:id="582" w:author="Ban Kinh tế &amp; Quản lý Hợp đồng" w:date="2026-10-15T09:38:00Z">
        <w:r w:rsidRPr="00DF0BA4" w:rsidDel="00834000">
          <w:rPr>
            <w:rFonts w:ascii="Times New Roman" w:hAnsi="Times New Roman"/>
            <w:sz w:val="26"/>
            <w:szCs w:val="26"/>
          </w:rPr>
          <w:delText xml:space="preserve"> (giá trị đề nghị thanh toán mỗi đợt tối thiểu </w:delText>
        </w:r>
        <w:r w:rsidRPr="00DF0BA4" w:rsidDel="00834000">
          <w:rPr>
            <w:rFonts w:ascii="Times New Roman" w:hAnsi="Times New Roman"/>
            <w:sz w:val="26"/>
            <w:szCs w:val="26"/>
            <w:highlight w:val="yellow"/>
          </w:rPr>
          <w:delText>2.000.000.000</w:delText>
        </w:r>
        <w:r w:rsidRPr="00DF0BA4" w:rsidDel="00834000">
          <w:rPr>
            <w:rFonts w:ascii="Times New Roman" w:hAnsi="Times New Roman"/>
            <w:sz w:val="26"/>
            <w:szCs w:val="26"/>
          </w:rPr>
          <w:delText xml:space="preserve"> đồng)</w:delText>
        </w:r>
      </w:del>
      <w:r>
        <w:rPr>
          <w:rFonts w:ascii="Times New Roman" w:hAnsi="Times New Roman"/>
          <w:sz w:val="26"/>
          <w:szCs w:val="26"/>
        </w:rPr>
        <w:t xml:space="preserve">, sau khi trừ tiền thu hồi tạm ứng và các khoản khấu trừ (nếu có). Hồ sơ thanh </w:t>
      </w:r>
      <w:del w:id="583" w:author="admin" w:date="2026-10-15T11:49:00Z">
        <w:r w:rsidRPr="00DF0BA4" w:rsidDel="007058D5">
          <w:rPr>
            <w:rFonts w:ascii="Times New Roman" w:hAnsi="Times New Roman"/>
            <w:sz w:val="26"/>
            <w:szCs w:val="26"/>
          </w:rPr>
          <w:delText xml:space="preserve">toán theo đợt thực hiện theo nguyên tắc back to back với Hợp đồng thầu chính, </w:delText>
        </w:r>
      </w:del>
      <w:ins w:id="90308" w:author="VNCN E&amp;C - Đề xuất đàm phán" w:date="2026-10-16T13:00:00Z">
        <w:r>
          <w:rPr>
            <w:rFonts w:ascii="Times New Roman" w:hAnsi="Times New Roman"/>
            <w:sz w:val="26"/>
            <w:szCs w:val="26"/>
          </w:rPr>
          <w:t xml:space="preserve">toán theo đợt thực hiện theo nguyên tắc back to back với Hợp đồng thầu chính, </w:t>
        </w:r>
      </w:ins>
      <w:r>
        <w:rPr>
          <w:rFonts w:ascii="Times New Roman" w:hAnsi="Times New Roman"/>
          <w:sz w:val="26"/>
          <w:szCs w:val="26"/>
        </w:rPr>
        <w:t xml:space="preserve">gồm:</w:t>
      </w:r>
    </w:p>
    <w:p w14:paraId="4B6E0F1A" w14:textId="1EEC3A3D" w:rsidR="00F123D1" w:rsidRPr="00DF0BA4" w:rsidRDefault="00D107CC" w:rsidP="00A64E91">
      <w:pPr>
        <w:spacing w:after="120" w:line="276" w:lineRule="auto"/>
        <w:jc w:val="both"/>
        <w:rPr>
          <w:rFonts w:ascii="Times New Roman" w:hAnsi="Times New Roman"/>
          <w:sz w:val="26"/>
          <w:szCs w:val="26"/>
        </w:rPr>
      </w:pPr>
      <w:r>
        <w:rPr>
          <w:rFonts w:ascii="Times New Roman" w:hAnsi="Times New Roman"/>
          <w:sz w:val="26"/>
          <w:szCs w:val="26"/>
        </w:rPr>
        <w:t xml:space="preserve">-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w:t>
      </w:r>
      <w:commentRangeStart w:id="584"/>
      <w:r>
        <w:rPr>
          <w:rFonts w:ascii="Times New Roman" w:hAnsi="Times New Roman"/>
          <w:sz w:val="26"/>
          <w:szCs w:val="26"/>
        </w:rPr>
        <w:t xml:space="preserve">riêng công </w:t>
      </w:r>
      <w:del w:id="585" w:author="Ngọc Ánh Trương" w:date="2026-10-16T08:52:00Z" w16du:dateUtc="2026-10-16T01:52:00Z">
        <w:r w:rsidRPr="00DF0BA4" w:rsidDel="00410069">
          <w:rPr>
            <w:rFonts w:ascii="Times New Roman" w:hAnsi="Times New Roman"/>
            <w:sz w:val="26"/>
            <w:szCs w:val="26"/>
          </w:rPr>
          <w:delText xml:space="preserve">tác quan trắc công trình lân cận và </w:delText>
        </w:r>
      </w:del>
      <w:ins w:id="90309" w:author="VNCN E&amp;C - Đề xuất đàm phán" w:date="2026-10-16T13:00:00Z">
        <w:r>
          <w:rPr>
            <w:rFonts w:ascii="Times New Roman" w:hAnsi="Times New Roman"/>
            <w:sz w:val="26"/>
            <w:szCs w:val="26"/>
          </w:rPr>
          <w:t xml:space="preserve">tác </w:t>
        </w:r>
      </w:ins>
      <w:r>
        <w:rPr>
          <w:rFonts w:ascii="Times New Roman" w:hAnsi="Times New Roman"/>
          <w:sz w:val="26"/>
          <w:szCs w:val="26"/>
        </w:rPr>
        <w:t xml:space="preserve">thí nghiệm chống thấm phải có đề </w:t>
      </w:r>
      <w:ins w:id="90310" w:author="VNCN E&amp;C - Đề xuất đàm phán" w:date="2026-10-16T13:00:00Z">
        <w:r>
          <w:rPr>
            <w:rFonts w:ascii="Times New Roman" w:hAnsi="Times New Roman"/>
            <w:sz w:val="26"/>
            <w:szCs w:val="26"/>
          </w:rPr>
          <w:t xml:space="preserve">cương thí</w:t>
        </w:r>
      </w:ins>
      <w:del w:id="90311" w:author="VNCN E&amp;C - Đề xuất đàm phán" w:date="2026-10-16T13:00:00Z">
        <w:r>
          <w:rPr>
            <w:rFonts w:ascii="Times New Roman" w:hAnsi="Times New Roman"/>
            <w:sz w:val="26"/>
            <w:szCs w:val="26"/>
          </w:rPr>
          <w:delText xml:space="preserve">cương</w:delText>
        </w:r>
      </w:del>
      <w:del w:id="586" w:author="Ngọc Ánh Trương" w:date="2026-10-16T08:52:00Z" w16du:dateUtc="2026-10-16T01:52:00Z">
        <w:r w:rsidRPr="00DF0BA4" w:rsidDel="00410069">
          <w:rPr>
            <w:rFonts w:ascii="Times New Roman" w:hAnsi="Times New Roman"/>
            <w:sz w:val="26"/>
            <w:szCs w:val="26"/>
          </w:rPr>
          <w:delText xml:space="preserve">, báo cáo kết quả quan trắc, </w:delText>
        </w:r>
      </w:del>
      <w:del w:id="90312" w:author="VNCN E&amp;C - Đề xuất đàm phán" w:date="2026-10-16T13:00:00Z">
        <w:r>
          <w:rPr>
            <w:rFonts w:ascii="Times New Roman" w:hAnsi="Times New Roman"/>
            <w:sz w:val="26"/>
            <w:szCs w:val="26"/>
          </w:rPr>
          <w:delText xml:space="preserve">thí</w:delText>
        </w:r>
      </w:del>
      <w:r>
        <w:rPr>
          <w:rFonts w:ascii="Times New Roman" w:hAnsi="Times New Roman"/>
          <w:sz w:val="26"/>
          <w:szCs w:val="26"/>
        </w:rPr>
        <w:t xml:space="preserve"> nghiệm</w:t>
      </w:r>
      <w:commentRangeEnd w:id="584"/>
      <w:r w:rsidR="004A63AF" w:rsidRPr="00DF0BA4">
        <w:rPr>
          <w:rStyle w:val="CommentReference"/>
          <w:rFonts w:ascii="Times New Roman" w:hAnsi="Times New Roman"/>
          <w:sz w:val="26"/>
          <w:szCs w:val="26"/>
        </w:rPr>
        <w:commentReference w:id="584"/>
      </w:r>
      <w:r>
        <w:rPr>
          <w:rFonts w:ascii="Times New Roman" w:hAnsi="Times New Roman"/>
          <w:sz w:val="26"/>
          <w:szCs w:val="26"/>
        </w:rPr>
        <w:t xml:space="preserve">;</w:t>
      </w:r>
    </w:p>
    <w:p w14:paraId="58462A0B" w14:textId="7CA9E836"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Đối với bê tông và vữa:</w:t>
      </w:r>
    </w:p>
    <w:p w14:paraId="16C7BA6C" w14:textId="2910AFC9"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Kết quả thí nghiệm bê tông R7 (khi chưa có kết quả R28) và nộp bổ sung kết quả R28 kèm biên bản nghiệm thu ở kỳ thanh toán kế tiếp. Trường hợp Bên B không bổ sung, Bên A tạm khấu trừ toàn bộ giá trị cấu kiện liên quan vào lần thanh toán kế tiếp;</w:t>
      </w:r>
    </w:p>
    <w:p w14:paraId="07476D39" w14:textId="6714D6E6" w:rsidR="00F123D1" w:rsidRPr="00DF0BA4" w:rsidRDefault="00D107CC" w:rsidP="00A64E91">
      <w:pPr>
        <w:spacing w:after="120" w:line="276" w:lineRule="auto"/>
        <w:jc w:val="both"/>
        <w:rPr>
          <w:rFonts w:ascii="Times New Roman" w:hAnsi="Times New Roman"/>
          <w:sz w:val="26"/>
          <w:szCs w:val="26"/>
        </w:rPr>
      </w:pPr>
      <w:r>
        <w:rPr>
          <w:rFonts w:ascii="Times New Roman" w:hAnsi="Times New Roman"/>
          <w:sz w:val="26"/>
          <w:szCs w:val="26"/>
        </w:rPr>
        <w:t xml:space="preserve">- Biên bản nghiệm thu hoàn thành công việc theo giai đoạn; Bảng xác định khối lượng hoàn thành được Bên A</w:t>
      </w:r>
      <w:commentRangeStart w:id="587"/>
      <w:del w:id="588" w:author="Ngọc Ánh Trương" w:date="2026-10-16T08:52:00Z" w16du:dateUtc="2026-10-16T01:52:00Z">
        <w:r w:rsidRPr="00DF0BA4" w:rsidDel="00410069">
          <w:rPr>
            <w:rFonts w:ascii="Times New Roman" w:hAnsi="Times New Roman"/>
            <w:sz w:val="26"/>
            <w:szCs w:val="26"/>
          </w:rPr>
          <w:delText>, Tư vấn giám sát và Chủ đầu tư</w:delText>
        </w:r>
      </w:del>
      <w:ins w:id="90313" w:author="VNCN E&amp;C - Đề xuất đàm phán" w:date="2026-10-16T13:00:00Z">
        <w:r>
          <w:rPr>
            <w:rFonts w:ascii="Times New Roman" w:hAnsi="Times New Roman"/>
            <w:sz w:val="26"/>
            <w:szCs w:val="26"/>
          </w:rPr>
          <w:t xml:space="preserve">, Tư vấn giám sát và Chủ đầu tư</w:t>
        </w:r>
      </w:ins>
      <w:r>
        <w:rPr>
          <w:rFonts w:ascii="Times New Roman" w:hAnsi="Times New Roman"/>
          <w:sz w:val="26"/>
          <w:szCs w:val="26"/>
        </w:rPr>
        <w:t xml:space="preserve"> </w:t>
      </w:r>
      <w:commentRangeEnd w:id="587"/>
      <w:r w:rsidR="004A63AF" w:rsidRPr="00DF0BA4">
        <w:rPr>
          <w:rStyle w:val="CommentReference"/>
          <w:rFonts w:ascii="Times New Roman" w:hAnsi="Times New Roman"/>
          <w:sz w:val="26"/>
          <w:szCs w:val="26"/>
        </w:rPr>
        <w:commentReference w:id="587"/>
      </w:r>
      <w:r>
        <w:rPr>
          <w:rFonts w:ascii="Times New Roman" w:hAnsi="Times New Roman"/>
          <w:sz w:val="26"/>
          <w:szCs w:val="26"/>
        </w:rPr>
        <w:t xml:space="preserve">xác nhận (khối lượng xác định theo bản vẽ hoàn công được phê duyệt);</w:t>
      </w:r>
    </w:p>
    <w:p w14:paraId="5A35C8B8" w14:textId="316B2C99"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Bảng xác định giá trị khối lượng hoàn thành được Bên A xác nhận</w:t>
      </w:r>
      <w:ins w:id="589" w:author="Ban Kinh tế &amp; Quản lý Hợp đồng" w:date="2026-10-15T09:51:00Z">
        <w:del w:id="590" w:author="Ngọc Ánh Trương" w:date="2026-10-16T08:53:00Z" w16du:dateUtc="2026-10-16T01:53:00Z">
          <w:r w:rsidR="005B0A9E" w:rsidDel="00410069">
            <w:rPr>
              <w:rFonts w:ascii="Times New Roman" w:hAnsi="Times New Roman"/>
              <w:sz w:val="26"/>
              <w:szCs w:val="26"/>
            </w:rPr>
            <w:delText xml:space="preserve"> (</w:delText>
          </w:r>
        </w:del>
      </w:ins>
      <w:ins w:id="591" w:author="Ban Kinh tế &amp; Quản lý Hợp đồng" w:date="2026-10-15T09:52:00Z">
        <w:del w:id="592" w:author="Ngọc Ánh Trương" w:date="2026-10-16T08:53:00Z" w16du:dateUtc="2026-10-16T01:53:00Z">
          <w:r w:rsidR="00FB0F4F" w:rsidDel="00410069">
            <w:rPr>
              <w:rFonts w:ascii="Times New Roman" w:hAnsi="Times New Roman"/>
              <w:sz w:val="26"/>
              <w:szCs w:val="26"/>
            </w:rPr>
            <w:delText xml:space="preserve">Khối lượng hoàn thành theo </w:delText>
          </w:r>
          <w:r w:rsidR="00D627BF" w:rsidDel="00410069">
            <w:rPr>
              <w:rFonts w:ascii="Times New Roman" w:hAnsi="Times New Roman"/>
              <w:sz w:val="26"/>
              <w:szCs w:val="26"/>
            </w:rPr>
            <w:delText>thực tế thi công tăng hoặc giảm so với khối lượng hợp đồng)</w:delText>
          </w:r>
        </w:del>
      </w:ins>
      <w:del w:id="593" w:author="Ngọc Ánh Trương" w:date="2026-10-16T08:53:00Z" w16du:dateUtc="2026-10-16T01:53:00Z">
        <w:r w:rsidRPr="00DF0BA4" w:rsidDel="00410069">
          <w:rPr>
            <w:rFonts w:ascii="Times New Roman" w:hAnsi="Times New Roman"/>
            <w:sz w:val="26"/>
            <w:szCs w:val="26"/>
          </w:rPr>
          <w:delText>;</w:delText>
        </w:r>
      </w:del>
    </w:p>
    <w:p w14:paraId="5C6230B4" w14:textId="786D8A89" w:rsidR="00F123D1" w:rsidRPr="00DF0BA4" w:rsidRDefault="00D107CC" w:rsidP="00A64E91">
      <w:pPr>
        <w:spacing w:after="120" w:line="276" w:lineRule="auto"/>
        <w:jc w:val="both"/>
        <w:rPr>
          <w:rFonts w:ascii="Times New Roman" w:hAnsi="Times New Roman"/>
          <w:sz w:val="26"/>
          <w:szCs w:val="26"/>
        </w:rPr>
      </w:pPr>
      <w:r>
        <w:rPr>
          <w:rFonts w:ascii="Times New Roman" w:hAnsi="Times New Roman"/>
          <w:sz w:val="26"/>
          <w:szCs w:val="26"/>
        </w:rPr>
        <w:t xml:space="preserve">- Bảng xác định giá trị khối lượng phát sinh ngoài hợp đồng (nếu có). Phần phát sinh sẽ được hai bên lập thành Phụ lục Hợp đồng</w:t>
      </w:r>
      <w:del w:id="594" w:author="Ngọc Ánh Trương" w:date="2026-10-16T08:53:00Z" w16du:dateUtc="2026-10-16T01:53:00Z">
        <w:r w:rsidRPr="00DF0BA4" w:rsidDel="00410069">
          <w:rPr>
            <w:rFonts w:ascii="Times New Roman" w:hAnsi="Times New Roman"/>
            <w:sz w:val="26"/>
            <w:szCs w:val="26"/>
          </w:rPr>
          <w:delText xml:space="preserve"> sau khi giá trị phần phát sinh được Chủ đầu tư phê duyệt</w:delText>
        </w:r>
      </w:del>
      <w:ins w:id="90314" w:author="VNCN E&amp;C - Đề xuất đàm phán" w:date="2026-10-16T13:00:00Z">
        <w:r>
          <w:rPr>
            <w:rFonts w:ascii="Times New Roman" w:hAnsi="Times New Roman"/>
            <w:sz w:val="26"/>
            <w:szCs w:val="26"/>
          </w:rPr>
          <w:t xml:space="preserve"> sau khi giá trị phần phát sinh thuộc phạm vi Hợp đồng thầu chính được Chủ đầu tư phê duyệt</w:t>
        </w:r>
      </w:ins>
      <w:r>
        <w:rPr>
          <w:rFonts w:ascii="Times New Roman" w:hAnsi="Times New Roman"/>
          <w:sz w:val="26"/>
          <w:szCs w:val="26"/>
        </w:rPr>
        <w:t xml:space="preserve">;</w:t>
      </w:r>
    </w:p>
    <w:p w14:paraId="3DF35EE1" w14:textId="6448E1A5"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Bảng nghiệm thu các công tác chuẩn bị và các công tác thuộc phần Biện pháp thi công tại Dự án;</w:t>
      </w:r>
    </w:p>
    <w:p w14:paraId="3C8BB062" w14:textId="3D73320A"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Công văn đề nghị thanh toán (theo mẫu của Bên A);</w:t>
      </w:r>
    </w:p>
    <w:p w14:paraId="55FA86DA" w14:textId="04C13F76" w:rsidR="00F123D1" w:rsidRPr="00DF0BA4" w:rsidRDefault="00D107CC" w:rsidP="00A64E91">
      <w:pPr>
        <w:spacing w:after="120" w:line="276" w:lineRule="auto"/>
        <w:jc w:val="both"/>
        <w:rPr>
          <w:rFonts w:ascii="Times New Roman" w:hAnsi="Times New Roman"/>
          <w:sz w:val="26"/>
          <w:szCs w:val="26"/>
        </w:rPr>
      </w:pPr>
      <w:r>
        <w:rPr>
          <w:rFonts w:ascii="Times New Roman" w:hAnsi="Times New Roman"/>
          <w:sz w:val="26"/>
          <w:szCs w:val="26"/>
        </w:rPr>
        <w:t xml:space="preserve">- Hóa đơn GTGT hợp lệ. Số lượng hồ sơ thanh toán: </w:t>
      </w:r>
      <w:del w:id="595" w:author="Ban Kinh tế &amp; Quản lý Hợp đồng" w:date="2026-10-15T09:46:00Z">
        <w:r w:rsidRPr="00DF0BA4" w:rsidDel="00291082">
          <w:rPr>
            <w:rFonts w:ascii="Times New Roman" w:hAnsi="Times New Roman"/>
            <w:sz w:val="26"/>
            <w:szCs w:val="26"/>
            <w:highlight w:val="yellow"/>
          </w:rPr>
          <w:delText>08</w:delText>
        </w:r>
        <w:r w:rsidRPr="00DF0BA4" w:rsidDel="00291082">
          <w:rPr>
            <w:rFonts w:ascii="Times New Roman" w:hAnsi="Times New Roman"/>
            <w:sz w:val="26"/>
            <w:szCs w:val="26"/>
          </w:rPr>
          <w:delText xml:space="preserve"> </w:delText>
        </w:r>
      </w:del>
      <w:ins w:id="90315" w:author="Ban Kinh tế &amp; Quản lý Hợp đồng" w:date="2026-10-15T09:46:00Z">
        <w:r>
          <w:rPr>
            <w:rFonts w:ascii="Times New Roman" w:hAnsi="Times New Roman"/>
            <w:sz w:val="26"/>
            <w:szCs w:val="26"/>
          </w:rPr>
          <w:t xml:space="preserve">06</w:t>
        </w:r>
      </w:ins>
      <w:ins w:id="90316" w:author="Ban Kinh tế &amp; Quản lý Hợp đồng" w:date="2026-10-15T09:46:00Z">
        <w:r>
          <w:rPr>
            <w:rFonts w:ascii="Times New Roman" w:hAnsi="Times New Roman"/>
            <w:sz w:val="26"/>
            <w:szCs w:val="26"/>
          </w:rPr>
          <w:t xml:space="preserve"> </w:t>
        </w:r>
      </w:ins>
      <w:r>
        <w:rPr>
          <w:rFonts w:ascii="Times New Roman" w:hAnsi="Times New Roman"/>
          <w:sz w:val="26"/>
          <w:szCs w:val="26"/>
        </w:rPr>
        <w:t xml:space="preserve">bộ</w:t>
      </w:r>
      <w:ins w:id="90317" w:author="VNCN E&amp;C - Đề xuất đàm phán" w:date="2026-10-16T13:00:00Z">
        <w:r>
          <w:rPr>
            <w:rFonts w:ascii="Times New Roman" w:hAnsi="Times New Roman"/>
            <w:sz w:val="26"/>
            <w:szCs w:val="26"/>
          </w:rPr>
          <w:t xml:space="preserve"> gốc kèm bản scan; Bên B cung cấp bổ sung khi Chủ đầu tư yêu cầu, không tính phí</w:t>
        </w:r>
      </w:ins>
      <w:r>
        <w:rPr>
          <w:rFonts w:ascii="Times New Roman" w:hAnsi="Times New Roman"/>
          <w:sz w:val="26"/>
          <w:szCs w:val="26"/>
        </w:rPr>
        <w:t xml:space="preserve">.</w:t>
      </w:r>
    </w:p>
    <w:p w14:paraId="46DCE3C7" w14:textId="77777777" w:rsidR="0024519C" w:rsidRDefault="00D107CC" w:rsidP="00A64E91">
      <w:pPr>
        <w:spacing w:after="120" w:line="276" w:lineRule="auto"/>
        <w:jc w:val="both"/>
        <w:rPr>
          <w:ins w:id="597" w:author="Ban Kinh tế &amp; Quản lý Hợp đồng" w:date="2026-10-15T10:03:00Z"/>
          <w:rFonts w:ascii="Times New Roman" w:hAnsi="Times New Roman"/>
          <w:sz w:val="26"/>
          <w:szCs w:val="26"/>
        </w:rPr>
      </w:pPr>
      <w:r w:rsidRPr="00DF0BA4">
        <w:rPr>
          <w:rFonts w:ascii="Times New Roman" w:hAnsi="Times New Roman"/>
          <w:sz w:val="26"/>
          <w:szCs w:val="26"/>
        </w:rPr>
        <w:t>- Giá trị phần Công tác trọn gói tại Biểu 01 [Chi tiết giá hợp đồng] được thanh toán</w:t>
      </w:r>
      <w:ins w:id="598" w:author="Ban Kinh tế &amp; Quản lý Hợp đồng" w:date="2026-10-15T10:03:00Z">
        <w:r w:rsidR="0024519C">
          <w:rPr>
            <w:rFonts w:ascii="Times New Roman" w:hAnsi="Times New Roman"/>
            <w:sz w:val="26"/>
            <w:szCs w:val="26"/>
          </w:rPr>
          <w:t xml:space="preserve"> như sau: </w:t>
        </w:r>
      </w:ins>
    </w:p>
    <w:p w14:paraId="0B05D61C" w14:textId="1B935474" w:rsidR="006E5886" w:rsidRPr="002932AC" w:rsidRDefault="0024519C" w:rsidP="0024519C">
      <w:pPr>
        <w:pStyle w:val="ListParagraph"/>
        <w:numPr>
          <w:ilvl w:val="0"/>
          <w:numId w:val="55"/>
        </w:numPr>
        <w:spacing w:after="120"/>
        <w:jc w:val="both"/>
        <w:rPr>
          <w:ins w:id="599" w:author="Ban Kinh tế &amp; Quản lý Hợp đồng" w:date="2026-10-15T10:07:00Z"/>
          <w:rFonts w:ascii="Times New Roman" w:hAnsi="Times New Roman"/>
          <w:sz w:val="26"/>
          <w:szCs w:val="26"/>
          <w:rPrChange w:id="600" w:author="Ban Kinh tế &amp; Quản lý Hợp đồng" w:date="2026-10-15T10:07:00Z">
            <w:rPr>
              <w:ins w:id="601" w:author="Ban Kinh tế &amp; Quản lý Hợp đồng" w:date="2026-10-15T10:07:00Z"/>
              <w:rFonts w:ascii="Times New Roman" w:hAnsi="Times New Roman"/>
              <w:sz w:val="26"/>
              <w:szCs w:val="26"/>
              <w:lang w:val="en-US"/>
            </w:rPr>
          </w:rPrChange>
        </w:rPr>
      </w:pPr>
      <w:commentRangeStart w:id="924"/>
      <w:ins w:id="90318" w:author="Ban Kinh tế &amp; Quản lý Hợp đồng" w:date="2026-10-15T10:03:00Z">
        <w:r>
          <w:rPr>
            <w:rFonts w:ascii="Times New Roman" w:hAnsi="Times New Roman"/>
            <w:sz w:val="26"/>
            <w:szCs w:val="26"/>
            <w:lang w:val="en-US"/>
          </w:rPr>
          <w:t xml:space="preserve">Phần</w:t>
        </w:r>
      </w:ins>
      <w:ins w:id="90319" w:author="Ban Kinh tế &amp; Quản lý Hợp đồng" w:date="2026-10-15T10:03:00Z">
        <w:r>
          <w:rPr>
            <w:rFonts w:ascii="Times New Roman" w:hAnsi="Times New Roman"/>
            <w:sz w:val="26"/>
            <w:szCs w:val="26"/>
            <w:lang w:val="en-US"/>
          </w:rPr>
          <w:t xml:space="preserve"> chi phí chung: Thanh toán </w:t>
        </w:r>
      </w:ins>
      <w:ins w:id="90320" w:author="VNCN E&amp;C - Đề xuất đàm phán" w:date="2026-10-16T13:00:00Z">
        <w:r>
          <w:rPr>
            <w:rFonts w:ascii="Times New Roman" w:hAnsi="Times New Roman"/>
            <w:sz w:val="26"/>
            <w:szCs w:val="26"/>
            <w:highlight w:val="yellow"/>
            <w:lang w:val="en-US"/>
          </w:rPr>
          <w:t xml:space="preserve">20</w:t>
        </w:r>
        <w:r>
          <w:rPr>
            <w:rFonts w:ascii="Times New Roman" w:hAnsi="Times New Roman"/>
            <w:sz w:val="26"/>
            <w:szCs w:val="26"/>
            <w:lang w:val="en-US"/>
          </w:rPr>
          <w:t xml:space="preserve">%</w:t>
        </w:r>
      </w:ins>
      <w:ins w:id="90322" w:author="Ban Kinh tế &amp; Quản lý Hợp đồng" w:date="2026-10-15T10:05:00Z">
        <w:del w:id="90321" w:author="VNCN E&amp;C - Đề xuất đàm phán" w:date="2026-10-16T13:00:00Z">
          <w:r>
            <w:rPr>
              <w:rFonts w:ascii="Times New Roman" w:hAnsi="Times New Roman"/>
              <w:sz w:val="26"/>
              <w:szCs w:val="26"/>
              <w:lang w:val="en-US"/>
            </w:rPr>
            <w:delText xml:space="preserve">7</w:delText>
          </w:r>
        </w:del>
      </w:ins>
      <w:ins w:id="90324" w:author="Ban Kinh tế &amp; Quản lý Hợp đồng" w:date="2026-10-15T10:04:00Z">
        <w:del w:id="90323" w:author="VNCN E&amp;C - Đề xuất đàm phán" w:date="2026-10-16T13:00:00Z">
          <w:r>
            <w:rPr>
              <w:rFonts w:ascii="Times New Roman" w:hAnsi="Times New Roman"/>
              <w:sz w:val="26"/>
              <w:szCs w:val="26"/>
              <w:lang w:val="en-US"/>
            </w:rPr>
            <w:delText xml:space="preserve">0% sau</w:delText>
          </w:r>
        </w:del>
      </w:ins>
      <w:ins w:id="90325" w:author="Ban Kinh tế &amp; Quản lý Hợp đồng" w:date="2026-10-15T10:04:00Z">
        <w:r>
          <w:rPr>
            <w:rFonts w:ascii="Times New Roman" w:hAnsi="Times New Roman"/>
            <w:sz w:val="26"/>
            <w:szCs w:val="26"/>
            <w:lang w:val="en-US"/>
          </w:rPr>
          <w:t xml:space="preserve"> khi Bên B hoàn thành</w:t>
        </w:r>
      </w:ins>
      <w:ins w:id="90326" w:author="Ban Kinh tế &amp; Quản lý Hợp đồng" w:date="2026-10-15T10:06:00Z">
        <w:r>
          <w:rPr>
            <w:rFonts w:ascii="Times New Roman" w:hAnsi="Times New Roman"/>
            <w:sz w:val="26"/>
            <w:szCs w:val="26"/>
            <w:lang w:val="en-US"/>
          </w:rPr>
          <w:t xml:space="preserve"> </w:t>
        </w:r>
      </w:ins>
      <w:ins w:id="90327" w:author="VNCN E&amp;C - Đề xuất đàm phán" w:date="2026-10-16T13:00:00Z">
        <w:r>
          <w:rPr>
            <w:rFonts w:ascii="Times New Roman" w:hAnsi="Times New Roman"/>
            <w:sz w:val="26"/>
            <w:szCs w:val="26"/>
            <w:lang w:val="en-US"/>
          </w:rPr>
          <w:t xml:space="preserve">huy động (</w:t>
        </w:r>
      </w:ins>
      <w:ins w:id="90329" w:author="Ban Kinh tế &amp; Quản lý Hợp đồng" w:date="2026-10-15T10:06:00Z">
        <w:del w:id="90328" w:author="VNCN E&amp;C - Đề xuất đàm phán" w:date="2026-10-16T13:00:00Z">
          <w:r>
            <w:rPr>
              <w:rFonts w:ascii="Times New Roman" w:hAnsi="Times New Roman"/>
              <w:sz w:val="26"/>
              <w:szCs w:val="26"/>
              <w:lang w:val="en-US"/>
            </w:rPr>
            <w:delText xml:space="preserve">lắp đặt </w:delText>
          </w:r>
        </w:del>
      </w:ins>
      <w:ins w:id="90330" w:author="Ban Kinh tế &amp; Quản lý Hợp đồng" w:date="2026-10-15T10:06:00Z">
        <w:r>
          <w:rPr>
            <w:rFonts w:ascii="Times New Roman" w:hAnsi="Times New Roman"/>
            <w:sz w:val="26"/>
            <w:szCs w:val="26"/>
            <w:lang w:val="en-US"/>
          </w:rPr>
          <w:t xml:space="preserve">văn phòng</w:t>
        </w:r>
      </w:ins>
      <w:ins w:id="90331" w:author="VNCN E&amp;C - Đề xuất đàm phán" w:date="2026-10-16T13:00:00Z">
        <w:r>
          <w:rPr>
            <w:rFonts w:ascii="Times New Roman" w:hAnsi="Times New Roman"/>
            <w:sz w:val="26"/>
            <w:szCs w:val="26"/>
            <w:lang w:val="en-US"/>
          </w:rPr>
          <w:t xml:space="preserve">, lán trại</w:t>
        </w:r>
      </w:ins>
      <w:ins w:id="90333" w:author="Ban Kinh tế &amp; Quản lý Hợp đồng" w:date="2026-10-15T10:06:00Z">
        <w:del w:id="90332" w:author="VNCN E&amp;C - Đề xuất đàm phán" w:date="2026-10-16T13:00:00Z">
          <w:r>
            <w:rPr>
              <w:rFonts w:ascii="Times New Roman" w:hAnsi="Times New Roman"/>
              <w:sz w:val="26"/>
              <w:szCs w:val="26"/>
              <w:lang w:val="en-US"/>
            </w:rPr>
            <w:delText xml:space="preserve"> tiện ích</w:delText>
          </w:r>
        </w:del>
      </w:ins>
      <w:ins w:id="90334" w:author="Ban Kinh tế &amp; Quản lý Hợp đồng" w:date="2026-10-15T10:06:00Z">
        <w:r>
          <w:rPr>
            <w:rFonts w:ascii="Times New Roman" w:hAnsi="Times New Roman"/>
            <w:sz w:val="26"/>
            <w:szCs w:val="26"/>
            <w:lang w:val="en-US"/>
          </w:rPr>
          <w:t xml:space="preserve">, đấu nối điện nước thi công, lắp </w:t>
        </w:r>
      </w:ins>
      <w:ins w:id="90335" w:author="VNCN E&amp;C - Đề xuất đàm phán" w:date="2026-10-16T13:00:00Z">
        <w:r>
          <w:rPr>
            <w:rFonts w:ascii="Times New Roman" w:hAnsi="Times New Roman"/>
            <w:sz w:val="26"/>
            <w:szCs w:val="26"/>
            <w:lang w:val="en-US"/>
          </w:rPr>
          <w:t xml:space="preserve">dựng</w:t>
        </w:r>
      </w:ins>
      <w:ins w:id="90337" w:author="Ban Kinh tế &amp; Quản lý Hợp đồng" w:date="2026-10-15T10:06:00Z">
        <w:del w:id="90336" w:author="VNCN E&amp;C - Đề xuất đàm phán" w:date="2026-10-16T13:00:00Z">
          <w:r>
            <w:rPr>
              <w:rFonts w:ascii="Times New Roman" w:hAnsi="Times New Roman"/>
              <w:sz w:val="26"/>
              <w:szCs w:val="26"/>
              <w:lang w:val="en-US"/>
            </w:rPr>
            <w:delText xml:space="preserve">đặt </w:delText>
          </w:r>
        </w:del>
      </w:ins>
      <w:ins w:id="90339" w:author="Ban Kinh tế &amp; Quản lý Hợp đồng" w:date="2026-10-15T10:06:00Z">
        <w:del w:id="90338" w:author="VNCN E&amp;C - Đề xuất đàm phán" w:date="2026-10-16T13:00:00Z">
          <w:r>
            <w:rPr>
              <w:rFonts w:ascii="Times New Roman" w:hAnsi="Times New Roman"/>
              <w:sz w:val="26"/>
              <w:szCs w:val="26"/>
              <w:lang w:val="en-US"/>
            </w:rPr>
            <w:delText xml:space="preserve">đưa vào vận hành 03/</w:delText>
          </w:r>
        </w:del>
      </w:ins>
      <w:ins w:id="90341" w:author="Ban Kinh tế &amp; Quản lý Hợp đồng" w:date="2026-10-15T10:07:00Z">
        <w:del w:id="90340" w:author="VNCN E&amp;C - Đề xuất đàm phán" w:date="2026-10-16T13:00:00Z">
          <w:r>
            <w:rPr>
              <w:rFonts w:ascii="Times New Roman" w:hAnsi="Times New Roman"/>
              <w:sz w:val="26"/>
              <w:szCs w:val="26"/>
              <w:lang w:val="en-US"/>
            </w:rPr>
            <w:delText xml:space="preserve">4</w:delText>
          </w:r>
        </w:del>
      </w:ins>
      <w:ins w:id="90342" w:author="Ban Kinh tế &amp; Quản lý Hợp đồng" w:date="2026-10-15T10:07:00Z">
        <w:r>
          <w:rPr>
            <w:rFonts w:ascii="Times New Roman" w:hAnsi="Times New Roman"/>
            <w:sz w:val="26"/>
            <w:szCs w:val="26"/>
            <w:lang w:val="en-US"/>
          </w:rPr>
          <w:t xml:space="preserve"> cẩu tháp</w:t>
        </w:r>
      </w:ins>
      <w:ins w:id="90343" w:author="VNCN E&amp;C - Đề xuất đàm phán" w:date="2026-10-16T13:00:00Z">
        <w:r>
          <w:rPr>
            <w:rFonts w:ascii="Times New Roman" w:hAnsi="Times New Roman"/>
            <w:sz w:val="26"/>
            <w:szCs w:val="26"/>
            <w:lang w:val="en-US"/>
          </w:rPr>
          <w:t xml:space="preserve">) được Bên A nghiệm thu; </w:t>
        </w:r>
        <w:r>
          <w:rPr>
            <w:rFonts w:ascii="Times New Roman" w:hAnsi="Times New Roman"/>
            <w:sz w:val="26"/>
            <w:szCs w:val="26"/>
            <w:highlight w:val="yellow"/>
            <w:lang w:val="en-US"/>
          </w:rPr>
          <w:t xml:space="preserve">80</w:t>
        </w:r>
      </w:ins>
      <w:ins w:id="90345" w:author="Ban Kinh tế &amp; Quản lý Hợp đồng" w:date="2026-10-15T10:07:00Z">
        <w:del w:id="90344" w:author="VNCN E&amp;C - Đề xuất đàm phán" w:date="2026-10-16T13:00:00Z">
          <w:r>
            <w:rPr>
              <w:rFonts w:ascii="Times New Roman" w:hAnsi="Times New Roman"/>
              <w:sz w:val="26"/>
              <w:szCs w:val="26"/>
              <w:lang w:val="en-US"/>
            </w:rPr>
            <w:delText xml:space="preserve">. 30</w:delText>
          </w:r>
        </w:del>
      </w:ins>
      <w:ins w:id="90346" w:author="Ban Kinh tế &amp; Quản lý Hợp đồng" w:date="2026-10-15T10:07:00Z">
        <w:r>
          <w:rPr>
            <w:rFonts w:ascii="Times New Roman" w:hAnsi="Times New Roman"/>
            <w:sz w:val="26"/>
            <w:szCs w:val="26"/>
            <w:lang w:val="en-US"/>
          </w:rPr>
          <w:t xml:space="preserve">% giá trị còn lại thanh toán theo tỷ lệ </w:t>
        </w:r>
      </w:ins>
      <w:ins w:id="90347" w:author="VNCN E&amp;C - Đề xuất đàm phán" w:date="2026-10-16T13:00:00Z">
        <w:r>
          <w:rPr>
            <w:rFonts w:ascii="Times New Roman" w:hAnsi="Times New Roman"/>
            <w:sz w:val="26"/>
            <w:szCs w:val="26"/>
            <w:lang w:val="en-US"/>
          </w:rPr>
          <w:t xml:space="preserve">giá trị công tác thi công chính</w:t>
        </w:r>
      </w:ins>
      <w:ins w:id="90349" w:author="Ban Kinh tế &amp; Quản lý Hợp đồng" w:date="2026-10-15T10:07:00Z">
        <w:del w:id="90348" w:author="VNCN E&amp;C - Đề xuất đàm phán" w:date="2026-10-16T13:00:00Z">
          <w:r>
            <w:rPr>
              <w:rFonts w:ascii="Times New Roman" w:hAnsi="Times New Roman"/>
              <w:sz w:val="26"/>
              <w:szCs w:val="26"/>
              <w:lang w:val="en-US"/>
            </w:rPr>
            <w:delText xml:space="preserve">% khối lượng</w:delText>
          </w:r>
        </w:del>
      </w:ins>
      <w:ins w:id="90350" w:author="Ban Kinh tế &amp; Quản lý Hợp đồng" w:date="2026-10-15T10:07:00Z">
        <w:r>
          <w:rPr>
            <w:rFonts w:ascii="Times New Roman" w:hAnsi="Times New Roman"/>
            <w:sz w:val="26"/>
            <w:szCs w:val="26"/>
            <w:lang w:val="en-US"/>
          </w:rPr>
          <w:t xml:space="preserve"> hoàn thành </w:t>
        </w:r>
      </w:ins>
      <w:ins w:id="90351" w:author="VNCN E&amp;C - Đề xuất đàm phán" w:date="2026-10-16T13:00:00Z">
        <w:r>
          <w:rPr>
            <w:rFonts w:ascii="Times New Roman" w:hAnsi="Times New Roman"/>
            <w:sz w:val="26"/>
            <w:szCs w:val="26"/>
            <w:lang w:val="en-US"/>
          </w:rPr>
          <w:t xml:space="preserve">trên tổng giá trị công tác thi công chính của Hợp đồng</w:t>
        </w:r>
      </w:ins>
      <w:ins w:id="90353" w:author="Ban Kinh tế &amp; Quản lý Hợp đồng" w:date="2026-10-15T10:07:00Z">
        <w:del w:id="90352" w:author="VNCN E&amp;C - Đề xuất đàm phán" w:date="2026-10-16T13:00:00Z">
          <w:r>
            <w:rPr>
              <w:rFonts w:ascii="Times New Roman" w:hAnsi="Times New Roman"/>
              <w:sz w:val="26"/>
              <w:szCs w:val="26"/>
              <w:lang w:val="en-US"/>
            </w:rPr>
            <w:delText xml:space="preserve">các đợt</w:delText>
          </w:r>
        </w:del>
      </w:ins>
      <w:ins w:id="90354" w:author="Ban Kinh tế &amp; Quản lý Hợp đồng" w:date="2026-10-15T10:07:00Z">
        <w:r>
          <w:rPr>
            <w:rFonts w:ascii="Times New Roman" w:hAnsi="Times New Roman"/>
            <w:sz w:val="26"/>
            <w:szCs w:val="26"/>
            <w:lang w:val="en-US"/>
          </w:rPr>
          <w:t xml:space="preserve">.</w:t>
        </w:r>
      </w:ins>
      <w:commentRangeEnd w:id="924"/>
      <w:r>
        <w:rPr>
          <w:rStyle w:val="CommentReference"/>
        </w:rPr>
        <w:commentReference w:id="924"/>
      </w:r>
    </w:p>
    <w:p w14:paraId="039C172E" w14:textId="66CAAA57" w:rsidR="002932AC" w:rsidRPr="006E5886" w:rsidRDefault="002932AC" w:rsidP="0024519C">
      <w:pPr>
        <w:pStyle w:val="ListParagraph"/>
        <w:numPr>
          <w:ilvl w:val="0"/>
          <w:numId w:val="55"/>
        </w:numPr>
        <w:spacing w:after="120"/>
        <w:jc w:val="both"/>
        <w:rPr>
          <w:ins w:id="607" w:author="Ban Kinh tế &amp; Quản lý Hợp đồng" w:date="2026-10-15T10:07:00Z"/>
          <w:rFonts w:ascii="Times New Roman" w:hAnsi="Times New Roman"/>
          <w:sz w:val="26"/>
          <w:szCs w:val="26"/>
          <w:rPrChange w:id="608" w:author="Ban Kinh tế &amp; Quản lý Hợp đồng" w:date="2026-10-15T10:07:00Z">
            <w:rPr>
              <w:ins w:id="609" w:author="Ban Kinh tế &amp; Quản lý Hợp đồng" w:date="2026-10-15T10:07:00Z"/>
              <w:rFonts w:ascii="Times New Roman" w:hAnsi="Times New Roman"/>
              <w:sz w:val="26"/>
              <w:szCs w:val="26"/>
              <w:lang w:val="en-US"/>
            </w:rPr>
          </w:rPrChange>
        </w:rPr>
      </w:pPr>
      <w:ins w:id="90355" w:author="Ban Kinh tế &amp; Quản lý Hợp đồng" w:date="2026-10-15T10:07:00Z">
        <w:r>
          <w:rPr>
            <w:rFonts w:ascii="Times New Roman" w:hAnsi="Times New Roman"/>
            <w:sz w:val="26"/>
            <w:szCs w:val="26"/>
            <w:lang w:val="en-US"/>
          </w:rPr>
          <w:t xml:space="preserve">Phần chi phí cẩu tháp: </w:t>
        </w:r>
      </w:ins>
      <w:ins w:id="90356" w:author="VNCN E&amp;C - Đề xuất đàm phán" w:date="2026-10-16T13:00:00Z">
        <w:r>
          <w:rPr>
            <w:rFonts w:ascii="Times New Roman" w:hAnsi="Times New Roman"/>
            <w:sz w:val="26"/>
            <w:szCs w:val="26"/>
            <w:lang w:val="en-US"/>
          </w:rPr>
          <w:t xml:space="preserve">Đối với từng cẩu tháp, thanh</w:t>
        </w:r>
      </w:ins>
      <w:ins w:id="90358" w:author="Ban Kinh tế &amp; Quản lý Hợp đồng" w:date="2026-10-15T10:07:00Z">
        <w:del w:id="90357" w:author="VNCN E&amp;C - Đề xuất đàm phán" w:date="2026-10-16T13:00:00Z">
          <w:r>
            <w:rPr>
              <w:rFonts w:ascii="Times New Roman" w:hAnsi="Times New Roman"/>
              <w:sz w:val="26"/>
              <w:szCs w:val="26"/>
              <w:lang w:val="en-US"/>
            </w:rPr>
            <w:delText xml:space="preserve">Thanh</w:delText>
          </w:r>
        </w:del>
      </w:ins>
      <w:ins w:id="90359" w:author="Ban Kinh tế &amp; Quản lý Hợp đồng" w:date="2026-10-15T10:07:00Z">
        <w:r>
          <w:rPr>
            <w:rFonts w:ascii="Times New Roman" w:hAnsi="Times New Roman"/>
            <w:sz w:val="26"/>
            <w:szCs w:val="26"/>
            <w:lang w:val="en-US"/>
          </w:rPr>
          <w:t xml:space="preserve"> toán</w:t>
        </w:r>
      </w:ins>
      <w:ins w:id="90360" w:author="Ban Kinh tế &amp; Quản lý Hợp đồng" w:date="2026-10-15T10:08:00Z">
        <w:r>
          <w:rPr>
            <w:rFonts w:ascii="Times New Roman" w:hAnsi="Times New Roman"/>
            <w:sz w:val="26"/>
            <w:szCs w:val="26"/>
            <w:lang w:val="en-US"/>
          </w:rPr>
          <w:t xml:space="preserve"> </w:t>
        </w:r>
      </w:ins>
      <w:ins w:id="90361" w:author="VNCN E&amp;C - Đề xuất đàm phán" w:date="2026-10-16T13:00:00Z">
        <w:r>
          <w:rPr>
            <w:rFonts w:ascii="Times New Roman" w:hAnsi="Times New Roman"/>
            <w:sz w:val="26"/>
            <w:szCs w:val="26"/>
            <w:highlight w:val="yellow"/>
            <w:lang w:val="en-US"/>
          </w:rPr>
          <w:t xml:space="preserve">30</w:t>
        </w:r>
        <w:r>
          <w:rPr>
            <w:rFonts w:ascii="Times New Roman" w:hAnsi="Times New Roman"/>
            <w:sz w:val="26"/>
            <w:szCs w:val="26"/>
            <w:lang w:val="en-US"/>
          </w:rPr>
          <w:t xml:space="preserve">%</w:t>
        </w:r>
      </w:ins>
      <w:ins w:id="90363" w:author="Ban Kinh tế &amp; Quản lý Hợp đồng" w:date="2026-10-15T10:08:00Z">
        <w:del w:id="90362" w:author="VNCN E&amp;C - Đề xuất đàm phán" w:date="2026-10-16T13:00:00Z">
          <w:r>
            <w:rPr>
              <w:rFonts w:ascii="Times New Roman" w:hAnsi="Times New Roman"/>
              <w:sz w:val="26"/>
              <w:szCs w:val="26"/>
              <w:lang w:val="en-US"/>
            </w:rPr>
            <w:delText xml:space="preserve">100%</w:delText>
          </w:r>
        </w:del>
      </w:ins>
      <w:ins w:id="90365" w:author="Ban Kinh tế &amp; Quản lý Hợp đồng" w:date="2026-10-15T10:08:00Z">
        <w:del w:id="90364" w:author="VNCN E&amp;C - Đề xuất đàm phán" w:date="2026-10-16T13:00:00Z">
          <w:r>
            <w:rPr>
              <w:rFonts w:ascii="Times New Roman" w:hAnsi="Times New Roman"/>
              <w:sz w:val="26"/>
              <w:szCs w:val="26"/>
              <w:lang w:val="en-US"/>
            </w:rPr>
            <w:delText xml:space="preserve"> khối lượng hoàn thành</w:delText>
          </w:r>
        </w:del>
      </w:ins>
      <w:ins w:id="90367" w:author="Ban Kinh tế &amp; Quản lý Hợp đồng" w:date="2026-10-15T10:08:00Z">
        <w:del w:id="90366" w:author="VNCN E&amp;C - Đề xuất đàm phán" w:date="2026-10-16T13:00:00Z">
          <w:r>
            <w:rPr>
              <w:rFonts w:ascii="Times New Roman" w:hAnsi="Times New Roman"/>
              <w:sz w:val="26"/>
              <w:szCs w:val="26"/>
              <w:lang w:val="en-US"/>
            </w:rPr>
            <w:delText xml:space="preserve"> từng thiết bị</w:delText>
          </w:r>
        </w:del>
      </w:ins>
      <w:ins w:id="90369" w:author="Ban Kinh tế &amp; Quản lý Hợp đồng" w:date="2026-10-15T10:08:00Z">
        <w:del w:id="90368" w:author="VNCN E&amp;C - Đề xuất đàm phán" w:date="2026-10-16T13:00:00Z">
          <w:r>
            <w:rPr>
              <w:rFonts w:ascii="Times New Roman" w:hAnsi="Times New Roman"/>
              <w:sz w:val="26"/>
              <w:szCs w:val="26"/>
              <w:lang w:val="en-US"/>
            </w:rPr>
            <w:delText xml:space="preserve"> sau</w:delText>
          </w:r>
        </w:del>
      </w:ins>
      <w:ins w:id="90370" w:author="Ban Kinh tế &amp; Quản lý Hợp đồng" w:date="2026-10-15T10:08:00Z">
        <w:r>
          <w:rPr>
            <w:rFonts w:ascii="Times New Roman" w:hAnsi="Times New Roman"/>
            <w:sz w:val="26"/>
            <w:szCs w:val="26"/>
            <w:lang w:val="en-US"/>
          </w:rPr>
          <w:t xml:space="preserve"> khi lắp </w:t>
        </w:r>
      </w:ins>
      <w:ins w:id="90371" w:author="VNCN E&amp;C - Đề xuất đàm phán" w:date="2026-10-16T13:00:00Z">
        <w:r>
          <w:rPr>
            <w:rFonts w:ascii="Times New Roman" w:hAnsi="Times New Roman"/>
            <w:sz w:val="26"/>
            <w:szCs w:val="26"/>
            <w:lang w:val="en-US"/>
          </w:rPr>
          <w:t xml:space="preserve">dựng xong, có kết quả kiểm định và</w:t>
        </w:r>
      </w:ins>
      <w:ins w:id="90373" w:author="Ban Kinh tế &amp; Quản lý Hợp đồng" w:date="2026-10-15T10:08:00Z">
        <w:del w:id="90372" w:author="VNCN E&amp;C - Đề xuất đàm phán" w:date="2026-10-16T13:00:00Z">
          <w:r>
            <w:rPr>
              <w:rFonts w:ascii="Times New Roman" w:hAnsi="Times New Roman"/>
              <w:sz w:val="26"/>
              <w:szCs w:val="26"/>
              <w:lang w:val="en-US"/>
            </w:rPr>
            <w:delText xml:space="preserve">đặt</w:delText>
          </w:r>
        </w:del>
      </w:ins>
      <w:ins w:id="90374" w:author="Ban Kinh tế &amp; Quản lý Hợp đồng" w:date="2026-10-15T10:08:00Z">
        <w:r>
          <w:rPr>
            <w:rFonts w:ascii="Times New Roman" w:hAnsi="Times New Roman"/>
            <w:sz w:val="26"/>
            <w:szCs w:val="26"/>
            <w:lang w:val="en-US"/>
          </w:rPr>
          <w:t xml:space="preserve"> đưa</w:t>
        </w:r>
      </w:ins>
      <w:ins w:id="90376" w:author="Ban Kinh tế &amp; Quản lý Hợp đồng" w:date="2026-10-15T10:08:00Z">
        <w:del w:id="90375" w:author="VNCN E&amp;C - Đề xuất đàm phán" w:date="2026-10-16T13:00:00Z">
          <w:r>
            <w:rPr>
              <w:rFonts w:ascii="Times New Roman" w:hAnsi="Times New Roman"/>
              <w:sz w:val="26"/>
              <w:szCs w:val="26"/>
              <w:lang w:val="en-US"/>
            </w:rPr>
            <w:delText xml:space="preserve"> cẩu</w:delText>
          </w:r>
        </w:del>
      </w:ins>
      <w:ins w:id="90377" w:author="Ban Kinh tế &amp; Quản lý Hợp đồng" w:date="2026-10-15T10:08:00Z">
        <w:r>
          <w:rPr>
            <w:rFonts w:ascii="Times New Roman" w:hAnsi="Times New Roman"/>
            <w:sz w:val="26"/>
            <w:szCs w:val="26"/>
            <w:lang w:val="en-US"/>
          </w:rPr>
          <w:t xml:space="preserve"> vào vận hành</w:t>
        </w:r>
      </w:ins>
      <w:ins w:id="90378" w:author="VNCN E&amp;C - Đề xuất đàm phán" w:date="2026-10-16T13:00:00Z">
        <w:r>
          <w:rPr>
            <w:rFonts w:ascii="Times New Roman" w:hAnsi="Times New Roman"/>
            <w:sz w:val="26"/>
            <w:szCs w:val="26"/>
            <w:lang w:val="en-US"/>
          </w:rPr>
          <w:t xml:space="preserve">; </w:t>
        </w:r>
        <w:r>
          <w:rPr>
            <w:rFonts w:ascii="Times New Roman" w:hAnsi="Times New Roman"/>
            <w:sz w:val="26"/>
            <w:szCs w:val="26"/>
            <w:highlight w:val="yellow"/>
            <w:lang w:val="en-US"/>
          </w:rPr>
          <w:t xml:space="preserve">60</w:t>
        </w:r>
        <w:r>
          <w:rPr>
            <w:rFonts w:ascii="Times New Roman" w:hAnsi="Times New Roman"/>
            <w:sz w:val="26"/>
            <w:szCs w:val="26"/>
            <w:lang w:val="en-US"/>
          </w:rPr>
          <w:t xml:space="preserve">% chia đều theo số tháng vận hành thực tế; </w:t>
        </w:r>
        <w:r>
          <w:rPr>
            <w:rFonts w:ascii="Times New Roman" w:hAnsi="Times New Roman"/>
            <w:sz w:val="26"/>
            <w:szCs w:val="26"/>
            <w:highlight w:val="yellow"/>
            <w:lang w:val="en-US"/>
          </w:rPr>
          <w:t xml:space="preserve">10</w:t>
        </w:r>
        <w:r>
          <w:rPr>
            <w:rFonts w:ascii="Times New Roman" w:hAnsi="Times New Roman"/>
            <w:sz w:val="26"/>
            <w:szCs w:val="26"/>
            <w:lang w:val="en-US"/>
          </w:rPr>
          <w:t xml:space="preserve">% khi tháo dỡ, di chuyển khỏi Công trường.</w:t>
        </w:r>
      </w:ins>
      <w:ins w:id="90380" w:author="Ban Kinh tế &amp; Quản lý Hợp đồng" w:date="2026-10-15T10:08:00Z">
        <w:del w:id="90379" w:author="VNCN E&amp;C - Đề xuất đàm phán" w:date="2026-10-16T13:00:00Z">
          <w:r>
            <w:rPr>
              <w:rFonts w:ascii="Times New Roman" w:hAnsi="Times New Roman"/>
              <w:sz w:val="26"/>
              <w:szCs w:val="26"/>
              <w:lang w:val="en-US"/>
            </w:rPr>
            <w:delText xml:space="preserve"> </w:delText>
          </w:r>
        </w:del>
      </w:ins>
    </w:p>
    <w:p w14:paraId="07143E94" w14:textId="547D7178" w:rsidR="00F123D1" w:rsidRPr="0024519C" w:rsidDel="00030C38" w:rsidRDefault="00D107CC">
      <w:pPr>
        <w:pStyle w:val="ListParagraph"/>
        <w:numPr>
          <w:ilvl w:val="0"/>
          <w:numId w:val="55"/>
        </w:numPr>
        <w:spacing w:after="120"/>
        <w:jc w:val="both"/>
        <w:rPr>
          <w:del w:id="612" w:author="Ban Kinh tế &amp; Quản lý Hợp đồng" w:date="2026-10-15T10:09:00Z"/>
          <w:rFonts w:ascii="Times New Roman" w:hAnsi="Times New Roman"/>
          <w:sz w:val="26"/>
          <w:szCs w:val="26"/>
          <w:rPrChange w:id="613" w:author="Ban Kinh tế &amp; Quản lý Hợp đồng" w:date="2026-10-15T10:03:00Z">
            <w:rPr>
              <w:del w:id="614" w:author="Ban Kinh tế &amp; Quản lý Hợp đồng" w:date="2026-10-15T10:09:00Z"/>
            </w:rPr>
          </w:rPrChange>
        </w:rPr>
        <w:pPrChange w:id="615" w:author="Ban Kinh tế &amp; Quản lý Hợp đồng" w:date="2026-10-15T10:03:00Z">
          <w:pPr>
            <w:spacing w:after="120" w:line="276" w:lineRule="auto"/>
            <w:jc w:val="both"/>
          </w:pPr>
        </w:pPrChange>
      </w:pPr>
      <w:del w:id="616" w:author="Ban Kinh tế &amp; Quản lý Hợp đồng" w:date="2026-10-15T10:03:00Z">
        <w:r w:rsidRPr="0024519C" w:rsidDel="0024519C">
          <w:rPr>
            <w:rFonts w:ascii="Times New Roman" w:hAnsi="Times New Roman"/>
            <w:sz w:val="26"/>
            <w:szCs w:val="26"/>
            <w:rPrChange w:id="617" w:author="Ban Kinh tế &amp; Quản lý Hợp đồng" w:date="2026-10-15T10:03:00Z">
              <w:rPr/>
            </w:rPrChange>
          </w:rPr>
          <w:delText xml:space="preserve"> </w:delText>
        </w:r>
      </w:del>
      <w:del w:id="618" w:author="Ban Kinh tế &amp; Quản lý Hợp đồng" w:date="2026-10-15T10:09:00Z">
        <w:r w:rsidRPr="0024519C" w:rsidDel="00030C38">
          <w:rPr>
            <w:rFonts w:ascii="Times New Roman" w:hAnsi="Times New Roman"/>
            <w:sz w:val="26"/>
            <w:szCs w:val="26"/>
            <w:rPrChange w:id="619" w:author="Ban Kinh tế &amp; Quản lý Hợp đồng" w:date="2026-10-15T10:03:00Z">
              <w:rPr/>
            </w:rPrChange>
          </w:rPr>
          <w:delText>theo tỷ lệ giá trị khối l</w:delText>
        </w:r>
        <w:r w:rsidRPr="0024519C" w:rsidDel="00030C38">
          <w:rPr>
            <w:rFonts w:ascii="Times New Roman" w:hAnsi="Times New Roman" w:hint="eastAsia"/>
            <w:sz w:val="26"/>
            <w:szCs w:val="26"/>
            <w:rPrChange w:id="620" w:author="Ban Kinh tế &amp; Quản lý Hợp đồng" w:date="2026-10-15T10:03:00Z">
              <w:rPr>
                <w:rFonts w:hint="eastAsia"/>
              </w:rPr>
            </w:rPrChange>
          </w:rPr>
          <w:delText>ư</w:delText>
        </w:r>
        <w:r w:rsidRPr="0024519C" w:rsidDel="00030C38">
          <w:rPr>
            <w:rFonts w:ascii="Times New Roman" w:hAnsi="Times New Roman"/>
            <w:sz w:val="26"/>
            <w:szCs w:val="26"/>
            <w:rPrChange w:id="621" w:author="Ban Kinh tế &amp; Quản lý Hợp đồng" w:date="2026-10-15T10:03:00Z">
              <w:rPr/>
            </w:rPrChange>
          </w:rPr>
          <w:delText xml:space="preserve">ợng công tác thi công chính hoàn thành trên tổng giá trị công tác thi công chính của Hợp </w:delText>
        </w:r>
        <w:r w:rsidRPr="0024519C" w:rsidDel="00030C38">
          <w:rPr>
            <w:rFonts w:ascii="Times New Roman" w:hAnsi="Times New Roman" w:hint="eastAsia"/>
            <w:sz w:val="26"/>
            <w:szCs w:val="26"/>
            <w:rPrChange w:id="622" w:author="Ban Kinh tế &amp; Quản lý Hợp đồng" w:date="2026-10-15T10:03:00Z">
              <w:rPr>
                <w:rFonts w:hint="eastAsia"/>
              </w:rPr>
            </w:rPrChange>
          </w:rPr>
          <w:delText>đ</w:delText>
        </w:r>
        <w:r w:rsidRPr="0024519C" w:rsidDel="00030C38">
          <w:rPr>
            <w:rFonts w:ascii="Times New Roman" w:hAnsi="Times New Roman"/>
            <w:sz w:val="26"/>
            <w:szCs w:val="26"/>
            <w:rPrChange w:id="623" w:author="Ban Kinh tế &amp; Quản lý Hợp đồng" w:date="2026-10-15T10:03:00Z">
              <w:rPr/>
            </w:rPrChange>
          </w:rPr>
          <w:delText xml:space="preserve">ồng, hoặc theo giá trị công việc Công tác chuẩn bị, Biện pháp thi công </w:delText>
        </w:r>
        <w:r w:rsidRPr="0024519C" w:rsidDel="00030C38">
          <w:rPr>
            <w:rFonts w:ascii="Times New Roman" w:hAnsi="Times New Roman" w:hint="eastAsia"/>
            <w:sz w:val="26"/>
            <w:szCs w:val="26"/>
            <w:rPrChange w:id="624" w:author="Ban Kinh tế &amp; Quản lý Hợp đồng" w:date="2026-10-15T10:03:00Z">
              <w:rPr>
                <w:rFonts w:hint="eastAsia"/>
              </w:rPr>
            </w:rPrChange>
          </w:rPr>
          <w:delText>đư</w:delText>
        </w:r>
        <w:r w:rsidRPr="0024519C" w:rsidDel="00030C38">
          <w:rPr>
            <w:rFonts w:ascii="Times New Roman" w:hAnsi="Times New Roman"/>
            <w:sz w:val="26"/>
            <w:szCs w:val="26"/>
            <w:rPrChange w:id="625" w:author="Ban Kinh tế &amp; Quản lý Hợp đồng" w:date="2026-10-15T10:03:00Z">
              <w:rPr/>
            </w:rPrChange>
          </w:rPr>
          <w:delText xml:space="preserve">ợc nghiệm thu, </w:delText>
        </w:r>
        <w:r w:rsidRPr="0024519C" w:rsidDel="00030C38">
          <w:rPr>
            <w:rFonts w:ascii="Times New Roman" w:hAnsi="Times New Roman" w:hint="eastAsia"/>
            <w:sz w:val="26"/>
            <w:szCs w:val="26"/>
            <w:rPrChange w:id="626" w:author="Ban Kinh tế &amp; Quản lý Hợp đồng" w:date="2026-10-15T10:03:00Z">
              <w:rPr>
                <w:rFonts w:hint="eastAsia"/>
              </w:rPr>
            </w:rPrChange>
          </w:rPr>
          <w:delText>á</w:delText>
        </w:r>
        <w:r w:rsidRPr="0024519C" w:rsidDel="00030C38">
          <w:rPr>
            <w:rFonts w:ascii="Times New Roman" w:hAnsi="Times New Roman"/>
            <w:sz w:val="26"/>
            <w:szCs w:val="26"/>
            <w:rPrChange w:id="627" w:author="Ban Kinh tế &amp; Quản lý Hợp đồng" w:date="2026-10-15T10:03:00Z">
              <w:rPr/>
            </w:rPrChange>
          </w:rPr>
          <w:delText>p dụng giá trị nào thấp h</w:delText>
        </w:r>
        <w:r w:rsidRPr="0024519C" w:rsidDel="00030C38">
          <w:rPr>
            <w:rFonts w:ascii="Times New Roman" w:hAnsi="Times New Roman" w:hint="eastAsia"/>
            <w:sz w:val="26"/>
            <w:szCs w:val="26"/>
            <w:rPrChange w:id="628" w:author="Ban Kinh tế &amp; Quản lý Hợp đồng" w:date="2026-10-15T10:03:00Z">
              <w:rPr>
                <w:rFonts w:hint="eastAsia"/>
              </w:rPr>
            </w:rPrChange>
          </w:rPr>
          <w:delText>ơ</w:delText>
        </w:r>
        <w:r w:rsidRPr="0024519C" w:rsidDel="00030C38">
          <w:rPr>
            <w:rFonts w:ascii="Times New Roman" w:hAnsi="Times New Roman"/>
            <w:sz w:val="26"/>
            <w:szCs w:val="26"/>
            <w:rPrChange w:id="629" w:author="Ban Kinh tế &amp; Quản lý Hợp đồng" w:date="2026-10-15T10:03:00Z">
              <w:rPr/>
            </w:rPrChange>
          </w:rPr>
          <w:delText>n.</w:delText>
        </w:r>
      </w:del>
    </w:p>
    <w:p w14:paraId="2EB15E07" w14:textId="452209A7"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Thời hạn xác nhận hồ sơ và thanh toán:</w:t>
      </w:r>
    </w:p>
    <w:p w14:paraId="4016C3FA" w14:textId="6F8CAB4B" w:rsidR="00E30F35" w:rsidRPr="00E30F35" w:rsidRDefault="00E30F35" w:rsidP="00E30F35">
      <w:pPr>
        <w:spacing w:after="120" w:line="276" w:lineRule="auto"/>
        <w:jc w:val="both"/>
        <w:rPr>
          <w:ins w:id="630" w:author="Ban Kinh tế &amp; Quản lý Hợp đồng" w:date="2026-10-15T10:19:00Z"/>
          <w:rFonts w:ascii="Times New Roman" w:hAnsi="Times New Roman"/>
          <w:sz w:val="26"/>
          <w:szCs w:val="26"/>
        </w:rPr>
      </w:pPr>
      <w:commentRangeStart w:id="925"/>
      <w:ins w:id="90381" w:author="VNCN E&amp;C - Đề xuất đàm phán" w:date="2026-10-16T13:00:00Z">
        <w:r>
          <w:rPr>
            <w:rFonts w:ascii="Times New Roman" w:hAnsi="Times New Roman"/>
            <w:sz w:val="26"/>
            <w:szCs w:val="26"/>
          </w:rPr>
          <w:t xml:space="preserve">Thời hạn </w:t>
        </w:r>
      </w:ins>
      <w:ins w:id="90382" w:author="Ban Kinh tế &amp; Quản lý Hợp đồng" w:date="2026-10-15T10:19:00Z">
        <w:r>
          <w:rPr>
            <w:rFonts w:ascii="Times New Roman" w:hAnsi="Times New Roman"/>
            <w:sz w:val="26"/>
            <w:szCs w:val="26"/>
          </w:rPr>
          <w:t xml:space="preserve">Bên A </w:t>
        </w:r>
      </w:ins>
      <w:ins w:id="90383" w:author="VNCN E&amp;C - Đề xuất đàm phán" w:date="2026-10-16T13:00:00Z">
        <w:r>
          <w:rPr>
            <w:rFonts w:ascii="Times New Roman" w:hAnsi="Times New Roman"/>
            <w:sz w:val="26"/>
            <w:szCs w:val="26"/>
          </w:rPr>
          <w:t xml:space="preserve">xem xét, xác nhận</w:t>
        </w:r>
      </w:ins>
      <w:ins w:id="90385" w:author="Ban Kinh tế &amp; Quản lý Hợp đồng" w:date="2026-10-15T10:19:00Z">
        <w:del w:id="90384" w:author="VNCN E&amp;C - Đề xuất đàm phán" w:date="2026-10-16T13:00:00Z">
          <w:r>
            <w:rPr>
              <w:rFonts w:ascii="Times New Roman" w:hAnsi="Times New Roman"/>
              <w:sz w:val="26"/>
              <w:szCs w:val="26"/>
            </w:rPr>
            <w:delText xml:space="preserve">sẽ kiểm tra, cho ý kiến về</w:delText>
          </w:r>
        </w:del>
      </w:ins>
      <w:ins w:id="90386" w:author="Ban Kinh tế &amp; Quản lý Hợp đồng" w:date="2026-10-15T10:19:00Z">
        <w:r>
          <w:rPr>
            <w:rFonts w:ascii="Times New Roman" w:hAnsi="Times New Roman"/>
            <w:sz w:val="26"/>
            <w:szCs w:val="26"/>
          </w:rPr>
          <w:t xml:space="preserve"> hồ s</w:t>
        </w:r>
      </w:ins>
      <w:ins w:id="90387" w:author="Ban Kinh tế &amp; Quản lý Hợp đồng" w:date="2026-10-15T10:19:00Z">
        <w:r>
          <w:rPr>
            <w:rFonts w:ascii="Times New Roman" w:hAnsi="Times New Roman" w:hint="eastAsia"/>
            <w:sz w:val="26"/>
            <w:szCs w:val="26"/>
          </w:rPr>
          <w:t xml:space="preserve">ơ</w:t>
        </w:r>
      </w:ins>
      <w:ins w:id="90388" w:author="Ban Kinh tế &amp; Quản lý Hợp đồng" w:date="2026-10-15T10:19:00Z">
        <w:r>
          <w:rPr>
            <w:rFonts w:ascii="Times New Roman" w:hAnsi="Times New Roman"/>
            <w:sz w:val="26"/>
            <w:szCs w:val="26"/>
          </w:rPr>
          <w:t xml:space="preserve"> </w:t>
        </w:r>
      </w:ins>
      <w:ins w:id="90389" w:author="VNCN E&amp;C - Đề xuất đàm phán" w:date="2026-10-16T13:00:00Z">
        <w:r>
          <w:rPr>
            <w:rFonts w:ascii="Times New Roman" w:hAnsi="Times New Roman"/>
            <w:sz w:val="26"/>
            <w:szCs w:val="26"/>
          </w:rPr>
          <w:t xml:space="preserve">thanh toán thực hiện theo nguyên tắc back to back với thời hạn xem xét, phê duyệt của Tư vấn giám sát, Chủ đầu tư theo Hợp đồng thầu chính.</w:t>
        </w:r>
      </w:ins>
      <w:ins w:id="90391" w:author="Ban Kinh tế &amp; Quản lý Hợp đồng" w:date="2026-10-15T10:19:00Z">
        <w:del w:id="90390" w:author="VNCN E&amp;C - Đề xuất đàm phán" w:date="2026-10-16T13:00:00Z">
          <w:r>
            <w:rPr>
              <w:rFonts w:ascii="Times New Roman" w:hAnsi="Times New Roman"/>
              <w:sz w:val="26"/>
              <w:szCs w:val="26"/>
            </w:rPr>
            <w:delText xml:space="preserve">cho Bên B trong vòng 15 (m</w:delText>
          </w:r>
        </w:del>
      </w:ins>
      <w:ins w:id="90393" w:author="Ban Kinh tế &amp; Quản lý Hợp đồng" w:date="2026-10-15T10:19:00Z">
        <w:del w:id="90392" w:author="VNCN E&amp;C - Đề xuất đàm phán" w:date="2026-10-16T13:00:00Z">
          <w:r>
            <w:rPr>
              <w:rFonts w:ascii="Times New Roman" w:hAnsi="Times New Roman" w:hint="eastAsia"/>
              <w:sz w:val="26"/>
              <w:szCs w:val="26"/>
            </w:rPr>
            <w:delText xml:space="preserve">ư</w:delText>
          </w:r>
        </w:del>
      </w:ins>
      <w:ins w:id="90395" w:author="Ban Kinh tế &amp; Quản lý Hợp đồng" w:date="2026-10-15T10:19:00Z">
        <w:del w:id="90394" w:author="VNCN E&amp;C - Đề xuất đàm phán" w:date="2026-10-16T13:00:00Z">
          <w:r>
            <w:rPr>
              <w:rFonts w:ascii="Times New Roman" w:hAnsi="Times New Roman"/>
              <w:sz w:val="26"/>
              <w:szCs w:val="26"/>
            </w:rPr>
            <w:delText xml:space="preserve">ời l</w:delText>
          </w:r>
        </w:del>
      </w:ins>
      <w:ins w:id="90397" w:author="Ban Kinh tế &amp; Quản lý Hợp đồng" w:date="2026-10-15T10:19:00Z">
        <w:del w:id="90396" w:author="VNCN E&amp;C - Đề xuất đàm phán" w:date="2026-10-16T13:00:00Z">
          <w:r>
            <w:rPr>
              <w:rFonts w:ascii="Times New Roman" w:hAnsi="Times New Roman" w:hint="eastAsia"/>
              <w:sz w:val="26"/>
              <w:szCs w:val="26"/>
            </w:rPr>
            <w:delText xml:space="preserve">ă</w:delText>
          </w:r>
        </w:del>
      </w:ins>
      <w:ins w:id="90399" w:author="Ban Kinh tế &amp; Quản lý Hợp đồng" w:date="2026-10-15T10:19:00Z">
        <w:del w:id="90398" w:author="VNCN E&amp;C - Đề xuất đàm phán" w:date="2026-10-16T13:00:00Z">
          <w:r>
            <w:rPr>
              <w:rFonts w:ascii="Times New Roman" w:hAnsi="Times New Roman"/>
              <w:sz w:val="26"/>
              <w:szCs w:val="26"/>
            </w:rPr>
            <w:delText xml:space="preserve">m) ngày kể từ ngày</w:delText>
          </w:r>
        </w:del>
      </w:ins>
      <w:ins w:id="90400" w:author="Ban Kinh tế &amp; Quản lý Hợp đồng" w:date="2026-10-15T10:19:00Z">
        <w:r>
          <w:rPr>
            <w:rFonts w:ascii="Times New Roman" w:hAnsi="Times New Roman"/>
            <w:sz w:val="26"/>
            <w:szCs w:val="26"/>
          </w:rPr>
          <w:t xml:space="preserve"> Bên A</w:t>
        </w:r>
      </w:ins>
      <w:ins w:id="90402" w:author="Ban Kinh tế &amp; Quản lý Hợp đồng" w:date="2026-10-15T10:19:00Z">
        <w:del w:id="90401" w:author="VNCN E&amp;C - Đề xuất đàm phán" w:date="2026-10-16T13:00:00Z">
          <w:r>
            <w:rPr>
              <w:rFonts w:ascii="Times New Roman" w:hAnsi="Times New Roman"/>
              <w:sz w:val="26"/>
              <w:szCs w:val="26"/>
            </w:rPr>
            <w:delText xml:space="preserve"> nhận </w:delText>
          </w:r>
        </w:del>
      </w:ins>
      <w:ins w:id="90404" w:author="Ban Kinh tế &amp; Quản lý Hợp đồng" w:date="2026-10-15T10:19:00Z">
        <w:del w:id="90403" w:author="VNCN E&amp;C - Đề xuất đàm phán" w:date="2026-10-16T13:00:00Z">
          <w:r>
            <w:rPr>
              <w:rFonts w:ascii="Times New Roman" w:hAnsi="Times New Roman" w:hint="eastAsia"/>
              <w:sz w:val="26"/>
              <w:szCs w:val="26"/>
            </w:rPr>
            <w:delText xml:space="preserve">đư</w:delText>
          </w:r>
        </w:del>
      </w:ins>
      <w:ins w:id="90406" w:author="Ban Kinh tế &amp; Quản lý Hợp đồng" w:date="2026-10-15T10:19:00Z">
        <w:del w:id="90405" w:author="VNCN E&amp;C - Đề xuất đàm phán" w:date="2026-10-16T13:00:00Z">
          <w:r>
            <w:rPr>
              <w:rFonts w:ascii="Times New Roman" w:hAnsi="Times New Roman"/>
              <w:sz w:val="26"/>
              <w:szCs w:val="26"/>
            </w:rPr>
            <w:delText xml:space="preserve">ợc </w:delText>
          </w:r>
        </w:del>
      </w:ins>
      <w:ins w:id="90408" w:author="Ban Kinh tế &amp; Quản lý Hợp đồng" w:date="2026-10-15T10:19:00Z">
        <w:del w:id="90407" w:author="VNCN E&amp;C - Đề xuất đàm phán" w:date="2026-10-16T13:00:00Z">
          <w:r>
            <w:rPr>
              <w:rFonts w:ascii="Times New Roman" w:hAnsi="Times New Roman" w:hint="eastAsia"/>
              <w:sz w:val="26"/>
              <w:szCs w:val="26"/>
            </w:rPr>
            <w:delText xml:space="preserve">đ</w:delText>
          </w:r>
        </w:del>
      </w:ins>
      <w:ins w:id="90410" w:author="Ban Kinh tế &amp; Quản lý Hợp đồng" w:date="2026-10-15T10:19:00Z">
        <w:del w:id="90409" w:author="VNCN E&amp;C - Đề xuất đàm phán" w:date="2026-10-16T13:00:00Z">
          <w:r>
            <w:rPr>
              <w:rFonts w:ascii="Times New Roman" w:hAnsi="Times New Roman"/>
              <w:sz w:val="26"/>
              <w:szCs w:val="26"/>
            </w:rPr>
            <w:delText xml:space="preserve">ầy </w:delText>
          </w:r>
        </w:del>
      </w:ins>
      <w:ins w:id="90412" w:author="Ban Kinh tế &amp; Quản lý Hợp đồng" w:date="2026-10-15T10:19:00Z">
        <w:del w:id="90411" w:author="VNCN E&amp;C - Đề xuất đàm phán" w:date="2026-10-16T13:00:00Z">
          <w:r>
            <w:rPr>
              <w:rFonts w:ascii="Times New Roman" w:hAnsi="Times New Roman" w:hint="eastAsia"/>
              <w:sz w:val="26"/>
              <w:szCs w:val="26"/>
            </w:rPr>
            <w:delText xml:space="preserve">đ</w:delText>
          </w:r>
        </w:del>
      </w:ins>
      <w:ins w:id="90414" w:author="Ban Kinh tế &amp; Quản lý Hợp đồng" w:date="2026-10-15T10:19:00Z">
        <w:del w:id="90413" w:author="VNCN E&amp;C - Đề xuất đàm phán" w:date="2026-10-16T13:00:00Z">
          <w:r>
            <w:rPr>
              <w:rFonts w:ascii="Times New Roman" w:hAnsi="Times New Roman"/>
              <w:sz w:val="26"/>
              <w:szCs w:val="26"/>
            </w:rPr>
            <w:delText xml:space="preserve">ủ hồ s</w:delText>
          </w:r>
        </w:del>
      </w:ins>
      <w:ins w:id="90416" w:author="Ban Kinh tế &amp; Quản lý Hợp đồng" w:date="2026-10-15T10:19:00Z">
        <w:del w:id="90415" w:author="VNCN E&amp;C - Đề xuất đàm phán" w:date="2026-10-16T13:00:00Z">
          <w:r>
            <w:rPr>
              <w:rFonts w:ascii="Times New Roman" w:hAnsi="Times New Roman" w:hint="eastAsia"/>
              <w:sz w:val="26"/>
              <w:szCs w:val="26"/>
            </w:rPr>
            <w:delText xml:space="preserve">ơ</w:delText>
          </w:r>
        </w:del>
      </w:ins>
      <w:ins w:id="90418" w:author="Ban Kinh tế &amp; Quản lý Hợp đồng" w:date="2026-10-15T10:19:00Z">
        <w:del w:id="90417" w:author="VNCN E&amp;C - Đề xuất đàm phán" w:date="2026-10-16T13:00:00Z">
          <w:r>
            <w:rPr>
              <w:rFonts w:ascii="Times New Roman" w:hAnsi="Times New Roman"/>
              <w:sz w:val="26"/>
              <w:szCs w:val="26"/>
            </w:rPr>
            <w:delText xml:space="preserve"> </w:delText>
          </w:r>
        </w:del>
      </w:ins>
      <w:ins w:id="90420" w:author="Ban Kinh tế &amp; Quản lý Hợp đồng" w:date="2026-10-15T10:19:00Z">
        <w:del w:id="90419" w:author="VNCN E&amp;C - Đề xuất đàm phán" w:date="2026-10-16T13:00:00Z">
          <w:r>
            <w:rPr>
              <w:rFonts w:ascii="Times New Roman" w:hAnsi="Times New Roman" w:hint="eastAsia"/>
              <w:sz w:val="26"/>
              <w:szCs w:val="26"/>
            </w:rPr>
            <w:delText xml:space="preserve">đ</w:delText>
          </w:r>
        </w:del>
      </w:ins>
      <w:ins w:id="90422" w:author="Ban Kinh tế &amp; Quản lý Hợp đồng" w:date="2026-10-15T10:19:00Z">
        <w:del w:id="90421" w:author="VNCN E&amp;C - Đề xuất đàm phán" w:date="2026-10-16T13:00:00Z">
          <w:r>
            <w:rPr>
              <w:rFonts w:ascii="Times New Roman" w:hAnsi="Times New Roman"/>
              <w:sz w:val="26"/>
              <w:szCs w:val="26"/>
            </w:rPr>
            <w:delText xml:space="preserve">ề nghị thanh toán hợp lệ từ Bên B. Nếu có bất kỳ yêu cầu chỉnh sửa, giải trình nào về hồ s</w:delText>
          </w:r>
        </w:del>
      </w:ins>
      <w:ins w:id="90424" w:author="Ban Kinh tế &amp; Quản lý Hợp đồng" w:date="2026-10-15T10:19:00Z">
        <w:del w:id="90423" w:author="VNCN E&amp;C - Đề xuất đàm phán" w:date="2026-10-16T13:00:00Z">
          <w:r>
            <w:rPr>
              <w:rFonts w:ascii="Times New Roman" w:hAnsi="Times New Roman" w:hint="eastAsia"/>
              <w:sz w:val="26"/>
              <w:szCs w:val="26"/>
            </w:rPr>
            <w:delText xml:space="preserve">ơ</w:delText>
          </w:r>
        </w:del>
      </w:ins>
      <w:ins w:id="90426" w:author="Ban Kinh tế &amp; Quản lý Hợp đồng" w:date="2026-10-15T10:19:00Z">
        <w:del w:id="90425" w:author="VNCN E&amp;C - Đề xuất đàm phán" w:date="2026-10-16T13:00:00Z">
          <w:r>
            <w:rPr>
              <w:rFonts w:ascii="Times New Roman" w:hAnsi="Times New Roman"/>
              <w:sz w:val="26"/>
              <w:szCs w:val="26"/>
            </w:rPr>
            <w:delText xml:space="preserve"> (nếu có), Bên A sẽ</w:delText>
          </w:r>
        </w:del>
      </w:ins>
      <w:ins w:id="90427" w:author="Ban Kinh tế &amp; Quản lý Hợp đồng" w:date="2026-10-15T10:19:00Z">
        <w:r>
          <w:rPr>
            <w:rFonts w:ascii="Times New Roman" w:hAnsi="Times New Roman"/>
            <w:sz w:val="26"/>
            <w:szCs w:val="26"/>
          </w:rPr>
          <w:t xml:space="preserve"> tổng hợp và phản hồi một lần </w:t>
        </w:r>
      </w:ins>
      <w:ins w:id="90428" w:author="VNCN E&amp;C - Đề xuất đàm phán" w:date="2026-10-16T13:00:00Z">
        <w:r>
          <w:rPr>
            <w:rFonts w:ascii="Times New Roman" w:hAnsi="Times New Roman" w:hint="eastAsia"/>
            <w:sz w:val="26"/>
            <w:szCs w:val="26"/>
          </w:rPr>
          <w:t xml:space="preserve">bằng văn bản các yêu cầu chỉnh sửa, giải trình (nếu có). Thời gian</w:t>
        </w:r>
      </w:ins>
      <w:ins w:id="90430" w:author="Ban Kinh tế &amp; Quản lý Hợp đồng" w:date="2026-10-15T10:19:00Z">
        <w:del w:id="90429" w:author="VNCN E&amp;C - Đề xuất đàm phán" w:date="2026-10-16T13:00:00Z">
          <w:r>
            <w:rPr>
              <w:rFonts w:ascii="Times New Roman" w:hAnsi="Times New Roman" w:hint="eastAsia"/>
              <w:sz w:val="26"/>
              <w:szCs w:val="26"/>
            </w:rPr>
            <w:delText xml:space="preserve">đ</w:delText>
          </w:r>
        </w:del>
      </w:ins>
      <w:ins w:id="90432" w:author="Ban Kinh tế &amp; Quản lý Hợp đồng" w:date="2026-10-15T10:19:00Z">
        <w:del w:id="90431" w:author="VNCN E&amp;C - Đề xuất đàm phán" w:date="2026-10-16T13:00:00Z">
          <w:r>
            <w:rPr>
              <w:rFonts w:ascii="Times New Roman" w:hAnsi="Times New Roman"/>
              <w:sz w:val="26"/>
              <w:szCs w:val="26"/>
            </w:rPr>
            <w:delText xml:space="preserve">ến</w:delText>
          </w:r>
        </w:del>
      </w:ins>
      <w:ins w:id="90433" w:author="Ban Kinh tế &amp; Quản lý Hợp đồng" w:date="2026-10-15T10:19:00Z">
        <w:r>
          <w:rPr>
            <w:rFonts w:ascii="Times New Roman" w:hAnsi="Times New Roman"/>
            <w:sz w:val="26"/>
            <w:szCs w:val="26"/>
          </w:rPr>
          <w:t xml:space="preserve"> Bên B </w:t>
        </w:r>
      </w:ins>
      <w:ins w:id="90434" w:author="VNCN E&amp;C - Đề xuất đàm phán" w:date="2026-10-16T13:00:00Z">
        <w:r>
          <w:rPr>
            <w:rFonts w:ascii="Times New Roman" w:hAnsi="Times New Roman"/>
            <w:sz w:val="26"/>
            <w:szCs w:val="26"/>
          </w:rPr>
          <w:t xml:space="preserve">chỉnh sửa, bổ sung hồ sơ không tính vào</w:t>
        </w:r>
      </w:ins>
      <w:ins w:id="90436" w:author="Ban Kinh tế &amp; Quản lý Hợp đồng" w:date="2026-10-15T10:19:00Z">
        <w:del w:id="90435" w:author="VNCN E&amp;C - Đề xuất đàm phán" w:date="2026-10-16T13:00:00Z">
          <w:r>
            <w:rPr>
              <w:rFonts w:ascii="Times New Roman" w:hAnsi="Times New Roman"/>
              <w:sz w:val="26"/>
              <w:szCs w:val="26"/>
            </w:rPr>
            <w:delText xml:space="preserve">trong vòng 15 (m</w:delText>
          </w:r>
        </w:del>
      </w:ins>
      <w:ins w:id="90438" w:author="Ban Kinh tế &amp; Quản lý Hợp đồng" w:date="2026-10-15T10:19:00Z">
        <w:del w:id="90437" w:author="VNCN E&amp;C - Đề xuất đàm phán" w:date="2026-10-16T13:00:00Z">
          <w:r>
            <w:rPr>
              <w:rFonts w:ascii="Times New Roman" w:hAnsi="Times New Roman" w:hint="eastAsia"/>
              <w:sz w:val="26"/>
              <w:szCs w:val="26"/>
            </w:rPr>
            <w:delText xml:space="preserve">ư</w:delText>
          </w:r>
        </w:del>
      </w:ins>
      <w:ins w:id="90440" w:author="Ban Kinh tế &amp; Quản lý Hợp đồng" w:date="2026-10-15T10:19:00Z">
        <w:del w:id="90439" w:author="VNCN E&amp;C - Đề xuất đàm phán" w:date="2026-10-16T13:00:00Z">
          <w:r>
            <w:rPr>
              <w:rFonts w:ascii="Times New Roman" w:hAnsi="Times New Roman"/>
              <w:sz w:val="26"/>
              <w:szCs w:val="26"/>
            </w:rPr>
            <w:delText xml:space="preserve">ời l</w:delText>
          </w:r>
        </w:del>
      </w:ins>
      <w:ins w:id="90442" w:author="Ban Kinh tế &amp; Quản lý Hợp đồng" w:date="2026-10-15T10:19:00Z">
        <w:del w:id="90441" w:author="VNCN E&amp;C - Đề xuất đàm phán" w:date="2026-10-16T13:00:00Z">
          <w:r>
            <w:rPr>
              <w:rFonts w:ascii="Times New Roman" w:hAnsi="Times New Roman" w:hint="eastAsia"/>
              <w:sz w:val="26"/>
              <w:szCs w:val="26"/>
            </w:rPr>
            <w:delText xml:space="preserve">ă</w:delText>
          </w:r>
        </w:del>
      </w:ins>
      <w:ins w:id="90444" w:author="Ban Kinh tế &amp; Quản lý Hợp đồng" w:date="2026-10-15T10:19:00Z">
        <w:del w:id="90443" w:author="VNCN E&amp;C - Đề xuất đàm phán" w:date="2026-10-16T13:00:00Z">
          <w:r>
            <w:rPr>
              <w:rFonts w:ascii="Times New Roman" w:hAnsi="Times New Roman"/>
              <w:sz w:val="26"/>
              <w:szCs w:val="26"/>
            </w:rPr>
            <w:delText xml:space="preserve">m) việc nêu trên. Nếu quá</w:delText>
          </w:r>
        </w:del>
      </w:ins>
      <w:ins w:id="90445" w:author="Ban Kinh tế &amp; Quản lý Hợp đồng" w:date="2026-10-15T10:19:00Z">
        <w:r>
          <w:rPr>
            <w:rFonts w:ascii="Times New Roman" w:hAnsi="Times New Roman"/>
            <w:sz w:val="26"/>
            <w:szCs w:val="26"/>
          </w:rPr>
          <w:t xml:space="preserve"> thời hạn </w:t>
        </w:r>
      </w:ins>
      <w:ins w:id="90446" w:author="VNCN E&amp;C - Đề xuất đàm phán" w:date="2026-10-16T13:00:00Z">
        <w:r>
          <w:rPr>
            <w:rFonts w:ascii="Times New Roman" w:hAnsi="Times New Roman"/>
            <w:sz w:val="26"/>
            <w:szCs w:val="26"/>
          </w:rPr>
          <w:t xml:space="preserve">xem xét, thanh toán của</w:t>
        </w:r>
      </w:ins>
      <w:ins w:id="90448" w:author="Ban Kinh tế &amp; Quản lý Hợp đồng" w:date="2026-10-15T10:19:00Z">
        <w:del w:id="90447" w:author="VNCN E&amp;C - Đề xuất đàm phán" w:date="2026-10-16T13:00:00Z">
          <w:r>
            <w:rPr>
              <w:rFonts w:ascii="Times New Roman" w:hAnsi="Times New Roman"/>
              <w:sz w:val="26"/>
              <w:szCs w:val="26"/>
            </w:rPr>
            <w:delText xml:space="preserve">trên mà</w:delText>
          </w:r>
        </w:del>
      </w:ins>
      <w:ins w:id="90449" w:author="Ban Kinh tế &amp; Quản lý Hợp đồng" w:date="2026-10-15T10:19:00Z">
        <w:r>
          <w:rPr>
            <w:rFonts w:ascii="Times New Roman" w:hAnsi="Times New Roman"/>
            <w:sz w:val="26"/>
            <w:szCs w:val="26"/>
          </w:rPr>
          <w:t xml:space="preserve"> Bên </w:t>
        </w:r>
      </w:ins>
      <w:ins w:id="90450" w:author="VNCN E&amp;C - Đề xuất đàm phán" w:date="2026-10-16T13:00:00Z">
        <w:r>
          <w:rPr>
            <w:rFonts w:ascii="Times New Roman" w:hAnsi="Times New Roman"/>
            <w:sz w:val="26"/>
            <w:szCs w:val="26"/>
          </w:rPr>
          <w:t xml:space="preserve">A. Việc</w:t>
        </w:r>
      </w:ins>
      <w:ins w:id="90452" w:author="Ban Kinh tế &amp; Quản lý Hợp đồng" w:date="2026-10-15T10:19:00Z">
        <w:del w:id="90451" w:author="VNCN E&amp;C - Đề xuất đàm phán" w:date="2026-10-16T13:00:00Z">
          <w:r>
            <w:rPr>
              <w:rFonts w:ascii="Times New Roman" w:hAnsi="Times New Roman"/>
              <w:sz w:val="26"/>
              <w:szCs w:val="26"/>
            </w:rPr>
            <w:delText xml:space="preserve">B không nhận </w:delText>
          </w:r>
        </w:del>
      </w:ins>
      <w:ins w:id="90454" w:author="Ban Kinh tế &amp; Quản lý Hợp đồng" w:date="2026-10-15T10:19:00Z">
        <w:del w:id="90453" w:author="VNCN E&amp;C - Đề xuất đàm phán" w:date="2026-10-16T13:00:00Z">
          <w:r>
            <w:rPr>
              <w:rFonts w:ascii="Times New Roman" w:hAnsi="Times New Roman" w:hint="eastAsia"/>
              <w:sz w:val="26"/>
              <w:szCs w:val="26"/>
            </w:rPr>
            <w:delText xml:space="preserve">đư</w:delText>
          </w:r>
        </w:del>
      </w:ins>
      <w:ins w:id="90456" w:author="Ban Kinh tế &amp; Quản lý Hợp đồng" w:date="2026-10-15T10:19:00Z">
        <w:del w:id="90455" w:author="VNCN E&amp;C - Đề xuất đàm phán" w:date="2026-10-16T13:00:00Z">
          <w:r>
            <w:rPr>
              <w:rFonts w:ascii="Times New Roman" w:hAnsi="Times New Roman"/>
              <w:sz w:val="26"/>
              <w:szCs w:val="26"/>
            </w:rPr>
            <w:delText xml:space="preserve">ợc bất kỳ phản hồi nào từ</w:delText>
          </w:r>
        </w:del>
      </w:ins>
      <w:ins w:id="90457" w:author="Ban Kinh tế &amp; Quản lý Hợp đồng" w:date="2026-10-15T10:19:00Z">
        <w:r>
          <w:rPr>
            <w:rFonts w:ascii="Times New Roman" w:hAnsi="Times New Roman"/>
            <w:sz w:val="26"/>
            <w:szCs w:val="26"/>
          </w:rPr>
          <w:t xml:space="preserve"> Bên A </w:t>
        </w:r>
      </w:ins>
      <w:ins w:id="90458" w:author="VNCN E&amp;C - Đề xuất đàm phán" w:date="2026-10-16T13:00:00Z">
        <w:r>
          <w:rPr>
            <w:rFonts w:ascii="Times New Roman" w:hAnsi="Times New Roman"/>
            <w:sz w:val="26"/>
            <w:szCs w:val="26"/>
          </w:rPr>
          <w:t xml:space="preserve">không có ý kiến trong thời hạn nêu trên không</w:t>
        </w:r>
      </w:ins>
      <w:ins w:id="90460" w:author="Ban Kinh tế &amp; Quản lý Hợp đồng" w:date="2026-10-15T10:19:00Z">
        <w:del w:id="90459" w:author="VNCN E&amp;C - Đề xuất đàm phán" w:date="2026-10-16T13:00:00Z">
          <w:r>
            <w:rPr>
              <w:rFonts w:ascii="Times New Roman" w:hAnsi="Times New Roman"/>
              <w:sz w:val="26"/>
              <w:szCs w:val="26"/>
            </w:rPr>
            <w:delText xml:space="preserve">thì xem nh</w:delText>
          </w:r>
        </w:del>
      </w:ins>
      <w:ins w:id="90462" w:author="Ban Kinh tế &amp; Quản lý Hợp đồng" w:date="2026-10-15T10:19:00Z">
        <w:del w:id="90461" w:author="VNCN E&amp;C - Đề xuất đàm phán" w:date="2026-10-16T13:00:00Z">
          <w:r>
            <w:rPr>
              <w:rFonts w:ascii="Times New Roman" w:hAnsi="Times New Roman" w:hint="eastAsia"/>
              <w:sz w:val="26"/>
              <w:szCs w:val="26"/>
            </w:rPr>
            <w:delText xml:space="preserve">ư</w:delText>
          </w:r>
        </w:del>
      </w:ins>
      <w:ins w:id="90464" w:author="Ban Kinh tế &amp; Quản lý Hợp đồng" w:date="2026-10-15T10:19:00Z">
        <w:del w:id="90463" w:author="VNCN E&amp;C - Đề xuất đàm phán" w:date="2026-10-16T13:00:00Z">
          <w:r>
            <w:rPr>
              <w:rFonts w:ascii="Times New Roman" w:hAnsi="Times New Roman"/>
              <w:sz w:val="26"/>
              <w:szCs w:val="26"/>
            </w:rPr>
            <w:delText xml:space="preserve"> hồ s</w:delText>
          </w:r>
        </w:del>
      </w:ins>
      <w:ins w:id="90466" w:author="Ban Kinh tế &amp; Quản lý Hợp đồng" w:date="2026-10-15T10:19:00Z">
        <w:del w:id="90465" w:author="VNCN E&amp;C - Đề xuất đàm phán" w:date="2026-10-16T13:00:00Z">
          <w:r>
            <w:rPr>
              <w:rFonts w:ascii="Times New Roman" w:hAnsi="Times New Roman" w:hint="eastAsia"/>
              <w:sz w:val="26"/>
              <w:szCs w:val="26"/>
            </w:rPr>
            <w:delText xml:space="preserve">ơ</w:delText>
          </w:r>
        </w:del>
      </w:ins>
      <w:ins w:id="90468" w:author="Ban Kinh tế &amp; Quản lý Hợp đồng" w:date="2026-10-15T10:19:00Z">
        <w:del w:id="90467" w:author="VNCN E&amp;C - Đề xuất đàm phán" w:date="2026-10-16T13:00:00Z">
          <w:r>
            <w:rPr>
              <w:rFonts w:ascii="Times New Roman" w:hAnsi="Times New Roman"/>
              <w:sz w:val="26"/>
              <w:szCs w:val="26"/>
            </w:rPr>
            <w:delText xml:space="preserve"> Bên B </w:delText>
          </w:r>
        </w:del>
      </w:ins>
      <w:ins w:id="90470" w:author="Ban Kinh tế &amp; Quản lý Hợp đồng" w:date="2026-10-15T10:19:00Z">
        <w:del w:id="90469" w:author="VNCN E&amp;C - Đề xuất đàm phán" w:date="2026-10-16T13:00:00Z">
          <w:r>
            <w:rPr>
              <w:rFonts w:ascii="Times New Roman" w:hAnsi="Times New Roman" w:hint="eastAsia"/>
              <w:sz w:val="26"/>
              <w:szCs w:val="26"/>
            </w:rPr>
            <w:delText xml:space="preserve">đ</w:delText>
          </w:r>
        </w:del>
      </w:ins>
      <w:ins w:id="90472" w:author="Ban Kinh tế &amp; Quản lý Hợp đồng" w:date="2026-10-15T10:19:00Z">
        <w:del w:id="90471" w:author="VNCN E&amp;C - Đề xuất đàm phán" w:date="2026-10-16T13:00:00Z">
          <w:r>
            <w:rPr>
              <w:rFonts w:ascii="Times New Roman" w:hAnsi="Times New Roman"/>
              <w:sz w:val="26"/>
              <w:szCs w:val="26"/>
            </w:rPr>
            <w:delText xml:space="preserve">ệ trình </w:delText>
          </w:r>
        </w:del>
      </w:ins>
      <w:ins w:id="90474" w:author="Ban Kinh tế &amp; Quản lý Hợp đồng" w:date="2026-10-15T10:19:00Z">
        <w:del w:id="90473" w:author="VNCN E&amp;C - Đề xuất đàm phán" w:date="2026-10-16T13:00:00Z">
          <w:r>
            <w:rPr>
              <w:rFonts w:ascii="Times New Roman" w:hAnsi="Times New Roman" w:hint="eastAsia"/>
              <w:sz w:val="26"/>
              <w:szCs w:val="26"/>
            </w:rPr>
            <w:delText xml:space="preserve">đã</w:delText>
          </w:r>
        </w:del>
      </w:ins>
      <w:ins w:id="90475" w:author="Ban Kinh tế &amp; Quản lý Hợp đồng" w:date="2026-10-15T10:19:00Z">
        <w:r>
          <w:rPr>
            <w:rFonts w:ascii="Times New Roman" w:hAnsi="Times New Roman"/>
            <w:sz w:val="26"/>
            <w:szCs w:val="26"/>
          </w:rPr>
          <w:t xml:space="preserve"> </w:t>
        </w:r>
      </w:ins>
      <w:ins w:id="90476" w:author="Ban Kinh tế &amp; Quản lý Hợp đồng" w:date="2026-10-15T10:19:00Z">
        <w:r>
          <w:rPr>
            <w:rFonts w:ascii="Times New Roman" w:hAnsi="Times New Roman" w:hint="eastAsia"/>
            <w:sz w:val="26"/>
            <w:szCs w:val="26"/>
          </w:rPr>
          <w:t xml:space="preserve">đư</w:t>
        </w:r>
      </w:ins>
      <w:ins w:id="90477" w:author="Ban Kinh tế &amp; Quản lý Hợp đồng" w:date="2026-10-15T10:19:00Z">
        <w:r>
          <w:rPr>
            <w:rFonts w:ascii="Times New Roman" w:hAnsi="Times New Roman"/>
            <w:sz w:val="26"/>
            <w:szCs w:val="26"/>
          </w:rPr>
          <w:t xml:space="preserve">ợc </w:t>
        </w:r>
      </w:ins>
      <w:ins w:id="90478" w:author="VNCN E&amp;C - Đề xuất đàm phán" w:date="2026-10-16T13:00:00Z">
        <w:r>
          <w:rPr>
            <w:rFonts w:ascii="Times New Roman" w:hAnsi="Times New Roman"/>
            <w:sz w:val="26"/>
            <w:szCs w:val="26"/>
          </w:rPr>
          <w:t xml:space="preserve">coi là chấp thuận</w:t>
        </w:r>
      </w:ins>
      <w:ins w:id="90480" w:author="Ban Kinh tế &amp; Quản lý Hợp đồng" w:date="2026-10-15T10:19:00Z">
        <w:del w:id="90479" w:author="VNCN E&amp;C - Đề xuất đàm phán" w:date="2026-10-16T13:00:00Z">
          <w:r>
            <w:rPr>
              <w:rFonts w:ascii="Times New Roman" w:hAnsi="Times New Roman"/>
              <w:sz w:val="26"/>
              <w:szCs w:val="26"/>
            </w:rPr>
            <w:delText xml:space="preserve">Bên A phê duyệt</w:delText>
          </w:r>
        </w:del>
      </w:ins>
      <w:ins w:id="90481" w:author="Ban Kinh tế &amp; Quản lý Hợp đồng" w:date="2026-10-15T10:19:00Z">
        <w:r>
          <w:rPr>
            <w:rFonts w:ascii="Times New Roman" w:hAnsi="Times New Roman"/>
            <w:sz w:val="26"/>
            <w:szCs w:val="26"/>
          </w:rPr>
          <w:t xml:space="preserve">.</w:t>
        </w:r>
      </w:ins>
      <w:commentRangeEnd w:id="925"/>
      <w:r>
        <w:rPr>
          <w:rStyle w:val="CommentReference"/>
        </w:rPr>
        <w:commentReference w:id="925"/>
      </w:r>
    </w:p>
    <w:p w14:paraId="33A7E01C" w14:textId="2D127559" w:rsidR="00E30F35" w:rsidRDefault="00E30F35" w:rsidP="00E30F35">
      <w:pPr>
        <w:spacing w:after="120" w:line="276" w:lineRule="auto"/>
        <w:jc w:val="both"/>
        <w:rPr>
          <w:ins w:id="632" w:author="Ban Kinh tế &amp; Quản lý Hợp đồng" w:date="2026-10-15T10:19:00Z"/>
          <w:del w:id="90687" w:author="VNCN E&amp;C - Đề xuất đàm phán" w:date="2026-10-16T13:00:00Z"/>
          <w:rFonts w:ascii="Times New Roman" w:hAnsi="Times New Roman"/>
          <w:sz w:val="26"/>
          <w:szCs w:val="26"/>
        </w:rPr>
      </w:pPr>
      <w:ins w:id="90677" w:author="Ban Kinh tế &amp; Quản lý Hợp đồng" w:date="2026-10-15T10:19:00Z">
        <w:del w:id="90676" w:author="VNCN E&amp;C - Đề xuất đàm phán" w:date="2026-10-16T13:00:00Z">
          <w:r>
            <w:rPr>
              <w:rFonts w:ascii="Times New Roman" w:hAnsi="Times New Roman"/>
              <w:sz w:val="26"/>
              <w:szCs w:val="26"/>
            </w:rPr>
            <w:delText xml:space="preserve">Thời hạn thanh toán: Trong vòng </w:delText>
          </w:r>
        </w:del>
      </w:ins>
      <w:ins w:id="90678" w:author="Ban Kinh tế &amp; Quản lý Hợp đồng" w:date="2026-10-15T10:19:00Z">
        <w:del w:id="634" w:author="admin" w:date="2026-10-15T14:25:00Z">
          <w:r w:rsidRPr="00E30F35" w:rsidDel="004168B8">
            <w:rPr>
              <w:rFonts w:ascii="Times New Roman" w:hAnsi="Times New Roman"/>
              <w:sz w:val="26"/>
              <w:szCs w:val="26"/>
            </w:rPr>
            <w:delText>15</w:delText>
          </w:r>
        </w:del>
      </w:ins>
      <w:ins w:id="90680" w:author="admin" w:date="2026-10-15T14:25:00Z">
        <w:del w:id="90679" w:author="VNCN E&amp;C - Đề xuất đàm phán" w:date="2026-10-16T13:00:00Z">
          <w:r>
            <w:rPr>
              <w:rFonts w:ascii="Times New Roman" w:hAnsi="Times New Roman"/>
              <w:sz w:val="26"/>
              <w:szCs w:val="26"/>
            </w:rPr>
            <w:delText xml:space="preserve">07</w:delText>
          </w:r>
        </w:del>
      </w:ins>
      <w:ins w:id="90682" w:author="Ban Kinh tế &amp; Quản lý Hợp đồng" w:date="2026-10-15T10:19:00Z">
        <w:del w:id="90681" w:author="VNCN E&amp;C - Đề xuất đàm phán" w:date="2026-10-16T13:00:00Z">
          <w:r>
            <w:rPr>
              <w:rFonts w:ascii="Times New Roman" w:hAnsi="Times New Roman"/>
              <w:sz w:val="26"/>
              <w:szCs w:val="26"/>
            </w:rPr>
            <w:delText xml:space="preserve"> ngày làm việc kể từ ngày Bên A phê duyệt hồ s</w:delText>
          </w:r>
        </w:del>
      </w:ins>
      <w:ins w:id="90684" w:author="Ban Kinh tế &amp; Quản lý Hợp đồng" w:date="2026-10-15T10:19:00Z">
        <w:del w:id="90683" w:author="VNCN E&amp;C - Đề xuất đàm phán" w:date="2026-10-16T13:00:00Z">
          <w:r>
            <w:rPr>
              <w:rFonts w:ascii="Times New Roman" w:hAnsi="Times New Roman" w:hint="eastAsia"/>
              <w:sz w:val="26"/>
              <w:szCs w:val="26"/>
            </w:rPr>
            <w:delText xml:space="preserve">ơ</w:delText>
          </w:r>
        </w:del>
      </w:ins>
      <w:ins w:id="90686" w:author="Ban Kinh tế &amp; Quản lý Hợp đồng" w:date="2026-10-15T10:19:00Z">
        <w:del w:id="90685" w:author="VNCN E&amp;C - Đề xuất đàm phán" w:date="2026-10-16T13:00:00Z">
          <w:r>
            <w:rPr>
              <w:rFonts w:ascii="Times New Roman" w:hAnsi="Times New Roman"/>
              <w:sz w:val="26"/>
              <w:szCs w:val="26"/>
            </w:rPr>
            <w:delText xml:space="preserve"> thanh toán do Bên B cung cấp</w:delText>
          </w:r>
        </w:del>
      </w:ins>
    </w:p>
    <w:p w14:paraId="6570F71A" w14:textId="6F413555" w:rsidR="00F123D1" w:rsidRPr="00DF0BA4" w:rsidRDefault="00D107CC" w:rsidP="00A64E91">
      <w:pPr>
        <w:spacing w:after="120" w:line="276" w:lineRule="auto"/>
        <w:jc w:val="both"/>
        <w:rPr>
          <w:rFonts w:ascii="Times New Roman" w:hAnsi="Times New Roman"/>
          <w:sz w:val="26"/>
          <w:szCs w:val="26"/>
        </w:rPr>
      </w:pPr>
      <w:del w:id="637" w:author="Ban Kinh tế &amp; Quản lý Hợp đồng" w:date="2026-10-15T09:50:00Z">
        <w:r w:rsidRPr="00DF0BA4" w:rsidDel="00F87151">
          <w:rPr>
            <w:rFonts w:ascii="Times New Roman" w:hAnsi="Times New Roman"/>
            <w:sz w:val="26"/>
            <w:szCs w:val="26"/>
          </w:rPr>
          <w:delText>- Thời hạn xem xét, xác nhận hồ sơ thanh toán của Bên A, Tư vấn giám sát và Chủ đầu tư thực hiện theo nguyên tắc back to back với thời hạn xem xét, phê duyệt hồ sơ thanh toán của Chủ đầu tư và Tư vấn giám sát theo Hợp đồng thầu chính.</w:delText>
        </w:r>
      </w:del>
    </w:p>
    <w:p w14:paraId="39C48201" w14:textId="4F06E9C2"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 Bên B có trách nhiệm phối hợp </w:t>
      </w:r>
      <w:ins w:id="638" w:author="Ban Kinh tế &amp; Quản lý Hợp đồng" w:date="2026-10-15T09:48:00Z">
        <w:r w:rsidR="00245A6B">
          <w:rPr>
            <w:rFonts w:ascii="Times New Roman" w:hAnsi="Times New Roman"/>
            <w:sz w:val="26"/>
            <w:szCs w:val="26"/>
          </w:rPr>
          <w:t xml:space="preserve">cung cấp hồ sơ </w:t>
        </w:r>
      </w:ins>
      <w:ins w:id="639" w:author="Ban Kinh tế &amp; Quản lý Hợp đồng" w:date="2026-10-15T09:49:00Z">
        <w:r w:rsidR="00835F04">
          <w:rPr>
            <w:rFonts w:ascii="Times New Roman" w:hAnsi="Times New Roman"/>
            <w:sz w:val="26"/>
            <w:szCs w:val="26"/>
          </w:rPr>
          <w:t>liên quan</w:t>
        </w:r>
      </w:ins>
      <w:del w:id="640" w:author="Ban Kinh tế &amp; Quản lý Hợp đồng" w:date="2026-10-15T09:49:00Z">
        <w:r w:rsidRPr="00DF0BA4" w:rsidDel="00835F04">
          <w:rPr>
            <w:rFonts w:ascii="Times New Roman" w:hAnsi="Times New Roman"/>
            <w:sz w:val="26"/>
            <w:szCs w:val="26"/>
          </w:rPr>
          <w:delText>với Bên A</w:delText>
        </w:r>
      </w:del>
      <w:r w:rsidRPr="00DF0BA4">
        <w:rPr>
          <w:rFonts w:ascii="Times New Roman" w:hAnsi="Times New Roman"/>
          <w:sz w:val="26"/>
          <w:szCs w:val="26"/>
        </w:rPr>
        <w:t xml:space="preserve"> </w:t>
      </w:r>
      <w:ins w:id="641" w:author="Ban Kinh tế &amp; Quản lý Hợp đồng" w:date="2026-10-15T09:48:00Z">
        <w:r w:rsidR="006E5D01">
          <w:rPr>
            <w:rFonts w:ascii="Times New Roman" w:hAnsi="Times New Roman"/>
            <w:sz w:val="26"/>
            <w:szCs w:val="26"/>
          </w:rPr>
          <w:t xml:space="preserve">để Bên A </w:t>
        </w:r>
      </w:ins>
      <w:r w:rsidRPr="00DF0BA4">
        <w:rPr>
          <w:rFonts w:ascii="Times New Roman" w:hAnsi="Times New Roman"/>
          <w:sz w:val="26"/>
          <w:szCs w:val="26"/>
        </w:rPr>
        <w:t xml:space="preserve">hoàn thiện hồ sơ thanh toán đáp ứng yêu cầu của Tư vấn giám sát, Chủ đầu tư để Bên A kịp thời nộp hồ sơ thanh toán </w:t>
      </w:r>
      <w:ins w:id="642" w:author="Ban Kinh tế &amp; Quản lý Hợp đồng" w:date="2026-10-15T09:49:00Z">
        <w:r w:rsidR="00835F04">
          <w:rPr>
            <w:rFonts w:ascii="Times New Roman" w:hAnsi="Times New Roman"/>
            <w:sz w:val="26"/>
            <w:szCs w:val="26"/>
          </w:rPr>
          <w:t>giữa Bên A với</w:t>
        </w:r>
      </w:ins>
      <w:del w:id="643" w:author="Ban Kinh tế &amp; Quản lý Hợp đồng" w:date="2026-10-15T09:49:00Z">
        <w:r w:rsidRPr="00DF0BA4" w:rsidDel="00835F04">
          <w:rPr>
            <w:rFonts w:ascii="Times New Roman" w:hAnsi="Times New Roman"/>
            <w:sz w:val="26"/>
            <w:szCs w:val="26"/>
          </w:rPr>
          <w:delText>cho</w:delText>
        </w:r>
      </w:del>
      <w:r w:rsidRPr="00DF0BA4">
        <w:rPr>
          <w:rFonts w:ascii="Times New Roman" w:hAnsi="Times New Roman"/>
          <w:sz w:val="26"/>
          <w:szCs w:val="26"/>
        </w:rPr>
        <w:t xml:space="preserve"> Chủ đầu tư.</w:t>
      </w:r>
    </w:p>
    <w:p w14:paraId="472C0FEE" w14:textId="35DC7E57" w:rsidR="00F123D1" w:rsidRPr="00DF0BA4" w:rsidRDefault="00D107CC" w:rsidP="00A64E91">
      <w:pPr>
        <w:spacing w:after="120" w:line="276" w:lineRule="auto"/>
        <w:jc w:val="both"/>
        <w:rPr>
          <w:rFonts w:ascii="Times New Roman" w:hAnsi="Times New Roman"/>
          <w:sz w:val="26"/>
          <w:szCs w:val="26"/>
        </w:rPr>
      </w:pPr>
      <w:del w:id="644" w:author="Ban Kinh tế &amp; Quản lý Hợp đồng" w:date="2026-10-15T09:49:00Z">
        <w:r w:rsidRPr="00DF0BA4" w:rsidDel="00C568D3">
          <w:rPr>
            <w:rFonts w:ascii="Times New Roman" w:hAnsi="Times New Roman"/>
            <w:sz w:val="26"/>
            <w:szCs w:val="26"/>
          </w:rPr>
          <w:delText>- Trường hợp Bên A, Tư vấn giám sát hoặc Chủ đầu tư yêu cầu chỉnh sửa, bổ sung hồ sơ, Bên B phải hoàn thành trong thời hạn Bên A yêu cầu; thời gian Bên B chỉnh sửa, bổ sung không tính vào thời hạn xem xét, xác nhận và thanh toán của Bên A.</w:delText>
        </w:r>
      </w:del>
    </w:p>
    <w:p w14:paraId="42719544" w14:textId="381B7343" w:rsidR="00AF60ED" w:rsidRPr="00DF0BA4" w:rsidDel="00410069" w:rsidRDefault="00AF60ED" w:rsidP="00AF60ED">
      <w:pPr>
        <w:widowControl w:val="0"/>
        <w:tabs>
          <w:tab w:val="left" w:pos="270"/>
        </w:tabs>
        <w:spacing w:after="120" w:line="276" w:lineRule="auto"/>
        <w:jc w:val="both"/>
        <w:rPr>
          <w:ins w:id="645" w:author="Ban Kinh tế &amp; Quản lý Hợp đồng" w:date="2026-10-15T10:21:00Z"/>
          <w:del w:id="646" w:author="Ngọc Ánh Trương" w:date="2026-10-16T08:55:00Z" w16du:dateUtc="2026-10-16T01:55:00Z"/>
          <w:rFonts w:ascii="Times New Roman" w:hAnsi="Times New Roman"/>
          <w:sz w:val="26"/>
          <w:szCs w:val="26"/>
        </w:rPr>
      </w:pPr>
      <w:ins w:id="647" w:author="Ban Kinh tế &amp; Quản lý Hợp đồng" w:date="2026-10-15T10:21:00Z">
        <w:del w:id="648" w:author="Ngọc Ánh Trương" w:date="2026-10-16T08:55:00Z" w16du:dateUtc="2026-10-16T01:55:00Z">
          <w:r w:rsidDel="00410069">
            <w:rPr>
              <w:rFonts w:ascii="Times New Roman" w:hAnsi="Times New Roman"/>
              <w:b/>
              <w:bCs/>
              <w:sz w:val="26"/>
              <w:szCs w:val="26"/>
            </w:rPr>
            <w:delText>b</w:delText>
          </w:r>
          <w:r w:rsidRPr="00DF0BA4" w:rsidDel="00410069">
            <w:rPr>
              <w:rFonts w:ascii="Times New Roman" w:hAnsi="Times New Roman"/>
              <w:b/>
              <w:bCs/>
              <w:sz w:val="26"/>
              <w:szCs w:val="26"/>
            </w:rPr>
            <w:delText>) Thanh toán</w:delText>
          </w:r>
          <w:r w:rsidDel="00410069">
            <w:rPr>
              <w:rFonts w:ascii="Times New Roman" w:hAnsi="Times New Roman"/>
              <w:b/>
              <w:bCs/>
              <w:sz w:val="26"/>
              <w:szCs w:val="26"/>
            </w:rPr>
            <w:delText xml:space="preserve"> vật tư</w:delText>
          </w:r>
          <w:r w:rsidRPr="00DF0BA4" w:rsidDel="00410069">
            <w:rPr>
              <w:rFonts w:ascii="Times New Roman" w:hAnsi="Times New Roman"/>
              <w:b/>
              <w:bCs/>
              <w:sz w:val="26"/>
              <w:szCs w:val="26"/>
            </w:rPr>
            <w:delText>:</w:delText>
          </w:r>
          <w:r w:rsidRPr="00DF0BA4" w:rsidDel="00410069">
            <w:rPr>
              <w:rFonts w:ascii="Times New Roman" w:hAnsi="Times New Roman"/>
              <w:sz w:val="26"/>
              <w:szCs w:val="26"/>
            </w:rPr>
            <w:delText xml:space="preserve"> </w:delText>
          </w:r>
        </w:del>
      </w:ins>
      <w:ins w:id="649" w:author="Ban Kinh tế &amp; Quản lý Hợp đồng" w:date="2026-10-15T10:22:00Z">
        <w:del w:id="650" w:author="Ngọc Ánh Trương" w:date="2026-10-16T08:55:00Z" w16du:dateUtc="2026-10-16T01:55:00Z">
          <w:r w:rsidR="00836531" w:rsidDel="00410069">
            <w:rPr>
              <w:rFonts w:ascii="Times New Roman" w:hAnsi="Times New Roman"/>
              <w:sz w:val="26"/>
              <w:szCs w:val="26"/>
            </w:rPr>
            <w:delText xml:space="preserve">Hàng tháng </w:delText>
          </w:r>
          <w:r w:rsidR="00DD3C76" w:rsidDel="00410069">
            <w:rPr>
              <w:rFonts w:ascii="Times New Roman" w:hAnsi="Times New Roman"/>
              <w:sz w:val="26"/>
              <w:szCs w:val="26"/>
            </w:rPr>
            <w:delText xml:space="preserve">hai bên chốt khối lượng vật tư thép xây dựng, bê tông </w:delText>
          </w:r>
          <w:r w:rsidR="00DD3C76" w:rsidDel="00410069">
            <w:rPr>
              <w:rFonts w:ascii="Times New Roman" w:hAnsi="Times New Roman"/>
              <w:sz w:val="26"/>
              <w:szCs w:val="26"/>
            </w:rPr>
            <w:lastRenderedPageBreak/>
            <w:delText xml:space="preserve">thương phẩm về công trình, </w:delText>
          </w:r>
        </w:del>
      </w:ins>
      <w:ins w:id="651" w:author="Ban Kinh tế &amp; Quản lý Hợp đồng" w:date="2026-10-15T10:21:00Z">
        <w:del w:id="652" w:author="Ngọc Ánh Trương" w:date="2026-10-16T08:55:00Z" w16du:dateUtc="2026-10-16T01:55:00Z">
          <w:r w:rsidRPr="00DF0BA4" w:rsidDel="00410069">
            <w:rPr>
              <w:rFonts w:ascii="Times New Roman" w:hAnsi="Times New Roman"/>
              <w:sz w:val="26"/>
              <w:szCs w:val="26"/>
            </w:rPr>
            <w:delText xml:space="preserve">Bên A thanh toán cho Bên B đến </w:delText>
          </w:r>
          <w:r w:rsidDel="00410069">
            <w:rPr>
              <w:rFonts w:ascii="Times New Roman" w:hAnsi="Times New Roman"/>
              <w:sz w:val="26"/>
              <w:szCs w:val="26"/>
            </w:rPr>
            <w:delText>80</w:delText>
          </w:r>
          <w:r w:rsidRPr="00DF0BA4" w:rsidDel="00410069">
            <w:rPr>
              <w:rFonts w:ascii="Times New Roman" w:hAnsi="Times New Roman"/>
              <w:sz w:val="26"/>
              <w:szCs w:val="26"/>
            </w:rPr>
            <w:delText xml:space="preserve">% </w:delText>
          </w:r>
          <w:r w:rsidR="002315D8" w:rsidDel="00410069">
            <w:rPr>
              <w:rFonts w:ascii="Times New Roman" w:hAnsi="Times New Roman"/>
              <w:sz w:val="26"/>
              <w:szCs w:val="26"/>
            </w:rPr>
            <w:delText xml:space="preserve">giá trị vật tư thép xây dựng, bê tông </w:delText>
          </w:r>
        </w:del>
      </w:ins>
      <w:ins w:id="653" w:author="Ban Kinh tế &amp; Quản lý Hợp đồng" w:date="2026-10-15T10:23:00Z">
        <w:del w:id="654" w:author="Ngọc Ánh Trương" w:date="2026-10-16T08:55:00Z" w16du:dateUtc="2026-10-16T01:55:00Z">
          <w:r w:rsidR="00DD3C76" w:rsidDel="00410069">
            <w:rPr>
              <w:rFonts w:ascii="Times New Roman" w:hAnsi="Times New Roman"/>
              <w:sz w:val="26"/>
              <w:szCs w:val="26"/>
            </w:rPr>
            <w:delText>theo hồ sơ thanh toán vật tư hàng tháng</w:delText>
          </w:r>
        </w:del>
      </w:ins>
      <w:ins w:id="655" w:author="admin" w:date="2026-10-15T14:29:00Z">
        <w:del w:id="656" w:author="Ngọc Ánh Trương" w:date="2026-10-16T08:55:00Z" w16du:dateUtc="2026-10-16T01:55:00Z">
          <w:r w:rsidR="004168B8" w:rsidDel="00410069">
            <w:rPr>
              <w:rFonts w:ascii="Times New Roman" w:hAnsi="Times New Roman"/>
              <w:sz w:val="26"/>
              <w:szCs w:val="26"/>
            </w:rPr>
            <w:delText xml:space="preserve"> hoặc 65%</w:delText>
          </w:r>
        </w:del>
      </w:ins>
      <w:ins w:id="657" w:author="admin" w:date="2026-10-15T14:30:00Z">
        <w:del w:id="658" w:author="Ngọc Ánh Trương" w:date="2026-10-16T08:55:00Z" w16du:dateUtc="2026-10-16T01:55:00Z">
          <w:r w:rsidR="003010B1" w:rsidDel="00410069">
            <w:rPr>
              <w:rFonts w:ascii="Times New Roman" w:hAnsi="Times New Roman"/>
              <w:sz w:val="26"/>
              <w:szCs w:val="26"/>
            </w:rPr>
            <w:delText xml:space="preserve"> giá trị p</w:delText>
          </w:r>
        </w:del>
      </w:ins>
      <w:ins w:id="659" w:author="admin" w:date="2026-10-15T14:31:00Z">
        <w:del w:id="660" w:author="Ngọc Ánh Trương" w:date="2026-10-16T08:55:00Z" w16du:dateUtc="2026-10-16T01:55:00Z">
          <w:r w:rsidR="003010B1" w:rsidDel="00410069">
            <w:rPr>
              <w:rFonts w:ascii="Times New Roman" w:hAnsi="Times New Roman"/>
              <w:sz w:val="26"/>
              <w:szCs w:val="26"/>
            </w:rPr>
            <w:delText xml:space="preserve">hần vật tư theo khối lượng nhập về </w:delText>
          </w:r>
        </w:del>
      </w:ins>
      <w:ins w:id="661" w:author="admin" w:date="2026-10-15T14:32:00Z">
        <w:del w:id="662" w:author="Ngọc Ánh Trương" w:date="2026-10-16T08:55:00Z" w16du:dateUtc="2026-10-16T01:55:00Z">
          <w:r w:rsidR="003010B1" w:rsidDel="00410069">
            <w:rPr>
              <w:rFonts w:ascii="Times New Roman" w:hAnsi="Times New Roman"/>
              <w:sz w:val="26"/>
              <w:szCs w:val="26"/>
            </w:rPr>
            <w:delText xml:space="preserve">công trường </w:delText>
          </w:r>
        </w:del>
      </w:ins>
      <w:ins w:id="663" w:author="admin" w:date="2026-10-15T14:31:00Z">
        <w:del w:id="664" w:author="Ngọc Ánh Trương" w:date="2026-10-16T08:55:00Z" w16du:dateUtc="2026-10-16T01:55:00Z">
          <w:r w:rsidR="003010B1" w:rsidDel="00410069">
            <w:rPr>
              <w:rFonts w:ascii="Times New Roman" w:hAnsi="Times New Roman"/>
              <w:sz w:val="26"/>
              <w:szCs w:val="26"/>
            </w:rPr>
            <w:delText>và</w:delText>
          </w:r>
        </w:del>
      </w:ins>
      <w:ins w:id="665" w:author="admin" w:date="2026-10-15T14:30:00Z">
        <w:del w:id="666" w:author="Ngọc Ánh Trương" w:date="2026-10-16T08:55:00Z" w16du:dateUtc="2026-10-16T01:55:00Z">
          <w:r w:rsidR="004168B8" w:rsidDel="00410069">
            <w:rPr>
              <w:rFonts w:ascii="Times New Roman" w:hAnsi="Times New Roman"/>
              <w:sz w:val="26"/>
              <w:szCs w:val="26"/>
            </w:rPr>
            <w:delText xml:space="preserve"> đơn giá hợp đồng của đầu việc tương ứng</w:delText>
          </w:r>
        </w:del>
      </w:ins>
      <w:ins w:id="667" w:author="Ban Kinh tế &amp; Quản lý Hợp đồng" w:date="2026-10-15T10:22:00Z">
        <w:del w:id="668" w:author="Ngọc Ánh Trương" w:date="2026-10-16T08:55:00Z" w16du:dateUtc="2026-10-16T01:55:00Z">
          <w:r w:rsidR="00836531" w:rsidDel="00410069">
            <w:rPr>
              <w:rFonts w:ascii="Times New Roman" w:hAnsi="Times New Roman"/>
              <w:sz w:val="26"/>
              <w:szCs w:val="26"/>
            </w:rPr>
            <w:delText xml:space="preserve">. </w:delText>
          </w:r>
        </w:del>
      </w:ins>
      <w:ins w:id="669" w:author="Ban Kinh tế &amp; Quản lý Hợp đồng" w:date="2026-10-15T10:23:00Z">
        <w:del w:id="670" w:author="Ngọc Ánh Trương" w:date="2026-10-16T08:55:00Z" w16du:dateUtc="2026-10-16T01:55:00Z">
          <w:r w:rsidR="00DD3C76" w:rsidDel="00410069">
            <w:rPr>
              <w:rFonts w:ascii="Times New Roman" w:hAnsi="Times New Roman"/>
              <w:sz w:val="26"/>
              <w:szCs w:val="26"/>
            </w:rPr>
            <w:delText>Giá trị thanh toán vật tư này sẽ được khấu trừ trong hồ sơ thanh toán gần nhất tương tứng với tỷ lệ giá trị vật tư đưa vào hồ sơ thanh toán khối lượng hoàn thành.</w:delText>
          </w:r>
        </w:del>
      </w:ins>
    </w:p>
    <w:p w14:paraId="77924BC4" w14:textId="77777777" w:rsidR="00AF60ED" w:rsidRDefault="00C115A2" w:rsidP="00A64E91">
      <w:pPr>
        <w:widowControl w:val="0"/>
        <w:tabs>
          <w:tab w:val="left" w:pos="270"/>
        </w:tabs>
        <w:spacing w:after="120" w:line="276" w:lineRule="auto"/>
        <w:jc w:val="both"/>
        <w:rPr>
          <w:ins w:id="671" w:author="Ban Kinh tế &amp; Quản lý Hợp đồng" w:date="2026-10-15T10:21:00Z"/>
          <w:rFonts w:ascii="Times New Roman" w:hAnsi="Times New Roman"/>
          <w:b/>
          <w:bCs/>
          <w:sz w:val="26"/>
          <w:szCs w:val="26"/>
        </w:rPr>
      </w:pPr>
      <w:del w:id="672" w:author="Ban Kinh tế &amp; Quản lý Hợp đồng" w:date="2026-10-15T10:21:00Z">
        <w:r w:rsidRPr="00DF0BA4" w:rsidDel="00AF60ED">
          <w:rPr>
            <w:rFonts w:ascii="Times New Roman" w:hAnsi="Times New Roman"/>
            <w:b/>
            <w:bCs/>
            <w:sz w:val="26"/>
            <w:szCs w:val="26"/>
          </w:rPr>
          <w:delText>b</w:delText>
        </w:r>
      </w:del>
    </w:p>
    <w:p w14:paraId="006BEBEA" w14:textId="421D42A3" w:rsidR="00F123D1" w:rsidRDefault="00AF60ED" w:rsidP="00A64E91">
      <w:pPr>
        <w:widowControl w:val="0"/>
        <w:tabs>
          <w:tab w:val="left" w:pos="270"/>
        </w:tabs>
        <w:spacing w:after="120" w:line="276" w:lineRule="auto"/>
        <w:jc w:val="both"/>
        <w:rPr>
          <w:rFonts w:ascii="Times New Roman" w:hAnsi="Times New Roman"/>
          <w:sz w:val="26"/>
          <w:szCs w:val="26"/>
        </w:rPr>
      </w:pPr>
      <w:ins w:id="90482" w:author="VNCN E&amp;C - Đề xuất đàm phán" w:date="2026-10-16T13:00:00Z">
        <w:r>
          <w:rPr>
            <w:rFonts w:ascii="Times New Roman" w:hAnsi="Times New Roman"/>
            <w:b/>
            <w:bCs/>
            <w:sz w:val="26"/>
            <w:szCs w:val="26"/>
          </w:rPr>
          <w:t xml:space="preserve">b</w:t>
        </w:r>
      </w:ins>
      <w:ins w:id="90484" w:author="Ban Kinh tế &amp; Quản lý Hợp đồng" w:date="2026-10-15T10:21:00Z">
        <w:del w:id="90483" w:author="VNCN E&amp;C - Đề xuất đàm phán" w:date="2026-10-16T13:00:00Z">
          <w:r>
            <w:rPr>
              <w:rFonts w:ascii="Times New Roman" w:hAnsi="Times New Roman"/>
              <w:b/>
              <w:bCs/>
              <w:sz w:val="26"/>
              <w:szCs w:val="26"/>
            </w:rPr>
            <w:delText xml:space="preserve">c</w:delText>
          </w:r>
        </w:del>
      </w:ins>
      <w:r>
        <w:rPr>
          <w:rFonts w:ascii="Times New Roman" w:hAnsi="Times New Roman"/>
          <w:b/>
          <w:bCs/>
          <w:sz w:val="26"/>
          <w:szCs w:val="26"/>
        </w:rPr>
        <w:t xml:space="preserve">) Thanh toán quyết toán: </w:t>
      </w:r>
      <w:r>
        <w:rPr>
          <w:rFonts w:ascii="Times New Roman" w:hAnsi="Times New Roman"/>
          <w:sz w:val="26"/>
          <w:szCs w:val="26"/>
        </w:rPr>
        <w:t xml:space="preserve">sau khi Bên B hoàn thành toàn bộ công việc, các bên ký Biên bản nghiệm thu hoàn thành, bàn giao Hạng mục công trình và Chủ đầu tư phê duyệt giá trị quyết toán phần công việc tương ứng theo Hợp đồng thầu chính.</w:t>
      </w:r>
    </w:p>
    <w:p w14:paraId="337B5E8D" w14:textId="77777777" w:rsidR="00110BD6" w:rsidRDefault="00110BD6" w:rsidP="00110BD6">
      <w:pPr>
        <w:spacing w:after="120" w:line="276" w:lineRule="auto"/>
        <w:jc w:val="both"/>
        <w:rPr>
          <w:rFonts w:ascii="Times New Roman" w:hAnsi="Times New Roman"/>
          <w:sz w:val="26"/>
          <w:szCs w:val="26"/>
        </w:rPr>
      </w:pPr>
      <w:r>
        <w:rPr>
          <w:rFonts w:ascii="Times New Roman" w:hAnsi="Times New Roman"/>
          <w:sz w:val="26"/>
          <w:szCs w:val="26"/>
        </w:rPr>
        <w:t xml:space="preserve">Trong vòng 30 ngày kể từ ngày nhận đủ hồ sơ quyết toán hợp lệ, Bên A xem xét, xác nhận giá trị quyết toán. Bên B phải sửa đổi, bổ sung hồ sơ trong thời hạn Bên A yêu cầu; thời gian sửa đổi, bổ sung không tính vào thời hạn xem xét của Bên A. Bên A thanh toán cho Bên B đến </w:t>
      </w:r>
      <w:ins w:id="90485" w:author="VNCN E&amp;C - Đề xuất đàm phán" w:date="2026-10-16T13:00:00Z">
        <w:r>
          <w:rPr>
            <w:rFonts w:ascii="Times New Roman" w:hAnsi="Times New Roman"/>
            <w:sz w:val="26"/>
            <w:szCs w:val="26"/>
          </w:rPr>
          <w:t xml:space="preserve">97</w:t>
        </w:r>
      </w:ins>
      <w:del w:id="90486" w:author="VNCN E&amp;C - Đề xuất đàm phán" w:date="2026-10-16T13:00:00Z">
        <w:r>
          <w:rPr>
            <w:rFonts w:ascii="Times New Roman" w:hAnsi="Times New Roman"/>
            <w:sz w:val="26"/>
            <w:szCs w:val="26"/>
            <w:highlight w:val="yellow"/>
          </w:rPr>
          <w:delText xml:space="preserve">9</w:delText>
        </w:r>
      </w:del>
      <w:del w:id="90487" w:author="VNCN E&amp;C - Đề xuất đàm phán" w:date="2026-10-16T13:00:00Z">
        <w:r>
          <w:rPr>
            <w:rFonts w:ascii="Times New Roman" w:hAnsi="Times New Roman"/>
            <w:sz w:val="26"/>
            <w:szCs w:val="26"/>
            <w:highlight w:val="yellow"/>
          </w:rPr>
          <w:delText xml:space="preserve">5</w:delText>
        </w:r>
      </w:del>
      <w:r>
        <w:rPr>
          <w:rFonts w:ascii="Times New Roman" w:hAnsi="Times New Roman"/>
          <w:sz w:val="26"/>
          <w:szCs w:val="26"/>
          <w:highlight w:val="yellow"/>
        </w:rPr>
        <w:t xml:space="preserve">%</w:t>
      </w:r>
      <w:r>
        <w:rPr>
          <w:rFonts w:ascii="Times New Roman" w:hAnsi="Times New Roman"/>
          <w:sz w:val="26"/>
          <w:szCs w:val="26"/>
        </w:rPr>
        <w:t xml:space="preserve"> giá trị quyết toán được phê duyệt, giữ lại </w:t>
      </w:r>
      <w:ins w:id="90488" w:author="VNCN E&amp;C - Đề xuất đàm phán" w:date="2026-10-16T13:00:00Z">
        <w:r>
          <w:rPr>
            <w:rFonts w:ascii="Times New Roman" w:hAnsi="Times New Roman"/>
            <w:sz w:val="26"/>
            <w:szCs w:val="26"/>
          </w:rPr>
          <w:t xml:space="preserve">03</w:t>
        </w:r>
      </w:ins>
      <w:del w:id="90489" w:author="VNCN E&amp;C - Đề xuất đàm phán" w:date="2026-10-16T13:00:00Z">
        <w:r>
          <w:rPr>
            <w:rFonts w:ascii="Times New Roman" w:hAnsi="Times New Roman"/>
            <w:sz w:val="26"/>
            <w:szCs w:val="26"/>
            <w:highlight w:val="yellow"/>
          </w:rPr>
          <w:delText xml:space="preserve">05</w:delText>
        </w:r>
      </w:del>
      <w:r>
        <w:rPr>
          <w:rFonts w:ascii="Times New Roman" w:hAnsi="Times New Roman"/>
          <w:sz w:val="26"/>
          <w:szCs w:val="26"/>
        </w:rPr>
        <w: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w:t>
      </w:r>
      <w:r>
        <w:rPr>
          <w:rFonts w:ascii="Times New Roman" w:hAnsi="Times New Roman"/>
          <w:sz w:val="26"/>
          <w:szCs w:val="26"/>
        </w:rPr>
        <w:t xml:space="preserve"> </w:t>
      </w:r>
      <w:ins w:id="90490" w:author="VNCN E&amp;C - Đề xuất đàm phán" w:date="2026-10-16T13:00:00Z">
        <w:r>
          <w:rPr>
            <w:rFonts w:ascii="Times New Roman" w:hAnsi="Times New Roman"/>
            <w:sz w:val="26"/>
            <w:szCs w:val="26"/>
          </w:rPr>
          <w:t xml:space="preserve">03</w:t>
        </w:r>
      </w:ins>
      <w:del w:id="90491" w:author="VNCN E&amp;C - Đề xuất đàm phán" w:date="2026-10-16T13:00:00Z">
        <w:r>
          <w:rPr>
            <w:rFonts w:ascii="Times New Roman" w:hAnsi="Times New Roman"/>
            <w:sz w:val="26"/>
            <w:szCs w:val="26"/>
          </w:rPr>
          <w:delText xml:space="preserve">05</w:delText>
        </w:r>
      </w:del>
      <w:r>
        <w:rPr>
          <w:rFonts w:ascii="Times New Roman" w:hAnsi="Times New Roman"/>
          <w:sz w:val="26"/>
          <w:szCs w:val="26"/>
        </w:rPr>
        <w:t xml:space="preserve">% giá trị quyết toán theo Điều 20.3, Bên A thanh toán đến </w:t>
      </w:r>
      <w:r>
        <w:rPr>
          <w:rFonts w:ascii="Times New Roman" w:hAnsi="Times New Roman"/>
          <w:sz w:val="26"/>
          <w:szCs w:val="26"/>
          <w:highlight w:val="yellow"/>
        </w:rPr>
        <w:t xml:space="preserve">100</w:t>
      </w:r>
      <w:r>
        <w:rPr>
          <w:rFonts w:ascii="Times New Roman" w:hAnsi="Times New Roman"/>
          <w:sz w:val="26"/>
          <w:szCs w:val="26"/>
        </w:rPr>
        <w:t xml:space="preserve">% giá trị quyết toán.</w:t>
      </w:r>
      <w:r>
        <w:rPr>
          <w:rFonts w:ascii="Times New Roman" w:hAnsi="Times New Roman"/>
          <w:sz w:val="26"/>
          <w:szCs w:val="26"/>
        </w:rPr>
        <w:t xml:space="preserve"> </w:t>
      </w:r>
    </w:p>
    <w:p w14:paraId="176AF8FB" w14:textId="3549E830" w:rsidR="00CE6931" w:rsidRPr="00D12957" w:rsidDel="00C53EDA" w:rsidRDefault="00D12957" w:rsidP="00CE6931">
      <w:pPr>
        <w:spacing w:after="120" w:line="276" w:lineRule="auto"/>
        <w:jc w:val="both"/>
        <w:rPr>
          <w:ins w:id="674" w:author="Ban Kinh tế &amp; Quản lý Hợp đồng" w:date="2026-10-15T10:36:00Z"/>
          <w:del w:id="675" w:author="Ngọc Ánh Trương" w:date="2026-10-16T09:24:00Z" w16du:dateUtc="2026-10-16T02:24:00Z"/>
          <w:rFonts w:ascii="Times New Roman" w:hAnsi="Times New Roman"/>
          <w:b/>
          <w:bCs/>
          <w:sz w:val="26"/>
          <w:szCs w:val="26"/>
          <w:rPrChange w:id="676" w:author="Ban Kinh tế &amp; Quản lý Hợp đồng" w:date="2026-10-15T10:37:00Z">
            <w:rPr>
              <w:ins w:id="677" w:author="Ban Kinh tế &amp; Quản lý Hợp đồng" w:date="2026-10-15T10:36:00Z"/>
              <w:del w:id="678" w:author="Ngọc Ánh Trương" w:date="2026-10-16T09:24:00Z" w16du:dateUtc="2026-10-16T02:24:00Z"/>
              <w:rFonts w:ascii="Times New Roman" w:hAnsi="Times New Roman"/>
              <w:sz w:val="26"/>
              <w:szCs w:val="26"/>
            </w:rPr>
          </w:rPrChange>
        </w:rPr>
      </w:pPr>
      <w:ins w:id="679" w:author="Ban Kinh tế &amp; Quản lý Hợp đồng" w:date="2026-10-15T10:37:00Z">
        <w:del w:id="680" w:author="Ngọc Ánh Trương" w:date="2026-10-16T09:24:00Z" w16du:dateUtc="2026-10-16T02:24:00Z">
          <w:r w:rsidRPr="00D12957" w:rsidDel="00C53EDA">
            <w:rPr>
              <w:rFonts w:ascii="Times New Roman" w:hAnsi="Times New Roman"/>
              <w:b/>
              <w:bCs/>
              <w:sz w:val="26"/>
              <w:szCs w:val="26"/>
              <w:rPrChange w:id="681" w:author="Ban Kinh tế &amp; Quản lý Hợp đồng" w:date="2026-10-15T10:37:00Z">
                <w:rPr>
                  <w:rFonts w:ascii="Times New Roman" w:hAnsi="Times New Roman"/>
                  <w:sz w:val="26"/>
                  <w:szCs w:val="26"/>
                </w:rPr>
              </w:rPrChange>
            </w:rPr>
            <w:delText xml:space="preserve">10.4. </w:delText>
          </w:r>
          <w:r w:rsidDel="00C53EDA">
            <w:rPr>
              <w:rFonts w:ascii="Times New Roman" w:hAnsi="Times New Roman"/>
              <w:b/>
              <w:bCs/>
              <w:sz w:val="26"/>
              <w:szCs w:val="26"/>
            </w:rPr>
            <w:delText>C</w:delText>
          </w:r>
        </w:del>
      </w:ins>
      <w:ins w:id="682" w:author="Ban Kinh tế &amp; Quản lý Hợp đồng" w:date="2026-10-15T10:36:00Z">
        <w:del w:id="683" w:author="Ngọc Ánh Trương" w:date="2026-10-16T09:24:00Z" w16du:dateUtc="2026-10-16T02:24:00Z">
          <w:r w:rsidR="00CE6931" w:rsidRPr="00D12957" w:rsidDel="00C53EDA">
            <w:rPr>
              <w:rFonts w:ascii="Times New Roman" w:hAnsi="Times New Roman"/>
              <w:b/>
              <w:bCs/>
              <w:sz w:val="26"/>
              <w:szCs w:val="26"/>
              <w:rPrChange w:id="684" w:author="Ban Kinh tế &amp; Quản lý Hợp đồng" w:date="2026-10-15T10:37:00Z">
                <w:rPr>
                  <w:rFonts w:ascii="Times New Roman" w:hAnsi="Times New Roman"/>
                  <w:sz w:val="26"/>
                  <w:szCs w:val="26"/>
                </w:rPr>
              </w:rPrChange>
            </w:rPr>
            <w:delText>hậm thanh toán</w:delText>
          </w:r>
        </w:del>
      </w:ins>
    </w:p>
    <w:p w14:paraId="7DDE74CB" w14:textId="48615593" w:rsidR="00CE6931" w:rsidDel="00C53EDA" w:rsidRDefault="00CE6931" w:rsidP="007F2FB6">
      <w:pPr>
        <w:pStyle w:val="ListParagraph"/>
        <w:numPr>
          <w:ilvl w:val="0"/>
          <w:numId w:val="58"/>
        </w:numPr>
        <w:spacing w:after="120"/>
        <w:ind w:left="360"/>
        <w:jc w:val="both"/>
        <w:rPr>
          <w:ins w:id="685" w:author="Ban Kinh tế &amp; Quản lý Hợp đồng" w:date="2026-10-15T10:38:00Z"/>
          <w:del w:id="686" w:author="Ngọc Ánh Trương" w:date="2026-10-16T09:24:00Z" w16du:dateUtc="2026-10-16T02:24:00Z"/>
          <w:rFonts w:ascii="Times New Roman" w:hAnsi="Times New Roman"/>
          <w:sz w:val="26"/>
          <w:szCs w:val="26"/>
        </w:rPr>
      </w:pPr>
      <w:ins w:id="687" w:author="Ban Kinh tế &amp; Quản lý Hợp đồng" w:date="2026-10-15T10:36:00Z">
        <w:del w:id="688" w:author="Ngọc Ánh Trương" w:date="2026-10-16T09:24:00Z" w16du:dateUtc="2026-10-16T02:24:00Z">
          <w:r w:rsidRPr="007F2FB6" w:rsidDel="00C53EDA">
            <w:rPr>
              <w:rFonts w:ascii="Times New Roman" w:hAnsi="Times New Roman"/>
              <w:sz w:val="26"/>
              <w:szCs w:val="26"/>
              <w:rPrChange w:id="689" w:author="Ban Kinh tế &amp; Quản lý Hợp đồng" w:date="2026-10-15T10:37:00Z">
                <w:rPr/>
              </w:rPrChange>
            </w:rPr>
            <w:delText>Trong tr</w:delText>
          </w:r>
          <w:r w:rsidRPr="007F2FB6" w:rsidDel="00C53EDA">
            <w:rPr>
              <w:rFonts w:ascii="Times New Roman" w:hAnsi="Times New Roman" w:hint="eastAsia"/>
              <w:sz w:val="26"/>
              <w:szCs w:val="26"/>
              <w:rPrChange w:id="690" w:author="Ban Kinh tế &amp; Quản lý Hợp đồng" w:date="2026-10-15T10:37:00Z">
                <w:rPr>
                  <w:rFonts w:hint="eastAsia"/>
                </w:rPr>
              </w:rPrChange>
            </w:rPr>
            <w:delText>ư</w:delText>
          </w:r>
          <w:r w:rsidRPr="007F2FB6" w:rsidDel="00C53EDA">
            <w:rPr>
              <w:rFonts w:ascii="Times New Roman" w:hAnsi="Times New Roman"/>
              <w:sz w:val="26"/>
              <w:szCs w:val="26"/>
              <w:rPrChange w:id="691" w:author="Ban Kinh tế &amp; Quản lý Hợp đồng" w:date="2026-10-15T10:37:00Z">
                <w:rPr/>
              </w:rPrChange>
            </w:rPr>
            <w:delText xml:space="preserve">ờng Bên </w:delText>
          </w:r>
        </w:del>
      </w:ins>
      <w:del w:id="692" w:author="Ngọc Ánh Trương" w:date="2026-10-16T09:24:00Z" w16du:dateUtc="2026-10-16T02:24:00Z">
        <w:r w:rsidR="003010B1" w:rsidDel="00C53EDA">
          <w:rPr>
            <w:rFonts w:ascii="Times New Roman" w:hAnsi="Times New Roman"/>
            <w:sz w:val="26"/>
            <w:szCs w:val="26"/>
            <w:lang w:val="en-US"/>
          </w:rPr>
          <w:delText xml:space="preserve">A </w:delText>
        </w:r>
      </w:del>
      <w:ins w:id="693" w:author="Ban Kinh tế &amp; Quản lý Hợp đồng" w:date="2026-10-15T10:36:00Z">
        <w:del w:id="694" w:author="Ngọc Ánh Trương" w:date="2026-10-16T09:24:00Z" w16du:dateUtc="2026-10-16T02:24:00Z">
          <w:r w:rsidRPr="007F2FB6" w:rsidDel="00C53EDA">
            <w:rPr>
              <w:rFonts w:ascii="Times New Roman" w:hAnsi="Times New Roman"/>
              <w:sz w:val="26"/>
              <w:szCs w:val="26"/>
              <w:rPrChange w:id="695" w:author="Ban Kinh tế &amp; Quản lý Hợp đồng" w:date="2026-10-15T10:37:00Z">
                <w:rPr/>
              </w:rPrChange>
            </w:rPr>
            <w:delText xml:space="preserve">chậm thanh toán theo tiến </w:delText>
          </w:r>
          <w:r w:rsidRPr="007F2FB6" w:rsidDel="00C53EDA">
            <w:rPr>
              <w:rFonts w:ascii="Times New Roman" w:hAnsi="Times New Roman" w:hint="eastAsia"/>
              <w:sz w:val="26"/>
              <w:szCs w:val="26"/>
              <w:rPrChange w:id="696" w:author="Ban Kinh tế &amp; Quản lý Hợp đồng" w:date="2026-10-15T10:37:00Z">
                <w:rPr>
                  <w:rFonts w:hint="eastAsia"/>
                </w:rPr>
              </w:rPrChange>
            </w:rPr>
            <w:delText>đ</w:delText>
          </w:r>
          <w:r w:rsidRPr="007F2FB6" w:rsidDel="00C53EDA">
            <w:rPr>
              <w:rFonts w:ascii="Times New Roman" w:hAnsi="Times New Roman"/>
              <w:sz w:val="26"/>
              <w:szCs w:val="26"/>
              <w:rPrChange w:id="697" w:author="Ban Kinh tế &amp; Quản lý Hợp đồng" w:date="2026-10-15T10:37:00Z">
                <w:rPr/>
              </w:rPrChange>
            </w:rPr>
            <w:delText>ộ</w:delText>
          </w:r>
        </w:del>
      </w:ins>
      <w:ins w:id="698" w:author="admin" w:date="2026-10-15T14:33:00Z">
        <w:del w:id="699" w:author="Ngọc Ánh Trương" w:date="2026-10-16T09:24:00Z" w16du:dateUtc="2026-10-16T02:24:00Z">
          <w:r w:rsidR="003010B1" w:rsidDel="00C53EDA">
            <w:rPr>
              <w:rFonts w:ascii="Times New Roman" w:hAnsi="Times New Roman"/>
              <w:sz w:val="26"/>
              <w:szCs w:val="26"/>
              <w:lang w:val="en-US"/>
            </w:rPr>
            <w:delText xml:space="preserve"> hợp đồng </w:delText>
          </w:r>
        </w:del>
      </w:ins>
      <w:ins w:id="700" w:author="Ban Kinh tế &amp; Quản lý Hợp đồng" w:date="2026-10-15T10:36:00Z">
        <w:del w:id="701" w:author="Ngọc Ánh Trương" w:date="2026-10-16T09:24:00Z" w16du:dateUtc="2026-10-16T02:24:00Z">
          <w:r w:rsidRPr="007F2FB6" w:rsidDel="00C53EDA">
            <w:rPr>
              <w:rFonts w:ascii="Times New Roman" w:hAnsi="Times New Roman"/>
              <w:sz w:val="26"/>
              <w:szCs w:val="26"/>
              <w:rPrChange w:id="702" w:author="Ban Kinh tế &amp; Quản lý Hợp đồng" w:date="2026-10-15T10:37:00Z">
                <w:rPr/>
              </w:rPrChange>
            </w:rPr>
            <w:delText>thì phải chịu một khoản lãi chậm thanh toán bằng 150% của lãi suất tiết kiệm kỳ hạn 01 (một) tháng (</w:delText>
          </w:r>
          <w:r w:rsidRPr="007F2FB6" w:rsidDel="00C53EDA">
            <w:rPr>
              <w:rFonts w:ascii="Times New Roman" w:hAnsi="Times New Roman" w:hint="eastAsia"/>
              <w:sz w:val="26"/>
              <w:szCs w:val="26"/>
              <w:rPrChange w:id="703" w:author="Ban Kinh tế &amp; Quản lý Hợp đồng" w:date="2026-10-15T10:37:00Z">
                <w:rPr>
                  <w:rFonts w:hint="eastAsia"/>
                </w:rPr>
              </w:rPrChange>
            </w:rPr>
            <w:delText>đ</w:delText>
          </w:r>
          <w:r w:rsidRPr="007F2FB6" w:rsidDel="00C53EDA">
            <w:rPr>
              <w:rFonts w:ascii="Times New Roman" w:hAnsi="Times New Roman"/>
              <w:sz w:val="26"/>
              <w:szCs w:val="26"/>
              <w:rPrChange w:id="704" w:author="Ban Kinh tế &amp; Quản lý Hợp đồng" w:date="2026-10-15T10:37:00Z">
                <w:rPr/>
              </w:rPrChange>
            </w:rPr>
            <w:delText>ồng Việt Nam, trả lãi sau) do Ngân hàng TMCP Ngoại th</w:delText>
          </w:r>
          <w:r w:rsidRPr="007F2FB6" w:rsidDel="00C53EDA">
            <w:rPr>
              <w:rFonts w:ascii="Times New Roman" w:hAnsi="Times New Roman" w:hint="eastAsia"/>
              <w:sz w:val="26"/>
              <w:szCs w:val="26"/>
              <w:rPrChange w:id="705" w:author="Ban Kinh tế &amp; Quản lý Hợp đồng" w:date="2026-10-15T10:37:00Z">
                <w:rPr>
                  <w:rFonts w:hint="eastAsia"/>
                </w:rPr>
              </w:rPrChange>
            </w:rPr>
            <w:delText>ươ</w:delText>
          </w:r>
          <w:r w:rsidRPr="007F2FB6" w:rsidDel="00C53EDA">
            <w:rPr>
              <w:rFonts w:ascii="Times New Roman" w:hAnsi="Times New Roman"/>
              <w:sz w:val="26"/>
              <w:szCs w:val="26"/>
              <w:rPrChange w:id="706" w:author="Ban Kinh tế &amp; Quản lý Hợp đồng" w:date="2026-10-15T10:37:00Z">
                <w:rPr/>
              </w:rPrChange>
            </w:rPr>
            <w:delText xml:space="preserve">ng Việt Nam công bố tại thời </w:delText>
          </w:r>
          <w:r w:rsidRPr="007F2FB6" w:rsidDel="00C53EDA">
            <w:rPr>
              <w:rFonts w:ascii="Times New Roman" w:hAnsi="Times New Roman" w:hint="eastAsia"/>
              <w:sz w:val="26"/>
              <w:szCs w:val="26"/>
              <w:rPrChange w:id="707" w:author="Ban Kinh tế &amp; Quản lý Hợp đồng" w:date="2026-10-15T10:37:00Z">
                <w:rPr>
                  <w:rFonts w:hint="eastAsia"/>
                </w:rPr>
              </w:rPrChange>
            </w:rPr>
            <w:delText>đ</w:delText>
          </w:r>
          <w:r w:rsidRPr="007F2FB6" w:rsidDel="00C53EDA">
            <w:rPr>
              <w:rFonts w:ascii="Times New Roman" w:hAnsi="Times New Roman"/>
              <w:sz w:val="26"/>
              <w:szCs w:val="26"/>
              <w:rPrChange w:id="708" w:author="Ban Kinh tế &amp; Quản lý Hợp đồng" w:date="2026-10-15T10:37:00Z">
                <w:rPr/>
              </w:rPrChange>
            </w:rPr>
            <w:delText>iểm tính lãi nhân với số tiền chậm thanh toán. Thời gian chậm thanh toán tính từ ngày hết thời hạn thanh toán cho tới ngày liền tr</w:delText>
          </w:r>
          <w:r w:rsidRPr="007F2FB6" w:rsidDel="00C53EDA">
            <w:rPr>
              <w:rFonts w:ascii="Times New Roman" w:hAnsi="Times New Roman" w:hint="eastAsia"/>
              <w:sz w:val="26"/>
              <w:szCs w:val="26"/>
              <w:rPrChange w:id="709" w:author="Ban Kinh tế &amp; Quản lý Hợp đồng" w:date="2026-10-15T10:37:00Z">
                <w:rPr>
                  <w:rFonts w:hint="eastAsia"/>
                </w:rPr>
              </w:rPrChange>
            </w:rPr>
            <w:delText>ư</w:delText>
          </w:r>
          <w:r w:rsidRPr="007F2FB6" w:rsidDel="00C53EDA">
            <w:rPr>
              <w:rFonts w:ascii="Times New Roman" w:hAnsi="Times New Roman"/>
              <w:sz w:val="26"/>
              <w:szCs w:val="26"/>
              <w:rPrChange w:id="710" w:author="Ban Kinh tế &amp; Quản lý Hợp đồng" w:date="2026-10-15T10:37:00Z">
                <w:rPr/>
              </w:rPrChange>
            </w:rPr>
            <w:delText>ớc ngày thanh toán thực tế.</w:delText>
          </w:r>
        </w:del>
      </w:ins>
    </w:p>
    <w:p w14:paraId="246D8EAB" w14:textId="591CBB32" w:rsidR="00110BD6" w:rsidRPr="003010B1" w:rsidDel="00C53EDA" w:rsidRDefault="00110BD6">
      <w:pPr>
        <w:pStyle w:val="ListParagraph"/>
        <w:numPr>
          <w:ilvl w:val="0"/>
          <w:numId w:val="58"/>
        </w:numPr>
        <w:spacing w:after="120"/>
        <w:ind w:left="360"/>
        <w:jc w:val="both"/>
        <w:rPr>
          <w:del w:id="711" w:author="Ngọc Ánh Trương" w:date="2026-10-16T09:24:00Z" w16du:dateUtc="2026-10-16T02:24:00Z"/>
        </w:rPr>
        <w:pPrChange w:id="712" w:author="admin" w:date="2026-10-15T14:37:00Z">
          <w:pPr>
            <w:spacing w:after="120" w:line="276" w:lineRule="auto"/>
            <w:jc w:val="both"/>
          </w:pPr>
        </w:pPrChange>
      </w:pPr>
    </w:p>
    <w:p w14:paraId="171F7A0A" w14:textId="26D8113A" w:rsidR="00110BD6" w:rsidRPr="007F2FB6" w:rsidDel="003010B1" w:rsidRDefault="00110BD6">
      <w:pPr>
        <w:pStyle w:val="ListParagraph"/>
        <w:spacing w:after="120"/>
        <w:ind w:left="360"/>
        <w:jc w:val="both"/>
        <w:rPr>
          <w:del w:id="713" w:author="admin" w:date="2026-10-15T14:37:00Z"/>
          <w:rFonts w:ascii="Times New Roman" w:hAnsi="Times New Roman"/>
          <w:sz w:val="26"/>
          <w:szCs w:val="26"/>
          <w:rPrChange w:id="714" w:author="Ban Kinh tế &amp; Quản lý Hợp đồng" w:date="2026-10-15T10:38:00Z">
            <w:rPr>
              <w:del w:id="715" w:author="admin" w:date="2026-10-15T14:37:00Z"/>
            </w:rPr>
          </w:rPrChange>
        </w:rPr>
        <w:pPrChange w:id="716" w:author="Ban Kinh tế &amp; Quản lý Hợp đồng" w:date="2026-10-15T10:38:00Z">
          <w:pPr>
            <w:spacing w:after="120" w:line="276" w:lineRule="auto"/>
            <w:jc w:val="both"/>
          </w:pPr>
        </w:pPrChange>
      </w:pPr>
    </w:p>
    <w:p w14:paraId="5AF71A16" w14:textId="47BD9EF8" w:rsidR="00110BD6" w:rsidRPr="00DF0BA4" w:rsidRDefault="00110BD6" w:rsidP="00110BD6">
      <w:pPr>
        <w:spacing w:after="120" w:line="276" w:lineRule="auto"/>
        <w:jc w:val="both"/>
        <w:rPr>
          <w:rFonts w:ascii="Times New Roman" w:hAnsi="Times New Roman"/>
          <w:sz w:val="26"/>
          <w:szCs w:val="26"/>
        </w:rPr>
      </w:pPr>
      <w:r>
        <w:rPr>
          <w:rFonts w:ascii="Times New Roman" w:hAnsi="Times New Roman"/>
          <w:sz w:val="26"/>
          <w:szCs w:val="26"/>
        </w:rPr>
        <w:t xml:space="preserve">Hồ sơ quyết toán </w:t>
      </w:r>
      <w:del w:id="717" w:author="Ban Kinh tế &amp; Quản lý Hợp đồng" w:date="2026-10-15T10:32:00Z">
        <w:r w:rsidRPr="00DF0BA4" w:rsidDel="00D4179B">
          <w:rPr>
            <w:rFonts w:ascii="Times New Roman" w:hAnsi="Times New Roman"/>
            <w:sz w:val="26"/>
            <w:szCs w:val="26"/>
          </w:rPr>
          <w:delText xml:space="preserve">thực hiện theo nguyên tắc back to back với Hợp đồng thầu chính, </w:delText>
        </w:r>
      </w:del>
      <w:ins w:id="90492" w:author="VNCN E&amp;C - Đề xuất đàm phán" w:date="2026-10-16T13:00:00Z">
        <w:r>
          <w:rPr>
            <w:rFonts w:ascii="Times New Roman" w:hAnsi="Times New Roman"/>
            <w:sz w:val="26"/>
            <w:szCs w:val="26"/>
          </w:rPr>
          <w:t xml:space="preserve">thực hiện theo nguyên tắc back to back với Hợp đồng thầu chính, </w:t>
        </w:r>
      </w:ins>
      <w:r>
        <w:rPr>
          <w:rFonts w:ascii="Times New Roman" w:hAnsi="Times New Roman"/>
          <w:sz w:val="26"/>
          <w:szCs w:val="26"/>
        </w:rPr>
        <w:t xml:space="preserve">gồm:</w:t>
      </w:r>
    </w:p>
    <w:p w14:paraId="47462A4D" w14:textId="0F8019AA" w:rsidR="00F123D1"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Giấy đề nghị quyết toán;</w:t>
      </w:r>
    </w:p>
    <w:p w14:paraId="69D1B1F3" w14:textId="6257A3C3" w:rsidR="00F123D1"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Hồ sơ chất lượng và các hồ sơ liên quan khác:</w:t>
      </w:r>
    </w:p>
    <w:p w14:paraId="2CA4A4C0" w14:textId="5B2A5496" w:rsidR="00F123D1" w:rsidRPr="00DF0BA4" w:rsidRDefault="00F123D1" w:rsidP="00A64E91">
      <w:pPr>
        <w:pStyle w:val="ListParagraph"/>
        <w:spacing w:after="120"/>
        <w:ind w:left="0"/>
        <w:contextualSpacing w:val="0"/>
        <w:jc w:val="both"/>
        <w:rPr>
          <w:rFonts w:ascii="Times New Roman" w:hAnsi="Times New Roman"/>
          <w:b/>
          <w:bCs/>
          <w:noProof/>
          <w:sz w:val="26"/>
          <w:szCs w:val="26"/>
          <w:lang w:val="en-US" w:eastAsia="en-US"/>
        </w:rPr>
      </w:pPr>
      <w:r w:rsidRPr="00DF0BA4">
        <w:rPr>
          <w:rFonts w:ascii="Times New Roman" w:hAnsi="Times New Roman"/>
          <w:b/>
          <w:bCs/>
          <w:noProof/>
          <w:sz w:val="26"/>
          <w:szCs w:val="26"/>
          <w:lang w:val="en-US" w:eastAsia="en-US"/>
        </w:rPr>
        <w:t>Phần thi công:</w:t>
      </w:r>
      <w:ins w:id="718" w:author="Ban Kinh tế &amp; Quản lý Hợp đồng" w:date="2026-10-15T18:33:00Z">
        <w:del w:id="719" w:author="Ngọc Ánh Trương" w:date="2026-10-16T09:25:00Z" w16du:dateUtc="2026-10-16T02:25:00Z">
          <w:r w:rsidR="00B136F9" w:rsidDel="00C53EDA">
            <w:rPr>
              <w:rFonts w:ascii="Times New Roman" w:hAnsi="Times New Roman"/>
              <w:b/>
              <w:bCs/>
              <w:noProof/>
              <w:sz w:val="26"/>
              <w:szCs w:val="26"/>
              <w:lang w:val="en-US" w:eastAsia="en-US"/>
            </w:rPr>
            <w:delText xml:space="preserve"> (</w:delText>
          </w:r>
        </w:del>
      </w:ins>
      <w:ins w:id="720" w:author="Ban Kinh tế &amp; Quản lý Hợp đồng" w:date="2026-10-15T18:34:00Z">
        <w:del w:id="721" w:author="Ngọc Ánh Trương" w:date="2026-10-16T09:25:00Z" w16du:dateUtc="2026-10-16T02:25:00Z">
          <w:r w:rsidR="00B136F9" w:rsidDel="00C53EDA">
            <w:rPr>
              <w:rFonts w:ascii="Times New Roman" w:hAnsi="Times New Roman"/>
              <w:b/>
              <w:bCs/>
              <w:noProof/>
              <w:sz w:val="26"/>
              <w:szCs w:val="26"/>
              <w:lang w:val="en-US" w:eastAsia="en-US"/>
            </w:rPr>
            <w:delText xml:space="preserve">Bên A tuân thủ biểu mẫu hồ sơ theo quy trình </w:delText>
          </w:r>
          <w:r w:rsidR="00F1293B" w:rsidDel="00C53EDA">
            <w:rPr>
              <w:rFonts w:ascii="Times New Roman" w:hAnsi="Times New Roman"/>
              <w:b/>
              <w:bCs/>
              <w:noProof/>
              <w:sz w:val="26"/>
              <w:szCs w:val="26"/>
              <w:lang w:val="en-US" w:eastAsia="en-US"/>
            </w:rPr>
            <w:delText>của dự án, việc xác nhận hồ sơ</w:delText>
          </w:r>
        </w:del>
      </w:ins>
      <w:ins w:id="722" w:author="Ban Kinh tế &amp; Quản lý Hợp đồng" w:date="2026-10-15T18:35:00Z">
        <w:del w:id="723" w:author="Ngọc Ánh Trương" w:date="2026-10-16T09:25:00Z" w16du:dateUtc="2026-10-16T02:25:00Z">
          <w:r w:rsidR="00F476A2" w:rsidDel="00C53EDA">
            <w:rPr>
              <w:rFonts w:ascii="Times New Roman" w:hAnsi="Times New Roman"/>
              <w:b/>
              <w:bCs/>
              <w:noProof/>
              <w:sz w:val="26"/>
              <w:szCs w:val="26"/>
              <w:lang w:val="en-US" w:eastAsia="en-US"/>
            </w:rPr>
            <w:delText xml:space="preserve"> để phê duyệt thanh toán/quyết toán</w:delText>
          </w:r>
          <w:r w:rsidR="00645591" w:rsidDel="00C53EDA">
            <w:rPr>
              <w:rFonts w:ascii="Times New Roman" w:hAnsi="Times New Roman"/>
              <w:b/>
              <w:bCs/>
              <w:noProof/>
              <w:sz w:val="26"/>
              <w:szCs w:val="26"/>
              <w:lang w:val="en-US" w:eastAsia="en-US"/>
            </w:rPr>
            <w:delText xml:space="preserve"> là sau khi Bên A </w:delText>
          </w:r>
        </w:del>
      </w:ins>
      <w:ins w:id="724" w:author="Ban Kinh tế &amp; Quản lý Hợp đồng" w:date="2026-10-15T18:36:00Z">
        <w:del w:id="725" w:author="Ngọc Ánh Trương" w:date="2026-10-16T09:25:00Z" w16du:dateUtc="2026-10-16T02:25:00Z">
          <w:r w:rsidR="00645591" w:rsidDel="00C53EDA">
            <w:rPr>
              <w:rFonts w:ascii="Times New Roman" w:hAnsi="Times New Roman"/>
              <w:b/>
              <w:bCs/>
              <w:noProof/>
              <w:sz w:val="26"/>
              <w:szCs w:val="26"/>
              <w:lang w:val="en-US" w:eastAsia="en-US"/>
            </w:rPr>
            <w:delText>ký phê duyệt không phụ thuộc và việc ký hồ sơ của TVGS hay Chủ đầu tư)</w:delText>
          </w:r>
        </w:del>
      </w:ins>
    </w:p>
    <w:p w14:paraId="43511BB0" w14:textId="4F440065" w:rsidR="00F123D1" w:rsidRPr="00DF0BA4" w:rsidRDefault="007A44B1" w:rsidP="00A64E91">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Hồ sơ, bản vẽ</w:t>
      </w:r>
      <w:ins w:id="90493" w:author="Ban Kinh tế &amp; Quản lý Hợp đồng" w:date="2026-10-15T10:09:00Z">
        <w:r>
          <w:rPr>
            <w:rFonts w:ascii="Times New Roman" w:hAnsi="Times New Roman"/>
            <w:noProof/>
            <w:sz w:val="26"/>
            <w:szCs w:val="26"/>
            <w:lang w:val="en-US" w:eastAsia="en-US"/>
          </w:rPr>
          <w:t xml:space="preserve"> </w:t>
        </w:r>
      </w:ins>
      <w:del w:id="727" w:author="Ban Kinh tế &amp; Quản lý Hợp đồng" w:date="2026-10-15T10:32:00Z">
        <w:r w:rsidRPr="00DF0BA4" w:rsidDel="00613817">
          <w:rPr>
            <w:rFonts w:ascii="Times New Roman" w:hAnsi="Times New Roman"/>
            <w:noProof/>
            <w:sz w:val="26"/>
            <w:szCs w:val="26"/>
            <w:lang w:val="en-US" w:eastAsia="en-US"/>
          </w:rPr>
          <w:delText xml:space="preserve"> </w:delText>
        </w:r>
      </w:del>
      <w:r>
        <w:rPr>
          <w:rFonts w:ascii="Times New Roman" w:hAnsi="Times New Roman"/>
          <w:noProof/>
          <w:sz w:val="26"/>
          <w:szCs w:val="26"/>
          <w:lang w:val="en-US" w:eastAsia="en-US"/>
        </w:rPr>
        <w:t xml:space="preserve">hoàn công</w:t>
      </w:r>
      <w:del w:id="728" w:author="Ban Kinh tế &amp; Quản lý Hợp đồng" w:date="2026-10-15T10:10:00Z">
        <w:r w:rsidRPr="00DF0BA4" w:rsidDel="00E9277A">
          <w:rPr>
            <w:rFonts w:ascii="Times New Roman" w:hAnsi="Times New Roman"/>
            <w:noProof/>
            <w:sz w:val="26"/>
            <w:szCs w:val="26"/>
            <w:lang w:val="en-US" w:eastAsia="en-US"/>
          </w:rPr>
          <w:delText xml:space="preserve"> đã được </w:delText>
        </w:r>
        <w:r w:rsidRPr="00DF0BA4" w:rsidDel="002A0C29">
          <w:rPr>
            <w:rFonts w:ascii="Times New Roman" w:hAnsi="Times New Roman"/>
            <w:noProof/>
            <w:sz w:val="26"/>
            <w:szCs w:val="26"/>
            <w:lang w:val="en-US" w:eastAsia="en-US"/>
          </w:rPr>
          <w:delText>các bên</w:delText>
        </w:r>
        <w:r w:rsidRPr="00DF0BA4" w:rsidDel="00E9277A">
          <w:rPr>
            <w:rFonts w:ascii="Times New Roman" w:hAnsi="Times New Roman"/>
            <w:noProof/>
            <w:sz w:val="26"/>
            <w:szCs w:val="26"/>
            <w:lang w:val="en-US" w:eastAsia="en-US"/>
          </w:rPr>
          <w:delText xml:space="preserve"> xác nhận</w:delText>
        </w:r>
      </w:del>
      <w:ins w:id="90494" w:author="VNCN E&amp;C - Đề xuất đàm phán" w:date="2026-10-16T13:00:00Z">
        <w:r>
          <w:rPr>
            <w:rFonts w:ascii="Times New Roman" w:hAnsi="Times New Roman"/>
            <w:noProof/>
            <w:sz w:val="26"/>
            <w:szCs w:val="26"/>
            <w:lang w:val="en-US" w:eastAsia="en-US"/>
          </w:rPr>
          <w:t xml:space="preserve"> đã được các bên xác nhận</w:t>
        </w:r>
      </w:ins>
      <w:r>
        <w:rPr>
          <w:rFonts w:ascii="Times New Roman" w:hAnsi="Times New Roman"/>
          <w:noProof/>
          <w:sz w:val="26"/>
          <w:szCs w:val="26"/>
          <w:lang w:val="en-US" w:eastAsia="en-US"/>
        </w:rPr>
        <w:t xml:space="preserve">;</w:t>
      </w:r>
    </w:p>
    <w:p w14:paraId="19A002C9" w14:textId="55D2A779"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xml:space="preserve">- Hồ sơ nghiệm thu gồm: </w:t>
      </w:r>
    </w:p>
    <w:p w14:paraId="2A979650" w14:textId="066B3257"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Biên bản nghiệm thu bàn giao Hạng mục công trình;</w:t>
      </w:r>
    </w:p>
    <w:p w14:paraId="146E44DF" w14:textId="0AD16969"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Các biên bản nghiệm thu công việc hoàn thành;</w:t>
      </w:r>
    </w:p>
    <w:p w14:paraId="6554CF43" w14:textId="54E30D7E"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Hồ sơ nghiệm thu vật liệu đầu vào, kết quả thí nghiệm;</w:t>
      </w:r>
    </w:p>
    <w:p w14:paraId="01A03CA6" w14:textId="1964A567"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Các biên bản hiện trường.</w:t>
      </w:r>
    </w:p>
    <w:p w14:paraId="7B4350B7" w14:textId="7A4CE9BB" w:rsidR="00F123D1" w:rsidRPr="00DF0BA4" w:rsidRDefault="007A44B1" w:rsidP="00A64E91">
      <w:pPr>
        <w:pStyle w:val="ListParagraph"/>
        <w:tabs>
          <w:tab w:val="left" w:pos="993"/>
        </w:tabs>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lastRenderedPageBreak/>
        <w:t>- Nhật ký thi công;</w:t>
      </w:r>
    </w:p>
    <w:p w14:paraId="607C8752" w14:textId="3495D76D" w:rsidR="00F123D1" w:rsidRPr="00DF0BA4" w:rsidRDefault="007A44B1" w:rsidP="00A64E91">
      <w:pPr>
        <w:pStyle w:val="ListParagraph"/>
        <w:tabs>
          <w:tab w:val="left" w:pos="993"/>
        </w:tabs>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Hồ sơ quyết toán (giá trị hoàn thành) bao gồm:</w:t>
      </w:r>
    </w:p>
    <w:p w14:paraId="2460507F" w14:textId="1B888292"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Bảng giá trị công việc hoàn thành theo hợp đồng;</w:t>
      </w:r>
    </w:p>
    <w:p w14:paraId="1DFCEDB5" w14:textId="3631E7A4"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Bảng xác định giá trị quyết toán Hợp đồng, bao gồm bảng xác định giá trị khối lượng phát sinh ngoài phạm vi Hợp đồng (nếu có) đã được lập thành phụ lục Hợp đồng;</w:t>
      </w:r>
    </w:p>
    <w:p w14:paraId="0B37FCDE" w14:textId="4374112E"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Bảng Tổng hợp các khoản thưởng, phạt, khấu trừ Hợp đồng và các hồ sơ liên quan.</w:t>
      </w:r>
    </w:p>
    <w:p w14:paraId="7DEC8864" w14:textId="77777777" w:rsidR="00F123D1" w:rsidRPr="00DF0BA4" w:rsidRDefault="00F123D1" w:rsidP="00A64E91">
      <w:pPr>
        <w:pStyle w:val="ListParagraph"/>
        <w:spacing w:after="120"/>
        <w:ind w:left="0"/>
        <w:contextualSpacing w:val="0"/>
        <w:jc w:val="both"/>
        <w:rPr>
          <w:rFonts w:ascii="Times New Roman" w:hAnsi="Times New Roman"/>
          <w:b/>
          <w:bCs/>
          <w:noProof/>
          <w:sz w:val="26"/>
          <w:szCs w:val="26"/>
          <w:lang w:val="en-US" w:eastAsia="en-US"/>
        </w:rPr>
      </w:pPr>
      <w:r w:rsidRPr="00DF0BA4">
        <w:rPr>
          <w:rFonts w:ascii="Times New Roman" w:hAnsi="Times New Roman"/>
          <w:b/>
          <w:bCs/>
          <w:noProof/>
          <w:sz w:val="26"/>
          <w:szCs w:val="26"/>
          <w:lang w:val="en-US" w:eastAsia="en-US"/>
        </w:rPr>
        <w:t>Phần Công tác chuẩn bị, Biện pháp thi công:</w:t>
      </w:r>
    </w:p>
    <w:p w14:paraId="763969EC" w14:textId="35F6A8F9" w:rsidR="00F123D1" w:rsidRPr="00DF0BA4" w:rsidRDefault="007A44B1" w:rsidP="00A64E91">
      <w:pPr>
        <w:pStyle w:val="ListParagraph"/>
        <w:tabs>
          <w:tab w:val="left" w:pos="993"/>
        </w:tabs>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Biên bản nghiệm thu hoàn thành Công tác chuẩn bị;</w:t>
      </w:r>
    </w:p>
    <w:p w14:paraId="13A17DD8" w14:textId="60925F5C" w:rsidR="00F123D1" w:rsidRPr="00DF0BA4" w:rsidRDefault="007A44B1" w:rsidP="00A64E91">
      <w:pPr>
        <w:pStyle w:val="ListParagraph"/>
        <w:tabs>
          <w:tab w:val="left" w:pos="993"/>
        </w:tabs>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Biên bản nghiệm thu hoàn thành Các Công tác thuộc phần Biện pháp thi công;</w:t>
      </w:r>
    </w:p>
    <w:p w14:paraId="35658BBB" w14:textId="0E94A665" w:rsidR="00F123D1" w:rsidRPr="00DF0BA4" w:rsidRDefault="007A44B1" w:rsidP="00A64E91">
      <w:pPr>
        <w:pStyle w:val="ListParagraph"/>
        <w:tabs>
          <w:tab w:val="left" w:pos="993"/>
        </w:tabs>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Các hồ sơ liên quan khác.</w:t>
      </w:r>
    </w:p>
    <w:p w14:paraId="13AE4A9F" w14:textId="17CFC55A"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Hóa đơn GTGT tương ứng toàn bộ giá trị quyết toán Hợp đồng (căn cứ giá trị quyết toán, Bên B xuất hóa đơn bổ sung hoặc điều chỉnh giảm theo quy định);</w:t>
      </w:r>
    </w:p>
    <w:p w14:paraId="20716664" w14:textId="1A155840"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Các tài liệu khác có liên quan theo quy định của pháp luật và yêu cầu của Chủ đầu tư. Số lượng hồ sơ quyết toán: </w:t>
      </w:r>
      <w:r>
        <w:rPr>
          <w:rFonts w:ascii="Times New Roman" w:hAnsi="Times New Roman"/>
          <w:noProof/>
          <w:sz w:val="26"/>
          <w:szCs w:val="26"/>
          <w:highlight w:val="yellow"/>
          <w:lang w:val="en-US" w:eastAsia="en-US"/>
        </w:rPr>
        <w:t xml:space="preserve">0</w:t>
      </w:r>
      <w:del w:id="729" w:author="Ban Kinh tế &amp; Quản lý Hợp đồng" w:date="2026-10-15T10:10:00Z">
        <w:r w:rsidRPr="00DF0BA4" w:rsidDel="00E9277A">
          <w:rPr>
            <w:rFonts w:ascii="Times New Roman" w:hAnsi="Times New Roman"/>
            <w:noProof/>
            <w:sz w:val="26"/>
            <w:szCs w:val="26"/>
            <w:highlight w:val="yellow"/>
            <w:lang w:val="en-US" w:eastAsia="en-US"/>
          </w:rPr>
          <w:delText>8</w:delText>
        </w:r>
      </w:del>
      <w:ins w:id="90495" w:author="Ban Kinh tế &amp; Quản lý Hợp đồng" w:date="2026-10-15T10:10:00Z">
        <w:r>
          <w:rPr>
            <w:rFonts w:ascii="Times New Roman" w:hAnsi="Times New Roman"/>
            <w:noProof/>
            <w:sz w:val="26"/>
            <w:szCs w:val="26"/>
            <w:lang w:val="en-US" w:eastAsia="en-US"/>
          </w:rPr>
          <w:t xml:space="preserve">6</w:t>
        </w:r>
      </w:ins>
      <w:r>
        <w:rPr>
          <w:rFonts w:ascii="Times New Roman" w:hAnsi="Times New Roman"/>
          <w:noProof/>
          <w:sz w:val="26"/>
          <w:szCs w:val="26"/>
          <w:lang w:val="en-US" w:eastAsia="en-US"/>
        </w:rPr>
        <w:t xml:space="preserve"> bộ gốc</w:t>
      </w:r>
      <w:ins w:id="90496" w:author="VNCN E&amp;C - Đề xuất đàm phán" w:date="2026-10-16T13:00:00Z">
        <w:r>
          <w:rPr>
            <w:rFonts w:ascii="Times New Roman" w:hAnsi="Times New Roman"/>
            <w:noProof/>
            <w:sz w:val="26"/>
            <w:szCs w:val="26"/>
            <w:lang w:val="en-US" w:eastAsia="en-US"/>
          </w:rPr>
          <w:t xml:space="preserve"> kèm bản scan; Bên B cung cấp bổ sung khi Chủ đầu tư yêu cầu, không tính phí</w:t>
        </w:r>
      </w:ins>
      <w:r>
        <w:rPr>
          <w:rFonts w:ascii="Times New Roman" w:hAnsi="Times New Roman"/>
          <w:noProof/>
          <w:sz w:val="26"/>
          <w:szCs w:val="26"/>
          <w:lang w:val="en-US" w:eastAsia="en-US"/>
        </w:rPr>
        <w:t xml:space="preserve">.</w:t>
      </w:r>
    </w:p>
    <w:p w14:paraId="3971DFBF" w14:textId="30C1AA7B" w:rsidR="00F123D1" w:rsidRPr="00DF0BA4" w:rsidRDefault="00F123D1" w:rsidP="00A64E91">
      <w:pPr>
        <w:spacing w:after="120" w:line="276" w:lineRule="auto"/>
        <w:jc w:val="both"/>
        <w:rPr>
          <w:del w:id="90699" w:author="VNCN E&amp;C - Đề xuất đàm phán" w:date="2026-10-16T13:00:00Z"/>
          <w:rFonts w:ascii="Times New Roman" w:hAnsi="Times New Roman"/>
          <w:sz w:val="26"/>
          <w:szCs w:val="26"/>
        </w:rPr>
      </w:pPr>
      <w:del w:id="90688" w:author="VNCN E&amp;C - Đề xuất đàm phán" w:date="2026-10-16T13:00:00Z">
        <w:r>
          <w:rPr>
            <w:rFonts w:ascii="Times New Roman" w:hAnsi="Times New Roman"/>
            <w:sz w:val="26"/>
            <w:szCs w:val="26"/>
          </w:rPr>
          <w:delText xml:space="preserve">Trong vòng 30 ngày kể từ ngày nhận đủ hồ sơ quyết toán hợp lệ, Bên A xem xét, xác nhận giá trị quyết toán. Bên B phải sửa đổi, bổ sung hồ sơ trong thời hạn Bên A yêu cầu; thời gian sửa đổi, bổ sung không tính vào thời hạn xem xét của Bên A. Bên A thanh toán cho Bên B đến </w:delText>
        </w:r>
      </w:del>
      <w:del w:id="90689" w:author="VNCN E&amp;C - Đề xuất đàm phán" w:date="2026-10-16T13:00:00Z">
        <w:r>
          <w:rPr>
            <w:rFonts w:ascii="Times New Roman" w:hAnsi="Times New Roman"/>
            <w:sz w:val="26"/>
            <w:szCs w:val="26"/>
            <w:highlight w:val="yellow"/>
          </w:rPr>
          <w:delText xml:space="preserve">9</w:delText>
        </w:r>
      </w:del>
      <w:del w:id="90690" w:author="VNCN E&amp;C - Đề xuất đàm phán" w:date="2026-10-16T13:00:00Z">
        <w:r>
          <w:rPr>
            <w:rFonts w:ascii="Times New Roman" w:hAnsi="Times New Roman"/>
            <w:sz w:val="26"/>
            <w:szCs w:val="26"/>
            <w:highlight w:val="yellow"/>
          </w:rPr>
          <w:delText xml:space="preserve">5</w:delText>
        </w:r>
      </w:del>
      <w:del w:id="90691" w:author="VNCN E&amp;C - Đề xuất đàm phán" w:date="2026-10-16T13:00:00Z">
        <w:r>
          <w:rPr>
            <w:rFonts w:ascii="Times New Roman" w:hAnsi="Times New Roman"/>
            <w:sz w:val="26"/>
            <w:szCs w:val="26"/>
            <w:highlight w:val="yellow"/>
          </w:rPr>
          <w:delText xml:space="preserve">%</w:delText>
        </w:r>
      </w:del>
      <w:del w:id="90692" w:author="VNCN E&amp;C - Đề xuất đàm phán" w:date="2026-10-16T13:00:00Z">
        <w:r>
          <w:rPr>
            <w:rFonts w:ascii="Times New Roman" w:hAnsi="Times New Roman"/>
            <w:sz w:val="26"/>
            <w:szCs w:val="26"/>
          </w:rPr>
          <w:delText xml:space="preserve"> giá trị quyết toán được phê duyệt, giữ lại </w:delText>
        </w:r>
      </w:del>
      <w:del w:id="90693" w:author="VNCN E&amp;C - Đề xuất đàm phán" w:date="2026-10-16T13:00:00Z">
        <w:r>
          <w:rPr>
            <w:rFonts w:ascii="Times New Roman" w:hAnsi="Times New Roman"/>
            <w:sz w:val="26"/>
            <w:szCs w:val="26"/>
            <w:highlight w:val="yellow"/>
          </w:rPr>
          <w:delText xml:space="preserve">05</w:delText>
        </w:r>
      </w:del>
      <w:del w:id="90694" w:author="VNCN E&amp;C - Đề xuất đàm phán" w:date="2026-10-16T13:00:00Z">
        <w:r>
          <w:rPr>
            <w:rFonts w:ascii="Times New Roman" w:hAnsi="Times New Roman"/>
            <w:sz w:val="26"/>
            <w:szCs w:val="26"/>
          </w:rPr>
          <w:delTex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w:delText>
        </w:r>
      </w:del>
      <w:del w:id="90695" w:author="VNCN E&amp;C - Đề xuất đàm phán" w:date="2026-10-16T13:00:00Z">
        <w:r>
          <w:rPr>
            <w:rFonts w:ascii="Times New Roman" w:hAnsi="Times New Roman"/>
            <w:sz w:val="26"/>
            <w:szCs w:val="26"/>
          </w:rPr>
          <w:delText xml:space="preserve"> 05</w:delText>
        </w:r>
      </w:del>
      <w:del w:id="90696" w:author="VNCN E&amp;C - Đề xuất đàm phán" w:date="2026-10-16T13:00:00Z">
        <w:r>
          <w:rPr>
            <w:rFonts w:ascii="Times New Roman" w:hAnsi="Times New Roman"/>
            <w:sz w:val="26"/>
            <w:szCs w:val="26"/>
          </w:rPr>
          <w:delText xml:space="preserve">% giá trị quyết toán theo Điều 20.3, Bên A thanh toán đến </w:delText>
        </w:r>
      </w:del>
      <w:del w:id="90697" w:author="VNCN E&amp;C - Đề xuất đàm phán" w:date="2026-10-16T13:00:00Z">
        <w:r>
          <w:rPr>
            <w:rFonts w:ascii="Times New Roman" w:hAnsi="Times New Roman"/>
            <w:sz w:val="26"/>
            <w:szCs w:val="26"/>
            <w:highlight w:val="yellow"/>
          </w:rPr>
          <w:delText xml:space="preserve">100</w:delText>
        </w:r>
      </w:del>
      <w:del w:id="90698" w:author="VNCN E&amp;C - Đề xuất đàm phán" w:date="2026-10-16T13:00:00Z">
        <w:r>
          <w:rPr>
            <w:rFonts w:ascii="Times New Roman" w:hAnsi="Times New Roman"/>
            <w:sz w:val="26"/>
            <w:szCs w:val="26"/>
          </w:rPr>
          <w:delText xml:space="preserve">% giá trị quyết toán.</w:delText>
        </w:r>
      </w:del>
    </w:p>
    <w:p w14:paraId="60A17EEC" w14:textId="10AB8F99" w:rsidR="009E3ACA" w:rsidRPr="00DF0BA4" w:rsidRDefault="005B194F" w:rsidP="00A64E91">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 xml:space="preserve">c) Thanh toán tiền bảo hành (</w:t>
      </w:r>
      <w:ins w:id="90641" w:author="VNCN E&amp;C - Đề xuất đàm phán" w:date="2026-10-16T13:00:00Z">
        <w:r>
          <w:rPr>
            <w:rFonts w:ascii="Times New Roman" w:hAnsi="Times New Roman"/>
            <w:b/>
            <w:bCs/>
            <w:sz w:val="26"/>
            <w:szCs w:val="26"/>
          </w:rPr>
          <w:t xml:space="preserve">03</w:t>
        </w:r>
      </w:ins>
      <w:del w:id="90642" w:author="VNCN E&amp;C - Đề xuất đàm phán" w:date="2026-10-16T13:00:00Z">
        <w:r>
          <w:rPr>
            <w:rFonts w:ascii="Times New Roman" w:hAnsi="Times New Roman"/>
            <w:b/>
            <w:bCs/>
            <w:sz w:val="26"/>
            <w:szCs w:val="26"/>
          </w:rPr>
          <w:delText xml:space="preserve">05</w:delText>
        </w:r>
      </w:del>
      <w:r>
        <w:rPr>
          <w:rFonts w:ascii="Times New Roman" w:hAnsi="Times New Roman"/>
          <w:b/>
          <w:bCs/>
          <w:sz w:val="26"/>
          <w:szCs w:val="26"/>
        </w:rPr>
        <w:t xml:space="preserve">% giá trị quyết toán) trong trường hợp</w:t>
      </w:r>
      <w:r>
        <w:rPr>
          <w:rFonts w:ascii="Times New Roman" w:hAnsi="Times New Roman"/>
          <w:sz w:val="26"/>
          <w:szCs w:val="26"/>
        </w:rPr>
        <w:t xml:space="preserve"> Bên B nộp bảo lãnh bảo hành. Hồ sơ thanh toán gồm:</w:t>
      </w:r>
    </w:p>
    <w:p w14:paraId="2E8F0A16" w14:textId="3F5E2897" w:rsidR="009E3ACA"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Công văn đề nghị thanh toán</w:t>
      </w:r>
    </w:p>
    <w:p w14:paraId="4082CC7A" w14:textId="571DBE06" w:rsidR="009E3ACA"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Bảo lãnh Bảo hành do ngân hàng cấp theo mẫu được Bên A chấp thuận và có hiệu lực đến khi Bên A thông báo Bên B đã thực hiện xong nghĩa vụ bảo hành theo quy định.</w:t>
      </w:r>
    </w:p>
    <w:p w14:paraId="74EB4008" w14:textId="1B489028" w:rsidR="009E3ACA"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Thanh lý hợp đồng</w:t>
      </w:r>
    </w:p>
    <w:p w14:paraId="00045956" w14:textId="604030AC" w:rsidR="009E3ACA"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Hóa đơn VAT (nếu có)</w:t>
      </w:r>
    </w:p>
    <w:p w14:paraId="41E3F768" w14:textId="030133EE" w:rsidR="005B194F" w:rsidRPr="00DF0BA4" w:rsidRDefault="009E3ACA"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Trường hợp Bên B không nộp bảo lãnh bảo hành, Bên A giữ lại </w:t>
      </w:r>
      <w:r w:rsidRPr="00DF0BA4">
        <w:rPr>
          <w:rFonts w:ascii="Times New Roman" w:hAnsi="Times New Roman"/>
          <w:sz w:val="26"/>
          <w:szCs w:val="26"/>
          <w:highlight w:val="yellow"/>
        </w:rPr>
        <w:t>03</w:t>
      </w:r>
      <w:r w:rsidRPr="00DF0BA4">
        <w:rPr>
          <w:rFonts w:ascii="Times New Roman" w:hAnsi="Times New Roman"/>
          <w:sz w:val="26"/>
          <w:szCs w:val="26"/>
        </w:rPr>
        <w:t>% giá trị quyết toán và thanh toán cho Bên B khi kết thúc thời hạn bảo hành. Hồ sơ thanh toán gồm:</w:t>
      </w:r>
    </w:p>
    <w:p w14:paraId="61972F57" w14:textId="799A531D" w:rsidR="005B194F"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Công văn đề nghị thanh toán Bên B</w:t>
      </w:r>
    </w:p>
    <w:p w14:paraId="00000D27" w14:textId="777F864A" w:rsidR="005B194F" w:rsidRPr="00DF0BA4" w:rsidRDefault="007A44B1" w:rsidP="00A64E91">
      <w:pPr>
        <w:spacing w:after="120" w:line="276" w:lineRule="auto"/>
        <w:jc w:val="both"/>
        <w:rPr>
          <w:rFonts w:ascii="Times New Roman" w:hAnsi="Times New Roman"/>
          <w:sz w:val="26"/>
          <w:szCs w:val="26"/>
        </w:rPr>
      </w:pPr>
      <w:r w:rsidRPr="00DF0BA4">
        <w:rPr>
          <w:rFonts w:ascii="Times New Roman" w:hAnsi="Times New Roman"/>
          <w:sz w:val="26"/>
          <w:szCs w:val="26"/>
        </w:rPr>
        <w:t>- Biên bản nghiệm thu hoàn thành nghĩa vụ bảo hành.</w:t>
      </w:r>
    </w:p>
    <w:p w14:paraId="1D053DE7" w14:textId="7641D38C" w:rsidR="005B194F" w:rsidRPr="00DF0BA4" w:rsidRDefault="007A44B1" w:rsidP="00A64E91">
      <w:pPr>
        <w:spacing w:after="120" w:line="276" w:lineRule="auto"/>
        <w:jc w:val="both"/>
        <w:rPr>
          <w:rFonts w:ascii="Times New Roman" w:hAnsi="Times New Roman"/>
          <w:sz w:val="26"/>
          <w:szCs w:val="26"/>
        </w:rPr>
      </w:pPr>
      <w:r w:rsidRPr="00DF0BA4">
        <w:rPr>
          <w:rFonts w:ascii="Times New Roman" w:hAnsi="Times New Roman"/>
          <w:sz w:val="26"/>
          <w:szCs w:val="26"/>
        </w:rPr>
        <w:t>- Thanh lý hợp đồng</w:t>
      </w:r>
    </w:p>
    <w:p w14:paraId="6D248B40" w14:textId="5E44F268" w:rsidR="005B194F" w:rsidRPr="00DF0BA4" w:rsidRDefault="007A44B1" w:rsidP="00A64E91">
      <w:pPr>
        <w:spacing w:after="120" w:line="276" w:lineRule="auto"/>
        <w:jc w:val="both"/>
        <w:rPr>
          <w:rFonts w:ascii="Times New Roman" w:hAnsi="Times New Roman"/>
          <w:sz w:val="26"/>
          <w:szCs w:val="26"/>
        </w:rPr>
      </w:pPr>
      <w:r w:rsidRPr="00DF0BA4">
        <w:rPr>
          <w:rFonts w:ascii="Times New Roman" w:hAnsi="Times New Roman"/>
          <w:sz w:val="26"/>
          <w:szCs w:val="26"/>
        </w:rPr>
        <w:t>- Hóa đơn VAT (nếu có)</w:t>
      </w:r>
    </w:p>
    <w:p w14:paraId="2DFF170E" w14:textId="77777777" w:rsidR="00F926FE" w:rsidRPr="00DF0BA4" w:rsidRDefault="005B194F"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lastRenderedPageBreak/>
        <w:t xml:space="preserve">d) Cách xác định khối lượng thanh toán: </w:t>
      </w:r>
    </w:p>
    <w:p w14:paraId="2E2430DB" w14:textId="12F73E98" w:rsidR="004D434C" w:rsidRPr="00DF0BA4" w:rsidRDefault="007A44B1" w:rsidP="00A64E91">
      <w:pPr>
        <w:spacing w:after="120" w:line="276" w:lineRule="auto"/>
        <w:jc w:val="both"/>
        <w:rPr>
          <w:rFonts w:ascii="Times New Roman" w:hAnsi="Times New Roman"/>
          <w:sz w:val="26"/>
          <w:szCs w:val="26"/>
        </w:rPr>
      </w:pPr>
      <w:r w:rsidRPr="00DF0BA4">
        <w:rPr>
          <w:rFonts w:ascii="Times New Roman" w:hAnsi="Times New Roman"/>
          <w:sz w:val="26"/>
          <w:szCs w:val="26"/>
        </w:rPr>
        <w:t>- Khối lượng thanh toán được xác định theo kích thước hình học của bản vẽ thiết kế bản vẽ thi công được Bên A, Tư vấn giám sát phê duyệt và không vượt quá khối lượng tương ứng được Chủ đầu tư nghiệm thu, thanh toán cho Bên A;</w:t>
      </w:r>
    </w:p>
    <w:p w14:paraId="3D7300F3" w14:textId="69DBA088" w:rsidR="004D434C" w:rsidRPr="00DF0BA4" w:rsidRDefault="007A44B1" w:rsidP="00A64E91">
      <w:pPr>
        <w:spacing w:after="120" w:line="276" w:lineRule="auto"/>
        <w:jc w:val="both"/>
        <w:rPr>
          <w:rFonts w:ascii="Times New Roman" w:hAnsi="Times New Roman"/>
          <w:sz w:val="26"/>
          <w:szCs w:val="26"/>
        </w:rPr>
      </w:pPr>
      <w:r w:rsidRPr="00DF0BA4">
        <w:rPr>
          <w:rFonts w:ascii="Times New Roman" w:hAnsi="Times New Roman"/>
          <w:sz w:val="26"/>
          <w:szCs w:val="26"/>
        </w:rPr>
        <w:t>- Khối lượng các công việc khác: theo bản vẽ thiết kế và nghiệm thu thực tế, không vượt quá khối lượng được Chủ đầu tư chấp thuận.</w:t>
      </w:r>
    </w:p>
    <w:p w14:paraId="7FF83760" w14:textId="77777777" w:rsidR="002268E2" w:rsidRPr="00DF0BA4" w:rsidRDefault="002268E2" w:rsidP="00A64E91">
      <w:pPr>
        <w:widowControl w:val="0"/>
        <w:tabs>
          <w:tab w:val="left" w:pos="0"/>
        </w:tabs>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e) Thời hạn thanh toán: </w:t>
      </w:r>
    </w:p>
    <w:p w14:paraId="70715A8E" w14:textId="00C83A45" w:rsidR="00096978" w:rsidRPr="00DF0BA4" w:rsidDel="00C53EDA" w:rsidRDefault="002268E2" w:rsidP="00C53EDA">
      <w:pPr>
        <w:spacing w:after="120" w:line="276" w:lineRule="auto"/>
        <w:jc w:val="both"/>
        <w:rPr>
          <w:del w:id="731" w:author="Ngọc Ánh Trương" w:date="2026-10-16T09:25:00Z" w16du:dateUtc="2026-10-16T02:25:00Z"/>
          <w:rFonts w:ascii="Times New Roman" w:hAnsi="Times New Roman"/>
          <w:sz w:val="26"/>
          <w:szCs w:val="26"/>
        </w:rPr>
      </w:pPr>
      <w:commentRangeStart w:id="926"/>
      <w:r>
        <w:rPr>
          <w:rFonts w:ascii="Times New Roman" w:hAnsi="Times New Roman"/>
          <w:sz w:val="26"/>
          <w:szCs w:val="26"/>
        </w:rPr>
        <w:t xml:space="preserve">Bên A thanh toán các </w:t>
      </w:r>
      <w:ins w:id="90497" w:author="VNCN E&amp;C - Đề xuất đàm phán" w:date="2026-10-16T13:00:00Z">
        <w:r>
          <w:rPr>
            <w:rFonts w:ascii="Times New Roman" w:hAnsi="Times New Roman"/>
            <w:sz w:val="26"/>
            <w:szCs w:val="26"/>
          </w:rPr>
          <w:t xml:space="preserve">khoản thanh</w:t>
        </w:r>
      </w:ins>
      <w:del w:id="90498" w:author="VNCN E&amp;C - Đề xuất đàm phán" w:date="2026-10-16T13:00:00Z">
        <w:r>
          <w:rPr>
            <w:rFonts w:ascii="Times New Roman" w:hAnsi="Times New Roman"/>
            <w:sz w:val="26"/>
            <w:szCs w:val="26"/>
          </w:rPr>
          <w:delText xml:space="preserve">khoản</w:delText>
        </w:r>
      </w:del>
      <w:del w:id="732" w:author="Ban Kinh tế &amp; Quản lý Hợp đồng" w:date="2026-10-15T10:12:00Z">
        <w:r w:rsidRPr="00DF0BA4" w:rsidDel="00162D55">
          <w:rPr>
            <w:rFonts w:ascii="Times New Roman" w:hAnsi="Times New Roman"/>
            <w:sz w:val="26"/>
            <w:szCs w:val="26"/>
          </w:rPr>
          <w:delText xml:space="preserve"> tạm ứng</w:delText>
        </w:r>
      </w:del>
      <w:del w:id="733" w:author="Ngọc Ánh Trương" w:date="2026-10-16T09:26:00Z" w16du:dateUtc="2026-10-16T02:26:00Z">
        <w:r w:rsidRPr="00DF0BA4" w:rsidDel="00C53EDA">
          <w:rPr>
            <w:rFonts w:ascii="Times New Roman" w:hAnsi="Times New Roman"/>
            <w:sz w:val="26"/>
            <w:szCs w:val="26"/>
          </w:rPr>
          <w:delText xml:space="preserve">, </w:delText>
        </w:r>
      </w:del>
      <w:del w:id="90499" w:author="VNCN E&amp;C - Đề xuất đàm phán" w:date="2026-10-16T13:00:00Z">
        <w:r>
          <w:rPr>
            <w:rFonts w:ascii="Times New Roman" w:hAnsi="Times New Roman"/>
            <w:sz w:val="26"/>
            <w:szCs w:val="26"/>
          </w:rPr>
          <w:delText xml:space="preserve">thanh</w:delText>
        </w:r>
      </w:del>
      <w:r>
        <w:rPr>
          <w:rFonts w:ascii="Times New Roman" w:hAnsi="Times New Roman"/>
          <w:sz w:val="26"/>
          <w:szCs w:val="26"/>
        </w:rPr>
        <w:t xml:space="preserve"> toán theo đợt trong vòng </w:t>
      </w:r>
      <w:r>
        <w:rPr>
          <w:rFonts w:ascii="Times New Roman" w:hAnsi="Times New Roman"/>
          <w:sz w:val="26"/>
          <w:szCs w:val="26"/>
          <w:highlight w:val="yellow"/>
        </w:rPr>
        <w:t xml:space="preserve">14</w:t>
      </w:r>
      <w:r>
        <w:rPr>
          <w:rFonts w:ascii="Times New Roman" w:hAnsi="Times New Roman"/>
          <w:sz w:val="26"/>
          <w:szCs w:val="26"/>
        </w:rPr>
        <w:t xml:space="preserve"> ngày kể từ ngày </w:t>
      </w:r>
      <w:del w:id="90500" w:author="VNCN E&amp;C - Đề xuất đàm phán" w:date="2026-10-16T13:00:00Z">
        <w:r>
          <w:rPr>
            <w:rFonts w:ascii="Times New Roman" w:hAnsi="Times New Roman"/>
            <w:sz w:val="26"/>
            <w:szCs w:val="26"/>
          </w:rPr>
          <w:delText xml:space="preserve">nhận đủ </w:delText>
        </w:r>
      </w:del>
      <w:r>
        <w:rPr>
          <w:rFonts w:ascii="Times New Roman" w:hAnsi="Times New Roman"/>
          <w:sz w:val="26"/>
          <w:szCs w:val="26"/>
        </w:rPr>
        <w:t xml:space="preserve">hồ sơ thanh toán </w:t>
      </w:r>
      <w:ins w:id="90501" w:author="VNCN E&amp;C - Đề xuất đàm phán" w:date="2026-10-16T13:00:00Z">
        <w:r>
          <w:rPr>
            <w:rFonts w:ascii="Times New Roman" w:hAnsi="Times New Roman"/>
            <w:sz w:val="26"/>
            <w:szCs w:val="26"/>
          </w:rPr>
          <w:t xml:space="preserve">được xác nhận đầy đủ theo điểm a khoản này</w:t>
        </w:r>
      </w:ins>
      <w:del w:id="90502" w:author="VNCN E&amp;C - Đề xuất đàm phán" w:date="2026-10-16T13:00:00Z">
        <w:r>
          <w:rPr>
            <w:rFonts w:ascii="Times New Roman" w:hAnsi="Times New Roman"/>
            <w:sz w:val="26"/>
            <w:szCs w:val="26"/>
          </w:rPr>
          <w:delText xml:space="preserve">hợp lệ của Bên B</w:delText>
        </w:r>
      </w:del>
      <w:r>
        <w:rPr>
          <w:rFonts w:ascii="Times New Roman" w:hAnsi="Times New Roman"/>
          <w:sz w:val="26"/>
          <w:szCs w:val="26"/>
        </w:rPr>
        <w:t xml:space="preserve">. Giá trị quyết toán còn lại được thanh toán trong vòng </w:t>
      </w:r>
      <w:r>
        <w:rPr>
          <w:rFonts w:ascii="Times New Roman" w:hAnsi="Times New Roman"/>
          <w:sz w:val="26"/>
          <w:szCs w:val="26"/>
          <w:highlight w:val="yellow"/>
        </w:rPr>
        <w:t xml:space="preserve">14</w:t>
      </w:r>
      <w:r>
        <w:rPr>
          <w:rFonts w:ascii="Times New Roman" w:hAnsi="Times New Roman"/>
          <w:sz w:val="26"/>
          <w:szCs w:val="26"/>
        </w:rPr>
        <w:t xml:space="preserve"> ngày kể từ ngày Bên A</w:t>
      </w:r>
      <w:ins w:id="90503" w:author="Ban Kinh tế &amp; Quản lý Hợp đồng" w:date="2026-10-15T10:12:00Z">
        <w:del w:id="735" w:author="Ngọc Ánh Trương" w:date="2026-10-16T09:25:00Z" w16du:dateUtc="2026-10-16T02:25:00Z">
          <w:r w:rsidR="00162D55" w:rsidDel="00C53EDA">
            <w:rPr>
              <w:rFonts w:ascii="Times New Roman" w:hAnsi="Times New Roman"/>
              <w:sz w:val="26"/>
              <w:szCs w:val="26"/>
            </w:rPr>
            <w:delText xml:space="preserve"> nhận được hồ sơ Quyết toán của Bên B</w:delText>
          </w:r>
        </w:del>
      </w:ins>
      <w:del w:id="736" w:author="Ngọc Ánh Trương" w:date="2026-10-16T09:25:00Z" w16du:dateUtc="2026-10-16T02:25:00Z">
        <w:r w:rsidRPr="00DF0BA4" w:rsidDel="00C53EDA">
          <w:rPr>
            <w:rFonts w:ascii="Times New Roman" w:hAnsi="Times New Roman"/>
            <w:sz w:val="26"/>
            <w:szCs w:val="26"/>
          </w:rPr>
          <w:delText xml:space="preserve"> nhận được thanh toán tương ứng của Chủ đầu tư.</w:delText>
        </w:r>
      </w:del>
      <w:ins w:id="90504" w:author="VNCN E&amp;C - Đề xuất đàm phán" w:date="2026-10-16T13:00:00Z">
        <w:r>
          <w:rPr>
            <w:rFonts w:ascii="Times New Roman" w:hAnsi="Times New Roman"/>
            <w:sz w:val="26"/>
            <w:szCs w:val="26"/>
          </w:rPr>
          <w:t xml:space="preserve"> nhận được thanh toán quyết toán tương ứng của Chủ đầu tư.</w:t>
        </w:r>
      </w:ins>
      <w:commentRangeEnd w:id="926"/>
      <w:r>
        <w:rPr>
          <w:rStyle w:val="CommentReference"/>
        </w:rPr>
        <w:commentReference w:id="926"/>
      </w:r>
    </w:p>
    <w:p>
      <w:pPr>
        <w:spacing w:after="120" w:line="276" w:lineRule="auto"/>
        <w:jc w:val="both"/>
        <w:rPr>
          <w:ins w:id="91523" w:author="VNCN E&amp;C - Đề xuất đàm phán" w:date="2026-10-16T13:00:00Z"/>
          <w:rFonts w:ascii="Times New Roman" w:hAnsi="Times New Roman"/>
          <w:sz w:val="26"/>
          <w:szCs w:val="26"/>
        </w:rPr>
      </w:pPr>
      <w:ins w:id="91522" w:author="VNCN E&amp;C - Đề xuất đàm phán" w:date="2026-10-16T13:00:00Z">
        <w:r>
          <w:rPr>
            <w:rFonts w:ascii="Times New Roman" w:hAnsi="Times New Roman"/>
            <w:sz w:val="26"/>
            <w:szCs w:val="26"/>
          </w:rPr>
          <w:t xml:space="preserve">Trường hợp Chủ đầu tư chậm thanh toán cho Bên A phần công việc tương ứng, thời hạn thanh toán cho Bên B được lùi tương ứng; Bên A không bị coi là vi phạm nghĩa vụ thanh toán và không phải trả lãi chậm thanh toán.</w:t>
        </w:r>
      </w:ins>
    </w:p>
    <w:p w14:paraId="47ABDD04" w14:textId="1C7029BB" w:rsidR="00CD1550" w:rsidRPr="00DF0BA4" w:rsidDel="00DC35D4" w:rsidRDefault="00981654" w:rsidP="00C53EDA">
      <w:pPr>
        <w:spacing w:after="120" w:line="276" w:lineRule="auto"/>
        <w:jc w:val="both"/>
        <w:rPr>
          <w:del w:id="737" w:author="Ban Kinh tế &amp; Quản lý Hợp đồng" w:date="2026-10-15T10:12:00Z"/>
          <w:rFonts w:ascii="Times New Roman" w:hAnsi="Times New Roman"/>
          <w:sz w:val="26"/>
          <w:szCs w:val="26"/>
        </w:rPr>
      </w:pPr>
      <w:del w:id="738" w:author="Ngọc Ánh Trương" w:date="2026-10-16T09:25:00Z" w16du:dateUtc="2026-10-16T02:25:00Z">
        <w:r w:rsidRPr="00DF0BA4" w:rsidDel="00C53EDA">
          <w:rPr>
            <w:rFonts w:ascii="Times New Roman" w:hAnsi="Times New Roman"/>
            <w:sz w:val="26"/>
            <w:szCs w:val="26"/>
          </w:rPr>
          <w:delText>Trường hợp Chủ đầu tư chậm thanh toán cho Bên A phần công việc tương ứng, thời hạn thanh toán cho Bên B được lùi tương ứng; Bên A không bị coi là vi phạm nghĩa vụ thanh toán và không phải trả lãi chậm thanh toán.</w:delText>
        </w:r>
      </w:del>
    </w:p>
    <w:p w14:paraId="274ABDCB" w14:textId="075DB892" w:rsidR="002268E2" w:rsidRPr="00DF0BA4" w:rsidRDefault="002268E2"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Thời hạn thanh toán tiền bảo hành: trong vòng </w:t>
      </w:r>
      <w:del w:id="739" w:author="Ban Kinh tế &amp; Quản lý Hợp đồng" w:date="2026-10-15T10:14:00Z">
        <w:r w:rsidRPr="00DF0BA4" w:rsidDel="007A50DE">
          <w:rPr>
            <w:rFonts w:ascii="Times New Roman" w:hAnsi="Times New Roman"/>
            <w:sz w:val="26"/>
            <w:szCs w:val="26"/>
          </w:rPr>
          <w:delText xml:space="preserve">20 </w:delText>
        </w:r>
      </w:del>
      <w:ins w:id="740" w:author="Ban Kinh tế &amp; Quản lý Hợp đồng" w:date="2026-10-15T10:14:00Z">
        <w:r w:rsidR="007A50DE">
          <w:rPr>
            <w:rFonts w:ascii="Times New Roman" w:hAnsi="Times New Roman"/>
            <w:sz w:val="26"/>
            <w:szCs w:val="26"/>
          </w:rPr>
          <w:t>07</w:t>
        </w:r>
        <w:r w:rsidR="007A50DE" w:rsidRPr="00DF0BA4">
          <w:rPr>
            <w:rFonts w:ascii="Times New Roman" w:hAnsi="Times New Roman"/>
            <w:sz w:val="26"/>
            <w:szCs w:val="26"/>
          </w:rPr>
          <w:t xml:space="preserve"> </w:t>
        </w:r>
      </w:ins>
      <w:r w:rsidRPr="00DF0BA4">
        <w:rPr>
          <w:rFonts w:ascii="Times New Roman" w:hAnsi="Times New Roman"/>
          <w:sz w:val="26"/>
          <w:szCs w:val="26"/>
        </w:rPr>
        <w:t>ngày làm việc kể từ ngày Bên A nhận đủ hồ sơ thanh toán tiền bảo hành hợp lệ của Bên B.</w:t>
      </w:r>
    </w:p>
    <w:p w14:paraId="795FD854" w14:textId="77777777" w:rsidR="00096978" w:rsidRPr="00DF0BA4" w:rsidRDefault="00096978"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10.4. Hoá đơn: </w:t>
      </w:r>
    </w:p>
    <w:p w14:paraId="6CFB0892" w14:textId="5FD1EF55"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14:paraId="7584C531" w14:textId="77777777" w:rsidR="00096978" w:rsidRPr="00DF0BA4" w:rsidRDefault="00096978"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10.5. Hồ sơ thanh toán:</w:t>
      </w:r>
    </w:p>
    <w:p w14:paraId="018DE842" w14:textId="77777777"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Khi tiến hành thanh toán giai đoạn, quyết toán, thanh lý Hợp đồng, Bên B gửi cho Bên A các tài liệu bao gồm như sau:</w:t>
      </w:r>
    </w:p>
    <w:p w14:paraId="3C13DE67" w14:textId="77777777"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a) Công văn đề nghị thanh toán, trong đó ghi rõ giá trị hóa đơn đã xuất, số tiền Bên A đã thanh toán cho Bên B, số tiền Bên B còn được hưởng và tài khoản chuyển tiền;</w:t>
      </w:r>
    </w:p>
    <w:p w14:paraId="6147F89F" w14:textId="77777777"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b) Hoá đơn hợp lệ theo quy định của Bộ Tài Chính;</w:t>
      </w:r>
    </w:p>
    <w:p w14:paraId="2119E3F3" w14:textId="77777777"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c) Phiếu giá thanh toán tạm thời có xác nhận của đại diện Bên A;</w:t>
      </w:r>
    </w:p>
    <w:p w14:paraId="794AA23D" w14:textId="161E3C0A"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t>10.6.</w:t>
      </w:r>
      <w:r w:rsidRPr="00DF0BA4">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14:paraId="3F3EEA82" w14:textId="7A12FD94" w:rsidR="00096978" w:rsidRPr="00DF0BA4" w:rsidRDefault="00096978" w:rsidP="00A64E91">
      <w:pPr>
        <w:spacing w:after="120" w:line="276" w:lineRule="auto"/>
        <w:jc w:val="both"/>
        <w:rPr>
          <w:rFonts w:ascii="Times New Roman" w:hAnsi="Times New Roman"/>
          <w:sz w:val="26"/>
          <w:szCs w:val="26"/>
        </w:rPr>
      </w:pPr>
      <w:r>
        <w:rPr>
          <w:rFonts w:ascii="Times New Roman" w:hAnsi="Times New Roman"/>
          <w:b/>
          <w:bCs/>
          <w:sz w:val="26"/>
          <w:szCs w:val="26"/>
        </w:rPr>
        <w:t xml:space="preserve">10.7</w:t>
      </w:r>
      <w:ins w:id="90505" w:author="VNCN E&amp;C - Đề xuất đàm phán" w:date="2026-10-16T13:00:00Z">
        <w:r>
          <w:rPr>
            <w:rFonts w:ascii="Times New Roman" w:hAnsi="Times New Roman"/>
            <w:b/>
            <w:bCs/>
            <w:sz w:val="26"/>
            <w:szCs w:val="26"/>
          </w:rPr>
          <w:t xml:space="preserve">. Giá trị khối lượng hoàn thành xác nhận giữa kỳ là giá trị tạm thời. Bên A có quyền điều chỉnh giá trị đã xác nhận ở các lần thanh toán trước trong bất kỳ lần thanh toán nào và thông báo bằng văn bản căn cứ điều chỉnh cho Bên B. Việc xác nhận hồ sơ thanh toán giữa kỳ không phải là sự chấp thuận của Bên A đối với chất lượng công việc</w:t>
        </w:r>
      </w:ins>
      <w:r>
        <w:rPr>
          <w:rFonts w:ascii="Times New Roman" w:hAnsi="Times New Roman"/>
          <w:b/>
          <w:bCs/>
          <w:sz w:val="26"/>
          <w:szCs w:val="26"/>
        </w:rPr>
        <w:t xml:space="preserve">.</w:t>
      </w:r>
      <w:r>
        <w:rPr>
          <w:rFonts w:ascii="Times New Roman" w:hAnsi="Times New Roman"/>
          <w:sz w:val="26"/>
          <w:szCs w:val="26"/>
        </w:rPr>
        <w:t xml:space="preserve"> </w:t>
      </w:r>
      <w:del w:id="741" w:author="Ngọc Ánh Trương" w:date="2026-10-16T09:28:00Z" w16du:dateUtc="2026-10-16T02:28:00Z">
        <w:r w:rsidRPr="00DF0BA4" w:rsidDel="00C53EDA">
          <w:rPr>
            <w:rFonts w:ascii="Times New Roman" w:hAnsi="Times New Roman"/>
            <w:sz w:val="26"/>
            <w:szCs w:val="26"/>
          </w:rPr>
          <w:delText xml:space="preserve">Giá trị khối lượng hoàn thành xác nhận giữa kỳ là giá trị tạm thời. Bên A có quyền điều chỉnh, sửa đổi giá trị đã xác nhận ở các lần thanh toán trước trong bất kỳ lần thanh toán nào. Việc xác nhận hồ sơ thanh toán giữa kỳ không phải là sự chấp thuận, phê duyệt của Bên A đối với chất lượng công việc. </w:delText>
        </w:r>
      </w:del>
      <w:r>
        <w:rPr>
          <w:rFonts w:ascii="Times New Roman" w:hAnsi="Times New Roman"/>
          <w:sz w:val="26"/>
          <w:szCs w:val="26"/>
        </w:rPr>
        <w:t xml:space="preserve">Giá trị Bên A thanh toán cuối cùng cho Bên B là giá trị quyết toán Hợp đồng.</w:t>
      </w:r>
    </w:p>
    <w:p w14:paraId="6BB749E0" w14:textId="7C1D7AC6"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lastRenderedPageBreak/>
        <w:t>10.8.</w:t>
      </w:r>
      <w:r w:rsidRPr="00DF0BA4">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14:paraId="719A0F9B" w14:textId="7F0B5B3B"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t>10.9.</w:t>
      </w:r>
      <w:r w:rsidRPr="00DF0BA4">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14:paraId="3E55A99D" w14:textId="2FBC2426"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t>10.10.</w:t>
      </w:r>
      <w:r w:rsidRPr="00DF0BA4">
        <w:rPr>
          <w:rFonts w:ascii="Times New Roman" w:hAnsi="Times New Roman"/>
          <w:sz w:val="26"/>
          <w:szCs w:val="26"/>
        </w:rPr>
        <w:t xml:space="preserve"> Bên A có quyền bù trừ mọi khoản Bên B phải trả cho Bên A vào các khoản thanh toán đến hạn cho Bên B theo Hợp đồng.</w:t>
      </w:r>
    </w:p>
    <w:p w14:paraId="7758D30F"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 xml:space="preserve">Điều 11. QUYỀN VÀ NGHĨA VỤ CHUNG CỦA BÊN A </w:t>
      </w:r>
    </w:p>
    <w:p w14:paraId="25A5DD4A" w14:textId="77777777" w:rsidR="00096978" w:rsidRPr="00DF0BA4" w:rsidRDefault="00096978" w:rsidP="00A64E91">
      <w:pPr>
        <w:widowControl w:val="0"/>
        <w:spacing w:after="120" w:line="276" w:lineRule="auto"/>
        <w:jc w:val="both"/>
        <w:rPr>
          <w:rFonts w:ascii="Times New Roman" w:hAnsi="Times New Roman"/>
          <w:b/>
          <w:bCs/>
          <w:sz w:val="26"/>
          <w:szCs w:val="26"/>
          <w:lang w:val="vi-VN"/>
        </w:rPr>
      </w:pPr>
      <w:r w:rsidRPr="00DF0BA4">
        <w:rPr>
          <w:rFonts w:ascii="Times New Roman" w:hAnsi="Times New Roman"/>
          <w:b/>
          <w:bCs/>
          <w:sz w:val="26"/>
          <w:szCs w:val="26"/>
          <w:lang w:val="vi-VN"/>
        </w:rPr>
        <w:t>1</w:t>
      </w:r>
      <w:r w:rsidRPr="00DF0BA4">
        <w:rPr>
          <w:rFonts w:ascii="Times New Roman" w:hAnsi="Times New Roman"/>
          <w:b/>
          <w:bCs/>
          <w:sz w:val="26"/>
          <w:szCs w:val="26"/>
        </w:rPr>
        <w:t>1</w:t>
      </w:r>
      <w:r w:rsidRPr="00DF0BA4">
        <w:rPr>
          <w:rFonts w:ascii="Times New Roman" w:hAnsi="Times New Roman"/>
          <w:b/>
          <w:bCs/>
          <w:sz w:val="26"/>
          <w:szCs w:val="26"/>
          <w:lang w:val="vi-VN"/>
        </w:rPr>
        <w:t xml:space="preserve">.1. Quyền </w:t>
      </w:r>
      <w:r w:rsidRPr="00DF0BA4">
        <w:rPr>
          <w:rFonts w:ascii="Times New Roman" w:hAnsi="Times New Roman"/>
          <w:b/>
          <w:bCs/>
          <w:sz w:val="26"/>
          <w:szCs w:val="26"/>
        </w:rPr>
        <w:t xml:space="preserve">chung </w:t>
      </w:r>
      <w:r w:rsidRPr="00DF0BA4">
        <w:rPr>
          <w:rFonts w:ascii="Times New Roman" w:hAnsi="Times New Roman"/>
          <w:b/>
          <w:bCs/>
          <w:sz w:val="26"/>
          <w:szCs w:val="26"/>
          <w:lang w:val="vi-VN"/>
        </w:rPr>
        <w:t>của Bên A:</w:t>
      </w:r>
    </w:p>
    <w:p w14:paraId="672716A7" w14:textId="7153D1BD"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14:paraId="619CFC67" w14:textId="069BD10F"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14:paraId="5E8BDF4C" w14:textId="72CD9D58"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14:paraId="37024552" w14:textId="50AA30B5"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trike/>
          <w:sz w:val="26"/>
          <w:szCs w:val="26"/>
          <w:lang w:val="vi-VN"/>
        </w:rPr>
      </w:pPr>
      <w:r w:rsidRPr="00DF0BA4">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14:paraId="6D2A250A" w14:textId="11AAF48B"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14:paraId="04DBF110" w14:textId="1320B19D"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trike/>
          <w:sz w:val="26"/>
          <w:szCs w:val="26"/>
          <w:lang w:val="vi-VN"/>
        </w:rPr>
      </w:pPr>
      <w:r w:rsidRPr="00DF0BA4">
        <w:rPr>
          <w:rFonts w:ascii="Times New Roman" w:hAnsi="Times New Roman"/>
          <w:sz w:val="26"/>
          <w:szCs w:val="26"/>
          <w:lang w:val="vi-VN"/>
        </w:rPr>
        <w:t>Tạm giữ khoản tiền tương ứng với các khoản phải khấu trừ, các khoản đang tranh chấp tại bất kỳ thời điểm nào trong quá trình thực hiện Hợp đồng.</w:t>
      </w:r>
    </w:p>
    <w:p w14:paraId="04BBB32E" w14:textId="1ADE0F8C"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Yêu cầu toàn bộ thiết bị, trang bị bảo hộ lao động của Bên B trên Công trường phải gắn biểu trưng (logo) của Bên A.</w:t>
      </w:r>
    </w:p>
    <w:p w14:paraId="11D29E52" w14:textId="77777777" w:rsidR="00B0112F" w:rsidRPr="00DF0BA4" w:rsidRDefault="00981654"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Điều phối trình tự, mặt bằng thi công giữa Bên B và Nhà thầu khác, bao gồm Nhà thầu thi công công tác đất.</w:t>
      </w:r>
    </w:p>
    <w:p w14:paraId="2FD5A050" w14:textId="77777777"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Các quyền khác theo quy định của pháp luật.</w:t>
      </w:r>
    </w:p>
    <w:p w14:paraId="3173E42C"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11.2. Nghĩa vụ chung của Bên A:</w:t>
      </w:r>
    </w:p>
    <w:p w14:paraId="46052DEC" w14:textId="1652ADFF"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Cung cấp cho Bên B tài liệu liên quan mà Bên A có; tạo điều kiện để Bên B thực hiện công việc.</w:t>
      </w:r>
    </w:p>
    <w:p w14:paraId="4FBF8A94" w14:textId="176753A2"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lastRenderedPageBreak/>
        <w:t>Bàn giao cho Bên B hệ thống điện tạm, chiếu sáng thi công và hàng rào bao quanh Công trường theo Biểu 03; cung cấp nguồn điện thi công, điểm đấu nối nước tạm đến phạm vi Dự án.</w:t>
      </w:r>
    </w:p>
    <w:p w14:paraId="0234336D" w14:textId="7D7E8086"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Bàn giao toàn bộ</w:t>
      </w:r>
      <w:ins w:id="90506" w:author="VNCN E&amp;C - Đề xuất đàm phán" w:date="2026-10-16T13:00:00Z">
        <w:r>
          <w:rPr>
            <w:rFonts w:ascii="Times New Roman" w:hAnsi="Times New Roman"/>
            <w:sz w:val="26"/>
            <w:szCs w:val="26"/>
          </w:rPr>
          <w:t xml:space="preserve"> hoặc từng phần</w:t>
        </w:r>
      </w:ins>
      <w:r>
        <w:rPr>
          <w:rFonts w:ascii="Times New Roman" w:hAnsi="Times New Roman"/>
          <w:sz w:val="26"/>
          <w:szCs w:val="26"/>
        </w:rPr>
        <w:t xml:space="preserve"> </w:t>
      </w:r>
      <w:del w:id="742" w:author="Ngọc Ánh Trương" w:date="2026-10-16T09:29:00Z" w16du:dateUtc="2026-10-16T02:29:00Z">
        <w:r w:rsidRPr="00DF0BA4" w:rsidDel="00C53EDA">
          <w:rPr>
            <w:rFonts w:ascii="Times New Roman" w:hAnsi="Times New Roman"/>
            <w:sz w:val="26"/>
            <w:szCs w:val="26"/>
          </w:rPr>
          <w:delText xml:space="preserve">hoặc từng phần </w:delText>
        </w:r>
      </w:del>
      <w:r>
        <w:rPr>
          <w:rFonts w:ascii="Times New Roman" w:hAnsi="Times New Roman"/>
          <w:sz w:val="26"/>
          <w:szCs w:val="26"/>
        </w:rPr>
        <w:t xml:space="preserve">mặt bằng thi công mà Bên A nhận được từ Chủ đầu tư phù hợp với tiến độ; bàn giao hố đào theo từng giai đoạn sau khi Nhà thầu khác hoàn thành công tác đất tương ứng.</w:t>
      </w:r>
    </w:p>
    <w:p w14:paraId="27A5800A" w14:textId="77777777"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132DD641" w14:textId="77777777"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60814531" w14:textId="026CE41D"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del w:id="743" w:author="admin" w:date="2026-10-15T15:25:00Z">
        <w:r w:rsidRPr="00DF0BA4" w:rsidDel="007B69BE">
          <w:rPr>
            <w:rFonts w:ascii="Times New Roman" w:hAnsi="Times New Roman"/>
            <w:sz w:val="26"/>
            <w:szCs w:val="26"/>
          </w:rPr>
          <w:delText>Hỗ trợ Bên B trong</w:delText>
        </w:r>
      </w:del>
      <w:ins w:id="90507" w:author="VNCN E&amp;C - Đề xuất đàm phán" w:date="2026-10-16T13:00:00Z">
        <w:r>
          <w:rPr>
            <w:rFonts w:ascii="Times New Roman" w:hAnsi="Times New Roman"/>
            <w:sz w:val="26"/>
            <w:szCs w:val="26"/>
          </w:rPr>
          <w:t xml:space="preserve">Hỗ trợ Bên B trong</w:t>
        </w:r>
      </w:ins>
      <w:ins w:id="90509" w:author="admin" w:date="2026-10-15T15:25:00Z">
        <w:del w:id="90508" w:author="VNCN E&amp;C - Đề xuất đàm phán" w:date="2026-10-16T13:00:00Z">
          <w:r>
            <w:rPr>
              <w:rFonts w:ascii="Times New Roman" w:hAnsi="Times New Roman"/>
              <w:sz w:val="26"/>
              <w:szCs w:val="26"/>
            </w:rPr>
            <w:delText xml:space="preserve">thực hiện</w:delText>
          </w:r>
        </w:del>
      </w:ins>
      <w:r>
        <w:rPr>
          <w:rFonts w:ascii="Times New Roman" w:hAnsi="Times New Roman"/>
          <w:sz w:val="26"/>
          <w:szCs w:val="26"/>
        </w:rPr>
        <w:t xml:space="preserve"> việc xin các loại giấy phép, thỏa thuận, văn bản chấp thuận liên quan đến công việc của Hợp đồng (nếu có)</w:t>
      </w:r>
      <w:ins w:id="90510" w:author="VNCN E&amp;C - Đề xuất đàm phán" w:date="2026-10-16T13:00:00Z">
        <w:r>
          <w:rPr>
            <w:rFonts w:ascii="Times New Roman" w:hAnsi="Times New Roman"/>
            <w:sz w:val="26"/>
            <w:szCs w:val="26"/>
          </w:rPr>
          <w:t xml:space="preserve">; Bên A (hoặc Chủ đầu tư) chịu trách nhiệm đối với giấy phép xây dựng và các thủ tục thuộc trách nhiệm của Chủ đầu tư</w:t>
        </w:r>
      </w:ins>
      <w:r>
        <w:rPr>
          <w:rFonts w:ascii="Times New Roman" w:hAnsi="Times New Roman"/>
          <w:sz w:val="26"/>
          <w:szCs w:val="26"/>
        </w:rPr>
        <w:t xml:space="preserve">.</w:t>
      </w:r>
    </w:p>
    <w:p w14:paraId="5A4850E0" w14:textId="77777777"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Thanh toán cho Bên B theo đúng thỏa thuận trong Hợp đồng.</w:t>
      </w:r>
    </w:p>
    <w:p w14:paraId="235386AE" w14:textId="47CA63EC" w:rsidR="00096978" w:rsidRPr="00DF0BA4" w:rsidDel="00C53EDA" w:rsidRDefault="00096978" w:rsidP="00A64E91">
      <w:pPr>
        <w:widowControl w:val="0"/>
        <w:numPr>
          <w:ilvl w:val="0"/>
          <w:numId w:val="3"/>
        </w:numPr>
        <w:tabs>
          <w:tab w:val="left" w:pos="284"/>
        </w:tabs>
        <w:spacing w:after="120" w:line="276" w:lineRule="auto"/>
        <w:ind w:left="0" w:firstLine="0"/>
        <w:jc w:val="both"/>
        <w:rPr>
          <w:del w:id="745" w:author="Ngọc Ánh Trương" w:date="2026-10-16T09:31:00Z" w16du:dateUtc="2026-10-16T02:31:00Z"/>
          <w:rFonts w:ascii="Times New Roman" w:hAnsi="Times New Roman"/>
          <w:sz w:val="26"/>
          <w:szCs w:val="26"/>
        </w:rPr>
      </w:pPr>
      <w:del w:id="746" w:author="Ngọc Ánh Trương" w:date="2026-10-16T09:31:00Z" w16du:dateUtc="2026-10-16T02:31:00Z">
        <w:r w:rsidRPr="00DF0BA4" w:rsidDel="00C53EDA">
          <w:rPr>
            <w:rFonts w:ascii="Times New Roman" w:hAnsi="Times New Roman"/>
            <w:sz w:val="26"/>
            <w:szCs w:val="26"/>
          </w:rPr>
          <w:delText>Thanh toán chi phí dừng chờ cho Bên B chỉ khi đồng thời đáp ứng các điều kiện: (i) việc dừng chờ do lỗi trực tiếp của</w:delText>
        </w:r>
      </w:del>
      <w:ins w:id="747" w:author="admin" w:date="2026-10-15T15:26:00Z">
        <w:del w:id="748" w:author="Ngọc Ánh Trương" w:date="2026-10-16T09:31:00Z" w16du:dateUtc="2026-10-16T02:31:00Z">
          <w:r w:rsidR="007B69BE" w:rsidDel="00C53EDA">
            <w:rPr>
              <w:rFonts w:ascii="Times New Roman" w:hAnsi="Times New Roman"/>
              <w:sz w:val="26"/>
              <w:szCs w:val="26"/>
            </w:rPr>
            <w:delText>không phải lỗi của</w:delText>
          </w:r>
        </w:del>
      </w:ins>
      <w:del w:id="749" w:author="Ngọc Ánh Trương" w:date="2026-10-16T09:31:00Z" w16du:dateUtc="2026-10-16T02:31:00Z">
        <w:r w:rsidRPr="00DF0BA4" w:rsidDel="00C53EDA">
          <w:rPr>
            <w:rFonts w:ascii="Times New Roman" w:hAnsi="Times New Roman"/>
            <w:sz w:val="26"/>
            <w:szCs w:val="26"/>
          </w:rPr>
          <w:delText xml:space="preserve"> Bên A</w:delText>
        </w:r>
      </w:del>
      <w:ins w:id="750" w:author="admin" w:date="2026-10-15T15:26:00Z">
        <w:del w:id="751" w:author="Ngọc Ánh Trương" w:date="2026-10-16T09:31:00Z" w16du:dateUtc="2026-10-16T02:31:00Z">
          <w:r w:rsidR="007B69BE" w:rsidDel="00C53EDA">
            <w:rPr>
              <w:rFonts w:ascii="Times New Roman" w:hAnsi="Times New Roman"/>
              <w:sz w:val="26"/>
              <w:szCs w:val="26"/>
            </w:rPr>
            <w:delText>Bs</w:delText>
          </w:r>
        </w:del>
      </w:ins>
      <w:del w:id="752" w:author="Ngọc Ánh Trương" w:date="2026-10-16T09:31:00Z" w16du:dateUtc="2026-10-16T02:31:00Z">
        <w:r w:rsidRPr="00DF0BA4" w:rsidDel="00C53EDA">
          <w:rPr>
            <w:rFonts w:ascii="Times New Roman" w:hAnsi="Times New Roman"/>
            <w:sz w:val="26"/>
            <w:szCs w:val="26"/>
          </w:rPr>
          <w:delText>; (ii) kéo dài liên tục quá</w:delText>
        </w:r>
        <w:r w:rsidR="00D863FD" w:rsidRPr="00DF0BA4" w:rsidDel="00C53EDA">
          <w:rPr>
            <w:rFonts w:ascii="Times New Roman" w:hAnsi="Times New Roman"/>
            <w:sz w:val="26"/>
            <w:szCs w:val="26"/>
          </w:rPr>
          <w:delText xml:space="preserve"> 14 (mười bốn)</w:delText>
        </w:r>
        <w:r w:rsidRPr="00DF0BA4" w:rsidDel="00C53EDA">
          <w:rPr>
            <w:rFonts w:ascii="Times New Roman" w:hAnsi="Times New Roman"/>
            <w:sz w:val="26"/>
            <w:szCs w:val="26"/>
          </w:rPr>
          <w:delText xml:space="preserve"> ngày; (iii) được hai bên lập biên bản xác nhận tại hiện trường trong vòng 24 giờ kể từ khi phát sinh. Chi phí dừng chờ xác định theo số lượng thiết bị, nhân lực thực tế phải dừng, không bao gồm lợi nhuận và chi phí gián tiếp. Bên A không chịu chi phí dừng chờ do nguyên nhân từ Chủ đầu tư, Nhà thầu khác, cơ quan nhà nước, bên thứ ba hoặc sự kiện bất khả kháng, trừ phần Bên A được Chủ đầu tư bù đắp tương ứng.</w:delText>
        </w:r>
      </w:del>
    </w:p>
    <w:p w14:paraId="56628ADD" w14:textId="77777777"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Các nghĩa vụ khác theo quy định của pháp luật.</w:t>
      </w:r>
    </w:p>
    <w:p w14:paraId="1D762F55"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 xml:space="preserve">Điều 12. QUYỀN VÀ NGHĨA VỤ CHUNG CỦA BÊN B </w:t>
      </w:r>
    </w:p>
    <w:p w14:paraId="5A028AB2"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12.1. Quyền chung của Bên B:</w:t>
      </w:r>
    </w:p>
    <w:p w14:paraId="2E8FBF0F" w14:textId="6EE8745F"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 xml:space="preserve">Chủ động chuẩn bị máy móc, nhân lực, vật tư, vật tư biện pháp </w:t>
      </w:r>
      <w:r w:rsidRPr="00DF0BA4">
        <w:rPr>
          <w:rFonts w:ascii="Times New Roman" w:hAnsi="Times New Roman"/>
          <w:sz w:val="26"/>
          <w:szCs w:val="26"/>
          <w:lang w:val="nl-NL"/>
        </w:rPr>
        <w:t>và các điều kiện cần thiết khác để</w:t>
      </w:r>
      <w:r w:rsidRPr="00DF0BA4">
        <w:rPr>
          <w:rFonts w:ascii="Times New Roman" w:hAnsi="Times New Roman"/>
          <w:sz w:val="26"/>
          <w:szCs w:val="26"/>
        </w:rPr>
        <w:t xml:space="preserve"> thực hiện công việc theo Hợp đồng.</w:t>
      </w:r>
    </w:p>
    <w:p w14:paraId="5BA1679B" w14:textId="77777777"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Yêu cầu Bên A cung cấp những hồ sơ, tài liệu cần thiết có liên quan đến công việc của Hợp đồng trong phạm vi cho phép của Bên A.</w:t>
      </w:r>
    </w:p>
    <w:p w14:paraId="5A10983F" w14:textId="52894677"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14:paraId="49AD9B27" w14:textId="77777777"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Từ chối thực hiện những yêu cầu trái pháp luật của Bên A hoặc không vì mục đích thực hiện Hợp đồng.</w:t>
      </w:r>
    </w:p>
    <w:p w14:paraId="24260115" w14:textId="278F96DB"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14:paraId="61045B44" w14:textId="77777777"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Yêu cầu Bên A thanh toán giá trị khối lượng hoàn thành theo đúng Hợp đồng.</w:t>
      </w:r>
    </w:p>
    <w:p w14:paraId="7F2E3B55" w14:textId="0E03CCFF" w:rsidR="00096978" w:rsidRPr="007B69BE" w:rsidRDefault="00096978" w:rsidP="00A64E91">
      <w:pPr>
        <w:widowControl w:val="0"/>
        <w:numPr>
          <w:ilvl w:val="0"/>
          <w:numId w:val="7"/>
        </w:numPr>
        <w:tabs>
          <w:tab w:val="left" w:pos="284"/>
        </w:tabs>
        <w:spacing w:after="120" w:line="276" w:lineRule="auto"/>
        <w:ind w:left="0" w:firstLine="0"/>
        <w:jc w:val="both"/>
        <w:rPr>
          <w:ins w:id="753" w:author="admin" w:date="2026-10-15T15:27:00Z"/>
          <w:rFonts w:ascii="Times New Roman" w:hAnsi="Times New Roman"/>
          <w:strike/>
          <w:sz w:val="26"/>
          <w:szCs w:val="26"/>
          <w:rPrChange w:id="754" w:author="admin" w:date="2026-10-15T15:27:00Z">
            <w:rPr>
              <w:ins w:id="755" w:author="admin" w:date="2026-10-15T15:27:00Z"/>
              <w:rFonts w:ascii="Times New Roman" w:hAnsi="Times New Roman"/>
              <w:sz w:val="26"/>
              <w:szCs w:val="26"/>
            </w:rPr>
          </w:rPrChange>
        </w:rPr>
      </w:pPr>
      <w:r w:rsidRPr="00DF0BA4">
        <w:rPr>
          <w:rFonts w:ascii="Times New Roman" w:hAnsi="Times New Roman"/>
          <w:sz w:val="26"/>
          <w:szCs w:val="26"/>
        </w:rPr>
        <w:lastRenderedPageBreak/>
        <w:t>Dừng thi công khi có nguy cơ mất an toàn cho người và công trình; Bên B phải thông báo ngay bằng văn bản cho Bên A.</w:t>
      </w:r>
    </w:p>
    <w:p w14:paraId="42DBFF5E" w14:textId="335EED18" w:rsidR="007B69BE" w:rsidRPr="00DF0BA4" w:rsidDel="00C53EDA" w:rsidRDefault="007B69BE" w:rsidP="00A64E91">
      <w:pPr>
        <w:widowControl w:val="0"/>
        <w:numPr>
          <w:ilvl w:val="0"/>
          <w:numId w:val="7"/>
        </w:numPr>
        <w:tabs>
          <w:tab w:val="left" w:pos="284"/>
        </w:tabs>
        <w:spacing w:after="120" w:line="276" w:lineRule="auto"/>
        <w:ind w:left="0" w:firstLine="0"/>
        <w:jc w:val="both"/>
        <w:rPr>
          <w:del w:id="756" w:author="Ngọc Ánh Trương" w:date="2026-10-16T09:32:00Z" w16du:dateUtc="2026-10-16T02:32:00Z"/>
          <w:rFonts w:ascii="Times New Roman" w:hAnsi="Times New Roman"/>
          <w:strike/>
          <w:sz w:val="26"/>
          <w:szCs w:val="26"/>
        </w:rPr>
      </w:pPr>
      <w:ins w:id="757" w:author="admin" w:date="2026-10-15T15:28:00Z">
        <w:del w:id="758" w:author="Ngọc Ánh Trương" w:date="2026-10-16T09:32:00Z" w16du:dateUtc="2026-10-16T02:32:00Z">
          <w:r w:rsidDel="00C53EDA">
            <w:rPr>
              <w:rFonts w:ascii="Times New Roman" w:hAnsi="Times New Roman"/>
              <w:sz w:val="26"/>
              <w:szCs w:val="26"/>
            </w:rPr>
            <w:delText>Chưa thực hiện các ps chưa có trong hđ khi chưa được bên A phê duyệt giá và ký phụ lục hd,</w:delText>
          </w:r>
        </w:del>
      </w:ins>
    </w:p>
    <w:p w14:paraId="2BA720D8" w14:textId="77777777"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Các quyền khác theo quy định của pháp luật.</w:t>
      </w:r>
    </w:p>
    <w:p w14:paraId="45A3C6C6" w14:textId="5CF87A89"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12.2. Nghĩa vụ của Bên B:</w:t>
      </w:r>
    </w:p>
    <w:p w14:paraId="58105DDE" w14:textId="77777777" w:rsidR="00B0112F" w:rsidRPr="00DF0BA4" w:rsidRDefault="00981654"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 Nghĩa vụ chung</w:t>
      </w:r>
    </w:p>
    <w:p w14:paraId="370D7EA2" w14:textId="05361A14" w:rsidR="00DB0CD2"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a) Bên B có nghĩa vụ tự xin cấp bằng chi phí của mình các giấy phép, giấy tờ cần thiết cho việc vận chuyển, lưu hành thiết bị </w:t>
      </w:r>
      <w:ins w:id="759" w:author="admin" w:date="2026-10-15T15:29:00Z">
        <w:r w:rsidR="007B69BE">
          <w:rPr>
            <w:rFonts w:ascii="Times New Roman" w:hAnsi="Times New Roman"/>
            <w:sz w:val="26"/>
            <w:szCs w:val="26"/>
          </w:rPr>
          <w:t xml:space="preserve">phục vụ thi công của Bên B </w:t>
        </w:r>
      </w:ins>
      <w:r w:rsidRPr="00DF0BA4">
        <w:rPr>
          <w:rFonts w:ascii="Times New Roman" w:hAnsi="Times New Roman"/>
          <w:sz w:val="26"/>
          <w:szCs w:val="26"/>
        </w:rPr>
        <w:t>theo quy định của pháp luật.</w:t>
      </w:r>
    </w:p>
    <w:p w14:paraId="1BBFEB7D" w14:textId="496ED5F1"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14:paraId="2CB9DDB3" w14:textId="72A31FC2"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14:paraId="101E120A" w14:textId="30483BF8" w:rsidR="00DB0CD2" w:rsidRPr="00DF0BA4" w:rsidRDefault="0015704E"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14:paraId="6CA6B3D1" w14:textId="1DA1CFB3" w:rsidR="00224484" w:rsidRPr="00DF0BA4" w:rsidRDefault="0015704E"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e) Bên B có trách nhiệm tuân thủ quy định về vệ sinh môi trường của Dự án và pháp luật; tự thực hiện bằng chi phí của mình các hạng mục bảo đảm vệ sinh môi trường (rào chắn khu vực thi công của Bên B…). Bên B vận hành cầu rửa xe, rửa đường, vệ sinh môi trường cho toàn bộ Công trường, bao gồm phạm vi phục vụ công tác đào đất; Bên A thanh toán riêng phần rửa xe, rửa đường, vệ sinh môi trường phục vụ công tác đào đất theo đơn giá do hai bên thống nhất bằng phụ lục Hợp đồng.</w:t>
      </w:r>
    </w:p>
    <w:p w14:paraId="524D3CE1" w14:textId="48BD02F1" w:rsidR="00CD1550" w:rsidRPr="00C53EDA" w:rsidRDefault="0015704E" w:rsidP="00A64E91">
      <w:pPr>
        <w:tabs>
          <w:tab w:val="left" w:pos="709"/>
        </w:tabs>
        <w:spacing w:after="120" w:line="276" w:lineRule="auto"/>
        <w:jc w:val="both"/>
        <w:rPr>
          <w:rFonts w:ascii="Times New Roman" w:hAnsi="Times New Roman"/>
          <w:b/>
          <w:sz w:val="26"/>
          <w:szCs w:val="26"/>
          <w:lang w:val="fr-FR"/>
          <w:rPrChange w:id="760" w:author="Ngọc Ánh Trương" w:date="2026-10-16T09:33:00Z" w16du:dateUtc="2026-10-16T02:33:00Z">
            <w:rPr>
              <w:rFonts w:ascii="Times New Roman" w:hAnsi="Times New Roman"/>
              <w:sz w:val="26"/>
              <w:szCs w:val="26"/>
              <w:lang w:val="fr-FR"/>
            </w:rPr>
          </w:rPrChange>
        </w:rPr>
      </w:pPr>
      <w:commentRangeStart w:id="927"/>
      <w:r>
        <w:rPr>
          <w:rFonts w:ascii="Times New Roman" w:hAnsi="Times New Roman"/>
          <w:sz w:val="26"/>
          <w:szCs w:val="26"/>
          <w:lang w:val="fr-FR"/>
        </w:rPr>
        <w:t xml:space="preserve">f) Bên B chịu trách nhiệm toàn bộ về ổn định của hệ cừ, văng chống và thành hố đào được bảo vệ bởi hệ cừ, văng chống trong suốt thời gian thi công Phần ngầm. Bên A tổ chức quan trắc chuyển vị hệ cừ, văng chống, hố đào; Bên B có trách nhiệm đề xuất yêu cầu kỹ thuật quan trắc (nếu có), tiếp nhận kết quả, theo dõi, đánh giá ổn định và kịp thời sửa chữa, gia cường, duy trì hệ chống đỡ tạm. Bên B </w:t>
      </w:r>
      <w:del w:id="761" w:author="admin" w:date="2026-10-15T15:40:00Z">
        <w:r w:rsidRPr="00DF0BA4" w:rsidDel="00B4324D">
          <w:rPr>
            <w:rFonts w:ascii="Times New Roman" w:hAnsi="Times New Roman"/>
            <w:sz w:val="26"/>
            <w:szCs w:val="26"/>
            <w:lang w:val="fr-FR"/>
          </w:rPr>
          <w:delText xml:space="preserve">thực hiện quan trắc công trình lân cận theo Biểu 03. Bên B chịu toàn bộ chi phí khắc phục, </w:delText>
        </w:r>
      </w:del>
      <w:ins w:id="90511" w:author="VNCN E&amp;C - Đề xuất đàm phán" w:date="2026-10-16T13:00:00Z">
        <w:r>
          <w:rPr>
            <w:rFonts w:ascii="Times New Roman" w:hAnsi="Times New Roman"/>
            <w:sz w:val="26"/>
            <w:szCs w:val="26"/>
            <w:lang w:val="fr-FR"/>
          </w:rPr>
          <w:t xml:space="preserve">chịu toàn bộ chi phí khắc phục, </w:t>
        </w:r>
      </w:ins>
      <w:r>
        <w:rPr>
          <w:rFonts w:ascii="Times New Roman" w:hAnsi="Times New Roman"/>
          <w:sz w:val="26"/>
          <w:szCs w:val="26"/>
          <w:lang w:val="fr-FR"/>
        </w:rPr>
        <w:t xml:space="preserve">bồi thường khi xảy ra sự cố sạt lở, lún, nứt, hư hỏng công trình lân cận, hạ tầng kỹ thuật do lỗi của Bên B</w:t>
      </w:r>
      <w:del w:id="762" w:author="admin" w:date="2026-10-15T15:40:00Z">
        <w:r w:rsidRPr="00DF0BA4" w:rsidDel="00B4324D">
          <w:rPr>
            <w:rFonts w:ascii="Times New Roman" w:hAnsi="Times New Roman"/>
            <w:sz w:val="26"/>
            <w:szCs w:val="26"/>
            <w:lang w:val="fr-FR"/>
          </w:rPr>
          <w:delText>. Việc Nhà thầu khác thực hiện công tác đào đất không miễn trừ trách nhiệm của Bên B đối với hệ cừ, văng chống, trừ trường hợp Bên B chứng minh được sự cố do lỗi của Nhà thầu khác và đã thông báo bằng văn bản cho Bên A theo Điều 4.</w:delText>
        </w:r>
        <w:r w:rsidR="00D863FD" w:rsidRPr="00DF0BA4" w:rsidDel="00B4324D">
          <w:rPr>
            <w:rFonts w:ascii="Times New Roman" w:hAnsi="Times New Roman"/>
            <w:sz w:val="26"/>
            <w:szCs w:val="26"/>
            <w:lang w:val="fr-FR"/>
          </w:rPr>
          <w:delText>1.2</w:delText>
        </w:r>
      </w:del>
      <w:ins w:id="90512" w:author="VNCN E&amp;C - Đề xuất đàm phán" w:date="2026-10-16T13:00:00Z">
        <w:r>
          <w:rPr>
            <w:rFonts w:ascii="Times New Roman" w:hAnsi="Times New Roman"/>
            <w:sz w:val="26"/>
            <w:szCs w:val="26"/>
            <w:lang w:val="fr-FR"/>
          </w:rPr>
          <w:t xml:space="preserve">. Việc Nhà thầu khác thực hiện công tác đào đất không miễn trừ trách nhiệm của Bên B đối với hệ cừ, văng chống, trừ trường hợp Bên B chứng minh được sự cố do lỗi của Nhà thầu khác và đã thông báo bằng văn bản cho Bên A theo Điều 4.1.2.</w:t>
        </w:r>
      </w:ins>
      <w:commentRangeEnd w:id="927"/>
      <w:r>
        <w:rPr>
          <w:rStyle w:val="CommentReference"/>
        </w:rPr>
        <w:commentReference w:id="927"/>
      </w:r>
    </w:p>
    <w:p w14:paraId="78256990" w14:textId="4703B3AC" w:rsidR="00CD1550" w:rsidRPr="00DF0BA4" w:rsidRDefault="0015704E" w:rsidP="00A64E9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g) Bên B có nghĩa vụ thu gom, vận chuyển phế thải xây dựng phát sinh từ công việc của mình</w:t>
      </w:r>
      <w:ins w:id="90513" w:author="VNCN E&amp;C - Đề xuất đàm phán" w:date="2026-10-16T13:00:00Z">
        <w:r>
          <w:rPr>
            <w:rFonts w:ascii="Times New Roman" w:hAnsi="Times New Roman"/>
            <w:sz w:val="26"/>
            <w:szCs w:val="26"/>
            <w:lang w:val="fr-FR"/>
          </w:rPr>
          <w:t xml:space="preserve"> (bao gồm bùn, đất thải từ hạ cừ, hút nước hố móng)</w:t>
        </w:r>
      </w:ins>
      <w:r>
        <w:rPr>
          <w:rFonts w:ascii="Times New Roman" w:hAnsi="Times New Roman"/>
          <w:sz w:val="26"/>
          <w:szCs w:val="26"/>
          <w:lang w:val="fr-FR"/>
        </w:rPr>
        <w:t xml:space="preserve"> </w:t>
      </w:r>
      <w:del w:id="763" w:author="admin" w:date="2026-10-15T15:41:00Z">
        <w:r w:rsidRPr="00DF0BA4" w:rsidDel="00B4324D">
          <w:rPr>
            <w:rFonts w:ascii="Times New Roman" w:hAnsi="Times New Roman"/>
            <w:sz w:val="26"/>
            <w:szCs w:val="26"/>
            <w:lang w:val="fr-FR"/>
          </w:rPr>
          <w:delText xml:space="preserve">(bao gồm bùn, đất thải từ hạ cừ, hút nước hố móng) </w:delText>
        </w:r>
      </w:del>
      <w:r>
        <w:rPr>
          <w:rFonts w:ascii="Times New Roman" w:hAnsi="Times New Roman"/>
          <w:sz w:val="26"/>
          <w:szCs w:val="26"/>
          <w:lang w:val="fr-FR"/>
        </w:rPr>
        <w:t xml:space="preserve">đến bãi đổ hợp pháp</w:t>
      </w:r>
      <w:del w:id="764" w:author="admin" w:date="2026-10-15T15:41:00Z">
        <w:r w:rsidRPr="00DF0BA4" w:rsidDel="00B4324D">
          <w:rPr>
            <w:rFonts w:ascii="Times New Roman" w:hAnsi="Times New Roman"/>
            <w:sz w:val="26"/>
            <w:szCs w:val="26"/>
            <w:lang w:val="fr-FR"/>
          </w:rPr>
          <w:delText xml:space="preserve">, có hồ sơ </w:delText>
        </w:r>
        <w:r w:rsidRPr="00DF0BA4" w:rsidDel="00B4324D">
          <w:rPr>
            <w:rFonts w:ascii="Times New Roman" w:hAnsi="Times New Roman"/>
            <w:sz w:val="26"/>
            <w:szCs w:val="26"/>
            <w:lang w:val="fr-FR"/>
          </w:rPr>
          <w:lastRenderedPageBreak/>
          <w:delText>chứng minh nguồn tiếp nhận; chịu trách nhiệm pháp lý và chi phí về vận chuyển, đổ thải, vệ sinh môi trường, an toàn giao thông</w:delText>
        </w:r>
      </w:del>
      <w:r>
        <w:rPr>
          <w:rFonts w:ascii="Times New Roman" w:hAnsi="Times New Roman"/>
          <w:sz w:val="26"/>
          <w:szCs w:val="26"/>
          <w:lang w:val="fr-FR"/>
        </w:rPr>
        <w:t xml:space="preserve">. Mọi khoản xử phạt, bồi thường do vi phạm của Bên B do Bên B chịu.</w:t>
      </w:r>
    </w:p>
    <w:p w14:paraId="06EE02B1" w14:textId="741098A2" w:rsidR="00B0112F" w:rsidRPr="00DF0BA4" w:rsidRDefault="00981654" w:rsidP="00A64E9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h) Bên B có nghĩa vụ vận hành liên tục hệ thống</w:t>
      </w:r>
      <w:ins w:id="90514" w:author="VNCN E&amp;C - Đề xuất đàm phán" w:date="2026-10-16T13:00:00Z">
        <w:r>
          <w:rPr>
            <w:rFonts w:ascii="Times New Roman" w:hAnsi="Times New Roman"/>
            <w:sz w:val="26"/>
            <w:szCs w:val="26"/>
            <w:lang w:val="fr-FR"/>
          </w:rPr>
          <w:t xml:space="preserve"> hạ mực nước ngầm (nếu thiết kế biện pháp được duyệt có yêu cầu),</w:t>
        </w:r>
      </w:ins>
      <w:r>
        <w:rPr>
          <w:rFonts w:ascii="Times New Roman" w:hAnsi="Times New Roman"/>
          <w:sz w:val="26"/>
          <w:szCs w:val="26"/>
          <w:lang w:val="fr-FR"/>
        </w:rPr>
        <w:t xml:space="preserve"> </w:t>
      </w:r>
      <w:del w:id="765" w:author="admin" w:date="2026-10-15T15:42:00Z">
        <w:r w:rsidRPr="00DF0BA4" w:rsidDel="00B4324D">
          <w:rPr>
            <w:rFonts w:ascii="Times New Roman" w:hAnsi="Times New Roman"/>
            <w:sz w:val="26"/>
            <w:szCs w:val="26"/>
            <w:lang w:val="fr-FR"/>
          </w:rPr>
          <w:delText xml:space="preserve">hạ mực nước ngầm, </w:delText>
        </w:r>
      </w:del>
      <w:r>
        <w:rPr>
          <w:rFonts w:ascii="Times New Roman" w:hAnsi="Times New Roman"/>
          <w:sz w:val="26"/>
          <w:szCs w:val="26"/>
          <w:lang w:val="fr-FR"/>
        </w:rPr>
        <w:t xml:space="preserve">tiêu thoát nước hố móng trong suốt thời gian thi công Phần ngầm, bảo đảm hố móng không bị ngập nước, kết cấu không bị đẩy nổi; chịu toàn bộ thiệt hại phát sinh do sự cố của hệ thống này.</w:t>
      </w:r>
    </w:p>
    <w:p w14:paraId="4E4FB3BF"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12.2.2 Nhân lực của Bên B</w:t>
      </w:r>
    </w:p>
    <w:p w14:paraId="62AF78BB" w14:textId="77777777"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14:paraId="00B78FAE" w14:textId="77777777"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1D0FAF59" w14:textId="77777777" w:rsidR="00096978" w:rsidRPr="00DF0BA4" w:rsidRDefault="00096978" w:rsidP="00A64E91">
      <w:pPr>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14:paraId="7DC6B874" w14:textId="4B2C787F" w:rsidR="00096978" w:rsidRPr="00DF0BA4" w:rsidRDefault="00096978" w:rsidP="00A64E91">
      <w:pPr>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14:paraId="4B9F3EA7" w14:textId="27582589" w:rsidR="00096978" w:rsidRPr="00DF0BA4" w:rsidRDefault="00096978" w:rsidP="00A64E91">
      <w:pPr>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14:paraId="37335C51" w14:textId="77777777" w:rsidR="00F57BE7" w:rsidRPr="00DF0BA4" w:rsidRDefault="00F57BE7" w:rsidP="00A64E91">
      <w:pPr>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14:paraId="48696C7D"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12.2.3 Hợp tác</w:t>
      </w:r>
    </w:p>
    <w:p w14:paraId="0F73C1D1" w14:textId="3F7B5C3D"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14:paraId="66DF3090"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12.2.4 Mặt bằng, mốc</w:t>
      </w:r>
    </w:p>
    <w:p w14:paraId="1B56E2A6" w14:textId="7C00F5CE"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lastRenderedPageBreak/>
        <w:t>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giao; trường hợp làm hư hỏng, mất mốc, Bên B phải khôi phục bằng chi phí của mình. Bên A bàn giao cho Bên B hàng rào bao quanh Công trường (trừ hàng rào phía mặt Tòa nhà Garmuda); Bên B có trách nhiệm sử dụng, bảo quản, di chuyển theo từng giai đoạn thi công, duy trì, sửa chữa, thay thế phần hư hỏng trong suốt thời gian thi công và tháo dỡ, bàn giao lại cho Bên A khi hoàn thành.</w:t>
      </w:r>
    </w:p>
    <w:p w14:paraId="6F41C814"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12.2.5 An toàn</w:t>
      </w:r>
    </w:p>
    <w:p w14:paraId="49A595EF" w14:textId="77777777"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7075D69A" w14:textId="77777777"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 Trong suốt quá trình thi công, và sửa chữa các sai sót, Bên B phải:</w:t>
      </w:r>
    </w:p>
    <w:p w14:paraId="73B6B78C"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bookmarkStart w:id="766" w:name="_Toc323775524"/>
      <w:bookmarkStart w:id="767" w:name="_Toc323776361"/>
      <w:r w:rsidRPr="00DF0BA4">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766"/>
      <w:bookmarkEnd w:id="767"/>
      <w:r w:rsidRPr="00DF0BA4">
        <w:rPr>
          <w:rFonts w:ascii="Times New Roman" w:hAnsi="Times New Roman"/>
          <w:sz w:val="26"/>
          <w:szCs w:val="26"/>
          <w:lang w:val="fr-FR"/>
        </w:rPr>
        <w:t>;</w:t>
      </w:r>
    </w:p>
    <w:p w14:paraId="43AC5B63"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463AC399"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576EAE3B"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4C1EEB9E" w14:textId="5FAE068A"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 xml:space="preserve">(v) </w:t>
      </w:r>
      <w:r w:rsidRPr="00DF0BA4">
        <w:rPr>
          <w:rFonts w:ascii="Times New Roman" w:hAnsi="Times New Roman"/>
          <w:sz w:val="26"/>
          <w:szCs w:val="26"/>
          <w:lang w:val="nl-NL"/>
        </w:rPr>
        <w:t>Tuân thủ các quy định về an toàn lao động, an toàn giao thông và vệ sinh môi trường;</w:t>
      </w:r>
    </w:p>
    <w:p w14:paraId="5941F299"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14:paraId="5204CE7E" w14:textId="2DB79C44"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c) Trường hợp Bên B vi phạm quy định về an toàn, Bên A có quyền tạm dừng công việc tại khu vực bị ảnh hưởng cho đến khi Bên B thực hiện đầy đủ biện pháp an toàn, hoặc Bên A tự thực hiện biện pháp khắc phục. Toàn bộ chi phí liên quan do Bên B chịu và được khấu trừ vào giá trị thanh toán; Bên B không được bồi thường, không được gia hạn thời gian trong trường hợp này.</w:t>
      </w:r>
    </w:p>
    <w:p w14:paraId="1D729BBB"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lastRenderedPageBreak/>
        <w:t>12.2.6 An ninh, trật tự</w:t>
      </w:r>
    </w:p>
    <w:p w14:paraId="50CD143F" w14:textId="71CB4C05" w:rsidR="00096978" w:rsidRPr="00DF0BA4" w:rsidRDefault="00096978" w:rsidP="00A64E91">
      <w:pPr>
        <w:tabs>
          <w:tab w:val="left" w:pos="1134"/>
        </w:tabs>
        <w:spacing w:after="120" w:line="276" w:lineRule="auto"/>
        <w:jc w:val="both"/>
        <w:rPr>
          <w:rFonts w:ascii="Times New Roman" w:hAnsi="Times New Roman"/>
          <w:strike/>
          <w:sz w:val="26"/>
          <w:szCs w:val="26"/>
          <w:lang w:val="fr-FR"/>
        </w:rPr>
      </w:pPr>
      <w:r w:rsidRPr="00DF0BA4">
        <w:rPr>
          <w:rFonts w:ascii="Times New Roman" w:hAnsi="Times New Roman"/>
          <w:sz w:val="26"/>
          <w:szCs w:val="26"/>
          <w:lang w:val="fr-FR"/>
        </w:rPr>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14:paraId="668EA161" w14:textId="5DDB87A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 Bên B có trách nhiệm ngăn chặn người không có nhiệm vụ vào khu vực thi công của Bên B.</w:t>
      </w:r>
    </w:p>
    <w:p w14:paraId="08D2070B"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 xml:space="preserve">12.2.7 Tránh ảnh hưởng đến dân cư, công trình </w:t>
      </w:r>
    </w:p>
    <w:p w14:paraId="7C64EDAF" w14:textId="0439A586"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sửa chữa, khắc phục, bồi thường bằng chi phí của mình và vẫn phải bảo đảm tiến độ Hợp đồng.</w:t>
      </w:r>
    </w:p>
    <w:p w14:paraId="46FF57B9"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12.2.8 Bảo vệ môi trường</w:t>
      </w:r>
    </w:p>
    <w:p w14:paraId="4CD52581" w14:textId="77777777" w:rsidR="00096978" w:rsidRPr="00DF0BA4" w:rsidRDefault="00096978" w:rsidP="00A64E91">
      <w:pPr>
        <w:numPr>
          <w:ilvl w:val="0"/>
          <w:numId w:val="8"/>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280CA2C7" w14:textId="77777777" w:rsidR="00096978" w:rsidRPr="00DF0BA4" w:rsidRDefault="00096978" w:rsidP="00A64E91">
      <w:pPr>
        <w:numPr>
          <w:ilvl w:val="0"/>
          <w:numId w:val="8"/>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07CD68C4" w14:textId="77777777" w:rsidR="00096978" w:rsidRPr="00DF0BA4" w:rsidRDefault="00096978" w:rsidP="00A64E91">
      <w:pPr>
        <w:numPr>
          <w:ilvl w:val="0"/>
          <w:numId w:val="8"/>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Trong suốt quá trình thực hiện công việc, và sửa chữa các sai sót, Bên B phải:</w:t>
      </w:r>
    </w:p>
    <w:p w14:paraId="6E38CAB7"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13C5D26F"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27269ADB"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0F0F95AF"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(iv) Thu dọn vệ sinh Công trường, thanh thải chất thải nếu do lỗi của Bên B sau khi hoàn thành công việc.</w:t>
      </w:r>
    </w:p>
    <w:p w14:paraId="63EE110C" w14:textId="77777777" w:rsidR="00096978" w:rsidRPr="00DF0BA4" w:rsidRDefault="00096978" w:rsidP="00A64E91">
      <w:pPr>
        <w:numPr>
          <w:ilvl w:val="0"/>
          <w:numId w:val="8"/>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14:paraId="3F10D539"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lastRenderedPageBreak/>
        <w:t>12.2.9 Điều kiện về công trường</w:t>
      </w:r>
    </w:p>
    <w:p w14:paraId="03D0B9B6" w14:textId="328FC811" w:rsidR="00096978" w:rsidRPr="00DF0BA4" w:rsidRDefault="00096978" w:rsidP="00A64E91">
      <w:pPr>
        <w:tabs>
          <w:tab w:val="left" w:pos="709"/>
        </w:tabs>
        <w:spacing w:after="120" w:line="276" w:lineRule="auto"/>
        <w:jc w:val="both"/>
        <w:rPr>
          <w:rFonts w:ascii="Times New Roman" w:hAnsi="Times New Roman"/>
          <w:spacing w:val="-2"/>
          <w:sz w:val="26"/>
          <w:szCs w:val="26"/>
          <w:lang w:val="fr-FR"/>
        </w:rPr>
      </w:pPr>
      <w:r w:rsidRPr="00DF0BA4">
        <w:rPr>
          <w:rFonts w:ascii="Times New Roman" w:hAnsi="Times New Roman"/>
          <w:spacing w:val="-2"/>
          <w:sz w:val="26"/>
          <w:szCs w:val="26"/>
          <w:lang w:val="fr-FR"/>
        </w:rPr>
        <w:t>Bên B được coi là đã khảo sát, nắm đầy đủ điều kiện Công trường (bao gồm điều kiện địa chất, thủy văn, công trình lân cận, hạ tầng kỹ thuật) để xác định giá Hợp đồng. Bên B không được yêu cầu điều chỉnh giá Hợp đồng, gia hạn thời gian vì lý do điều kiện Công trường.</w:t>
      </w:r>
    </w:p>
    <w:p w14:paraId="797131F6"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12.2.10 Điện, nước</w:t>
      </w:r>
    </w:p>
    <w:p w14:paraId="0696A913" w14:textId="34E398A3" w:rsidR="005D7A96" w:rsidRPr="00DF0BA4" w:rsidRDefault="00096978" w:rsidP="00A64E91">
      <w:pPr>
        <w:widowControl w:val="0"/>
        <w:tabs>
          <w:tab w:val="left" w:pos="28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Bên A cung cấp nguồn điện thi công đến điểm đấu nối và điểm đấu nối nước tạm đến phạm vi hàng rào Dự án. Bên A bàn giao cho Bên B hệ thống điện tạm, điện chiếu sáng thi công trong khu vực thi công của Bên B và chiếu sáng đèn pha tại hàng rào; Bên B có trách nhiệm sử dụng, bảo trì, sửa chữa và bàn giao lại cho Bên A khi hoàn thành. Bên B chịu chi phí sử dụng điện, nước và chi phí thiết lập hệ thống điện, nước từ điểm đấu nối đến vị trí thi công của Bên B. Phương án Bên B tự cung cấp nguồn điện thi công (nếu Bên A lựa chọn) được bổ sung bằng phụ lục Hợp đồng.</w:t>
      </w:r>
    </w:p>
    <w:p w14:paraId="5CE0F75F" w14:textId="4C1C005F" w:rsidR="00096978" w:rsidRPr="00DF0BA4" w:rsidRDefault="002762BD" w:rsidP="00A64E91">
      <w:pPr>
        <w:widowControl w:val="0"/>
        <w:tabs>
          <w:tab w:val="left" w:pos="284"/>
        </w:tabs>
        <w:spacing w:after="120" w:line="276" w:lineRule="auto"/>
        <w:jc w:val="both"/>
        <w:rPr>
          <w:rFonts w:ascii="Times New Roman" w:hAnsi="Times New Roman"/>
          <w:sz w:val="26"/>
          <w:szCs w:val="26"/>
          <w:lang w:val="fr-FR"/>
        </w:rPr>
      </w:pPr>
      <w:del w:id="768" w:author="admin" w:date="2026-10-15T15:44:00Z">
        <w:r w:rsidRPr="00DF0BA4" w:rsidDel="00393A86">
          <w:rPr>
            <w:rFonts w:ascii="Times New Roman" w:hAnsi="Times New Roman"/>
            <w:sz w:val="26"/>
            <w:szCs w:val="26"/>
            <w:lang w:val="fr-FR"/>
          </w:rPr>
          <w:delText>Trường hợp nguồn điện do Bên A cung cấp không đủ công suất, Bên B phải tự bố trí máy phát điện đủ công suất và nhiên liệu vận hành bằng chi phí của mình. Bên B phải bố trí nguồn điện dự phòng cho hệ thống hạ mực nước ngầm, bảo đảm vận hành liên tục</w:delText>
        </w:r>
      </w:del>
      <w:ins w:id="90515" w:author="VNCN E&amp;C - Đề xuất đàm phán" w:date="2026-10-16T13:00:00Z">
        <w:r>
          <w:rPr>
            <w:rFonts w:ascii="Times New Roman" w:hAnsi="Times New Roman"/>
            <w:sz w:val="26"/>
            <w:szCs w:val="26"/>
            <w:lang w:val="fr-FR"/>
          </w:rPr>
          <w:t xml:space="preserve">Trường hợp nguồn điện do Bên A cung cấp không đủ công suất hoặc bị gián đoạn,</w:t>
        </w:r>
      </w:ins>
      <w:del w:id="90516" w:author="VNCN E&amp;C - Đề xuất đàm phán" w:date="2026-10-16T13:00:00Z">
        <w:r>
          <w:rPr>
            <w:rFonts w:ascii="Times New Roman" w:hAnsi="Times New Roman"/>
            <w:sz w:val="26"/>
            <w:szCs w:val="26"/>
            <w:lang w:val="fr-FR"/>
          </w:rPr>
          <w:delText xml:space="preserve">.</w:delText>
        </w:r>
      </w:del>
      <w:ins w:id="90517" w:author="Ngọc Ánh Trương" w:date="2026-10-16T09:37:00Z" w16du:dateUtc="2026-10-16T02:37:00Z">
        <w:r>
          <w:rPr>
            <w:rFonts w:ascii="Times New Roman" w:hAnsi="Times New Roman"/>
            <w:sz w:val="26"/>
            <w:szCs w:val="26"/>
            <w:lang w:val="fr-FR"/>
          </w:rPr>
          <w:t xml:space="preserve"> Bên B phải </w:t>
        </w:r>
      </w:ins>
      <w:ins w:id="90518" w:author="VNCN E&amp;C - Đề xuất đàm phán" w:date="2026-10-16T13:00:00Z">
        <w:r>
          <w:rPr>
            <w:rFonts w:ascii="Times New Roman" w:hAnsi="Times New Roman"/>
            <w:sz w:val="26"/>
            <w:szCs w:val="26"/>
            <w:lang w:val="fr-FR"/>
          </w:rPr>
          <w:t xml:space="preserve">tự bố trí</w:t>
        </w:r>
      </w:ins>
      <w:ins w:id="90520" w:author="Ngọc Ánh Trương" w:date="2026-10-16T09:37:00Z" w16du:dateUtc="2026-10-16T02:37:00Z">
        <w:del w:id="90519" w:author="VNCN E&amp;C - Đề xuất đàm phán" w:date="2026-10-16T13:00:00Z">
          <w:r>
            <w:rPr>
              <w:rFonts w:ascii="Times New Roman" w:hAnsi="Times New Roman"/>
              <w:sz w:val="26"/>
              <w:szCs w:val="26"/>
              <w:lang w:val="fr-FR"/>
            </w:rPr>
            <w:delText xml:space="preserve">có tránh nhiệm</w:delText>
          </w:r>
        </w:del>
      </w:ins>
      <w:ins w:id="90521" w:author="Ngọc Ánh Trương" w:date="2026-10-16T09:37:00Z" w16du:dateUtc="2026-10-16T02:37:00Z">
        <w:r>
          <w:rPr>
            <w:rFonts w:ascii="Times New Roman" w:hAnsi="Times New Roman"/>
            <w:sz w:val="26"/>
            <w:szCs w:val="26"/>
            <w:lang w:val="fr-FR"/>
          </w:rPr>
          <w:t xml:space="preserve"> máy phát điện dự phòng </w:t>
        </w:r>
      </w:ins>
      <w:ins w:id="90522" w:author="VNCN E&amp;C - Đề xuất đàm phán" w:date="2026-10-16T13:00:00Z">
        <w:r>
          <w:rPr>
            <w:rFonts w:ascii="Times New Roman" w:hAnsi="Times New Roman"/>
            <w:sz w:val="26"/>
            <w:szCs w:val="26"/>
            <w:lang w:val="fr-FR"/>
          </w:rPr>
          <w:t xml:space="preserve">đủ công suất và nhiên liệu vận hành bằng chi phí của mình, bảo</w:t>
        </w:r>
      </w:ins>
      <w:ins w:id="90524" w:author="Ngọc Ánh Trương" w:date="2026-10-16T09:38:00Z" w16du:dateUtc="2026-10-16T02:38:00Z">
        <w:del w:id="90523" w:author="VNCN E&amp;C - Đề xuất đàm phán" w:date="2026-10-16T13:00:00Z">
          <w:r>
            <w:rPr>
              <w:rFonts w:ascii="Times New Roman" w:hAnsi="Times New Roman"/>
              <w:sz w:val="26"/>
              <w:szCs w:val="26"/>
              <w:lang w:val="fr-FR"/>
            </w:rPr>
            <w:delText xml:space="preserve">trong trường hợp có sự cố để</w:delText>
          </w:r>
        </w:del>
      </w:ins>
      <w:ins w:id="90525" w:author="Ngọc Ánh Trương" w:date="2026-10-16T09:38:00Z" w16du:dateUtc="2026-10-16T02:38:00Z">
        <w:r>
          <w:rPr>
            <w:rFonts w:ascii="Times New Roman" w:hAnsi="Times New Roman"/>
            <w:sz w:val="26"/>
            <w:szCs w:val="26"/>
            <w:lang w:val="fr-FR"/>
          </w:rPr>
          <w:t xml:space="preserve"> đảm</w:t>
        </w:r>
      </w:ins>
      <w:ins w:id="90527" w:author="Ngọc Ánh Trương" w:date="2026-10-16T09:38:00Z" w16du:dateUtc="2026-10-16T02:38:00Z">
        <w:del w:id="90526" w:author="VNCN E&amp;C - Đề xuất đàm phán" w:date="2026-10-16T13:00:00Z">
          <w:r>
            <w:rPr>
              <w:rFonts w:ascii="Times New Roman" w:hAnsi="Times New Roman"/>
              <w:sz w:val="26"/>
              <w:szCs w:val="26"/>
              <w:lang w:val="fr-FR"/>
            </w:rPr>
            <w:delText xml:space="preserve"> bảo</w:delText>
          </w:r>
        </w:del>
      </w:ins>
      <w:ins w:id="90528" w:author="Ngọc Ánh Trương" w:date="2026-10-16T09:38:00Z" w16du:dateUtc="2026-10-16T02:38:00Z">
        <w:r>
          <w:rPr>
            <w:rFonts w:ascii="Times New Roman" w:hAnsi="Times New Roman"/>
            <w:sz w:val="26"/>
            <w:szCs w:val="26"/>
            <w:lang w:val="fr-FR"/>
          </w:rPr>
          <w:t xml:space="preserve"> vận hành liên tục</w:t>
        </w:r>
      </w:ins>
      <w:ins w:id="90529" w:author="VNCN E&amp;C - Đề xuất đàm phán" w:date="2026-10-16T13:00:00Z">
        <w:r>
          <w:rPr>
            <w:rFonts w:ascii="Times New Roman" w:hAnsi="Times New Roman"/>
            <w:sz w:val="26"/>
            <w:szCs w:val="26"/>
            <w:lang w:val="fr-FR"/>
          </w:rPr>
          <w:t xml:space="preserve"> hệ thống bơm, hạ mực nước ngầm và công tác đổ bê tông</w:t>
        </w:r>
      </w:ins>
      <w:ins w:id="90530" w:author="Ngọc Ánh Trương" w:date="2026-10-16T09:38:00Z" w16du:dateUtc="2026-10-16T02:38:00Z">
        <w:r>
          <w:rPr>
            <w:rFonts w:ascii="Times New Roman" w:hAnsi="Times New Roman"/>
            <w:sz w:val="26"/>
            <w:szCs w:val="26"/>
            <w:lang w:val="fr-FR"/>
          </w:rPr>
          <w:t xml:space="preserve">.</w:t>
        </w:r>
      </w:ins>
    </w:p>
    <w:p w14:paraId="3D7EDD91"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12.2.11 Máy và thiết bị thi công của Bên B</w:t>
      </w:r>
    </w:p>
    <w:p w14:paraId="4706C649"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69F1CAB7"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7BFAB368"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5BC19052"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 xml:space="preserve">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Sau thời hạn nêu trên mà Bên </w:t>
      </w:r>
      <w:r w:rsidRPr="00DF0BA4">
        <w:rPr>
          <w:rFonts w:ascii="Times New Roman" w:hAnsi="Times New Roman"/>
          <w:sz w:val="26"/>
          <w:szCs w:val="26"/>
          <w:lang w:val="fr-FR"/>
        </w:rPr>
        <w:lastRenderedPageBreak/>
        <w:t>B không có thiết bị thay thế thì Bên B phải chịu toàn bộ chi phí hợp lý cho khối lượng công việc mà Bên A phải thuê thiết bị khác để thi công thay thế.</w:t>
      </w:r>
    </w:p>
    <w:p w14:paraId="2BCA773A"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114CB2F5" w14:textId="103CA52D" w:rsidR="00096978" w:rsidRDefault="00096978" w:rsidP="00A64E91">
      <w:pPr>
        <w:numPr>
          <w:ilvl w:val="2"/>
          <w:numId w:val="9"/>
        </w:numPr>
        <w:tabs>
          <w:tab w:val="left" w:pos="284"/>
        </w:tabs>
        <w:spacing w:after="120" w:line="276" w:lineRule="auto"/>
        <w:ind w:left="0" w:firstLine="0"/>
        <w:jc w:val="both"/>
        <w:rPr>
          <w:ins w:id="771" w:author="admin" w:date="2026-10-15T15:47:00Z"/>
          <w:rFonts w:ascii="Times New Roman" w:hAnsi="Times New Roman"/>
          <w:sz w:val="26"/>
          <w:szCs w:val="26"/>
          <w:lang w:val="fr-FR"/>
        </w:rPr>
      </w:pPr>
      <w:r w:rsidRPr="00DF0BA4">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01997782" w14:textId="7621047A" w:rsidR="00393A86" w:rsidRPr="00DF0BA4" w:rsidRDefault="00393A86" w:rsidP="0094194E">
      <w:pPr>
        <w:tabs>
          <w:tab w:val="left" w:pos="284"/>
        </w:tabs>
        <w:spacing w:after="120" w:line="276" w:lineRule="auto"/>
        <w:jc w:val="both"/>
        <w:rPr>
          <w:rFonts w:ascii="Times New Roman" w:hAnsi="Times New Roman"/>
          <w:sz w:val="26"/>
          <w:szCs w:val="26"/>
          <w:lang w:val="fr-FR"/>
        </w:rPr>
        <w:pPrChange w:id="772" w:author="Ngọc Ánh Trương" w:date="2026-10-16T09:39:00Z" w16du:dateUtc="2026-10-16T02:39:00Z">
          <w:pPr>
            <w:numPr>
              <w:ilvl w:val="2"/>
              <w:numId w:val="9"/>
            </w:numPr>
            <w:tabs>
              <w:tab w:val="left" w:pos="284"/>
            </w:tabs>
            <w:spacing w:after="120" w:line="276" w:lineRule="auto"/>
            <w:jc w:val="both"/>
          </w:pPr>
        </w:pPrChange>
      </w:pPr>
      <w:ins w:id="773" w:author="admin" w:date="2026-10-15T15:47:00Z">
        <w:del w:id="774" w:author="Ngọc Ánh Trương" w:date="2026-10-16T09:39:00Z" w16du:dateUtc="2026-10-16T02:39:00Z">
          <w:r w:rsidDel="0094194E">
            <w:rPr>
              <w:rFonts w:ascii="Times New Roman" w:hAnsi="Times New Roman"/>
              <w:sz w:val="26"/>
              <w:szCs w:val="26"/>
              <w:lang w:val="fr-FR"/>
            </w:rPr>
            <w:delText>Nhà thầu được chủ động giải thể, rút thiệt</w:delText>
          </w:r>
        </w:del>
      </w:ins>
      <w:ins w:id="775" w:author="admin" w:date="2026-10-15T15:48:00Z">
        <w:del w:id="776" w:author="Ngọc Ánh Trương" w:date="2026-10-16T09:39:00Z" w16du:dateUtc="2026-10-16T02:39:00Z">
          <w:r w:rsidDel="0094194E">
            <w:rPr>
              <w:rFonts w:ascii="Times New Roman" w:hAnsi="Times New Roman"/>
              <w:sz w:val="26"/>
              <w:szCs w:val="26"/>
              <w:lang w:val="fr-FR"/>
            </w:rPr>
            <w:delText xml:space="preserve"> sau khi hoàn thành các công việc theo tiến độ được phê duyệt.</w:delText>
          </w:r>
        </w:del>
      </w:ins>
    </w:p>
    <w:p w14:paraId="467A0E09"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12.2.12 Hoạt động của Bên B trên công trường</w:t>
      </w:r>
    </w:p>
    <w:p w14:paraId="53794F7A" w14:textId="77777777" w:rsidR="00096978" w:rsidRPr="00DF0BA4" w:rsidRDefault="00096978" w:rsidP="00A64E91">
      <w:pPr>
        <w:numPr>
          <w:ilvl w:val="2"/>
          <w:numId w:val="10"/>
        </w:numPr>
        <w:tabs>
          <w:tab w:val="left" w:pos="284"/>
        </w:tabs>
        <w:spacing w:after="120" w:line="276" w:lineRule="auto"/>
        <w:ind w:left="0" w:firstLine="0"/>
        <w:jc w:val="both"/>
        <w:rPr>
          <w:rFonts w:ascii="Times New Roman" w:hAnsi="Times New Roman"/>
          <w:strike/>
          <w:sz w:val="26"/>
          <w:szCs w:val="26"/>
          <w:lang w:val="fr-FR"/>
        </w:rPr>
      </w:pPr>
      <w:r w:rsidRPr="00DF0BA4">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6FEADDD9" w14:textId="77777777" w:rsidR="00096978" w:rsidRPr="00DF0BA4" w:rsidRDefault="00096978" w:rsidP="00A64E91">
      <w:pPr>
        <w:numPr>
          <w:ilvl w:val="2"/>
          <w:numId w:val="10"/>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14:paraId="204DC891" w14:textId="42ABC545" w:rsidR="00096978" w:rsidRPr="00DF0BA4" w:rsidRDefault="00096978" w:rsidP="00A64E91">
      <w:pPr>
        <w:numPr>
          <w:ilvl w:val="2"/>
          <w:numId w:val="10"/>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14:paraId="63142A88" w14:textId="77777777" w:rsidR="00096978" w:rsidRPr="00DF0BA4" w:rsidRDefault="00096978" w:rsidP="00A64E91">
      <w:pPr>
        <w:numPr>
          <w:ilvl w:val="2"/>
          <w:numId w:val="10"/>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17B084AA" w14:textId="77777777" w:rsidR="00096978" w:rsidRPr="00DF0BA4" w:rsidRDefault="00096978" w:rsidP="00A64E91">
      <w:pPr>
        <w:numPr>
          <w:ilvl w:val="2"/>
          <w:numId w:val="10"/>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69DE3EC1"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12.2.13 Báo cáo</w:t>
      </w:r>
    </w:p>
    <w:p w14:paraId="0E1A5985" w14:textId="0FAA78F8"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lang w:val="fr-FR"/>
        </w:rPr>
      </w:pPr>
      <w:r w:rsidRPr="00DF0BA4">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14:paraId="23E8E9E8"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12.2.14 Cung cấp tài liệu, thông tin bởi Bên B</w:t>
      </w:r>
    </w:p>
    <w:p w14:paraId="396231AA" w14:textId="12606EA3" w:rsidR="00096978" w:rsidRPr="00DF0BA4" w:rsidRDefault="00096978" w:rsidP="00A64E91">
      <w:pPr>
        <w:tabs>
          <w:tab w:val="left" w:pos="709"/>
        </w:tabs>
        <w:spacing w:after="120" w:line="276" w:lineRule="auto"/>
        <w:jc w:val="both"/>
        <w:rPr>
          <w:rFonts w:ascii="Times New Roman" w:hAnsi="Times New Roman"/>
          <w:strike/>
          <w:sz w:val="26"/>
          <w:szCs w:val="26"/>
          <w:lang w:val="nl-NL"/>
        </w:rPr>
      </w:pPr>
      <w:r w:rsidRPr="00DF0BA4">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14:paraId="07180C12" w14:textId="77777777" w:rsidR="00096978" w:rsidRPr="00DF0BA4" w:rsidRDefault="00096978" w:rsidP="00A64E91">
      <w:pPr>
        <w:widowControl w:val="0"/>
        <w:spacing w:after="120" w:line="276" w:lineRule="auto"/>
        <w:jc w:val="both"/>
        <w:rPr>
          <w:rFonts w:ascii="Times New Roman" w:hAnsi="Times New Roman"/>
          <w:b/>
          <w:bCs/>
          <w:sz w:val="26"/>
          <w:szCs w:val="26"/>
          <w:lang w:val="nl-NL"/>
        </w:rPr>
      </w:pPr>
      <w:r w:rsidRPr="00DF0BA4">
        <w:rPr>
          <w:rFonts w:ascii="Times New Roman" w:hAnsi="Times New Roman"/>
          <w:b/>
          <w:bCs/>
          <w:sz w:val="26"/>
          <w:szCs w:val="26"/>
          <w:lang w:val="nl-NL"/>
        </w:rPr>
        <w:lastRenderedPageBreak/>
        <w:t>12.2.15 Quyết định và chỉ dẫn</w:t>
      </w:r>
    </w:p>
    <w:p w14:paraId="4093C2B0" w14:textId="174C664C" w:rsidR="00096978" w:rsidRPr="00DF0BA4" w:rsidRDefault="00096978" w:rsidP="00A64E91">
      <w:pPr>
        <w:tabs>
          <w:tab w:val="left" w:pos="709"/>
        </w:tabs>
        <w:spacing w:after="120" w:line="276" w:lineRule="auto"/>
        <w:jc w:val="both"/>
        <w:rPr>
          <w:rFonts w:ascii="Times New Roman" w:hAnsi="Times New Roman"/>
          <w:sz w:val="26"/>
          <w:szCs w:val="26"/>
          <w:lang w:val="nl-NL"/>
        </w:rPr>
      </w:pPr>
      <w:r w:rsidRPr="00DF0BA4">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14:paraId="7FA0C3F5" w14:textId="77777777" w:rsidR="00096978" w:rsidRPr="00DF0BA4" w:rsidRDefault="00096978" w:rsidP="00A64E91">
      <w:pPr>
        <w:tabs>
          <w:tab w:val="left" w:pos="709"/>
        </w:tabs>
        <w:spacing w:after="120" w:line="276" w:lineRule="auto"/>
        <w:jc w:val="both"/>
        <w:rPr>
          <w:rFonts w:ascii="Times New Roman" w:hAnsi="Times New Roman"/>
          <w:sz w:val="26"/>
          <w:szCs w:val="26"/>
          <w:lang w:val="nl-NL"/>
        </w:rPr>
      </w:pPr>
      <w:r w:rsidRPr="00DF0BA4">
        <w:rPr>
          <w:rFonts w:ascii="Times New Roman" w:hAnsi="Times New Roman"/>
          <w:b/>
          <w:bCs/>
          <w:sz w:val="26"/>
          <w:szCs w:val="26"/>
          <w:lang w:val="nl-NL"/>
        </w:rPr>
        <w:t xml:space="preserve">12.2.16 </w:t>
      </w:r>
      <w:r w:rsidRPr="00DF0BA4">
        <w:rPr>
          <w:rFonts w:ascii="Times New Roman" w:hAnsi="Times New Roman"/>
          <w:sz w:val="26"/>
          <w:szCs w:val="26"/>
          <w:lang w:val="nl-NL"/>
        </w:rPr>
        <w:t>Các nghĩa vụ khác theo quy định của pháp luật.</w:t>
      </w:r>
    </w:p>
    <w:p w14:paraId="558A8F08"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 xml:space="preserve">Điều 13. PHÁT SINH, THAY ĐỔI </w:t>
      </w:r>
    </w:p>
    <w:p w14:paraId="3F9DF7A7" w14:textId="77777777" w:rsidR="00096978" w:rsidRPr="00DF0BA4" w:rsidRDefault="00096978" w:rsidP="00A64E91">
      <w:pPr>
        <w:widowControl w:val="0"/>
        <w:spacing w:after="120" w:line="276" w:lineRule="auto"/>
        <w:jc w:val="both"/>
        <w:rPr>
          <w:rFonts w:ascii="Times New Roman" w:hAnsi="Times New Roman"/>
          <w:b/>
          <w:bCs/>
          <w:sz w:val="26"/>
          <w:szCs w:val="26"/>
          <w:lang w:val="nl-NL"/>
        </w:rPr>
      </w:pPr>
      <w:r w:rsidRPr="00DF0BA4">
        <w:rPr>
          <w:rFonts w:ascii="Times New Roman" w:hAnsi="Times New Roman"/>
          <w:b/>
          <w:bCs/>
          <w:sz w:val="26"/>
          <w:szCs w:val="26"/>
          <w:lang w:val="nl-NL"/>
        </w:rPr>
        <w:t>13.1. Thực hiện công việc phát sinh, thay đổi</w:t>
      </w:r>
    </w:p>
    <w:p w14:paraId="2A32A207" w14:textId="1FC522D9" w:rsidR="00E865B7" w:rsidRPr="00DF0BA4" w:rsidRDefault="00096978" w:rsidP="00A64E9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14:paraId="737EB0A5" w14:textId="15045F28" w:rsidR="00096978" w:rsidRPr="00DF0BA4" w:rsidRDefault="00096978" w:rsidP="00A64E9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Đối với công việc phát sinh, thay đổi khẩn cấp liên quan đến công việc của Bên B, Bên B phải thực hiện ngay bằng nguồn lực hiện có.</w:t>
      </w:r>
    </w:p>
    <w:p w14:paraId="5E4B9C6E" w14:textId="15552E3F" w:rsidR="00096978" w:rsidRPr="00DF0BA4" w:rsidRDefault="00096978" w:rsidP="00A64E9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Bên B có trách nhiệm lập và nộp Bên A hồ sơ khối lượng phát sinh, gồm biện pháp thi công và đơn giá, theo nguyên tắc:</w:t>
      </w:r>
    </w:p>
    <w:p w14:paraId="15BD16C8" w14:textId="77777777" w:rsidR="00096978" w:rsidRPr="00DF0BA4" w:rsidRDefault="00096978" w:rsidP="00A64E91">
      <w:pPr>
        <w:pStyle w:val="ListParagraph"/>
        <w:tabs>
          <w:tab w:val="left" w:pos="284"/>
        </w:tabs>
        <w:spacing w:after="120"/>
        <w:ind w:left="0"/>
        <w:contextualSpacing w:val="0"/>
        <w:jc w:val="both"/>
        <w:rPr>
          <w:rFonts w:ascii="Times New Roman" w:hAnsi="Times New Roman"/>
          <w:sz w:val="26"/>
          <w:szCs w:val="26"/>
        </w:rPr>
      </w:pPr>
      <w:r w:rsidRPr="00DF0BA4">
        <w:rPr>
          <w:rFonts w:ascii="Times New Roman" w:hAnsi="Times New Roman"/>
          <w:sz w:val="26"/>
          <w:szCs w:val="26"/>
        </w:rPr>
        <w:t>(i) Trường hợp khối lượng công việc phát sinh, thay đổi đã có đơn giá trong Hợp đồng thì sử dụng đơn giá trong Hợp đồng để thanh toán.</w:t>
      </w:r>
    </w:p>
    <w:p w14:paraId="121FC2F0" w14:textId="729DBA35" w:rsidR="00096978" w:rsidRPr="009F1E9C" w:rsidRDefault="00096978" w:rsidP="00A64E91">
      <w:pPr>
        <w:pStyle w:val="ListParagraph"/>
        <w:tabs>
          <w:tab w:val="left" w:pos="284"/>
        </w:tabs>
        <w:spacing w:after="120"/>
        <w:ind w:left="0"/>
        <w:contextualSpacing w:val="0"/>
        <w:jc w:val="both"/>
        <w:rPr>
          <w:rFonts w:ascii="Times New Roman" w:hAnsi="Times New Roman"/>
          <w:strike/>
          <w:sz w:val="26"/>
          <w:szCs w:val="26"/>
          <w:lang w:val="en-US"/>
        </w:rPr>
      </w:pPr>
      <w:commentRangeStart w:id="928"/>
      <w:r>
        <w:rPr>
          <w:rFonts w:ascii="Times New Roman" w:hAnsi="Times New Roman"/>
          <w:sz w:val="26"/>
          <w:szCs w:val="26"/>
        </w:rPr>
        <w:t xml:space="preserve">(ii) Trường hợp khối lượng công việc phát sinh, thay đổi chưa có đơn giá trong Hợp đồng, Bên B phải đệ trình đơn giá chi tiết kèm bảng chiết tính và đầy đủ căn cứ (định mức, báo giá, hóa đơn, đơn giá công việc tương tự) để Bên A xem xét, phê duyệt</w:t>
      </w:r>
      <w:del w:id="777" w:author="admin" w:date="2026-10-15T15:49:00Z">
        <w:r w:rsidRPr="00DF0BA4" w:rsidDel="00393A86">
          <w:rPr>
            <w:rFonts w:ascii="Times New Roman" w:hAnsi="Times New Roman"/>
            <w:sz w:val="26"/>
            <w:szCs w:val="26"/>
          </w:rPr>
          <w:delText>; đơn giá được phê duyệt không vượt quá đơn giá Chủ đầu tư phê duyệt cho Bên A đối với công việc tương ứng sau khi trừ</w:delText>
        </w:r>
        <w:r w:rsidR="007E6ABC" w:rsidRPr="00DF0BA4" w:rsidDel="00393A86">
          <w:rPr>
            <w:rFonts w:ascii="Times New Roman" w:hAnsi="Times New Roman"/>
            <w:sz w:val="26"/>
            <w:szCs w:val="26"/>
          </w:rPr>
          <w:delText xml:space="preserve"> </w:delText>
        </w:r>
        <w:r w:rsidR="00110BD6" w:rsidRPr="00110BD6" w:rsidDel="00393A86">
          <w:rPr>
            <w:rFonts w:ascii="Times New Roman" w:hAnsi="Times New Roman"/>
            <w:sz w:val="26"/>
            <w:szCs w:val="26"/>
            <w:highlight w:val="yellow"/>
          </w:rPr>
          <w:delText>15</w:delText>
        </w:r>
        <w:r w:rsidRPr="00110BD6" w:rsidDel="00393A86">
          <w:rPr>
            <w:rFonts w:ascii="Times New Roman" w:hAnsi="Times New Roman"/>
            <w:sz w:val="26"/>
            <w:szCs w:val="26"/>
            <w:highlight w:val="yellow"/>
          </w:rPr>
          <w:delText>%</w:delText>
        </w:r>
        <w:r w:rsidRPr="00DF0BA4" w:rsidDel="00393A86">
          <w:rPr>
            <w:rFonts w:ascii="Times New Roman" w:hAnsi="Times New Roman"/>
            <w:sz w:val="26"/>
            <w:szCs w:val="26"/>
          </w:rPr>
          <w:delText xml:space="preserve"> chi phí quản lý của Bên A</w:delText>
        </w:r>
      </w:del>
      <w:ins w:id="90531" w:author="VNCN E&amp;C - Đề xuất đàm phán" w:date="2026-10-16T13:00:00Z">
        <w:r>
          <w:rPr>
            <w:rFonts w:ascii="Times New Roman" w:hAnsi="Times New Roman"/>
            <w:sz w:val="26"/>
            <w:szCs w:val="26"/>
          </w:rPr>
          <w:t xml:space="preserve">; đơn giá được phê duyệt không vượt quá đơn giá Chủ đầu tư phê duyệt cho Bên A đối với công việc tương ứng sau khi trừ </w:t>
        </w:r>
        <w:r>
          <w:rPr>
            <w:rFonts w:ascii="Times New Roman" w:hAnsi="Times New Roman"/>
            <w:sz w:val="26"/>
            <w:szCs w:val="26"/>
            <w:highlight w:val="yellow"/>
          </w:rPr>
          <w:t xml:space="preserve">10</w:t>
        </w:r>
        <w:r>
          <w:rPr>
            <w:rFonts w:ascii="Times New Roman" w:hAnsi="Times New Roman"/>
            <w:sz w:val="26"/>
            <w:szCs w:val="26"/>
          </w:rPr>
          <w:t xml:space="preserve">% chi phí quản lý của Bên A</w:t>
        </w:r>
      </w:ins>
      <w:r>
        <w:rPr>
          <w:rFonts w:ascii="Times New Roman" w:hAnsi="Times New Roman"/>
          <w:sz w:val="26"/>
          <w:szCs w:val="26"/>
        </w:rPr>
        <w:t xml:space="preserve">. Bên B nộp hồ sơ phát sinh trong vòng </w:t>
      </w:r>
      <w:r>
        <w:rPr>
          <w:rFonts w:ascii="Times New Roman" w:hAnsi="Times New Roman"/>
          <w:sz w:val="26"/>
          <w:szCs w:val="26"/>
          <w:highlight w:val="yellow"/>
        </w:rPr>
        <w:t xml:space="preserve">07</w:t>
      </w:r>
      <w:r>
        <w:rPr>
          <w:rFonts w:ascii="Times New Roman" w:hAnsi="Times New Roman"/>
          <w:sz w:val="26"/>
          <w:szCs w:val="26"/>
        </w:rPr>
        <w:t xml:space="preserve"> ngày kể từ ngày nhận được yêu cầu; Bên A xem xét trong vòng </w:t>
      </w:r>
      <w:del w:id="778" w:author="admin" w:date="2026-10-15T15:50:00Z">
        <w:r w:rsidRPr="00DF0BA4" w:rsidDel="00393A86">
          <w:rPr>
            <w:rFonts w:ascii="Times New Roman" w:hAnsi="Times New Roman"/>
            <w:sz w:val="26"/>
            <w:szCs w:val="26"/>
            <w:highlight w:val="yellow"/>
          </w:rPr>
          <w:delText>14</w:delText>
        </w:r>
        <w:r w:rsidRPr="00DF0BA4" w:rsidDel="00393A86">
          <w:rPr>
            <w:rFonts w:ascii="Times New Roman" w:hAnsi="Times New Roman"/>
            <w:sz w:val="26"/>
            <w:szCs w:val="26"/>
          </w:rPr>
          <w:delText xml:space="preserve"> </w:delText>
        </w:r>
      </w:del>
      <w:ins w:id="90532" w:author="VNCN E&amp;C - Đề xuất đàm phán" w:date="2026-10-16T13:00:00Z">
        <w:r>
          <w:rPr>
            <w:rFonts w:ascii="Times New Roman" w:hAnsi="Times New Roman"/>
            <w:sz w:val="26"/>
            <w:szCs w:val="26"/>
            <w:highlight w:val="yellow"/>
            <w:lang w:val="en-US"/>
          </w:rPr>
          <w:t xml:space="preserve">10</w:t>
        </w:r>
      </w:ins>
      <w:ins w:id="90534" w:author="admin" w:date="2026-10-15T15:50:00Z">
        <w:del w:id="90533" w:author="VNCN E&amp;C - Đề xuất đàm phán" w:date="2026-10-16T13:00:00Z">
          <w:r>
            <w:rPr>
              <w:rFonts w:ascii="Times New Roman" w:hAnsi="Times New Roman"/>
              <w:sz w:val="26"/>
              <w:szCs w:val="26"/>
              <w:lang w:val="en-US"/>
            </w:rPr>
            <w:delText xml:space="preserve">07</w:delText>
          </w:r>
        </w:del>
      </w:ins>
      <w:ins w:id="90535" w:author="admin" w:date="2026-10-15T15:50:00Z">
        <w:r>
          <w:rPr>
            <w:rFonts w:ascii="Times New Roman" w:hAnsi="Times New Roman"/>
            <w:sz w:val="26"/>
            <w:szCs w:val="26"/>
          </w:rPr>
          <w:t xml:space="preserve"> </w:t>
        </w:r>
      </w:ins>
      <w:r>
        <w:rPr>
          <w:rFonts w:ascii="Times New Roman" w:hAnsi="Times New Roman"/>
          <w:sz w:val="26"/>
          <w:szCs w:val="26"/>
        </w:rPr>
        <w:t xml:space="preserve">ngày làm việc kể từ ngày nhận đủ hồ sơ hợp lệ. Việc Bên A không có ý kiến trong thời hạn nêu trên </w:t>
      </w:r>
      <w:del w:id="780" w:author="admin" w:date="2026-10-15T15:50:00Z">
        <w:r w:rsidRPr="00DF0BA4" w:rsidDel="00393A86">
          <w:rPr>
            <w:rFonts w:ascii="Times New Roman" w:hAnsi="Times New Roman"/>
            <w:sz w:val="26"/>
            <w:szCs w:val="26"/>
          </w:rPr>
          <w:delText xml:space="preserve">không </w:delText>
        </w:r>
      </w:del>
      <w:ins w:id="90536" w:author="VNCN E&amp;C - Đề xuất đàm phán" w:date="2026-10-16T13:00:00Z">
        <w:r>
          <w:rPr>
            <w:rFonts w:ascii="Times New Roman" w:hAnsi="Times New Roman"/>
            <w:sz w:val="26"/>
            <w:szCs w:val="26"/>
          </w:rPr>
          <w:t xml:space="preserve">không </w:t>
        </w:r>
      </w:ins>
      <w:r>
        <w:rPr>
          <w:rFonts w:ascii="Times New Roman" w:hAnsi="Times New Roman"/>
          <w:sz w:val="26"/>
          <w:szCs w:val="26"/>
        </w:rPr>
        <w:t xml:space="preserve">được coi là chấp thuận.</w:t>
      </w:r>
      <w:ins w:id="90538" w:author="admin" w:date="2026-10-15T15:50:00Z">
        <w:del w:id="90537" w:author="VNCN E&amp;C - Đề xuất đàm phán" w:date="2026-10-16T13:00:00Z">
          <w:r>
            <w:rPr>
              <w:rFonts w:ascii="Times New Roman" w:hAnsi="Times New Roman"/>
              <w:sz w:val="26"/>
              <w:szCs w:val="26"/>
              <w:lang w:val="en-US"/>
            </w:rPr>
            <w:delText xml:space="preserve"> </w:delText>
          </w:r>
        </w:del>
      </w:ins>
      <w:ins w:id="90539" w:author="admin" w:date="2026-10-15T15:50:00Z">
        <w:del w:id="782" w:author="Ngọc Ánh Trương" w:date="2026-10-16T09:40:00Z" w16du:dateUtc="2026-10-16T02:40:00Z">
          <w:r w:rsidR="009F1E9C" w:rsidDel="0094194E">
            <w:rPr>
              <w:rFonts w:ascii="Times New Roman" w:hAnsi="Times New Roman"/>
              <w:sz w:val="26"/>
              <w:szCs w:val="26"/>
              <w:lang w:val="en-US"/>
            </w:rPr>
            <w:delText>Bên B chỉ triển khai thi công các hạng mục ps sau khi được bên</w:delText>
          </w:r>
        </w:del>
      </w:ins>
      <w:ins w:id="90540" w:author="admin" w:date="2026-10-15T15:51:00Z">
        <w:del w:id="784" w:author="Ngọc Ánh Trương" w:date="2026-10-16T09:40:00Z" w16du:dateUtc="2026-10-16T02:40:00Z">
          <w:r w:rsidR="009F1E9C" w:rsidDel="0094194E">
            <w:rPr>
              <w:rFonts w:ascii="Times New Roman" w:hAnsi="Times New Roman"/>
              <w:sz w:val="26"/>
              <w:szCs w:val="26"/>
              <w:lang w:val="en-US"/>
            </w:rPr>
            <w:delText xml:space="preserve"> A phê duyệt và ký phụ lục hợp đồng</w:delText>
          </w:r>
        </w:del>
      </w:ins>
      <w:commentRangeEnd w:id="928"/>
      <w:r>
        <w:rPr>
          <w:rStyle w:val="CommentReference"/>
        </w:rPr>
        <w:commentReference w:id="928"/>
      </w:r>
    </w:p>
    <w:p w14:paraId="67862137" w14:textId="30906CD8" w:rsidR="00096978" w:rsidRPr="00DF0BA4" w:rsidRDefault="00F949E3" w:rsidP="00A64E91">
      <w:pPr>
        <w:spacing w:after="120" w:line="276" w:lineRule="auto"/>
        <w:jc w:val="both"/>
        <w:rPr>
          <w:rFonts w:ascii="Times New Roman" w:hAnsi="Times New Roman"/>
          <w:sz w:val="26"/>
          <w:szCs w:val="26"/>
        </w:rPr>
      </w:pPr>
      <w:r>
        <w:rPr>
          <w:rFonts w:ascii="Times New Roman" w:hAnsi="Times New Roman"/>
          <w:sz w:val="26"/>
          <w:szCs w:val="26"/>
        </w:rPr>
        <w:t xml:space="preserve">(iii) Bên B không được trì hoãn công việc (kể cả công việc phát sinh, thay đổi) đã được Bên A yêu cầu hoặc chấp thuận bằng văn bản</w:t>
      </w:r>
      <w:del w:id="785" w:author="admin" w:date="2026-10-15T15:51:00Z">
        <w:r w:rsidRPr="00DF0BA4" w:rsidDel="009F1E9C">
          <w:rPr>
            <w:rFonts w:ascii="Times New Roman" w:hAnsi="Times New Roman"/>
            <w:sz w:val="26"/>
            <w:szCs w:val="26"/>
          </w:rPr>
          <w:delText xml:space="preserve"> trong thời gian chờ ý kiến của Chủ đầu tư và/hoặc Bên A. Trường hợp khẩn cấp để bảo đảm an toàn công trình, con người, tài sản, Bên B phải thực hiện ngay; các bên xác nhận bằng văn bản khối lượng, đơn giá hoặc nguyên tắc xác định đơn giá trong vòng 24 giờ kể từ khi phát sinh.</w:delText>
        </w:r>
      </w:del>
      <w:ins w:id="90541" w:author="VNCN E&amp;C - Đề xuất đàm phán" w:date="2026-10-16T13:00:00Z">
        <w:r>
          <w:rPr>
            <w:rFonts w:ascii="Times New Roman" w:hAnsi="Times New Roman"/>
            <w:sz w:val="26"/>
            <w:szCs w:val="26"/>
          </w:rPr>
          <w:t xml:space="preserve"> trong thời gian chờ ý kiến của Chủ đầu tư và/hoặc Bên A. Trường hợp khẩn cấp để bảo đảm an toàn công trình, con người, tài sản, Bên B phải thực hiện ngay; các bên xác nhận bằng văn bản khối lượng, đơn giá hoặc nguyên tắc xác định đơn giá trong vòng 24 giờ kể từ khi phát sinh.</w:t>
        </w:r>
      </w:ins>
    </w:p>
    <w:p w14:paraId="1FB52562"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13.2. Thanh toán công việc phát sinh, thay đổi</w:t>
      </w:r>
    </w:p>
    <w:p w14:paraId="0367D162" w14:textId="56951D3D" w:rsidR="00096978" w:rsidRPr="00DF0BA4" w:rsidRDefault="00096978" w:rsidP="00A64E91">
      <w:pPr>
        <w:pStyle w:val="ListParagraph"/>
        <w:numPr>
          <w:ilvl w:val="0"/>
          <w:numId w:val="12"/>
        </w:numPr>
        <w:tabs>
          <w:tab w:val="left" w:pos="284"/>
        </w:tabs>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quy định tại Điều 13.1, Bên A không có nghĩa vụ thanh toán công việc phát sinh, thay đổi không được người đại diện có thẩm quyền của Bên A chấp thuận bằng văn bản.</w:t>
      </w:r>
    </w:p>
    <w:p w14:paraId="40D85998" w14:textId="419BD0BD" w:rsidR="00AB43FE" w:rsidRPr="00DF0BA4" w:rsidRDefault="00096978" w:rsidP="00A64E91">
      <w:pPr>
        <w:pStyle w:val="ListParagraph"/>
        <w:numPr>
          <w:ilvl w:val="0"/>
          <w:numId w:val="12"/>
        </w:numPr>
        <w:tabs>
          <w:tab w:val="left" w:pos="284"/>
        </w:tabs>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lastRenderedPageBreak/>
        <w:t xml:space="preserve">Bên A thanh toán công việc phát sinh, thay đổi trong vòng 14 ngày làm việc kể từ ngày nhận </w:t>
      </w:r>
      <w:r w:rsidRPr="00DF0BA4">
        <w:rPr>
          <w:rFonts w:ascii="Times New Roman" w:hAnsi="Times New Roman"/>
          <w:sz w:val="26"/>
          <w:szCs w:val="26"/>
          <w:lang w:val="en-US"/>
        </w:rPr>
        <w:t xml:space="preserve">đủ </w:t>
      </w:r>
      <w:r w:rsidRPr="00DF0BA4">
        <w:rPr>
          <w:rFonts w:ascii="Times New Roman" w:hAnsi="Times New Roman"/>
          <w:sz w:val="26"/>
          <w:szCs w:val="26"/>
        </w:rPr>
        <w:t>hồ sơ thanh toán hợp lệ của Bên B.</w:t>
      </w:r>
    </w:p>
    <w:p w14:paraId="46F1F083" w14:textId="04FCB7A0" w:rsidR="00AB43FE" w:rsidRPr="00DF0BA4" w:rsidRDefault="00AB43FE" w:rsidP="00A64E91">
      <w:pPr>
        <w:pStyle w:val="ListParagraph"/>
        <w:tabs>
          <w:tab w:val="left" w:pos="284"/>
        </w:tabs>
        <w:spacing w:after="120"/>
        <w:ind w:left="0"/>
        <w:contextualSpacing w:val="0"/>
        <w:jc w:val="both"/>
        <w:rPr>
          <w:rFonts w:ascii="Times New Roman" w:hAnsi="Times New Roman"/>
          <w:b/>
          <w:sz w:val="26"/>
          <w:szCs w:val="26"/>
          <w:lang w:val="en-US"/>
        </w:rPr>
      </w:pPr>
      <w:r w:rsidRPr="00DF0BA4">
        <w:rPr>
          <w:rFonts w:ascii="Times New Roman" w:hAnsi="Times New Roman"/>
          <w:b/>
          <w:sz w:val="26"/>
          <w:szCs w:val="26"/>
          <w:lang w:val="en-US"/>
        </w:rPr>
        <w:t>13.3. Các thay đổi không được coi là phát sinh</w:t>
      </w:r>
    </w:p>
    <w:p w14:paraId="4AA4B8B1" w14:textId="47A1DB2B" w:rsidR="00AB43FE" w:rsidRPr="00DF0BA4" w:rsidRDefault="00AB43FE" w:rsidP="00A64E91">
      <w:pPr>
        <w:pStyle w:val="ListParagraph"/>
        <w:tabs>
          <w:tab w:val="left" w:pos="284"/>
        </w:tabs>
        <w:spacing w:after="120"/>
        <w:ind w:left="0"/>
        <w:contextualSpacing w:val="0"/>
        <w:jc w:val="both"/>
        <w:rPr>
          <w:rFonts w:ascii="Times New Roman" w:hAnsi="Times New Roman"/>
          <w:sz w:val="26"/>
          <w:szCs w:val="26"/>
          <w:lang w:val="en-US"/>
        </w:rPr>
      </w:pPr>
      <w:r w:rsidRPr="00DF0BA4">
        <w:rPr>
          <w:rFonts w:ascii="Times New Roman" w:hAnsi="Times New Roman"/>
          <w:sz w:val="26"/>
          <w:szCs w:val="26"/>
          <w:lang w:val="en-US"/>
        </w:rPr>
        <w:t>Bên B được coi là đã nhận đủ hồ sơ, tài liệu, yêu cầu, tính chất của Dự án và hiểu rằng thiết kế, biện pháp kèm theo Hợp đồng là thiết kế, biện pháp tại thời điểm ký Hợp đồng. Thay đổi thiết kế, biện pháp theo yêu cầu của Chủ đầu tư, Tư vấn giám sát hoặc Bên A không làm thay đổi bản chất công việc của Hợp đồng không được coi là phát sinh.</w:t>
      </w:r>
    </w:p>
    <w:p w14:paraId="2C4E35BE" w14:textId="38B90EAC" w:rsidR="00AB43FE" w:rsidRPr="00DF0BA4" w:rsidRDefault="00AB43FE" w:rsidP="00A64E91">
      <w:pPr>
        <w:pStyle w:val="ListParagraph"/>
        <w:tabs>
          <w:tab w:val="left" w:pos="284"/>
        </w:tabs>
        <w:spacing w:after="120"/>
        <w:ind w:left="0"/>
        <w:contextualSpacing w:val="0"/>
        <w:jc w:val="both"/>
        <w:rPr>
          <w:rFonts w:ascii="Times New Roman" w:hAnsi="Times New Roman"/>
          <w:sz w:val="26"/>
          <w:szCs w:val="26"/>
          <w:lang w:val="en-US"/>
        </w:rPr>
      </w:pPr>
      <w:r w:rsidRPr="00DF0BA4">
        <w:rPr>
          <w:rFonts w:ascii="Times New Roman" w:hAnsi="Times New Roman"/>
          <w:sz w:val="26"/>
          <w:szCs w:val="26"/>
          <w:lang w:val="en-US"/>
        </w:rPr>
        <w:t>Các thay đổi không được coi là phát sinh gồm nhưng không giới hạn: thay đổi biện pháp chống đỡ hố đào, thay đổi trình tự thi công do phối hợp với Nhà thầu thi công công tác đất, thay đổi biện pháp thi công chống thấm, thay đổi phương pháp quản lý chất lượng, vệ sinh, an toàn, thay đổi tiêu chuẩn kỹ thuật vật liệu.</w:t>
      </w:r>
    </w:p>
    <w:p w14:paraId="4F7092E3" w14:textId="037FE83D"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14. VẬT TƯ, VẬT LIỆU DO BÊN B CUNG CẤP</w:t>
      </w:r>
    </w:p>
    <w:p w14:paraId="2CBFF8A4" w14:textId="316631ED" w:rsidR="001E0506" w:rsidRPr="00DF0BA4" w:rsidRDefault="001E0506" w:rsidP="00A64E91">
      <w:pPr>
        <w:spacing w:after="120" w:line="276" w:lineRule="auto"/>
        <w:jc w:val="both"/>
        <w:rPr>
          <w:rFonts w:ascii="Times New Roman" w:hAnsi="Times New Roman"/>
          <w:bCs/>
          <w:sz w:val="26"/>
          <w:szCs w:val="26"/>
          <w:highlight w:val="yellow"/>
        </w:rPr>
      </w:pPr>
      <w:r w:rsidRPr="00DF0BA4">
        <w:rPr>
          <w:rFonts w:ascii="Times New Roman" w:hAnsi="Times New Roman"/>
          <w:b/>
          <w:sz w:val="26"/>
          <w:szCs w:val="26"/>
        </w:rPr>
        <w:t>14.1.</w:t>
      </w:r>
      <w:r w:rsidRPr="00DF0BA4">
        <w:rPr>
          <w:rFonts w:ascii="Times New Roman" w:hAnsi="Times New Roman"/>
          <w:bCs/>
          <w:sz w:val="26"/>
          <w:szCs w:val="26"/>
        </w:rPr>
        <w:t xml:space="preserve"> Bên B cung cấp toàn bộ vật liệu chính (bê tông thương phẩm, cốt thép, vật liệu chống thấm, …) và vật liệu phụ cho công việc của Hợp đồng; Bên A không cấp vật tư cho Bên B. Chủng loại, thương hiệu vật tư theo Biểu 01 và Biểu 07; vật tư phải được Bên A, Tư vấn giám sát phê duyệt mẫu trước khi đưa vào Công trường.</w:t>
      </w:r>
    </w:p>
    <w:p w14:paraId="5BB26DD0" w14:textId="09354227" w:rsidR="00096978" w:rsidRPr="00DF0BA4" w:rsidRDefault="00096978" w:rsidP="00A64E91">
      <w:pPr>
        <w:spacing w:after="120" w:line="276" w:lineRule="auto"/>
        <w:jc w:val="both"/>
        <w:rPr>
          <w:rFonts w:ascii="Times New Roman" w:hAnsi="Times New Roman"/>
          <w:bCs/>
          <w:sz w:val="26"/>
          <w:szCs w:val="26"/>
          <w:highlight w:val="yellow"/>
          <w:lang w:val="vi-VN"/>
        </w:rPr>
      </w:pPr>
      <w:r w:rsidRPr="00DF0BA4">
        <w:rPr>
          <w:rFonts w:ascii="Times New Roman" w:hAnsi="Times New Roman"/>
          <w:b/>
          <w:sz w:val="26"/>
          <w:szCs w:val="26"/>
          <w:lang w:val="vi-VN"/>
        </w:rPr>
        <w:t>14.2.</w:t>
      </w:r>
      <w:r w:rsidRPr="00DF0BA4">
        <w:rPr>
          <w:rFonts w:ascii="Times New Roman" w:hAnsi="Times New Roman"/>
          <w:bCs/>
          <w:sz w:val="26"/>
          <w:szCs w:val="26"/>
          <w:lang w:val="vi-VN"/>
        </w:rPr>
        <w:t xml:space="preserve">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p>
    <w:p w14:paraId="672BB447" w14:textId="7D0051BF" w:rsidR="00096978" w:rsidRPr="00DF0BA4" w:rsidRDefault="00096978" w:rsidP="00A64E91">
      <w:pPr>
        <w:spacing w:after="120" w:line="276" w:lineRule="auto"/>
        <w:jc w:val="both"/>
        <w:rPr>
          <w:rFonts w:ascii="Times New Roman" w:hAnsi="Times New Roman"/>
          <w:bCs/>
          <w:strike/>
          <w:sz w:val="26"/>
          <w:szCs w:val="26"/>
          <w:highlight w:val="yellow"/>
          <w:lang w:val="vi-VN"/>
        </w:rPr>
      </w:pPr>
      <w:r w:rsidRPr="00DF0BA4">
        <w:rPr>
          <w:rFonts w:ascii="Times New Roman" w:hAnsi="Times New Roman"/>
          <w:b/>
          <w:sz w:val="26"/>
          <w:szCs w:val="26"/>
          <w:lang w:val="vi-VN"/>
        </w:rPr>
        <w:t>14.3.</w:t>
      </w:r>
      <w:r w:rsidRPr="00DF0BA4">
        <w:rPr>
          <w:rFonts w:ascii="Times New Roman" w:hAnsi="Times New Roman"/>
          <w:bCs/>
          <w:sz w:val="26"/>
          <w:szCs w:val="26"/>
          <w:lang w:val="vi-VN"/>
        </w:rPr>
        <w:t xml:space="preserve">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p>
    <w:p w14:paraId="12B00154" w14:textId="76B510ED" w:rsidR="00096978" w:rsidRPr="00DF0BA4" w:rsidRDefault="00096978" w:rsidP="00A64E91">
      <w:pPr>
        <w:spacing w:after="120" w:line="276" w:lineRule="auto"/>
        <w:jc w:val="both"/>
        <w:rPr>
          <w:rFonts w:ascii="Times New Roman" w:hAnsi="Times New Roman"/>
          <w:bCs/>
          <w:sz w:val="26"/>
          <w:szCs w:val="26"/>
          <w:highlight w:val="yellow"/>
          <w:lang w:val="vi-VN"/>
        </w:rPr>
      </w:pPr>
      <w:r w:rsidRPr="00DF0BA4">
        <w:rPr>
          <w:rFonts w:ascii="Times New Roman" w:hAnsi="Times New Roman"/>
          <w:b/>
          <w:sz w:val="26"/>
          <w:szCs w:val="26"/>
          <w:lang w:val="vi-VN"/>
        </w:rPr>
        <w:t>14.4.</w:t>
      </w:r>
      <w:r w:rsidRPr="00DF0BA4">
        <w:rPr>
          <w:rFonts w:ascii="Times New Roman" w:hAnsi="Times New Roman"/>
          <w:bCs/>
          <w:sz w:val="26"/>
          <w:szCs w:val="26"/>
          <w:lang w:val="vi-VN"/>
        </w:rPr>
        <w:t xml:space="preserve"> Bên B tự tổ chức tiếp nhận, bảo quản vật tư tại Công trường bằng chi phí của mình và chịu mọi rủi ro mất mát, hư hỏng vật tư cho đến khi bàn giao Hạng mục công trình.</w:t>
      </w:r>
    </w:p>
    <w:p w14:paraId="72E5682A"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 xml:space="preserve">Điều 15. SỬA ĐỔI, ĐIỀU CHỈNH HỢP ĐỒNG </w:t>
      </w:r>
    </w:p>
    <w:p w14:paraId="65DA0FC9" w14:textId="77777777" w:rsidR="00096978" w:rsidRPr="00DF0BA4" w:rsidRDefault="00096978" w:rsidP="00A64E91">
      <w:pPr>
        <w:widowControl w:val="0"/>
        <w:spacing w:after="120" w:line="276" w:lineRule="auto"/>
        <w:jc w:val="both"/>
        <w:rPr>
          <w:rFonts w:ascii="Times New Roman" w:hAnsi="Times New Roman"/>
          <w:b/>
          <w:sz w:val="26"/>
          <w:szCs w:val="26"/>
          <w:lang w:val="vi-VN"/>
        </w:rPr>
      </w:pPr>
      <w:r w:rsidRPr="00DF0BA4">
        <w:rPr>
          <w:rFonts w:ascii="Times New Roman" w:hAnsi="Times New Roman"/>
          <w:b/>
          <w:sz w:val="26"/>
          <w:szCs w:val="26"/>
          <w:lang w:val="vi-VN"/>
        </w:rPr>
        <w:t xml:space="preserve">15.1. Điều chỉnh, sửa đổi tiến độ thực hiện </w:t>
      </w:r>
    </w:p>
    <w:p w14:paraId="799C8E06" w14:textId="77777777" w:rsidR="00096978" w:rsidRPr="00DF0BA4" w:rsidRDefault="00096978" w:rsidP="00A64E91">
      <w:pPr>
        <w:tabs>
          <w:tab w:val="left" w:pos="709"/>
        </w:tabs>
        <w:spacing w:after="120" w:line="276" w:lineRule="auto"/>
        <w:jc w:val="both"/>
        <w:rPr>
          <w:rFonts w:ascii="Times New Roman" w:hAnsi="Times New Roman"/>
          <w:noProof w:val="0"/>
          <w:sz w:val="26"/>
          <w:szCs w:val="26"/>
          <w:lang w:val="vi-VN"/>
        </w:rPr>
      </w:pPr>
      <w:r w:rsidRPr="00DF0BA4">
        <w:rPr>
          <w:rFonts w:ascii="Times New Roman" w:hAnsi="Times New Roman"/>
          <w:noProof w:val="0"/>
          <w:sz w:val="26"/>
          <w:szCs w:val="26"/>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14:paraId="06016DA0" w14:textId="1727D3CA" w:rsidR="00096978" w:rsidRPr="00DF0BA4" w:rsidRDefault="00096978" w:rsidP="00A64E91">
      <w:pPr>
        <w:tabs>
          <w:tab w:val="left" w:pos="709"/>
        </w:tabs>
        <w:spacing w:after="120" w:line="276" w:lineRule="auto"/>
        <w:jc w:val="both"/>
        <w:rPr>
          <w:rFonts w:ascii="Times New Roman" w:hAnsi="Times New Roman"/>
          <w:strike/>
          <w:noProof w:val="0"/>
          <w:sz w:val="26"/>
          <w:szCs w:val="26"/>
          <w:lang w:val="vi-VN"/>
        </w:rPr>
      </w:pPr>
      <w:r>
        <w:rPr>
          <w:rFonts w:ascii="Times New Roman" w:hAnsi="Times New Roman"/>
          <w:noProof w:val="0"/>
          <w:sz w:val="26"/>
          <w:szCs w:val="26"/>
          <w:lang w:val="vi-VN"/>
        </w:rPr>
        <w:t xml:space="preserve">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w:t>
      </w:r>
      <w:ins w:id="90542" w:author="VNCN E&amp;C - Đề xuất đàm phán" w:date="2026-10-16T13:00:00Z">
        <w:r>
          <w:rPr>
            <w:rFonts w:ascii="Times New Roman" w:hAnsi="Times New Roman"/>
            <w:noProof w:val="0"/>
            <w:sz w:val="26"/>
            <w:szCs w:val="26"/>
            <w:lang w:val="vi-VN"/>
          </w:rPr>
          <w:t xml:space="preserve"> Bên B chỉ được gia hạn thời gian hoàn thành trong các trường hợp quy định tại Điều 7.2 điểm i và trong phạm vi Bên A được Chủ đầu tư chấp thuận gia hạn theo Hợp đồng thầu chính.</w:t>
        </w:r>
      </w:ins>
      <w:del w:id="90543" w:author="VNCN E&amp;C - Đề xuất đàm phán" w:date="2026-10-16T13:00:00Z">
        <w:r>
          <w:rPr>
            <w:rFonts w:ascii="Times New Roman" w:hAnsi="Times New Roman"/>
            <w:noProof w:val="0"/>
            <w:sz w:val="26"/>
            <w:szCs w:val="26"/>
            <w:lang w:val="vi-VN"/>
          </w:rPr>
          <w:delText xml:space="preserve">.</w:delText>
        </w:r>
      </w:del>
    </w:p>
    <w:p w14:paraId="7FD746E6" w14:textId="77777777" w:rsidR="00096978" w:rsidRPr="00DF0BA4" w:rsidRDefault="00096978" w:rsidP="00A64E91">
      <w:pPr>
        <w:widowControl w:val="0"/>
        <w:spacing w:after="120" w:line="276" w:lineRule="auto"/>
        <w:jc w:val="both"/>
        <w:rPr>
          <w:rFonts w:ascii="Times New Roman" w:hAnsi="Times New Roman"/>
          <w:b/>
          <w:sz w:val="26"/>
          <w:szCs w:val="26"/>
          <w:lang w:val="vi-VN"/>
        </w:rPr>
      </w:pPr>
      <w:r w:rsidRPr="00DF0BA4">
        <w:rPr>
          <w:rFonts w:ascii="Times New Roman" w:hAnsi="Times New Roman"/>
          <w:b/>
          <w:sz w:val="26"/>
          <w:szCs w:val="26"/>
          <w:lang w:val="vi-VN"/>
        </w:rPr>
        <w:t>15.2. Điều chỉnh khối lượng Hợp đồng:</w:t>
      </w:r>
    </w:p>
    <w:p w14:paraId="00C7D31B" w14:textId="64DE861D" w:rsidR="00096978" w:rsidRPr="00DF0BA4" w:rsidRDefault="00096978" w:rsidP="00A64E91">
      <w:pPr>
        <w:widowControl w:val="0"/>
        <w:tabs>
          <w:tab w:val="left" w:pos="884"/>
        </w:tabs>
        <w:spacing w:after="120" w:line="276" w:lineRule="auto"/>
        <w:jc w:val="both"/>
        <w:rPr>
          <w:rFonts w:ascii="Times New Roman" w:hAnsi="Times New Roman"/>
          <w:strike/>
          <w:noProof w:val="0"/>
          <w:sz w:val="26"/>
          <w:szCs w:val="26"/>
          <w:lang w:val="vi-VN"/>
        </w:rPr>
      </w:pPr>
      <w:r w:rsidRPr="00DF0BA4">
        <w:rPr>
          <w:rFonts w:ascii="Times New Roman" w:hAnsi="Times New Roman"/>
          <w:noProof w:val="0"/>
          <w:sz w:val="26"/>
          <w:szCs w:val="26"/>
          <w:lang w:val="vi-VN"/>
        </w:rPr>
        <w:t xml:space="preserve">Bên A thanh toán cho Bên B theo khối lượng thực tế hoàn thành </w:t>
      </w:r>
      <w:r w:rsidRPr="00DF0BA4">
        <w:rPr>
          <w:rFonts w:ascii="Times New Roman" w:hAnsi="Times New Roman"/>
          <w:sz w:val="26"/>
          <w:szCs w:val="26"/>
          <w:lang w:val="vi-VN"/>
        </w:rPr>
        <w:t>(</w:t>
      </w:r>
      <w:r w:rsidRPr="00DF0BA4">
        <w:rPr>
          <w:rFonts w:ascii="Times New Roman" w:hAnsi="Times New Roman"/>
          <w:noProof w:val="0"/>
          <w:sz w:val="26"/>
          <w:szCs w:val="26"/>
          <w:lang w:val="vi-VN"/>
        </w:rPr>
        <w:t xml:space="preserve">tăng hoặc giảm so với khối lượng tạm tính) đúng Hồ sơ thiết kế, Chỉ dẫn kỹ thuật, được Tư vấn giám sát nghiệm </w:t>
      </w:r>
      <w:r w:rsidRPr="00DF0BA4">
        <w:rPr>
          <w:rFonts w:ascii="Times New Roman" w:hAnsi="Times New Roman"/>
          <w:noProof w:val="0"/>
          <w:sz w:val="26"/>
          <w:szCs w:val="26"/>
          <w:lang w:val="vi-VN"/>
        </w:rPr>
        <w:lastRenderedPageBreak/>
        <w:t>thu cho Bên A và được Bên A xác nhận.</w:t>
      </w:r>
    </w:p>
    <w:p w14:paraId="0CFA5581" w14:textId="77777777" w:rsidR="00096978" w:rsidRPr="00DF0BA4" w:rsidRDefault="00096978" w:rsidP="00A64E91">
      <w:pPr>
        <w:widowControl w:val="0"/>
        <w:spacing w:after="120" w:line="276" w:lineRule="auto"/>
        <w:jc w:val="both"/>
        <w:rPr>
          <w:rFonts w:ascii="Times New Roman" w:hAnsi="Times New Roman"/>
          <w:b/>
          <w:sz w:val="26"/>
          <w:szCs w:val="26"/>
          <w:lang w:val="vi-VN"/>
        </w:rPr>
      </w:pPr>
      <w:r w:rsidRPr="00DF0BA4">
        <w:rPr>
          <w:rFonts w:ascii="Times New Roman" w:hAnsi="Times New Roman"/>
          <w:b/>
          <w:sz w:val="26"/>
          <w:szCs w:val="26"/>
          <w:lang w:val="vi-VN"/>
        </w:rPr>
        <w:t>15.3. Điều chỉnh, sửa đổi các điều khoản, nội dung khác của Hợp đồng:</w:t>
      </w:r>
    </w:p>
    <w:p w14:paraId="7AAEED29" w14:textId="3C7DD7AA" w:rsidR="00096978" w:rsidRPr="00DF0BA4" w:rsidRDefault="00096978" w:rsidP="00A64E91">
      <w:pPr>
        <w:widowControl w:val="0"/>
        <w:tabs>
          <w:tab w:val="left" w:pos="360"/>
        </w:tabs>
        <w:spacing w:after="120" w:line="276" w:lineRule="auto"/>
        <w:jc w:val="both"/>
        <w:rPr>
          <w:rFonts w:ascii="Times New Roman" w:hAnsi="Times New Roman"/>
          <w:b/>
          <w:sz w:val="26"/>
          <w:szCs w:val="26"/>
          <w:lang w:val="vi-VN"/>
        </w:rPr>
      </w:pPr>
      <w:r w:rsidRPr="00DF0BA4">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14:paraId="23CD252F"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16. BẤT KHẢ KHÁNG</w:t>
      </w:r>
    </w:p>
    <w:p w14:paraId="101851DF" w14:textId="5D3C8324"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b/>
          <w:noProof w:val="0"/>
          <w:sz w:val="26"/>
          <w:szCs w:val="26"/>
          <w:lang w:val="vi-VN"/>
        </w:rPr>
        <w:t>16.1.</w:t>
      </w:r>
      <w:r w:rsidRPr="00DF0BA4">
        <w:rPr>
          <w:rFonts w:ascii="Times New Roman" w:hAnsi="Times New Roman"/>
          <w:noProof w:val="0"/>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14:paraId="10098AAB" w14:textId="08D6F61C"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b/>
          <w:noProof w:val="0"/>
          <w:sz w:val="26"/>
          <w:szCs w:val="26"/>
          <w:lang w:val="vi-VN"/>
        </w:rPr>
        <w:t>16.2.</w:t>
      </w:r>
      <w:r w:rsidRPr="00DF0BA4">
        <w:rPr>
          <w:rFonts w:ascii="Times New Roman" w:hAnsi="Times New Roman"/>
          <w:noProof w:val="0"/>
          <w:sz w:val="26"/>
          <w:szCs w:val="26"/>
          <w:lang w:val="vi-VN"/>
        </w:rPr>
        <w:t xml:space="preserve"> Sự kiện bất khả kháng không phải là căn cứ để bên kia chấm dứt Hợp đồng. Bên bị ảnh hưởng có nghĩa vụ:</w:t>
      </w:r>
    </w:p>
    <w:p w14:paraId="59196D81" w14:textId="77777777"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noProof w:val="0"/>
          <w:sz w:val="26"/>
          <w:szCs w:val="26"/>
          <w:lang w:val="vi-VN"/>
        </w:rPr>
        <w:t>a) Tiến hành các biện pháp ngăn ngừa hợp lý và các biện pháp cần thiết để hạn chế tối đa ảnh hưởng do sự kiện bất khả kháng gây ra.</w:t>
      </w:r>
    </w:p>
    <w:p w14:paraId="3F8ACE39" w14:textId="532AE7DC"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noProof w:val="0"/>
          <w:sz w:val="26"/>
          <w:szCs w:val="26"/>
          <w:lang w:val="vi-VN"/>
        </w:rPr>
        <w:t>b) Thông báo bằng văn bản cho bên kia trong vòng 03 ngày kể từ ngày xảy ra sự kiện bất khả kháng, kèm tài liệu chứng minh.</w:t>
      </w:r>
    </w:p>
    <w:p w14:paraId="4B162AD0" w14:textId="77777777"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b/>
          <w:noProof w:val="0"/>
          <w:sz w:val="26"/>
          <w:szCs w:val="26"/>
          <w:lang w:val="vi-VN"/>
        </w:rPr>
        <w:t>16.3.</w:t>
      </w:r>
      <w:r w:rsidRPr="00DF0BA4">
        <w:rPr>
          <w:rFonts w:ascii="Times New Roman" w:hAnsi="Times New Roman"/>
          <w:noProof w:val="0"/>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2C7539B1" w14:textId="1A9FB51A"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b/>
          <w:noProof w:val="0"/>
          <w:sz w:val="26"/>
          <w:szCs w:val="26"/>
          <w:lang w:val="vi-VN"/>
        </w:rPr>
        <w:t>16.4.</w:t>
      </w:r>
      <w:r w:rsidRPr="00DF0BA4">
        <w:rPr>
          <w:rFonts w:ascii="Times New Roman" w:hAnsi="Times New Roman"/>
          <w:noProof w:val="0"/>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14:paraId="283303C2" w14:textId="77777777" w:rsidR="00CD1550" w:rsidRPr="00DF0BA4" w:rsidRDefault="00981654"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b/>
          <w:noProof w:val="0"/>
          <w:sz w:val="26"/>
          <w:szCs w:val="26"/>
          <w:lang w:val="vi-VN"/>
        </w:rPr>
        <w:t>16.5.</w:t>
      </w:r>
      <w:r w:rsidRPr="00DF0BA4">
        <w:rPr>
          <w:rFonts w:ascii="Times New Roman" w:hAnsi="Times New Roman"/>
          <w:noProof w:val="0"/>
          <w:sz w:val="26"/>
          <w:szCs w:val="26"/>
          <w:lang w:val="vi-VN"/>
        </w:rPr>
        <w:t xml:space="preserve"> Khi xảy ra sự kiện bất khả kháng, Bên B chỉ được gia hạn thời gian tương ứng với thời gian bị ảnh hưởng trực tiếp và không vượt quá thời gian Bên A được Chủ đầu tư gia hạn; Bên B tự chịu các chi phí, thiệt hại của mình do sự kiện bất khả kháng gây ra.</w:t>
      </w:r>
    </w:p>
    <w:p w14:paraId="4823F5C1"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17. TẠM DỪNG VÀ CHẤM DỨT HỢP ĐỒNG</w:t>
      </w:r>
    </w:p>
    <w:p w14:paraId="2697C382"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lang w:val="vi-VN"/>
        </w:rPr>
      </w:pPr>
      <w:r w:rsidRPr="00DF0BA4">
        <w:rPr>
          <w:rFonts w:ascii="Times New Roman" w:hAnsi="Times New Roman"/>
          <w:b/>
          <w:sz w:val="26"/>
          <w:szCs w:val="26"/>
          <w:lang w:val="vi-VN"/>
        </w:rPr>
        <w:t>17.1. Tạm dừng hợp đồng:</w:t>
      </w:r>
    </w:p>
    <w:p w14:paraId="27341643" w14:textId="77777777" w:rsidR="00096978" w:rsidRPr="00DF0BA4" w:rsidRDefault="00096978" w:rsidP="00A64E91">
      <w:pPr>
        <w:tabs>
          <w:tab w:val="left" w:pos="709"/>
        </w:tabs>
        <w:spacing w:after="120" w:line="276" w:lineRule="auto"/>
        <w:jc w:val="both"/>
        <w:rPr>
          <w:rFonts w:ascii="Times New Roman" w:hAnsi="Times New Roman"/>
          <w:bCs/>
          <w:sz w:val="26"/>
          <w:szCs w:val="26"/>
          <w:lang w:val="vi-VN"/>
        </w:rPr>
      </w:pPr>
      <w:r w:rsidRPr="00DF0BA4">
        <w:rPr>
          <w:rFonts w:ascii="Times New Roman" w:hAnsi="Times New Roman"/>
          <w:bCs/>
          <w:sz w:val="26"/>
          <w:szCs w:val="26"/>
          <w:lang w:val="vi-VN"/>
        </w:rPr>
        <w:t>a) Các trường hợp tạm dừng hợp đồng:</w:t>
      </w:r>
    </w:p>
    <w:p w14:paraId="1446DF7C" w14:textId="0129C13D" w:rsidR="00096978" w:rsidRPr="00DF0BA4" w:rsidRDefault="00096978" w:rsidP="00A64E91">
      <w:pPr>
        <w:widowControl w:val="0"/>
        <w:tabs>
          <w:tab w:val="left" w:pos="1134"/>
        </w:tabs>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14:paraId="7DF85509" w14:textId="7D5ACC35" w:rsidR="00096978" w:rsidRDefault="00096978" w:rsidP="00A64E91">
      <w:pPr>
        <w:widowControl w:val="0"/>
        <w:tabs>
          <w:tab w:val="left" w:pos="1134"/>
        </w:tabs>
        <w:spacing w:after="120" w:line="276" w:lineRule="auto"/>
        <w:jc w:val="both"/>
        <w:rPr>
          <w:ins w:id="786" w:author="Ban Kinh tế &amp; Quản lý Hợp đồng" w:date="2026-10-15T10:39:00Z"/>
          <w:rFonts w:ascii="Times New Roman" w:hAnsi="Times New Roman"/>
          <w:sz w:val="26"/>
          <w:szCs w:val="26"/>
          <w:lang w:val="vi-VN"/>
        </w:rPr>
      </w:pPr>
      <w:r>
        <w:rPr>
          <w:rFonts w:ascii="Times New Roman" w:hAnsi="Times New Roman"/>
          <w:sz w:val="26"/>
          <w:szCs w:val="26"/>
          <w:lang w:val="vi-VN"/>
        </w:rPr>
        <w:t xml:space="preserve">(ii)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xem xét gia hạn thời gian tương ứng; chi phí phát sinh (nếu có)</w:t>
      </w:r>
      <w:del w:id="787" w:author="Ngọc Ánh Trương" w:date="2026-10-16T09:45:00Z" w16du:dateUtc="2026-10-16T02:45:00Z">
        <w:r w:rsidRPr="00DF0BA4" w:rsidDel="00113F89">
          <w:rPr>
            <w:rFonts w:ascii="Times New Roman" w:hAnsi="Times New Roman"/>
            <w:sz w:val="26"/>
            <w:szCs w:val="26"/>
            <w:lang w:val="vi-VN"/>
          </w:rPr>
          <w:delText xml:space="preserve"> chỉ</w:delText>
        </w:r>
      </w:del>
      <w:del w:id="788" w:author="admin" w:date="2026-10-15T16:00:00Z">
        <w:r w:rsidRPr="00DF0BA4" w:rsidDel="001909B3">
          <w:rPr>
            <w:rFonts w:ascii="Times New Roman" w:hAnsi="Times New Roman"/>
            <w:sz w:val="26"/>
            <w:szCs w:val="26"/>
            <w:lang w:val="vi-VN"/>
          </w:rPr>
          <w:delText xml:space="preserve"> </w:delText>
        </w:r>
      </w:del>
      <w:ins w:id="90544" w:author="VNCN E&amp;C - Đề xuất đàm phán" w:date="2026-10-16T13:00:00Z">
        <w:r>
          <w:rPr>
            <w:rFonts w:ascii="Times New Roman" w:hAnsi="Times New Roman"/>
            <w:sz w:val="26"/>
            <w:szCs w:val="26"/>
            <w:lang w:val="vi-VN"/>
          </w:rPr>
          <w:t xml:space="preserve"> chỉ </w:t>
        </w:r>
      </w:ins>
      <w:r>
        <w:rPr>
          <w:rFonts w:ascii="Times New Roman" w:hAnsi="Times New Roman"/>
          <w:sz w:val="26"/>
          <w:szCs w:val="26"/>
          <w:lang w:val="vi-VN"/>
        </w:rPr>
        <w:t xml:space="preserve">được</w:t>
      </w:r>
      <w:ins w:id="90545" w:author="VNCN E&amp;C - Đề xuất đàm phán" w:date="2026-10-16T13:00:00Z">
        <w:r>
          <w:rPr>
            <w:rFonts w:ascii="Times New Roman" w:hAnsi="Times New Roman"/>
            <w:sz w:val="26"/>
            <w:szCs w:val="26"/>
            <w:lang w:val="vi-VN"/>
          </w:rPr>
          <w:t xml:space="preserve"> xem xét trong phạm vi</w:t>
        </w:r>
      </w:ins>
      <w:r>
        <w:rPr>
          <w:rFonts w:ascii="Times New Roman" w:hAnsi="Times New Roman"/>
          <w:sz w:val="26"/>
          <w:szCs w:val="26"/>
          <w:lang w:val="vi-VN"/>
        </w:rPr>
        <w:t xml:space="preserve"> </w:t>
      </w:r>
      <w:del w:id="789" w:author="Ngọc Ánh Trương" w:date="2026-10-16T09:45:00Z" w16du:dateUtc="2026-10-16T02:45:00Z">
        <w:r w:rsidRPr="00DF0BA4" w:rsidDel="00113F89">
          <w:rPr>
            <w:rFonts w:ascii="Times New Roman" w:hAnsi="Times New Roman"/>
            <w:sz w:val="26"/>
            <w:szCs w:val="26"/>
            <w:lang w:val="vi-VN"/>
          </w:rPr>
          <w:lastRenderedPageBreak/>
          <w:delText xml:space="preserve">xem xét trong phạm vi </w:delText>
        </w:r>
      </w:del>
      <w:r>
        <w:rPr>
          <w:rFonts w:ascii="Times New Roman" w:hAnsi="Times New Roman"/>
          <w:sz w:val="26"/>
          <w:szCs w:val="26"/>
          <w:lang w:val="vi-VN"/>
        </w:rPr>
        <w:t xml:space="preserve">Bên A</w:t>
      </w:r>
      <w:ins w:id="90546" w:author="VNCN E&amp;C - Đề xuất đàm phán" w:date="2026-10-16T13:00:00Z">
        <w:r>
          <w:rPr>
            <w:rFonts w:ascii="Times New Roman" w:hAnsi="Times New Roman"/>
            <w:sz w:val="26"/>
            <w:szCs w:val="26"/>
            <w:lang w:val="vi-VN"/>
          </w:rPr>
          <w:t xml:space="preserve"> được Chủ đầu tư</w:t>
        </w:r>
      </w:ins>
      <w:r>
        <w:rPr>
          <w:rFonts w:ascii="Times New Roman" w:hAnsi="Times New Roman"/>
          <w:sz w:val="26"/>
          <w:szCs w:val="26"/>
          <w:lang w:val="vi-VN"/>
        </w:rPr>
        <w:t xml:space="preserve"> </w:t>
      </w:r>
      <w:del w:id="790" w:author="Ngọc Ánh Trương" w:date="2026-10-16T09:45:00Z" w16du:dateUtc="2026-10-16T02:45:00Z">
        <w:r w:rsidRPr="00DF0BA4" w:rsidDel="00113F89">
          <w:rPr>
            <w:rFonts w:ascii="Times New Roman" w:hAnsi="Times New Roman"/>
            <w:sz w:val="26"/>
            <w:szCs w:val="26"/>
            <w:lang w:val="vi-VN"/>
          </w:rPr>
          <w:delText xml:space="preserve">được Chủ đầu tư </w:delText>
        </w:r>
      </w:del>
      <w:r>
        <w:rPr>
          <w:rFonts w:ascii="Times New Roman" w:hAnsi="Times New Roman"/>
          <w:sz w:val="26"/>
          <w:szCs w:val="26"/>
          <w:lang w:val="vi-VN"/>
        </w:rPr>
        <w:t xml:space="preserve">chấp thuận bù đắp.</w:t>
      </w:r>
    </w:p>
    <w:p w14:paraId="293F139C" w14:textId="5DC93191" w:rsidR="00582A51" w:rsidRPr="00582A51" w:rsidRDefault="00B03977" w:rsidP="00A64E91">
      <w:pPr>
        <w:widowControl w:val="0"/>
        <w:tabs>
          <w:tab w:val="left" w:pos="1134"/>
        </w:tabs>
        <w:spacing w:after="120" w:line="276" w:lineRule="auto"/>
        <w:jc w:val="both"/>
        <w:rPr>
          <w:rFonts w:ascii="Times New Roman" w:hAnsi="Times New Roman"/>
          <w:sz w:val="26"/>
          <w:szCs w:val="26"/>
          <w:rPrChange w:id="791" w:author="Ban Kinh tế &amp; Quản lý Hợp đồng" w:date="2026-10-15T10:39:00Z">
            <w:rPr>
              <w:rFonts w:ascii="Times New Roman" w:hAnsi="Times New Roman"/>
              <w:sz w:val="26"/>
              <w:szCs w:val="26"/>
              <w:lang w:val="vi-VN"/>
            </w:rPr>
          </w:rPrChange>
        </w:rPr>
      </w:pPr>
      <w:commentRangeStart w:id="929"/>
      <w:ins w:id="90547" w:author="Ban Kinh tế &amp; Quản lý Hợp đồng" w:date="2026-10-15T10:39:00Z">
        <w:r>
          <w:rPr>
            <w:rFonts w:ascii="Times New Roman" w:hAnsi="Times New Roman"/>
            <w:sz w:val="26"/>
            <w:szCs w:val="26"/>
          </w:rPr>
          <w:t xml:space="preserve">(</w:t>
        </w:r>
      </w:ins>
      <w:ins w:id="90548" w:author="Ban Kinh tế &amp; Quản lý Hợp đồng" w:date="2026-10-15T10:40:00Z">
        <w:r>
          <w:rPr>
            <w:rFonts w:ascii="Times New Roman" w:hAnsi="Times New Roman"/>
            <w:sz w:val="26"/>
            <w:szCs w:val="26"/>
          </w:rPr>
          <w:t xml:space="preserve">iii) Bên A chậm thanh toán, tạm ứng quá </w:t>
        </w:r>
      </w:ins>
      <w:ins w:id="90549" w:author="Ngọc Ánh Trương" w:date="2026-10-16T09:46:00Z" w16du:dateUtc="2026-10-16T02:46:00Z">
        <w:r>
          <w:rPr>
            <w:rFonts w:ascii="Times New Roman" w:hAnsi="Times New Roman"/>
            <w:sz w:val="26"/>
            <w:szCs w:val="26"/>
          </w:rPr>
          <w:t xml:space="preserve">45</w:t>
        </w:r>
      </w:ins>
      <w:ins w:id="90550" w:author="Ban Kinh tế &amp; Quản lý Hợp đồng" w:date="2026-10-15T10:41:00Z">
        <w:del w:id="796" w:author="Ngọc Ánh Trương" w:date="2026-10-16T09:46:00Z" w16du:dateUtc="2026-10-16T02:46:00Z">
          <w:r w:rsidR="00682529" w:rsidDel="00113F89">
            <w:rPr>
              <w:rFonts w:ascii="Times New Roman" w:hAnsi="Times New Roman"/>
              <w:sz w:val="26"/>
              <w:szCs w:val="26"/>
            </w:rPr>
            <w:delText>07</w:delText>
          </w:r>
        </w:del>
      </w:ins>
      <w:ins w:id="90551" w:author="Ban Kinh tế &amp; Quản lý Hợp đồng" w:date="2026-10-15T10:40:00Z">
        <w:r>
          <w:rPr>
            <w:rFonts w:ascii="Times New Roman" w:hAnsi="Times New Roman"/>
            <w:sz w:val="26"/>
            <w:szCs w:val="26"/>
          </w:rPr>
          <w:t xml:space="preserve"> ngày sa</w:t>
        </w:r>
      </w:ins>
      <w:ins w:id="90552" w:author="Ban Kinh tế &amp; Quản lý Hợp đồng" w:date="2026-10-15T10:41:00Z">
        <w:r>
          <w:rPr>
            <w:rFonts w:ascii="Times New Roman" w:hAnsi="Times New Roman"/>
            <w:sz w:val="26"/>
            <w:szCs w:val="26"/>
          </w:rPr>
          <w:t xml:space="preserve">u </w:t>
        </w:r>
      </w:ins>
      <w:ins w:id="90553" w:author="Ban Kinh tế &amp; Quản lý Hợp đồng" w:date="2026-10-15T10:40:00Z">
        <w:r>
          <w:rPr>
            <w:rFonts w:ascii="Times New Roman" w:hAnsi="Times New Roman"/>
            <w:sz w:val="26"/>
            <w:szCs w:val="26"/>
          </w:rPr>
          <w:t xml:space="preserve">thời hạn thanh toán</w:t>
        </w:r>
      </w:ins>
      <w:ins w:id="90554" w:author="Ban Kinh tế &amp; Quản lý Hợp đồng" w:date="2026-10-15T10:41:00Z">
        <w:r>
          <w:rPr>
            <w:rFonts w:ascii="Times New Roman" w:hAnsi="Times New Roman"/>
            <w:sz w:val="26"/>
            <w:szCs w:val="26"/>
          </w:rPr>
          <w:t xml:space="preserve"> quy định</w:t>
        </w:r>
      </w:ins>
      <w:ins w:id="90555" w:author="Ban Kinh tế &amp; Quản lý Hợp đồng" w:date="2026-10-15T10:40:00Z">
        <w:r>
          <w:rPr>
            <w:rFonts w:ascii="Times New Roman" w:hAnsi="Times New Roman"/>
            <w:sz w:val="26"/>
            <w:szCs w:val="26"/>
          </w:rPr>
          <w:t xml:space="preserve"> trong hợp đồng</w:t>
        </w:r>
      </w:ins>
      <w:ins w:id="90556" w:author="VNCN E&amp;C - Đề xuất đàm phán" w:date="2026-10-16T13:00:00Z">
        <w:r>
          <w:rPr>
            <w:rFonts w:ascii="Times New Roman" w:hAnsi="Times New Roman"/>
            <w:sz w:val="26"/>
            <w:szCs w:val="26"/>
          </w:rPr>
          <w:t xml:space="preserve"> do lỗi của Bên A (không bao gồm trường hợp Chủ đầu tư chậm thanh toán cho Bên A phần công việc tương ứng)</w:t>
        </w:r>
      </w:ins>
      <w:ins w:id="90557" w:author="Ban Kinh tế &amp; Quản lý Hợp đồng" w:date="2026-10-15T10:41:00Z">
        <w:r>
          <w:rPr>
            <w:rFonts w:ascii="Times New Roman" w:hAnsi="Times New Roman"/>
            <w:sz w:val="26"/>
            <w:szCs w:val="26"/>
          </w:rPr>
          <w:t xml:space="preserve">.</w:t>
        </w:r>
      </w:ins>
      <w:commentRangeEnd w:id="929"/>
      <w:r>
        <w:rPr>
          <w:rStyle w:val="CommentReference"/>
        </w:rPr>
        <w:commentReference w:id="929"/>
      </w:r>
    </w:p>
    <w:p w14:paraId="3AE334EE" w14:textId="6F639A3B" w:rsidR="00096978" w:rsidRPr="00DF0BA4" w:rsidRDefault="00096978" w:rsidP="00A64E91">
      <w:pPr>
        <w:widowControl w:val="0"/>
        <w:tabs>
          <w:tab w:val="left" w:pos="1134"/>
        </w:tabs>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w:t>
      </w:r>
      <w:del w:id="803" w:author="Ban Kinh tế &amp; Quản lý Hợp đồng" w:date="2026-10-15T10:40:00Z">
        <w:r w:rsidRPr="00DF0BA4" w:rsidDel="00B03977">
          <w:rPr>
            <w:rFonts w:ascii="Times New Roman" w:hAnsi="Times New Roman"/>
            <w:sz w:val="26"/>
            <w:szCs w:val="26"/>
            <w:lang w:val="vi-VN"/>
          </w:rPr>
          <w:delText>iii</w:delText>
        </w:r>
      </w:del>
      <w:ins w:id="804" w:author="Ban Kinh tế &amp; Quản lý Hợp đồng" w:date="2026-10-15T10:40:00Z">
        <w:r w:rsidR="00B03977" w:rsidRPr="00DF0BA4">
          <w:rPr>
            <w:rFonts w:ascii="Times New Roman" w:hAnsi="Times New Roman"/>
            <w:sz w:val="26"/>
            <w:szCs w:val="26"/>
            <w:lang w:val="vi-VN"/>
          </w:rPr>
          <w:t>i</w:t>
        </w:r>
        <w:r w:rsidR="00B03977">
          <w:rPr>
            <w:rFonts w:ascii="Times New Roman" w:hAnsi="Times New Roman"/>
            <w:sz w:val="26"/>
            <w:szCs w:val="26"/>
          </w:rPr>
          <w:t>v</w:t>
        </w:r>
      </w:ins>
      <w:r w:rsidRPr="00DF0BA4">
        <w:rPr>
          <w:rFonts w:ascii="Times New Roman" w:hAnsi="Times New Roman"/>
          <w:sz w:val="26"/>
          <w:szCs w:val="26"/>
          <w:lang w:val="vi-VN"/>
        </w:rPr>
        <w:t>) Các trường hợp bất khả kháng.</w:t>
      </w:r>
    </w:p>
    <w:p w14:paraId="0026385D" w14:textId="4E9D20A2" w:rsidR="00623E1D" w:rsidRDefault="00096978" w:rsidP="00623E1D">
      <w:pPr>
        <w:pStyle w:val="ListParagraph"/>
        <w:numPr>
          <w:ilvl w:val="0"/>
          <w:numId w:val="12"/>
        </w:numPr>
        <w:tabs>
          <w:tab w:val="left" w:pos="709"/>
        </w:tabs>
        <w:spacing w:after="120"/>
        <w:jc w:val="both"/>
        <w:rPr>
          <w:ins w:id="805" w:author="admin" w:date="2026-10-15T16:28:00Z"/>
          <w:rFonts w:ascii="Times New Roman" w:hAnsi="Times New Roman"/>
          <w:bCs/>
          <w:sz w:val="26"/>
          <w:szCs w:val="26"/>
          <w:lang w:val="vi-VN"/>
        </w:rPr>
      </w:pPr>
      <w:del w:id="806" w:author="admin" w:date="2026-10-15T16:27:00Z">
        <w:r w:rsidRPr="00623E1D" w:rsidDel="00623E1D">
          <w:rPr>
            <w:rFonts w:ascii="Times New Roman" w:hAnsi="Times New Roman"/>
            <w:bCs/>
            <w:sz w:val="26"/>
            <w:szCs w:val="26"/>
            <w:lang w:val="vi-VN"/>
            <w:rPrChange w:id="807" w:author="admin" w:date="2026-10-15T16:27:00Z">
              <w:rPr/>
            </w:rPrChange>
          </w:rPr>
          <w:delText xml:space="preserve">b) </w:delText>
        </w:r>
      </w:del>
      <w:ins w:id="90558" w:author="VNCN E&amp;C - Đề xuất đàm phán" w:date="2026-10-16T13:00:00Z">
        <w:r>
          <w:rPr>
            <w:rFonts w:ascii="Times New Roman" w:hAnsi="Times New Roman"/>
            <w:bCs/>
            <w:sz w:val="26"/>
            <w:szCs w:val="26"/>
            <w:lang w:val="vi-VN"/>
          </w:rPr>
          <w:t xml:space="preserve">b) </w:t>
        </w:r>
      </w:ins>
      <w:r>
        <w:rPr>
          <w:rFonts w:ascii="Times New Roman" w:hAnsi="Times New Roman"/>
          <w:bCs/>
          <w:sz w:val="26"/>
          <w:szCs w:val="26"/>
          <w:lang w:val="vi-VN"/>
        </w:rPr>
        <w:t xml:space="preserve">Bên tạm dừng phải thông báo bằng văn bản cho bên kia ít nhất </w:t>
      </w:r>
      <w:del w:id="809" w:author="admin" w:date="2026-10-15T16:02:00Z">
        <w:r w:rsidRPr="00623E1D" w:rsidDel="001909B3">
          <w:rPr>
            <w:rFonts w:ascii="Times New Roman" w:hAnsi="Times New Roman"/>
            <w:bCs/>
            <w:sz w:val="26"/>
            <w:szCs w:val="26"/>
            <w:lang w:val="vi-VN"/>
            <w:rPrChange w:id="810" w:author="admin" w:date="2026-10-15T16:27:00Z">
              <w:rPr/>
            </w:rPrChange>
          </w:rPr>
          <w:delText xml:space="preserve">28 </w:delText>
        </w:r>
      </w:del>
      <w:ins w:id="90559" w:author="VNCN E&amp;C - Đề xuất đàm phán" w:date="2026-10-16T13:00:00Z">
        <w:r>
          <w:rPr>
            <w:rFonts w:ascii="Times New Roman" w:hAnsi="Times New Roman"/>
            <w:bCs/>
            <w:sz w:val="26"/>
            <w:szCs w:val="26"/>
            <w:highlight w:val="yellow"/>
          </w:rPr>
          <w:t xml:space="preserve">28</w:t>
        </w:r>
      </w:ins>
      <w:ins w:id="90561" w:author="admin" w:date="2026-10-15T16:02:00Z">
        <w:del w:id="90560" w:author="VNCN E&amp;C - Đề xuất đàm phán" w:date="2026-10-16T13:00:00Z">
          <w:r>
            <w:rPr>
              <w:rFonts w:ascii="Times New Roman" w:hAnsi="Times New Roman"/>
              <w:bCs/>
              <w:sz w:val="26"/>
              <w:szCs w:val="26"/>
            </w:rPr>
            <w:delText xml:space="preserve">15</w:delText>
          </w:r>
        </w:del>
      </w:ins>
      <w:ins w:id="90562" w:author="admin" w:date="2026-10-15T16:02:00Z">
        <w:r>
          <w:rPr>
            <w:rFonts w:ascii="Times New Roman" w:hAnsi="Times New Roman"/>
            <w:bCs/>
            <w:sz w:val="26"/>
            <w:szCs w:val="26"/>
            <w:lang w:val="vi-VN"/>
          </w:rPr>
          <w:t xml:space="preserve"> </w:t>
        </w:r>
      </w:ins>
      <w:r>
        <w:rPr>
          <w:rFonts w:ascii="Times New Roman" w:hAnsi="Times New Roman"/>
          <w:bCs/>
          <w:sz w:val="26"/>
          <w:szCs w:val="26"/>
          <w:lang w:val="vi-VN"/>
        </w:rPr>
        <w:t xml:space="preserve">ngày trước</w:t>
      </w:r>
      <w:ins w:id="90564" w:author="Ban Kinh tế &amp; Quản lý Hợp đồng" w:date="2026-10-15T10:41:00Z">
        <w:del w:id="90563" w:author="VNCN E&amp;C - Đề xuất đàm phán" w:date="2026-10-16T13:00:00Z">
          <w:r>
            <w:rPr>
              <w:rFonts w:ascii="Times New Roman" w:hAnsi="Times New Roman"/>
              <w:bCs/>
              <w:sz w:val="26"/>
              <w:szCs w:val="26"/>
            </w:rPr>
            <w:delText xml:space="preserve"> (trừ trường hợp bên A chậm thanh toán)</w:delText>
          </w:r>
        </w:del>
      </w:ins>
      <w:r>
        <w:rPr>
          <w:rFonts w:ascii="Times New Roman" w:hAnsi="Times New Roman"/>
          <w:bCs/>
          <w:sz w:val="26"/>
          <w:szCs w:val="26"/>
          <w:lang w:val="vi-VN"/>
        </w:rPr>
        <w:t xml:space="preserve">,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14:paraId="7CF9B5E6" w14:textId="2AF6A08D" w:rsidR="00623E1D" w:rsidRPr="00623E1D" w:rsidDel="00113F89" w:rsidRDefault="002713E5" w:rsidP="002A702E">
      <w:pPr>
        <w:pStyle w:val="ListParagraph"/>
        <w:numPr>
          <w:ilvl w:val="0"/>
          <w:numId w:val="12"/>
        </w:numPr>
        <w:tabs>
          <w:tab w:val="left" w:pos="709"/>
        </w:tabs>
        <w:spacing w:after="120"/>
        <w:jc w:val="both"/>
        <w:rPr>
          <w:del w:id="818" w:author="Ngọc Ánh Trương" w:date="2026-10-16T09:47:00Z" w16du:dateUtc="2026-10-16T02:47:00Z"/>
          <w:rFonts w:ascii="Times New Roman" w:hAnsi="Times New Roman"/>
          <w:bCs/>
          <w:sz w:val="26"/>
          <w:szCs w:val="26"/>
          <w:lang w:val="vi-VN"/>
          <w:rPrChange w:id="819" w:author="admin" w:date="2026-10-15T16:28:00Z">
            <w:rPr>
              <w:del w:id="820" w:author="Ngọc Ánh Trương" w:date="2026-10-16T09:47:00Z" w16du:dateUtc="2026-10-16T02:47:00Z"/>
            </w:rPr>
          </w:rPrChange>
        </w:rPr>
      </w:pPr>
      <w:ins w:id="821" w:author="Ban Kinh tế &amp; Quản lý Hợp đồng" w:date="2026-10-15T18:45:00Z">
        <w:del w:id="822" w:author="Ngọc Ánh Trương" w:date="2026-10-16T09:47:00Z" w16du:dateUtc="2026-10-16T02:47:00Z">
          <w:r w:rsidDel="00113F89">
            <w:rPr>
              <w:rFonts w:ascii="Times New Roman" w:hAnsi="Times New Roman"/>
              <w:bCs/>
              <w:sz w:val="26"/>
              <w:szCs w:val="26"/>
              <w:lang w:val="en-US"/>
            </w:rPr>
            <w:delText>Trường hợ</w:delText>
          </w:r>
        </w:del>
      </w:ins>
      <w:ins w:id="823" w:author="Ban Kinh tế &amp; Quản lý Hợp đồng" w:date="2026-10-15T18:46:00Z">
        <w:del w:id="824" w:author="Ngọc Ánh Trương" w:date="2026-10-16T09:47:00Z" w16du:dateUtc="2026-10-16T02:47:00Z">
          <w:r w:rsidR="008D7E75" w:rsidDel="00113F89">
            <w:rPr>
              <w:rFonts w:ascii="Times New Roman" w:hAnsi="Times New Roman"/>
              <w:bCs/>
              <w:sz w:val="26"/>
              <w:szCs w:val="26"/>
              <w:lang w:val="en-US"/>
            </w:rPr>
            <w:delText xml:space="preserve">p thời gian kiểm tra phê duyệt hồ sơ thanh toán từ BCH công trường </w:delText>
          </w:r>
          <w:r w:rsidR="009C3173" w:rsidDel="00113F89">
            <w:rPr>
              <w:rFonts w:ascii="Times New Roman" w:hAnsi="Times New Roman"/>
              <w:bCs/>
              <w:sz w:val="26"/>
              <w:szCs w:val="26"/>
              <w:lang w:val="en-US"/>
            </w:rPr>
            <w:delText xml:space="preserve">của Bên A quá </w:delText>
          </w:r>
        </w:del>
      </w:ins>
      <w:ins w:id="825" w:author="Ban Kinh tế &amp; Quản lý Hợp đồng" w:date="2026-10-15T18:47:00Z">
        <w:del w:id="826" w:author="Ngọc Ánh Trương" w:date="2026-10-16T09:47:00Z" w16du:dateUtc="2026-10-16T02:47:00Z">
          <w:r w:rsidR="00664A7A" w:rsidDel="00113F89">
            <w:rPr>
              <w:rFonts w:ascii="Times New Roman" w:hAnsi="Times New Roman"/>
              <w:bCs/>
              <w:sz w:val="26"/>
              <w:szCs w:val="26"/>
              <w:lang w:val="en-US"/>
            </w:rPr>
            <w:delText>2</w:delText>
          </w:r>
          <w:r w:rsidR="002A702E" w:rsidDel="00113F89">
            <w:rPr>
              <w:rFonts w:ascii="Times New Roman" w:hAnsi="Times New Roman"/>
              <w:bCs/>
              <w:sz w:val="26"/>
              <w:szCs w:val="26"/>
              <w:lang w:val="en-US"/>
            </w:rPr>
            <w:delText>0</w:delText>
          </w:r>
        </w:del>
      </w:ins>
      <w:ins w:id="827" w:author="Ban Kinh tế &amp; Quản lý Hợp đồng" w:date="2026-10-15T18:46:00Z">
        <w:del w:id="828" w:author="Ngọc Ánh Trương" w:date="2026-10-16T09:47:00Z" w16du:dateUtc="2026-10-16T02:47:00Z">
          <w:r w:rsidR="009C3173" w:rsidDel="00113F89">
            <w:rPr>
              <w:rFonts w:ascii="Times New Roman" w:hAnsi="Times New Roman"/>
              <w:bCs/>
              <w:sz w:val="26"/>
              <w:szCs w:val="26"/>
              <w:lang w:val="en-US"/>
            </w:rPr>
            <w:delText xml:space="preserve"> ngày kể từ ngày</w:delText>
          </w:r>
        </w:del>
      </w:ins>
      <w:ins w:id="829" w:author="Ban Kinh tế &amp; Quản lý Hợp đồng" w:date="2026-10-15T18:47:00Z">
        <w:del w:id="830" w:author="Ngọc Ánh Trương" w:date="2026-10-16T09:47:00Z" w16du:dateUtc="2026-10-16T02:47:00Z">
          <w:r w:rsidR="009C3173" w:rsidDel="00113F89">
            <w:rPr>
              <w:rFonts w:ascii="Times New Roman" w:hAnsi="Times New Roman"/>
              <w:bCs/>
              <w:sz w:val="26"/>
              <w:szCs w:val="26"/>
              <w:lang w:val="en-US"/>
            </w:rPr>
            <w:delText xml:space="preserve"> Bên B </w:delText>
          </w:r>
          <w:r w:rsidR="00664A7A" w:rsidDel="00113F89">
            <w:rPr>
              <w:rFonts w:ascii="Times New Roman" w:hAnsi="Times New Roman"/>
              <w:bCs/>
              <w:sz w:val="26"/>
              <w:szCs w:val="26"/>
              <w:lang w:val="en-US"/>
            </w:rPr>
            <w:delText>gửi trình hồ</w:delText>
          </w:r>
        </w:del>
      </w:ins>
      <w:ins w:id="831" w:author="Ban Kinh tế &amp; Quản lý Hợp đồng" w:date="2026-10-15T18:48:00Z">
        <w:del w:id="832" w:author="Ngọc Ánh Trương" w:date="2026-10-16T09:47:00Z" w16du:dateUtc="2026-10-16T02:47:00Z">
          <w:r w:rsidR="002A702E" w:rsidDel="00113F89">
            <w:rPr>
              <w:rFonts w:ascii="Times New Roman" w:hAnsi="Times New Roman"/>
              <w:bCs/>
              <w:sz w:val="26"/>
              <w:szCs w:val="26"/>
              <w:lang w:val="en-US"/>
            </w:rPr>
            <w:delText>.</w:delText>
          </w:r>
        </w:del>
      </w:ins>
    </w:p>
    <w:p w14:paraId="71580ED6"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lang w:val="vi-VN"/>
        </w:rPr>
      </w:pPr>
      <w:r w:rsidRPr="00DF0BA4">
        <w:rPr>
          <w:rFonts w:ascii="Times New Roman" w:hAnsi="Times New Roman"/>
          <w:b/>
          <w:sz w:val="26"/>
          <w:szCs w:val="26"/>
          <w:lang w:val="vi-VN"/>
        </w:rPr>
        <w:t>17.2. Chấm dứt hợp đồng:</w:t>
      </w:r>
    </w:p>
    <w:p w14:paraId="5A3E22D9" w14:textId="77777777" w:rsidR="00096978" w:rsidRPr="00DF0BA4" w:rsidRDefault="00096978" w:rsidP="00A64E91">
      <w:pPr>
        <w:tabs>
          <w:tab w:val="left" w:pos="709"/>
        </w:tabs>
        <w:spacing w:after="120" w:line="276" w:lineRule="auto"/>
        <w:jc w:val="both"/>
        <w:rPr>
          <w:rFonts w:ascii="Times New Roman" w:hAnsi="Times New Roman"/>
          <w:b/>
          <w:bCs/>
          <w:sz w:val="26"/>
          <w:szCs w:val="26"/>
          <w:lang w:val="vi-VN"/>
        </w:rPr>
      </w:pPr>
      <w:r w:rsidRPr="00DF0BA4">
        <w:rPr>
          <w:rFonts w:ascii="Times New Roman" w:hAnsi="Times New Roman"/>
          <w:b/>
          <w:bCs/>
          <w:sz w:val="26"/>
          <w:szCs w:val="26"/>
          <w:lang w:val="vi-VN"/>
        </w:rPr>
        <w:t>a) Hợp đồng được chấm dứt trong các trường hợp sau:</w:t>
      </w:r>
    </w:p>
    <w:p w14:paraId="1CCBC975" w14:textId="77777777" w:rsidR="00096978" w:rsidRPr="00DF0BA4" w:rsidRDefault="00096978" w:rsidP="00A64E91">
      <w:pPr>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(i) Hai bên đã hoàn thành toàn bộ các nghĩa vụ theo Hợp đồng;</w:t>
      </w:r>
    </w:p>
    <w:p w14:paraId="50FC5330" w14:textId="77777777" w:rsidR="00096978" w:rsidRPr="00DF0BA4" w:rsidRDefault="00096978" w:rsidP="00A64E91">
      <w:pPr>
        <w:spacing w:after="120" w:line="276" w:lineRule="auto"/>
        <w:jc w:val="both"/>
        <w:rPr>
          <w:rFonts w:ascii="Times New Roman" w:hAnsi="Times New Roman"/>
          <w:bCs/>
          <w:sz w:val="26"/>
          <w:szCs w:val="26"/>
          <w:lang w:val="vi-VN"/>
        </w:rPr>
      </w:pPr>
      <w:r w:rsidRPr="00DF0BA4">
        <w:rPr>
          <w:rFonts w:ascii="Times New Roman" w:hAnsi="Times New Roman"/>
          <w:sz w:val="26"/>
          <w:szCs w:val="26"/>
          <w:lang w:val="vi-VN"/>
        </w:rPr>
        <w:t>(ii) Theo đề nghị của một bên và được bên kia chấp nhận bằng văn bản;</w:t>
      </w:r>
    </w:p>
    <w:p w14:paraId="7B102F6D" w14:textId="77777777" w:rsidR="00096978" w:rsidRPr="00DF0BA4" w:rsidRDefault="00096978" w:rsidP="00A64E91">
      <w:pPr>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(iii) Hạng mục công trình không thể tiếp tục thi công xây dựng vì các lý do khách quan nhưng không phải do lỗi của Bên A hay Bên B;</w:t>
      </w:r>
    </w:p>
    <w:p w14:paraId="36F86461" w14:textId="144248C5" w:rsidR="00096978" w:rsidRPr="00113F89" w:rsidRDefault="00096978" w:rsidP="00A64E91">
      <w:pPr>
        <w:spacing w:after="120" w:line="276" w:lineRule="auto"/>
        <w:jc w:val="both"/>
        <w:rPr>
          <w:rFonts w:ascii="Times New Roman" w:hAnsi="Times New Roman"/>
          <w:bCs/>
          <w:sz w:val="26"/>
          <w:szCs w:val="26"/>
          <w:rPrChange w:id="833" w:author="Ngọc Ánh Trương" w:date="2026-10-16T09:49:00Z" w16du:dateUtc="2026-10-16T02:49:00Z">
            <w:rPr>
              <w:rFonts w:ascii="Times New Roman" w:hAnsi="Times New Roman"/>
              <w:bCs/>
              <w:sz w:val="26"/>
              <w:szCs w:val="26"/>
              <w:lang w:val="vi-VN"/>
            </w:rPr>
          </w:rPrChange>
        </w:rPr>
      </w:pPr>
      <w:r>
        <w:rPr>
          <w:rFonts w:ascii="Times New Roman" w:hAnsi="Times New Roman"/>
          <w:sz w:val="26"/>
          <w:szCs w:val="26"/>
          <w:lang w:val="vi-VN"/>
        </w:rPr>
        <w:t xml:space="preserve">(iv) Hợp đồng thầu chính bị chấm dứt trước thời hạn: Bên A</w:t>
      </w:r>
      <w:ins w:id="90645" w:author="admin" w:date="2026-10-15T16:13:00Z">
        <w:r>
          <w:rPr>
            <w:rFonts w:ascii="Times New Roman" w:hAnsi="Times New Roman"/>
            <w:sz w:val="26"/>
            <w:szCs w:val="26"/>
          </w:rPr>
          <w:t xml:space="preserve"> </w:t>
        </w:r>
      </w:ins>
      <w:ins w:id="90646" w:author="admin" w:date="2026-10-15T16:14:00Z">
        <w:r>
          <w:rPr>
            <w:rFonts w:ascii="Times New Roman" w:hAnsi="Times New Roman"/>
            <w:sz w:val="26"/>
            <w:szCs w:val="26"/>
          </w:rPr>
          <w:t xml:space="preserve">sẽ</w:t>
        </w:r>
      </w:ins>
      <w:r>
        <w:rPr>
          <w:rFonts w:ascii="Times New Roman" w:hAnsi="Times New Roman"/>
          <w:sz w:val="26"/>
          <w:szCs w:val="26"/>
          <w:lang w:val="vi-VN"/>
        </w:rPr>
        <w:t xml:space="preserve"> </w:t>
      </w:r>
      <w:del w:id="836" w:author="admin" w:date="2026-10-15T16:13:00Z">
        <w:r w:rsidRPr="00DF0BA4" w:rsidDel="00B75104">
          <w:rPr>
            <w:rFonts w:ascii="Times New Roman" w:hAnsi="Times New Roman"/>
            <w:sz w:val="26"/>
            <w:szCs w:val="26"/>
            <w:lang w:val="vi-VN"/>
          </w:rPr>
          <w:delText xml:space="preserve">chỉ </w:delText>
        </w:r>
      </w:del>
      <w:r>
        <w:rPr>
          <w:rFonts w:ascii="Times New Roman" w:hAnsi="Times New Roman"/>
          <w:sz w:val="26"/>
          <w:szCs w:val="26"/>
          <w:lang w:val="vi-VN"/>
        </w:rPr>
        <w:t xml:space="preserve">thanh toán giá trị khối lượng</w:t>
      </w:r>
      <w:ins w:id="90647" w:author="admin" w:date="2026-10-15T16:14:00Z">
        <w:r>
          <w:rPr>
            <w:rFonts w:ascii="Times New Roman" w:hAnsi="Times New Roman"/>
            <w:sz w:val="26"/>
            <w:szCs w:val="26"/>
          </w:rPr>
          <w:t xml:space="preserve"> Bên B</w:t>
        </w:r>
      </w:ins>
      <w:ins w:id="90648" w:author="VNCN E&amp;C - Đề xuất đàm phán" w:date="2026-10-16T13:00:00Z">
        <w:r>
          <w:rPr>
            <w:rFonts w:ascii="Times New Roman" w:hAnsi="Times New Roman"/>
            <w:sz w:val="26"/>
            <w:szCs w:val="26"/>
            <w:lang w:val="vi-VN"/>
          </w:rPr>
          <w:t xml:space="preserve"> </w:t>
        </w:r>
      </w:ins>
      <w:del w:id="90649" w:author="VNCN E&amp;C - Đề xuất đàm phán" w:date="2026-10-16T13:00:00Z">
        <w:r>
          <w:rPr>
            <w:rFonts w:ascii="Times New Roman" w:hAnsi="Times New Roman"/>
            <w:sz w:val="26"/>
            <w:szCs w:val="26"/>
            <w:lang w:val="vi-VN"/>
          </w:rPr>
          <w:delText xml:space="preserve"> </w:delText>
        </w:r>
      </w:del>
      <w:del w:id="838" w:author="Ngọc Ánh Trương" w:date="2026-10-16T09:50:00Z" w16du:dateUtc="2026-10-16T02:50:00Z">
        <w:r w:rsidRPr="00DF0BA4" w:rsidDel="00113F89">
          <w:rPr>
            <w:rFonts w:ascii="Times New Roman" w:hAnsi="Times New Roman"/>
            <w:sz w:val="26"/>
            <w:szCs w:val="26"/>
            <w:lang w:val="vi-VN"/>
          </w:rPr>
          <w:delText>đã</w:delText>
        </w:r>
      </w:del>
      <w:del w:id="90650" w:author="VNCN E&amp;C - Đề xuất đàm phán" w:date="2026-10-16T13:00:00Z">
        <w:r>
          <w:rPr>
            <w:rFonts w:ascii="Times New Roman" w:hAnsi="Times New Roman"/>
            <w:sz w:val="26"/>
            <w:szCs w:val="26"/>
            <w:lang w:val="vi-VN"/>
          </w:rPr>
          <w:delText xml:space="preserve"> </w:delText>
        </w:r>
      </w:del>
      <w:ins w:id="90651" w:author="admin" w:date="2026-10-15T16:14:00Z">
        <w:r>
          <w:rPr>
            <w:rFonts w:ascii="Times New Roman" w:hAnsi="Times New Roman"/>
            <w:sz w:val="26"/>
            <w:szCs w:val="26"/>
          </w:rPr>
          <w:t xml:space="preserve">thực hiện</w:t>
        </w:r>
      </w:ins>
      <w:ins w:id="90652" w:author="Ngọc Ánh Trương" w:date="2026-10-16T09:48:00Z" w16du:dateUtc="2026-10-16T02:48:00Z">
        <w:r>
          <w:rPr>
            <w:rFonts w:ascii="Times New Roman" w:hAnsi="Times New Roman"/>
            <w:sz w:val="26"/>
            <w:szCs w:val="26"/>
          </w:rPr>
          <w:t xml:space="preserve"> </w:t>
        </w:r>
      </w:ins>
      <w:ins w:id="90653" w:author="Ngọc Ánh Trương" w:date="2026-10-16T09:50:00Z" w16du:dateUtc="2026-10-16T02:50:00Z">
        <w:r>
          <w:rPr>
            <w:rFonts w:ascii="Times New Roman" w:hAnsi="Times New Roman"/>
            <w:sz w:val="26"/>
            <w:szCs w:val="26"/>
          </w:rPr>
          <w:t xml:space="preserve">đã </w:t>
        </w:r>
      </w:ins>
      <w:r>
        <w:rPr>
          <w:rFonts w:ascii="Times New Roman" w:hAnsi="Times New Roman"/>
          <w:sz w:val="26"/>
          <w:szCs w:val="26"/>
          <w:lang w:val="vi-VN"/>
        </w:rPr>
        <w:t xml:space="preserve">được nghiệm thu, không chịu phạt và không bồi thường cho Bên B.</w:t>
      </w:r>
    </w:p>
    <w:p w14:paraId="722FB9C6" w14:textId="77777777" w:rsidR="00096978" w:rsidRPr="00DF0BA4" w:rsidRDefault="00096978" w:rsidP="00A64E91">
      <w:pPr>
        <w:tabs>
          <w:tab w:val="left" w:pos="709"/>
        </w:tabs>
        <w:spacing w:after="120" w:line="276" w:lineRule="auto"/>
        <w:jc w:val="both"/>
        <w:rPr>
          <w:rFonts w:ascii="Times New Roman" w:hAnsi="Times New Roman"/>
          <w:b/>
          <w:bCs/>
          <w:sz w:val="26"/>
          <w:szCs w:val="26"/>
          <w:lang w:val="vi-VN"/>
        </w:rPr>
      </w:pPr>
      <w:r w:rsidRPr="00DF0BA4">
        <w:rPr>
          <w:rFonts w:ascii="Times New Roman" w:hAnsi="Times New Roman"/>
          <w:b/>
          <w:bCs/>
          <w:sz w:val="26"/>
          <w:szCs w:val="26"/>
          <w:lang w:val="vi-VN"/>
        </w:rPr>
        <w:t>b) Đơn phương chấm dứt hợp đồng bởi Bên A:</w:t>
      </w:r>
    </w:p>
    <w:p w14:paraId="2BF6C749" w14:textId="2A0414AB" w:rsidR="00096978" w:rsidRPr="00DF0BA4" w:rsidRDefault="00096978" w:rsidP="00A64E91">
      <w:pPr>
        <w:widowControl w:val="0"/>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14:paraId="3547F3CB" w14:textId="57E199BF" w:rsidR="00096978" w:rsidRPr="00DF0BA4" w:rsidRDefault="00096978" w:rsidP="00A64E91">
      <w:pPr>
        <w:widowControl w:val="0"/>
        <w:numPr>
          <w:ilvl w:val="0"/>
          <w:numId w:val="13"/>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 xml:space="preserve">Bên B ngừng thi công </w:t>
      </w:r>
      <w:r w:rsidRPr="00DF0BA4">
        <w:rPr>
          <w:rFonts w:ascii="Times New Roman" w:hAnsi="Times New Roman"/>
          <w:sz w:val="26"/>
          <w:szCs w:val="26"/>
          <w:highlight w:val="yellow"/>
          <w:lang w:val="vi-VN"/>
        </w:rPr>
        <w:t>14</w:t>
      </w:r>
      <w:r w:rsidRPr="00DF0BA4">
        <w:rPr>
          <w:rFonts w:ascii="Times New Roman" w:hAnsi="Times New Roman"/>
          <w:sz w:val="26"/>
          <w:szCs w:val="26"/>
          <w:lang w:val="vi-VN"/>
        </w:rPr>
        <w:t xml:space="preserve"> ngày liên tục không có lý do chính đáng;</w:t>
      </w:r>
    </w:p>
    <w:p w14:paraId="24607609" w14:textId="270AFCD6"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 xml:space="preserve">Công việc bị chậm quá </w:t>
      </w:r>
      <w:r w:rsidRPr="00DF0BA4">
        <w:rPr>
          <w:rFonts w:ascii="Times New Roman" w:hAnsi="Times New Roman"/>
          <w:sz w:val="26"/>
          <w:szCs w:val="26"/>
          <w:highlight w:val="yellow"/>
          <w:lang w:val="vi-VN"/>
        </w:rPr>
        <w:t>45</w:t>
      </w:r>
      <w:r w:rsidRPr="00DF0BA4">
        <w:rPr>
          <w:rFonts w:ascii="Times New Roman" w:hAnsi="Times New Roman"/>
          <w:sz w:val="26"/>
          <w:szCs w:val="26"/>
          <w:lang w:val="vi-VN"/>
        </w:rPr>
        <w:t xml:space="preserve"> ngày so với tiến độ được chấp thuận mà Bên B không có động thái khắc phục hoặc bất kỳ nỗ lực nào để bù tiến độ (tăng cường nhân lực, vật tư, thiết bị, làm thêm giờ, làm vào ngày nghỉ…);</w:t>
      </w:r>
    </w:p>
    <w:p w14:paraId="239CEF18" w14:textId="440074AD"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Tổng số tiền phạt chậm tiến độ của Bên B đạt mức phạt tối đa theo Điều 18;</w:t>
      </w:r>
    </w:p>
    <w:p>
      <w:pPr>
        <w:widowControl w:val="0"/>
        <w:numPr>
          <w:ilvl w:val="0"/>
          <w:numId w:val="13"/>
        </w:numPr>
        <w:tabs>
          <w:tab w:val="left" w:pos="426"/>
        </w:tabs>
        <w:spacing w:after="120" w:line="276" w:lineRule="auto"/>
        <w:ind w:left="0" w:firstLine="0"/>
        <w:jc w:val="both"/>
        <w:rPr>
          <w:ins w:id="91525" w:author="VNCN E&amp;C - Đề xuất đàm phán" w:date="2026-10-16T13:00:00Z"/>
          <w:rFonts w:ascii="Times New Roman" w:hAnsi="Times New Roman"/>
          <w:sz w:val="26"/>
          <w:szCs w:val="26"/>
          <w:lang w:val="vi-VN"/>
        </w:rPr>
      </w:pPr>
      <w:ins w:id="91524" w:author="VNCN E&amp;C - Đề xuất đàm phán" w:date="2026-10-16T13:00:00Z">
        <w:r>
          <w:rPr>
            <w:rFonts w:ascii="Times New Roman" w:hAnsi="Times New Roman"/>
            <w:sz w:val="26"/>
            <w:szCs w:val="26"/>
            <w:lang w:val="vi-VN"/>
          </w:rPr>
          <w:t xml:space="preserve">Bên B vi phạm nghiêm trọng nghĩa vụ theo Hợp đồng và đã bị Bên A nhắc nhở bằng văn bản hoặc biên bản họp đến lần thứ ba;</w:t>
        </w:r>
      </w:ins>
    </w:p>
    <w:p w14:paraId="568D2B8E" w14:textId="0A3A45F3" w:rsidR="00096978" w:rsidRPr="00DF0BA4" w:rsidDel="000F69AD" w:rsidRDefault="00096978" w:rsidP="00A64E91">
      <w:pPr>
        <w:widowControl w:val="0"/>
        <w:numPr>
          <w:ilvl w:val="0"/>
          <w:numId w:val="13"/>
        </w:numPr>
        <w:tabs>
          <w:tab w:val="left" w:pos="426"/>
        </w:tabs>
        <w:spacing w:after="120" w:line="276" w:lineRule="auto"/>
        <w:ind w:left="0" w:firstLine="0"/>
        <w:jc w:val="both"/>
        <w:rPr>
          <w:del w:id="842" w:author="admin" w:date="2026-10-15T16:17:00Z"/>
          <w:rFonts w:ascii="Times New Roman" w:hAnsi="Times New Roman"/>
          <w:sz w:val="26"/>
          <w:szCs w:val="26"/>
          <w:lang w:val="vi-VN"/>
        </w:rPr>
      </w:pPr>
      <w:del w:id="843" w:author="admin" w:date="2026-10-15T16:17:00Z">
        <w:r w:rsidRPr="00DF0BA4" w:rsidDel="000F69AD">
          <w:rPr>
            <w:rFonts w:ascii="Times New Roman" w:hAnsi="Times New Roman"/>
            <w:sz w:val="26"/>
            <w:szCs w:val="26"/>
            <w:lang w:val="vi-VN"/>
          </w:rPr>
          <w:delText>Bên B vi phạm nghĩa vụ theo Hợp đồng và đã bị Bên A nhắc nhở bằng văn bản hoặc biên bản họp đến lần thứ ba;</w:delText>
        </w:r>
      </w:del>
    </w:p>
    <w:p w14:paraId="00CCDD80" w14:textId="505658E2"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4E5A3517" w14:textId="6D926601" w:rsidR="00096978" w:rsidRPr="00DF0BA4" w:rsidDel="000F69AD" w:rsidRDefault="00096978" w:rsidP="00A64E91">
      <w:pPr>
        <w:widowControl w:val="0"/>
        <w:numPr>
          <w:ilvl w:val="0"/>
          <w:numId w:val="13"/>
        </w:numPr>
        <w:tabs>
          <w:tab w:val="left" w:pos="426"/>
        </w:tabs>
        <w:spacing w:after="120" w:line="276" w:lineRule="auto"/>
        <w:ind w:left="0" w:firstLine="0"/>
        <w:jc w:val="both"/>
        <w:rPr>
          <w:del w:id="844" w:author="admin" w:date="2026-10-15T16:18:00Z"/>
          <w:rFonts w:ascii="Times New Roman" w:hAnsi="Times New Roman"/>
          <w:sz w:val="26"/>
          <w:szCs w:val="26"/>
          <w:lang w:val="vi-VN"/>
        </w:rPr>
      </w:pPr>
      <w:r>
        <w:rPr>
          <w:rFonts w:ascii="Times New Roman" w:hAnsi="Times New Roman"/>
          <w:sz w:val="26"/>
          <w:szCs w:val="26"/>
          <w:lang w:val="vi-VN"/>
        </w:rPr>
        <w:t xml:space="preserve">Bên B thường xuyên không thực hiện các biện pháp bảo đảm an toàn lao động, an toàn giao thông, bảo vệ môi trường, phòng chống cháy nổ theo Hợp đồng sau khi đã được Bên A nhắc nhở, yêu cầu bằng văn bản </w:t>
      </w:r>
      <w:del w:id="845" w:author="Ngọc Ánh Trương" w:date="2026-10-16T09:51:00Z" w16du:dateUtc="2026-10-16T02:51:00Z">
        <w:r w:rsidRPr="00DF0BA4" w:rsidDel="00113F89">
          <w:rPr>
            <w:rFonts w:ascii="Times New Roman" w:hAnsi="Times New Roman"/>
            <w:sz w:val="26"/>
            <w:szCs w:val="26"/>
            <w:lang w:val="vi-VN"/>
          </w:rPr>
          <w:delText>hoặc trong biên bản họp đến lần thứ ba;</w:delText>
        </w:r>
      </w:del>
      <w:ins w:id="90565" w:author="VNCN E&amp;C - Đề xuất đàm phán" w:date="2026-10-16T13:00:00Z">
        <w:r>
          <w:rPr>
            <w:rFonts w:ascii="Times New Roman" w:hAnsi="Times New Roman"/>
            <w:sz w:val="26"/>
            <w:szCs w:val="26"/>
            <w:lang w:val="vi-VN"/>
          </w:rPr>
          <w:t xml:space="preserve">hoặc trong biên bản họp đến lần thứ ba;</w:t>
        </w:r>
      </w:ins>
    </w:p>
    <w:p w14:paraId="75B39908" w14:textId="77777777" w:rsidR="00096978" w:rsidRPr="00DF0BA4" w:rsidRDefault="00096978" w:rsidP="00A64E91">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lastRenderedPageBreak/>
        <w:t>Bên B không khắc phục, sửa chữa các sai sót do lỗi của Bên B và/hoặc không di chuyển vật tư, sản phẩm không đảm bảo chất lượng ra khỏi Công trường quá 14 ngày kể từ ngày được Bên A yêu cầu;</w:t>
      </w:r>
    </w:p>
    <w:p w14:paraId="0602BFDF" w14:textId="604BF6A0" w:rsidR="00096978" w:rsidRPr="00DF0BA4" w:rsidRDefault="00096978" w:rsidP="00A64E91">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Bên B chuyển nhượng Hợp đồng hoặc giao thầu lại toàn</w:t>
      </w:r>
      <w:ins w:id="90566" w:author="VNCN E&amp;C - Đề xuất đàm phán" w:date="2026-10-16T13:00:00Z">
        <w:r>
          <w:rPr>
            <w:rFonts w:ascii="Times New Roman" w:hAnsi="Times New Roman"/>
            <w:sz w:val="26"/>
            <w:szCs w:val="26"/>
            <w:lang w:val="vi-VN"/>
          </w:rPr>
          <w:t xml:space="preserve"> bộ hoặc một phần công</w:t>
        </w:r>
      </w:ins>
      <w:r>
        <w:rPr>
          <w:rFonts w:ascii="Times New Roman" w:hAnsi="Times New Roman"/>
          <w:sz w:val="26"/>
          <w:szCs w:val="26"/>
          <w:lang w:val="vi-VN"/>
        </w:rPr>
        <w:t xml:space="preserve"> </w:t>
      </w:r>
      <w:del w:id="846" w:author="admin" w:date="2026-10-15T16:19:00Z">
        <w:r w:rsidRPr="00DF0BA4" w:rsidDel="000F69AD">
          <w:rPr>
            <w:rFonts w:ascii="Times New Roman" w:hAnsi="Times New Roman"/>
            <w:sz w:val="26"/>
            <w:szCs w:val="26"/>
            <w:lang w:val="vi-VN"/>
          </w:rPr>
          <w:delText xml:space="preserve">bộ hoặc một phần công </w:delText>
        </w:r>
      </w:del>
      <w:r>
        <w:rPr>
          <w:rFonts w:ascii="Times New Roman" w:hAnsi="Times New Roman"/>
          <w:sz w:val="26"/>
          <w:szCs w:val="26"/>
          <w:lang w:val="vi-VN"/>
        </w:rPr>
        <w:t xml:space="preserve">việc khi chưa được Bên A chấp thuận bằng văn bản;</w:t>
      </w:r>
    </w:p>
    <w:p w14:paraId="32877A25" w14:textId="54C6EDBF"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Bên B lâm vào tình trạng phá sản, giải thể, bị đình chỉ hoạt động;</w:t>
      </w:r>
    </w:p>
    <w:p w14:paraId="1265B6C2" w14:textId="6487273C"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Bên B không nộp hoặc không gia hạn bảo lãnh theo quy định của Hợp đồng;</w:t>
      </w:r>
    </w:p>
    <w:p w14:paraId="73E9E922" w14:textId="40323A10" w:rsidR="00B0112F" w:rsidRPr="00DF0BA4" w:rsidRDefault="00981654"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Để xảy ra sự cố mất ổn định hệ cừ, văng chống, sạt lở hố đào hoặc gây hư hỏng công trình lân cận do lỗi của Bên B;</w:t>
      </w:r>
    </w:p>
    <w:p>
      <w:pPr>
        <w:widowControl w:val="0"/>
        <w:numPr>
          <w:ilvl w:val="0"/>
          <w:numId w:val="13"/>
        </w:numPr>
        <w:tabs>
          <w:tab w:val="left" w:pos="426"/>
        </w:tabs>
        <w:spacing w:after="120" w:line="276" w:lineRule="auto"/>
        <w:ind w:left="0" w:firstLine="0"/>
        <w:jc w:val="both"/>
        <w:rPr>
          <w:ins w:id="91527" w:author="VNCN E&amp;C - Đề xuất đàm phán" w:date="2026-10-16T13:00:00Z"/>
          <w:rFonts w:ascii="Times New Roman" w:hAnsi="Times New Roman"/>
          <w:sz w:val="26"/>
          <w:szCs w:val="26"/>
          <w:lang w:val="vi-VN"/>
        </w:rPr>
      </w:pPr>
      <w:ins w:id="91526" w:author="VNCN E&amp;C - Đề xuất đàm phán" w:date="2026-10-16T13:00:00Z">
        <w:r>
          <w:rPr>
            <w:rFonts w:ascii="Times New Roman" w:hAnsi="Times New Roman"/>
            <w:sz w:val="26"/>
            <w:szCs w:val="26"/>
            <w:lang w:val="vi-VN"/>
          </w:rPr>
          <w:t xml:space="preserve">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ins>
    </w:p>
    <w:p w14:paraId="6320F7BB" w14:textId="603F8330" w:rsidR="00096978" w:rsidRPr="00DF0BA4" w:rsidDel="000F69AD" w:rsidRDefault="00096978" w:rsidP="00A64E91">
      <w:pPr>
        <w:widowControl w:val="0"/>
        <w:numPr>
          <w:ilvl w:val="0"/>
          <w:numId w:val="13"/>
        </w:numPr>
        <w:tabs>
          <w:tab w:val="left" w:pos="426"/>
        </w:tabs>
        <w:spacing w:after="120" w:line="276" w:lineRule="auto"/>
        <w:ind w:left="0" w:firstLine="0"/>
        <w:jc w:val="both"/>
        <w:rPr>
          <w:del w:id="847" w:author="admin" w:date="2026-10-15T16:20:00Z"/>
          <w:rFonts w:ascii="Times New Roman" w:hAnsi="Times New Roman"/>
          <w:sz w:val="26"/>
          <w:szCs w:val="26"/>
          <w:lang w:val="vi-VN"/>
        </w:rPr>
      </w:pPr>
      <w:del w:id="848" w:author="admin" w:date="2026-10-15T16:20:00Z">
        <w:r w:rsidRPr="00DF0BA4" w:rsidDel="000F69AD">
          <w:rPr>
            <w:rFonts w:ascii="Times New Roman" w:hAnsi="Times New Roman"/>
            <w:sz w:val="26"/>
            <w:szCs w:val="26"/>
            <w:lang w:val="vi-VN"/>
          </w:rPr>
          <w:delTex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delText>
        </w:r>
      </w:del>
    </w:p>
    <w:p w14:paraId="02CCB72D" w14:textId="1E204942"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w:t>
      </w:r>
      <w:del w:id="849" w:author="admin" w:date="2026-10-15T16:20:00Z">
        <w:r w:rsidRPr="00DF0BA4" w:rsidDel="000F69AD">
          <w:rPr>
            <w:rFonts w:ascii="Times New Roman" w:hAnsi="Times New Roman"/>
            <w:sz w:val="26"/>
            <w:szCs w:val="26"/>
            <w:lang w:val="vi-VN"/>
          </w:rPr>
          <w:delText xml:space="preserve"> </w:delText>
        </w:r>
      </w:del>
      <w:r w:rsidRPr="00DF0BA4">
        <w:rPr>
          <w:rFonts w:ascii="Times New Roman" w:hAnsi="Times New Roman"/>
          <w:sz w:val="26"/>
          <w:szCs w:val="26"/>
          <w:lang w:val="vi-VN"/>
        </w:rPr>
        <w:t>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14:paraId="029BDE97" w14:textId="77777777" w:rsidR="00096978" w:rsidRPr="00DF0BA4" w:rsidRDefault="00096978" w:rsidP="00A64E91">
      <w:pPr>
        <w:tabs>
          <w:tab w:val="left" w:pos="709"/>
        </w:tabs>
        <w:spacing w:after="120" w:line="276" w:lineRule="auto"/>
        <w:jc w:val="both"/>
        <w:rPr>
          <w:rFonts w:ascii="Times New Roman" w:hAnsi="Times New Roman"/>
          <w:b/>
          <w:bCs/>
          <w:sz w:val="26"/>
          <w:szCs w:val="26"/>
          <w:lang w:val="vi-VN"/>
        </w:rPr>
      </w:pPr>
      <w:r w:rsidRPr="00DF0BA4">
        <w:rPr>
          <w:rFonts w:ascii="Times New Roman" w:hAnsi="Times New Roman"/>
          <w:b/>
          <w:bCs/>
          <w:sz w:val="26"/>
          <w:szCs w:val="26"/>
          <w:lang w:val="vi-VN"/>
        </w:rPr>
        <w:t>c) Đơn phương chấm dứt hợp đồng bởi Bên B:</w:t>
      </w:r>
    </w:p>
    <w:p w14:paraId="30B704E6" w14:textId="3E06C658" w:rsidR="00096978" w:rsidRPr="00DF0BA4" w:rsidRDefault="00096978" w:rsidP="00A64E91">
      <w:pPr>
        <w:widowControl w:val="0"/>
        <w:spacing w:after="120" w:line="276" w:lineRule="auto"/>
        <w:jc w:val="both"/>
        <w:rPr>
          <w:rFonts w:ascii="Times New Roman" w:hAnsi="Times New Roman"/>
          <w:sz w:val="26"/>
          <w:szCs w:val="26"/>
          <w:lang w:val="vi-VN"/>
        </w:rPr>
      </w:pPr>
      <w:r>
        <w:rPr>
          <w:rFonts w:ascii="Times New Roman" w:hAnsi="Times New Roman"/>
          <w:sz w:val="26"/>
          <w:szCs w:val="26"/>
          <w:lang w:val="vi-VN"/>
        </w:rPr>
        <w:t xml:space="preserve">Bên B có quyền đơn phương chấm dứt Hợp đồng nhưng phải thông báo bằng văn bản trước cho Bên A tối thiểu là </w:t>
      </w:r>
      <w:del w:id="850" w:author="Ban Kinh tế &amp; Quản lý Hợp đồng" w:date="2026-10-15T10:27:00Z">
        <w:r w:rsidRPr="00DF0BA4" w:rsidDel="003238D4">
          <w:rPr>
            <w:rFonts w:ascii="Times New Roman" w:hAnsi="Times New Roman"/>
            <w:sz w:val="26"/>
            <w:szCs w:val="26"/>
            <w:lang w:val="vi-VN"/>
          </w:rPr>
          <w:delText xml:space="preserve">28 </w:delText>
        </w:r>
      </w:del>
      <w:ins w:id="90567" w:author="VNCN E&amp;C - Đề xuất đàm phán" w:date="2026-10-16T13:00:00Z">
        <w:r>
          <w:rPr>
            <w:rFonts w:ascii="Times New Roman" w:hAnsi="Times New Roman"/>
            <w:sz w:val="26"/>
            <w:szCs w:val="26"/>
            <w:highlight w:val="yellow"/>
          </w:rPr>
          <w:t xml:space="preserve">28</w:t>
        </w:r>
      </w:ins>
      <w:ins w:id="90569" w:author="Ban Kinh tế &amp; Quản lý Hợp đồng" w:date="2026-10-15T10:27:00Z">
        <w:del w:id="90568" w:author="VNCN E&amp;C - Đề xuất đàm phán" w:date="2026-10-16T13:00:00Z">
          <w:r>
            <w:rPr>
              <w:rFonts w:ascii="Times New Roman" w:hAnsi="Times New Roman"/>
              <w:sz w:val="26"/>
              <w:szCs w:val="26"/>
            </w:rPr>
            <w:delText xml:space="preserve">15</w:delText>
          </w:r>
        </w:del>
      </w:ins>
      <w:ins w:id="90570" w:author="Ban Kinh tế &amp; Quản lý Hợp đồng" w:date="2026-10-15T10:27:00Z">
        <w:r>
          <w:rPr>
            <w:rFonts w:ascii="Times New Roman" w:hAnsi="Times New Roman"/>
            <w:sz w:val="26"/>
            <w:szCs w:val="26"/>
            <w:lang w:val="vi-VN"/>
          </w:rPr>
          <w:t xml:space="preserve"> </w:t>
        </w:r>
      </w:ins>
      <w:r>
        <w:rPr>
          <w:rFonts w:ascii="Times New Roman" w:hAnsi="Times New Roman"/>
          <w:sz w:val="26"/>
          <w:szCs w:val="26"/>
          <w:lang w:val="vi-VN"/>
        </w:rPr>
        <w:t xml:space="preserve">ngày trong các trường hợp sau:</w:t>
      </w:r>
    </w:p>
    <w:p w14:paraId="7843C550" w14:textId="77777777" w:rsidR="002B726F" w:rsidRPr="00DF0BA4" w:rsidRDefault="00096978" w:rsidP="00A64E91">
      <w:pPr>
        <w:pStyle w:val="ListParagraph"/>
        <w:numPr>
          <w:ilvl w:val="0"/>
          <w:numId w:val="36"/>
        </w:numPr>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 xml:space="preserve">Bên A bị phá sản hoặc vỡ nợ, bị đóng cửa, bị quản lý tài sản, bị đình chỉ hoạt động; </w:t>
      </w:r>
    </w:p>
    <w:p w14:paraId="5AF5777C" w14:textId="10D1BC9B" w:rsidR="002B726F" w:rsidRPr="000F69AD" w:rsidRDefault="002B726F">
      <w:pPr>
        <w:pStyle w:val="ListParagraph"/>
        <w:numPr>
          <w:ilvl w:val="0"/>
          <w:numId w:val="36"/>
        </w:numPr>
        <w:spacing w:after="120"/>
        <w:jc w:val="both"/>
        <w:rPr>
          <w:ins w:id="852" w:author="admin" w:date="2026-10-15T16:21:00Z"/>
          <w:rFonts w:ascii="Times New Roman" w:hAnsi="Times New Roman"/>
          <w:sz w:val="26"/>
          <w:szCs w:val="26"/>
          <w:rPrChange w:id="853" w:author="admin" w:date="2026-10-15T16:21:00Z">
            <w:rPr>
              <w:ins w:id="854" w:author="admin" w:date="2026-10-15T16:21:00Z"/>
            </w:rPr>
          </w:rPrChange>
        </w:rPr>
        <w:pPrChange w:id="855" w:author="admin" w:date="2026-10-15T16:21:00Z">
          <w:pPr>
            <w:spacing w:after="120" w:line="276" w:lineRule="auto"/>
            <w:jc w:val="both"/>
          </w:pPr>
        </w:pPrChange>
      </w:pPr>
      <w:del w:id="856" w:author="admin" w:date="2026-10-15T16:21:00Z">
        <w:r w:rsidRPr="000F69AD" w:rsidDel="000F69AD">
          <w:rPr>
            <w:rFonts w:ascii="Times New Roman" w:hAnsi="Times New Roman"/>
            <w:sz w:val="26"/>
            <w:szCs w:val="26"/>
            <w:rPrChange w:id="857" w:author="admin" w:date="2026-10-15T16:21:00Z">
              <w:rPr/>
            </w:rPrChange>
          </w:rPr>
          <w:delText xml:space="preserve">(ii) </w:delText>
        </w:r>
      </w:del>
      <w:r>
        <w:rPr>
          <w:rFonts w:ascii="Times New Roman" w:hAnsi="Times New Roman"/>
          <w:sz w:val="26"/>
          <w:szCs w:val="26"/>
        </w:rPr>
        <w:t xml:space="preserve">Bên A chậm thanh toán quá </w:t>
      </w:r>
      <w:r>
        <w:rPr>
          <w:rFonts w:ascii="Times New Roman" w:hAnsi="Times New Roman"/>
          <w:sz w:val="26"/>
          <w:szCs w:val="26"/>
        </w:rPr>
        <w:t xml:space="preserve">60 </w:t>
      </w:r>
      <w:r>
        <w:rPr>
          <w:rFonts w:ascii="Times New Roman" w:hAnsi="Times New Roman"/>
          <w:sz w:val="26"/>
          <w:szCs w:val="26"/>
        </w:rPr>
        <w:t xml:space="preserve">ngày so với thời hạn quy </w:t>
      </w:r>
      <w:r>
        <w:rPr>
          <w:rFonts w:ascii="Times New Roman" w:hAnsi="Times New Roman" w:hint="eastAsia"/>
          <w:sz w:val="26"/>
          <w:szCs w:val="26"/>
        </w:rPr>
        <w:t xml:space="preserve">đ</w:t>
      </w:r>
      <w:r>
        <w:rPr>
          <w:rFonts w:ascii="Times New Roman" w:hAnsi="Times New Roman"/>
          <w:sz w:val="26"/>
          <w:szCs w:val="26"/>
        </w:rPr>
        <w:t xml:space="preserve">ịnh tại Hợp </w:t>
      </w:r>
      <w:r>
        <w:rPr>
          <w:rFonts w:ascii="Times New Roman" w:hAnsi="Times New Roman" w:hint="eastAsia"/>
          <w:sz w:val="26"/>
          <w:szCs w:val="26"/>
        </w:rPr>
        <w:t xml:space="preserve">đ</w:t>
      </w:r>
      <w:r>
        <w:rPr>
          <w:rFonts w:ascii="Times New Roman" w:hAnsi="Times New Roman"/>
          <w:sz w:val="26"/>
          <w:szCs w:val="26"/>
        </w:rPr>
        <w:t xml:space="preserve">ồng</w:t>
      </w:r>
      <w:del w:id="864" w:author="Ban Kinh tế &amp; Quản lý Hợp đồng" w:date="2026-10-15T10:27:00Z">
        <w:r w:rsidRPr="000F69AD" w:rsidDel="00501478">
          <w:rPr>
            <w:rFonts w:ascii="Times New Roman" w:hAnsi="Times New Roman"/>
            <w:sz w:val="26"/>
            <w:szCs w:val="26"/>
            <w:rPrChange w:id="865" w:author="admin" w:date="2026-10-15T16:21:00Z">
              <w:rPr/>
            </w:rPrChange>
          </w:rPr>
          <w:delText>, trừ tr</w:delText>
        </w:r>
        <w:r w:rsidRPr="000F69AD" w:rsidDel="00501478">
          <w:rPr>
            <w:rFonts w:ascii="Times New Roman" w:hAnsi="Times New Roman" w:hint="eastAsia"/>
            <w:sz w:val="26"/>
            <w:szCs w:val="26"/>
            <w:rPrChange w:id="866" w:author="admin" w:date="2026-10-15T16:21:00Z">
              <w:rPr>
                <w:rFonts w:hint="eastAsia"/>
              </w:rPr>
            </w:rPrChange>
          </w:rPr>
          <w:delText>ư</w:delText>
        </w:r>
        <w:r w:rsidRPr="000F69AD" w:rsidDel="00501478">
          <w:rPr>
            <w:rFonts w:ascii="Times New Roman" w:hAnsi="Times New Roman"/>
            <w:sz w:val="26"/>
            <w:szCs w:val="26"/>
            <w:rPrChange w:id="867" w:author="admin" w:date="2026-10-15T16:21:00Z">
              <w:rPr/>
            </w:rPrChange>
          </w:rPr>
          <w:delText xml:space="preserve">ờng hợp Chủ </w:delText>
        </w:r>
        <w:r w:rsidRPr="000F69AD" w:rsidDel="00501478">
          <w:rPr>
            <w:rFonts w:ascii="Times New Roman" w:hAnsi="Times New Roman" w:hint="eastAsia"/>
            <w:sz w:val="26"/>
            <w:szCs w:val="26"/>
            <w:rPrChange w:id="868" w:author="admin" w:date="2026-10-15T16:21:00Z">
              <w:rPr>
                <w:rFonts w:hint="eastAsia"/>
              </w:rPr>
            </w:rPrChange>
          </w:rPr>
          <w:delText>đ</w:delText>
        </w:r>
        <w:r w:rsidRPr="000F69AD" w:rsidDel="00501478">
          <w:rPr>
            <w:rFonts w:ascii="Times New Roman" w:hAnsi="Times New Roman"/>
            <w:sz w:val="26"/>
            <w:szCs w:val="26"/>
            <w:rPrChange w:id="869" w:author="admin" w:date="2026-10-15T16:21:00Z">
              <w:rPr/>
            </w:rPrChange>
          </w:rPr>
          <w:delText>ầu t</w:delText>
        </w:r>
        <w:r w:rsidRPr="000F69AD" w:rsidDel="00501478">
          <w:rPr>
            <w:rFonts w:ascii="Times New Roman" w:hAnsi="Times New Roman" w:hint="eastAsia"/>
            <w:sz w:val="26"/>
            <w:szCs w:val="26"/>
            <w:rPrChange w:id="870" w:author="admin" w:date="2026-10-15T16:21:00Z">
              <w:rPr>
                <w:rFonts w:hint="eastAsia"/>
              </w:rPr>
            </w:rPrChange>
          </w:rPr>
          <w:delText>ư</w:delText>
        </w:r>
        <w:r w:rsidRPr="000F69AD" w:rsidDel="00501478">
          <w:rPr>
            <w:rFonts w:ascii="Times New Roman" w:hAnsi="Times New Roman"/>
            <w:sz w:val="26"/>
            <w:szCs w:val="26"/>
            <w:rPrChange w:id="871" w:author="admin" w:date="2026-10-15T16:21:00Z">
              <w:rPr/>
            </w:rPrChange>
          </w:rPr>
          <w:delText xml:space="preserve"> chậm thanh toán theo </w:delText>
        </w:r>
        <w:r w:rsidRPr="000F69AD" w:rsidDel="00501478">
          <w:rPr>
            <w:rFonts w:ascii="Times New Roman" w:hAnsi="Times New Roman" w:hint="eastAsia"/>
            <w:sz w:val="26"/>
            <w:szCs w:val="26"/>
            <w:rPrChange w:id="872" w:author="admin" w:date="2026-10-15T16:21:00Z">
              <w:rPr>
                <w:rFonts w:hint="eastAsia"/>
              </w:rPr>
            </w:rPrChange>
          </w:rPr>
          <w:delText>Đ</w:delText>
        </w:r>
        <w:r w:rsidRPr="000F69AD" w:rsidDel="00501478">
          <w:rPr>
            <w:rFonts w:ascii="Times New Roman" w:hAnsi="Times New Roman"/>
            <w:sz w:val="26"/>
            <w:szCs w:val="26"/>
            <w:rPrChange w:id="873" w:author="admin" w:date="2026-10-15T16:21:00Z">
              <w:rPr/>
            </w:rPrChange>
          </w:rPr>
          <w:delText xml:space="preserve">iều 10.3.2 </w:delText>
        </w:r>
        <w:r w:rsidRPr="000F69AD" w:rsidDel="00501478">
          <w:rPr>
            <w:rFonts w:ascii="Times New Roman" w:hAnsi="Times New Roman" w:hint="eastAsia"/>
            <w:sz w:val="26"/>
            <w:szCs w:val="26"/>
            <w:rPrChange w:id="874" w:author="admin" w:date="2026-10-15T16:21:00Z">
              <w:rPr>
                <w:rFonts w:hint="eastAsia"/>
              </w:rPr>
            </w:rPrChange>
          </w:rPr>
          <w:delText>đ</w:delText>
        </w:r>
        <w:r w:rsidRPr="000F69AD" w:rsidDel="00501478">
          <w:rPr>
            <w:rFonts w:ascii="Times New Roman" w:hAnsi="Times New Roman"/>
            <w:sz w:val="26"/>
            <w:szCs w:val="26"/>
            <w:rPrChange w:id="875" w:author="admin" w:date="2026-10-15T16:21:00Z">
              <w:rPr/>
            </w:rPrChange>
          </w:rPr>
          <w:delText>iểm e</w:delText>
        </w:r>
      </w:del>
      <w:ins w:id="90571" w:author="VNCN E&amp;C - Đề xuất đàm phán" w:date="2026-10-16T13:00:00Z">
        <w:r>
          <w:rPr>
            <w:rFonts w:ascii="Times New Roman" w:hAnsi="Times New Roman"/>
            <w:sz w:val="26"/>
            <w:szCs w:val="26"/>
          </w:rPr>
          <w:t xml:space="preserve">, trừ trường hợp Chủ đầu tư chậm thanh toán cho Bên A phần công việc tương ứng</w:t>
        </w:r>
      </w:ins>
      <w:r>
        <w:rPr>
          <w:rFonts w:ascii="Times New Roman" w:hAnsi="Times New Roman"/>
          <w:sz w:val="26"/>
          <w:szCs w:val="26"/>
        </w:rPr>
        <w:t xml:space="preserve">;</w:t>
      </w:r>
    </w:p>
    <w:p w14:paraId="45C9A876" w14:textId="4462C85E" w:rsidR="000F69AD" w:rsidRPr="000F69AD" w:rsidRDefault="000F69AD">
      <w:pPr>
        <w:pStyle w:val="ListParagraph"/>
        <w:numPr>
          <w:ilvl w:val="0"/>
          <w:numId w:val="36"/>
        </w:numPr>
        <w:spacing w:after="120"/>
        <w:jc w:val="both"/>
        <w:rPr>
          <w:rFonts w:ascii="Times New Roman" w:hAnsi="Times New Roman"/>
          <w:sz w:val="26"/>
          <w:szCs w:val="26"/>
          <w:rPrChange w:id="877" w:author="admin" w:date="2026-10-15T16:21:00Z">
            <w:rPr/>
          </w:rPrChange>
        </w:rPr>
        <w:pPrChange w:id="878" w:author="admin" w:date="2026-10-15T16:21:00Z">
          <w:pPr>
            <w:spacing w:after="120" w:line="276" w:lineRule="auto"/>
            <w:jc w:val="both"/>
          </w:pPr>
        </w:pPrChange>
      </w:pPr>
      <w:commentRangeStart w:id="930"/>
      <w:ins w:id="90572" w:author="VNCN E&amp;C - Đề xuất đàm phán" w:date="2026-10-16T13:00:00Z">
        <w:r>
          <w:rPr>
            <w:rFonts w:ascii="Times New Roman" w:hAnsi="Times New Roman"/>
            <w:sz w:val="26"/>
            <w:szCs w:val="26"/>
            <w:lang w:val="en-US"/>
          </w:rPr>
          <w:t xml:space="preserve">Bên A tạm</w:t>
        </w:r>
      </w:ins>
      <w:ins w:id="90574" w:author="admin" w:date="2026-10-15T16:23:00Z">
        <w:del w:id="90573" w:author="VNCN E&amp;C - Đề xuất đàm phán" w:date="2026-10-16T13:00:00Z">
          <w:r>
            <w:rPr>
              <w:rFonts w:ascii="Times New Roman" w:hAnsi="Times New Roman"/>
              <w:sz w:val="26"/>
              <w:szCs w:val="26"/>
              <w:lang w:val="en-US"/>
            </w:rPr>
            <w:delText xml:space="preserve">T</w:delText>
          </w:r>
        </w:del>
      </w:ins>
      <w:ins w:id="90576" w:author="admin" w:date="2026-10-15T16:21:00Z">
        <w:del w:id="90575" w:author="VNCN E&amp;C - Đề xuất đàm phán" w:date="2026-10-16T13:00:00Z">
          <w:r>
            <w:rPr>
              <w:rFonts w:ascii="Times New Roman" w:hAnsi="Times New Roman"/>
              <w:sz w:val="26"/>
              <w:szCs w:val="26"/>
              <w:lang w:val="en-US"/>
            </w:rPr>
            <w:delText xml:space="preserve">ạm</w:delText>
          </w:r>
        </w:del>
      </w:ins>
      <w:ins w:id="90577" w:author="admin" w:date="2026-10-15T16:21:00Z">
        <w:r>
          <w:rPr>
            <w:rFonts w:ascii="Times New Roman" w:hAnsi="Times New Roman"/>
            <w:sz w:val="26"/>
            <w:szCs w:val="26"/>
            <w:lang w:val="en-US"/>
          </w:rPr>
          <w:t xml:space="preserve"> dừng </w:t>
        </w:r>
      </w:ins>
      <w:ins w:id="90578" w:author="VNCN E&amp;C - Đề xuất đàm phán" w:date="2026-10-16T13:00:00Z">
        <w:r>
          <w:rPr>
            <w:rFonts w:ascii="Times New Roman" w:hAnsi="Times New Roman"/>
            <w:sz w:val="26"/>
            <w:szCs w:val="26"/>
            <w:lang w:val="en-US"/>
          </w:rPr>
          <w:t xml:space="preserve">Hợp</w:t>
        </w:r>
      </w:ins>
      <w:ins w:id="90580" w:author="admin" w:date="2026-10-15T16:21:00Z">
        <w:del w:id="90579" w:author="VNCN E&amp;C - Đề xuất đàm phán" w:date="2026-10-16T13:00:00Z">
          <w:r>
            <w:rPr>
              <w:rFonts w:ascii="Times New Roman" w:hAnsi="Times New Roman"/>
              <w:sz w:val="26"/>
              <w:szCs w:val="26"/>
              <w:lang w:val="en-US"/>
            </w:rPr>
            <w:delText xml:space="preserve">hợp</w:delText>
          </w:r>
        </w:del>
      </w:ins>
      <w:ins w:id="90581" w:author="admin" w:date="2026-10-15T16:21:00Z">
        <w:r>
          <w:rPr>
            <w:rFonts w:ascii="Times New Roman" w:hAnsi="Times New Roman"/>
            <w:sz w:val="26"/>
            <w:szCs w:val="26"/>
            <w:lang w:val="en-US"/>
          </w:rPr>
          <w:t xml:space="preserve"> đồng</w:t>
        </w:r>
      </w:ins>
      <w:ins w:id="90582" w:author="VNCN E&amp;C - Đề xuất đàm phán" w:date="2026-10-16T13:00:00Z">
        <w:r>
          <w:rPr>
            <w:rFonts w:ascii="Times New Roman" w:hAnsi="Times New Roman"/>
            <w:sz w:val="26"/>
            <w:szCs w:val="26"/>
            <w:lang w:val="en-US"/>
          </w:rPr>
          <w:t xml:space="preserve"> liên tục</w:t>
        </w:r>
      </w:ins>
      <w:ins w:id="90583" w:author="admin" w:date="2026-10-15T16:21:00Z">
        <w:r>
          <w:rPr>
            <w:rFonts w:ascii="Times New Roman" w:hAnsi="Times New Roman"/>
            <w:sz w:val="26"/>
            <w:szCs w:val="26"/>
            <w:lang w:val="en-US"/>
          </w:rPr>
          <w:t xml:space="preserve"> quá </w:t>
        </w:r>
      </w:ins>
      <w:r>
        <w:rPr>
          <w:rFonts w:ascii="Times New Roman" w:hAnsi="Times New Roman"/>
          <w:sz w:val="26"/>
          <w:szCs w:val="26"/>
          <w:lang w:val="en-US"/>
        </w:rPr>
        <w:t xml:space="preserve">45</w:t>
      </w:r>
      <w:ins w:id="90584" w:author="admin" w:date="2026-10-15T16:21:00Z">
        <w:r>
          <w:rPr>
            <w:rFonts w:ascii="Times New Roman" w:hAnsi="Times New Roman"/>
            <w:sz w:val="26"/>
            <w:szCs w:val="26"/>
            <w:lang w:val="en-US"/>
          </w:rPr>
          <w:t xml:space="preserve"> ng</w:t>
        </w:r>
      </w:ins>
      <w:ins w:id="90585" w:author="admin" w:date="2026-10-15T16:22:00Z">
        <w:r>
          <w:rPr>
            <w:rFonts w:ascii="Times New Roman" w:hAnsi="Times New Roman"/>
            <w:sz w:val="26"/>
            <w:szCs w:val="26"/>
            <w:lang w:val="en-US"/>
          </w:rPr>
          <w:t xml:space="preserve">ày theo </w:t>
        </w:r>
      </w:ins>
      <w:ins w:id="90586" w:author="VNCN E&amp;C - Đề xuất đàm phán" w:date="2026-10-16T13:00:00Z">
        <w:r>
          <w:rPr>
            <w:rFonts w:ascii="Times New Roman" w:hAnsi="Times New Roman"/>
            <w:sz w:val="26"/>
            <w:szCs w:val="26"/>
            <w:lang w:val="en-US"/>
          </w:rPr>
          <w:t xml:space="preserve">Điều</w:t>
        </w:r>
      </w:ins>
      <w:ins w:id="90588" w:author="admin" w:date="2026-10-15T16:22:00Z">
        <w:del w:id="90587" w:author="VNCN E&amp;C - Đề xuất đàm phán" w:date="2026-10-16T13:00:00Z">
          <w:r>
            <w:rPr>
              <w:rFonts w:ascii="Times New Roman" w:hAnsi="Times New Roman"/>
              <w:sz w:val="26"/>
              <w:szCs w:val="26"/>
              <w:lang w:val="en-US"/>
            </w:rPr>
            <w:delText xml:space="preserve">điều</w:delText>
          </w:r>
        </w:del>
      </w:ins>
      <w:ins w:id="90589" w:author="admin" w:date="2026-10-15T16:22:00Z">
        <w:r>
          <w:rPr>
            <w:rFonts w:ascii="Times New Roman" w:hAnsi="Times New Roman"/>
            <w:sz w:val="26"/>
            <w:szCs w:val="26"/>
            <w:lang w:val="en-US"/>
          </w:rPr>
          <w:t xml:space="preserve"> 17.</w:t>
        </w:r>
      </w:ins>
      <w:ins w:id="90590" w:author="admin" w:date="2026-10-15T16:23:00Z">
        <w:r>
          <w:rPr>
            <w:rFonts w:ascii="Times New Roman" w:hAnsi="Times New Roman"/>
            <w:sz w:val="26"/>
            <w:szCs w:val="26"/>
            <w:lang w:val="en-US"/>
          </w:rPr>
          <w:t xml:space="preserve">1</w:t>
        </w:r>
      </w:ins>
      <w:ins w:id="90592" w:author="admin" w:date="2026-10-15T16:23:00Z">
        <w:del w:id="90591" w:author="VNCN E&amp;C - Đề xuất đàm phán" w:date="2026-10-16T13:00:00Z">
          <w:r>
            <w:rPr>
              <w:rFonts w:ascii="Times New Roman" w:hAnsi="Times New Roman"/>
              <w:sz w:val="26"/>
              <w:szCs w:val="26"/>
              <w:lang w:val="en-US"/>
            </w:rPr>
            <w:delText xml:space="preserve"> không phải</w:delText>
          </w:r>
        </w:del>
      </w:ins>
      <w:ins w:id="90593" w:author="admin" w:date="2026-10-15T16:23:00Z">
        <w:r>
          <w:rPr>
            <w:rFonts w:ascii="Times New Roman" w:hAnsi="Times New Roman"/>
            <w:sz w:val="26"/>
            <w:szCs w:val="26"/>
            <w:lang w:val="en-US"/>
          </w:rPr>
          <w:t xml:space="preserve"> do lỗi của Bên </w:t>
        </w:r>
      </w:ins>
      <w:ins w:id="90594" w:author="VNCN E&amp;C - Đề xuất đàm phán" w:date="2026-10-16T13:00:00Z">
        <w:r>
          <w:rPr>
            <w:rFonts w:ascii="Times New Roman" w:hAnsi="Times New Roman"/>
            <w:sz w:val="26"/>
            <w:szCs w:val="26"/>
            <w:lang w:val="en-US"/>
          </w:rPr>
          <w:t xml:space="preserve">A.</w:t>
        </w:r>
      </w:ins>
      <w:ins w:id="90596" w:author="admin" w:date="2026-10-15T16:23:00Z">
        <w:del w:id="90595" w:author="VNCN E&amp;C - Đề xuất đàm phán" w:date="2026-10-16T13:00:00Z">
          <w:r>
            <w:rPr>
              <w:rFonts w:ascii="Times New Roman" w:hAnsi="Times New Roman"/>
              <w:sz w:val="26"/>
              <w:szCs w:val="26"/>
              <w:lang w:val="en-US"/>
            </w:rPr>
            <w:delText xml:space="preserve">B</w:delText>
          </w:r>
        </w:del>
      </w:ins>
      <w:commentRangeEnd w:id="930"/>
      <w:r>
        <w:rPr>
          <w:rStyle w:val="CommentReference"/>
        </w:rPr>
        <w:commentReference w:id="930"/>
      </w:r>
    </w:p>
    <w:p w14:paraId="0FCA9560" w14:textId="77777777" w:rsidR="00096978" w:rsidRPr="00DF0BA4" w:rsidRDefault="00096978"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d) Thủ tục chấm dứt hợp đồng:</w:t>
      </w:r>
    </w:p>
    <w:p w14:paraId="69D14F2D" w14:textId="77777777" w:rsidR="00096978" w:rsidRPr="00DF0BA4" w:rsidRDefault="00096978" w:rsidP="00A64E91">
      <w:pPr>
        <w:numPr>
          <w:ilvl w:val="2"/>
          <w:numId w:val="14"/>
        </w:numPr>
        <w:tabs>
          <w:tab w:val="left" w:pos="284"/>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1DD7603E" w14:textId="2B62D677" w:rsidR="00096978" w:rsidRPr="00DF0BA4" w:rsidRDefault="00096978" w:rsidP="00A64E91">
      <w:pPr>
        <w:numPr>
          <w:ilvl w:val="2"/>
          <w:numId w:val="14"/>
        </w:numPr>
        <w:tabs>
          <w:tab w:val="left" w:pos="426"/>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14:paraId="6A93FDC4" w14:textId="77777777" w:rsidR="00096978" w:rsidRPr="00DF0BA4" w:rsidRDefault="00096978" w:rsidP="00A64E91">
      <w:pPr>
        <w:numPr>
          <w:ilvl w:val="2"/>
          <w:numId w:val="14"/>
        </w:numPr>
        <w:tabs>
          <w:tab w:val="left" w:pos="426"/>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lastRenderedPageBreak/>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14:paraId="4A7B40D6" w14:textId="77777777" w:rsidR="00096978" w:rsidRPr="00DF0BA4" w:rsidRDefault="00096978" w:rsidP="00A64E91">
      <w:pPr>
        <w:numPr>
          <w:ilvl w:val="2"/>
          <w:numId w:val="14"/>
        </w:numPr>
        <w:tabs>
          <w:tab w:val="left" w:pos="426"/>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75733C83" w14:textId="43B3B0A9" w:rsidR="00096978" w:rsidRPr="00DF0BA4" w:rsidRDefault="003C30F9" w:rsidP="003C30F9">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 xml:space="preserve">(v) </w:t>
      </w:r>
      <w:r w:rsidR="00096978" w:rsidRPr="00DF0BA4">
        <w:rPr>
          <w:rFonts w:ascii="Times New Roman" w:hAnsi="Times New Roman"/>
          <w:bCs/>
          <w:sz w:val="26"/>
          <w:szCs w:val="26"/>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60E56792" w14:textId="76CD9091" w:rsidR="00096978" w:rsidRPr="00DF0BA4" w:rsidRDefault="003C30F9" w:rsidP="003C30F9">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 xml:space="preserve">(vi) </w:t>
      </w:r>
      <w:r w:rsidR="00096978" w:rsidRPr="00DF0BA4">
        <w:rPr>
          <w:rFonts w:ascii="Times New Roman" w:hAnsi="Times New Roman"/>
          <w:bCs/>
          <w:sz w:val="26"/>
          <w:szCs w:val="26"/>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5BC34127" w14:textId="54750C54" w:rsidR="00096978" w:rsidRPr="00DF0BA4" w:rsidRDefault="003C30F9" w:rsidP="003C30F9">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 xml:space="preserve">(vii) </w:t>
      </w:r>
      <w:r w:rsidR="00096978" w:rsidRPr="00DF0BA4">
        <w:rPr>
          <w:rFonts w:ascii="Times New Roman" w:hAnsi="Times New Roman"/>
          <w:bCs/>
          <w:sz w:val="26"/>
          <w:szCs w:val="26"/>
        </w:rPr>
        <w:t>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6CA74B55" w14:textId="1BC381E5" w:rsidR="00150995" w:rsidRPr="00DF0BA4" w:rsidRDefault="003C30F9" w:rsidP="003C30F9">
      <w:pPr>
        <w:tabs>
          <w:tab w:val="left" w:pos="567"/>
        </w:tabs>
        <w:spacing w:after="120" w:line="276" w:lineRule="auto"/>
        <w:jc w:val="both"/>
        <w:rPr>
          <w:rFonts w:ascii="Times New Roman" w:hAnsi="Times New Roman"/>
          <w:bCs/>
          <w:sz w:val="26"/>
          <w:szCs w:val="26"/>
        </w:rPr>
      </w:pPr>
      <w:r>
        <w:rPr>
          <w:rFonts w:ascii="Times New Roman" w:hAnsi="Times New Roman"/>
          <w:bCs/>
          <w:sz w:val="26"/>
          <w:szCs w:val="26"/>
        </w:rPr>
        <w:t xml:space="preserve">(viii) </w:t>
      </w:r>
      <w:r w:rsidR="00150995" w:rsidRPr="00DF0BA4">
        <w:rPr>
          <w:rFonts w:ascii="Times New Roman" w:hAnsi="Times New Roman"/>
          <w:bCs/>
          <w:sz w:val="26"/>
          <w:szCs w:val="26"/>
        </w:rPr>
        <w:t>Trường hợp Bên B chấm dứt Hợp đồng theo điểm c khoản này, Bên A thanh toán cho Bên B: (1) giá trị khối lượng đã được nghiệm thu; (2) chi phí huy động, giải thể hợp lý theo Hợp đồng chưa được thanh toán; (3) giá trị vật tư đã đặt hàng không thể hủy, với điều kiện vật tư được bàn giao cho Bên A. Các khoản trên phải có chứng từ hợp lệ và biên bản xác nhận của hai bên. Bên A không bồi thường lợi nhuận dự kiến của phần việc chưa thực hiện.</w:t>
      </w:r>
    </w:p>
    <w:p w14:paraId="6901F7BC" w14:textId="09CA696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18. PHẠT, BỒI THƯỜNG HỢP ĐỒNG</w:t>
      </w:r>
    </w:p>
    <w:p w14:paraId="0B89CAE1" w14:textId="4E70753F" w:rsidR="00096978" w:rsidRPr="00DF0BA4" w:rsidRDefault="00096978" w:rsidP="00A64E91">
      <w:pPr>
        <w:spacing w:after="120" w:line="276" w:lineRule="auto"/>
        <w:jc w:val="both"/>
        <w:rPr>
          <w:rFonts w:ascii="Times New Roman" w:hAnsi="Times New Roman"/>
          <w:sz w:val="26"/>
          <w:szCs w:val="26"/>
        </w:rPr>
      </w:pPr>
      <w:commentRangeStart w:id="931"/>
      <w:r>
        <w:rPr>
          <w:rFonts w:ascii="Times New Roman" w:hAnsi="Times New Roman"/>
          <w:sz w:val="26"/>
          <w:szCs w:val="26"/>
        </w:rPr>
        <w:t xml:space="preserve">Các bên thỏa thuận mức phạt và bồi thường theo Điều 86 Luật Xây dựng số 135/2025/QH15</w:t>
      </w:r>
      <w:del w:id="884" w:author="admin" w:date="2026-10-15T16:31:00Z">
        <w:r w:rsidRPr="00DF0BA4" w:rsidDel="00623E1D">
          <w:rPr>
            <w:rFonts w:ascii="Times New Roman" w:hAnsi="Times New Roman"/>
            <w:sz w:val="26"/>
            <w:szCs w:val="26"/>
          </w:rPr>
          <w:delText xml:space="preserve"> và theo nguyên tắc back to back với Hợp đồng thầu chính</w:delText>
        </w:r>
      </w:del>
      <w:ins w:id="90597" w:author="VNCN E&amp;C - Đề xuất đàm phán" w:date="2026-10-16T13:00:00Z">
        <w:r>
          <w:rPr>
            <w:rFonts w:ascii="Times New Roman" w:hAnsi="Times New Roman"/>
            <w:sz w:val="26"/>
            <w:szCs w:val="26"/>
          </w:rPr>
          <w:t xml:space="preserve"> và theo nguyên tắc back to back với Hợp đồng thầu chính</w:t>
        </w:r>
      </w:ins>
      <w:r>
        <w:rPr>
          <w:rFonts w:ascii="Times New Roman" w:hAnsi="Times New Roman"/>
          <w:sz w:val="26"/>
          <w:szCs w:val="26"/>
        </w:rPr>
        <w:t xml:space="preserve">. Tổng mức phạt vi phạm đối với Bên B không vượt quá</w:t>
      </w:r>
      <w:r>
        <w:rPr>
          <w:rFonts w:ascii="Times New Roman" w:hAnsi="Times New Roman"/>
          <w:sz w:val="26"/>
          <w:szCs w:val="26"/>
        </w:rPr>
        <w:t xml:space="preserve"> </w:t>
      </w:r>
      <w:del w:id="885" w:author="admin" w:date="2026-10-15T16:31:00Z">
        <w:r w:rsidR="007E6ABC" w:rsidRPr="00DF0BA4" w:rsidDel="00623E1D">
          <w:rPr>
            <w:rFonts w:ascii="Times New Roman" w:hAnsi="Times New Roman"/>
            <w:sz w:val="26"/>
            <w:szCs w:val="26"/>
          </w:rPr>
          <w:delText>12</w:delText>
        </w:r>
      </w:del>
      <w:ins w:id="90598" w:author="VNCN E&amp;C - Đề xuất đàm phán" w:date="2026-10-16T13:00:00Z">
        <w:r>
          <w:rPr>
            <w:rFonts w:ascii="Times New Roman" w:hAnsi="Times New Roman"/>
            <w:sz w:val="26"/>
            <w:szCs w:val="26"/>
            <w:highlight w:val="yellow"/>
          </w:rPr>
          <w:t xml:space="preserve">12</w:t>
        </w:r>
      </w:ins>
      <w:ins w:id="90600" w:author="admin" w:date="2026-10-15T16:31:00Z">
        <w:del w:id="90599" w:author="VNCN E&amp;C - Đề xuất đàm phán" w:date="2026-10-16T13:00:00Z">
          <w:r>
            <w:rPr>
              <w:rFonts w:ascii="Times New Roman" w:hAnsi="Times New Roman"/>
              <w:sz w:val="26"/>
              <w:szCs w:val="26"/>
            </w:rPr>
            <w:delText xml:space="preserve">8</w:delText>
          </w:r>
        </w:del>
      </w:ins>
      <w:r>
        <w:rPr>
          <w:rFonts w:ascii="Times New Roman" w:hAnsi="Times New Roman"/>
          <w:sz w:val="26"/>
          <w:szCs w:val="26"/>
        </w:rPr>
        <w:t xml:space="preserve">% giá trị Hợp đồng. Việc phạt vi phạm không loại trừ nghĩa vụ bồi thường toàn bộ thiệt hại thực tế của Bên A, bao gồm các khoản Bên A bị Chủ đầu tư phạt, khấu trừ, yêu cầu bồi thường do lỗi của Bên B. Bên A có quyền thu tiền phạt, tiền bồi thường bằng cách khấu trừ vào giá trị thanh toán hoặc thu từ bảo lãnh thực hiện Hợp đồng.</w:t>
      </w:r>
      <w:commentRangeEnd w:id="931"/>
      <w:r>
        <w:rPr>
          <w:rStyle w:val="CommentReference"/>
        </w:rPr>
        <w:commentReference w:id="931"/>
      </w:r>
    </w:p>
    <w:p w14:paraId="4038DC93"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18.1. Phạt, bồi thường do vi phạm chất lượng:</w:t>
      </w:r>
    </w:p>
    <w:p w14:paraId="6072CE24" w14:textId="4E8E73A2"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w:t>
      </w:r>
      <w:r w:rsidR="005E5255">
        <w:rPr>
          <w:rFonts w:ascii="Times New Roman" w:hAnsi="Times New Roman"/>
          <w:sz w:val="26"/>
          <w:szCs w:val="26"/>
        </w:rPr>
        <w:t xml:space="preserve">có trách </w:t>
      </w:r>
      <w:r w:rsidR="005E5255">
        <w:rPr>
          <w:rFonts w:ascii="Times New Roman" w:hAnsi="Times New Roman"/>
          <w:sz w:val="26"/>
          <w:szCs w:val="26"/>
        </w:rPr>
        <w:lastRenderedPageBreak/>
        <w:t xml:space="preserve">nhiệm </w:t>
      </w:r>
      <w:r w:rsidRPr="00DF0BA4">
        <w:rPr>
          <w:rFonts w:ascii="Times New Roman" w:hAnsi="Times New Roman"/>
          <w:sz w:val="26"/>
          <w:szCs w:val="26"/>
        </w:rPr>
        <w:t xml:space="preserve">phá dỡ, làm lại hoặc hoàn thiện công việc bằng chi phí của mình và bồi thường thiệt hại thực tế cho Bên A. </w:t>
      </w:r>
    </w:p>
    <w:p w14:paraId="2F5B13A5"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18.2. Phạt, bồi thường do vi phạm an toàn, bảo vệ môi trường:</w:t>
      </w:r>
    </w:p>
    <w:p w14:paraId="540D6F3E" w14:textId="23D9A3DD"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sidRPr="00DF0BA4">
        <w:rPr>
          <w:rFonts w:ascii="Times New Roman" w:hAnsi="Times New Roman"/>
          <w:i/>
          <w:iCs/>
          <w:sz w:val="26"/>
          <w:szCs w:val="26"/>
        </w:rPr>
        <w:t>Biểu 05 [Mức phạt do vi phạm an toàn, bảo vệ môi trường, nội quy công trường]</w:t>
      </w:r>
      <w:r w:rsidRPr="00DF0BA4">
        <w:rPr>
          <w:rFonts w:ascii="Times New Roman" w:hAnsi="Times New Roman"/>
          <w:sz w:val="26"/>
          <w:szCs w:val="26"/>
        </w:rPr>
        <w:t>, bồi thường mọi thiệt hại cho Bên A, bên thứ ba (nếu có) và khắc phục hậu quả bằng chi phí của mình.</w:t>
      </w:r>
    </w:p>
    <w:p w14:paraId="2271703F"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18.3. Phạt, bồi thường do chậm tiến độ:</w:t>
      </w:r>
    </w:p>
    <w:p w14:paraId="74EBE8BD" w14:textId="3A8372EB"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Trường hợp Bên B chậm tiến độ (không do lỗi của Chủ đầu tư, Bên A, bên thứ ba không thuộc trách nhiệm của Bên B hoặc sự kiện bất khả kháng), Bên B phải chịu phạt </w:t>
      </w:r>
      <w:r w:rsidRPr="005E5255">
        <w:rPr>
          <w:rFonts w:ascii="Times New Roman" w:hAnsi="Times New Roman"/>
          <w:sz w:val="26"/>
          <w:szCs w:val="26"/>
          <w:highlight w:val="yellow"/>
        </w:rPr>
        <w:t>0,</w:t>
      </w:r>
      <w:r w:rsidR="005E5255" w:rsidRPr="005E5255">
        <w:rPr>
          <w:rFonts w:ascii="Times New Roman" w:hAnsi="Times New Roman"/>
          <w:sz w:val="26"/>
          <w:szCs w:val="26"/>
          <w:highlight w:val="yellow"/>
        </w:rPr>
        <w:t>1</w:t>
      </w:r>
      <w:r w:rsidRPr="005E5255">
        <w:rPr>
          <w:rFonts w:ascii="Times New Roman" w:hAnsi="Times New Roman"/>
          <w:sz w:val="26"/>
          <w:szCs w:val="26"/>
          <w:highlight w:val="yellow"/>
        </w:rPr>
        <w:t>%</w:t>
      </w:r>
      <w:r w:rsidRPr="00DF0BA4">
        <w:rPr>
          <w:rFonts w:ascii="Times New Roman" w:hAnsi="Times New Roman"/>
          <w:sz w:val="26"/>
          <w:szCs w:val="26"/>
        </w:rPr>
        <w:t xml:space="preserve"> giá trị Hợp đồng cho mỗi 01 tuần chậm so với từng mốc tiến độ quy định tại Điều 7.1 và Tiến độ chi tiết được Bên A chấp thuận; tổng mức phạt chậm tiến độ không vượt quá </w:t>
      </w:r>
      <w:r w:rsidRPr="00DF0BA4">
        <w:rPr>
          <w:rFonts w:ascii="Times New Roman" w:hAnsi="Times New Roman"/>
          <w:sz w:val="26"/>
          <w:szCs w:val="26"/>
          <w:highlight w:val="yellow"/>
        </w:rPr>
        <w:t>08</w:t>
      </w:r>
      <w:r w:rsidRPr="00DF0BA4">
        <w:rPr>
          <w:rFonts w:ascii="Times New Roman" w:hAnsi="Times New Roman"/>
          <w:sz w:val="26"/>
          <w:szCs w:val="26"/>
        </w:rPr>
        <w:t>% giá trị Hợp đồng. Việc phạt vi phạm không loại trừ quyền yêu cầu bồi thường thiệt hại của Bên A.</w:t>
      </w:r>
    </w:p>
    <w:p w14:paraId="194CA248"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18.4. Phạt, bồi thường do chậm khắc phục sai sót:</w:t>
      </w:r>
    </w:p>
    <w:p w14:paraId="0A9F9BC0" w14:textId="0084D60D" w:rsidR="005E5255" w:rsidRPr="00DF0BA4" w:rsidRDefault="00096978" w:rsidP="005E5255">
      <w:pPr>
        <w:spacing w:after="120" w:line="276" w:lineRule="auto"/>
        <w:jc w:val="both"/>
        <w:rPr>
          <w:rFonts w:ascii="Times New Roman" w:hAnsi="Times New Roman"/>
          <w:sz w:val="26"/>
          <w:szCs w:val="26"/>
        </w:rPr>
      </w:pPr>
      <w:r w:rsidRPr="00DF0BA4">
        <w:rPr>
          <w:rFonts w:ascii="Times New Roman" w:hAnsi="Times New Roman"/>
          <w:sz w:val="26"/>
          <w:szCs w:val="26"/>
        </w:rPr>
        <w:t xml:space="preserve">Trường hợp Bên B không khắc phục sai sót đúng thời hạn theo thông báo của Bên A, Bên B phải hoàn trả toàn bộ chi phí khắc phục của Bên A và </w:t>
      </w:r>
      <w:r w:rsidR="005E5255" w:rsidRPr="00DF0BA4">
        <w:rPr>
          <w:rFonts w:ascii="Times New Roman" w:hAnsi="Times New Roman"/>
          <w:sz w:val="26"/>
          <w:szCs w:val="26"/>
        </w:rPr>
        <w:t xml:space="preserve">bồi thường thiệt hại thực tế cho Bên A. </w:t>
      </w:r>
    </w:p>
    <w:p>
      <w:pPr>
        <w:widowControl w:val="0"/>
        <w:tabs>
          <w:tab w:val="left" w:pos="709"/>
        </w:tabs>
        <w:spacing w:after="120" w:line="276" w:lineRule="auto"/>
        <w:jc w:val="both"/>
        <w:rPr>
          <w:ins w:id="91529" w:author="VNCN E&amp;C - Đề xuất đàm phán" w:date="2026-10-16T13:00:00Z"/>
          <w:rFonts w:ascii="Times New Roman" w:hAnsi="Times New Roman"/>
          <w:b/>
          <w:sz w:val="26"/>
          <w:szCs w:val="26"/>
        </w:rPr>
      </w:pPr>
      <w:ins w:id="91528" w:author="VNCN E&amp;C - Đề xuất đàm phán" w:date="2026-10-16T13:00:00Z">
        <w:r>
          <w:rPr>
            <w:rFonts w:ascii="Times New Roman" w:hAnsi="Times New Roman"/>
            <w:b/>
            <w:sz w:val="26"/>
            <w:szCs w:val="26"/>
          </w:rPr>
          <w:t xml:space="preserve">18.5. Phạt, bồi thường do chậm đệ trình, giao nộp hồ sơ, tài liệu:</w:t>
        </w:r>
      </w:ins>
    </w:p>
    <w:p>
      <w:pPr>
        <w:spacing w:after="120" w:line="276" w:lineRule="auto"/>
        <w:jc w:val="both"/>
        <w:rPr>
          <w:ins w:id="91531" w:author="VNCN E&amp;C - Đề xuất đàm phán" w:date="2026-10-16T13:00:00Z"/>
          <w:rFonts w:ascii="Times New Roman" w:hAnsi="Times New Roman"/>
          <w:sz w:val="26"/>
          <w:szCs w:val="26"/>
        </w:rPr>
      </w:pPr>
      <w:ins w:id="91530" w:author="VNCN E&amp;C - Đề xuất đàm phán" w:date="2026-10-16T13:00:00Z">
        <w:r>
          <w:rPr>
            <w:rFonts w:ascii="Times New Roman" w:hAnsi="Times New Roman"/>
            <w:sz w:val="26"/>
            <w:szCs w:val="26"/>
          </w:rPr>
          <w:t xml:space="preserve">Trường hợp Bên B chậm đệ trình, giao nộp hồ sơ, tài liệu theo quy định của Hợp đồng và/hoặc thông báo của Bên A, Bên B phải chịu phạt: lần nhắc nhở bằng văn bản thứ nhất: </w:t>
        </w:r>
        <w:r>
          <w:rPr>
            <w:rFonts w:ascii="Times New Roman" w:hAnsi="Times New Roman"/>
            <w:sz w:val="26"/>
            <w:szCs w:val="26"/>
            <w:highlight w:val="yellow"/>
          </w:rPr>
          <w:t xml:space="preserve">10.000.000</w:t>
        </w:r>
        <w:r>
          <w:rPr>
            <w:rFonts w:ascii="Times New Roman" w:hAnsi="Times New Roman"/>
            <w:sz w:val="26"/>
            <w:szCs w:val="26"/>
          </w:rPr>
          <w:t xml:space="preserve"> đồng; mỗi lần nhắc nhở tiếp theo: gấp 02 lần mức phạt liền kề trước đó; tổng mức phạt đối với hành vi này không vượt quá 0,05% giá trị Hợp đồng.</w:t>
        </w:r>
      </w:ins>
    </w:p>
    <w:p w14:paraId="4273004F" w14:textId="364F51A6" w:rsidR="00096978" w:rsidRPr="00DF0BA4" w:rsidDel="00E94641" w:rsidRDefault="00096978" w:rsidP="005E5255">
      <w:pPr>
        <w:widowControl w:val="0"/>
        <w:tabs>
          <w:tab w:val="left" w:pos="284"/>
        </w:tabs>
        <w:spacing w:after="120" w:line="276" w:lineRule="auto"/>
        <w:jc w:val="both"/>
        <w:rPr>
          <w:del w:id="887" w:author="Ban Kinh tế &amp; Quản lý Hợp đồng" w:date="2026-10-15T10:29:00Z"/>
          <w:rFonts w:ascii="Times New Roman" w:hAnsi="Times New Roman"/>
          <w:b/>
          <w:sz w:val="26"/>
          <w:szCs w:val="26"/>
        </w:rPr>
      </w:pPr>
      <w:del w:id="888" w:author="Ban Kinh tế &amp; Quản lý Hợp đồng" w:date="2026-10-15T10:29:00Z">
        <w:r w:rsidRPr="00DF0BA4" w:rsidDel="00E94641">
          <w:rPr>
            <w:rFonts w:ascii="Times New Roman" w:hAnsi="Times New Roman"/>
            <w:b/>
            <w:sz w:val="26"/>
            <w:szCs w:val="26"/>
          </w:rPr>
          <w:delText>18.5. Phạt, bồi thường do chậm đệ trình, giao nộp hồ sơ, tài liệu:</w:delText>
        </w:r>
      </w:del>
    </w:p>
    <w:p w14:paraId="50DFC1C5" w14:textId="4068B981" w:rsidR="00096978" w:rsidRPr="00DF0BA4" w:rsidDel="00E94641" w:rsidRDefault="00096978" w:rsidP="00A64E91">
      <w:pPr>
        <w:widowControl w:val="0"/>
        <w:tabs>
          <w:tab w:val="left" w:pos="284"/>
        </w:tabs>
        <w:spacing w:after="120" w:line="276" w:lineRule="auto"/>
        <w:jc w:val="both"/>
        <w:rPr>
          <w:del w:id="889" w:author="Ban Kinh tế &amp; Quản lý Hợp đồng" w:date="2026-10-15T10:29:00Z"/>
          <w:rFonts w:ascii="Times New Roman" w:hAnsi="Times New Roman"/>
          <w:sz w:val="26"/>
          <w:szCs w:val="26"/>
        </w:rPr>
      </w:pPr>
      <w:del w:id="890" w:author="Ban Kinh tế &amp; Quản lý Hợp đồng" w:date="2026-10-15T10:29:00Z">
        <w:r w:rsidRPr="00DF0BA4" w:rsidDel="00E94641">
          <w:rPr>
            <w:rFonts w:ascii="Times New Roman" w:hAnsi="Times New Roman"/>
            <w:sz w:val="26"/>
            <w:szCs w:val="26"/>
          </w:rPr>
          <w:delText xml:space="preserve">Trường hợp Bên B chậm đệ trình, giao nộp hồ sơ, tài liệu theo quy định của Hợp đồng và/hoặc thông báo của Bên A, Bên B phải chịu phạt: lần nhắc nhở bằng văn bản thứ nhất: 20.000.000 đồng (hai mươi triệu đồng); mỗi lần nhắc nhở tiếp theo: gấp 02 lần mức phạt liền kề trước đó; tổng mức phạt đối với hành vi này không vượt quá </w:delText>
        </w:r>
        <w:r w:rsidR="005E5255" w:rsidRPr="005E5255" w:rsidDel="00E94641">
          <w:rPr>
            <w:rFonts w:ascii="Times New Roman" w:hAnsi="Times New Roman"/>
            <w:sz w:val="26"/>
            <w:szCs w:val="26"/>
            <w:highlight w:val="yellow"/>
          </w:rPr>
          <w:delText>0,05</w:delText>
        </w:r>
        <w:r w:rsidRPr="005E5255" w:rsidDel="00E94641">
          <w:rPr>
            <w:rFonts w:ascii="Times New Roman" w:hAnsi="Times New Roman"/>
            <w:sz w:val="26"/>
            <w:szCs w:val="26"/>
            <w:highlight w:val="yellow"/>
          </w:rPr>
          <w:delText>%</w:delText>
        </w:r>
        <w:r w:rsidRPr="00DF0BA4" w:rsidDel="00E94641">
          <w:rPr>
            <w:rFonts w:ascii="Times New Roman" w:hAnsi="Times New Roman"/>
            <w:sz w:val="26"/>
            <w:szCs w:val="26"/>
          </w:rPr>
          <w:delText xml:space="preserve"> giá trị Hợp đồng. Bên B phải bồi thường mọi thiệt hại cho Bên A, bên thứ ba (nếu có) do việc chậm trễ gây ra.</w:delText>
        </w:r>
      </w:del>
    </w:p>
    <w:p w14:paraId="33199210"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18.6. Phạt do chấm dứt Hợp đồng:</w:t>
      </w:r>
    </w:p>
    <w:p w14:paraId="77052E13" w14:textId="2E1AC584" w:rsidR="00096978" w:rsidRPr="00DF0BA4" w:rsidRDefault="00096978" w:rsidP="00A64E91">
      <w:pPr>
        <w:widowControl w:val="0"/>
        <w:tabs>
          <w:tab w:val="left" w:pos="1134"/>
        </w:tabs>
        <w:spacing w:after="120" w:line="276" w:lineRule="auto"/>
        <w:jc w:val="both"/>
        <w:rPr>
          <w:rFonts w:ascii="Times New Roman" w:hAnsi="Times New Roman"/>
          <w:sz w:val="26"/>
          <w:szCs w:val="26"/>
        </w:rPr>
      </w:pPr>
      <w:r w:rsidRPr="00DF0BA4">
        <w:rPr>
          <w:rFonts w:ascii="Times New Roman" w:hAnsi="Times New Roman"/>
          <w:sz w:val="26"/>
          <w:szCs w:val="26"/>
        </w:rPr>
        <w:t>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w:t>
      </w:r>
      <w:r w:rsidR="005E5255">
        <w:rPr>
          <w:rFonts w:ascii="Times New Roman" w:hAnsi="Times New Roman"/>
          <w:sz w:val="26"/>
          <w:szCs w:val="26"/>
        </w:rPr>
        <w:t>.</w:t>
      </w:r>
    </w:p>
    <w:p w14:paraId="1CC58CEF" w14:textId="480792C2" w:rsidR="00096978" w:rsidRPr="00DF0BA4" w:rsidRDefault="00096978" w:rsidP="00A64E91">
      <w:pPr>
        <w:widowControl w:val="0"/>
        <w:tabs>
          <w:tab w:val="left" w:pos="1134"/>
        </w:tabs>
        <w:spacing w:after="120" w:line="276" w:lineRule="auto"/>
        <w:jc w:val="both"/>
        <w:rPr>
          <w:rFonts w:ascii="Times New Roman" w:hAnsi="Times New Roman"/>
          <w:sz w:val="26"/>
          <w:szCs w:val="26"/>
        </w:rPr>
      </w:pPr>
      <w:r w:rsidRPr="00DF0BA4">
        <w:rPr>
          <w:rFonts w:ascii="Times New Roman" w:hAnsi="Times New Roman"/>
          <w:sz w:val="26"/>
          <w:szCs w:val="26"/>
        </w:rPr>
        <w:t>b) Trường hợp chấm dứt Hợp đồng do lỗi của Bên A, Bên A thanh toán cho Bên B giá trị khối lượng đã được nghiệm thu hợp lệ đến thời điểm chấm dứt, sau khi trừ các khoản đã tạm ứng, thanh toán. Bên A không chịu phạt và không bồi thường lợi nhuận dự kiến của phần việc chưa thực hiện.</w:t>
      </w:r>
    </w:p>
    <w:p w14:paraId="15C998FD"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19. QUYẾT TOÁN VÀ THANH LÝ HỢP ĐỒNG</w:t>
      </w:r>
    </w:p>
    <w:p w14:paraId="71FEDD07" w14:textId="77777777" w:rsidR="00096978" w:rsidRPr="00DF0BA4" w:rsidRDefault="00A153B6"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 xml:space="preserve">19.1. Quyết toán hợp đồng: </w:t>
      </w:r>
    </w:p>
    <w:p w14:paraId="59723B72" w14:textId="34E0FEB0" w:rsidR="00096978" w:rsidRPr="00DF0BA4" w:rsidRDefault="00096978" w:rsidP="00A64E91">
      <w:pPr>
        <w:numPr>
          <w:ilvl w:val="0"/>
          <w:numId w:val="15"/>
        </w:numPr>
        <w:tabs>
          <w:tab w:val="left" w:pos="284"/>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Sau khi hoàn thành toàn bộ công việc của Hợp đồng, Bên B phải lập và trình Bên A hồ sơ quyết toán Hợp đồng theo mẫu của Bên A, cụ thể:</w:t>
      </w:r>
    </w:p>
    <w:p w14:paraId="0E5F5F75" w14:textId="6C735100" w:rsidR="00096978" w:rsidRPr="00DF0BA4" w:rsidRDefault="00096978" w:rsidP="00A64E91">
      <w:pPr>
        <w:tabs>
          <w:tab w:val="left" w:pos="709"/>
        </w:tabs>
        <w:spacing w:after="120" w:line="276" w:lineRule="auto"/>
        <w:jc w:val="both"/>
        <w:rPr>
          <w:rFonts w:ascii="Times New Roman" w:hAnsi="Times New Roman"/>
          <w:bCs/>
          <w:sz w:val="26"/>
          <w:szCs w:val="26"/>
        </w:rPr>
      </w:pPr>
      <w:r w:rsidRPr="00DF0BA4">
        <w:rPr>
          <w:rFonts w:ascii="Times New Roman" w:hAnsi="Times New Roman"/>
          <w:bCs/>
          <w:sz w:val="26"/>
          <w:szCs w:val="26"/>
        </w:rPr>
        <w:lastRenderedPageBreak/>
        <w:t xml:space="preserve">(i) Thời hạn nộp hồ sơ quyết toán Hợp đồng: Trong vòng </w:t>
      </w:r>
      <w:r w:rsidRPr="00EC53C2">
        <w:rPr>
          <w:rFonts w:ascii="Times New Roman" w:hAnsi="Times New Roman"/>
          <w:bCs/>
          <w:sz w:val="26"/>
          <w:szCs w:val="26"/>
          <w:highlight w:val="yellow"/>
        </w:rPr>
        <w:t>30</w:t>
      </w:r>
      <w:r w:rsidRPr="00DF0BA4">
        <w:rPr>
          <w:rFonts w:ascii="Times New Roman" w:hAnsi="Times New Roman"/>
          <w:bCs/>
          <w:sz w:val="26"/>
          <w:szCs w:val="26"/>
        </w:rPr>
        <w:t xml:space="preserve"> ngày kể từ ngày Bên B hoàn thành toàn bộ các công việc của Hợp đồng.</w:t>
      </w:r>
    </w:p>
    <w:p w14:paraId="7BDDB336" w14:textId="2871CB6F" w:rsidR="00096978" w:rsidRPr="00DF0BA4" w:rsidRDefault="00096978" w:rsidP="00A64E91">
      <w:pPr>
        <w:tabs>
          <w:tab w:val="left" w:pos="709"/>
        </w:tabs>
        <w:spacing w:after="120" w:line="276" w:lineRule="auto"/>
        <w:jc w:val="both"/>
        <w:rPr>
          <w:rFonts w:ascii="Times New Roman" w:hAnsi="Times New Roman"/>
          <w:bCs/>
          <w:strike/>
          <w:sz w:val="26"/>
          <w:szCs w:val="26"/>
        </w:rPr>
      </w:pPr>
      <w:r>
        <w:rPr>
          <w:rFonts w:ascii="Times New Roman" w:hAnsi="Times New Roman"/>
          <w:bCs/>
          <w:sz w:val="26"/>
          <w:szCs w:val="26"/>
        </w:rPr>
        <w:t xml:space="preserve">(ii) Thành phần hồ sơ quyết toán Hợp đồng, bao gồm nhưng không giới hạn: (1) Bảng xác định giá trị quyết toán Hợp đồng (bao gồm giá trị khối lượng phát sinh ngoài phạm vi Hợp đồng, nếu có); (2) Biên bản nghiệm thu hoàn thành, bàn giao toàn bộ công việc; (3) Biên bản xác nhận khối lượng hoàn thành; (4) Hồ sơ chất lượng, hồ sơ hoàn công, nhật ký thi công; (5) Bảng tổng hợp các khoản phạt, khấu trừ; (6) Hóa đơn GTGT; (7) Giấy đề nghị quyết toán; (8) Các tài liệu khác theo yêu cầu của Bên A và Chủ đầu tư. Số lượng: </w:t>
      </w:r>
      <w:r>
        <w:rPr>
          <w:rFonts w:ascii="Times New Roman" w:hAnsi="Times New Roman"/>
          <w:bCs/>
          <w:sz w:val="26"/>
          <w:szCs w:val="26"/>
          <w:highlight w:val="yellow"/>
        </w:rPr>
        <w:t xml:space="preserve">0</w:t>
      </w:r>
      <w:del w:id="891" w:author="Ban Kinh tế &amp; Quản lý Hợp đồng" w:date="2026-10-15T10:29:00Z">
        <w:r w:rsidRPr="00DF0BA4" w:rsidDel="00E94641">
          <w:rPr>
            <w:rFonts w:ascii="Times New Roman" w:hAnsi="Times New Roman"/>
            <w:bCs/>
            <w:sz w:val="26"/>
            <w:szCs w:val="26"/>
            <w:highlight w:val="yellow"/>
          </w:rPr>
          <w:delText>8</w:delText>
        </w:r>
      </w:del>
      <w:ins w:id="90643" w:author="Ban Kinh tế &amp; Quản lý Hợp đồng" w:date="2026-10-15T10:29:00Z">
        <w:r>
          <w:rPr>
            <w:rFonts w:ascii="Times New Roman" w:hAnsi="Times New Roman"/>
            <w:bCs/>
            <w:sz w:val="26"/>
            <w:szCs w:val="26"/>
          </w:rPr>
          <w:t xml:space="preserve">6</w:t>
        </w:r>
      </w:ins>
      <w:r>
        <w:rPr>
          <w:rFonts w:ascii="Times New Roman" w:hAnsi="Times New Roman"/>
          <w:bCs/>
          <w:sz w:val="26"/>
          <w:szCs w:val="26"/>
        </w:rPr>
        <w:t xml:space="preserve"> bộ gốc</w:t>
      </w:r>
      <w:ins w:id="90644" w:author="VNCN E&amp;C - Đề xuất đàm phán" w:date="2026-10-16T13:00:00Z">
        <w:r>
          <w:rPr>
            <w:rFonts w:ascii="Times New Roman" w:hAnsi="Times New Roman"/>
            <w:bCs/>
            <w:sz w:val="26"/>
            <w:szCs w:val="26"/>
          </w:rPr>
          <w:t xml:space="preserve"> kèm bản scan; Bên B cung cấp bổ sung khi Chủ đầu tư yêu cầu, không tính phí</w:t>
        </w:r>
      </w:ins>
      <w:r>
        <w:rPr>
          <w:rFonts w:ascii="Times New Roman" w:hAnsi="Times New Roman"/>
          <w:bCs/>
          <w:sz w:val="26"/>
          <w:szCs w:val="26"/>
        </w:rPr>
        <w:t xml:space="preserve">.</w:t>
      </w:r>
    </w:p>
    <w:p w14:paraId="0331292A" w14:textId="77777777" w:rsidR="00096978" w:rsidRPr="00DF0BA4" w:rsidRDefault="00096978" w:rsidP="00A64E91">
      <w:pPr>
        <w:tabs>
          <w:tab w:val="left" w:pos="709"/>
        </w:tabs>
        <w:spacing w:after="120" w:line="276" w:lineRule="auto"/>
        <w:jc w:val="both"/>
        <w:rPr>
          <w:rFonts w:ascii="Times New Roman" w:hAnsi="Times New Roman"/>
          <w:bCs/>
          <w:sz w:val="26"/>
          <w:szCs w:val="26"/>
        </w:rPr>
      </w:pPr>
      <w:r w:rsidRPr="00DF0BA4">
        <w:rPr>
          <w:rFonts w:ascii="Times New Roman" w:hAnsi="Times New Roman"/>
          <w:bCs/>
          <w:sz w:val="26"/>
          <w:szCs w:val="26"/>
        </w:rPr>
        <w:t>(iii) Thời hạn hoàn thành việc ký quyết toán Hợp đồng: Trong vòng 28 ngày kể từ ngày Bên A đã nhận được đầy đủ hồ sơ quyết toán Hợp đồng hợp lệ do Bên B lập theo quy định của Hợp đồng.</w:t>
      </w:r>
    </w:p>
    <w:p w14:paraId="1004DE31" w14:textId="64A3DA67" w:rsidR="00096978" w:rsidRPr="00DF0BA4" w:rsidRDefault="00096978" w:rsidP="00A64E91">
      <w:pPr>
        <w:numPr>
          <w:ilvl w:val="0"/>
          <w:numId w:val="15"/>
        </w:numPr>
        <w:tabs>
          <w:tab w:val="left" w:pos="284"/>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p>
    <w:p w14:paraId="25CCBE8B" w14:textId="688C3FD3" w:rsidR="00096978" w:rsidRPr="00DF0BA4" w:rsidRDefault="00096978" w:rsidP="00A64E91">
      <w:pPr>
        <w:numPr>
          <w:ilvl w:val="0"/>
          <w:numId w:val="15"/>
        </w:numPr>
        <w:tabs>
          <w:tab w:val="left" w:pos="284"/>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14:paraId="3AB6A294" w14:textId="6EB078F0" w:rsidR="00096978" w:rsidRPr="00DF0BA4" w:rsidRDefault="00096978" w:rsidP="00A64E91">
      <w:pPr>
        <w:numPr>
          <w:ilvl w:val="0"/>
          <w:numId w:val="15"/>
        </w:numPr>
        <w:tabs>
          <w:tab w:val="left" w:pos="284"/>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14:paraId="0B87D791" w14:textId="77777777" w:rsidR="00096978" w:rsidRPr="00DF0BA4" w:rsidRDefault="00A153B6"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 xml:space="preserve">19.2. Thanh lý hợp đồng: </w:t>
      </w:r>
    </w:p>
    <w:p w14:paraId="75659A4F" w14:textId="571F289D" w:rsidR="00096978" w:rsidRPr="00DF0BA4" w:rsidRDefault="00096978" w:rsidP="00A64E91">
      <w:pPr>
        <w:widowControl w:val="0"/>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p>
    <w:p w14:paraId="55DDB139" w14:textId="77777777" w:rsidR="00B97008" w:rsidRPr="00DF0BA4" w:rsidRDefault="00B9700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20. BẢO LÃNH</w:t>
      </w:r>
    </w:p>
    <w:p w14:paraId="34E4C088" w14:textId="77777777" w:rsidR="009D7002" w:rsidRPr="00DF0BA4" w:rsidRDefault="009D7002" w:rsidP="00A64E91">
      <w:pPr>
        <w:spacing w:after="120" w:line="276" w:lineRule="auto"/>
        <w:jc w:val="both"/>
        <w:rPr>
          <w:rFonts w:ascii="Times New Roman" w:hAnsi="Times New Roman"/>
          <w:b/>
          <w:sz w:val="26"/>
          <w:szCs w:val="26"/>
        </w:rPr>
      </w:pPr>
      <w:r w:rsidRPr="00DF0BA4">
        <w:rPr>
          <w:rFonts w:ascii="Times New Roman" w:hAnsi="Times New Roman"/>
          <w:b/>
          <w:sz w:val="26"/>
          <w:szCs w:val="26"/>
        </w:rPr>
        <w:t>20.1. Bảo lãnh tạm ứng Hợp đồng:</w:t>
      </w:r>
    </w:p>
    <w:p w14:paraId="46BAFFAA" w14:textId="77777777" w:rsidR="009D7002" w:rsidRPr="00DF0BA4" w:rsidRDefault="009D7002" w:rsidP="00A64E91">
      <w:pPr>
        <w:spacing w:after="120" w:line="276" w:lineRule="auto"/>
        <w:jc w:val="both"/>
        <w:rPr>
          <w:rFonts w:ascii="Times New Roman" w:hAnsi="Times New Roman"/>
          <w:sz w:val="26"/>
          <w:szCs w:val="26"/>
        </w:rPr>
      </w:pPr>
      <w:r w:rsidRPr="00DF0BA4">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14:paraId="0EEF09EF" w14:textId="77777777" w:rsidR="009D7002" w:rsidRPr="00DF0BA4" w:rsidRDefault="009D7002" w:rsidP="00A64E91">
      <w:pPr>
        <w:spacing w:after="120" w:line="276" w:lineRule="auto"/>
        <w:jc w:val="both"/>
        <w:rPr>
          <w:rFonts w:ascii="Times New Roman" w:hAnsi="Times New Roman"/>
          <w:sz w:val="26"/>
          <w:szCs w:val="26"/>
        </w:rPr>
      </w:pPr>
      <w:r w:rsidRPr="00DF0BA4">
        <w:rPr>
          <w:rFonts w:ascii="Times New Roman" w:hAnsi="Times New Roman"/>
          <w:sz w:val="26"/>
          <w:szCs w:val="26"/>
        </w:rPr>
        <w:t>Đồng tiền bảo lãnh: Đồng tiền Việt Nam.</w:t>
      </w:r>
    </w:p>
    <w:p w14:paraId="035CBBE4" w14:textId="1B66AA71" w:rsidR="009D7002" w:rsidRPr="00DF0BA4" w:rsidRDefault="009D700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 xml:space="preserve">Giá trị bảo lãnh tạm ứng: bằng </w:t>
      </w:r>
      <w:r w:rsidRPr="00DF0BA4">
        <w:rPr>
          <w:rFonts w:ascii="Times New Roman" w:hAnsi="Times New Roman"/>
          <w:sz w:val="26"/>
          <w:szCs w:val="26"/>
          <w:highlight w:val="yellow"/>
        </w:rPr>
        <w:t>100</w:t>
      </w:r>
      <w:r w:rsidRPr="00DF0BA4">
        <w:rPr>
          <w:rFonts w:ascii="Times New Roman" w:hAnsi="Times New Roman"/>
          <w:sz w:val="26"/>
          <w:szCs w:val="26"/>
        </w:rPr>
        <w:t>% giá trị tiền tạm ứng.</w:t>
      </w:r>
    </w:p>
    <w:p w14:paraId="17A0D7CC" w14:textId="4CA5638E" w:rsidR="009D7002" w:rsidRPr="00DF0BA4" w:rsidRDefault="009D7002"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Thời hạn hiệu lực của bảo lãnh: Bảo lãnh tiền tạm ứng có hiệu lực đến 28 ngày sau ngày Bên A thu hồi hết tiền tạm ứng. Giá trị bảo lãnh được giảm tương ứng với số tiền tạm ứng </w:t>
      </w:r>
      <w:r w:rsidRPr="00DF0BA4">
        <w:rPr>
          <w:rFonts w:ascii="Times New Roman" w:hAnsi="Times New Roman"/>
          <w:sz w:val="26"/>
          <w:szCs w:val="26"/>
        </w:rPr>
        <w:lastRenderedPageBreak/>
        <w:t>đã được thu hồi khi được Bên A xác nhận bằng văn bản.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 và Bên A có quyền thu toàn bộ giá trị bảo lãnh.</w:t>
      </w:r>
    </w:p>
    <w:p w14:paraId="108368E8" w14:textId="77777777" w:rsidR="009D7002" w:rsidRPr="00DF0BA4" w:rsidRDefault="009D700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Thời hạn nộp bảo lãnh: Kèm theo hồ sơ đề nghị tạm ứng của Bên B gửi Bên A.</w:t>
      </w:r>
    </w:p>
    <w:p w14:paraId="1C5C3DD0" w14:textId="77777777" w:rsidR="00B31CD2" w:rsidRPr="00DF0BA4" w:rsidRDefault="00673B35" w:rsidP="00A64E91">
      <w:pPr>
        <w:tabs>
          <w:tab w:val="left" w:pos="720"/>
        </w:tabs>
        <w:spacing w:after="120" w:line="276" w:lineRule="auto"/>
        <w:jc w:val="both"/>
        <w:rPr>
          <w:rFonts w:ascii="Times New Roman" w:hAnsi="Times New Roman"/>
          <w:b/>
          <w:sz w:val="26"/>
          <w:szCs w:val="26"/>
        </w:rPr>
      </w:pPr>
      <w:r w:rsidRPr="00DF0BA4">
        <w:rPr>
          <w:rFonts w:ascii="Times New Roman" w:hAnsi="Times New Roman"/>
          <w:b/>
          <w:sz w:val="26"/>
          <w:szCs w:val="26"/>
        </w:rPr>
        <w:t xml:space="preserve">20.2. Bảo lãnh thực hiện Hợp đồng: </w:t>
      </w:r>
    </w:p>
    <w:p w14:paraId="19BC0A83" w14:textId="77777777" w:rsidR="00B31CD2" w:rsidRPr="00DF0BA4" w:rsidRDefault="00B31CD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5DEC1509" w14:textId="77777777" w:rsidR="00B31CD2" w:rsidRPr="00DF0BA4" w:rsidRDefault="00B31CD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Đồng tiền bảo lãnh: Đồng tiền Việt Nam.</w:t>
      </w:r>
    </w:p>
    <w:p w14:paraId="44EFE51E" w14:textId="636E352E" w:rsidR="00B31CD2" w:rsidRPr="00DF0BA4" w:rsidRDefault="00B31CD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 xml:space="preserve">Giá trị bảo lãnh thực hiện Hợp đồng: bằng </w:t>
      </w:r>
      <w:r w:rsidRPr="00DF0BA4">
        <w:rPr>
          <w:rFonts w:ascii="Times New Roman" w:hAnsi="Times New Roman"/>
          <w:sz w:val="26"/>
          <w:szCs w:val="26"/>
          <w:highlight w:val="yellow"/>
        </w:rPr>
        <w:t>05</w:t>
      </w:r>
      <w:r w:rsidRPr="00DF0BA4">
        <w:rPr>
          <w:rFonts w:ascii="Times New Roman" w:hAnsi="Times New Roman"/>
          <w:sz w:val="26"/>
          <w:szCs w:val="26"/>
        </w:rPr>
        <w:t>% giá trị Hợp đồng.</w:t>
      </w:r>
    </w:p>
    <w:p w14:paraId="42358A7D" w14:textId="77777777" w:rsidR="00B31CD2" w:rsidRPr="00DF0BA4" w:rsidRDefault="00B31CD2" w:rsidP="00A64E91">
      <w:pPr>
        <w:spacing w:after="120" w:line="276" w:lineRule="auto"/>
        <w:jc w:val="both"/>
        <w:rPr>
          <w:rFonts w:ascii="Times New Roman" w:hAnsi="Times New Roman"/>
          <w:sz w:val="26"/>
          <w:szCs w:val="26"/>
        </w:rPr>
      </w:pPr>
      <w:r w:rsidRPr="00DF0BA4">
        <w:rPr>
          <w:rFonts w:ascii="Times New Roman" w:hAnsi="Times New Roman"/>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14:paraId="2AE922A6" w14:textId="77777777" w:rsidR="00B0112F" w:rsidRPr="00DF0BA4" w:rsidRDefault="00981654" w:rsidP="00A64E91">
      <w:pPr>
        <w:spacing w:after="120" w:line="276" w:lineRule="auto"/>
        <w:jc w:val="both"/>
        <w:rPr>
          <w:rFonts w:ascii="Times New Roman" w:hAnsi="Times New Roman"/>
          <w:sz w:val="26"/>
          <w:szCs w:val="26"/>
        </w:rPr>
      </w:pPr>
      <w:r w:rsidRPr="00DF0BA4">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14:paraId="1B0EA80B" w14:textId="35CB737A" w:rsidR="00B31CD2" w:rsidRPr="00DF0BA4" w:rsidRDefault="00B31CD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Thời hạn nộp bảo lãnh: Bên B phải nộp cho Bên A bản gốc bảo lãnh thực hiện Hợp đồng trong vòng 14 ngày kể từ ngày ký Hợp đồng.</w:t>
      </w:r>
    </w:p>
    <w:p w14:paraId="1C515E2D" w14:textId="48EC232B" w:rsidR="00B31CD2" w:rsidRPr="00DF0BA4" w:rsidRDefault="00B31CD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Mẫu bảo lãnh: Theo Biểu 06 đính kèm Hợp đồng.</w:t>
      </w:r>
    </w:p>
    <w:p w14:paraId="7896B651" w14:textId="260E13EC" w:rsidR="00673B35" w:rsidRPr="00DF0BA4" w:rsidRDefault="00673B35" w:rsidP="00A64E91">
      <w:pPr>
        <w:spacing w:after="120" w:line="276" w:lineRule="auto"/>
        <w:jc w:val="both"/>
        <w:rPr>
          <w:rFonts w:ascii="Times New Roman" w:hAnsi="Times New Roman"/>
          <w:sz w:val="26"/>
          <w:szCs w:val="26"/>
        </w:rPr>
      </w:pPr>
      <w:r w:rsidRPr="00DF0BA4">
        <w:rPr>
          <w:rFonts w:ascii="Times New Roman" w:hAnsi="Times New Roman"/>
          <w:b/>
          <w:sz w:val="26"/>
          <w:szCs w:val="26"/>
        </w:rPr>
        <w:t>20.3. Bảo lãnh Bảo hành</w:t>
      </w:r>
      <w:r w:rsidRPr="00DF0BA4">
        <w:rPr>
          <w:rFonts w:ascii="Times New Roman" w:hAnsi="Times New Roman"/>
          <w:sz w:val="26"/>
          <w:szCs w:val="26"/>
        </w:rPr>
        <w:t xml:space="preserve">: </w:t>
      </w:r>
    </w:p>
    <w:p w14:paraId="48DD36B0" w14:textId="77777777" w:rsidR="002A6C67" w:rsidRPr="00DF0BA4" w:rsidRDefault="002A6C67" w:rsidP="00A64E91">
      <w:pPr>
        <w:spacing w:after="120" w:line="276" w:lineRule="auto"/>
        <w:jc w:val="both"/>
        <w:rPr>
          <w:rFonts w:ascii="Times New Roman" w:hAnsi="Times New Roman"/>
          <w:sz w:val="26"/>
          <w:szCs w:val="26"/>
        </w:rPr>
      </w:pPr>
      <w:r w:rsidRPr="00DF0BA4">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6987E21D" w14:textId="7FE910C7" w:rsidR="00B97008" w:rsidRDefault="00B31CD2" w:rsidP="00A64E91">
      <w:pPr>
        <w:spacing w:after="120" w:line="276" w:lineRule="auto"/>
        <w:jc w:val="both"/>
        <w:rPr>
          <w:ins w:id="893" w:author="Ban Kinh tế &amp; Quản lý Hợp đồng" w:date="2026-10-15T18:59:00Z"/>
          <w:rFonts w:ascii="Times New Roman" w:hAnsi="Times New Roman"/>
          <w:sz w:val="26"/>
          <w:szCs w:val="26"/>
        </w:rPr>
      </w:pPr>
      <w:r w:rsidRPr="00DF0BA4">
        <w:rPr>
          <w:rFonts w:ascii="Times New Roman" w:hAnsi="Times New Roman"/>
          <w:sz w:val="26"/>
          <w:szCs w:val="26"/>
        </w:rPr>
        <w:t xml:space="preserve">Áp dụng theo mẫu mà Bên A ban hành tại Biểu 06 đính kèm Hợp đồng này. Bảo lãnh bảo hành là bảo lãnh vô điều kiện và không hủy ngang dưới mọi hình thức, có giá trị bằng </w:t>
      </w:r>
      <w:r w:rsidRPr="00DF0BA4">
        <w:rPr>
          <w:rFonts w:ascii="Times New Roman" w:hAnsi="Times New Roman"/>
          <w:sz w:val="26"/>
          <w:szCs w:val="26"/>
          <w:highlight w:val="yellow"/>
        </w:rPr>
        <w:t>03</w:t>
      </w:r>
      <w:r w:rsidRPr="00DF0BA4">
        <w:rPr>
          <w:rFonts w:ascii="Times New Roman" w:hAnsi="Times New Roman"/>
          <w:sz w:val="26"/>
          <w:szCs w:val="26"/>
        </w:rPr>
        <w:t>% giá trị quyết toán Hợp đồng và có hiệu lực đến hết thời hạn bảo hành theo Hợp đồng cộng thêm 14 ngày.</w:t>
      </w:r>
    </w:p>
    <w:p w14:paraId="3CE17679" w14:textId="67F25419" w:rsidR="00B90ADE" w:rsidRPr="00DF0BA4" w:rsidRDefault="00B90ADE" w:rsidP="00B90ADE">
      <w:pPr>
        <w:spacing w:after="120" w:line="276" w:lineRule="auto"/>
        <w:jc w:val="both"/>
        <w:rPr>
          <w:ins w:id="894" w:author="Ban Kinh tế &amp; Quản lý Hợp đồng" w:date="2026-10-15T18:59:00Z"/>
          <w:del w:id="91473" w:author="VNCN E&amp;C - Đề xuất đàm phán" w:date="2026-10-16T13:00:00Z"/>
          <w:rFonts w:ascii="Times New Roman" w:hAnsi="Times New Roman"/>
          <w:b/>
          <w:sz w:val="26"/>
          <w:szCs w:val="26"/>
        </w:rPr>
      </w:pPr>
      <w:commentRangeStart w:id="932"/>
      <w:ins w:id="91464" w:author="Ban Kinh tế &amp; Quản lý Hợp đồng" w:date="2026-10-15T18:59:00Z">
        <w:del w:id="91463" w:author="VNCN E&amp;C - Đề xuất đàm phán" w:date="2026-10-16T13:00:00Z">
          <w:r>
            <w:rPr>
              <w:rFonts w:ascii="Times New Roman" w:hAnsi="Times New Roman"/>
              <w:b/>
              <w:sz w:val="26"/>
              <w:szCs w:val="26"/>
            </w:rPr>
            <w:delText xml:space="preserve">20.</w:delText>
          </w:r>
        </w:del>
      </w:ins>
      <w:ins w:id="91466" w:author="Ban Kinh tế &amp; Quản lý Hợp đồng" w:date="2026-10-15T18:59:00Z">
        <w:del w:id="91465" w:author="VNCN E&amp;C - Đề xuất đàm phán" w:date="2026-10-16T13:00:00Z">
          <w:r>
            <w:rPr>
              <w:rFonts w:ascii="Times New Roman" w:hAnsi="Times New Roman"/>
              <w:b/>
              <w:sz w:val="26"/>
              <w:szCs w:val="26"/>
            </w:rPr>
            <w:delText xml:space="preserve">4</w:delText>
          </w:r>
        </w:del>
      </w:ins>
      <w:ins w:id="91468" w:author="Ban Kinh tế &amp; Quản lý Hợp đồng" w:date="2026-10-15T18:59:00Z">
        <w:del w:id="91467" w:author="VNCN E&amp;C - Đề xuất đàm phán" w:date="2026-10-16T13:00:00Z">
          <w:r>
            <w:rPr>
              <w:rFonts w:ascii="Times New Roman" w:hAnsi="Times New Roman"/>
              <w:b/>
              <w:sz w:val="26"/>
              <w:szCs w:val="26"/>
            </w:rPr>
            <w:delText xml:space="preserve">. Bảo lãnh </w:delText>
          </w:r>
        </w:del>
      </w:ins>
      <w:ins w:id="91470" w:author="Ban Kinh tế &amp; Quản lý Hợp đồng" w:date="2026-10-15T18:59:00Z">
        <w:del w:id="91469" w:author="VNCN E&amp;C - Đề xuất đàm phán" w:date="2026-10-16T13:00:00Z">
          <w:r>
            <w:rPr>
              <w:rFonts w:ascii="Times New Roman" w:hAnsi="Times New Roman"/>
              <w:b/>
              <w:sz w:val="26"/>
              <w:szCs w:val="26"/>
            </w:rPr>
            <w:delText xml:space="preserve">thanh toán</w:delText>
          </w:r>
        </w:del>
      </w:ins>
      <w:ins w:id="91472" w:author="Ban Kinh tế &amp; Quản lý Hợp đồng" w:date="2026-10-15T18:59:00Z">
        <w:del w:id="91471" w:author="VNCN E&amp;C - Đề xuất đàm phán" w:date="2026-10-16T13:00:00Z">
          <w:r>
            <w:rPr>
              <w:rFonts w:ascii="Times New Roman" w:hAnsi="Times New Roman"/>
              <w:b/>
              <w:sz w:val="26"/>
              <w:szCs w:val="26"/>
            </w:rPr>
            <w:delText xml:space="preserve">:</w:delText>
          </w:r>
        </w:del>
      </w:ins>
      <w:commentRangeEnd w:id="932"/>
      <w:r>
        <w:rPr>
          <w:rStyle w:val="CommentReference"/>
        </w:rPr>
        <w:commentReference w:id="932"/>
      </w:r>
    </w:p>
    <w:p w14:paraId="3A290EFB" w14:textId="77777777" w:rsidR="0007553D" w:rsidRDefault="00B90ADE" w:rsidP="00B90ADE">
      <w:pPr>
        <w:spacing w:after="120" w:line="276" w:lineRule="auto"/>
        <w:jc w:val="both"/>
        <w:rPr>
          <w:ins w:id="896" w:author="Ban Kinh tế &amp; Quản lý Hợp đồng" w:date="2026-10-15T19:01:00Z"/>
          <w:del w:id="91486" w:author="VNCN E&amp;C - Đề xuất đàm phán" w:date="2026-10-16T13:00:00Z"/>
          <w:rFonts w:ascii="Times New Roman" w:hAnsi="Times New Roman"/>
          <w:sz w:val="26"/>
          <w:szCs w:val="26"/>
        </w:rPr>
      </w:pPr>
      <w:ins w:id="91475" w:author="Ban Kinh tế &amp; Quản lý Hợp đồng" w:date="2026-10-15T18:59:00Z">
        <w:del w:id="91474" w:author="VNCN E&amp;C - Đề xuất đàm phán" w:date="2026-10-16T13:00:00Z">
          <w:r>
            <w:rPr>
              <w:rFonts w:ascii="Times New Roman" w:hAnsi="Times New Roman"/>
              <w:sz w:val="26"/>
              <w:szCs w:val="26"/>
            </w:rPr>
            <w:delText xml:space="preserve">Trong vòng </w:delText>
          </w:r>
        </w:del>
      </w:ins>
      <w:ins w:id="91477" w:author="Ban Kinh tế &amp; Quản lý Hợp đồng" w:date="2026-10-15T19:00:00Z">
        <w:del w:id="91476" w:author="VNCN E&amp;C - Đề xuất đàm phán" w:date="2026-10-16T13:00:00Z">
          <w:r>
            <w:rPr>
              <w:rFonts w:ascii="Times New Roman" w:hAnsi="Times New Roman"/>
              <w:sz w:val="26"/>
              <w:szCs w:val="26"/>
            </w:rPr>
            <w:delText xml:space="preserve">20</w:delText>
          </w:r>
        </w:del>
      </w:ins>
      <w:ins w:id="91479" w:author="Ban Kinh tế &amp; Quản lý Hợp đồng" w:date="2026-10-15T18:59:00Z">
        <w:del w:id="91478" w:author="VNCN E&amp;C - Đề xuất đàm phán" w:date="2026-10-16T13:00:00Z">
          <w:r>
            <w:rPr>
              <w:rFonts w:ascii="Times New Roman" w:hAnsi="Times New Roman"/>
              <w:sz w:val="26"/>
              <w:szCs w:val="26"/>
            </w:rPr>
            <w:delText xml:space="preserve"> ngày sau khi ký kết hợp đồng</w:delText>
          </w:r>
        </w:del>
      </w:ins>
      <w:ins w:id="91481" w:author="Ban Kinh tế &amp; Quản lý Hợp đồng" w:date="2026-10-15T19:00:00Z">
        <w:del w:id="91480" w:author="VNCN E&amp;C - Đề xuất đàm phán" w:date="2026-10-16T13:00:00Z">
          <w:r>
            <w:rPr>
              <w:rFonts w:ascii="Times New Roman" w:hAnsi="Times New Roman"/>
              <w:sz w:val="26"/>
              <w:szCs w:val="26"/>
            </w:rPr>
            <w:delText xml:space="preserve">, Bên A sẽ </w:delText>
          </w:r>
        </w:del>
      </w:ins>
      <w:ins w:id="91483" w:author="Ban Kinh tế &amp; Quản lý Hợp đồng" w:date="2026-10-15T19:00:00Z">
        <w:del w:id="91482" w:author="VNCN E&amp;C - Đề xuất đàm phán" w:date="2026-10-16T13:00:00Z">
          <w:r>
            <w:rPr>
              <w:rFonts w:ascii="Times New Roman" w:hAnsi="Times New Roman"/>
              <w:sz w:val="26"/>
              <w:szCs w:val="26"/>
            </w:rPr>
            <w:delText xml:space="preserve">cung cấp cho Bên B chứng thư bảo lãnh thanh toán của hợp đồng với giá trị được bảo lãnh</w:delText>
          </w:r>
        </w:del>
      </w:ins>
      <w:ins w:id="91485" w:author="Ban Kinh tế &amp; Quản lý Hợp đồng" w:date="2026-10-15T19:01:00Z">
        <w:del w:id="91484" w:author="VNCN E&amp;C - Đề xuất đàm phán" w:date="2026-10-16T13:00:00Z">
          <w:r>
            <w:rPr>
              <w:rFonts w:ascii="Times New Roman" w:hAnsi="Times New Roman"/>
              <w:sz w:val="26"/>
              <w:szCs w:val="26"/>
            </w:rPr>
            <w:delText xml:space="preserve"> tương ứng với số tiền bằng 15% giá trị hợp đồng</w:delText>
          </w:r>
        </w:del>
      </w:ins>
    </w:p>
    <w:p w14:paraId="2B42CDE4" w14:textId="2BA27AB4" w:rsidR="00B90ADE" w:rsidDel="00F67128" w:rsidRDefault="00B90ADE" w:rsidP="00A64E91">
      <w:pPr>
        <w:spacing w:after="120" w:line="276" w:lineRule="auto"/>
        <w:jc w:val="both"/>
        <w:rPr>
          <w:del w:id="902" w:author="Ban Kinh tế &amp; Quản lý Hợp đồng" w:date="2026-10-15T19:01:00Z"/>
          <w:rFonts w:ascii="Times New Roman" w:hAnsi="Times New Roman"/>
          <w:sz w:val="26"/>
          <w:szCs w:val="26"/>
        </w:rPr>
      </w:pPr>
      <w:ins w:id="91488" w:author="Ban Kinh tế &amp; Quản lý Hợp đồng" w:date="2026-10-15T18:59:00Z">
        <w:del w:id="91487" w:author="VNCN E&amp;C - Đề xuất đàm phán" w:date="2026-10-16T13:00:00Z">
          <w:r>
            <w:rPr>
              <w:rFonts w:ascii="Times New Roman" w:hAnsi="Times New Roman"/>
              <w:sz w:val="26"/>
              <w:szCs w:val="26"/>
            </w:rPr>
            <w:delText xml:space="preserve">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delText>
          </w:r>
        </w:del>
      </w:ins>
    </w:p>
    <w:p w14:paraId="62433237" w14:textId="24B54A06" w:rsidR="00F67128" w:rsidRPr="00DF0BA4" w:rsidRDefault="00F67128" w:rsidP="00A64E91">
      <w:pPr>
        <w:spacing w:after="120" w:line="276" w:lineRule="auto"/>
        <w:jc w:val="both"/>
        <w:rPr>
          <w:ins w:id="904" w:author="Ban Kinh tế &amp; Quản lý Hợp đồng" w:date="2026-10-15T19:01:00Z"/>
          <w:del w:id="91503" w:author="VNCN E&amp;C - Đề xuất đàm phán" w:date="2026-10-16T13:00:00Z"/>
          <w:rFonts w:ascii="Times New Roman" w:hAnsi="Times New Roman"/>
          <w:sz w:val="26"/>
          <w:szCs w:val="26"/>
        </w:rPr>
      </w:pPr>
      <w:ins w:id="91490" w:author="Ban Kinh tế &amp; Quản lý Hợp đồng" w:date="2026-10-15T19:01:00Z">
        <w:del w:id="91489" w:author="VNCN E&amp;C - Đề xuất đàm phán" w:date="2026-10-16T13:00:00Z">
          <w:r>
            <w:rPr>
              <w:rFonts w:ascii="Times New Roman" w:hAnsi="Times New Roman"/>
              <w:sz w:val="26"/>
              <w:szCs w:val="26"/>
            </w:rPr>
            <w:delText xml:space="preserve">Hiệu lực của Bảo l</w:delText>
          </w:r>
        </w:del>
      </w:ins>
      <w:ins w:id="91492" w:author="Ban Kinh tế &amp; Quản lý Hợp đồng" w:date="2026-10-15T19:02:00Z">
        <w:del w:id="91491" w:author="VNCN E&amp;C - Đề xuất đàm phán" w:date="2026-10-16T13:00:00Z">
          <w:r>
            <w:rPr>
              <w:rFonts w:ascii="Times New Roman" w:hAnsi="Times New Roman"/>
              <w:sz w:val="26"/>
              <w:szCs w:val="26"/>
            </w:rPr>
            <w:delText xml:space="preserve">ãnh</w:delText>
          </w:r>
        </w:del>
      </w:ins>
      <w:ins w:id="91494" w:author="Ban Kinh tế &amp; Quản lý Hợp đồng" w:date="2026-10-15T19:02:00Z">
        <w:del w:id="91493" w:author="VNCN E&amp;C - Đề xuất đàm phán" w:date="2026-10-16T13:00:00Z">
          <w:r>
            <w:rPr>
              <w:rFonts w:ascii="Times New Roman" w:hAnsi="Times New Roman"/>
              <w:sz w:val="26"/>
              <w:szCs w:val="26"/>
            </w:rPr>
            <w:delText xml:space="preserve"> thanh toán</w:delText>
          </w:r>
        </w:del>
      </w:ins>
      <w:ins w:id="91496" w:author="Ban Kinh tế &amp; Quản lý Hợp đồng" w:date="2026-10-15T19:02:00Z">
        <w:del w:id="91495" w:author="VNCN E&amp;C - Đề xuất đàm phán" w:date="2026-10-16T13:00:00Z">
          <w:r>
            <w:rPr>
              <w:rFonts w:ascii="Times New Roman" w:hAnsi="Times New Roman"/>
              <w:sz w:val="26"/>
              <w:szCs w:val="26"/>
            </w:rPr>
            <w:delText xml:space="preserve">: Từ thời điểm phát hành đến</w:delText>
          </w:r>
        </w:del>
      </w:ins>
      <w:ins w:id="91498" w:author="Ban Kinh tế &amp; Quản lý Hợp đồng" w:date="2026-10-15T19:02:00Z">
        <w:del w:id="91497" w:author="VNCN E&amp;C - Đề xuất đàm phán" w:date="2026-10-16T13:00:00Z">
          <w:r>
            <w:rPr>
              <w:rFonts w:ascii="Times New Roman" w:hAnsi="Times New Roman"/>
              <w:sz w:val="26"/>
              <w:szCs w:val="26"/>
            </w:rPr>
            <w:delText xml:space="preserve"> thời điểm phê duyệt quyết toán</w:delText>
          </w:r>
        </w:del>
      </w:ins>
      <w:ins w:id="91500" w:author="Ban Kinh tế &amp; Quản lý Hợp đồng" w:date="2026-10-15T19:03:00Z">
        <w:del w:id="91499" w:author="VNCN E&amp;C - Đề xuất đàm phán" w:date="2026-10-16T13:00:00Z">
          <w:r>
            <w:rPr>
              <w:rFonts w:ascii="Times New Roman" w:hAnsi="Times New Roman"/>
              <w:sz w:val="26"/>
              <w:szCs w:val="26"/>
            </w:rPr>
            <w:delText xml:space="preserve"> hợp đồng này</w:delText>
          </w:r>
        </w:del>
      </w:ins>
      <w:ins w:id="91502" w:author="Ban Kinh tế &amp; Quản lý Hợp đồng" w:date="2026-10-15T19:03:00Z">
        <w:del w:id="91501" w:author="VNCN E&amp;C - Đề xuất đàm phán" w:date="2026-10-16T13:00:00Z">
          <w:r>
            <w:rPr>
              <w:rFonts w:ascii="Times New Roman" w:hAnsi="Times New Roman"/>
              <w:sz w:val="26"/>
              <w:szCs w:val="26"/>
            </w:rPr>
            <w:delText xml:space="preserve">.</w:delText>
          </w:r>
        </w:del>
      </w:ins>
    </w:p>
    <w:p w14:paraId="1CFA6D1F"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21. TRANH CHẤP, GIẢI QUYẾT TRANH CHẤP</w:t>
      </w:r>
    </w:p>
    <w:p w14:paraId="4E38F808" w14:textId="17D6CD3F"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21.1.</w:t>
      </w:r>
      <w:r w:rsidRPr="00DF0BA4">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14:paraId="7A902677" w14:textId="07D3B64E"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 xml:space="preserve">21.2. </w:t>
      </w:r>
      <w:r w:rsidRPr="005379CB">
        <w:rPr>
          <w:rFonts w:ascii="Times New Roman" w:hAnsi="Times New Roman"/>
          <w:bCs/>
          <w:sz w:val="26"/>
          <w:szCs w:val="26"/>
        </w:rPr>
        <w:t xml:space="preserve">Việc </w:t>
      </w:r>
      <w:r w:rsidRPr="00DF0BA4">
        <w:rPr>
          <w:rFonts w:ascii="Times New Roman" w:hAnsi="Times New Roman"/>
          <w:sz w:val="26"/>
          <w:szCs w:val="26"/>
        </w:rPr>
        <w:t>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14:paraId="0720A216" w14:textId="77777777" w:rsidR="00096978" w:rsidRPr="00DF0BA4" w:rsidRDefault="00096978" w:rsidP="00A64E91">
      <w:pPr>
        <w:widowControl w:val="0"/>
        <w:tabs>
          <w:tab w:val="left" w:pos="284"/>
        </w:tabs>
        <w:spacing w:after="120" w:line="276" w:lineRule="auto"/>
        <w:jc w:val="both"/>
        <w:rPr>
          <w:rFonts w:ascii="Times New Roman" w:hAnsi="Times New Roman"/>
          <w:sz w:val="26"/>
          <w:szCs w:val="26"/>
        </w:rPr>
      </w:pPr>
      <w:r w:rsidRPr="00DF0BA4">
        <w:rPr>
          <w:rFonts w:ascii="Times New Roman" w:hAnsi="Times New Roman"/>
          <w:b/>
          <w:sz w:val="26"/>
          <w:szCs w:val="26"/>
        </w:rPr>
        <w:t>21.3.</w:t>
      </w:r>
      <w:r w:rsidRPr="00DF0BA4">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09F6ED67"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22. ĐIỀU KHOẢN CHUNG</w:t>
      </w:r>
    </w:p>
    <w:p w14:paraId="60FE3FDD" w14:textId="77777777"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22.1.</w:t>
      </w:r>
      <w:r w:rsidRPr="00DF0BA4">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14:paraId="14E4EB03" w14:textId="2E55B3B9"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22.2.</w:t>
      </w:r>
      <w:r w:rsidRPr="00DF0BA4">
        <w:rPr>
          <w:rFonts w:ascii="Times New Roman" w:hAnsi="Times New Roman"/>
          <w:sz w:val="26"/>
          <w:szCs w:val="26"/>
        </w:rPr>
        <w:t xml:space="preserve"> Các bên cam kết thực hiện đầy đủ các điều khoản của Hợp đồng.</w:t>
      </w:r>
    </w:p>
    <w:p w14:paraId="2D1890E2" w14:textId="77777777"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22.3.</w:t>
      </w:r>
      <w:r w:rsidRPr="00DF0BA4">
        <w:rPr>
          <w:rFonts w:ascii="Times New Roman" w:hAnsi="Times New Roman"/>
          <w:sz w:val="26"/>
          <w:szCs w:val="26"/>
        </w:rPr>
        <w:t xml:space="preserve"> Hợp đồng này có hiệu lực kể từ ngày ký.</w:t>
      </w:r>
    </w:p>
    <w:p w14:paraId="227AE9D2" w14:textId="77777777" w:rsidR="00096978" w:rsidRPr="00DF0BA4" w:rsidDel="00393C89" w:rsidRDefault="00096978" w:rsidP="00A64E91">
      <w:pPr>
        <w:widowControl w:val="0"/>
        <w:spacing w:after="120" w:line="276" w:lineRule="auto"/>
        <w:jc w:val="both"/>
        <w:rPr>
          <w:del w:id="908" w:author="Ban Kinh tế &amp; Quản lý Hợp đồng" w:date="2026-10-15T19:03:00Z"/>
          <w:rFonts w:ascii="Times New Roman" w:hAnsi="Times New Roman"/>
          <w:sz w:val="26"/>
          <w:szCs w:val="26"/>
        </w:rPr>
      </w:pPr>
      <w:r w:rsidRPr="00DF0BA4">
        <w:rPr>
          <w:rFonts w:ascii="Times New Roman" w:hAnsi="Times New Roman"/>
          <w:b/>
          <w:sz w:val="26"/>
          <w:szCs w:val="26"/>
        </w:rPr>
        <w:t>22.4</w:t>
      </w:r>
      <w:r w:rsidRPr="00DF0BA4">
        <w:rPr>
          <w:rFonts w:ascii="Times New Roman" w:hAnsi="Times New Roman"/>
          <w:sz w:val="26"/>
          <w:szCs w:val="26"/>
        </w:rPr>
        <w:t>. Hợp đồng này được lập thành 07 bản gốc có giá trị pháp lý như nhau, Bên A giữ 04 bản, Bên B giữ 03 bản.</w:t>
      </w:r>
    </w:p>
    <w:p w14:paraId="4F22CF62" w14:textId="77777777" w:rsidR="0015704E" w:rsidRPr="00DF0BA4" w:rsidRDefault="0015704E" w:rsidP="00A64E91">
      <w:pPr>
        <w:widowControl w:val="0"/>
        <w:spacing w:after="120" w:line="276" w:lineRule="auto"/>
        <w:jc w:val="both"/>
        <w:rPr>
          <w:rFonts w:ascii="Times New Roman" w:hAnsi="Times New Roman"/>
          <w:sz w:val="26"/>
          <w:szCs w:val="26"/>
        </w:rPr>
      </w:pPr>
    </w:p>
    <w:tbl>
      <w:tblPr>
        <w:tblW w:w="0" w:type="auto"/>
        <w:jc w:val="center"/>
        <w:tblLook w:val="01E0" w:firstRow="1" w:lastRow="1" w:firstColumn="1" w:lastColumn="1" w:noHBand="0" w:noVBand="0"/>
      </w:tblPr>
      <w:tblGrid>
        <w:gridCol w:w="4607"/>
        <w:gridCol w:w="4607"/>
      </w:tblGrid>
      <w:tr w:rsidR="00096978" w:rsidRPr="00DF0BA4" w14:paraId="4A95B9CB" w14:textId="77777777" w:rsidTr="006E22ED">
        <w:trPr>
          <w:jc w:val="center"/>
        </w:trPr>
        <w:tc>
          <w:tcPr>
            <w:tcW w:w="4797" w:type="dxa"/>
          </w:tcPr>
          <w:p w14:paraId="6068EE36" w14:textId="77777777" w:rsidR="00096978" w:rsidRPr="00DF0BA4" w:rsidRDefault="00096978" w:rsidP="00A64E91">
            <w:pPr>
              <w:widowControl w:val="0"/>
              <w:spacing w:after="120" w:line="276" w:lineRule="auto"/>
              <w:jc w:val="center"/>
              <w:rPr>
                <w:rFonts w:ascii="Times New Roman" w:hAnsi="Times New Roman"/>
                <w:b/>
                <w:sz w:val="26"/>
                <w:szCs w:val="26"/>
              </w:rPr>
            </w:pPr>
            <w:r w:rsidRPr="00DF0BA4">
              <w:rPr>
                <w:rFonts w:ascii="Times New Roman" w:hAnsi="Times New Roman"/>
                <w:b/>
                <w:sz w:val="26"/>
                <w:szCs w:val="26"/>
              </w:rPr>
              <w:t>ĐẠI DIỆN BÊN A</w:t>
            </w:r>
          </w:p>
        </w:tc>
        <w:tc>
          <w:tcPr>
            <w:tcW w:w="4798" w:type="dxa"/>
          </w:tcPr>
          <w:p w14:paraId="34876E0D" w14:textId="77777777" w:rsidR="00096978" w:rsidRPr="00DF0BA4" w:rsidRDefault="00096978" w:rsidP="00A64E91">
            <w:pPr>
              <w:widowControl w:val="0"/>
              <w:spacing w:after="120" w:line="276" w:lineRule="auto"/>
              <w:jc w:val="center"/>
              <w:rPr>
                <w:rFonts w:ascii="Times New Roman" w:hAnsi="Times New Roman"/>
                <w:b/>
                <w:sz w:val="26"/>
                <w:szCs w:val="26"/>
              </w:rPr>
            </w:pPr>
            <w:r w:rsidRPr="00DF0BA4">
              <w:rPr>
                <w:rFonts w:ascii="Times New Roman" w:hAnsi="Times New Roman"/>
                <w:b/>
                <w:sz w:val="26"/>
                <w:szCs w:val="26"/>
              </w:rPr>
              <w:t>ĐẠI DIỆN BÊN B</w:t>
            </w:r>
          </w:p>
        </w:tc>
      </w:tr>
      <w:bookmarkEnd w:id="127"/>
      <w:bookmarkEnd w:id="128"/>
      <w:bookmarkEnd w:id="129"/>
      <w:bookmarkEnd w:id="130"/>
      <w:bookmarkEnd w:id="131"/>
      <w:bookmarkEnd w:id="132"/>
    </w:tbl>
    <w:p w14:paraId="6D058F1D" w14:textId="77777777" w:rsidR="00096978" w:rsidRPr="00DF0BA4" w:rsidRDefault="00096978" w:rsidP="00A64E91">
      <w:pPr>
        <w:spacing w:after="120" w:line="276" w:lineRule="auto"/>
        <w:jc w:val="both"/>
        <w:rPr>
          <w:rFonts w:ascii="Times New Roman" w:hAnsi="Times New Roman"/>
          <w:sz w:val="26"/>
          <w:szCs w:val="26"/>
          <w:lang w:val="nl-NL"/>
        </w:rPr>
      </w:pPr>
    </w:p>
    <w:p w14:paraId="09503ABB" w14:textId="77777777" w:rsidR="0079751C" w:rsidRPr="00DF0BA4" w:rsidRDefault="0079751C" w:rsidP="00A64E91">
      <w:pPr>
        <w:spacing w:after="120" w:line="276" w:lineRule="auto"/>
        <w:jc w:val="center"/>
        <w:rPr>
          <w:rFonts w:ascii="Times New Roman" w:hAnsi="Times New Roman"/>
          <w:b/>
          <w:bCs/>
          <w:sz w:val="26"/>
          <w:szCs w:val="26"/>
        </w:rPr>
      </w:pPr>
    </w:p>
    <w:p w14:paraId="65E9E0B0" w14:textId="77777777" w:rsidR="00AB523C" w:rsidRPr="00DF0BA4" w:rsidRDefault="00AB523C" w:rsidP="00A64E91">
      <w:pPr>
        <w:spacing w:after="120" w:line="276" w:lineRule="auto"/>
        <w:jc w:val="center"/>
        <w:rPr>
          <w:rFonts w:ascii="Times New Roman" w:hAnsi="Times New Roman"/>
          <w:b/>
          <w:bCs/>
          <w:sz w:val="26"/>
          <w:szCs w:val="26"/>
        </w:rPr>
      </w:pPr>
    </w:p>
    <w:p w14:paraId="585DA816" w14:textId="77777777" w:rsidR="00AB523C" w:rsidRPr="00DF0BA4" w:rsidRDefault="00AB523C" w:rsidP="00A64E91">
      <w:pPr>
        <w:spacing w:after="120" w:line="276" w:lineRule="auto"/>
        <w:jc w:val="center"/>
        <w:rPr>
          <w:rFonts w:ascii="Times New Roman" w:hAnsi="Times New Roman"/>
          <w:b/>
          <w:bCs/>
          <w:sz w:val="26"/>
          <w:szCs w:val="26"/>
        </w:rPr>
      </w:pPr>
    </w:p>
    <w:p w14:paraId="1C064044" w14:textId="77777777" w:rsidR="00AB523C" w:rsidRPr="00DF0BA4" w:rsidRDefault="00AB523C" w:rsidP="00A64E91">
      <w:pPr>
        <w:spacing w:after="120" w:line="276" w:lineRule="auto"/>
        <w:jc w:val="center"/>
        <w:rPr>
          <w:rFonts w:ascii="Times New Roman" w:hAnsi="Times New Roman"/>
          <w:b/>
          <w:bCs/>
          <w:sz w:val="26"/>
          <w:szCs w:val="26"/>
        </w:rPr>
      </w:pPr>
    </w:p>
    <w:p w14:paraId="36DC363D" w14:textId="77777777" w:rsidR="00AB523C" w:rsidRPr="00DF0BA4" w:rsidRDefault="00AB523C" w:rsidP="00A64E91">
      <w:pPr>
        <w:spacing w:after="120" w:line="276" w:lineRule="auto"/>
        <w:jc w:val="center"/>
        <w:rPr>
          <w:rFonts w:ascii="Times New Roman" w:hAnsi="Times New Roman"/>
          <w:b/>
          <w:bCs/>
          <w:sz w:val="26"/>
          <w:szCs w:val="26"/>
        </w:rPr>
      </w:pPr>
    </w:p>
    <w:p w14:paraId="39198B37" w14:textId="77777777" w:rsidR="00AB523C" w:rsidRPr="00DF0BA4" w:rsidRDefault="00AB523C" w:rsidP="00A64E91">
      <w:pPr>
        <w:spacing w:after="120" w:line="276" w:lineRule="auto"/>
        <w:jc w:val="center"/>
        <w:rPr>
          <w:rFonts w:ascii="Times New Roman" w:hAnsi="Times New Roman"/>
          <w:b/>
          <w:bCs/>
          <w:sz w:val="26"/>
          <w:szCs w:val="26"/>
        </w:rPr>
      </w:pPr>
    </w:p>
    <w:p w14:paraId="23FE9AA5" w14:textId="77777777" w:rsidR="00AB523C" w:rsidRPr="00DF0BA4" w:rsidRDefault="00AB523C" w:rsidP="00A64E91">
      <w:pPr>
        <w:spacing w:after="120" w:line="276" w:lineRule="auto"/>
        <w:jc w:val="center"/>
        <w:rPr>
          <w:rFonts w:ascii="Times New Roman" w:hAnsi="Times New Roman"/>
          <w:b/>
          <w:bCs/>
          <w:sz w:val="26"/>
          <w:szCs w:val="26"/>
        </w:rPr>
      </w:pPr>
    </w:p>
    <w:p w14:paraId="797F615D" w14:textId="77777777" w:rsidR="00AB523C" w:rsidRPr="00DF0BA4" w:rsidRDefault="00AB523C" w:rsidP="00A64E91">
      <w:pPr>
        <w:spacing w:after="120" w:line="276" w:lineRule="auto"/>
        <w:jc w:val="center"/>
        <w:rPr>
          <w:rFonts w:ascii="Times New Roman" w:hAnsi="Times New Roman"/>
          <w:b/>
          <w:bCs/>
          <w:sz w:val="26"/>
          <w:szCs w:val="26"/>
        </w:rPr>
      </w:pPr>
    </w:p>
    <w:p w14:paraId="26C71A2F" w14:textId="77777777" w:rsidR="00AB523C" w:rsidRPr="00DF0BA4" w:rsidRDefault="00AB523C" w:rsidP="00A64E91">
      <w:pPr>
        <w:spacing w:after="120" w:line="276" w:lineRule="auto"/>
        <w:jc w:val="center"/>
        <w:rPr>
          <w:rFonts w:ascii="Times New Roman" w:hAnsi="Times New Roman"/>
          <w:b/>
          <w:bCs/>
          <w:sz w:val="26"/>
          <w:szCs w:val="26"/>
        </w:rPr>
      </w:pPr>
    </w:p>
    <w:p w14:paraId="3F44380B" w14:textId="77777777" w:rsidR="00AB523C" w:rsidRPr="00DF0BA4" w:rsidRDefault="00AB523C" w:rsidP="00A64E91">
      <w:pPr>
        <w:spacing w:after="120" w:line="276" w:lineRule="auto"/>
        <w:jc w:val="center"/>
        <w:rPr>
          <w:rFonts w:ascii="Times New Roman" w:hAnsi="Times New Roman"/>
          <w:b/>
          <w:bCs/>
          <w:sz w:val="26"/>
          <w:szCs w:val="26"/>
        </w:rPr>
      </w:pPr>
    </w:p>
    <w:p w14:paraId="3726D5F6" w14:textId="77777777" w:rsidR="00AB523C" w:rsidRPr="00DF0BA4" w:rsidRDefault="00AB523C" w:rsidP="00A64E91">
      <w:pPr>
        <w:spacing w:after="120" w:line="276" w:lineRule="auto"/>
        <w:jc w:val="center"/>
        <w:rPr>
          <w:rFonts w:ascii="Times New Roman" w:hAnsi="Times New Roman"/>
          <w:b/>
          <w:bCs/>
          <w:sz w:val="26"/>
          <w:szCs w:val="26"/>
        </w:rPr>
      </w:pPr>
    </w:p>
    <w:p w14:paraId="67EB21A5" w14:textId="77777777" w:rsidR="00AB523C" w:rsidRPr="00DF0BA4" w:rsidRDefault="00AB523C" w:rsidP="00A64E91">
      <w:pPr>
        <w:spacing w:after="120" w:line="276" w:lineRule="auto"/>
        <w:jc w:val="center"/>
        <w:rPr>
          <w:rFonts w:ascii="Times New Roman" w:hAnsi="Times New Roman"/>
          <w:b/>
          <w:bCs/>
          <w:sz w:val="26"/>
          <w:szCs w:val="26"/>
        </w:rPr>
      </w:pPr>
    </w:p>
    <w:p w14:paraId="4276AAA2" w14:textId="77777777" w:rsidR="00AB523C" w:rsidRPr="00DF0BA4" w:rsidRDefault="00AB523C" w:rsidP="00A64E91">
      <w:pPr>
        <w:spacing w:after="120" w:line="276" w:lineRule="auto"/>
        <w:jc w:val="center"/>
        <w:rPr>
          <w:rFonts w:ascii="Times New Roman" w:hAnsi="Times New Roman"/>
          <w:b/>
          <w:bCs/>
          <w:sz w:val="26"/>
          <w:szCs w:val="26"/>
        </w:rPr>
      </w:pPr>
    </w:p>
    <w:p w14:paraId="5D7CCDB6" w14:textId="77777777" w:rsidR="00AB523C" w:rsidRPr="00DF0BA4" w:rsidRDefault="00AB523C" w:rsidP="00A64E91">
      <w:pPr>
        <w:spacing w:after="120" w:line="276" w:lineRule="auto"/>
        <w:jc w:val="center"/>
        <w:rPr>
          <w:rFonts w:ascii="Times New Roman" w:hAnsi="Times New Roman"/>
          <w:b/>
          <w:bCs/>
          <w:sz w:val="26"/>
          <w:szCs w:val="26"/>
        </w:rPr>
      </w:pPr>
    </w:p>
    <w:p w14:paraId="43233848" w14:textId="4C82E118" w:rsidR="00096978" w:rsidRPr="00DF0BA4" w:rsidRDefault="007255D7" w:rsidP="00A64E91">
      <w:pPr>
        <w:spacing w:after="120" w:line="276" w:lineRule="auto"/>
        <w:jc w:val="center"/>
        <w:rPr>
          <w:rFonts w:ascii="Times New Roman" w:hAnsi="Times New Roman"/>
          <w:b/>
          <w:bCs/>
          <w:sz w:val="26"/>
          <w:szCs w:val="26"/>
        </w:rPr>
      </w:pPr>
      <w:r w:rsidRPr="00DF0BA4">
        <w:rPr>
          <w:rFonts w:ascii="Times New Roman" w:hAnsi="Times New Roman"/>
          <w:b/>
          <w:bCs/>
          <w:sz w:val="26"/>
          <w:szCs w:val="26"/>
        </w:rPr>
        <w:br w:type="column"/>
      </w:r>
      <w:r w:rsidRPr="00DF0BA4">
        <w:rPr>
          <w:rFonts w:ascii="Times New Roman" w:hAnsi="Times New Roman"/>
          <w:b/>
          <w:bCs/>
          <w:sz w:val="26"/>
          <w:szCs w:val="26"/>
          <w:highlight w:val="yellow"/>
        </w:rPr>
        <w:lastRenderedPageBreak/>
        <w:t>DANH MỤC BIỂU CHI TIẾT KÈM THEO HỢP ĐỒNG</w:t>
      </w: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2578CD" w:rsidRPr="00DF0BA4" w14:paraId="277E4288" w14:textId="77777777" w:rsidTr="006E22ED">
        <w:tc>
          <w:tcPr>
            <w:tcW w:w="296" w:type="pct"/>
            <w:tcMar>
              <w:top w:w="0" w:type="dxa"/>
              <w:left w:w="0" w:type="dxa"/>
              <w:bottom w:w="0" w:type="dxa"/>
              <w:right w:w="0" w:type="dxa"/>
            </w:tcMar>
            <w:vAlign w:val="center"/>
          </w:tcPr>
          <w:p w14:paraId="393308E2"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b/>
                <w:bCs/>
                <w:sz w:val="26"/>
                <w:szCs w:val="26"/>
                <w:lang w:val="vi-VN"/>
              </w:rPr>
              <w:t>TT</w:t>
            </w:r>
          </w:p>
        </w:tc>
        <w:tc>
          <w:tcPr>
            <w:tcW w:w="881" w:type="pct"/>
            <w:tcMar>
              <w:top w:w="0" w:type="dxa"/>
              <w:left w:w="0" w:type="dxa"/>
              <w:bottom w:w="0" w:type="dxa"/>
              <w:right w:w="0" w:type="dxa"/>
            </w:tcMar>
            <w:vAlign w:val="center"/>
          </w:tcPr>
          <w:p w14:paraId="75E8A110"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b/>
                <w:bCs/>
                <w:sz w:val="26"/>
                <w:szCs w:val="26"/>
              </w:rPr>
              <w:t>Ký hiệu</w:t>
            </w:r>
          </w:p>
        </w:tc>
        <w:tc>
          <w:tcPr>
            <w:tcW w:w="3823" w:type="pct"/>
            <w:tcMar>
              <w:top w:w="0" w:type="dxa"/>
              <w:left w:w="0" w:type="dxa"/>
              <w:bottom w:w="0" w:type="dxa"/>
              <w:right w:w="0" w:type="dxa"/>
            </w:tcMar>
            <w:vAlign w:val="center"/>
          </w:tcPr>
          <w:p w14:paraId="7877D048"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b/>
                <w:bCs/>
                <w:sz w:val="26"/>
                <w:szCs w:val="26"/>
                <w:lang w:val="vi-VN"/>
              </w:rPr>
              <w:t xml:space="preserve">Tên </w:t>
            </w:r>
            <w:r w:rsidRPr="00DF0BA4">
              <w:rPr>
                <w:rFonts w:ascii="Times New Roman" w:hAnsi="Times New Roman"/>
                <w:b/>
                <w:bCs/>
                <w:sz w:val="26"/>
                <w:szCs w:val="26"/>
              </w:rPr>
              <w:t>biểu</w:t>
            </w:r>
          </w:p>
        </w:tc>
      </w:tr>
      <w:tr w:rsidR="002578CD" w:rsidRPr="00DF0BA4" w14:paraId="15D7E0AC" w14:textId="77777777" w:rsidTr="006E22ED">
        <w:tc>
          <w:tcPr>
            <w:tcW w:w="296" w:type="pct"/>
            <w:tcMar>
              <w:top w:w="0" w:type="dxa"/>
              <w:left w:w="0" w:type="dxa"/>
              <w:bottom w:w="0" w:type="dxa"/>
              <w:right w:w="0" w:type="dxa"/>
            </w:tcMar>
            <w:vAlign w:val="center"/>
          </w:tcPr>
          <w:p w14:paraId="31CB364C"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lang w:val="vi-VN"/>
              </w:rPr>
              <w:t>1</w:t>
            </w:r>
          </w:p>
        </w:tc>
        <w:tc>
          <w:tcPr>
            <w:tcW w:w="881" w:type="pct"/>
            <w:tcMar>
              <w:top w:w="0" w:type="dxa"/>
              <w:left w:w="0" w:type="dxa"/>
              <w:bottom w:w="0" w:type="dxa"/>
              <w:right w:w="0" w:type="dxa"/>
            </w:tcMar>
            <w:vAlign w:val="center"/>
          </w:tcPr>
          <w:p w14:paraId="5BEEC1BF"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01</w:t>
            </w:r>
          </w:p>
        </w:tc>
        <w:tc>
          <w:tcPr>
            <w:tcW w:w="3823" w:type="pct"/>
            <w:tcMar>
              <w:top w:w="0" w:type="dxa"/>
              <w:left w:w="0" w:type="dxa"/>
              <w:bottom w:w="0" w:type="dxa"/>
              <w:right w:w="0" w:type="dxa"/>
            </w:tcMar>
            <w:vAlign w:val="center"/>
          </w:tcPr>
          <w:p w14:paraId="718BA8CE" w14:textId="29D08A22" w:rsidR="00096978" w:rsidRPr="00DF0BA4" w:rsidRDefault="00BB3CBC" w:rsidP="00A64E91">
            <w:pPr>
              <w:spacing w:after="120" w:line="276" w:lineRule="auto"/>
              <w:rPr>
                <w:rFonts w:ascii="Times New Roman" w:hAnsi="Times New Roman"/>
                <w:sz w:val="26"/>
                <w:szCs w:val="26"/>
              </w:rPr>
            </w:pPr>
            <w:r w:rsidRPr="00DF0BA4">
              <w:rPr>
                <w:rFonts w:ascii="Times New Roman" w:hAnsi="Times New Roman"/>
                <w:sz w:val="26"/>
                <w:szCs w:val="26"/>
              </w:rPr>
              <w:t xml:space="preserve"> Chi tiết giá hợp đồng</w:t>
            </w:r>
          </w:p>
        </w:tc>
      </w:tr>
      <w:tr w:rsidR="002578CD" w:rsidRPr="00DF0BA4" w14:paraId="7CFE11E6" w14:textId="77777777" w:rsidTr="006E22ED">
        <w:tc>
          <w:tcPr>
            <w:tcW w:w="296" w:type="pct"/>
            <w:tcMar>
              <w:top w:w="0" w:type="dxa"/>
              <w:left w:w="0" w:type="dxa"/>
              <w:bottom w:w="0" w:type="dxa"/>
              <w:right w:w="0" w:type="dxa"/>
            </w:tcMar>
            <w:vAlign w:val="center"/>
          </w:tcPr>
          <w:p w14:paraId="15D2E773"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lang w:val="vi-VN"/>
              </w:rPr>
              <w:t>2</w:t>
            </w:r>
          </w:p>
        </w:tc>
        <w:tc>
          <w:tcPr>
            <w:tcW w:w="881" w:type="pct"/>
            <w:tcMar>
              <w:top w:w="0" w:type="dxa"/>
              <w:left w:w="0" w:type="dxa"/>
              <w:bottom w:w="0" w:type="dxa"/>
              <w:right w:w="0" w:type="dxa"/>
            </w:tcMar>
            <w:vAlign w:val="center"/>
          </w:tcPr>
          <w:p w14:paraId="5705ECC2"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02</w:t>
            </w:r>
          </w:p>
        </w:tc>
        <w:tc>
          <w:tcPr>
            <w:tcW w:w="3823" w:type="pct"/>
            <w:tcMar>
              <w:top w:w="0" w:type="dxa"/>
              <w:left w:w="0" w:type="dxa"/>
              <w:bottom w:w="0" w:type="dxa"/>
              <w:right w:w="0" w:type="dxa"/>
            </w:tcMar>
            <w:vAlign w:val="center"/>
          </w:tcPr>
          <w:p w14:paraId="1958C158" w14:textId="404FFB64" w:rsidR="00096978" w:rsidRPr="00DF0BA4" w:rsidRDefault="00BB3CBC" w:rsidP="00A64E91">
            <w:pPr>
              <w:spacing w:after="120" w:line="276" w:lineRule="auto"/>
              <w:rPr>
                <w:rFonts w:ascii="Times New Roman" w:hAnsi="Times New Roman"/>
                <w:sz w:val="26"/>
                <w:szCs w:val="26"/>
                <w:lang w:val="vi-VN"/>
              </w:rPr>
            </w:pPr>
            <w:r w:rsidRPr="00DF0BA4">
              <w:rPr>
                <w:rFonts w:ascii="Times New Roman" w:hAnsi="Times New Roman"/>
                <w:sz w:val="26"/>
                <w:szCs w:val="26"/>
              </w:rPr>
              <w:t xml:space="preserve"> Phạm vi công việc, cách</w:t>
            </w:r>
            <w:r w:rsidRPr="00DF0BA4">
              <w:rPr>
                <w:rFonts w:ascii="Times New Roman" w:hAnsi="Times New Roman"/>
                <w:sz w:val="26"/>
                <w:szCs w:val="26"/>
                <w:lang w:val="vi-VN"/>
              </w:rPr>
              <w:t xml:space="preserve"> tính khối lượng và bao hàm đơn giá</w:t>
            </w:r>
          </w:p>
        </w:tc>
      </w:tr>
      <w:tr w:rsidR="002578CD" w:rsidRPr="00DF0BA4" w14:paraId="4BCAF8C9" w14:textId="77777777" w:rsidTr="006E22ED">
        <w:tc>
          <w:tcPr>
            <w:tcW w:w="296" w:type="pct"/>
            <w:tcMar>
              <w:top w:w="0" w:type="dxa"/>
              <w:left w:w="0" w:type="dxa"/>
              <w:bottom w:w="0" w:type="dxa"/>
              <w:right w:w="0" w:type="dxa"/>
            </w:tcMar>
            <w:vAlign w:val="center"/>
          </w:tcPr>
          <w:p w14:paraId="3A01A8F4" w14:textId="77777777" w:rsidR="00096978" w:rsidRPr="00DF0BA4" w:rsidRDefault="00096978" w:rsidP="00A64E91">
            <w:pPr>
              <w:spacing w:after="120" w:line="276" w:lineRule="auto"/>
              <w:jc w:val="center"/>
              <w:rPr>
                <w:rFonts w:ascii="Times New Roman" w:hAnsi="Times New Roman"/>
                <w:sz w:val="26"/>
                <w:szCs w:val="26"/>
                <w:lang w:val="vi-VN"/>
              </w:rPr>
            </w:pPr>
            <w:r w:rsidRPr="00DF0BA4">
              <w:rPr>
                <w:rFonts w:ascii="Times New Roman" w:hAnsi="Times New Roman"/>
                <w:sz w:val="26"/>
                <w:szCs w:val="26"/>
              </w:rPr>
              <w:t>3</w:t>
            </w:r>
          </w:p>
        </w:tc>
        <w:tc>
          <w:tcPr>
            <w:tcW w:w="881" w:type="pct"/>
            <w:tcMar>
              <w:top w:w="0" w:type="dxa"/>
              <w:left w:w="0" w:type="dxa"/>
              <w:bottom w:w="0" w:type="dxa"/>
              <w:right w:w="0" w:type="dxa"/>
            </w:tcMar>
            <w:vAlign w:val="center"/>
          </w:tcPr>
          <w:p w14:paraId="6CBB70FB"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03</w:t>
            </w:r>
          </w:p>
        </w:tc>
        <w:tc>
          <w:tcPr>
            <w:tcW w:w="3823" w:type="pct"/>
            <w:tcMar>
              <w:top w:w="0" w:type="dxa"/>
              <w:left w:w="0" w:type="dxa"/>
              <w:bottom w:w="0" w:type="dxa"/>
              <w:right w:w="0" w:type="dxa"/>
            </w:tcMar>
            <w:vAlign w:val="center"/>
          </w:tcPr>
          <w:p w14:paraId="6DEA2CF1" w14:textId="576BF847" w:rsidR="00096978" w:rsidRPr="00DF0BA4" w:rsidRDefault="00BB3CBC" w:rsidP="00A64E91">
            <w:pPr>
              <w:spacing w:after="120" w:line="276" w:lineRule="auto"/>
              <w:rPr>
                <w:rFonts w:ascii="Times New Roman" w:hAnsi="Times New Roman"/>
                <w:sz w:val="26"/>
                <w:szCs w:val="26"/>
                <w:lang w:val="fr-FR"/>
              </w:rPr>
            </w:pPr>
            <w:r w:rsidRPr="00DF0BA4">
              <w:rPr>
                <w:rFonts w:ascii="Times New Roman" w:hAnsi="Times New Roman"/>
                <w:sz w:val="26"/>
                <w:szCs w:val="26"/>
                <w:lang w:val="fr-FR"/>
              </w:rPr>
              <w:t xml:space="preserve"> Ma trận phân chia phạm vi công việc và trách nhiệm</w:t>
            </w:r>
          </w:p>
        </w:tc>
      </w:tr>
      <w:tr w:rsidR="002578CD" w:rsidRPr="00DF0BA4" w14:paraId="07FB221D" w14:textId="77777777" w:rsidTr="006E22ED">
        <w:tc>
          <w:tcPr>
            <w:tcW w:w="296" w:type="pct"/>
            <w:tcMar>
              <w:top w:w="0" w:type="dxa"/>
              <w:left w:w="0" w:type="dxa"/>
              <w:bottom w:w="0" w:type="dxa"/>
              <w:right w:w="0" w:type="dxa"/>
            </w:tcMar>
            <w:vAlign w:val="center"/>
          </w:tcPr>
          <w:p w14:paraId="44B70BC3" w14:textId="77777777" w:rsidR="00096978" w:rsidRPr="00DF0BA4" w:rsidRDefault="00096978" w:rsidP="00A64E91">
            <w:pPr>
              <w:spacing w:after="120" w:line="276" w:lineRule="auto"/>
              <w:jc w:val="center"/>
              <w:rPr>
                <w:rFonts w:ascii="Times New Roman" w:hAnsi="Times New Roman"/>
                <w:sz w:val="26"/>
                <w:szCs w:val="26"/>
                <w:lang w:val="vi-VN"/>
              </w:rPr>
            </w:pPr>
            <w:r w:rsidRPr="00DF0BA4">
              <w:rPr>
                <w:rFonts w:ascii="Times New Roman" w:hAnsi="Times New Roman"/>
                <w:sz w:val="26"/>
                <w:szCs w:val="26"/>
              </w:rPr>
              <w:t>4</w:t>
            </w:r>
          </w:p>
        </w:tc>
        <w:tc>
          <w:tcPr>
            <w:tcW w:w="881" w:type="pct"/>
            <w:tcMar>
              <w:top w:w="0" w:type="dxa"/>
              <w:left w:w="0" w:type="dxa"/>
              <w:bottom w:w="0" w:type="dxa"/>
              <w:right w:w="0" w:type="dxa"/>
            </w:tcMar>
            <w:vAlign w:val="center"/>
          </w:tcPr>
          <w:p w14:paraId="3D4B2263"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04</w:t>
            </w:r>
          </w:p>
        </w:tc>
        <w:tc>
          <w:tcPr>
            <w:tcW w:w="3823" w:type="pct"/>
            <w:tcMar>
              <w:top w:w="0" w:type="dxa"/>
              <w:left w:w="0" w:type="dxa"/>
              <w:bottom w:w="0" w:type="dxa"/>
              <w:right w:w="0" w:type="dxa"/>
            </w:tcMar>
            <w:vAlign w:val="center"/>
          </w:tcPr>
          <w:p w14:paraId="0673150C" w14:textId="6420AA89" w:rsidR="00096978" w:rsidRPr="00DF0BA4" w:rsidRDefault="00BB3CBC" w:rsidP="00A64E91">
            <w:pPr>
              <w:spacing w:after="120" w:line="276" w:lineRule="auto"/>
              <w:rPr>
                <w:rFonts w:ascii="Times New Roman" w:hAnsi="Times New Roman"/>
                <w:sz w:val="26"/>
                <w:szCs w:val="26"/>
              </w:rPr>
            </w:pPr>
            <w:r w:rsidRPr="00DF0BA4">
              <w:rPr>
                <w:rFonts w:ascii="Times New Roman" w:hAnsi="Times New Roman"/>
                <w:sz w:val="26"/>
                <w:szCs w:val="26"/>
              </w:rPr>
              <w:t xml:space="preserve"> Yêu cầu thiết bị</w:t>
            </w:r>
          </w:p>
        </w:tc>
      </w:tr>
      <w:tr w:rsidR="002578CD" w:rsidRPr="00DF0BA4" w14:paraId="34FE84AF" w14:textId="77777777" w:rsidTr="006E22ED">
        <w:tc>
          <w:tcPr>
            <w:tcW w:w="296" w:type="pct"/>
            <w:tcMar>
              <w:top w:w="0" w:type="dxa"/>
              <w:left w:w="0" w:type="dxa"/>
              <w:bottom w:w="0" w:type="dxa"/>
              <w:right w:w="0" w:type="dxa"/>
            </w:tcMar>
            <w:vAlign w:val="center"/>
          </w:tcPr>
          <w:p w14:paraId="48586137"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5</w:t>
            </w:r>
          </w:p>
        </w:tc>
        <w:tc>
          <w:tcPr>
            <w:tcW w:w="881" w:type="pct"/>
            <w:tcMar>
              <w:top w:w="0" w:type="dxa"/>
              <w:left w:w="0" w:type="dxa"/>
              <w:bottom w:w="0" w:type="dxa"/>
              <w:right w:w="0" w:type="dxa"/>
            </w:tcMar>
            <w:vAlign w:val="center"/>
          </w:tcPr>
          <w:p w14:paraId="01965B0B"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05</w:t>
            </w:r>
          </w:p>
        </w:tc>
        <w:tc>
          <w:tcPr>
            <w:tcW w:w="3823" w:type="pct"/>
            <w:tcMar>
              <w:top w:w="0" w:type="dxa"/>
              <w:left w:w="0" w:type="dxa"/>
              <w:bottom w:w="0" w:type="dxa"/>
              <w:right w:w="0" w:type="dxa"/>
            </w:tcMar>
            <w:vAlign w:val="center"/>
          </w:tcPr>
          <w:p w14:paraId="002F633B" w14:textId="44682056" w:rsidR="00096978" w:rsidRPr="00DF0BA4" w:rsidRDefault="00BB3CBC" w:rsidP="00A64E91">
            <w:pPr>
              <w:spacing w:after="120" w:line="276" w:lineRule="auto"/>
              <w:rPr>
                <w:rFonts w:ascii="Times New Roman" w:hAnsi="Times New Roman"/>
                <w:sz w:val="26"/>
                <w:szCs w:val="26"/>
              </w:rPr>
            </w:pPr>
            <w:r w:rsidRPr="00DF0BA4">
              <w:rPr>
                <w:rFonts w:ascii="Times New Roman" w:hAnsi="Times New Roman"/>
                <w:sz w:val="26"/>
                <w:szCs w:val="26"/>
              </w:rPr>
              <w:t xml:space="preserve"> Mức phạt do vi phạm an toàn, bảo vệ môi trường</w:t>
            </w:r>
          </w:p>
        </w:tc>
      </w:tr>
      <w:tr w:rsidR="002578CD" w:rsidRPr="00DF0BA4" w14:paraId="5AA8450E" w14:textId="77777777" w:rsidTr="006E22ED">
        <w:tc>
          <w:tcPr>
            <w:tcW w:w="296" w:type="pct"/>
            <w:tcMar>
              <w:top w:w="0" w:type="dxa"/>
              <w:left w:w="0" w:type="dxa"/>
              <w:bottom w:w="0" w:type="dxa"/>
              <w:right w:w="0" w:type="dxa"/>
            </w:tcMar>
            <w:vAlign w:val="center"/>
          </w:tcPr>
          <w:p w14:paraId="23350008"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6</w:t>
            </w:r>
          </w:p>
        </w:tc>
        <w:tc>
          <w:tcPr>
            <w:tcW w:w="881" w:type="pct"/>
            <w:tcMar>
              <w:top w:w="0" w:type="dxa"/>
              <w:left w:w="0" w:type="dxa"/>
              <w:bottom w:w="0" w:type="dxa"/>
              <w:right w:w="0" w:type="dxa"/>
            </w:tcMar>
            <w:vAlign w:val="center"/>
          </w:tcPr>
          <w:p w14:paraId="434F07CD"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06</w:t>
            </w:r>
          </w:p>
        </w:tc>
        <w:tc>
          <w:tcPr>
            <w:tcW w:w="3823" w:type="pct"/>
            <w:tcMar>
              <w:top w:w="0" w:type="dxa"/>
              <w:left w:w="0" w:type="dxa"/>
              <w:bottom w:w="0" w:type="dxa"/>
              <w:right w:w="0" w:type="dxa"/>
            </w:tcMar>
            <w:vAlign w:val="center"/>
          </w:tcPr>
          <w:p w14:paraId="49EB1598" w14:textId="69AD5DFA" w:rsidR="00096978" w:rsidRPr="00DF0BA4" w:rsidRDefault="00BB3CBC" w:rsidP="00A64E91">
            <w:pPr>
              <w:spacing w:after="120" w:line="276" w:lineRule="auto"/>
              <w:rPr>
                <w:rFonts w:ascii="Times New Roman" w:hAnsi="Times New Roman"/>
                <w:sz w:val="26"/>
                <w:szCs w:val="26"/>
              </w:rPr>
            </w:pPr>
            <w:r w:rsidRPr="00DF0BA4">
              <w:rPr>
                <w:rFonts w:ascii="Times New Roman" w:hAnsi="Times New Roman"/>
                <w:sz w:val="26"/>
                <w:szCs w:val="26"/>
              </w:rPr>
              <w:t xml:space="preserve"> Mẫu bảo lãnh</w:t>
            </w:r>
          </w:p>
        </w:tc>
      </w:tr>
      <w:tr w:rsidR="002578CD" w:rsidRPr="00DF0BA4" w14:paraId="10C7ECB5" w14:textId="77777777" w:rsidTr="006E22ED">
        <w:tc>
          <w:tcPr>
            <w:tcW w:w="296" w:type="pct"/>
            <w:tcMar>
              <w:top w:w="0" w:type="dxa"/>
              <w:left w:w="0" w:type="dxa"/>
              <w:bottom w:w="0" w:type="dxa"/>
              <w:right w:w="0" w:type="dxa"/>
            </w:tcMar>
            <w:vAlign w:val="center"/>
          </w:tcPr>
          <w:p w14:paraId="046E05F4" w14:textId="77777777" w:rsidR="001020C7" w:rsidRPr="00DF0BA4" w:rsidRDefault="001020C7" w:rsidP="00A64E91">
            <w:pPr>
              <w:spacing w:after="120" w:line="276" w:lineRule="auto"/>
              <w:jc w:val="center"/>
              <w:rPr>
                <w:rFonts w:ascii="Times New Roman" w:hAnsi="Times New Roman"/>
                <w:sz w:val="26"/>
                <w:szCs w:val="26"/>
              </w:rPr>
            </w:pPr>
            <w:r w:rsidRPr="00DF0BA4">
              <w:rPr>
                <w:rFonts w:ascii="Times New Roman" w:hAnsi="Times New Roman"/>
                <w:sz w:val="26"/>
                <w:szCs w:val="26"/>
              </w:rPr>
              <w:t>7</w:t>
            </w:r>
          </w:p>
        </w:tc>
        <w:tc>
          <w:tcPr>
            <w:tcW w:w="881" w:type="pct"/>
            <w:tcMar>
              <w:top w:w="0" w:type="dxa"/>
              <w:left w:w="0" w:type="dxa"/>
              <w:bottom w:w="0" w:type="dxa"/>
              <w:right w:w="0" w:type="dxa"/>
            </w:tcMar>
            <w:vAlign w:val="center"/>
          </w:tcPr>
          <w:p w14:paraId="0BE70948" w14:textId="77777777" w:rsidR="001020C7" w:rsidRPr="00DF0BA4" w:rsidRDefault="001020C7"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07</w:t>
            </w:r>
          </w:p>
        </w:tc>
        <w:tc>
          <w:tcPr>
            <w:tcW w:w="3823" w:type="pct"/>
            <w:tcMar>
              <w:top w:w="0" w:type="dxa"/>
              <w:left w:w="0" w:type="dxa"/>
              <w:bottom w:w="0" w:type="dxa"/>
              <w:right w:w="0" w:type="dxa"/>
            </w:tcMar>
            <w:vAlign w:val="center"/>
          </w:tcPr>
          <w:p w14:paraId="395BC601" w14:textId="4526029C" w:rsidR="001020C7" w:rsidRPr="00DF0BA4" w:rsidRDefault="001020C7" w:rsidP="00A64E91">
            <w:pPr>
              <w:spacing w:after="120" w:line="276" w:lineRule="auto"/>
              <w:rPr>
                <w:rFonts w:ascii="Times New Roman" w:hAnsi="Times New Roman"/>
                <w:sz w:val="26"/>
                <w:szCs w:val="26"/>
              </w:rPr>
            </w:pPr>
            <w:r w:rsidRPr="00DF0BA4">
              <w:rPr>
                <w:rFonts w:ascii="Times New Roman" w:hAnsi="Times New Roman"/>
                <w:sz w:val="26"/>
                <w:szCs w:val="26"/>
              </w:rPr>
              <w:t xml:space="preserve"> Danh mục, thương hiệu vật tư chính do Bên B cung cấp</w:t>
            </w:r>
          </w:p>
        </w:tc>
      </w:tr>
      <w:tr w:rsidR="002578CD" w:rsidRPr="006E2E1D" w14:paraId="0053DFC6" w14:textId="77777777" w:rsidTr="006E22ED">
        <w:tc>
          <w:tcPr>
            <w:tcW w:w="296" w:type="pct"/>
            <w:tcMar>
              <w:top w:w="0" w:type="dxa"/>
              <w:left w:w="0" w:type="dxa"/>
              <w:bottom w:w="0" w:type="dxa"/>
              <w:right w:w="0" w:type="dxa"/>
            </w:tcMar>
            <w:vAlign w:val="center"/>
          </w:tcPr>
          <w:p w14:paraId="60D09526" w14:textId="77777777" w:rsidR="00096978" w:rsidRPr="006E2E1D" w:rsidRDefault="007038C3"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8</w:t>
            </w:r>
          </w:p>
        </w:tc>
        <w:tc>
          <w:tcPr>
            <w:tcW w:w="881" w:type="pct"/>
            <w:tcMar>
              <w:top w:w="0" w:type="dxa"/>
              <w:left w:w="0" w:type="dxa"/>
              <w:bottom w:w="0" w:type="dxa"/>
              <w:right w:w="0" w:type="dxa"/>
            </w:tcMar>
            <w:vAlign w:val="center"/>
          </w:tcPr>
          <w:p w14:paraId="3CF6B1E4" w14:textId="77777777" w:rsidR="00096978" w:rsidRPr="006E2E1D" w:rsidRDefault="002418FB"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Biểu 08</w:t>
            </w:r>
          </w:p>
        </w:tc>
        <w:tc>
          <w:tcPr>
            <w:tcW w:w="3823" w:type="pct"/>
            <w:tcMar>
              <w:top w:w="0" w:type="dxa"/>
              <w:left w:w="0" w:type="dxa"/>
              <w:bottom w:w="0" w:type="dxa"/>
              <w:right w:w="0" w:type="dxa"/>
            </w:tcMar>
            <w:vAlign w:val="center"/>
          </w:tcPr>
          <w:p w14:paraId="5F133E8F" w14:textId="77777777" w:rsidR="00096978" w:rsidRPr="006E2E1D" w:rsidRDefault="00EF54B5" w:rsidP="00A64E91">
            <w:pPr>
              <w:spacing w:after="120" w:line="276" w:lineRule="auto"/>
              <w:rPr>
                <w:rFonts w:ascii="Times New Roman" w:hAnsi="Times New Roman"/>
                <w:sz w:val="26"/>
                <w:szCs w:val="26"/>
                <w:highlight w:val="yellow"/>
              </w:rPr>
            </w:pPr>
            <w:r w:rsidRPr="006E2E1D">
              <w:rPr>
                <w:rFonts w:ascii="Times New Roman" w:hAnsi="Times New Roman"/>
                <w:sz w:val="26"/>
                <w:szCs w:val="26"/>
                <w:highlight w:val="yellow"/>
              </w:rPr>
              <w:t xml:space="preserve"> Tiến độ thỏa thuận</w:t>
            </w:r>
          </w:p>
        </w:tc>
      </w:tr>
      <w:tr w:rsidR="002578CD" w:rsidRPr="006E2E1D" w14:paraId="63BD6657" w14:textId="77777777" w:rsidTr="006E22ED">
        <w:tc>
          <w:tcPr>
            <w:tcW w:w="296" w:type="pct"/>
            <w:tcMar>
              <w:top w:w="0" w:type="dxa"/>
              <w:left w:w="0" w:type="dxa"/>
              <w:bottom w:w="0" w:type="dxa"/>
              <w:right w:w="0" w:type="dxa"/>
            </w:tcMar>
            <w:vAlign w:val="center"/>
          </w:tcPr>
          <w:p w14:paraId="2CBC7105" w14:textId="77777777" w:rsidR="00096978" w:rsidRPr="006E2E1D" w:rsidRDefault="007038C3"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9</w:t>
            </w:r>
          </w:p>
        </w:tc>
        <w:tc>
          <w:tcPr>
            <w:tcW w:w="881" w:type="pct"/>
            <w:tcMar>
              <w:top w:w="0" w:type="dxa"/>
              <w:left w:w="0" w:type="dxa"/>
              <w:bottom w:w="0" w:type="dxa"/>
              <w:right w:w="0" w:type="dxa"/>
            </w:tcMar>
            <w:vAlign w:val="center"/>
          </w:tcPr>
          <w:p w14:paraId="5448883C" w14:textId="77777777" w:rsidR="00096978" w:rsidRPr="006E2E1D" w:rsidRDefault="002418FB"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Biểu 09</w:t>
            </w:r>
          </w:p>
        </w:tc>
        <w:tc>
          <w:tcPr>
            <w:tcW w:w="3823" w:type="pct"/>
            <w:tcMar>
              <w:top w:w="0" w:type="dxa"/>
              <w:left w:w="0" w:type="dxa"/>
              <w:bottom w:w="0" w:type="dxa"/>
              <w:right w:w="0" w:type="dxa"/>
            </w:tcMar>
            <w:vAlign w:val="center"/>
          </w:tcPr>
          <w:p w14:paraId="7D9F4F98" w14:textId="3AFB3EC0" w:rsidR="00096978" w:rsidRPr="006E2E1D" w:rsidRDefault="00BB3CBC" w:rsidP="00A64E91">
            <w:pPr>
              <w:spacing w:after="120" w:line="276" w:lineRule="auto"/>
              <w:rPr>
                <w:rFonts w:ascii="Times New Roman" w:hAnsi="Times New Roman"/>
                <w:sz w:val="26"/>
                <w:szCs w:val="26"/>
                <w:highlight w:val="yellow"/>
              </w:rPr>
            </w:pPr>
            <w:r w:rsidRPr="006E2E1D">
              <w:rPr>
                <w:rFonts w:ascii="Times New Roman" w:hAnsi="Times New Roman"/>
                <w:sz w:val="26"/>
                <w:szCs w:val="26"/>
                <w:highlight w:val="yellow"/>
              </w:rPr>
              <w:t xml:space="preserve"> Chỉ dẫn kỹ thuật</w:t>
            </w:r>
          </w:p>
        </w:tc>
      </w:tr>
      <w:tr w:rsidR="002578CD" w:rsidRPr="006E2E1D" w14:paraId="00B74DED" w14:textId="77777777" w:rsidTr="006E22ED">
        <w:tc>
          <w:tcPr>
            <w:tcW w:w="296" w:type="pct"/>
            <w:tcMar>
              <w:top w:w="0" w:type="dxa"/>
              <w:left w:w="0" w:type="dxa"/>
              <w:bottom w:w="0" w:type="dxa"/>
              <w:right w:w="0" w:type="dxa"/>
            </w:tcMar>
            <w:vAlign w:val="center"/>
          </w:tcPr>
          <w:p w14:paraId="740BF5A3" w14:textId="77777777" w:rsidR="00096978" w:rsidRPr="006E2E1D" w:rsidRDefault="007038C3"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10</w:t>
            </w:r>
          </w:p>
        </w:tc>
        <w:tc>
          <w:tcPr>
            <w:tcW w:w="881" w:type="pct"/>
            <w:tcMar>
              <w:top w:w="0" w:type="dxa"/>
              <w:left w:w="0" w:type="dxa"/>
              <w:bottom w:w="0" w:type="dxa"/>
              <w:right w:w="0" w:type="dxa"/>
            </w:tcMar>
            <w:vAlign w:val="center"/>
          </w:tcPr>
          <w:p w14:paraId="09DB6CD9" w14:textId="77777777" w:rsidR="00096978" w:rsidRPr="006E2E1D" w:rsidRDefault="002418FB"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Biểu 10</w:t>
            </w:r>
          </w:p>
        </w:tc>
        <w:tc>
          <w:tcPr>
            <w:tcW w:w="3823" w:type="pct"/>
            <w:tcMar>
              <w:top w:w="0" w:type="dxa"/>
              <w:left w:w="0" w:type="dxa"/>
              <w:bottom w:w="0" w:type="dxa"/>
              <w:right w:w="0" w:type="dxa"/>
            </w:tcMar>
            <w:vAlign w:val="center"/>
          </w:tcPr>
          <w:p w14:paraId="41EB7369" w14:textId="53A31A0D" w:rsidR="00096978" w:rsidRPr="006E2E1D" w:rsidRDefault="00BB3CBC" w:rsidP="00A64E91">
            <w:pPr>
              <w:spacing w:after="120" w:line="276" w:lineRule="auto"/>
              <w:rPr>
                <w:rFonts w:ascii="Times New Roman" w:hAnsi="Times New Roman"/>
                <w:sz w:val="26"/>
                <w:szCs w:val="26"/>
                <w:highlight w:val="yellow"/>
              </w:rPr>
            </w:pPr>
            <w:r w:rsidRPr="006E2E1D">
              <w:rPr>
                <w:rFonts w:ascii="Times New Roman" w:hAnsi="Times New Roman"/>
                <w:sz w:val="26"/>
                <w:szCs w:val="26"/>
                <w:highlight w:val="yellow"/>
              </w:rPr>
              <w:t xml:space="preserve"> Bản vẽ thiết kế</w:t>
            </w:r>
          </w:p>
        </w:tc>
      </w:tr>
      <w:tr w:rsidR="00096978" w:rsidRPr="00DF0BA4" w14:paraId="0760BF87" w14:textId="77777777" w:rsidTr="006E22ED">
        <w:tc>
          <w:tcPr>
            <w:tcW w:w="296" w:type="pct"/>
            <w:tcMar>
              <w:top w:w="0" w:type="dxa"/>
              <w:left w:w="0" w:type="dxa"/>
              <w:bottom w:w="0" w:type="dxa"/>
              <w:right w:w="0" w:type="dxa"/>
            </w:tcMar>
            <w:vAlign w:val="center"/>
          </w:tcPr>
          <w:p w14:paraId="13353B37" w14:textId="77777777" w:rsidR="00096978" w:rsidRPr="006E2E1D" w:rsidRDefault="00096978"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11</w:t>
            </w:r>
          </w:p>
        </w:tc>
        <w:tc>
          <w:tcPr>
            <w:tcW w:w="881" w:type="pct"/>
            <w:tcMar>
              <w:top w:w="0" w:type="dxa"/>
              <w:left w:w="0" w:type="dxa"/>
              <w:bottom w:w="0" w:type="dxa"/>
              <w:right w:w="0" w:type="dxa"/>
            </w:tcMar>
            <w:vAlign w:val="center"/>
          </w:tcPr>
          <w:p w14:paraId="7C2D76B5" w14:textId="77777777" w:rsidR="00096978" w:rsidRPr="006E2E1D" w:rsidRDefault="00317DF6"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Biểu 11</w:t>
            </w:r>
          </w:p>
        </w:tc>
        <w:tc>
          <w:tcPr>
            <w:tcW w:w="3823" w:type="pct"/>
            <w:tcMar>
              <w:top w:w="0" w:type="dxa"/>
              <w:left w:w="0" w:type="dxa"/>
              <w:bottom w:w="0" w:type="dxa"/>
              <w:right w:w="0" w:type="dxa"/>
            </w:tcMar>
            <w:vAlign w:val="center"/>
          </w:tcPr>
          <w:p w14:paraId="772FFF44" w14:textId="332B3772" w:rsidR="00096978" w:rsidRPr="00DF0BA4" w:rsidRDefault="00BB3CBC" w:rsidP="00A64E91">
            <w:pPr>
              <w:spacing w:after="120" w:line="276" w:lineRule="auto"/>
              <w:rPr>
                <w:rFonts w:ascii="Times New Roman" w:hAnsi="Times New Roman"/>
                <w:sz w:val="26"/>
                <w:szCs w:val="26"/>
              </w:rPr>
            </w:pPr>
            <w:r w:rsidRPr="006E2E1D">
              <w:rPr>
                <w:rFonts w:ascii="Times New Roman" w:hAnsi="Times New Roman"/>
                <w:sz w:val="26"/>
                <w:szCs w:val="26"/>
                <w:highlight w:val="yellow"/>
              </w:rPr>
              <w:t xml:space="preserve"> Các tài liệu khác</w:t>
            </w:r>
          </w:p>
        </w:tc>
      </w:tr>
    </w:tbl>
    <w:p w14:paraId="25A06035" w14:textId="77777777" w:rsidR="00096978" w:rsidRPr="00DF0BA4" w:rsidRDefault="00096978" w:rsidP="00A64E91">
      <w:pPr>
        <w:spacing w:after="120" w:line="276" w:lineRule="auto"/>
        <w:jc w:val="both"/>
        <w:rPr>
          <w:rFonts w:ascii="Times New Roman" w:hAnsi="Times New Roman"/>
          <w:sz w:val="26"/>
          <w:szCs w:val="26"/>
          <w:lang w:val="nl-NL"/>
        </w:rPr>
      </w:pPr>
    </w:p>
    <w:p w14:paraId="149793A5" w14:textId="77777777" w:rsidR="00096978" w:rsidRPr="00DF0BA4" w:rsidRDefault="00096978" w:rsidP="00A64E91">
      <w:pPr>
        <w:spacing w:after="120" w:line="276" w:lineRule="auto"/>
        <w:jc w:val="both"/>
        <w:rPr>
          <w:rFonts w:ascii="Times New Roman" w:hAnsi="Times New Roman"/>
          <w:sz w:val="26"/>
          <w:szCs w:val="26"/>
          <w:lang w:val="nl-NL"/>
        </w:rPr>
      </w:pPr>
    </w:p>
    <w:p w14:paraId="1607D1DF" w14:textId="77777777" w:rsidR="00096978" w:rsidRPr="00DF0BA4" w:rsidRDefault="00096978" w:rsidP="00A64E91">
      <w:pPr>
        <w:spacing w:after="120" w:line="276" w:lineRule="auto"/>
        <w:jc w:val="both"/>
        <w:rPr>
          <w:rFonts w:ascii="Times New Roman" w:hAnsi="Times New Roman"/>
          <w:sz w:val="26"/>
          <w:szCs w:val="26"/>
          <w:lang w:val="nl-NL"/>
        </w:rPr>
      </w:pPr>
    </w:p>
    <w:p w14:paraId="450B22F1" w14:textId="77777777" w:rsidR="00096978" w:rsidRPr="00DF0BA4" w:rsidRDefault="00096978" w:rsidP="00A64E91">
      <w:pPr>
        <w:spacing w:after="120" w:line="276" w:lineRule="auto"/>
        <w:jc w:val="both"/>
        <w:rPr>
          <w:rFonts w:ascii="Times New Roman" w:hAnsi="Times New Roman"/>
          <w:sz w:val="26"/>
          <w:szCs w:val="26"/>
          <w:lang w:val="nl-NL"/>
        </w:rPr>
      </w:pPr>
    </w:p>
    <w:p w14:paraId="5748439A" w14:textId="77777777" w:rsidR="00096978" w:rsidRPr="00DF0BA4" w:rsidRDefault="00096978" w:rsidP="00A64E91">
      <w:pPr>
        <w:spacing w:after="120" w:line="276" w:lineRule="auto"/>
        <w:jc w:val="both"/>
        <w:rPr>
          <w:rFonts w:ascii="Times New Roman" w:hAnsi="Times New Roman"/>
          <w:sz w:val="26"/>
          <w:szCs w:val="26"/>
          <w:lang w:val="nl-NL"/>
        </w:rPr>
      </w:pPr>
    </w:p>
    <w:p w14:paraId="0A5652CD" w14:textId="77777777" w:rsidR="00096978" w:rsidRPr="00DF0BA4" w:rsidRDefault="00096978" w:rsidP="00A64E91">
      <w:pPr>
        <w:spacing w:after="120" w:line="276" w:lineRule="auto"/>
        <w:jc w:val="both"/>
        <w:rPr>
          <w:rFonts w:ascii="Times New Roman" w:hAnsi="Times New Roman"/>
          <w:sz w:val="26"/>
          <w:szCs w:val="26"/>
          <w:lang w:val="nl-NL"/>
        </w:rPr>
      </w:pPr>
    </w:p>
    <w:p w14:paraId="2CB32C82" w14:textId="77777777" w:rsidR="00096978" w:rsidRPr="00DF0BA4" w:rsidRDefault="00096978" w:rsidP="00A64E91">
      <w:pPr>
        <w:spacing w:after="120" w:line="276" w:lineRule="auto"/>
        <w:jc w:val="both"/>
        <w:rPr>
          <w:rFonts w:ascii="Times New Roman" w:hAnsi="Times New Roman"/>
          <w:sz w:val="26"/>
          <w:szCs w:val="26"/>
          <w:lang w:val="nl-NL"/>
        </w:rPr>
      </w:pPr>
    </w:p>
    <w:p w14:paraId="70BF4D3E" w14:textId="77777777" w:rsidR="00096978" w:rsidRPr="00DF0BA4" w:rsidRDefault="00096978" w:rsidP="00A64E91">
      <w:pPr>
        <w:spacing w:after="120" w:line="276" w:lineRule="auto"/>
        <w:jc w:val="both"/>
        <w:rPr>
          <w:rFonts w:ascii="Times New Roman" w:hAnsi="Times New Roman"/>
          <w:sz w:val="26"/>
          <w:szCs w:val="26"/>
          <w:lang w:val="nl-NL"/>
        </w:rPr>
      </w:pPr>
    </w:p>
    <w:p w14:paraId="76033171" w14:textId="77777777" w:rsidR="00096978" w:rsidRPr="00DF0BA4" w:rsidRDefault="00096978" w:rsidP="00A64E91">
      <w:pPr>
        <w:spacing w:after="120" w:line="276" w:lineRule="auto"/>
        <w:jc w:val="both"/>
        <w:rPr>
          <w:rFonts w:ascii="Times New Roman" w:hAnsi="Times New Roman"/>
          <w:sz w:val="26"/>
          <w:szCs w:val="26"/>
          <w:lang w:val="nl-NL"/>
        </w:rPr>
      </w:pPr>
    </w:p>
    <w:p w14:paraId="738CA7DF" w14:textId="77777777" w:rsidR="00096978" w:rsidRPr="00DF0BA4" w:rsidRDefault="00096978" w:rsidP="00A64E91">
      <w:pPr>
        <w:spacing w:after="120" w:line="276" w:lineRule="auto"/>
        <w:jc w:val="both"/>
        <w:rPr>
          <w:rFonts w:ascii="Times New Roman" w:hAnsi="Times New Roman"/>
          <w:sz w:val="26"/>
          <w:szCs w:val="26"/>
          <w:lang w:val="nl-NL"/>
        </w:rPr>
      </w:pPr>
    </w:p>
    <w:p w14:paraId="7610FE89" w14:textId="77777777" w:rsidR="00096978" w:rsidRPr="00DF0BA4" w:rsidRDefault="00096978" w:rsidP="00A64E91">
      <w:pPr>
        <w:spacing w:after="120" w:line="276" w:lineRule="auto"/>
        <w:jc w:val="both"/>
        <w:rPr>
          <w:rFonts w:ascii="Times New Roman" w:hAnsi="Times New Roman"/>
          <w:sz w:val="26"/>
          <w:szCs w:val="26"/>
          <w:lang w:val="nl-NL"/>
        </w:rPr>
      </w:pPr>
    </w:p>
    <w:p w14:paraId="07DD6242" w14:textId="77777777" w:rsidR="00DF0BA4" w:rsidRDefault="00DF0BA4" w:rsidP="00A64E91">
      <w:pPr>
        <w:spacing w:after="120" w:line="276" w:lineRule="auto"/>
        <w:rPr>
          <w:rFonts w:ascii="Times New Roman" w:hAnsi="Times New Roman"/>
          <w:sz w:val="26"/>
          <w:szCs w:val="26"/>
          <w:lang w:val="nl-NL"/>
        </w:rPr>
      </w:pPr>
    </w:p>
    <w:p w14:paraId="1FDBC149"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39C87159"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7BB05EC1"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250AF851"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5F0EC7A4"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0D796F3E"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73927B0E" w14:textId="550DCCDF" w:rsidR="00096978" w:rsidRPr="002335CF" w:rsidRDefault="00096978" w:rsidP="00A64E91">
      <w:pPr>
        <w:spacing w:after="120" w:line="276" w:lineRule="auto"/>
        <w:jc w:val="center"/>
        <w:rPr>
          <w:rFonts w:ascii="Times New Roman" w:hAnsi="Times New Roman"/>
          <w:b/>
          <w:bCs/>
          <w:sz w:val="26"/>
          <w:szCs w:val="26"/>
          <w:lang w:val="nl-NL"/>
        </w:rPr>
      </w:pPr>
      <w:r w:rsidRPr="002335CF">
        <w:rPr>
          <w:rFonts w:ascii="Times New Roman" w:hAnsi="Times New Roman"/>
          <w:b/>
          <w:bCs/>
          <w:sz w:val="26"/>
          <w:szCs w:val="26"/>
          <w:highlight w:val="yellow"/>
          <w:lang w:val="nl-NL"/>
        </w:rPr>
        <w:lastRenderedPageBreak/>
        <w:t>BIỂU 01</w:t>
      </w:r>
    </w:p>
    <w:p w14:paraId="5587CD15" w14:textId="530F3BA4" w:rsidR="00096978" w:rsidRPr="002335CF" w:rsidRDefault="00096978" w:rsidP="00A64E91">
      <w:pPr>
        <w:spacing w:after="120" w:line="276" w:lineRule="auto"/>
        <w:jc w:val="center"/>
        <w:rPr>
          <w:rFonts w:ascii="Times New Roman" w:hAnsi="Times New Roman"/>
          <w:b/>
          <w:bCs/>
          <w:sz w:val="26"/>
          <w:szCs w:val="26"/>
          <w:highlight w:val="yellow"/>
          <w:lang w:val="nl-NL"/>
        </w:rPr>
      </w:pPr>
      <w:r w:rsidRPr="002335CF">
        <w:rPr>
          <w:rFonts w:ascii="Times New Roman" w:hAnsi="Times New Roman"/>
          <w:b/>
          <w:bCs/>
          <w:sz w:val="26"/>
          <w:szCs w:val="26"/>
          <w:highlight w:val="yellow"/>
          <w:lang w:val="nl-NL"/>
        </w:rPr>
        <w:t>BIỂU CHI TIẾT GIÁ HỢP ĐỒNG</w:t>
      </w:r>
    </w:p>
    <w:p w14:paraId="55D3885A" w14:textId="77777777" w:rsidR="00096978" w:rsidRPr="002335CF" w:rsidRDefault="00096978" w:rsidP="00A64E91">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 xml:space="preserve">(Kèm theo hợp đồng số</w:t>
      </w:r>
      <w:ins w:id="90601"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ins>
      <w:del w:id="90602"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…/2026/</w:t>
      </w:r>
      <w:ins w:id="90603" w:author="VNCN E&amp;C - Đề xuất đàm phán" w:date="2026-10-16T13:00:00Z">
        <w:r>
          <w:rPr>
            <w:rFonts w:ascii="Times New Roman" w:hAnsi="Times New Roman"/>
            <w:bCs/>
            <w:i/>
            <w:sz w:val="26"/>
            <w:szCs w:val="26"/>
            <w:lang w:val="nl-NL"/>
          </w:rPr>
          <w:t xml:space="preserve">HĐXD/VNCNEC-PHC</w:t>
        </w:r>
      </w:ins>
      <w:del w:id="90604" w:author="VNCN E&amp;C - Đề xuất đàm phán" w:date="2026-10-16T13:00:00Z">
        <w:r>
          <w:rPr>
            <w:rFonts w:ascii="Times New Roman" w:hAnsi="Times New Roman"/>
            <w:bCs/>
            <w:i/>
            <w:sz w:val="26"/>
            <w:szCs w:val="26"/>
            <w:highlight w:val="yellow"/>
            <w:lang w:val="nl-NL"/>
          </w:rPr>
          <w:delText xml:space="preserve">HĐ/YS/BXD</w:delText>
        </w:r>
      </w:del>
      <w:r>
        <w:rPr>
          <w:rFonts w:ascii="Times New Roman" w:hAnsi="Times New Roman"/>
          <w:bCs/>
          <w:i/>
          <w:sz w:val="26"/>
          <w:szCs w:val="26"/>
          <w:highlight w:val="yellow"/>
          <w:lang w:val="nl-NL"/>
        </w:rPr>
        <w:t xml:space="preserve"> ngày</w:t>
      </w:r>
      <w:ins w:id="90605"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06"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tháng</w:t>
      </w:r>
      <w:ins w:id="90607"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08"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năm 2026)</w:t>
      </w:r>
    </w:p>
    <w:p w14:paraId="2CDA478B" w14:textId="77777777" w:rsidR="00255D5C" w:rsidRPr="002335CF" w:rsidRDefault="00981654" w:rsidP="00A64E91">
      <w:pPr>
        <w:spacing w:after="120" w:line="276" w:lineRule="auto"/>
        <w:jc w:val="both"/>
        <w:rPr>
          <w:rFonts w:ascii="Times New Roman" w:hAnsi="Times New Roman"/>
          <w:sz w:val="26"/>
          <w:szCs w:val="26"/>
        </w:rPr>
      </w:pPr>
      <w:r w:rsidRPr="002335CF">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14:paraId="4CF76062" w14:textId="77777777" w:rsidR="00255D5C" w:rsidRPr="002335CF" w:rsidRDefault="00981654" w:rsidP="00A64E91">
      <w:pPr>
        <w:spacing w:after="120" w:line="276" w:lineRule="auto"/>
        <w:jc w:val="both"/>
        <w:rPr>
          <w:rFonts w:ascii="Times New Roman" w:hAnsi="Times New Roman"/>
          <w:sz w:val="26"/>
          <w:szCs w:val="26"/>
        </w:rPr>
      </w:pPr>
      <w:r w:rsidRPr="002335CF">
        <w:rPr>
          <w:rFonts w:ascii="Times New Roman" w:hAnsi="Times New Roman"/>
          <w:sz w:val="26"/>
          <w:szCs w:val="26"/>
        </w:rPr>
        <w:t>Gói thầu: Thi công hệ cừ, văng chống, kết cấu phần ngầm và chống thấm phần ngầm cho khối nhà ở xã hội CT1.2 và CT2 (CT2.1, CT2.2, CT2.3).</w:t>
      </w:r>
    </w:p>
    <w:p w14:paraId="493974FB"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b/>
          <w:bCs/>
          <w:sz w:val="24"/>
        </w:rPr>
        <w:t>I. BẢNG TỔNG HỢP GIÁ TRỊ HỢP ĐỒNG</w:t>
      </w:r>
    </w:p>
    <w:p w14:paraId="3C4991CF"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i/>
          <w:iCs/>
          <w:sz w:val="20"/>
          <w:szCs w:val="20"/>
        </w:rPr>
        <w:t>Đơn vị tính: đồng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700"/>
        <w:gridCol w:w="3972"/>
        <w:gridCol w:w="2000"/>
        <w:gridCol w:w="2400"/>
      </w:tblGrid>
      <w:tr w:rsidR="00255D5C" w:rsidRPr="002335CF" w14:paraId="32D79000" w14:textId="77777777">
        <w:trPr>
          <w:cantSplit/>
          <w:tblHeader/>
          <w:jc w:val="center"/>
        </w:trPr>
        <w:tc>
          <w:tcPr>
            <w:tcW w:w="700" w:type="dxa"/>
            <w:shd w:val="clear" w:color="auto" w:fill="D9D9D9"/>
            <w:vAlign w:val="center"/>
          </w:tcPr>
          <w:p w14:paraId="6D6B76C2"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TT</w:t>
            </w:r>
          </w:p>
        </w:tc>
        <w:tc>
          <w:tcPr>
            <w:tcW w:w="3972" w:type="dxa"/>
            <w:shd w:val="clear" w:color="auto" w:fill="D9D9D9"/>
            <w:vAlign w:val="center"/>
          </w:tcPr>
          <w:p w14:paraId="4EB7D208"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Nội dung</w:t>
            </w:r>
          </w:p>
        </w:tc>
        <w:tc>
          <w:tcPr>
            <w:tcW w:w="2000" w:type="dxa"/>
            <w:shd w:val="clear" w:color="auto" w:fill="D9D9D9"/>
            <w:vAlign w:val="center"/>
          </w:tcPr>
          <w:p w14:paraId="7D0169EC"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Số tiền (VNĐ)</w:t>
            </w:r>
          </w:p>
        </w:tc>
        <w:tc>
          <w:tcPr>
            <w:tcW w:w="2400" w:type="dxa"/>
            <w:shd w:val="clear" w:color="auto" w:fill="D9D9D9"/>
            <w:vAlign w:val="center"/>
          </w:tcPr>
          <w:p w14:paraId="3A498DF4"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Ghi chú</w:t>
            </w:r>
          </w:p>
        </w:tc>
      </w:tr>
      <w:tr w:rsidR="00255D5C" w:rsidRPr="002335CF" w14:paraId="1BCAAE47" w14:textId="77777777">
        <w:trPr>
          <w:cantSplit/>
          <w:jc w:val="center"/>
        </w:trPr>
        <w:tc>
          <w:tcPr>
            <w:tcW w:w="700" w:type="dxa"/>
            <w:vAlign w:val="center"/>
          </w:tcPr>
          <w:p w14:paraId="12BC18FC"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1</w:t>
            </w:r>
          </w:p>
        </w:tc>
        <w:tc>
          <w:tcPr>
            <w:tcW w:w="3972" w:type="dxa"/>
            <w:vAlign w:val="center"/>
          </w:tcPr>
          <w:p w14:paraId="55172BE0"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Chi phí tiện ích công trường</w:t>
            </w:r>
          </w:p>
        </w:tc>
        <w:tc>
          <w:tcPr>
            <w:tcW w:w="2000" w:type="dxa"/>
            <w:vAlign w:val="center"/>
          </w:tcPr>
          <w:p w14:paraId="74FB1048"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28.180.986.000</w:t>
            </w:r>
          </w:p>
        </w:tc>
        <w:tc>
          <w:tcPr>
            <w:tcW w:w="2400" w:type="dxa"/>
            <w:vAlign w:val="center"/>
          </w:tcPr>
          <w:p w14:paraId="5EAC872D" w14:textId="77777777" w:rsidR="00255D5C" w:rsidRPr="002335CF" w:rsidRDefault="00255D5C" w:rsidP="00A64E91">
            <w:pPr>
              <w:spacing w:after="120" w:line="276" w:lineRule="auto"/>
              <w:rPr>
                <w:rFonts w:ascii="Times New Roman" w:hAnsi="Times New Roman"/>
                <w:sz w:val="22"/>
                <w:szCs w:val="22"/>
              </w:rPr>
            </w:pPr>
          </w:p>
        </w:tc>
      </w:tr>
      <w:tr w:rsidR="00255D5C" w:rsidRPr="002335CF" w14:paraId="5D8AF698" w14:textId="77777777">
        <w:trPr>
          <w:cantSplit/>
          <w:jc w:val="center"/>
        </w:trPr>
        <w:tc>
          <w:tcPr>
            <w:tcW w:w="700" w:type="dxa"/>
            <w:vAlign w:val="center"/>
          </w:tcPr>
          <w:p w14:paraId="498CA6F8" w14:textId="77777777" w:rsidR="00255D5C" w:rsidRPr="002335CF" w:rsidRDefault="00255D5C" w:rsidP="00A64E91">
            <w:pPr>
              <w:spacing w:after="120" w:line="276" w:lineRule="auto"/>
              <w:jc w:val="center"/>
              <w:rPr>
                <w:rFonts w:ascii="Times New Roman" w:hAnsi="Times New Roman"/>
                <w:sz w:val="22"/>
                <w:szCs w:val="22"/>
              </w:rPr>
            </w:pPr>
          </w:p>
        </w:tc>
        <w:tc>
          <w:tcPr>
            <w:tcW w:w="3972" w:type="dxa"/>
            <w:vAlign w:val="center"/>
          </w:tcPr>
          <w:p w14:paraId="33EE5561"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 Chi phí chung</w:t>
            </w:r>
          </w:p>
        </w:tc>
        <w:tc>
          <w:tcPr>
            <w:tcW w:w="2000" w:type="dxa"/>
            <w:vAlign w:val="center"/>
          </w:tcPr>
          <w:p w14:paraId="594E498C"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sz w:val="22"/>
                <w:szCs w:val="22"/>
              </w:rPr>
              <w:t>20.778.337.000</w:t>
            </w:r>
          </w:p>
        </w:tc>
        <w:tc>
          <w:tcPr>
            <w:tcW w:w="2400" w:type="dxa"/>
            <w:vAlign w:val="center"/>
          </w:tcPr>
          <w:p w14:paraId="2B685B80"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i/>
                <w:iCs/>
                <w:sz w:val="22"/>
                <w:szCs w:val="22"/>
              </w:rPr>
              <w:t>Trọn gói</w:t>
            </w:r>
          </w:p>
        </w:tc>
      </w:tr>
      <w:tr w:rsidR="00255D5C" w:rsidRPr="002335CF" w14:paraId="79D63E6E" w14:textId="77777777">
        <w:trPr>
          <w:cantSplit/>
          <w:jc w:val="center"/>
        </w:trPr>
        <w:tc>
          <w:tcPr>
            <w:tcW w:w="700" w:type="dxa"/>
            <w:vAlign w:val="center"/>
          </w:tcPr>
          <w:p w14:paraId="37230ECB" w14:textId="77777777" w:rsidR="00255D5C" w:rsidRPr="002335CF" w:rsidRDefault="00255D5C" w:rsidP="00A64E91">
            <w:pPr>
              <w:spacing w:after="120" w:line="276" w:lineRule="auto"/>
              <w:jc w:val="center"/>
              <w:rPr>
                <w:rFonts w:ascii="Times New Roman" w:hAnsi="Times New Roman"/>
                <w:sz w:val="22"/>
                <w:szCs w:val="22"/>
              </w:rPr>
            </w:pPr>
          </w:p>
        </w:tc>
        <w:tc>
          <w:tcPr>
            <w:tcW w:w="3972" w:type="dxa"/>
            <w:vAlign w:val="center"/>
          </w:tcPr>
          <w:p w14:paraId="56FB58F6"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 Cẩu tháp</w:t>
            </w:r>
          </w:p>
        </w:tc>
        <w:tc>
          <w:tcPr>
            <w:tcW w:w="2000" w:type="dxa"/>
            <w:vAlign w:val="center"/>
          </w:tcPr>
          <w:p w14:paraId="0390BFB2"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sz w:val="22"/>
                <w:szCs w:val="22"/>
              </w:rPr>
              <w:t>7.402.649.000</w:t>
            </w:r>
          </w:p>
        </w:tc>
        <w:tc>
          <w:tcPr>
            <w:tcW w:w="2400" w:type="dxa"/>
            <w:vAlign w:val="center"/>
          </w:tcPr>
          <w:p w14:paraId="6316B979"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i/>
                <w:iCs/>
                <w:sz w:val="22"/>
                <w:szCs w:val="22"/>
              </w:rPr>
              <w:t>Trọn gói</w:t>
            </w:r>
          </w:p>
        </w:tc>
      </w:tr>
      <w:tr w:rsidR="00255D5C" w:rsidRPr="002335CF" w14:paraId="63DE4293" w14:textId="77777777">
        <w:trPr>
          <w:cantSplit/>
          <w:jc w:val="center"/>
        </w:trPr>
        <w:tc>
          <w:tcPr>
            <w:tcW w:w="700" w:type="dxa"/>
            <w:vAlign w:val="center"/>
          </w:tcPr>
          <w:p w14:paraId="2B25FC3F"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2</w:t>
            </w:r>
          </w:p>
        </w:tc>
        <w:tc>
          <w:tcPr>
            <w:tcW w:w="3972" w:type="dxa"/>
            <w:vAlign w:val="center"/>
          </w:tcPr>
          <w:p w14:paraId="6B4AC125"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Phần biện pháp thi công</w:t>
            </w:r>
          </w:p>
        </w:tc>
        <w:tc>
          <w:tcPr>
            <w:tcW w:w="2000" w:type="dxa"/>
            <w:vAlign w:val="center"/>
          </w:tcPr>
          <w:p w14:paraId="2DE0947D"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27.849.834.089</w:t>
            </w:r>
          </w:p>
        </w:tc>
        <w:tc>
          <w:tcPr>
            <w:tcW w:w="2400" w:type="dxa"/>
            <w:vAlign w:val="center"/>
          </w:tcPr>
          <w:p w14:paraId="1BAD568E" w14:textId="77777777" w:rsidR="00255D5C" w:rsidRPr="002335CF" w:rsidRDefault="00255D5C" w:rsidP="00A64E91">
            <w:pPr>
              <w:spacing w:after="120" w:line="276" w:lineRule="auto"/>
              <w:rPr>
                <w:rFonts w:ascii="Times New Roman" w:hAnsi="Times New Roman"/>
                <w:sz w:val="22"/>
                <w:szCs w:val="22"/>
              </w:rPr>
            </w:pPr>
          </w:p>
        </w:tc>
      </w:tr>
      <w:tr w:rsidR="00255D5C" w:rsidRPr="002335CF" w14:paraId="4799B9EF" w14:textId="77777777">
        <w:trPr>
          <w:cantSplit/>
          <w:jc w:val="center"/>
        </w:trPr>
        <w:tc>
          <w:tcPr>
            <w:tcW w:w="700" w:type="dxa"/>
            <w:vAlign w:val="center"/>
          </w:tcPr>
          <w:p w14:paraId="60ACFC0F"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3</w:t>
            </w:r>
          </w:p>
        </w:tc>
        <w:tc>
          <w:tcPr>
            <w:tcW w:w="3972" w:type="dxa"/>
            <w:vAlign w:val="center"/>
          </w:tcPr>
          <w:p w14:paraId="674EB28C"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Phần kết cấu ngầm</w:t>
            </w:r>
          </w:p>
        </w:tc>
        <w:tc>
          <w:tcPr>
            <w:tcW w:w="2000" w:type="dxa"/>
            <w:vAlign w:val="center"/>
          </w:tcPr>
          <w:p w14:paraId="5124A2AA"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130.405.045.690</w:t>
            </w:r>
          </w:p>
        </w:tc>
        <w:tc>
          <w:tcPr>
            <w:tcW w:w="2400" w:type="dxa"/>
            <w:vAlign w:val="center"/>
          </w:tcPr>
          <w:p w14:paraId="05812CA0"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i/>
                <w:iCs/>
                <w:sz w:val="22"/>
                <w:szCs w:val="22"/>
              </w:rPr>
              <w:t>Không bao gồm công tác đất, chống mối</w:t>
            </w:r>
          </w:p>
        </w:tc>
      </w:tr>
      <w:tr w:rsidR="00255D5C" w:rsidRPr="002335CF" w14:paraId="753553F0" w14:textId="77777777">
        <w:trPr>
          <w:cantSplit/>
          <w:jc w:val="center"/>
        </w:trPr>
        <w:tc>
          <w:tcPr>
            <w:tcW w:w="700" w:type="dxa"/>
            <w:vAlign w:val="center"/>
          </w:tcPr>
          <w:p w14:paraId="6F7EEE6C"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4</w:t>
            </w:r>
          </w:p>
        </w:tc>
        <w:tc>
          <w:tcPr>
            <w:tcW w:w="3972" w:type="dxa"/>
            <w:vAlign w:val="center"/>
          </w:tcPr>
          <w:p w14:paraId="738D94F3"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Bể nước sinh hoạt</w:t>
            </w:r>
          </w:p>
        </w:tc>
        <w:tc>
          <w:tcPr>
            <w:tcW w:w="2000" w:type="dxa"/>
            <w:vAlign w:val="center"/>
          </w:tcPr>
          <w:p w14:paraId="199827E3"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2.381.448.154</w:t>
            </w:r>
          </w:p>
        </w:tc>
        <w:tc>
          <w:tcPr>
            <w:tcW w:w="2400" w:type="dxa"/>
            <w:vAlign w:val="center"/>
          </w:tcPr>
          <w:p w14:paraId="7D3F01CF"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i/>
                <w:iCs/>
                <w:sz w:val="22"/>
                <w:szCs w:val="22"/>
              </w:rPr>
              <w:t>Khối lượng tạm tính</w:t>
            </w:r>
          </w:p>
        </w:tc>
      </w:tr>
      <w:tr w:rsidR="00255D5C" w:rsidRPr="002335CF" w14:paraId="1883405C" w14:textId="77777777">
        <w:trPr>
          <w:cantSplit/>
          <w:jc w:val="center"/>
        </w:trPr>
        <w:tc>
          <w:tcPr>
            <w:tcW w:w="700" w:type="dxa"/>
            <w:vAlign w:val="center"/>
          </w:tcPr>
          <w:p w14:paraId="19E21434"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5</w:t>
            </w:r>
          </w:p>
        </w:tc>
        <w:tc>
          <w:tcPr>
            <w:tcW w:w="3972" w:type="dxa"/>
            <w:vAlign w:val="center"/>
          </w:tcPr>
          <w:p w14:paraId="112DC5AB"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Bể nước PCCC</w:t>
            </w:r>
          </w:p>
        </w:tc>
        <w:tc>
          <w:tcPr>
            <w:tcW w:w="2000" w:type="dxa"/>
            <w:vAlign w:val="center"/>
          </w:tcPr>
          <w:p w14:paraId="2404DC22"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2.381.448.154</w:t>
            </w:r>
          </w:p>
        </w:tc>
        <w:tc>
          <w:tcPr>
            <w:tcW w:w="2400" w:type="dxa"/>
            <w:vAlign w:val="center"/>
          </w:tcPr>
          <w:p w14:paraId="697DC1DE"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i/>
                <w:iCs/>
                <w:sz w:val="22"/>
                <w:szCs w:val="22"/>
              </w:rPr>
              <w:t>Khối lượng tạm tính</w:t>
            </w:r>
          </w:p>
        </w:tc>
      </w:tr>
      <w:tr w:rsidR="00255D5C" w:rsidRPr="002335CF" w14:paraId="5903A46D" w14:textId="77777777">
        <w:trPr>
          <w:cantSplit/>
          <w:jc w:val="center"/>
        </w:trPr>
        <w:tc>
          <w:tcPr>
            <w:tcW w:w="700" w:type="dxa"/>
            <w:vAlign w:val="center"/>
          </w:tcPr>
          <w:p w14:paraId="7E48D3AC"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6</w:t>
            </w:r>
          </w:p>
        </w:tc>
        <w:tc>
          <w:tcPr>
            <w:tcW w:w="3972" w:type="dxa"/>
            <w:vAlign w:val="center"/>
          </w:tcPr>
          <w:p w14:paraId="4AED6DE9"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Bể nước xử lý nước thải</w:t>
            </w:r>
          </w:p>
        </w:tc>
        <w:tc>
          <w:tcPr>
            <w:tcW w:w="2000" w:type="dxa"/>
            <w:vAlign w:val="center"/>
          </w:tcPr>
          <w:p w14:paraId="119E6A60"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2.381.448.154</w:t>
            </w:r>
          </w:p>
        </w:tc>
        <w:tc>
          <w:tcPr>
            <w:tcW w:w="2400" w:type="dxa"/>
            <w:vAlign w:val="center"/>
          </w:tcPr>
          <w:p w14:paraId="0563997B"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i/>
                <w:iCs/>
                <w:sz w:val="22"/>
                <w:szCs w:val="22"/>
              </w:rPr>
              <w:t>Khối lượng tạm tính</w:t>
            </w:r>
          </w:p>
        </w:tc>
      </w:tr>
      <w:tr w:rsidR="00255D5C" w:rsidRPr="002335CF" w14:paraId="2195B53F" w14:textId="77777777">
        <w:trPr>
          <w:cantSplit/>
          <w:jc w:val="center"/>
        </w:trPr>
        <w:tc>
          <w:tcPr>
            <w:tcW w:w="700" w:type="dxa"/>
            <w:vAlign w:val="center"/>
          </w:tcPr>
          <w:p w14:paraId="7BC7D1E5"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7</w:t>
            </w:r>
          </w:p>
        </w:tc>
        <w:tc>
          <w:tcPr>
            <w:tcW w:w="3972" w:type="dxa"/>
            <w:vAlign w:val="center"/>
          </w:tcPr>
          <w:p w14:paraId="3BCC3866"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Phần chống thấm</w:t>
            </w:r>
          </w:p>
        </w:tc>
        <w:tc>
          <w:tcPr>
            <w:tcW w:w="2000" w:type="dxa"/>
            <w:vAlign w:val="center"/>
          </w:tcPr>
          <w:p w14:paraId="249C84C9"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5.713.276.503</w:t>
            </w:r>
          </w:p>
        </w:tc>
        <w:tc>
          <w:tcPr>
            <w:tcW w:w="2400" w:type="dxa"/>
            <w:vAlign w:val="center"/>
          </w:tcPr>
          <w:p w14:paraId="239EE3CB"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i/>
                <w:iCs/>
                <w:sz w:val="22"/>
                <w:szCs w:val="22"/>
              </w:rPr>
              <w:t>Nền hầm và tường hầm</w:t>
            </w:r>
          </w:p>
        </w:tc>
      </w:tr>
      <w:tr w:rsidR="00255D5C" w:rsidRPr="002335CF" w14:paraId="7848170A" w14:textId="77777777">
        <w:trPr>
          <w:cantSplit/>
          <w:jc w:val="center"/>
        </w:trPr>
        <w:tc>
          <w:tcPr>
            <w:tcW w:w="700" w:type="dxa"/>
            <w:vAlign w:val="center"/>
          </w:tcPr>
          <w:p w14:paraId="0756E4D7"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8</w:t>
            </w:r>
          </w:p>
        </w:tc>
        <w:tc>
          <w:tcPr>
            <w:tcW w:w="3972" w:type="dxa"/>
            <w:vAlign w:val="center"/>
          </w:tcPr>
          <w:p w14:paraId="2B95D35D"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Móng cẩu tháp</w:t>
            </w:r>
          </w:p>
        </w:tc>
        <w:tc>
          <w:tcPr>
            <w:tcW w:w="2000" w:type="dxa"/>
            <w:vAlign w:val="center"/>
          </w:tcPr>
          <w:p w14:paraId="2DDA66A9"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640.092.150</w:t>
            </w:r>
          </w:p>
        </w:tc>
        <w:tc>
          <w:tcPr>
            <w:tcW w:w="2400" w:type="dxa"/>
            <w:vAlign w:val="center"/>
          </w:tcPr>
          <w:p w14:paraId="2EA12D00" w14:textId="153AF2AE" w:rsidR="00255D5C" w:rsidRPr="002335CF" w:rsidRDefault="00527CDF" w:rsidP="00A64E91">
            <w:pPr>
              <w:spacing w:after="120" w:line="276" w:lineRule="auto"/>
              <w:rPr>
                <w:rFonts w:ascii="Times New Roman" w:hAnsi="Times New Roman"/>
                <w:sz w:val="22"/>
                <w:szCs w:val="22"/>
              </w:rPr>
            </w:pPr>
            <w:r>
              <w:rPr>
                <w:rFonts w:ascii="Times New Roman" w:hAnsi="Times New Roman"/>
                <w:i/>
                <w:iCs/>
                <w:sz w:val="22"/>
                <w:szCs w:val="22"/>
              </w:rPr>
              <w:t xml:space="preserve">Đảm bảo 04 móng cẩu tháp; </w:t>
            </w:r>
            <w:r w:rsidRPr="002335CF">
              <w:rPr>
                <w:rFonts w:ascii="Times New Roman" w:hAnsi="Times New Roman"/>
                <w:i/>
                <w:iCs/>
                <w:sz w:val="22"/>
                <w:szCs w:val="22"/>
              </w:rPr>
              <w:t>Không bao gồm cọc khoan nhồi, phá dỡ móng và cọc</w:t>
            </w:r>
          </w:p>
        </w:tc>
      </w:tr>
      <w:tr w:rsidR="00255D5C" w:rsidRPr="002335CF" w14:paraId="7B7C102C" w14:textId="77777777">
        <w:trPr>
          <w:cantSplit/>
          <w:jc w:val="center"/>
        </w:trPr>
        <w:tc>
          <w:tcPr>
            <w:tcW w:w="700" w:type="dxa"/>
            <w:shd w:val="clear" w:color="auto" w:fill="F2F2F2"/>
            <w:vAlign w:val="center"/>
          </w:tcPr>
          <w:p w14:paraId="00A8C3C3" w14:textId="77777777" w:rsidR="00255D5C" w:rsidRPr="002335CF" w:rsidRDefault="00255D5C" w:rsidP="00A64E91">
            <w:pPr>
              <w:spacing w:after="120" w:line="276" w:lineRule="auto"/>
              <w:rPr>
                <w:rFonts w:ascii="Times New Roman" w:hAnsi="Times New Roman"/>
                <w:sz w:val="22"/>
                <w:szCs w:val="22"/>
              </w:rPr>
            </w:pPr>
          </w:p>
        </w:tc>
        <w:tc>
          <w:tcPr>
            <w:tcW w:w="3972" w:type="dxa"/>
            <w:shd w:val="clear" w:color="auto" w:fill="F2F2F2"/>
            <w:vAlign w:val="center"/>
          </w:tcPr>
          <w:p w14:paraId="656ABD52"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GIÁ TRỊ HỢP ĐỒNG TRƯỚC THUẾ</w:t>
            </w:r>
          </w:p>
        </w:tc>
        <w:tc>
          <w:tcPr>
            <w:tcW w:w="2000" w:type="dxa"/>
            <w:shd w:val="clear" w:color="auto" w:fill="F2F2F2"/>
            <w:vAlign w:val="center"/>
          </w:tcPr>
          <w:p w14:paraId="4AEDD672"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highlight w:val="yellow"/>
              </w:rPr>
              <w:t>199.933.578.893</w:t>
            </w:r>
          </w:p>
        </w:tc>
        <w:tc>
          <w:tcPr>
            <w:tcW w:w="2400" w:type="dxa"/>
            <w:shd w:val="clear" w:color="auto" w:fill="F2F2F2"/>
            <w:vAlign w:val="center"/>
          </w:tcPr>
          <w:p w14:paraId="2148A8AF" w14:textId="77777777" w:rsidR="00255D5C" w:rsidRPr="002335CF" w:rsidRDefault="00255D5C" w:rsidP="00A64E91">
            <w:pPr>
              <w:spacing w:after="120" w:line="276" w:lineRule="auto"/>
              <w:rPr>
                <w:rFonts w:ascii="Times New Roman" w:hAnsi="Times New Roman"/>
                <w:sz w:val="22"/>
                <w:szCs w:val="22"/>
              </w:rPr>
            </w:pPr>
          </w:p>
        </w:tc>
      </w:tr>
      <w:tr w:rsidR="00255D5C" w:rsidRPr="002335CF" w14:paraId="7383FA2B" w14:textId="77777777">
        <w:trPr>
          <w:cantSplit/>
          <w:jc w:val="center"/>
        </w:trPr>
        <w:tc>
          <w:tcPr>
            <w:tcW w:w="700" w:type="dxa"/>
            <w:shd w:val="clear" w:color="auto" w:fill="F2F2F2"/>
            <w:vAlign w:val="center"/>
          </w:tcPr>
          <w:p w14:paraId="61855694" w14:textId="77777777" w:rsidR="00255D5C" w:rsidRPr="002335CF" w:rsidRDefault="00255D5C" w:rsidP="00A64E91">
            <w:pPr>
              <w:spacing w:after="120" w:line="276" w:lineRule="auto"/>
              <w:rPr>
                <w:rFonts w:ascii="Times New Roman" w:hAnsi="Times New Roman"/>
                <w:sz w:val="22"/>
                <w:szCs w:val="22"/>
              </w:rPr>
            </w:pPr>
          </w:p>
        </w:tc>
        <w:tc>
          <w:tcPr>
            <w:tcW w:w="3972" w:type="dxa"/>
            <w:shd w:val="clear" w:color="auto" w:fill="F2F2F2"/>
            <w:vAlign w:val="center"/>
          </w:tcPr>
          <w:p w14:paraId="53574980"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THUẾ GTGT 8%</w:t>
            </w:r>
          </w:p>
        </w:tc>
        <w:tc>
          <w:tcPr>
            <w:tcW w:w="2000" w:type="dxa"/>
            <w:shd w:val="clear" w:color="auto" w:fill="F2F2F2"/>
            <w:vAlign w:val="center"/>
          </w:tcPr>
          <w:p w14:paraId="56AB9641"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highlight w:val="yellow"/>
              </w:rPr>
              <w:t>15.994.686.311</w:t>
            </w:r>
          </w:p>
        </w:tc>
        <w:tc>
          <w:tcPr>
            <w:tcW w:w="2400" w:type="dxa"/>
            <w:shd w:val="clear" w:color="auto" w:fill="F2F2F2"/>
            <w:vAlign w:val="center"/>
          </w:tcPr>
          <w:p w14:paraId="0FB024E4" w14:textId="77777777" w:rsidR="00255D5C" w:rsidRPr="002335CF" w:rsidRDefault="00255D5C" w:rsidP="00A64E91">
            <w:pPr>
              <w:spacing w:after="120" w:line="276" w:lineRule="auto"/>
              <w:rPr>
                <w:rFonts w:ascii="Times New Roman" w:hAnsi="Times New Roman"/>
                <w:sz w:val="22"/>
                <w:szCs w:val="22"/>
              </w:rPr>
            </w:pPr>
          </w:p>
        </w:tc>
      </w:tr>
      <w:tr w:rsidR="00255D5C" w:rsidRPr="002335CF" w14:paraId="68BC1055" w14:textId="77777777">
        <w:trPr>
          <w:cantSplit/>
          <w:jc w:val="center"/>
        </w:trPr>
        <w:tc>
          <w:tcPr>
            <w:tcW w:w="700" w:type="dxa"/>
            <w:shd w:val="clear" w:color="auto" w:fill="F2F2F2"/>
            <w:vAlign w:val="center"/>
          </w:tcPr>
          <w:p w14:paraId="29213E6E" w14:textId="77777777" w:rsidR="00255D5C" w:rsidRPr="002335CF" w:rsidRDefault="00255D5C" w:rsidP="00A64E91">
            <w:pPr>
              <w:spacing w:after="120" w:line="276" w:lineRule="auto"/>
              <w:rPr>
                <w:rFonts w:ascii="Times New Roman" w:hAnsi="Times New Roman"/>
                <w:sz w:val="22"/>
                <w:szCs w:val="22"/>
              </w:rPr>
            </w:pPr>
          </w:p>
        </w:tc>
        <w:tc>
          <w:tcPr>
            <w:tcW w:w="3972" w:type="dxa"/>
            <w:shd w:val="clear" w:color="auto" w:fill="F2F2F2"/>
            <w:vAlign w:val="center"/>
          </w:tcPr>
          <w:p w14:paraId="7B64D0B5"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GIÁ TRỊ HỢP ĐỒNG SAU THUẾ</w:t>
            </w:r>
          </w:p>
        </w:tc>
        <w:tc>
          <w:tcPr>
            <w:tcW w:w="2000" w:type="dxa"/>
            <w:shd w:val="clear" w:color="auto" w:fill="F2F2F2"/>
            <w:vAlign w:val="center"/>
          </w:tcPr>
          <w:p w14:paraId="65A7AC48"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highlight w:val="yellow"/>
              </w:rPr>
              <w:t>215.928.265.204</w:t>
            </w:r>
          </w:p>
        </w:tc>
        <w:tc>
          <w:tcPr>
            <w:tcW w:w="2400" w:type="dxa"/>
            <w:shd w:val="clear" w:color="auto" w:fill="F2F2F2"/>
            <w:vAlign w:val="center"/>
          </w:tcPr>
          <w:p w14:paraId="6C894229" w14:textId="77777777" w:rsidR="00255D5C" w:rsidRPr="002335CF" w:rsidRDefault="00255D5C" w:rsidP="00A64E91">
            <w:pPr>
              <w:spacing w:after="120" w:line="276" w:lineRule="auto"/>
              <w:rPr>
                <w:rFonts w:ascii="Times New Roman" w:hAnsi="Times New Roman"/>
                <w:sz w:val="22"/>
                <w:szCs w:val="22"/>
              </w:rPr>
            </w:pPr>
          </w:p>
        </w:tc>
      </w:tr>
    </w:tbl>
    <w:p w14:paraId="11CB8D62"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b/>
          <w:bCs/>
          <w:sz w:val="22"/>
          <w:szCs w:val="22"/>
        </w:rPr>
        <w:t>Ghi chú:</w:t>
      </w:r>
    </w:p>
    <w:p w14:paraId="48FBAFC9"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sz w:val="22"/>
          <w:szCs w:val="22"/>
        </w:rPr>
        <w:t>1. Giá trị Hợp đồng không bao gồm: công tác đất (đào, vận chuyển, đắp, đập đầu cọc, san gạt nền), công tác chống mối, cọc khoan nhồi móng cẩu tháp, phá dỡ móng cẩu tháp và cọc khoan nhồi.</w:t>
      </w:r>
    </w:p>
    <w:p w14:paraId="7A937AEC" w14:textId="7D2253E7" w:rsidR="00255D5C" w:rsidRPr="00DF0BA4" w:rsidRDefault="00981654" w:rsidP="00A64E91">
      <w:pPr>
        <w:spacing w:after="120" w:line="276" w:lineRule="auto"/>
        <w:jc w:val="both"/>
        <w:rPr>
          <w:rFonts w:ascii="Times New Roman" w:hAnsi="Times New Roman"/>
        </w:rPr>
      </w:pPr>
      <w:r w:rsidRPr="00DF0BA4">
        <w:rPr>
          <w:rFonts w:ascii="Times New Roman" w:hAnsi="Times New Roman"/>
          <w:sz w:val="22"/>
          <w:szCs w:val="22"/>
        </w:rPr>
        <w:t>2. Bể nước sinh hoạt, bể nước PCCC, bể nước xử lý nước thải: khối lượng tạm tính theo bảng khối lượng của Bên A do chưa có thiết kế bản vẽ thi công; được điều chỉnh bằng phụ lục Hợp đồng theo khối lượng thiết kế được duyệt, áp dụng đơn giá tại Biểu này.</w:t>
      </w:r>
      <w:r w:rsidR="00527CDF">
        <w:rPr>
          <w:rFonts w:ascii="Times New Roman" w:hAnsi="Times New Roman"/>
          <w:sz w:val="22"/>
          <w:szCs w:val="22"/>
        </w:rPr>
        <w:t xml:space="preserve"> Đơn giá chưa bao gồm chi phí Biện pháp thi công đào đất, cừ, văng,…các chi phí này sẽ được hai bên thống nhất khi có bản vẽ thiết kế chi tiết.</w:t>
      </w:r>
    </w:p>
    <w:p w14:paraId="06DFA5D3"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sz w:val="22"/>
          <w:szCs w:val="22"/>
        </w:rPr>
        <w:t>3. Đơn giá là đơn giá cố định, không điều chỉnh theo biến động giá vật tư (Điều 9.1). Chi phí chung và chi phí cẩu tháp là trọn gói.</w:t>
      </w:r>
    </w:p>
    <w:p w14:paraId="4CE94D51"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sz w:val="22"/>
          <w:szCs w:val="22"/>
        </w:rPr>
        <w:t>4. Chi phí lưu cừ, lưu văng chống khi tiến độ kéo dài chỉ được áp dụng khi việc kéo dài do lỗi của Bên A và được Bên A chấp thuận bằng văn bản; khối lượng xác định theo thực tế được Bên A xác nhận.</w:t>
      </w:r>
    </w:p>
    <w:p w14:paraId="64AFB31B" w14:textId="77777777" w:rsidR="002335CF" w:rsidRDefault="002335CF" w:rsidP="00A64E91">
      <w:pPr>
        <w:spacing w:after="120" w:line="276" w:lineRule="auto"/>
        <w:jc w:val="both"/>
        <w:rPr>
          <w:rFonts w:ascii="Times New Roman" w:hAnsi="Times New Roman"/>
          <w:b/>
          <w:bCs/>
          <w:sz w:val="24"/>
        </w:rPr>
      </w:pPr>
    </w:p>
    <w:p w14:paraId="2D480913" w14:textId="2DBA71E2" w:rsidR="00255D5C" w:rsidRPr="00DF0BA4" w:rsidRDefault="00981654" w:rsidP="00A64E91">
      <w:pPr>
        <w:spacing w:after="120" w:line="276" w:lineRule="auto"/>
        <w:jc w:val="both"/>
        <w:rPr>
          <w:rFonts w:ascii="Times New Roman" w:hAnsi="Times New Roman"/>
        </w:rPr>
      </w:pPr>
      <w:r w:rsidRPr="00DF0BA4">
        <w:rPr>
          <w:rFonts w:ascii="Times New Roman" w:hAnsi="Times New Roman"/>
          <w:b/>
          <w:bCs/>
          <w:sz w:val="24"/>
        </w:rPr>
        <w:t>II. BẢNG CHI TIẾT GIÁ TRỊ HỢP ĐỒNG</w:t>
      </w:r>
    </w:p>
    <w:p w14:paraId="3F90DFEA"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i/>
          <w:iCs/>
          <w:sz w:val="20"/>
          <w:szCs w:val="20"/>
        </w:rPr>
        <w:t>Đơn vị tính: đồng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450"/>
        <w:gridCol w:w="1813"/>
        <w:gridCol w:w="1134"/>
        <w:gridCol w:w="567"/>
        <w:gridCol w:w="851"/>
        <w:gridCol w:w="850"/>
        <w:gridCol w:w="851"/>
        <w:gridCol w:w="1134"/>
        <w:gridCol w:w="1422"/>
      </w:tblGrid>
      <w:tr w:rsidR="00255D5C" w:rsidRPr="002335CF" w14:paraId="4349B1D0" w14:textId="77777777" w:rsidTr="00F32F10">
        <w:trPr>
          <w:cantSplit/>
          <w:tblHeader/>
          <w:jc w:val="center"/>
        </w:trPr>
        <w:tc>
          <w:tcPr>
            <w:tcW w:w="450" w:type="dxa"/>
            <w:shd w:val="clear" w:color="auto" w:fill="D9D9D9"/>
            <w:vAlign w:val="center"/>
          </w:tcPr>
          <w:p w14:paraId="33EAEED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STT</w:t>
            </w:r>
          </w:p>
        </w:tc>
        <w:tc>
          <w:tcPr>
            <w:tcW w:w="1813" w:type="dxa"/>
            <w:shd w:val="clear" w:color="auto" w:fill="D9D9D9"/>
            <w:vAlign w:val="center"/>
          </w:tcPr>
          <w:p w14:paraId="56D8CDD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Công việc</w:t>
            </w:r>
          </w:p>
        </w:tc>
        <w:tc>
          <w:tcPr>
            <w:tcW w:w="1134" w:type="dxa"/>
            <w:shd w:val="clear" w:color="auto" w:fill="D9D9D9"/>
            <w:vAlign w:val="center"/>
          </w:tcPr>
          <w:p w14:paraId="565CE1D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Diễn giải</w:t>
            </w:r>
          </w:p>
        </w:tc>
        <w:tc>
          <w:tcPr>
            <w:tcW w:w="567" w:type="dxa"/>
            <w:shd w:val="clear" w:color="auto" w:fill="D9D9D9"/>
            <w:vAlign w:val="center"/>
          </w:tcPr>
          <w:p w14:paraId="44507B7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Đơn vị</w:t>
            </w:r>
          </w:p>
        </w:tc>
        <w:tc>
          <w:tcPr>
            <w:tcW w:w="851" w:type="dxa"/>
            <w:shd w:val="clear" w:color="auto" w:fill="D9D9D9"/>
            <w:vAlign w:val="center"/>
          </w:tcPr>
          <w:p w14:paraId="5E9DBBA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KL Tòa CT1.2</w:t>
            </w:r>
          </w:p>
        </w:tc>
        <w:tc>
          <w:tcPr>
            <w:tcW w:w="850" w:type="dxa"/>
            <w:shd w:val="clear" w:color="auto" w:fill="D9D9D9"/>
            <w:vAlign w:val="center"/>
          </w:tcPr>
          <w:p w14:paraId="6434E8AE"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KL Tòa CT2</w:t>
            </w:r>
          </w:p>
        </w:tc>
        <w:tc>
          <w:tcPr>
            <w:tcW w:w="851" w:type="dxa"/>
            <w:shd w:val="clear" w:color="auto" w:fill="D9D9D9"/>
            <w:vAlign w:val="center"/>
          </w:tcPr>
          <w:p w14:paraId="5CCF547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KL Tổng</w:t>
            </w:r>
          </w:p>
        </w:tc>
        <w:tc>
          <w:tcPr>
            <w:tcW w:w="1134" w:type="dxa"/>
            <w:shd w:val="clear" w:color="auto" w:fill="D9D9D9"/>
            <w:vAlign w:val="center"/>
          </w:tcPr>
          <w:p w14:paraId="18E76F36"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Đơn giá</w:t>
            </w:r>
          </w:p>
        </w:tc>
        <w:tc>
          <w:tcPr>
            <w:tcW w:w="1422" w:type="dxa"/>
            <w:shd w:val="clear" w:color="auto" w:fill="D9D9D9"/>
            <w:vAlign w:val="center"/>
          </w:tcPr>
          <w:p w14:paraId="01A21D46"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Thành tiền</w:t>
            </w:r>
          </w:p>
        </w:tc>
      </w:tr>
      <w:tr w:rsidR="00255D5C" w:rsidRPr="002335CF" w14:paraId="57DF6D0E" w14:textId="77777777" w:rsidTr="00F32F10">
        <w:trPr>
          <w:cantSplit/>
          <w:jc w:val="center"/>
        </w:trPr>
        <w:tc>
          <w:tcPr>
            <w:tcW w:w="450" w:type="dxa"/>
            <w:shd w:val="clear" w:color="auto" w:fill="F2F2F2"/>
            <w:vAlign w:val="center"/>
          </w:tcPr>
          <w:p w14:paraId="7D3758E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II</w:t>
            </w:r>
          </w:p>
        </w:tc>
        <w:tc>
          <w:tcPr>
            <w:tcW w:w="1813" w:type="dxa"/>
            <w:shd w:val="clear" w:color="auto" w:fill="F2F2F2"/>
            <w:vAlign w:val="center"/>
          </w:tcPr>
          <w:p w14:paraId="4F5B2B4D"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PHẦN NGẦM</w:t>
            </w:r>
          </w:p>
        </w:tc>
        <w:tc>
          <w:tcPr>
            <w:tcW w:w="1134" w:type="dxa"/>
            <w:shd w:val="clear" w:color="auto" w:fill="F2F2F2"/>
            <w:vAlign w:val="center"/>
          </w:tcPr>
          <w:p w14:paraId="77991398"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46919A44"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5AD7F9D8"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2A98B6D3"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3FAA90F2"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0D877B05"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21871FE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130.405.045.690</w:t>
            </w:r>
          </w:p>
        </w:tc>
      </w:tr>
      <w:tr w:rsidR="00255D5C" w:rsidRPr="002335CF" w14:paraId="0A723A8C" w14:textId="77777777" w:rsidTr="00F32F10">
        <w:trPr>
          <w:cantSplit/>
          <w:jc w:val="center"/>
        </w:trPr>
        <w:tc>
          <w:tcPr>
            <w:tcW w:w="450" w:type="dxa"/>
            <w:shd w:val="clear" w:color="auto" w:fill="F2F2F2"/>
            <w:vAlign w:val="center"/>
          </w:tcPr>
          <w:p w14:paraId="31679C43"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6EE2789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Bê tông</w:t>
            </w:r>
          </w:p>
        </w:tc>
        <w:tc>
          <w:tcPr>
            <w:tcW w:w="1134" w:type="dxa"/>
            <w:shd w:val="clear" w:color="auto" w:fill="F2F2F2"/>
            <w:vAlign w:val="center"/>
          </w:tcPr>
          <w:p w14:paraId="01388F20"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71D76B81"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70442C7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3.887,93</w:t>
            </w:r>
          </w:p>
        </w:tc>
        <w:tc>
          <w:tcPr>
            <w:tcW w:w="850" w:type="dxa"/>
            <w:shd w:val="clear" w:color="auto" w:fill="F2F2F2"/>
            <w:vAlign w:val="center"/>
          </w:tcPr>
          <w:p w14:paraId="026BFA7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13.781,41</w:t>
            </w:r>
          </w:p>
        </w:tc>
        <w:tc>
          <w:tcPr>
            <w:tcW w:w="851" w:type="dxa"/>
            <w:shd w:val="clear" w:color="auto" w:fill="F2F2F2"/>
            <w:vAlign w:val="center"/>
          </w:tcPr>
          <w:p w14:paraId="0373E06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17.669,34</w:t>
            </w:r>
          </w:p>
        </w:tc>
        <w:tc>
          <w:tcPr>
            <w:tcW w:w="1134" w:type="dxa"/>
            <w:shd w:val="clear" w:color="auto" w:fill="F2F2F2"/>
            <w:vAlign w:val="center"/>
          </w:tcPr>
          <w:p w14:paraId="0F75767E"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284F6F6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40.778.655.968</w:t>
            </w:r>
          </w:p>
        </w:tc>
      </w:tr>
      <w:tr w:rsidR="00255D5C" w:rsidRPr="002335CF" w14:paraId="076F2AEC" w14:textId="77777777" w:rsidTr="00F32F10">
        <w:trPr>
          <w:cantSplit/>
          <w:jc w:val="center"/>
        </w:trPr>
        <w:tc>
          <w:tcPr>
            <w:tcW w:w="450" w:type="dxa"/>
            <w:vAlign w:val="center"/>
          </w:tcPr>
          <w:p w14:paraId="5B3CC07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w:t>
            </w:r>
          </w:p>
        </w:tc>
        <w:tc>
          <w:tcPr>
            <w:tcW w:w="1813" w:type="dxa"/>
            <w:vAlign w:val="center"/>
          </w:tcPr>
          <w:p w14:paraId="44AFC4B8"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Rải nilong trước khi đổ lót</w:t>
            </w:r>
          </w:p>
        </w:tc>
        <w:tc>
          <w:tcPr>
            <w:tcW w:w="1134" w:type="dxa"/>
            <w:vAlign w:val="center"/>
          </w:tcPr>
          <w:p w14:paraId="261AAD33"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87335A6"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26DDFD0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2.182,8</w:t>
            </w:r>
          </w:p>
        </w:tc>
        <w:tc>
          <w:tcPr>
            <w:tcW w:w="850" w:type="dxa"/>
            <w:vAlign w:val="center"/>
          </w:tcPr>
          <w:p w14:paraId="2D4068E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8.163,9</w:t>
            </w:r>
          </w:p>
        </w:tc>
        <w:tc>
          <w:tcPr>
            <w:tcW w:w="851" w:type="dxa"/>
            <w:vAlign w:val="center"/>
          </w:tcPr>
          <w:p w14:paraId="1B04653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10.346,7</w:t>
            </w:r>
          </w:p>
        </w:tc>
        <w:tc>
          <w:tcPr>
            <w:tcW w:w="1134" w:type="dxa"/>
            <w:vAlign w:val="center"/>
          </w:tcPr>
          <w:p w14:paraId="12AAE06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16.028</w:t>
            </w:r>
          </w:p>
        </w:tc>
        <w:tc>
          <w:tcPr>
            <w:tcW w:w="1422" w:type="dxa"/>
            <w:vAlign w:val="center"/>
          </w:tcPr>
          <w:p w14:paraId="406F432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165.836.908</w:t>
            </w:r>
          </w:p>
        </w:tc>
      </w:tr>
      <w:tr w:rsidR="00255D5C" w:rsidRPr="002335CF" w14:paraId="2AD15C9B" w14:textId="77777777" w:rsidTr="00F32F10">
        <w:trPr>
          <w:cantSplit/>
          <w:jc w:val="center"/>
        </w:trPr>
        <w:tc>
          <w:tcPr>
            <w:tcW w:w="450" w:type="dxa"/>
            <w:vAlign w:val="center"/>
          </w:tcPr>
          <w:p w14:paraId="4ECE62B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w:t>
            </w:r>
          </w:p>
        </w:tc>
        <w:tc>
          <w:tcPr>
            <w:tcW w:w="1813" w:type="dxa"/>
            <w:vAlign w:val="center"/>
          </w:tcPr>
          <w:p w14:paraId="5EAE1584"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lót</w:t>
            </w:r>
          </w:p>
        </w:tc>
        <w:tc>
          <w:tcPr>
            <w:tcW w:w="1134" w:type="dxa"/>
            <w:vAlign w:val="center"/>
          </w:tcPr>
          <w:p w14:paraId="577C5FA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Mác  M100,150 (B7,5 /B10)</w:t>
            </w:r>
          </w:p>
        </w:tc>
        <w:tc>
          <w:tcPr>
            <w:tcW w:w="567" w:type="dxa"/>
            <w:vAlign w:val="center"/>
          </w:tcPr>
          <w:p w14:paraId="596DE5A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680F1D2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234,26</w:t>
            </w:r>
          </w:p>
        </w:tc>
        <w:tc>
          <w:tcPr>
            <w:tcW w:w="850" w:type="dxa"/>
            <w:vAlign w:val="center"/>
          </w:tcPr>
          <w:p w14:paraId="26DEBFA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984,92</w:t>
            </w:r>
          </w:p>
        </w:tc>
        <w:tc>
          <w:tcPr>
            <w:tcW w:w="851" w:type="dxa"/>
            <w:vAlign w:val="center"/>
          </w:tcPr>
          <w:p w14:paraId="4A6A687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1.219,18</w:t>
            </w:r>
          </w:p>
        </w:tc>
        <w:tc>
          <w:tcPr>
            <w:tcW w:w="1134" w:type="dxa"/>
            <w:vAlign w:val="center"/>
          </w:tcPr>
          <w:p w14:paraId="6F377DE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2.292.680</w:t>
            </w:r>
          </w:p>
        </w:tc>
        <w:tc>
          <w:tcPr>
            <w:tcW w:w="1422" w:type="dxa"/>
            <w:vAlign w:val="center"/>
          </w:tcPr>
          <w:p w14:paraId="3EE6798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2.795.180.661</w:t>
            </w:r>
          </w:p>
        </w:tc>
      </w:tr>
      <w:tr w:rsidR="00255D5C" w:rsidRPr="002335CF" w14:paraId="1AC7F839" w14:textId="77777777" w:rsidTr="00F32F10">
        <w:trPr>
          <w:cantSplit/>
          <w:jc w:val="center"/>
        </w:trPr>
        <w:tc>
          <w:tcPr>
            <w:tcW w:w="450" w:type="dxa"/>
            <w:vAlign w:val="center"/>
          </w:tcPr>
          <w:p w14:paraId="3CDA660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7</w:t>
            </w:r>
          </w:p>
        </w:tc>
        <w:tc>
          <w:tcPr>
            <w:tcW w:w="1813" w:type="dxa"/>
            <w:vAlign w:val="center"/>
          </w:tcPr>
          <w:p w14:paraId="2187D09D"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móng</w:t>
            </w:r>
          </w:p>
        </w:tc>
        <w:tc>
          <w:tcPr>
            <w:tcW w:w="1134" w:type="dxa"/>
            <w:vAlign w:val="center"/>
          </w:tcPr>
          <w:p w14:paraId="725ADCD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Mác 400 (B30)</w:t>
            </w:r>
          </w:p>
        </w:tc>
        <w:tc>
          <w:tcPr>
            <w:tcW w:w="567" w:type="dxa"/>
            <w:vAlign w:val="center"/>
          </w:tcPr>
          <w:p w14:paraId="22D8159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56C09C0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1.804,45</w:t>
            </w:r>
          </w:p>
        </w:tc>
        <w:tc>
          <w:tcPr>
            <w:tcW w:w="850" w:type="dxa"/>
            <w:vAlign w:val="center"/>
          </w:tcPr>
          <w:p w14:paraId="362E29B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6.095,8</w:t>
            </w:r>
          </w:p>
        </w:tc>
        <w:tc>
          <w:tcPr>
            <w:tcW w:w="851" w:type="dxa"/>
            <w:vAlign w:val="center"/>
          </w:tcPr>
          <w:p w14:paraId="2402DFF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7.900,25</w:t>
            </w:r>
          </w:p>
        </w:tc>
        <w:tc>
          <w:tcPr>
            <w:tcW w:w="1134" w:type="dxa"/>
            <w:vAlign w:val="center"/>
          </w:tcPr>
          <w:p w14:paraId="1D55FC9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2.249.713</w:t>
            </w:r>
          </w:p>
        </w:tc>
        <w:tc>
          <w:tcPr>
            <w:tcW w:w="1422" w:type="dxa"/>
            <w:vAlign w:val="center"/>
          </w:tcPr>
          <w:p w14:paraId="06C6FC4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17.773.300.528</w:t>
            </w:r>
          </w:p>
        </w:tc>
      </w:tr>
      <w:tr w:rsidR="00255D5C" w:rsidRPr="002335CF" w14:paraId="696723F4" w14:textId="77777777" w:rsidTr="00F32F10">
        <w:trPr>
          <w:cantSplit/>
          <w:jc w:val="center"/>
        </w:trPr>
        <w:tc>
          <w:tcPr>
            <w:tcW w:w="450" w:type="dxa"/>
            <w:vAlign w:val="center"/>
          </w:tcPr>
          <w:p w14:paraId="048A557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8</w:t>
            </w:r>
          </w:p>
        </w:tc>
        <w:tc>
          <w:tcPr>
            <w:tcW w:w="1813" w:type="dxa"/>
            <w:vAlign w:val="center"/>
          </w:tcPr>
          <w:p w14:paraId="49FC5C0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cột, vách, tường</w:t>
            </w:r>
          </w:p>
        </w:tc>
        <w:tc>
          <w:tcPr>
            <w:tcW w:w="1134" w:type="dxa"/>
            <w:vAlign w:val="center"/>
          </w:tcPr>
          <w:p w14:paraId="7163C7D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Cột vách: Mác 500;</w:t>
            </w:r>
            <w:r w:rsidRPr="002335CF">
              <w:rPr>
                <w:rFonts w:ascii="Times New Roman" w:hAnsi="Times New Roman"/>
                <w:sz w:val="18"/>
                <w:szCs w:val="18"/>
              </w:rPr>
              <w:br/>
              <w:t>Tường chắn đất: Mác 400W8 (áp dụng đơn giá phát sinh ở mục VI)</w:t>
            </w:r>
          </w:p>
        </w:tc>
        <w:tc>
          <w:tcPr>
            <w:tcW w:w="567" w:type="dxa"/>
            <w:vAlign w:val="center"/>
          </w:tcPr>
          <w:p w14:paraId="1BF7807E"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01092A8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730,27</w:t>
            </w:r>
          </w:p>
        </w:tc>
        <w:tc>
          <w:tcPr>
            <w:tcW w:w="850" w:type="dxa"/>
            <w:vAlign w:val="center"/>
          </w:tcPr>
          <w:p w14:paraId="57B1653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1.757,48</w:t>
            </w:r>
          </w:p>
        </w:tc>
        <w:tc>
          <w:tcPr>
            <w:tcW w:w="851" w:type="dxa"/>
            <w:vAlign w:val="center"/>
          </w:tcPr>
          <w:p w14:paraId="4B83F51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2.487,75</w:t>
            </w:r>
          </w:p>
        </w:tc>
        <w:tc>
          <w:tcPr>
            <w:tcW w:w="1134" w:type="dxa"/>
            <w:vAlign w:val="center"/>
          </w:tcPr>
          <w:p w14:paraId="205DAAE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2.413.720</w:t>
            </w:r>
          </w:p>
        </w:tc>
        <w:tc>
          <w:tcPr>
            <w:tcW w:w="1422" w:type="dxa"/>
            <w:vAlign w:val="center"/>
          </w:tcPr>
          <w:p w14:paraId="447220F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6.004.725.172</w:t>
            </w:r>
          </w:p>
        </w:tc>
      </w:tr>
      <w:tr w:rsidR="00255D5C" w:rsidRPr="002335CF" w14:paraId="1D166E3F" w14:textId="77777777" w:rsidTr="00F32F10">
        <w:trPr>
          <w:cantSplit/>
          <w:jc w:val="center"/>
        </w:trPr>
        <w:tc>
          <w:tcPr>
            <w:tcW w:w="450" w:type="dxa"/>
            <w:vAlign w:val="center"/>
          </w:tcPr>
          <w:p w14:paraId="34DB366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9</w:t>
            </w:r>
          </w:p>
        </w:tc>
        <w:tc>
          <w:tcPr>
            <w:tcW w:w="1813" w:type="dxa"/>
            <w:vAlign w:val="center"/>
          </w:tcPr>
          <w:p w14:paraId="58C23946" w14:textId="6F73E738"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sàn</w:t>
            </w:r>
            <w:r w:rsidR="00D51565">
              <w:rPr>
                <w:rFonts w:ascii="Times New Roman" w:hAnsi="Times New Roman"/>
                <w:sz w:val="18"/>
                <w:szCs w:val="18"/>
              </w:rPr>
              <w:t>, giằng móng</w:t>
            </w:r>
          </w:p>
        </w:tc>
        <w:tc>
          <w:tcPr>
            <w:tcW w:w="1134" w:type="dxa"/>
            <w:vAlign w:val="center"/>
          </w:tcPr>
          <w:p w14:paraId="2E1C0CF2"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Nền: Mác 400W8 (áp dụng đơn giá PS mục VI);</w:t>
            </w:r>
            <w:r w:rsidRPr="002335CF">
              <w:rPr>
                <w:rFonts w:ascii="Times New Roman" w:hAnsi="Times New Roman"/>
                <w:sz w:val="18"/>
                <w:szCs w:val="18"/>
              </w:rPr>
              <w:br/>
              <w:t>Sàn: mác 400</w:t>
            </w:r>
          </w:p>
        </w:tc>
        <w:tc>
          <w:tcPr>
            <w:tcW w:w="567" w:type="dxa"/>
            <w:vAlign w:val="center"/>
          </w:tcPr>
          <w:p w14:paraId="0529639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1FDDD91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896,75</w:t>
            </w:r>
          </w:p>
        </w:tc>
        <w:tc>
          <w:tcPr>
            <w:tcW w:w="850" w:type="dxa"/>
            <w:vAlign w:val="center"/>
          </w:tcPr>
          <w:p w14:paraId="1CDD32C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4.310,92</w:t>
            </w:r>
          </w:p>
        </w:tc>
        <w:tc>
          <w:tcPr>
            <w:tcW w:w="851" w:type="dxa"/>
            <w:vAlign w:val="center"/>
          </w:tcPr>
          <w:p w14:paraId="6CF1A85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5.207,67</w:t>
            </w:r>
          </w:p>
        </w:tc>
        <w:tc>
          <w:tcPr>
            <w:tcW w:w="1134" w:type="dxa"/>
            <w:vAlign w:val="center"/>
          </w:tcPr>
          <w:p w14:paraId="0DD4570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2.292.073</w:t>
            </w:r>
          </w:p>
        </w:tc>
        <w:tc>
          <w:tcPr>
            <w:tcW w:w="1422" w:type="dxa"/>
            <w:vAlign w:val="center"/>
          </w:tcPr>
          <w:p w14:paraId="261C0C7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11.936.363.926</w:t>
            </w:r>
          </w:p>
        </w:tc>
      </w:tr>
      <w:tr w:rsidR="00255D5C" w:rsidRPr="002335CF" w14:paraId="2BE11126" w14:textId="77777777" w:rsidTr="00F32F10">
        <w:trPr>
          <w:cantSplit/>
          <w:jc w:val="center"/>
        </w:trPr>
        <w:tc>
          <w:tcPr>
            <w:tcW w:w="450" w:type="dxa"/>
            <w:vAlign w:val="center"/>
          </w:tcPr>
          <w:p w14:paraId="009031E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10</w:t>
            </w:r>
          </w:p>
        </w:tc>
        <w:tc>
          <w:tcPr>
            <w:tcW w:w="1813" w:type="dxa"/>
            <w:vAlign w:val="center"/>
          </w:tcPr>
          <w:p w14:paraId="36D6CAD9"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dầm</w:t>
            </w:r>
          </w:p>
        </w:tc>
        <w:tc>
          <w:tcPr>
            <w:tcW w:w="1134" w:type="dxa"/>
            <w:vAlign w:val="center"/>
          </w:tcPr>
          <w:p w14:paraId="6930CA90"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Mác 400 (B30)</w:t>
            </w:r>
          </w:p>
        </w:tc>
        <w:tc>
          <w:tcPr>
            <w:tcW w:w="567" w:type="dxa"/>
            <w:vAlign w:val="center"/>
          </w:tcPr>
          <w:p w14:paraId="0FD7D28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65B535B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86,76</w:t>
            </w:r>
          </w:p>
        </w:tc>
        <w:tc>
          <w:tcPr>
            <w:tcW w:w="850" w:type="dxa"/>
            <w:vAlign w:val="center"/>
          </w:tcPr>
          <w:p w14:paraId="73DA02F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309,75</w:t>
            </w:r>
          </w:p>
        </w:tc>
        <w:tc>
          <w:tcPr>
            <w:tcW w:w="851" w:type="dxa"/>
            <w:vAlign w:val="center"/>
          </w:tcPr>
          <w:p w14:paraId="0DB1CAD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396,51</w:t>
            </w:r>
          </w:p>
        </w:tc>
        <w:tc>
          <w:tcPr>
            <w:tcW w:w="1134" w:type="dxa"/>
            <w:vAlign w:val="center"/>
          </w:tcPr>
          <w:p w14:paraId="78BFDB5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2.292.073</w:t>
            </w:r>
          </w:p>
        </w:tc>
        <w:tc>
          <w:tcPr>
            <w:tcW w:w="1422" w:type="dxa"/>
            <w:vAlign w:val="center"/>
          </w:tcPr>
          <w:p w14:paraId="734EAA1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908.835.366</w:t>
            </w:r>
          </w:p>
        </w:tc>
      </w:tr>
      <w:tr w:rsidR="00255D5C" w:rsidRPr="002335CF" w14:paraId="1EF40F0C" w14:textId="77777777" w:rsidTr="00F32F10">
        <w:trPr>
          <w:cantSplit/>
          <w:jc w:val="center"/>
        </w:trPr>
        <w:tc>
          <w:tcPr>
            <w:tcW w:w="450" w:type="dxa"/>
            <w:vAlign w:val="center"/>
          </w:tcPr>
          <w:p w14:paraId="745BA6F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11</w:t>
            </w:r>
          </w:p>
        </w:tc>
        <w:tc>
          <w:tcPr>
            <w:tcW w:w="1813" w:type="dxa"/>
            <w:vAlign w:val="center"/>
          </w:tcPr>
          <w:p w14:paraId="7B210222"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thang bộ, ram dốc</w:t>
            </w:r>
          </w:p>
        </w:tc>
        <w:tc>
          <w:tcPr>
            <w:tcW w:w="1134" w:type="dxa"/>
            <w:vAlign w:val="center"/>
          </w:tcPr>
          <w:p w14:paraId="3C5BB96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Mác 400 (B30)</w:t>
            </w:r>
          </w:p>
        </w:tc>
        <w:tc>
          <w:tcPr>
            <w:tcW w:w="567" w:type="dxa"/>
            <w:vAlign w:val="center"/>
          </w:tcPr>
          <w:p w14:paraId="25E38EC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25E998F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135,44</w:t>
            </w:r>
          </w:p>
        </w:tc>
        <w:tc>
          <w:tcPr>
            <w:tcW w:w="850" w:type="dxa"/>
            <w:vAlign w:val="center"/>
          </w:tcPr>
          <w:p w14:paraId="0D9E6E2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322,53</w:t>
            </w:r>
          </w:p>
        </w:tc>
        <w:tc>
          <w:tcPr>
            <w:tcW w:w="851" w:type="dxa"/>
            <w:vAlign w:val="center"/>
          </w:tcPr>
          <w:p w14:paraId="11F3FAD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457,98</w:t>
            </w:r>
          </w:p>
        </w:tc>
        <w:tc>
          <w:tcPr>
            <w:tcW w:w="1134" w:type="dxa"/>
            <w:vAlign w:val="center"/>
          </w:tcPr>
          <w:p w14:paraId="57EB314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2.276.045</w:t>
            </w:r>
          </w:p>
        </w:tc>
        <w:tc>
          <w:tcPr>
            <w:tcW w:w="1422" w:type="dxa"/>
            <w:vAlign w:val="center"/>
          </w:tcPr>
          <w:p w14:paraId="74CE071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1.042.372.847</w:t>
            </w:r>
          </w:p>
        </w:tc>
      </w:tr>
      <w:tr w:rsidR="00255D5C" w:rsidRPr="002335CF" w14:paraId="07EDCC17" w14:textId="77777777" w:rsidTr="00F32F10">
        <w:trPr>
          <w:cantSplit/>
          <w:jc w:val="center"/>
        </w:trPr>
        <w:tc>
          <w:tcPr>
            <w:tcW w:w="450" w:type="dxa"/>
            <w:vAlign w:val="center"/>
          </w:tcPr>
          <w:p w14:paraId="13F210A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12</w:t>
            </w:r>
          </w:p>
        </w:tc>
        <w:tc>
          <w:tcPr>
            <w:tcW w:w="1813" w:type="dxa"/>
            <w:vAlign w:val="center"/>
          </w:tcPr>
          <w:p w14:paraId="4875D9F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tăng cường sàn khu vực xe chạy, Ụ biện pháp, bịt sàn ram dốc biện pháp mác 400#</w:t>
            </w:r>
          </w:p>
        </w:tc>
        <w:tc>
          <w:tcPr>
            <w:tcW w:w="1134" w:type="dxa"/>
            <w:vAlign w:val="center"/>
          </w:tcPr>
          <w:p w14:paraId="6C36D561"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EA4DA7C"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655E7E6B"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7524B1A0"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1BBF306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62,94</w:t>
            </w:r>
          </w:p>
        </w:tc>
        <w:tc>
          <w:tcPr>
            <w:tcW w:w="1134" w:type="dxa"/>
            <w:vAlign w:val="center"/>
          </w:tcPr>
          <w:p w14:paraId="10B09AD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2.415.758</w:t>
            </w:r>
          </w:p>
        </w:tc>
        <w:tc>
          <w:tcPr>
            <w:tcW w:w="1422" w:type="dxa"/>
            <w:vAlign w:val="center"/>
          </w:tcPr>
          <w:p w14:paraId="6230DF2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152.040.561</w:t>
            </w:r>
          </w:p>
        </w:tc>
      </w:tr>
      <w:tr w:rsidR="00255D5C" w:rsidRPr="002335CF" w14:paraId="1950C788" w14:textId="77777777" w:rsidTr="00F32F10">
        <w:trPr>
          <w:cantSplit/>
          <w:jc w:val="center"/>
        </w:trPr>
        <w:tc>
          <w:tcPr>
            <w:tcW w:w="450" w:type="dxa"/>
            <w:shd w:val="clear" w:color="auto" w:fill="F2F2F2"/>
            <w:vAlign w:val="center"/>
          </w:tcPr>
          <w:p w14:paraId="48BB3791"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514F8BC5"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Cốt thép</w:t>
            </w:r>
          </w:p>
        </w:tc>
        <w:tc>
          <w:tcPr>
            <w:tcW w:w="1134" w:type="dxa"/>
            <w:shd w:val="clear" w:color="auto" w:fill="F2F2F2"/>
            <w:vAlign w:val="center"/>
          </w:tcPr>
          <w:p w14:paraId="73B1D317"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07FC00FC"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69BE7F1D"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4C1F64E2"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6B6E1AC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2.878,59</w:t>
            </w:r>
          </w:p>
        </w:tc>
        <w:tc>
          <w:tcPr>
            <w:tcW w:w="1134" w:type="dxa"/>
            <w:shd w:val="clear" w:color="auto" w:fill="F2F2F2"/>
            <w:vAlign w:val="center"/>
          </w:tcPr>
          <w:p w14:paraId="7A06149D"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5651C07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71.387.468.163</w:t>
            </w:r>
          </w:p>
        </w:tc>
      </w:tr>
      <w:tr w:rsidR="00255D5C" w:rsidRPr="002335CF" w14:paraId="77AA857C" w14:textId="77777777" w:rsidTr="00F32F10">
        <w:trPr>
          <w:cantSplit/>
          <w:jc w:val="center"/>
        </w:trPr>
        <w:tc>
          <w:tcPr>
            <w:tcW w:w="450" w:type="dxa"/>
            <w:vAlign w:val="center"/>
          </w:tcPr>
          <w:p w14:paraId="4B03786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14</w:t>
            </w:r>
          </w:p>
        </w:tc>
        <w:tc>
          <w:tcPr>
            <w:tcW w:w="1813" w:type="dxa"/>
            <w:vAlign w:val="center"/>
          </w:tcPr>
          <w:p w14:paraId="5F2E287B"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móng</w:t>
            </w:r>
          </w:p>
        </w:tc>
        <w:tc>
          <w:tcPr>
            <w:tcW w:w="1134" w:type="dxa"/>
            <w:vAlign w:val="center"/>
          </w:tcPr>
          <w:p w14:paraId="08D3F19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5E71D5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4E5C9DD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324,8</w:t>
            </w:r>
          </w:p>
        </w:tc>
        <w:tc>
          <w:tcPr>
            <w:tcW w:w="850" w:type="dxa"/>
            <w:vAlign w:val="center"/>
          </w:tcPr>
          <w:p w14:paraId="522127A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1.097,24</w:t>
            </w:r>
          </w:p>
        </w:tc>
        <w:tc>
          <w:tcPr>
            <w:tcW w:w="851" w:type="dxa"/>
            <w:vAlign w:val="center"/>
          </w:tcPr>
          <w:p w14:paraId="5CFA77D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1.422,05</w:t>
            </w:r>
          </w:p>
        </w:tc>
        <w:tc>
          <w:tcPr>
            <w:tcW w:w="1134" w:type="dxa"/>
            <w:vAlign w:val="center"/>
          </w:tcPr>
          <w:p w14:paraId="0FD3AAC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464C497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34.861.694.045</w:t>
            </w:r>
          </w:p>
        </w:tc>
      </w:tr>
      <w:tr w:rsidR="00255D5C" w:rsidRPr="002335CF" w14:paraId="73A0A3E8" w14:textId="77777777" w:rsidTr="00F32F10">
        <w:trPr>
          <w:cantSplit/>
          <w:jc w:val="center"/>
        </w:trPr>
        <w:tc>
          <w:tcPr>
            <w:tcW w:w="450" w:type="dxa"/>
            <w:vAlign w:val="center"/>
          </w:tcPr>
          <w:p w14:paraId="63CFD58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15</w:t>
            </w:r>
          </w:p>
        </w:tc>
        <w:tc>
          <w:tcPr>
            <w:tcW w:w="1813" w:type="dxa"/>
            <w:vAlign w:val="center"/>
          </w:tcPr>
          <w:p w14:paraId="373FF3C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cột, vách, tường</w:t>
            </w:r>
          </w:p>
        </w:tc>
        <w:tc>
          <w:tcPr>
            <w:tcW w:w="1134" w:type="dxa"/>
            <w:vAlign w:val="center"/>
          </w:tcPr>
          <w:p w14:paraId="2B77578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C64DDA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64976DA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131,45</w:t>
            </w:r>
          </w:p>
        </w:tc>
        <w:tc>
          <w:tcPr>
            <w:tcW w:w="850" w:type="dxa"/>
            <w:vAlign w:val="center"/>
          </w:tcPr>
          <w:p w14:paraId="2056D61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316,35</w:t>
            </w:r>
          </w:p>
        </w:tc>
        <w:tc>
          <w:tcPr>
            <w:tcW w:w="851" w:type="dxa"/>
            <w:vAlign w:val="center"/>
          </w:tcPr>
          <w:p w14:paraId="3E61220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447,79</w:t>
            </w:r>
          </w:p>
        </w:tc>
        <w:tc>
          <w:tcPr>
            <w:tcW w:w="1134" w:type="dxa"/>
            <w:vAlign w:val="center"/>
          </w:tcPr>
          <w:p w14:paraId="2F642EC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316465C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10.977.760.881</w:t>
            </w:r>
          </w:p>
        </w:tc>
      </w:tr>
      <w:tr w:rsidR="00255D5C" w:rsidRPr="002335CF" w14:paraId="036584DD" w14:textId="77777777" w:rsidTr="00F32F10">
        <w:trPr>
          <w:cantSplit/>
          <w:jc w:val="center"/>
        </w:trPr>
        <w:tc>
          <w:tcPr>
            <w:tcW w:w="450" w:type="dxa"/>
            <w:vAlign w:val="center"/>
          </w:tcPr>
          <w:p w14:paraId="74BCF2B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16</w:t>
            </w:r>
          </w:p>
        </w:tc>
        <w:tc>
          <w:tcPr>
            <w:tcW w:w="1813" w:type="dxa"/>
            <w:vAlign w:val="center"/>
          </w:tcPr>
          <w:p w14:paraId="0FB8450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sàn</w:t>
            </w:r>
          </w:p>
        </w:tc>
        <w:tc>
          <w:tcPr>
            <w:tcW w:w="1134" w:type="dxa"/>
            <w:vAlign w:val="center"/>
          </w:tcPr>
          <w:p w14:paraId="2B3BE7D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343A10F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32A91F0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161,41</w:t>
            </w:r>
          </w:p>
        </w:tc>
        <w:tc>
          <w:tcPr>
            <w:tcW w:w="850" w:type="dxa"/>
            <w:vAlign w:val="center"/>
          </w:tcPr>
          <w:p w14:paraId="1D1941B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775,97</w:t>
            </w:r>
          </w:p>
        </w:tc>
        <w:tc>
          <w:tcPr>
            <w:tcW w:w="851" w:type="dxa"/>
            <w:vAlign w:val="center"/>
          </w:tcPr>
          <w:p w14:paraId="6CF9E27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937,38</w:t>
            </w:r>
          </w:p>
        </w:tc>
        <w:tc>
          <w:tcPr>
            <w:tcW w:w="1134" w:type="dxa"/>
            <w:vAlign w:val="center"/>
          </w:tcPr>
          <w:p w14:paraId="4971CDC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2DF0A13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22.980.058.331</w:t>
            </w:r>
          </w:p>
        </w:tc>
      </w:tr>
      <w:tr w:rsidR="00255D5C" w:rsidRPr="002335CF" w14:paraId="11287409" w14:textId="77777777" w:rsidTr="00F32F10">
        <w:trPr>
          <w:cantSplit/>
          <w:jc w:val="center"/>
        </w:trPr>
        <w:tc>
          <w:tcPr>
            <w:tcW w:w="450" w:type="dxa"/>
            <w:vAlign w:val="center"/>
          </w:tcPr>
          <w:p w14:paraId="68A6C981"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17</w:t>
            </w:r>
          </w:p>
        </w:tc>
        <w:tc>
          <w:tcPr>
            <w:tcW w:w="1813" w:type="dxa"/>
            <w:vAlign w:val="center"/>
          </w:tcPr>
          <w:p w14:paraId="618D550B"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dầm</w:t>
            </w:r>
          </w:p>
        </w:tc>
        <w:tc>
          <w:tcPr>
            <w:tcW w:w="1134" w:type="dxa"/>
            <w:vAlign w:val="center"/>
          </w:tcPr>
          <w:p w14:paraId="06047884"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74901A8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5757485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15,62</w:t>
            </w:r>
          </w:p>
        </w:tc>
        <w:tc>
          <w:tcPr>
            <w:tcW w:w="850" w:type="dxa"/>
            <w:vAlign w:val="center"/>
          </w:tcPr>
          <w:p w14:paraId="4A7F4FE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55,76</w:t>
            </w:r>
          </w:p>
        </w:tc>
        <w:tc>
          <w:tcPr>
            <w:tcW w:w="851" w:type="dxa"/>
            <w:vAlign w:val="center"/>
          </w:tcPr>
          <w:p w14:paraId="112A2FE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71,37</w:t>
            </w:r>
          </w:p>
        </w:tc>
        <w:tc>
          <w:tcPr>
            <w:tcW w:w="1134" w:type="dxa"/>
            <w:vAlign w:val="center"/>
          </w:tcPr>
          <w:p w14:paraId="1A7BC37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1905DE2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1.749.702.829</w:t>
            </w:r>
          </w:p>
        </w:tc>
      </w:tr>
      <w:tr w:rsidR="00255D5C" w:rsidRPr="002335CF" w14:paraId="2939A229" w14:textId="77777777" w:rsidTr="00F32F10">
        <w:trPr>
          <w:cantSplit/>
          <w:jc w:val="center"/>
        </w:trPr>
        <w:tc>
          <w:tcPr>
            <w:tcW w:w="450" w:type="dxa"/>
            <w:vAlign w:val="center"/>
          </w:tcPr>
          <w:p w14:paraId="57F8260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18</w:t>
            </w:r>
          </w:p>
        </w:tc>
        <w:tc>
          <w:tcPr>
            <w:tcW w:w="1813" w:type="dxa"/>
            <w:vAlign w:val="center"/>
          </w:tcPr>
          <w:p w14:paraId="65D7D38D"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tăng cường sàn khu vực xe chạy, Ụ biện pháp, bịt sàn ram dốc biện pháp</w:t>
            </w:r>
          </w:p>
        </w:tc>
        <w:tc>
          <w:tcPr>
            <w:tcW w:w="1134" w:type="dxa"/>
            <w:vAlign w:val="center"/>
          </w:tcPr>
          <w:p w14:paraId="23DBAF7A"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3DE79A56"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7918A5DD"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419FFA35"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314EA4E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35,64</w:t>
            </w:r>
          </w:p>
        </w:tc>
        <w:tc>
          <w:tcPr>
            <w:tcW w:w="1134" w:type="dxa"/>
            <w:vAlign w:val="center"/>
          </w:tcPr>
          <w:p w14:paraId="311865F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22.956.075</w:t>
            </w:r>
          </w:p>
        </w:tc>
        <w:tc>
          <w:tcPr>
            <w:tcW w:w="1422" w:type="dxa"/>
            <w:vAlign w:val="center"/>
          </w:tcPr>
          <w:p w14:paraId="100BA15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818.252.076</w:t>
            </w:r>
          </w:p>
        </w:tc>
      </w:tr>
      <w:tr w:rsidR="00255D5C" w:rsidRPr="002335CF" w14:paraId="484FF9FB" w14:textId="77777777" w:rsidTr="00F32F10">
        <w:trPr>
          <w:cantSplit/>
          <w:jc w:val="center"/>
        </w:trPr>
        <w:tc>
          <w:tcPr>
            <w:tcW w:w="450" w:type="dxa"/>
            <w:shd w:val="clear" w:color="auto" w:fill="F2F2F2"/>
            <w:vAlign w:val="center"/>
          </w:tcPr>
          <w:p w14:paraId="230EB5AB"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065C327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Ván khuôn</w:t>
            </w:r>
          </w:p>
        </w:tc>
        <w:tc>
          <w:tcPr>
            <w:tcW w:w="1134" w:type="dxa"/>
            <w:shd w:val="clear" w:color="auto" w:fill="F2F2F2"/>
            <w:vAlign w:val="center"/>
          </w:tcPr>
          <w:p w14:paraId="1A09EFA8"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0A3BB862"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301D2B7E"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6A1A5AD6"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101BAA5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44.379,01</w:t>
            </w:r>
          </w:p>
        </w:tc>
        <w:tc>
          <w:tcPr>
            <w:tcW w:w="1134" w:type="dxa"/>
            <w:shd w:val="clear" w:color="auto" w:fill="F2F2F2"/>
            <w:vAlign w:val="center"/>
          </w:tcPr>
          <w:p w14:paraId="1061D8D2"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14C7994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18.238.921.560</w:t>
            </w:r>
          </w:p>
        </w:tc>
      </w:tr>
      <w:tr w:rsidR="00255D5C" w:rsidRPr="002335CF" w14:paraId="045D5244" w14:textId="77777777" w:rsidTr="00F32F10">
        <w:trPr>
          <w:cantSplit/>
          <w:jc w:val="center"/>
        </w:trPr>
        <w:tc>
          <w:tcPr>
            <w:tcW w:w="450" w:type="dxa"/>
            <w:vAlign w:val="center"/>
          </w:tcPr>
          <w:p w14:paraId="3F35ED1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20</w:t>
            </w:r>
          </w:p>
        </w:tc>
        <w:tc>
          <w:tcPr>
            <w:tcW w:w="1813" w:type="dxa"/>
            <w:vAlign w:val="center"/>
          </w:tcPr>
          <w:p w14:paraId="12D4B20B"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móng</w:t>
            </w:r>
          </w:p>
        </w:tc>
        <w:tc>
          <w:tcPr>
            <w:tcW w:w="1134" w:type="dxa"/>
            <w:vAlign w:val="center"/>
          </w:tcPr>
          <w:p w14:paraId="04BF160F"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31BDEA8F"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5DDC30C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1.392,34</w:t>
            </w:r>
          </w:p>
        </w:tc>
        <w:tc>
          <w:tcPr>
            <w:tcW w:w="850" w:type="dxa"/>
            <w:vAlign w:val="center"/>
          </w:tcPr>
          <w:p w14:paraId="6347873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2.628,26</w:t>
            </w:r>
          </w:p>
        </w:tc>
        <w:tc>
          <w:tcPr>
            <w:tcW w:w="851" w:type="dxa"/>
            <w:vAlign w:val="center"/>
          </w:tcPr>
          <w:p w14:paraId="4A1C76F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4.020,6</w:t>
            </w:r>
          </w:p>
        </w:tc>
        <w:tc>
          <w:tcPr>
            <w:tcW w:w="1134" w:type="dxa"/>
            <w:vAlign w:val="center"/>
          </w:tcPr>
          <w:p w14:paraId="410DD8D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4B43D55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1.636.786.260</w:t>
            </w:r>
          </w:p>
        </w:tc>
      </w:tr>
      <w:tr w:rsidR="00255D5C" w:rsidRPr="002335CF" w14:paraId="412ADAB1" w14:textId="77777777" w:rsidTr="00F32F10">
        <w:trPr>
          <w:cantSplit/>
          <w:jc w:val="center"/>
        </w:trPr>
        <w:tc>
          <w:tcPr>
            <w:tcW w:w="450" w:type="dxa"/>
            <w:vAlign w:val="center"/>
          </w:tcPr>
          <w:p w14:paraId="0B29A96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lastRenderedPageBreak/>
              <w:t>21</w:t>
            </w:r>
          </w:p>
        </w:tc>
        <w:tc>
          <w:tcPr>
            <w:tcW w:w="1813" w:type="dxa"/>
            <w:vAlign w:val="center"/>
          </w:tcPr>
          <w:p w14:paraId="5853F4A9"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cột, vách, tường</w:t>
            </w:r>
          </w:p>
        </w:tc>
        <w:tc>
          <w:tcPr>
            <w:tcW w:w="1134" w:type="dxa"/>
            <w:vAlign w:val="center"/>
          </w:tcPr>
          <w:p w14:paraId="27DDCBFE"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2E7858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06FA2CA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4.590</w:t>
            </w:r>
          </w:p>
        </w:tc>
        <w:tc>
          <w:tcPr>
            <w:tcW w:w="850" w:type="dxa"/>
            <w:vAlign w:val="center"/>
          </w:tcPr>
          <w:p w14:paraId="468F439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10.591,12</w:t>
            </w:r>
          </w:p>
        </w:tc>
        <w:tc>
          <w:tcPr>
            <w:tcW w:w="851" w:type="dxa"/>
            <w:vAlign w:val="center"/>
          </w:tcPr>
          <w:p w14:paraId="012077D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15.181,12</w:t>
            </w:r>
          </w:p>
        </w:tc>
        <w:tc>
          <w:tcPr>
            <w:tcW w:w="1134" w:type="dxa"/>
            <w:vAlign w:val="center"/>
          </w:tcPr>
          <w:p w14:paraId="55A28A6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57A3C78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6.180.233.138</w:t>
            </w:r>
          </w:p>
        </w:tc>
      </w:tr>
      <w:tr w:rsidR="00255D5C" w:rsidRPr="002335CF" w14:paraId="5D645AC7" w14:textId="77777777" w:rsidTr="00F32F10">
        <w:trPr>
          <w:cantSplit/>
          <w:jc w:val="center"/>
        </w:trPr>
        <w:tc>
          <w:tcPr>
            <w:tcW w:w="450" w:type="dxa"/>
            <w:vAlign w:val="center"/>
          </w:tcPr>
          <w:p w14:paraId="24147ECF"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22</w:t>
            </w:r>
          </w:p>
        </w:tc>
        <w:tc>
          <w:tcPr>
            <w:tcW w:w="1813" w:type="dxa"/>
            <w:vAlign w:val="center"/>
          </w:tcPr>
          <w:p w14:paraId="4151A21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sàn</w:t>
            </w:r>
          </w:p>
        </w:tc>
        <w:tc>
          <w:tcPr>
            <w:tcW w:w="1134" w:type="dxa"/>
            <w:vAlign w:val="center"/>
          </w:tcPr>
          <w:p w14:paraId="73C5275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D8361F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64530D0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2.397,1</w:t>
            </w:r>
          </w:p>
        </w:tc>
        <w:tc>
          <w:tcPr>
            <w:tcW w:w="850" w:type="dxa"/>
            <w:vAlign w:val="center"/>
          </w:tcPr>
          <w:p w14:paraId="6128024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16.127,19</w:t>
            </w:r>
          </w:p>
        </w:tc>
        <w:tc>
          <w:tcPr>
            <w:tcW w:w="851" w:type="dxa"/>
            <w:vAlign w:val="center"/>
          </w:tcPr>
          <w:p w14:paraId="56EC999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18.524,29</w:t>
            </w:r>
          </w:p>
        </w:tc>
        <w:tc>
          <w:tcPr>
            <w:tcW w:w="1134" w:type="dxa"/>
            <w:vAlign w:val="center"/>
          </w:tcPr>
          <w:p w14:paraId="4DCC0A7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27BB742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7.541.238.459</w:t>
            </w:r>
          </w:p>
        </w:tc>
      </w:tr>
      <w:tr w:rsidR="00255D5C" w:rsidRPr="002335CF" w14:paraId="1065BB8B" w14:textId="77777777" w:rsidTr="00F32F10">
        <w:trPr>
          <w:cantSplit/>
          <w:jc w:val="center"/>
        </w:trPr>
        <w:tc>
          <w:tcPr>
            <w:tcW w:w="450" w:type="dxa"/>
            <w:vAlign w:val="center"/>
          </w:tcPr>
          <w:p w14:paraId="6DFB773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23</w:t>
            </w:r>
          </w:p>
        </w:tc>
        <w:tc>
          <w:tcPr>
            <w:tcW w:w="1813" w:type="dxa"/>
            <w:vAlign w:val="center"/>
          </w:tcPr>
          <w:p w14:paraId="631A04B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dầm</w:t>
            </w:r>
          </w:p>
        </w:tc>
        <w:tc>
          <w:tcPr>
            <w:tcW w:w="1134" w:type="dxa"/>
            <w:vAlign w:val="center"/>
          </w:tcPr>
          <w:p w14:paraId="78332103"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C86760F"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2D6C14F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719,7</w:t>
            </w:r>
          </w:p>
        </w:tc>
        <w:tc>
          <w:tcPr>
            <w:tcW w:w="850" w:type="dxa"/>
            <w:vAlign w:val="center"/>
          </w:tcPr>
          <w:p w14:paraId="266CF05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2.500,15</w:t>
            </w:r>
          </w:p>
        </w:tc>
        <w:tc>
          <w:tcPr>
            <w:tcW w:w="851" w:type="dxa"/>
            <w:vAlign w:val="center"/>
          </w:tcPr>
          <w:p w14:paraId="3C4D24A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3.219,85</w:t>
            </w:r>
          </w:p>
        </w:tc>
        <w:tc>
          <w:tcPr>
            <w:tcW w:w="1134" w:type="dxa"/>
            <w:vAlign w:val="center"/>
          </w:tcPr>
          <w:p w14:paraId="7684F05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65051E3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1.310.800.935</w:t>
            </w:r>
          </w:p>
        </w:tc>
      </w:tr>
      <w:tr w:rsidR="00255D5C" w:rsidRPr="002335CF" w14:paraId="7D8A0F84" w14:textId="77777777" w:rsidTr="00F32F10">
        <w:trPr>
          <w:cantSplit/>
          <w:jc w:val="center"/>
        </w:trPr>
        <w:tc>
          <w:tcPr>
            <w:tcW w:w="450" w:type="dxa"/>
            <w:vAlign w:val="center"/>
          </w:tcPr>
          <w:p w14:paraId="29D86B8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24</w:t>
            </w:r>
          </w:p>
        </w:tc>
        <w:tc>
          <w:tcPr>
            <w:tcW w:w="1813" w:type="dxa"/>
            <w:vAlign w:val="center"/>
          </w:tcPr>
          <w:p w14:paraId="6EA133E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thang bộ, ram dốc</w:t>
            </w:r>
          </w:p>
        </w:tc>
        <w:tc>
          <w:tcPr>
            <w:tcW w:w="1134" w:type="dxa"/>
            <w:vAlign w:val="center"/>
          </w:tcPr>
          <w:p w14:paraId="3951821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6F9277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1F6AE78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1.588,3</w:t>
            </w:r>
          </w:p>
        </w:tc>
        <w:tc>
          <w:tcPr>
            <w:tcW w:w="850" w:type="dxa"/>
            <w:vAlign w:val="center"/>
          </w:tcPr>
          <w:p w14:paraId="6340F8D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1.844,85</w:t>
            </w:r>
          </w:p>
        </w:tc>
        <w:tc>
          <w:tcPr>
            <w:tcW w:w="851" w:type="dxa"/>
            <w:vAlign w:val="center"/>
          </w:tcPr>
          <w:p w14:paraId="4E971EE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3.433,15</w:t>
            </w:r>
          </w:p>
        </w:tc>
        <w:tc>
          <w:tcPr>
            <w:tcW w:w="1134" w:type="dxa"/>
            <w:vAlign w:val="center"/>
          </w:tcPr>
          <w:p w14:paraId="168A6D9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457.266</w:t>
            </w:r>
          </w:p>
        </w:tc>
        <w:tc>
          <w:tcPr>
            <w:tcW w:w="1422" w:type="dxa"/>
            <w:vAlign w:val="center"/>
          </w:tcPr>
          <w:p w14:paraId="579B57F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1.569.862.768</w:t>
            </w:r>
          </w:p>
        </w:tc>
      </w:tr>
      <w:tr w:rsidR="00255D5C" w:rsidRPr="002335CF" w14:paraId="105EC1FC" w14:textId="77777777" w:rsidTr="00F32F10">
        <w:trPr>
          <w:cantSplit/>
          <w:jc w:val="center"/>
        </w:trPr>
        <w:tc>
          <w:tcPr>
            <w:tcW w:w="450" w:type="dxa"/>
            <w:shd w:val="clear" w:color="auto" w:fill="F2F2F2"/>
            <w:vAlign w:val="center"/>
          </w:tcPr>
          <w:p w14:paraId="3482400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IV</w:t>
            </w:r>
          </w:p>
        </w:tc>
        <w:tc>
          <w:tcPr>
            <w:tcW w:w="1813" w:type="dxa"/>
            <w:shd w:val="clear" w:color="auto" w:fill="F2F2F2"/>
            <w:vAlign w:val="center"/>
          </w:tcPr>
          <w:p w14:paraId="03DF16CD"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BỂ NƯỚC SINH HOẠT (TRONG HẦM B1)</w:t>
            </w:r>
          </w:p>
        </w:tc>
        <w:tc>
          <w:tcPr>
            <w:tcW w:w="1134" w:type="dxa"/>
            <w:shd w:val="clear" w:color="auto" w:fill="F2F2F2"/>
            <w:vAlign w:val="center"/>
          </w:tcPr>
          <w:p w14:paraId="207A6A2D"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Kích thước bể 400m3, 10x15x3</w:t>
            </w:r>
          </w:p>
        </w:tc>
        <w:tc>
          <w:tcPr>
            <w:tcW w:w="567" w:type="dxa"/>
            <w:shd w:val="clear" w:color="auto" w:fill="F2F2F2"/>
            <w:vAlign w:val="center"/>
          </w:tcPr>
          <w:p w14:paraId="13480090"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4C4A6157"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5C8515F4"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78A81930"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63DB47B0"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6E5A118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2.381.448.154</w:t>
            </w:r>
          </w:p>
        </w:tc>
      </w:tr>
      <w:tr w:rsidR="00255D5C" w:rsidRPr="002335CF" w14:paraId="4EAD306B" w14:textId="77777777" w:rsidTr="00F32F10">
        <w:trPr>
          <w:cantSplit/>
          <w:jc w:val="center"/>
        </w:trPr>
        <w:tc>
          <w:tcPr>
            <w:tcW w:w="450" w:type="dxa"/>
            <w:vAlign w:val="center"/>
          </w:tcPr>
          <w:p w14:paraId="1E44898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25</w:t>
            </w:r>
          </w:p>
        </w:tc>
        <w:tc>
          <w:tcPr>
            <w:tcW w:w="1813" w:type="dxa"/>
            <w:vAlign w:val="center"/>
          </w:tcPr>
          <w:p w14:paraId="465D0DF5"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vách bể nước sinh hoạt</w:t>
            </w:r>
          </w:p>
        </w:tc>
        <w:tc>
          <w:tcPr>
            <w:tcW w:w="1134" w:type="dxa"/>
            <w:vAlign w:val="center"/>
          </w:tcPr>
          <w:p w14:paraId="7AED4AE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tạm tính, chưa có thiết kế</w:t>
            </w:r>
          </w:p>
        </w:tc>
        <w:tc>
          <w:tcPr>
            <w:tcW w:w="567" w:type="dxa"/>
            <w:vAlign w:val="center"/>
          </w:tcPr>
          <w:p w14:paraId="7C5EF35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61A9C9E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72</w:t>
            </w:r>
          </w:p>
        </w:tc>
        <w:tc>
          <w:tcPr>
            <w:tcW w:w="850" w:type="dxa"/>
            <w:vAlign w:val="center"/>
          </w:tcPr>
          <w:p w14:paraId="49B4CFB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3892271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288</w:t>
            </w:r>
          </w:p>
        </w:tc>
        <w:tc>
          <w:tcPr>
            <w:tcW w:w="1134" w:type="dxa"/>
            <w:vAlign w:val="center"/>
          </w:tcPr>
          <w:p w14:paraId="59F2048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2.382.057</w:t>
            </w:r>
          </w:p>
        </w:tc>
        <w:tc>
          <w:tcPr>
            <w:tcW w:w="1422" w:type="dxa"/>
            <w:vAlign w:val="center"/>
          </w:tcPr>
          <w:p w14:paraId="34A590B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686.032.416</w:t>
            </w:r>
          </w:p>
        </w:tc>
      </w:tr>
      <w:tr w:rsidR="00255D5C" w:rsidRPr="002335CF" w14:paraId="056CF01F" w14:textId="77777777" w:rsidTr="00F32F10">
        <w:trPr>
          <w:cantSplit/>
          <w:jc w:val="center"/>
        </w:trPr>
        <w:tc>
          <w:tcPr>
            <w:tcW w:w="450" w:type="dxa"/>
            <w:vAlign w:val="center"/>
          </w:tcPr>
          <w:p w14:paraId="6527495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26</w:t>
            </w:r>
          </w:p>
        </w:tc>
        <w:tc>
          <w:tcPr>
            <w:tcW w:w="1813" w:type="dxa"/>
            <w:vAlign w:val="center"/>
          </w:tcPr>
          <w:p w14:paraId="2F3591F5"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vách bể nước sinh hoạt</w:t>
            </w:r>
          </w:p>
        </w:tc>
        <w:tc>
          <w:tcPr>
            <w:tcW w:w="1134" w:type="dxa"/>
            <w:vAlign w:val="center"/>
          </w:tcPr>
          <w:p w14:paraId="352D2771"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04EDFD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0CECE62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480</w:t>
            </w:r>
          </w:p>
        </w:tc>
        <w:tc>
          <w:tcPr>
            <w:tcW w:w="850" w:type="dxa"/>
            <w:vAlign w:val="center"/>
          </w:tcPr>
          <w:p w14:paraId="7746843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674A28B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696</w:t>
            </w:r>
          </w:p>
        </w:tc>
        <w:tc>
          <w:tcPr>
            <w:tcW w:w="1134" w:type="dxa"/>
            <w:vAlign w:val="center"/>
          </w:tcPr>
          <w:p w14:paraId="2308B0F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1F79242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283.341.600</w:t>
            </w:r>
          </w:p>
        </w:tc>
      </w:tr>
      <w:tr w:rsidR="00255D5C" w:rsidRPr="002335CF" w14:paraId="2C841004" w14:textId="77777777" w:rsidTr="00F32F10">
        <w:trPr>
          <w:cantSplit/>
          <w:jc w:val="center"/>
        </w:trPr>
        <w:tc>
          <w:tcPr>
            <w:tcW w:w="450" w:type="dxa"/>
            <w:vAlign w:val="center"/>
          </w:tcPr>
          <w:p w14:paraId="3F4483B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27</w:t>
            </w:r>
          </w:p>
        </w:tc>
        <w:tc>
          <w:tcPr>
            <w:tcW w:w="1813" w:type="dxa"/>
            <w:vAlign w:val="center"/>
          </w:tcPr>
          <w:p w14:paraId="427DF4F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vách bể nước sinh hoạt</w:t>
            </w:r>
          </w:p>
        </w:tc>
        <w:tc>
          <w:tcPr>
            <w:tcW w:w="1134" w:type="dxa"/>
            <w:vAlign w:val="center"/>
          </w:tcPr>
          <w:p w14:paraId="752CBB97"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02591B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4C539E5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14,4</w:t>
            </w:r>
          </w:p>
        </w:tc>
        <w:tc>
          <w:tcPr>
            <w:tcW w:w="850" w:type="dxa"/>
            <w:vAlign w:val="center"/>
          </w:tcPr>
          <w:p w14:paraId="3EEEB51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43,2</w:t>
            </w:r>
          </w:p>
        </w:tc>
        <w:tc>
          <w:tcPr>
            <w:tcW w:w="851" w:type="dxa"/>
            <w:vAlign w:val="center"/>
          </w:tcPr>
          <w:p w14:paraId="66A7123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57,6</w:t>
            </w:r>
          </w:p>
        </w:tc>
        <w:tc>
          <w:tcPr>
            <w:tcW w:w="1134" w:type="dxa"/>
            <w:vAlign w:val="center"/>
          </w:tcPr>
          <w:p w14:paraId="3273C64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1E89EE3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1.412.074.138</w:t>
            </w:r>
          </w:p>
        </w:tc>
      </w:tr>
      <w:tr w:rsidR="00255D5C" w:rsidRPr="002335CF" w14:paraId="2C4446D8" w14:textId="77777777" w:rsidTr="00F32F10">
        <w:trPr>
          <w:cantSplit/>
          <w:jc w:val="center"/>
        </w:trPr>
        <w:tc>
          <w:tcPr>
            <w:tcW w:w="450" w:type="dxa"/>
            <w:shd w:val="clear" w:color="auto" w:fill="F2F2F2"/>
            <w:vAlign w:val="center"/>
          </w:tcPr>
          <w:p w14:paraId="61673C1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V</w:t>
            </w:r>
          </w:p>
        </w:tc>
        <w:tc>
          <w:tcPr>
            <w:tcW w:w="1813" w:type="dxa"/>
            <w:shd w:val="clear" w:color="auto" w:fill="F2F2F2"/>
            <w:vAlign w:val="center"/>
          </w:tcPr>
          <w:p w14:paraId="50797255"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BỂ NƯỚC PCCC (TRONG HẦM B1)</w:t>
            </w:r>
          </w:p>
        </w:tc>
        <w:tc>
          <w:tcPr>
            <w:tcW w:w="1134" w:type="dxa"/>
            <w:shd w:val="clear" w:color="auto" w:fill="F2F2F2"/>
            <w:vAlign w:val="center"/>
          </w:tcPr>
          <w:p w14:paraId="5E240C4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Kích thước bể 400m3, 10x15x3</w:t>
            </w:r>
          </w:p>
        </w:tc>
        <w:tc>
          <w:tcPr>
            <w:tcW w:w="567" w:type="dxa"/>
            <w:shd w:val="clear" w:color="auto" w:fill="F2F2F2"/>
            <w:vAlign w:val="center"/>
          </w:tcPr>
          <w:p w14:paraId="27F7109A"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4C44A881"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01013E6D"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27C47BBE"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37CBFEF1"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28003D8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2.381.448.154</w:t>
            </w:r>
          </w:p>
        </w:tc>
      </w:tr>
      <w:tr w:rsidR="00255D5C" w:rsidRPr="002335CF" w14:paraId="3F766B19" w14:textId="77777777" w:rsidTr="00F32F10">
        <w:trPr>
          <w:cantSplit/>
          <w:jc w:val="center"/>
        </w:trPr>
        <w:tc>
          <w:tcPr>
            <w:tcW w:w="450" w:type="dxa"/>
            <w:vAlign w:val="center"/>
          </w:tcPr>
          <w:p w14:paraId="525EA32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28</w:t>
            </w:r>
          </w:p>
        </w:tc>
        <w:tc>
          <w:tcPr>
            <w:tcW w:w="1813" w:type="dxa"/>
            <w:vAlign w:val="center"/>
          </w:tcPr>
          <w:p w14:paraId="13A63BC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vách bể nước PCCC</w:t>
            </w:r>
          </w:p>
        </w:tc>
        <w:tc>
          <w:tcPr>
            <w:tcW w:w="1134" w:type="dxa"/>
            <w:vAlign w:val="center"/>
          </w:tcPr>
          <w:p w14:paraId="6B51147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tạm tính, chưa có thiết kế</w:t>
            </w:r>
          </w:p>
        </w:tc>
        <w:tc>
          <w:tcPr>
            <w:tcW w:w="567" w:type="dxa"/>
            <w:vAlign w:val="center"/>
          </w:tcPr>
          <w:p w14:paraId="208C0AA1"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378088D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72</w:t>
            </w:r>
          </w:p>
        </w:tc>
        <w:tc>
          <w:tcPr>
            <w:tcW w:w="850" w:type="dxa"/>
            <w:vAlign w:val="center"/>
          </w:tcPr>
          <w:p w14:paraId="590EB5D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2461C34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288</w:t>
            </w:r>
          </w:p>
        </w:tc>
        <w:tc>
          <w:tcPr>
            <w:tcW w:w="1134" w:type="dxa"/>
            <w:vAlign w:val="center"/>
          </w:tcPr>
          <w:p w14:paraId="558C748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2.382.057</w:t>
            </w:r>
          </w:p>
        </w:tc>
        <w:tc>
          <w:tcPr>
            <w:tcW w:w="1422" w:type="dxa"/>
            <w:vAlign w:val="center"/>
          </w:tcPr>
          <w:p w14:paraId="085EFF5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686.032.416</w:t>
            </w:r>
          </w:p>
        </w:tc>
      </w:tr>
      <w:tr w:rsidR="00255D5C" w:rsidRPr="002335CF" w14:paraId="4E6D7E82" w14:textId="77777777" w:rsidTr="00F32F10">
        <w:trPr>
          <w:cantSplit/>
          <w:jc w:val="center"/>
        </w:trPr>
        <w:tc>
          <w:tcPr>
            <w:tcW w:w="450" w:type="dxa"/>
            <w:vAlign w:val="center"/>
          </w:tcPr>
          <w:p w14:paraId="3CF7644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29</w:t>
            </w:r>
          </w:p>
        </w:tc>
        <w:tc>
          <w:tcPr>
            <w:tcW w:w="1813" w:type="dxa"/>
            <w:vAlign w:val="center"/>
          </w:tcPr>
          <w:p w14:paraId="79CF4C49"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vách bể nước PCCC</w:t>
            </w:r>
          </w:p>
        </w:tc>
        <w:tc>
          <w:tcPr>
            <w:tcW w:w="1134" w:type="dxa"/>
            <w:vAlign w:val="center"/>
          </w:tcPr>
          <w:p w14:paraId="20AE91D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41CDE2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42839F9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480</w:t>
            </w:r>
          </w:p>
        </w:tc>
        <w:tc>
          <w:tcPr>
            <w:tcW w:w="850" w:type="dxa"/>
            <w:vAlign w:val="center"/>
          </w:tcPr>
          <w:p w14:paraId="4E8D3AE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1B19260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696</w:t>
            </w:r>
          </w:p>
        </w:tc>
        <w:tc>
          <w:tcPr>
            <w:tcW w:w="1134" w:type="dxa"/>
            <w:vAlign w:val="center"/>
          </w:tcPr>
          <w:p w14:paraId="2ED4B54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313B63B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283.341.600</w:t>
            </w:r>
          </w:p>
        </w:tc>
      </w:tr>
      <w:tr w:rsidR="00255D5C" w:rsidRPr="002335CF" w14:paraId="77D6C2CF" w14:textId="77777777" w:rsidTr="00F32F10">
        <w:trPr>
          <w:cantSplit/>
          <w:jc w:val="center"/>
        </w:trPr>
        <w:tc>
          <w:tcPr>
            <w:tcW w:w="450" w:type="dxa"/>
            <w:vAlign w:val="center"/>
          </w:tcPr>
          <w:p w14:paraId="599B13F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30</w:t>
            </w:r>
          </w:p>
        </w:tc>
        <w:tc>
          <w:tcPr>
            <w:tcW w:w="1813" w:type="dxa"/>
            <w:vAlign w:val="center"/>
          </w:tcPr>
          <w:p w14:paraId="2D59192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vách bể nước PCCC</w:t>
            </w:r>
          </w:p>
        </w:tc>
        <w:tc>
          <w:tcPr>
            <w:tcW w:w="1134" w:type="dxa"/>
            <w:vAlign w:val="center"/>
          </w:tcPr>
          <w:p w14:paraId="4E260E9C"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50B47AC"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3CC9528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14,4</w:t>
            </w:r>
          </w:p>
        </w:tc>
        <w:tc>
          <w:tcPr>
            <w:tcW w:w="850" w:type="dxa"/>
            <w:vAlign w:val="center"/>
          </w:tcPr>
          <w:p w14:paraId="126FABA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43,2</w:t>
            </w:r>
          </w:p>
        </w:tc>
        <w:tc>
          <w:tcPr>
            <w:tcW w:w="851" w:type="dxa"/>
            <w:vAlign w:val="center"/>
          </w:tcPr>
          <w:p w14:paraId="61182E3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57,6</w:t>
            </w:r>
          </w:p>
        </w:tc>
        <w:tc>
          <w:tcPr>
            <w:tcW w:w="1134" w:type="dxa"/>
            <w:vAlign w:val="center"/>
          </w:tcPr>
          <w:p w14:paraId="77B2791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14DCDB5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1.412.074.138</w:t>
            </w:r>
          </w:p>
        </w:tc>
      </w:tr>
      <w:tr w:rsidR="00255D5C" w:rsidRPr="002335CF" w14:paraId="024C89B4" w14:textId="77777777" w:rsidTr="00F32F10">
        <w:trPr>
          <w:cantSplit/>
          <w:jc w:val="center"/>
        </w:trPr>
        <w:tc>
          <w:tcPr>
            <w:tcW w:w="450" w:type="dxa"/>
            <w:shd w:val="clear" w:color="auto" w:fill="F2F2F2"/>
            <w:vAlign w:val="center"/>
          </w:tcPr>
          <w:p w14:paraId="04FC803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VI</w:t>
            </w:r>
          </w:p>
        </w:tc>
        <w:tc>
          <w:tcPr>
            <w:tcW w:w="1813" w:type="dxa"/>
            <w:shd w:val="clear" w:color="auto" w:fill="F2F2F2"/>
            <w:vAlign w:val="center"/>
          </w:tcPr>
          <w:p w14:paraId="65D002D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BỂ NƯỚC XLNT (TRONG HẦM B1)</w:t>
            </w:r>
          </w:p>
        </w:tc>
        <w:tc>
          <w:tcPr>
            <w:tcW w:w="1134" w:type="dxa"/>
            <w:shd w:val="clear" w:color="auto" w:fill="F2F2F2"/>
            <w:vAlign w:val="center"/>
          </w:tcPr>
          <w:p w14:paraId="7808EC48"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Kích thước bể 525m3, 10x15x3.5</w:t>
            </w:r>
          </w:p>
        </w:tc>
        <w:tc>
          <w:tcPr>
            <w:tcW w:w="567" w:type="dxa"/>
            <w:shd w:val="clear" w:color="auto" w:fill="F2F2F2"/>
            <w:vAlign w:val="center"/>
          </w:tcPr>
          <w:p w14:paraId="095D76A1"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619CA45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5158F9F0"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5D795AB5"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1399A886"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08E2DD3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2.381.448.154</w:t>
            </w:r>
          </w:p>
        </w:tc>
      </w:tr>
      <w:tr w:rsidR="00255D5C" w:rsidRPr="002335CF" w14:paraId="074EC8A4" w14:textId="77777777" w:rsidTr="00F32F10">
        <w:trPr>
          <w:cantSplit/>
          <w:jc w:val="center"/>
        </w:trPr>
        <w:tc>
          <w:tcPr>
            <w:tcW w:w="450" w:type="dxa"/>
            <w:vAlign w:val="center"/>
          </w:tcPr>
          <w:p w14:paraId="4D4B7D41"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31</w:t>
            </w:r>
          </w:p>
        </w:tc>
        <w:tc>
          <w:tcPr>
            <w:tcW w:w="1813" w:type="dxa"/>
            <w:vAlign w:val="center"/>
          </w:tcPr>
          <w:p w14:paraId="64110FA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vách bể nước XLNT</w:t>
            </w:r>
          </w:p>
        </w:tc>
        <w:tc>
          <w:tcPr>
            <w:tcW w:w="1134" w:type="dxa"/>
            <w:vAlign w:val="center"/>
          </w:tcPr>
          <w:p w14:paraId="7D92D08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tạm tính, chưa có thiết kế</w:t>
            </w:r>
          </w:p>
        </w:tc>
        <w:tc>
          <w:tcPr>
            <w:tcW w:w="567" w:type="dxa"/>
            <w:vAlign w:val="center"/>
          </w:tcPr>
          <w:p w14:paraId="0457FC0F"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3E6D738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72</w:t>
            </w:r>
          </w:p>
        </w:tc>
        <w:tc>
          <w:tcPr>
            <w:tcW w:w="850" w:type="dxa"/>
            <w:vAlign w:val="center"/>
          </w:tcPr>
          <w:p w14:paraId="07F62F6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0A864E9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288</w:t>
            </w:r>
          </w:p>
        </w:tc>
        <w:tc>
          <w:tcPr>
            <w:tcW w:w="1134" w:type="dxa"/>
            <w:vAlign w:val="center"/>
          </w:tcPr>
          <w:p w14:paraId="5D813F6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2.382.057</w:t>
            </w:r>
          </w:p>
        </w:tc>
        <w:tc>
          <w:tcPr>
            <w:tcW w:w="1422" w:type="dxa"/>
            <w:vAlign w:val="center"/>
          </w:tcPr>
          <w:p w14:paraId="426A691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686.032.416</w:t>
            </w:r>
          </w:p>
        </w:tc>
      </w:tr>
      <w:tr w:rsidR="00255D5C" w:rsidRPr="002335CF" w14:paraId="08D17254" w14:textId="77777777" w:rsidTr="00F32F10">
        <w:trPr>
          <w:cantSplit/>
          <w:jc w:val="center"/>
        </w:trPr>
        <w:tc>
          <w:tcPr>
            <w:tcW w:w="450" w:type="dxa"/>
            <w:vAlign w:val="center"/>
          </w:tcPr>
          <w:p w14:paraId="7473E5E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32</w:t>
            </w:r>
          </w:p>
        </w:tc>
        <w:tc>
          <w:tcPr>
            <w:tcW w:w="1813" w:type="dxa"/>
            <w:vAlign w:val="center"/>
          </w:tcPr>
          <w:p w14:paraId="1D480D8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vách bể nước XLNT</w:t>
            </w:r>
          </w:p>
        </w:tc>
        <w:tc>
          <w:tcPr>
            <w:tcW w:w="1134" w:type="dxa"/>
            <w:vAlign w:val="center"/>
          </w:tcPr>
          <w:p w14:paraId="703C1E34"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D5F9E2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6842784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480</w:t>
            </w:r>
          </w:p>
        </w:tc>
        <w:tc>
          <w:tcPr>
            <w:tcW w:w="850" w:type="dxa"/>
            <w:vAlign w:val="center"/>
          </w:tcPr>
          <w:p w14:paraId="590C6A1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4C50018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696</w:t>
            </w:r>
          </w:p>
        </w:tc>
        <w:tc>
          <w:tcPr>
            <w:tcW w:w="1134" w:type="dxa"/>
            <w:vAlign w:val="center"/>
          </w:tcPr>
          <w:p w14:paraId="3458535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3B8217A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283.341.600</w:t>
            </w:r>
          </w:p>
        </w:tc>
      </w:tr>
      <w:tr w:rsidR="00255D5C" w:rsidRPr="002335CF" w14:paraId="1543FD8F" w14:textId="77777777" w:rsidTr="00F32F10">
        <w:trPr>
          <w:cantSplit/>
          <w:jc w:val="center"/>
        </w:trPr>
        <w:tc>
          <w:tcPr>
            <w:tcW w:w="450" w:type="dxa"/>
            <w:vAlign w:val="center"/>
          </w:tcPr>
          <w:p w14:paraId="661BB72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33</w:t>
            </w:r>
          </w:p>
        </w:tc>
        <w:tc>
          <w:tcPr>
            <w:tcW w:w="1813" w:type="dxa"/>
            <w:vAlign w:val="center"/>
          </w:tcPr>
          <w:p w14:paraId="504DA38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vách bể nước XLNT</w:t>
            </w:r>
          </w:p>
        </w:tc>
        <w:tc>
          <w:tcPr>
            <w:tcW w:w="1134" w:type="dxa"/>
            <w:vAlign w:val="center"/>
          </w:tcPr>
          <w:p w14:paraId="4D86C4B6"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635581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0780C89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14,4</w:t>
            </w:r>
          </w:p>
        </w:tc>
        <w:tc>
          <w:tcPr>
            <w:tcW w:w="850" w:type="dxa"/>
            <w:vAlign w:val="center"/>
          </w:tcPr>
          <w:p w14:paraId="729B193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43,2</w:t>
            </w:r>
          </w:p>
        </w:tc>
        <w:tc>
          <w:tcPr>
            <w:tcW w:w="851" w:type="dxa"/>
            <w:vAlign w:val="center"/>
          </w:tcPr>
          <w:p w14:paraId="4323828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57,6</w:t>
            </w:r>
          </w:p>
        </w:tc>
        <w:tc>
          <w:tcPr>
            <w:tcW w:w="1134" w:type="dxa"/>
            <w:vAlign w:val="center"/>
          </w:tcPr>
          <w:p w14:paraId="4453B21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59E3DA8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1.412.074.138</w:t>
            </w:r>
          </w:p>
        </w:tc>
      </w:tr>
      <w:tr w:rsidR="00255D5C" w:rsidRPr="002335CF" w14:paraId="220B9F52" w14:textId="77777777" w:rsidTr="00F32F10">
        <w:trPr>
          <w:cantSplit/>
          <w:jc w:val="center"/>
        </w:trPr>
        <w:tc>
          <w:tcPr>
            <w:tcW w:w="450" w:type="dxa"/>
            <w:shd w:val="clear" w:color="auto" w:fill="F2F2F2"/>
            <w:vAlign w:val="center"/>
          </w:tcPr>
          <w:p w14:paraId="6C63227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V</w:t>
            </w:r>
          </w:p>
        </w:tc>
        <w:tc>
          <w:tcPr>
            <w:tcW w:w="1813" w:type="dxa"/>
            <w:shd w:val="clear" w:color="auto" w:fill="F2F2F2"/>
            <w:vAlign w:val="center"/>
          </w:tcPr>
          <w:p w14:paraId="322E7FC2"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CÁC HẠNG MỤC KHÁC</w:t>
            </w:r>
          </w:p>
        </w:tc>
        <w:tc>
          <w:tcPr>
            <w:tcW w:w="1134" w:type="dxa"/>
            <w:shd w:val="clear" w:color="auto" w:fill="F2F2F2"/>
            <w:vAlign w:val="center"/>
          </w:tcPr>
          <w:p w14:paraId="3CE7FC6F"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2ACC08B0"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70762406"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7F50DD15"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5C3E65D7"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60D5C2A5"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0399101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5.713.276.503</w:t>
            </w:r>
          </w:p>
        </w:tc>
      </w:tr>
      <w:tr w:rsidR="00255D5C" w:rsidRPr="002335CF" w14:paraId="482BF057" w14:textId="77777777" w:rsidTr="00F32F10">
        <w:trPr>
          <w:cantSplit/>
          <w:jc w:val="center"/>
        </w:trPr>
        <w:tc>
          <w:tcPr>
            <w:tcW w:w="450" w:type="dxa"/>
            <w:vAlign w:val="center"/>
          </w:tcPr>
          <w:p w14:paraId="32EBD98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34</w:t>
            </w:r>
          </w:p>
        </w:tc>
        <w:tc>
          <w:tcPr>
            <w:tcW w:w="1813" w:type="dxa"/>
            <w:vAlign w:val="center"/>
          </w:tcPr>
          <w:p w14:paraId="1D0476CB"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Chống thấm nền</w:t>
            </w:r>
          </w:p>
        </w:tc>
        <w:tc>
          <w:tcPr>
            <w:tcW w:w="1134" w:type="dxa"/>
            <w:vAlign w:val="center"/>
          </w:tcPr>
          <w:p w14:paraId="4F4E1B6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27EB14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5163259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2.182</w:t>
            </w:r>
          </w:p>
        </w:tc>
        <w:tc>
          <w:tcPr>
            <w:tcW w:w="850" w:type="dxa"/>
            <w:vAlign w:val="center"/>
          </w:tcPr>
          <w:p w14:paraId="63A4F76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8.163</w:t>
            </w:r>
          </w:p>
        </w:tc>
        <w:tc>
          <w:tcPr>
            <w:tcW w:w="851" w:type="dxa"/>
            <w:vAlign w:val="center"/>
          </w:tcPr>
          <w:p w14:paraId="4AB519F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10.345</w:t>
            </w:r>
          </w:p>
        </w:tc>
        <w:tc>
          <w:tcPr>
            <w:tcW w:w="1134" w:type="dxa"/>
            <w:vAlign w:val="center"/>
          </w:tcPr>
          <w:p w14:paraId="20B10A5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413.398</w:t>
            </w:r>
          </w:p>
        </w:tc>
        <w:tc>
          <w:tcPr>
            <w:tcW w:w="1422" w:type="dxa"/>
            <w:vAlign w:val="center"/>
          </w:tcPr>
          <w:p w14:paraId="42E78D7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4.276.602.310</w:t>
            </w:r>
          </w:p>
        </w:tc>
      </w:tr>
      <w:tr w:rsidR="00255D5C" w:rsidRPr="002335CF" w14:paraId="6C05E53C" w14:textId="77777777" w:rsidTr="00F32F10">
        <w:trPr>
          <w:cantSplit/>
          <w:jc w:val="center"/>
        </w:trPr>
        <w:tc>
          <w:tcPr>
            <w:tcW w:w="450" w:type="dxa"/>
            <w:vAlign w:val="center"/>
          </w:tcPr>
          <w:p w14:paraId="58B0241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35</w:t>
            </w:r>
          </w:p>
        </w:tc>
        <w:tc>
          <w:tcPr>
            <w:tcW w:w="1813" w:type="dxa"/>
            <w:vAlign w:val="center"/>
          </w:tcPr>
          <w:p w14:paraId="7864F15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Chống thấm tường tầng hầm</w:t>
            </w:r>
          </w:p>
        </w:tc>
        <w:tc>
          <w:tcPr>
            <w:tcW w:w="1134" w:type="dxa"/>
            <w:vAlign w:val="center"/>
          </w:tcPr>
          <w:p w14:paraId="538CCF1C"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BF239E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76A4B08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1.281,04</w:t>
            </w:r>
          </w:p>
        </w:tc>
        <w:tc>
          <w:tcPr>
            <w:tcW w:w="850" w:type="dxa"/>
            <w:vAlign w:val="center"/>
          </w:tcPr>
          <w:p w14:paraId="27161CA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2.665,26</w:t>
            </w:r>
          </w:p>
        </w:tc>
        <w:tc>
          <w:tcPr>
            <w:tcW w:w="851" w:type="dxa"/>
            <w:vAlign w:val="center"/>
          </w:tcPr>
          <w:p w14:paraId="165680F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3.946,3</w:t>
            </w:r>
          </w:p>
        </w:tc>
        <w:tc>
          <w:tcPr>
            <w:tcW w:w="1134" w:type="dxa"/>
            <w:vAlign w:val="center"/>
          </w:tcPr>
          <w:p w14:paraId="0F9D9FE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364.056</w:t>
            </w:r>
          </w:p>
        </w:tc>
        <w:tc>
          <w:tcPr>
            <w:tcW w:w="1422" w:type="dxa"/>
            <w:vAlign w:val="center"/>
          </w:tcPr>
          <w:p w14:paraId="2D0D230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1.436.674.193</w:t>
            </w:r>
          </w:p>
        </w:tc>
      </w:tr>
      <w:tr w:rsidR="00255D5C" w:rsidRPr="002335CF" w14:paraId="39A273B4" w14:textId="77777777" w:rsidTr="00F32F10">
        <w:trPr>
          <w:cantSplit/>
          <w:jc w:val="center"/>
        </w:trPr>
        <w:tc>
          <w:tcPr>
            <w:tcW w:w="450" w:type="dxa"/>
            <w:shd w:val="clear" w:color="auto" w:fill="F2F2F2"/>
            <w:vAlign w:val="center"/>
          </w:tcPr>
          <w:p w14:paraId="39382E4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VI</w:t>
            </w:r>
          </w:p>
        </w:tc>
        <w:tc>
          <w:tcPr>
            <w:tcW w:w="1813" w:type="dxa"/>
            <w:shd w:val="clear" w:color="auto" w:fill="F2F2F2"/>
            <w:vAlign w:val="center"/>
          </w:tcPr>
          <w:p w14:paraId="3B53260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PHẦN BIỆN PHÁP THI CÔNG</w:t>
            </w:r>
          </w:p>
        </w:tc>
        <w:tc>
          <w:tcPr>
            <w:tcW w:w="1134" w:type="dxa"/>
            <w:shd w:val="clear" w:color="auto" w:fill="F2F2F2"/>
            <w:vAlign w:val="center"/>
          </w:tcPr>
          <w:p w14:paraId="7FE730D6"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63496E76"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131F944A"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3D88922E"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3B5CCA80"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71D15788"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0717DDB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27.849.834.089</w:t>
            </w:r>
          </w:p>
        </w:tc>
      </w:tr>
      <w:tr w:rsidR="00255D5C" w:rsidRPr="002335CF" w14:paraId="1563E719" w14:textId="77777777" w:rsidTr="00F32F10">
        <w:trPr>
          <w:cantSplit/>
          <w:jc w:val="center"/>
        </w:trPr>
        <w:tc>
          <w:tcPr>
            <w:tcW w:w="450" w:type="dxa"/>
            <w:shd w:val="clear" w:color="auto" w:fill="F2F2F2"/>
            <w:vAlign w:val="center"/>
          </w:tcPr>
          <w:p w14:paraId="283D8447"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5B0860F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CỪ VĂNG CT1.2</w:t>
            </w:r>
          </w:p>
        </w:tc>
        <w:tc>
          <w:tcPr>
            <w:tcW w:w="1134" w:type="dxa"/>
            <w:shd w:val="clear" w:color="auto" w:fill="F2F2F2"/>
            <w:vAlign w:val="center"/>
          </w:tcPr>
          <w:p w14:paraId="6B7E023B"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5C288B57"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1A7676D4"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4DB95DE9"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5B5484A4"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54716EFA"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1EBB6023"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76C7DC04" w14:textId="77777777" w:rsidTr="00F32F10">
        <w:trPr>
          <w:cantSplit/>
          <w:jc w:val="center"/>
        </w:trPr>
        <w:tc>
          <w:tcPr>
            <w:tcW w:w="450" w:type="dxa"/>
            <w:shd w:val="clear" w:color="auto" w:fill="F2F2F2"/>
            <w:vAlign w:val="center"/>
          </w:tcPr>
          <w:p w14:paraId="34A56F64"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49AF29D7"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cừ tường bao Dài 18m</w:t>
            </w:r>
          </w:p>
        </w:tc>
        <w:tc>
          <w:tcPr>
            <w:tcW w:w="1134" w:type="dxa"/>
            <w:shd w:val="clear" w:color="auto" w:fill="F2F2F2"/>
            <w:vAlign w:val="center"/>
          </w:tcPr>
          <w:p w14:paraId="5FE50721"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704F57A6"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2EE27344"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406CCA33"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2895DFD8"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18B928BA"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125C3772"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1889B041" w14:textId="77777777" w:rsidTr="00F32F10">
        <w:trPr>
          <w:cantSplit/>
          <w:jc w:val="center"/>
        </w:trPr>
        <w:tc>
          <w:tcPr>
            <w:tcW w:w="450" w:type="dxa"/>
            <w:vAlign w:val="center"/>
          </w:tcPr>
          <w:p w14:paraId="6C5069D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lastRenderedPageBreak/>
              <w:t>36</w:t>
            </w:r>
          </w:p>
        </w:tc>
        <w:tc>
          <w:tcPr>
            <w:tcW w:w="1813" w:type="dxa"/>
            <w:vAlign w:val="center"/>
          </w:tcPr>
          <w:p w14:paraId="63F9DFA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Cừ larsen IV, dài 18m, tường bao</w:t>
            </w:r>
          </w:p>
        </w:tc>
        <w:tc>
          <w:tcPr>
            <w:tcW w:w="1134" w:type="dxa"/>
            <w:vAlign w:val="center"/>
          </w:tcPr>
          <w:p w14:paraId="0407106C"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1E0DBC8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100650D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850" w:type="dxa"/>
            <w:vAlign w:val="center"/>
          </w:tcPr>
          <w:p w14:paraId="5D586B73"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241EF3B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1134" w:type="dxa"/>
            <w:vAlign w:val="center"/>
          </w:tcPr>
          <w:p w14:paraId="5278A49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654.898</w:t>
            </w:r>
          </w:p>
        </w:tc>
        <w:tc>
          <w:tcPr>
            <w:tcW w:w="1422" w:type="dxa"/>
            <w:vAlign w:val="center"/>
          </w:tcPr>
          <w:p w14:paraId="79504C3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6.035.539.968</w:t>
            </w:r>
          </w:p>
        </w:tc>
      </w:tr>
      <w:tr w:rsidR="00255D5C" w:rsidRPr="002335CF" w14:paraId="1196C8C0" w14:textId="77777777" w:rsidTr="00F32F10">
        <w:trPr>
          <w:cantSplit/>
          <w:jc w:val="center"/>
        </w:trPr>
        <w:tc>
          <w:tcPr>
            <w:tcW w:w="450" w:type="dxa"/>
            <w:vAlign w:val="center"/>
          </w:tcPr>
          <w:p w14:paraId="753B7D4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37</w:t>
            </w:r>
          </w:p>
        </w:tc>
        <w:tc>
          <w:tcPr>
            <w:tcW w:w="1813" w:type="dxa"/>
            <w:vAlign w:val="center"/>
          </w:tcPr>
          <w:p w14:paraId="06415068"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Đóng cừ 18m</w:t>
            </w:r>
          </w:p>
        </w:tc>
        <w:tc>
          <w:tcPr>
            <w:tcW w:w="1134" w:type="dxa"/>
            <w:vAlign w:val="center"/>
          </w:tcPr>
          <w:p w14:paraId="12B649FA"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7640A50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2907FA0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850" w:type="dxa"/>
            <w:vAlign w:val="center"/>
          </w:tcPr>
          <w:p w14:paraId="320EA09A"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7633FC2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1134" w:type="dxa"/>
            <w:vAlign w:val="center"/>
          </w:tcPr>
          <w:p w14:paraId="435E281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66.460</w:t>
            </w:r>
          </w:p>
        </w:tc>
        <w:tc>
          <w:tcPr>
            <w:tcW w:w="1422" w:type="dxa"/>
            <w:vAlign w:val="center"/>
          </w:tcPr>
          <w:p w14:paraId="0E34907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612.495.360</w:t>
            </w:r>
          </w:p>
        </w:tc>
      </w:tr>
      <w:tr w:rsidR="00255D5C" w:rsidRPr="002335CF" w14:paraId="3255FE20" w14:textId="77777777" w:rsidTr="00F32F10">
        <w:trPr>
          <w:cantSplit/>
          <w:jc w:val="center"/>
        </w:trPr>
        <w:tc>
          <w:tcPr>
            <w:tcW w:w="450" w:type="dxa"/>
            <w:vAlign w:val="center"/>
          </w:tcPr>
          <w:p w14:paraId="60A024F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38</w:t>
            </w:r>
          </w:p>
        </w:tc>
        <w:tc>
          <w:tcPr>
            <w:tcW w:w="1813" w:type="dxa"/>
            <w:vAlign w:val="center"/>
          </w:tcPr>
          <w:p w14:paraId="7AB73946"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Rút cừ 18m</w:t>
            </w:r>
          </w:p>
        </w:tc>
        <w:tc>
          <w:tcPr>
            <w:tcW w:w="1134" w:type="dxa"/>
            <w:vAlign w:val="center"/>
          </w:tcPr>
          <w:p w14:paraId="621D23F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2F8DBF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701AB55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850" w:type="dxa"/>
            <w:vAlign w:val="center"/>
          </w:tcPr>
          <w:p w14:paraId="4BACCAEA"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3EF13EE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1134" w:type="dxa"/>
            <w:vAlign w:val="center"/>
          </w:tcPr>
          <w:p w14:paraId="48074A8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35.108</w:t>
            </w:r>
          </w:p>
        </w:tc>
        <w:tc>
          <w:tcPr>
            <w:tcW w:w="1422" w:type="dxa"/>
            <w:vAlign w:val="center"/>
          </w:tcPr>
          <w:p w14:paraId="5AC4289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323.555.328</w:t>
            </w:r>
          </w:p>
        </w:tc>
      </w:tr>
      <w:tr w:rsidR="00255D5C" w:rsidRPr="002335CF" w14:paraId="26F2E637" w14:textId="77777777" w:rsidTr="00F32F10">
        <w:trPr>
          <w:cantSplit/>
          <w:jc w:val="center"/>
        </w:trPr>
        <w:tc>
          <w:tcPr>
            <w:tcW w:w="450" w:type="dxa"/>
            <w:vAlign w:val="center"/>
          </w:tcPr>
          <w:p w14:paraId="2802E03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39</w:t>
            </w:r>
          </w:p>
        </w:tc>
        <w:tc>
          <w:tcPr>
            <w:tcW w:w="1813" w:type="dxa"/>
            <w:vAlign w:val="center"/>
          </w:tcPr>
          <w:p w14:paraId="1160D94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Chi phí lưu cừ khi tiến độ thi công kéo dài do nguyên nhân khách quan</w:t>
            </w:r>
          </w:p>
        </w:tc>
        <w:tc>
          <w:tcPr>
            <w:tcW w:w="1134" w:type="dxa"/>
            <w:vAlign w:val="center"/>
          </w:tcPr>
          <w:p w14:paraId="4B7D3CB5"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E8ECE8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md/ tháng</w:t>
            </w:r>
          </w:p>
        </w:tc>
        <w:tc>
          <w:tcPr>
            <w:tcW w:w="851" w:type="dxa"/>
            <w:vAlign w:val="center"/>
          </w:tcPr>
          <w:p w14:paraId="67953A80"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62F22234"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7E171FB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134" w:type="dxa"/>
            <w:vAlign w:val="center"/>
          </w:tcPr>
          <w:p w14:paraId="5827E4B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422" w:type="dxa"/>
            <w:vAlign w:val="center"/>
          </w:tcPr>
          <w:p w14:paraId="0D7D9CB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r>
      <w:tr w:rsidR="00255D5C" w:rsidRPr="002335CF" w14:paraId="6B743776" w14:textId="77777777" w:rsidTr="00F32F10">
        <w:trPr>
          <w:cantSplit/>
          <w:jc w:val="center"/>
        </w:trPr>
        <w:tc>
          <w:tcPr>
            <w:tcW w:w="450" w:type="dxa"/>
            <w:shd w:val="clear" w:color="auto" w:fill="F2F2F2"/>
            <w:vAlign w:val="center"/>
          </w:tcPr>
          <w:p w14:paraId="4F768081"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102CBB5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cừ tường bao Dài 12m, cừ hố pít</w:t>
            </w:r>
          </w:p>
        </w:tc>
        <w:tc>
          <w:tcPr>
            <w:tcW w:w="1134" w:type="dxa"/>
            <w:shd w:val="clear" w:color="auto" w:fill="F2F2F2"/>
            <w:vAlign w:val="center"/>
          </w:tcPr>
          <w:p w14:paraId="1F1CCB35"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2EAC83BA"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2B46376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3FC78903"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64E00CD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c>
          <w:tcPr>
            <w:tcW w:w="1134" w:type="dxa"/>
            <w:shd w:val="clear" w:color="auto" w:fill="F2F2F2"/>
            <w:vAlign w:val="center"/>
          </w:tcPr>
          <w:p w14:paraId="025931EE"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32DD362D"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0A480F1F" w14:textId="77777777" w:rsidTr="00F32F10">
        <w:trPr>
          <w:cantSplit/>
          <w:jc w:val="center"/>
        </w:trPr>
        <w:tc>
          <w:tcPr>
            <w:tcW w:w="450" w:type="dxa"/>
            <w:vAlign w:val="center"/>
          </w:tcPr>
          <w:p w14:paraId="648095E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40</w:t>
            </w:r>
          </w:p>
        </w:tc>
        <w:tc>
          <w:tcPr>
            <w:tcW w:w="1813" w:type="dxa"/>
            <w:vAlign w:val="center"/>
          </w:tcPr>
          <w:p w14:paraId="34040927"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Cừ larsen IV, dài 12m, khu vực hố pít;</w:t>
            </w:r>
          </w:p>
        </w:tc>
        <w:tc>
          <w:tcPr>
            <w:tcW w:w="1134" w:type="dxa"/>
            <w:vAlign w:val="center"/>
          </w:tcPr>
          <w:p w14:paraId="19DFDA2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3BC12B3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7CA2B78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850" w:type="dxa"/>
            <w:vAlign w:val="center"/>
          </w:tcPr>
          <w:p w14:paraId="09680094"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75EAE05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1134" w:type="dxa"/>
            <w:vAlign w:val="center"/>
          </w:tcPr>
          <w:p w14:paraId="4EAD5AB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185.924</w:t>
            </w:r>
          </w:p>
        </w:tc>
        <w:tc>
          <w:tcPr>
            <w:tcW w:w="1422" w:type="dxa"/>
            <w:vAlign w:val="center"/>
          </w:tcPr>
          <w:p w14:paraId="6B7F360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330.201.024</w:t>
            </w:r>
          </w:p>
        </w:tc>
      </w:tr>
      <w:tr w:rsidR="00255D5C" w:rsidRPr="002335CF" w14:paraId="336C27BB" w14:textId="77777777" w:rsidTr="00F32F10">
        <w:trPr>
          <w:cantSplit/>
          <w:jc w:val="center"/>
        </w:trPr>
        <w:tc>
          <w:tcPr>
            <w:tcW w:w="450" w:type="dxa"/>
            <w:vAlign w:val="center"/>
          </w:tcPr>
          <w:p w14:paraId="0978DFD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41</w:t>
            </w:r>
          </w:p>
        </w:tc>
        <w:tc>
          <w:tcPr>
            <w:tcW w:w="1813" w:type="dxa"/>
            <w:vAlign w:val="center"/>
          </w:tcPr>
          <w:p w14:paraId="7D2F40AB"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Đóng cừ 12m</w:t>
            </w:r>
          </w:p>
        </w:tc>
        <w:tc>
          <w:tcPr>
            <w:tcW w:w="1134" w:type="dxa"/>
            <w:vAlign w:val="center"/>
          </w:tcPr>
          <w:p w14:paraId="18D0E7F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15FD4B6"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747005C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850" w:type="dxa"/>
            <w:vAlign w:val="center"/>
          </w:tcPr>
          <w:p w14:paraId="0899D3CC"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105EF76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1134" w:type="dxa"/>
            <w:vAlign w:val="center"/>
          </w:tcPr>
          <w:p w14:paraId="2644F58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67.890</w:t>
            </w:r>
          </w:p>
        </w:tc>
        <w:tc>
          <w:tcPr>
            <w:tcW w:w="1422" w:type="dxa"/>
            <w:vAlign w:val="center"/>
          </w:tcPr>
          <w:p w14:paraId="3E8C9CE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120.572.640</w:t>
            </w:r>
          </w:p>
        </w:tc>
      </w:tr>
      <w:tr w:rsidR="00255D5C" w:rsidRPr="002335CF" w14:paraId="275EE8F5" w14:textId="77777777" w:rsidTr="00F32F10">
        <w:trPr>
          <w:cantSplit/>
          <w:jc w:val="center"/>
        </w:trPr>
        <w:tc>
          <w:tcPr>
            <w:tcW w:w="450" w:type="dxa"/>
            <w:vAlign w:val="center"/>
          </w:tcPr>
          <w:p w14:paraId="573CF44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42</w:t>
            </w:r>
          </w:p>
        </w:tc>
        <w:tc>
          <w:tcPr>
            <w:tcW w:w="1813" w:type="dxa"/>
            <w:vAlign w:val="center"/>
          </w:tcPr>
          <w:p w14:paraId="5874C666"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Rút cừ 12m</w:t>
            </w:r>
          </w:p>
        </w:tc>
        <w:tc>
          <w:tcPr>
            <w:tcW w:w="1134" w:type="dxa"/>
            <w:vAlign w:val="center"/>
          </w:tcPr>
          <w:p w14:paraId="12EC1924"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68D24A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6FC361A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850" w:type="dxa"/>
            <w:vAlign w:val="center"/>
          </w:tcPr>
          <w:p w14:paraId="3585EE61"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6E16C76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1134" w:type="dxa"/>
            <w:vAlign w:val="center"/>
          </w:tcPr>
          <w:p w14:paraId="7AEC447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35.108</w:t>
            </w:r>
          </w:p>
        </w:tc>
        <w:tc>
          <w:tcPr>
            <w:tcW w:w="1422" w:type="dxa"/>
            <w:vAlign w:val="center"/>
          </w:tcPr>
          <w:p w14:paraId="550B238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62.351.808</w:t>
            </w:r>
          </w:p>
        </w:tc>
      </w:tr>
      <w:tr w:rsidR="00255D5C" w:rsidRPr="002335CF" w14:paraId="4F1F03D6" w14:textId="77777777" w:rsidTr="00F32F10">
        <w:trPr>
          <w:cantSplit/>
          <w:jc w:val="center"/>
        </w:trPr>
        <w:tc>
          <w:tcPr>
            <w:tcW w:w="450" w:type="dxa"/>
            <w:shd w:val="clear" w:color="auto" w:fill="F2F2F2"/>
            <w:vAlign w:val="center"/>
          </w:tcPr>
          <w:p w14:paraId="7F1BBC97"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661EF8E5"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văng chống khu vực tường bao hầm</w:t>
            </w:r>
          </w:p>
        </w:tc>
        <w:tc>
          <w:tcPr>
            <w:tcW w:w="1134" w:type="dxa"/>
            <w:shd w:val="clear" w:color="auto" w:fill="F2F2F2"/>
            <w:vAlign w:val="center"/>
          </w:tcPr>
          <w:p w14:paraId="4D3F55C3"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11C9FB40"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0CB87ED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1CE61D73"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4304927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c>
          <w:tcPr>
            <w:tcW w:w="1134" w:type="dxa"/>
            <w:shd w:val="clear" w:color="auto" w:fill="F2F2F2"/>
            <w:vAlign w:val="center"/>
          </w:tcPr>
          <w:p w14:paraId="21743A06"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02E2BAA5"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6CA162F1" w14:textId="77777777" w:rsidTr="00F32F10">
        <w:trPr>
          <w:cantSplit/>
          <w:jc w:val="center"/>
        </w:trPr>
        <w:tc>
          <w:tcPr>
            <w:tcW w:w="450" w:type="dxa"/>
            <w:vAlign w:val="center"/>
          </w:tcPr>
          <w:p w14:paraId="73E315E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43</w:t>
            </w:r>
          </w:p>
        </w:tc>
        <w:tc>
          <w:tcPr>
            <w:tcW w:w="1813" w:type="dxa"/>
            <w:vAlign w:val="center"/>
          </w:tcPr>
          <w:p w14:paraId="69CC956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Văng chống H350x350x12x19 khu vực tường bao hầm</w:t>
            </w:r>
          </w:p>
        </w:tc>
        <w:tc>
          <w:tcPr>
            <w:tcW w:w="1134" w:type="dxa"/>
            <w:vAlign w:val="center"/>
          </w:tcPr>
          <w:p w14:paraId="688DC506"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21CC6121"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38B702A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850" w:type="dxa"/>
            <w:vAlign w:val="center"/>
          </w:tcPr>
          <w:p w14:paraId="5FEEC94A"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66AD144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1134" w:type="dxa"/>
            <w:vAlign w:val="center"/>
          </w:tcPr>
          <w:p w14:paraId="18F0571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6.797</w:t>
            </w:r>
          </w:p>
        </w:tc>
        <w:tc>
          <w:tcPr>
            <w:tcW w:w="1422" w:type="dxa"/>
            <w:vAlign w:val="center"/>
          </w:tcPr>
          <w:p w14:paraId="574AD38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799.398.568</w:t>
            </w:r>
          </w:p>
        </w:tc>
      </w:tr>
      <w:tr w:rsidR="00255D5C" w:rsidRPr="002335CF" w14:paraId="2A3416C4" w14:textId="77777777" w:rsidTr="00F32F10">
        <w:trPr>
          <w:cantSplit/>
          <w:jc w:val="center"/>
        </w:trPr>
        <w:tc>
          <w:tcPr>
            <w:tcW w:w="450" w:type="dxa"/>
            <w:vAlign w:val="center"/>
          </w:tcPr>
          <w:p w14:paraId="065D984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44</w:t>
            </w:r>
          </w:p>
        </w:tc>
        <w:tc>
          <w:tcPr>
            <w:tcW w:w="1813" w:type="dxa"/>
            <w:vAlign w:val="center"/>
          </w:tcPr>
          <w:p w14:paraId="4FA7EF2D"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Lắp văng chống khu vực tường bao hầm</w:t>
            </w:r>
          </w:p>
        </w:tc>
        <w:tc>
          <w:tcPr>
            <w:tcW w:w="1134" w:type="dxa"/>
            <w:vAlign w:val="center"/>
          </w:tcPr>
          <w:p w14:paraId="788F7633"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32B66F1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1BD0F39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850" w:type="dxa"/>
            <w:vAlign w:val="center"/>
          </w:tcPr>
          <w:p w14:paraId="3A1CC137"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7C2D360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1134" w:type="dxa"/>
            <w:vAlign w:val="center"/>
          </w:tcPr>
          <w:p w14:paraId="6D7E2BE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6.236</w:t>
            </w:r>
          </w:p>
        </w:tc>
        <w:tc>
          <w:tcPr>
            <w:tcW w:w="1422" w:type="dxa"/>
            <w:vAlign w:val="center"/>
          </w:tcPr>
          <w:p w14:paraId="1C66AE2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733.419.078</w:t>
            </w:r>
          </w:p>
        </w:tc>
      </w:tr>
      <w:tr w:rsidR="00255D5C" w:rsidRPr="002335CF" w14:paraId="2D804D7E" w14:textId="77777777" w:rsidTr="00F32F10">
        <w:trPr>
          <w:cantSplit/>
          <w:jc w:val="center"/>
        </w:trPr>
        <w:tc>
          <w:tcPr>
            <w:tcW w:w="450" w:type="dxa"/>
            <w:vAlign w:val="center"/>
          </w:tcPr>
          <w:p w14:paraId="2B5A15B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45</w:t>
            </w:r>
          </w:p>
        </w:tc>
        <w:tc>
          <w:tcPr>
            <w:tcW w:w="1813" w:type="dxa"/>
            <w:vAlign w:val="center"/>
          </w:tcPr>
          <w:p w14:paraId="39FF4C38"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Tháo văng chống khu vực tường bao hầm</w:t>
            </w:r>
          </w:p>
        </w:tc>
        <w:tc>
          <w:tcPr>
            <w:tcW w:w="1134" w:type="dxa"/>
            <w:vAlign w:val="center"/>
          </w:tcPr>
          <w:p w14:paraId="121BD22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05A7C9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3A6A4C7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850" w:type="dxa"/>
            <w:vAlign w:val="center"/>
          </w:tcPr>
          <w:p w14:paraId="1B04B0D3"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1E00539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1134" w:type="dxa"/>
            <w:vAlign w:val="center"/>
          </w:tcPr>
          <w:p w14:paraId="0D937F8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2.902</w:t>
            </w:r>
          </w:p>
        </w:tc>
        <w:tc>
          <w:tcPr>
            <w:tcW w:w="1422" w:type="dxa"/>
            <w:vAlign w:val="center"/>
          </w:tcPr>
          <w:p w14:paraId="6E90364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341.305.671</w:t>
            </w:r>
          </w:p>
        </w:tc>
      </w:tr>
      <w:tr w:rsidR="00255D5C" w:rsidRPr="002335CF" w14:paraId="2899F3A4" w14:textId="77777777" w:rsidTr="00F32F10">
        <w:trPr>
          <w:cantSplit/>
          <w:jc w:val="center"/>
        </w:trPr>
        <w:tc>
          <w:tcPr>
            <w:tcW w:w="450" w:type="dxa"/>
            <w:vAlign w:val="center"/>
          </w:tcPr>
          <w:p w14:paraId="2E2997B1"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46</w:t>
            </w:r>
          </w:p>
        </w:tc>
        <w:tc>
          <w:tcPr>
            <w:tcW w:w="1813" w:type="dxa"/>
            <w:vAlign w:val="center"/>
          </w:tcPr>
          <w:p w14:paraId="0CAD2EA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Chi phí lưu văng chống khi tiến độ thi công kéo dài do nguyên nhân khách quan</w:t>
            </w:r>
          </w:p>
        </w:tc>
        <w:tc>
          <w:tcPr>
            <w:tcW w:w="1134" w:type="dxa"/>
            <w:vAlign w:val="center"/>
          </w:tcPr>
          <w:p w14:paraId="6AE29B5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26E7C6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md/ tháng</w:t>
            </w:r>
          </w:p>
        </w:tc>
        <w:tc>
          <w:tcPr>
            <w:tcW w:w="851" w:type="dxa"/>
            <w:vAlign w:val="center"/>
          </w:tcPr>
          <w:p w14:paraId="33A73198"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30265435"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497953B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134" w:type="dxa"/>
            <w:vAlign w:val="center"/>
          </w:tcPr>
          <w:p w14:paraId="4E8E555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422" w:type="dxa"/>
            <w:vAlign w:val="center"/>
          </w:tcPr>
          <w:p w14:paraId="456E03F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r>
      <w:tr w:rsidR="00255D5C" w:rsidRPr="002335CF" w14:paraId="2D0D8479" w14:textId="77777777" w:rsidTr="00F32F10">
        <w:trPr>
          <w:cantSplit/>
          <w:jc w:val="center"/>
        </w:trPr>
        <w:tc>
          <w:tcPr>
            <w:tcW w:w="450" w:type="dxa"/>
            <w:shd w:val="clear" w:color="auto" w:fill="F2F2F2"/>
            <w:vAlign w:val="center"/>
          </w:tcPr>
          <w:p w14:paraId="3524B22C"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5BD4026C"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văng chống khu vực  hố pít</w:t>
            </w:r>
          </w:p>
        </w:tc>
        <w:tc>
          <w:tcPr>
            <w:tcW w:w="1134" w:type="dxa"/>
            <w:shd w:val="clear" w:color="auto" w:fill="F2F2F2"/>
            <w:vAlign w:val="center"/>
          </w:tcPr>
          <w:p w14:paraId="6F6DCB2A"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6217F39B"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4BE96A22"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5499789C"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1EB4E5D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c>
          <w:tcPr>
            <w:tcW w:w="1134" w:type="dxa"/>
            <w:shd w:val="clear" w:color="auto" w:fill="F2F2F2"/>
            <w:vAlign w:val="center"/>
          </w:tcPr>
          <w:p w14:paraId="1CE25BE6"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32EC4486"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7308C6EC" w14:textId="77777777" w:rsidTr="00F32F10">
        <w:trPr>
          <w:cantSplit/>
          <w:jc w:val="center"/>
        </w:trPr>
        <w:tc>
          <w:tcPr>
            <w:tcW w:w="450" w:type="dxa"/>
            <w:vAlign w:val="center"/>
          </w:tcPr>
          <w:p w14:paraId="7A9FEDD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47</w:t>
            </w:r>
          </w:p>
        </w:tc>
        <w:tc>
          <w:tcPr>
            <w:tcW w:w="1813" w:type="dxa"/>
            <w:vAlign w:val="center"/>
          </w:tcPr>
          <w:p w14:paraId="64747A24"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Văng chống H350x350x12x19 khu vực hố pít</w:t>
            </w:r>
          </w:p>
        </w:tc>
        <w:tc>
          <w:tcPr>
            <w:tcW w:w="1134" w:type="dxa"/>
            <w:vAlign w:val="center"/>
          </w:tcPr>
          <w:p w14:paraId="637EAEE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0E082551"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698C48A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850" w:type="dxa"/>
            <w:vAlign w:val="center"/>
          </w:tcPr>
          <w:p w14:paraId="45CBF94C"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3D27AF2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1134" w:type="dxa"/>
            <w:vAlign w:val="center"/>
          </w:tcPr>
          <w:p w14:paraId="36773D2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6.797</w:t>
            </w:r>
          </w:p>
        </w:tc>
        <w:tc>
          <w:tcPr>
            <w:tcW w:w="1422" w:type="dxa"/>
            <w:vAlign w:val="center"/>
          </w:tcPr>
          <w:p w14:paraId="17715CF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110.192.964</w:t>
            </w:r>
          </w:p>
        </w:tc>
      </w:tr>
      <w:tr w:rsidR="00255D5C" w:rsidRPr="002335CF" w14:paraId="3C7C9ECB" w14:textId="77777777" w:rsidTr="00F32F10">
        <w:trPr>
          <w:cantSplit/>
          <w:jc w:val="center"/>
        </w:trPr>
        <w:tc>
          <w:tcPr>
            <w:tcW w:w="450" w:type="dxa"/>
            <w:vAlign w:val="center"/>
          </w:tcPr>
          <w:p w14:paraId="32C43F5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48</w:t>
            </w:r>
          </w:p>
        </w:tc>
        <w:tc>
          <w:tcPr>
            <w:tcW w:w="1813" w:type="dxa"/>
            <w:vAlign w:val="center"/>
          </w:tcPr>
          <w:p w14:paraId="2DBF1DA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Lắp văng chống khu vực hố pít</w:t>
            </w:r>
          </w:p>
        </w:tc>
        <w:tc>
          <w:tcPr>
            <w:tcW w:w="1134" w:type="dxa"/>
            <w:vAlign w:val="center"/>
          </w:tcPr>
          <w:p w14:paraId="17E1BE8E"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A57FF1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2CE2D7D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850" w:type="dxa"/>
            <w:vAlign w:val="center"/>
          </w:tcPr>
          <w:p w14:paraId="157F7148"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55299BA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1134" w:type="dxa"/>
            <w:vAlign w:val="center"/>
          </w:tcPr>
          <w:p w14:paraId="3844BD2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6.236</w:t>
            </w:r>
          </w:p>
        </w:tc>
        <w:tc>
          <w:tcPr>
            <w:tcW w:w="1422" w:type="dxa"/>
            <w:vAlign w:val="center"/>
          </w:tcPr>
          <w:p w14:paraId="4019E54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101.098.032</w:t>
            </w:r>
          </w:p>
        </w:tc>
      </w:tr>
      <w:tr w:rsidR="00255D5C" w:rsidRPr="002335CF" w14:paraId="3DC5B97B" w14:textId="77777777" w:rsidTr="00F32F10">
        <w:trPr>
          <w:cantSplit/>
          <w:jc w:val="center"/>
        </w:trPr>
        <w:tc>
          <w:tcPr>
            <w:tcW w:w="450" w:type="dxa"/>
            <w:vAlign w:val="center"/>
          </w:tcPr>
          <w:p w14:paraId="13E4A3B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49</w:t>
            </w:r>
          </w:p>
        </w:tc>
        <w:tc>
          <w:tcPr>
            <w:tcW w:w="1813" w:type="dxa"/>
            <w:vAlign w:val="center"/>
          </w:tcPr>
          <w:p w14:paraId="456998B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Tháo văng chống khu vực hố pít</w:t>
            </w:r>
          </w:p>
        </w:tc>
        <w:tc>
          <w:tcPr>
            <w:tcW w:w="1134" w:type="dxa"/>
            <w:vAlign w:val="center"/>
          </w:tcPr>
          <w:p w14:paraId="7F159520"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7A06E03C"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74D5687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850" w:type="dxa"/>
            <w:vAlign w:val="center"/>
          </w:tcPr>
          <w:p w14:paraId="3A1665A4"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0846238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1134" w:type="dxa"/>
            <w:vAlign w:val="center"/>
          </w:tcPr>
          <w:p w14:paraId="05CD37C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2.902</w:t>
            </w:r>
          </w:p>
        </w:tc>
        <w:tc>
          <w:tcPr>
            <w:tcW w:w="1422" w:type="dxa"/>
            <w:vAlign w:val="center"/>
          </w:tcPr>
          <w:p w14:paraId="2CE08E7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47.047.224</w:t>
            </w:r>
          </w:p>
        </w:tc>
      </w:tr>
      <w:tr w:rsidR="00255D5C" w:rsidRPr="002335CF" w14:paraId="0729D226" w14:textId="77777777" w:rsidTr="00F32F10">
        <w:trPr>
          <w:cantSplit/>
          <w:jc w:val="center"/>
        </w:trPr>
        <w:tc>
          <w:tcPr>
            <w:tcW w:w="450" w:type="dxa"/>
            <w:shd w:val="clear" w:color="auto" w:fill="F2F2F2"/>
            <w:vAlign w:val="center"/>
          </w:tcPr>
          <w:p w14:paraId="65696625"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178077B4"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CỪ VĂNG CT2</w:t>
            </w:r>
          </w:p>
        </w:tc>
        <w:tc>
          <w:tcPr>
            <w:tcW w:w="1134" w:type="dxa"/>
            <w:shd w:val="clear" w:color="auto" w:fill="F2F2F2"/>
            <w:vAlign w:val="center"/>
          </w:tcPr>
          <w:p w14:paraId="367CFB33"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73BD9FF4"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4CAE37F8"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52A60753"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4673DA03"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657F7D47"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66F604FA"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5E4A372A" w14:textId="77777777" w:rsidTr="00F32F10">
        <w:trPr>
          <w:cantSplit/>
          <w:jc w:val="center"/>
        </w:trPr>
        <w:tc>
          <w:tcPr>
            <w:tcW w:w="450" w:type="dxa"/>
            <w:shd w:val="clear" w:color="auto" w:fill="F2F2F2"/>
            <w:vAlign w:val="center"/>
          </w:tcPr>
          <w:p w14:paraId="6A6FC1C9"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5C6A2EE2"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cừ tường bao Dài 18m</w:t>
            </w:r>
          </w:p>
        </w:tc>
        <w:tc>
          <w:tcPr>
            <w:tcW w:w="1134" w:type="dxa"/>
            <w:shd w:val="clear" w:color="auto" w:fill="F2F2F2"/>
            <w:vAlign w:val="center"/>
          </w:tcPr>
          <w:p w14:paraId="70957F65"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32454A17"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27382CB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3117886C"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6ED97651"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279CEE86"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4A775023"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5FF98346" w14:textId="77777777" w:rsidTr="00F32F10">
        <w:trPr>
          <w:cantSplit/>
          <w:jc w:val="center"/>
        </w:trPr>
        <w:tc>
          <w:tcPr>
            <w:tcW w:w="450" w:type="dxa"/>
            <w:vAlign w:val="center"/>
          </w:tcPr>
          <w:p w14:paraId="6033280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lastRenderedPageBreak/>
              <w:t>50</w:t>
            </w:r>
          </w:p>
        </w:tc>
        <w:tc>
          <w:tcPr>
            <w:tcW w:w="1813" w:type="dxa"/>
            <w:vAlign w:val="center"/>
          </w:tcPr>
          <w:p w14:paraId="2593E30C"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Cừ larsen IV, dài 18m, tường bao</w:t>
            </w:r>
          </w:p>
        </w:tc>
        <w:tc>
          <w:tcPr>
            <w:tcW w:w="1134" w:type="dxa"/>
            <w:vAlign w:val="center"/>
          </w:tcPr>
          <w:p w14:paraId="357A0DE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2674999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6234BF38"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1C98BC3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851" w:type="dxa"/>
            <w:vAlign w:val="center"/>
          </w:tcPr>
          <w:p w14:paraId="2A7A0B1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1134" w:type="dxa"/>
            <w:vAlign w:val="center"/>
          </w:tcPr>
          <w:p w14:paraId="2707204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664.871</w:t>
            </w:r>
          </w:p>
        </w:tc>
        <w:tc>
          <w:tcPr>
            <w:tcW w:w="1422" w:type="dxa"/>
            <w:vAlign w:val="center"/>
          </w:tcPr>
          <w:p w14:paraId="576F32B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7.228.477.512</w:t>
            </w:r>
          </w:p>
        </w:tc>
      </w:tr>
      <w:tr w:rsidR="00255D5C" w:rsidRPr="002335CF" w14:paraId="25E19872" w14:textId="77777777" w:rsidTr="00F32F10">
        <w:trPr>
          <w:cantSplit/>
          <w:jc w:val="center"/>
        </w:trPr>
        <w:tc>
          <w:tcPr>
            <w:tcW w:w="450" w:type="dxa"/>
            <w:vAlign w:val="center"/>
          </w:tcPr>
          <w:p w14:paraId="022E0ABF"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51</w:t>
            </w:r>
          </w:p>
        </w:tc>
        <w:tc>
          <w:tcPr>
            <w:tcW w:w="1813" w:type="dxa"/>
            <w:vAlign w:val="center"/>
          </w:tcPr>
          <w:p w14:paraId="3B5EED98"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Đóng cừ 18m</w:t>
            </w:r>
          </w:p>
        </w:tc>
        <w:tc>
          <w:tcPr>
            <w:tcW w:w="1134" w:type="dxa"/>
            <w:vAlign w:val="center"/>
          </w:tcPr>
          <w:p w14:paraId="43CDC081"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75EEF0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2003C08C"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4AFE83C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851" w:type="dxa"/>
            <w:vAlign w:val="center"/>
          </w:tcPr>
          <w:p w14:paraId="2111C5E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1134" w:type="dxa"/>
            <w:vAlign w:val="center"/>
          </w:tcPr>
          <w:p w14:paraId="41E2F92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67.472</w:t>
            </w:r>
          </w:p>
        </w:tc>
        <w:tc>
          <w:tcPr>
            <w:tcW w:w="1422" w:type="dxa"/>
            <w:vAlign w:val="center"/>
          </w:tcPr>
          <w:p w14:paraId="3B7C2D4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733.555.584</w:t>
            </w:r>
          </w:p>
        </w:tc>
      </w:tr>
      <w:tr w:rsidR="00255D5C" w:rsidRPr="002335CF" w14:paraId="6AB5862F" w14:textId="77777777" w:rsidTr="00F32F10">
        <w:trPr>
          <w:cantSplit/>
          <w:jc w:val="center"/>
        </w:trPr>
        <w:tc>
          <w:tcPr>
            <w:tcW w:w="450" w:type="dxa"/>
            <w:vAlign w:val="center"/>
          </w:tcPr>
          <w:p w14:paraId="5AA201D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52</w:t>
            </w:r>
          </w:p>
        </w:tc>
        <w:tc>
          <w:tcPr>
            <w:tcW w:w="1813" w:type="dxa"/>
            <w:vAlign w:val="center"/>
          </w:tcPr>
          <w:p w14:paraId="142E5AD2"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Rút cừ 18m</w:t>
            </w:r>
          </w:p>
        </w:tc>
        <w:tc>
          <w:tcPr>
            <w:tcW w:w="1134" w:type="dxa"/>
            <w:vAlign w:val="center"/>
          </w:tcPr>
          <w:p w14:paraId="515EF47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2D572B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119DB4A3"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6A279DD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851" w:type="dxa"/>
            <w:vAlign w:val="center"/>
          </w:tcPr>
          <w:p w14:paraId="0CE0208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1134" w:type="dxa"/>
            <w:vAlign w:val="center"/>
          </w:tcPr>
          <w:p w14:paraId="0D4C641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35.642</w:t>
            </w:r>
          </w:p>
        </w:tc>
        <w:tc>
          <w:tcPr>
            <w:tcW w:w="1422" w:type="dxa"/>
            <w:vAlign w:val="center"/>
          </w:tcPr>
          <w:p w14:paraId="46A95F3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387.499.824</w:t>
            </w:r>
          </w:p>
        </w:tc>
      </w:tr>
      <w:tr w:rsidR="00255D5C" w:rsidRPr="002335CF" w14:paraId="710CC133" w14:textId="77777777" w:rsidTr="00F32F10">
        <w:trPr>
          <w:cantSplit/>
          <w:jc w:val="center"/>
        </w:trPr>
        <w:tc>
          <w:tcPr>
            <w:tcW w:w="450" w:type="dxa"/>
            <w:vAlign w:val="center"/>
          </w:tcPr>
          <w:p w14:paraId="50E9996E"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53</w:t>
            </w:r>
          </w:p>
        </w:tc>
        <w:tc>
          <w:tcPr>
            <w:tcW w:w="1813" w:type="dxa"/>
            <w:vAlign w:val="center"/>
          </w:tcPr>
          <w:p w14:paraId="2CB0016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Chi phí lưu cừ khi tiến độ thi công kéo dài do nguyên nhân khách quan</w:t>
            </w:r>
          </w:p>
        </w:tc>
        <w:tc>
          <w:tcPr>
            <w:tcW w:w="1134" w:type="dxa"/>
            <w:vAlign w:val="center"/>
          </w:tcPr>
          <w:p w14:paraId="7733A516"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3512BD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md/ tháng</w:t>
            </w:r>
          </w:p>
        </w:tc>
        <w:tc>
          <w:tcPr>
            <w:tcW w:w="851" w:type="dxa"/>
            <w:vAlign w:val="center"/>
          </w:tcPr>
          <w:p w14:paraId="2C0A96EA"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2D4C6C5F"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67E6386C" w14:textId="77777777" w:rsidR="00255D5C" w:rsidRPr="002335CF" w:rsidRDefault="00255D5C" w:rsidP="00A64E91">
            <w:pPr>
              <w:spacing w:after="120" w:line="276" w:lineRule="auto"/>
              <w:jc w:val="right"/>
              <w:rPr>
                <w:rFonts w:ascii="Times New Roman" w:hAnsi="Times New Roman"/>
                <w:sz w:val="18"/>
                <w:szCs w:val="18"/>
              </w:rPr>
            </w:pPr>
          </w:p>
        </w:tc>
        <w:tc>
          <w:tcPr>
            <w:tcW w:w="1134" w:type="dxa"/>
            <w:vAlign w:val="center"/>
          </w:tcPr>
          <w:p w14:paraId="060F851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422" w:type="dxa"/>
            <w:vAlign w:val="center"/>
          </w:tcPr>
          <w:p w14:paraId="1C72895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r>
      <w:tr w:rsidR="00255D5C" w:rsidRPr="002335CF" w14:paraId="29EC3F68" w14:textId="77777777" w:rsidTr="00F32F10">
        <w:trPr>
          <w:cantSplit/>
          <w:jc w:val="center"/>
        </w:trPr>
        <w:tc>
          <w:tcPr>
            <w:tcW w:w="450" w:type="dxa"/>
            <w:shd w:val="clear" w:color="auto" w:fill="F2F2F2"/>
            <w:vAlign w:val="center"/>
          </w:tcPr>
          <w:p w14:paraId="115CAA81"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2B05DCC6"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cừ tường bao Dài 12m, cừ hố pít</w:t>
            </w:r>
          </w:p>
        </w:tc>
        <w:tc>
          <w:tcPr>
            <w:tcW w:w="1134" w:type="dxa"/>
            <w:shd w:val="clear" w:color="auto" w:fill="F2F2F2"/>
            <w:vAlign w:val="center"/>
          </w:tcPr>
          <w:p w14:paraId="1AF35D77"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0555674A"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3868392E"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11667580"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22B67689"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4CEE20BD"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666ACAA0"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71CAAD9A" w14:textId="77777777" w:rsidTr="00F32F10">
        <w:trPr>
          <w:cantSplit/>
          <w:jc w:val="center"/>
        </w:trPr>
        <w:tc>
          <w:tcPr>
            <w:tcW w:w="450" w:type="dxa"/>
            <w:vAlign w:val="center"/>
          </w:tcPr>
          <w:p w14:paraId="6749461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54</w:t>
            </w:r>
          </w:p>
        </w:tc>
        <w:tc>
          <w:tcPr>
            <w:tcW w:w="1813" w:type="dxa"/>
            <w:vAlign w:val="center"/>
          </w:tcPr>
          <w:p w14:paraId="01136509"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Cừ larsen IV, dài 12m, khu vực hố pít;</w:t>
            </w:r>
          </w:p>
        </w:tc>
        <w:tc>
          <w:tcPr>
            <w:tcW w:w="1134" w:type="dxa"/>
            <w:vAlign w:val="center"/>
          </w:tcPr>
          <w:p w14:paraId="6017BAF9"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096CBED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2BE2485A"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22FE5D0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851" w:type="dxa"/>
            <w:vAlign w:val="center"/>
          </w:tcPr>
          <w:p w14:paraId="1344394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1134" w:type="dxa"/>
            <w:vAlign w:val="center"/>
          </w:tcPr>
          <w:p w14:paraId="3B55265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188.755</w:t>
            </w:r>
          </w:p>
        </w:tc>
        <w:tc>
          <w:tcPr>
            <w:tcW w:w="1422" w:type="dxa"/>
            <w:vAlign w:val="center"/>
          </w:tcPr>
          <w:p w14:paraId="4CABB1A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1.005.686.640</w:t>
            </w:r>
          </w:p>
        </w:tc>
      </w:tr>
      <w:tr w:rsidR="00255D5C" w:rsidRPr="002335CF" w14:paraId="69E29740" w14:textId="77777777" w:rsidTr="00F32F10">
        <w:trPr>
          <w:cantSplit/>
          <w:jc w:val="center"/>
        </w:trPr>
        <w:tc>
          <w:tcPr>
            <w:tcW w:w="450" w:type="dxa"/>
            <w:vAlign w:val="center"/>
          </w:tcPr>
          <w:p w14:paraId="0772E2A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55</w:t>
            </w:r>
          </w:p>
        </w:tc>
        <w:tc>
          <w:tcPr>
            <w:tcW w:w="1813" w:type="dxa"/>
            <w:vAlign w:val="center"/>
          </w:tcPr>
          <w:p w14:paraId="5D6E2EA8"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Đóng cừ 12m</w:t>
            </w:r>
          </w:p>
        </w:tc>
        <w:tc>
          <w:tcPr>
            <w:tcW w:w="1134" w:type="dxa"/>
            <w:vAlign w:val="center"/>
          </w:tcPr>
          <w:p w14:paraId="6700C4E3"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38E1AD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1DA8BD44"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6D71A9A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851" w:type="dxa"/>
            <w:vAlign w:val="center"/>
          </w:tcPr>
          <w:p w14:paraId="3C863E3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1134" w:type="dxa"/>
            <w:vAlign w:val="center"/>
          </w:tcPr>
          <w:p w14:paraId="050E8A9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68.924</w:t>
            </w:r>
          </w:p>
        </w:tc>
        <w:tc>
          <w:tcPr>
            <w:tcW w:w="1422" w:type="dxa"/>
            <w:vAlign w:val="center"/>
          </w:tcPr>
          <w:p w14:paraId="19E7BA4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367.227.072</w:t>
            </w:r>
          </w:p>
        </w:tc>
      </w:tr>
      <w:tr w:rsidR="00255D5C" w:rsidRPr="002335CF" w14:paraId="1E6DC767" w14:textId="77777777" w:rsidTr="00F32F10">
        <w:trPr>
          <w:cantSplit/>
          <w:jc w:val="center"/>
        </w:trPr>
        <w:tc>
          <w:tcPr>
            <w:tcW w:w="450" w:type="dxa"/>
            <w:vAlign w:val="center"/>
          </w:tcPr>
          <w:p w14:paraId="34D1617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56</w:t>
            </w:r>
          </w:p>
        </w:tc>
        <w:tc>
          <w:tcPr>
            <w:tcW w:w="1813" w:type="dxa"/>
            <w:vAlign w:val="center"/>
          </w:tcPr>
          <w:p w14:paraId="5F941B2B"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Rút cừ 12m</w:t>
            </w:r>
          </w:p>
        </w:tc>
        <w:tc>
          <w:tcPr>
            <w:tcW w:w="1134" w:type="dxa"/>
            <w:vAlign w:val="center"/>
          </w:tcPr>
          <w:p w14:paraId="4FE328C5"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89FF9D6"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0C4072A4"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1F7AC6A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851" w:type="dxa"/>
            <w:vAlign w:val="center"/>
          </w:tcPr>
          <w:p w14:paraId="4423128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1134" w:type="dxa"/>
            <w:vAlign w:val="center"/>
          </w:tcPr>
          <w:p w14:paraId="108A076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35.642</w:t>
            </w:r>
          </w:p>
        </w:tc>
        <w:tc>
          <w:tcPr>
            <w:tcW w:w="1422" w:type="dxa"/>
            <w:vAlign w:val="center"/>
          </w:tcPr>
          <w:p w14:paraId="1A49DB4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189.900.576</w:t>
            </w:r>
          </w:p>
        </w:tc>
      </w:tr>
      <w:tr w:rsidR="00255D5C" w:rsidRPr="002335CF" w14:paraId="5C90F0CF" w14:textId="77777777" w:rsidTr="00F32F10">
        <w:trPr>
          <w:cantSplit/>
          <w:jc w:val="center"/>
        </w:trPr>
        <w:tc>
          <w:tcPr>
            <w:tcW w:w="450" w:type="dxa"/>
            <w:shd w:val="clear" w:color="auto" w:fill="F2F2F2"/>
            <w:vAlign w:val="center"/>
          </w:tcPr>
          <w:p w14:paraId="74876C05"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0A47DF1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văng chống khu vực tường bao hầm</w:t>
            </w:r>
          </w:p>
        </w:tc>
        <w:tc>
          <w:tcPr>
            <w:tcW w:w="1134" w:type="dxa"/>
            <w:shd w:val="clear" w:color="auto" w:fill="F2F2F2"/>
            <w:vAlign w:val="center"/>
          </w:tcPr>
          <w:p w14:paraId="02468F7D"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67FB53DF"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2FCD8B5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7B66BC8D"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2F5C5F6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c>
          <w:tcPr>
            <w:tcW w:w="1134" w:type="dxa"/>
            <w:shd w:val="clear" w:color="auto" w:fill="F2F2F2"/>
            <w:vAlign w:val="center"/>
          </w:tcPr>
          <w:p w14:paraId="05C53875"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7A1396E6"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0F2E177B" w14:textId="77777777" w:rsidTr="00F32F10">
        <w:trPr>
          <w:cantSplit/>
          <w:jc w:val="center"/>
        </w:trPr>
        <w:tc>
          <w:tcPr>
            <w:tcW w:w="450" w:type="dxa"/>
            <w:vAlign w:val="center"/>
          </w:tcPr>
          <w:p w14:paraId="3F732DC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57</w:t>
            </w:r>
          </w:p>
        </w:tc>
        <w:tc>
          <w:tcPr>
            <w:tcW w:w="1813" w:type="dxa"/>
            <w:vAlign w:val="center"/>
          </w:tcPr>
          <w:p w14:paraId="40AF4F48"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Văng chống H350x350x12x19 khu vực tường bao hầm</w:t>
            </w:r>
          </w:p>
        </w:tc>
        <w:tc>
          <w:tcPr>
            <w:tcW w:w="1134" w:type="dxa"/>
            <w:vAlign w:val="center"/>
          </w:tcPr>
          <w:p w14:paraId="208154E6"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1CA2C9EF"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2C298927"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507F60E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851" w:type="dxa"/>
            <w:vAlign w:val="center"/>
          </w:tcPr>
          <w:p w14:paraId="41B55F8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1134" w:type="dxa"/>
            <w:vAlign w:val="center"/>
          </w:tcPr>
          <w:p w14:paraId="661F71B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6.900</w:t>
            </w:r>
          </w:p>
        </w:tc>
        <w:tc>
          <w:tcPr>
            <w:tcW w:w="1422" w:type="dxa"/>
            <w:vAlign w:val="center"/>
          </w:tcPr>
          <w:p w14:paraId="5F59B2D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1.245.777.750</w:t>
            </w:r>
          </w:p>
        </w:tc>
      </w:tr>
      <w:tr w:rsidR="00255D5C" w:rsidRPr="002335CF" w14:paraId="01C04877" w14:textId="77777777" w:rsidTr="00F32F10">
        <w:trPr>
          <w:cantSplit/>
          <w:jc w:val="center"/>
        </w:trPr>
        <w:tc>
          <w:tcPr>
            <w:tcW w:w="450" w:type="dxa"/>
            <w:vAlign w:val="center"/>
          </w:tcPr>
          <w:p w14:paraId="7647807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58</w:t>
            </w:r>
          </w:p>
        </w:tc>
        <w:tc>
          <w:tcPr>
            <w:tcW w:w="1813" w:type="dxa"/>
            <w:vAlign w:val="center"/>
          </w:tcPr>
          <w:p w14:paraId="3017D9E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Lắp văng chống khu vực tường bao hầm</w:t>
            </w:r>
          </w:p>
        </w:tc>
        <w:tc>
          <w:tcPr>
            <w:tcW w:w="1134" w:type="dxa"/>
            <w:vAlign w:val="center"/>
          </w:tcPr>
          <w:p w14:paraId="1E0E4A6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5493E11"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05DED431"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507F104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851" w:type="dxa"/>
            <w:vAlign w:val="center"/>
          </w:tcPr>
          <w:p w14:paraId="359F46C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1134" w:type="dxa"/>
            <w:vAlign w:val="center"/>
          </w:tcPr>
          <w:p w14:paraId="3A6B573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6.331</w:t>
            </w:r>
          </w:p>
        </w:tc>
        <w:tc>
          <w:tcPr>
            <w:tcW w:w="1422" w:type="dxa"/>
            <w:vAlign w:val="center"/>
          </w:tcPr>
          <w:p w14:paraId="42FD129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1.143.046.222</w:t>
            </w:r>
          </w:p>
        </w:tc>
      </w:tr>
      <w:tr w:rsidR="00255D5C" w:rsidRPr="002335CF" w14:paraId="69A5FB0C" w14:textId="77777777" w:rsidTr="00F32F10">
        <w:trPr>
          <w:cantSplit/>
          <w:jc w:val="center"/>
        </w:trPr>
        <w:tc>
          <w:tcPr>
            <w:tcW w:w="450" w:type="dxa"/>
            <w:vAlign w:val="center"/>
          </w:tcPr>
          <w:p w14:paraId="48A8A38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59</w:t>
            </w:r>
          </w:p>
        </w:tc>
        <w:tc>
          <w:tcPr>
            <w:tcW w:w="1813" w:type="dxa"/>
            <w:vAlign w:val="center"/>
          </w:tcPr>
          <w:p w14:paraId="0895F83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Tháo văng chống khu vực tường bao hầm</w:t>
            </w:r>
          </w:p>
        </w:tc>
        <w:tc>
          <w:tcPr>
            <w:tcW w:w="1134" w:type="dxa"/>
            <w:vAlign w:val="center"/>
          </w:tcPr>
          <w:p w14:paraId="7C5F363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BB06BBE"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6A225108"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418B873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851" w:type="dxa"/>
            <w:vAlign w:val="center"/>
          </w:tcPr>
          <w:p w14:paraId="20CFCEC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1134" w:type="dxa"/>
            <w:vAlign w:val="center"/>
          </w:tcPr>
          <w:p w14:paraId="5F3C9B2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2.946</w:t>
            </w:r>
          </w:p>
        </w:tc>
        <w:tc>
          <w:tcPr>
            <w:tcW w:w="1422" w:type="dxa"/>
            <w:vAlign w:val="center"/>
          </w:tcPr>
          <w:p w14:paraId="331938D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531.892.935</w:t>
            </w:r>
          </w:p>
        </w:tc>
      </w:tr>
      <w:tr w:rsidR="00255D5C" w:rsidRPr="002335CF" w14:paraId="66CE01A7" w14:textId="77777777" w:rsidTr="00F32F10">
        <w:trPr>
          <w:cantSplit/>
          <w:jc w:val="center"/>
        </w:trPr>
        <w:tc>
          <w:tcPr>
            <w:tcW w:w="450" w:type="dxa"/>
            <w:vAlign w:val="center"/>
          </w:tcPr>
          <w:p w14:paraId="1F9CF9FE"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60</w:t>
            </w:r>
          </w:p>
        </w:tc>
        <w:tc>
          <w:tcPr>
            <w:tcW w:w="1813" w:type="dxa"/>
            <w:vAlign w:val="center"/>
          </w:tcPr>
          <w:p w14:paraId="642F37B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Chi phí lưu văng chống khi tiến độ thi công kéo dài do nguyên nhân khách quan</w:t>
            </w:r>
          </w:p>
        </w:tc>
        <w:tc>
          <w:tcPr>
            <w:tcW w:w="1134" w:type="dxa"/>
            <w:vAlign w:val="center"/>
          </w:tcPr>
          <w:p w14:paraId="0278B13D"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B34112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md/ tháng</w:t>
            </w:r>
          </w:p>
        </w:tc>
        <w:tc>
          <w:tcPr>
            <w:tcW w:w="851" w:type="dxa"/>
            <w:vAlign w:val="center"/>
          </w:tcPr>
          <w:p w14:paraId="4782F483"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05EB335D"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2B1E2E3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134" w:type="dxa"/>
            <w:vAlign w:val="center"/>
          </w:tcPr>
          <w:p w14:paraId="3FE0772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422" w:type="dxa"/>
            <w:vAlign w:val="center"/>
          </w:tcPr>
          <w:p w14:paraId="21481EB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r>
      <w:tr w:rsidR="00255D5C" w:rsidRPr="002335CF" w14:paraId="1C6B47C6" w14:textId="77777777" w:rsidTr="00F32F10">
        <w:trPr>
          <w:cantSplit/>
          <w:jc w:val="center"/>
        </w:trPr>
        <w:tc>
          <w:tcPr>
            <w:tcW w:w="450" w:type="dxa"/>
            <w:shd w:val="clear" w:color="auto" w:fill="F2F2F2"/>
            <w:vAlign w:val="center"/>
          </w:tcPr>
          <w:p w14:paraId="08225AF5"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2908231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văng chống khu vực  hố pít</w:t>
            </w:r>
          </w:p>
        </w:tc>
        <w:tc>
          <w:tcPr>
            <w:tcW w:w="1134" w:type="dxa"/>
            <w:shd w:val="clear" w:color="auto" w:fill="F2F2F2"/>
            <w:vAlign w:val="center"/>
          </w:tcPr>
          <w:p w14:paraId="383660FA"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19331ED4"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593273D8"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7F931495"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4889A6A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c>
          <w:tcPr>
            <w:tcW w:w="1134" w:type="dxa"/>
            <w:shd w:val="clear" w:color="auto" w:fill="F2F2F2"/>
            <w:vAlign w:val="center"/>
          </w:tcPr>
          <w:p w14:paraId="63CACDFF"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764DA978"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3D930EAD" w14:textId="77777777" w:rsidTr="00F32F10">
        <w:trPr>
          <w:cantSplit/>
          <w:jc w:val="center"/>
        </w:trPr>
        <w:tc>
          <w:tcPr>
            <w:tcW w:w="450" w:type="dxa"/>
            <w:vAlign w:val="center"/>
          </w:tcPr>
          <w:p w14:paraId="5AAD2F0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61</w:t>
            </w:r>
          </w:p>
        </w:tc>
        <w:tc>
          <w:tcPr>
            <w:tcW w:w="1813" w:type="dxa"/>
            <w:vAlign w:val="center"/>
          </w:tcPr>
          <w:p w14:paraId="40F2E16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Văng chống H350x350x12x19 khu vực hố pít</w:t>
            </w:r>
          </w:p>
        </w:tc>
        <w:tc>
          <w:tcPr>
            <w:tcW w:w="1134" w:type="dxa"/>
            <w:vAlign w:val="center"/>
          </w:tcPr>
          <w:p w14:paraId="40BF45C0"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04E3BC3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2FB7EE7C"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3E44CB7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851" w:type="dxa"/>
            <w:vAlign w:val="center"/>
          </w:tcPr>
          <w:p w14:paraId="703F35F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1134" w:type="dxa"/>
            <w:vAlign w:val="center"/>
          </w:tcPr>
          <w:p w14:paraId="4406A12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6.900</w:t>
            </w:r>
          </w:p>
        </w:tc>
        <w:tc>
          <w:tcPr>
            <w:tcW w:w="1422" w:type="dxa"/>
            <w:vAlign w:val="center"/>
          </w:tcPr>
          <w:p w14:paraId="4D61D77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218.219.400</w:t>
            </w:r>
          </w:p>
        </w:tc>
      </w:tr>
      <w:tr w:rsidR="00255D5C" w:rsidRPr="002335CF" w14:paraId="058CB24C" w14:textId="77777777" w:rsidTr="00F32F10">
        <w:trPr>
          <w:cantSplit/>
          <w:jc w:val="center"/>
        </w:trPr>
        <w:tc>
          <w:tcPr>
            <w:tcW w:w="450" w:type="dxa"/>
            <w:vAlign w:val="center"/>
          </w:tcPr>
          <w:p w14:paraId="4DA6C9A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62</w:t>
            </w:r>
          </w:p>
        </w:tc>
        <w:tc>
          <w:tcPr>
            <w:tcW w:w="1813" w:type="dxa"/>
            <w:vAlign w:val="center"/>
          </w:tcPr>
          <w:p w14:paraId="1292FE76"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Lắp văng chống khu vực hố pít</w:t>
            </w:r>
          </w:p>
        </w:tc>
        <w:tc>
          <w:tcPr>
            <w:tcW w:w="1134" w:type="dxa"/>
            <w:vAlign w:val="center"/>
          </w:tcPr>
          <w:p w14:paraId="2C38B2D6"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631778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02C39AAA"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251121B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851" w:type="dxa"/>
            <w:vAlign w:val="center"/>
          </w:tcPr>
          <w:p w14:paraId="1D46EE3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1134" w:type="dxa"/>
            <w:vAlign w:val="center"/>
          </w:tcPr>
          <w:p w14:paraId="452D1C6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6.331</w:t>
            </w:r>
          </w:p>
        </w:tc>
        <w:tc>
          <w:tcPr>
            <w:tcW w:w="1422" w:type="dxa"/>
            <w:vAlign w:val="center"/>
          </w:tcPr>
          <w:p w14:paraId="6EA686C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200.224.206</w:t>
            </w:r>
          </w:p>
        </w:tc>
      </w:tr>
      <w:tr w:rsidR="00255D5C" w:rsidRPr="002335CF" w14:paraId="6DAA9DE7" w14:textId="77777777" w:rsidTr="00F32F10">
        <w:trPr>
          <w:cantSplit/>
          <w:jc w:val="center"/>
        </w:trPr>
        <w:tc>
          <w:tcPr>
            <w:tcW w:w="450" w:type="dxa"/>
            <w:vAlign w:val="center"/>
          </w:tcPr>
          <w:p w14:paraId="01A0BDC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63</w:t>
            </w:r>
          </w:p>
        </w:tc>
        <w:tc>
          <w:tcPr>
            <w:tcW w:w="1813" w:type="dxa"/>
            <w:vAlign w:val="center"/>
          </w:tcPr>
          <w:p w14:paraId="0E9DC05C"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Tháo văng chống khu vực hố pít</w:t>
            </w:r>
          </w:p>
        </w:tc>
        <w:tc>
          <w:tcPr>
            <w:tcW w:w="1134" w:type="dxa"/>
            <w:vAlign w:val="center"/>
          </w:tcPr>
          <w:p w14:paraId="54E931F5"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12E739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3E160389"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6D926CC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851" w:type="dxa"/>
            <w:vAlign w:val="center"/>
          </w:tcPr>
          <w:p w14:paraId="25639EC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1134" w:type="dxa"/>
            <w:vAlign w:val="center"/>
          </w:tcPr>
          <w:p w14:paraId="79CF10A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2.946</w:t>
            </w:r>
          </w:p>
        </w:tc>
        <w:tc>
          <w:tcPr>
            <w:tcW w:w="1422" w:type="dxa"/>
            <w:vAlign w:val="center"/>
          </w:tcPr>
          <w:p w14:paraId="17BDF69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93.170.196</w:t>
            </w:r>
          </w:p>
        </w:tc>
      </w:tr>
      <w:tr w:rsidR="00255D5C" w:rsidRPr="002335CF" w14:paraId="339F55CF" w14:textId="77777777" w:rsidTr="00F32F10">
        <w:trPr>
          <w:cantSplit/>
          <w:jc w:val="center"/>
        </w:trPr>
        <w:tc>
          <w:tcPr>
            <w:tcW w:w="450" w:type="dxa"/>
            <w:shd w:val="clear" w:color="auto" w:fill="F2F2F2"/>
            <w:vAlign w:val="center"/>
          </w:tcPr>
          <w:p w14:paraId="4578A1F3"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3FE9CB02"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Biện pháp thi công khác</w:t>
            </w:r>
          </w:p>
        </w:tc>
        <w:tc>
          <w:tcPr>
            <w:tcW w:w="1134" w:type="dxa"/>
            <w:shd w:val="clear" w:color="auto" w:fill="F2F2F2"/>
            <w:vAlign w:val="center"/>
          </w:tcPr>
          <w:p w14:paraId="071DDC81"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1FA0ED00"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7BB0CBF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488D16E6"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67B44580"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09DB3870"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3A10DA9C"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23EB3C20" w14:textId="77777777" w:rsidTr="00F32F10">
        <w:trPr>
          <w:cantSplit/>
          <w:jc w:val="center"/>
        </w:trPr>
        <w:tc>
          <w:tcPr>
            <w:tcW w:w="450" w:type="dxa"/>
            <w:vAlign w:val="center"/>
          </w:tcPr>
          <w:p w14:paraId="02ABB67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57</w:t>
            </w:r>
          </w:p>
        </w:tc>
        <w:tc>
          <w:tcPr>
            <w:tcW w:w="1813" w:type="dxa"/>
            <w:vAlign w:val="center"/>
          </w:tcPr>
          <w:p w14:paraId="108321DD" w14:textId="6320F3EF"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Lấp cát chèn cừ</w:t>
            </w:r>
            <w:r w:rsidR="00B140F0">
              <w:rPr>
                <w:rFonts w:ascii="Times New Roman" w:hAnsi="Times New Roman"/>
                <w:sz w:val="18"/>
                <w:szCs w:val="18"/>
              </w:rPr>
              <w:t>, lấp cát hố móng</w:t>
            </w:r>
          </w:p>
        </w:tc>
        <w:tc>
          <w:tcPr>
            <w:tcW w:w="1134" w:type="dxa"/>
            <w:vAlign w:val="center"/>
          </w:tcPr>
          <w:p w14:paraId="11B6C4BA"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BA5C8D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1216E5EE"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137F9EAD"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21F703B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4.475</w:t>
            </w:r>
          </w:p>
        </w:tc>
        <w:tc>
          <w:tcPr>
            <w:tcW w:w="1134" w:type="dxa"/>
            <w:vAlign w:val="center"/>
          </w:tcPr>
          <w:p w14:paraId="1C55D45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641.136</w:t>
            </w:r>
          </w:p>
        </w:tc>
        <w:tc>
          <w:tcPr>
            <w:tcW w:w="1422" w:type="dxa"/>
            <w:vAlign w:val="center"/>
          </w:tcPr>
          <w:p w14:paraId="23C050D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2.869.083.600</w:t>
            </w:r>
          </w:p>
        </w:tc>
      </w:tr>
      <w:tr w:rsidR="00255D5C" w:rsidRPr="002335CF" w14:paraId="28F35898" w14:textId="77777777" w:rsidTr="00F32F10">
        <w:trPr>
          <w:cantSplit/>
          <w:jc w:val="center"/>
        </w:trPr>
        <w:tc>
          <w:tcPr>
            <w:tcW w:w="450" w:type="dxa"/>
            <w:vAlign w:val="center"/>
          </w:tcPr>
          <w:p w14:paraId="126E6B8C"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lastRenderedPageBreak/>
              <w:t>64</w:t>
            </w:r>
          </w:p>
        </w:tc>
        <w:tc>
          <w:tcPr>
            <w:tcW w:w="1813" w:type="dxa"/>
            <w:vAlign w:val="center"/>
          </w:tcPr>
          <w:p w14:paraId="31209E1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chèn cừ M200</w:t>
            </w:r>
          </w:p>
        </w:tc>
        <w:tc>
          <w:tcPr>
            <w:tcW w:w="1134" w:type="dxa"/>
            <w:vAlign w:val="center"/>
          </w:tcPr>
          <w:p w14:paraId="4B5ED0F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F82AAE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22E35BB4"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0741BE91"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003880A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42</w:t>
            </w:r>
          </w:p>
        </w:tc>
        <w:tc>
          <w:tcPr>
            <w:tcW w:w="1134" w:type="dxa"/>
            <w:vAlign w:val="center"/>
          </w:tcPr>
          <w:p w14:paraId="12ACD83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2.066.531</w:t>
            </w:r>
          </w:p>
        </w:tc>
        <w:tc>
          <w:tcPr>
            <w:tcW w:w="1422" w:type="dxa"/>
            <w:vAlign w:val="center"/>
          </w:tcPr>
          <w:p w14:paraId="0BF09E3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86.794.302</w:t>
            </w:r>
          </w:p>
        </w:tc>
      </w:tr>
      <w:tr w:rsidR="00255D5C" w:rsidRPr="002335CF" w14:paraId="22BDACE2" w14:textId="77777777" w:rsidTr="00F32F10">
        <w:trPr>
          <w:cantSplit/>
          <w:jc w:val="center"/>
        </w:trPr>
        <w:tc>
          <w:tcPr>
            <w:tcW w:w="450" w:type="dxa"/>
            <w:vAlign w:val="center"/>
          </w:tcPr>
          <w:p w14:paraId="1A9A815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64</w:t>
            </w:r>
          </w:p>
        </w:tc>
        <w:tc>
          <w:tcPr>
            <w:tcW w:w="1813" w:type="dxa"/>
            <w:vAlign w:val="center"/>
          </w:tcPr>
          <w:p w14:paraId="3461970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Đánh mặt bê tông chống nứt</w:t>
            </w:r>
          </w:p>
        </w:tc>
        <w:tc>
          <w:tcPr>
            <w:tcW w:w="1134" w:type="dxa"/>
            <w:vAlign w:val="center"/>
          </w:tcPr>
          <w:p w14:paraId="1EEC34B3"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6AE773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4E21528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4.365,6</w:t>
            </w:r>
          </w:p>
        </w:tc>
        <w:tc>
          <w:tcPr>
            <w:tcW w:w="850" w:type="dxa"/>
            <w:vAlign w:val="center"/>
          </w:tcPr>
          <w:p w14:paraId="6F68BA9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16.327,8</w:t>
            </w:r>
          </w:p>
        </w:tc>
        <w:tc>
          <w:tcPr>
            <w:tcW w:w="851" w:type="dxa"/>
            <w:vAlign w:val="center"/>
          </w:tcPr>
          <w:p w14:paraId="1FCA5A9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20.693,4</w:t>
            </w:r>
          </w:p>
        </w:tc>
        <w:tc>
          <w:tcPr>
            <w:tcW w:w="1134" w:type="dxa"/>
            <w:vAlign w:val="center"/>
          </w:tcPr>
          <w:p w14:paraId="31022DE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16.028</w:t>
            </w:r>
          </w:p>
        </w:tc>
        <w:tc>
          <w:tcPr>
            <w:tcW w:w="1422" w:type="dxa"/>
            <w:vAlign w:val="center"/>
          </w:tcPr>
          <w:p w14:paraId="3BA7784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331.673.815</w:t>
            </w:r>
          </w:p>
        </w:tc>
      </w:tr>
      <w:tr w:rsidR="00255D5C" w:rsidRPr="002335CF" w14:paraId="6DF1FBF8" w14:textId="77777777" w:rsidTr="00F32F10">
        <w:trPr>
          <w:cantSplit/>
          <w:jc w:val="center"/>
        </w:trPr>
        <w:tc>
          <w:tcPr>
            <w:tcW w:w="450" w:type="dxa"/>
            <w:vAlign w:val="center"/>
          </w:tcPr>
          <w:p w14:paraId="619E2E5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66</w:t>
            </w:r>
          </w:p>
        </w:tc>
        <w:tc>
          <w:tcPr>
            <w:tcW w:w="1813" w:type="dxa"/>
            <w:vAlign w:val="center"/>
          </w:tcPr>
          <w:p w14:paraId="0C63DFED"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và lắp đặt mạch ngừng chia zone theo biện pháp thi công của Nhà thầu, có băng cản nước</w:t>
            </w:r>
          </w:p>
        </w:tc>
        <w:tc>
          <w:tcPr>
            <w:tcW w:w="1134" w:type="dxa"/>
            <w:vAlign w:val="center"/>
          </w:tcPr>
          <w:p w14:paraId="6E923C4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7B20081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md</w:t>
            </w:r>
          </w:p>
        </w:tc>
        <w:tc>
          <w:tcPr>
            <w:tcW w:w="851" w:type="dxa"/>
            <w:vAlign w:val="center"/>
          </w:tcPr>
          <w:p w14:paraId="16E394DB"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33D24D15"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25E3E8F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470</w:t>
            </w:r>
          </w:p>
        </w:tc>
        <w:tc>
          <w:tcPr>
            <w:tcW w:w="1134" w:type="dxa"/>
            <w:vAlign w:val="center"/>
          </w:tcPr>
          <w:p w14:paraId="336CE00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414.869</w:t>
            </w:r>
          </w:p>
        </w:tc>
        <w:tc>
          <w:tcPr>
            <w:tcW w:w="1422" w:type="dxa"/>
            <w:vAlign w:val="center"/>
          </w:tcPr>
          <w:p w14:paraId="72DB9BB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194.988.430</w:t>
            </w:r>
          </w:p>
        </w:tc>
      </w:tr>
      <w:tr w:rsidR="00255D5C" w:rsidRPr="002335CF" w14:paraId="50BD3F54" w14:textId="77777777" w:rsidTr="00F32F10">
        <w:trPr>
          <w:cantSplit/>
          <w:jc w:val="center"/>
        </w:trPr>
        <w:tc>
          <w:tcPr>
            <w:tcW w:w="450" w:type="dxa"/>
            <w:vAlign w:val="center"/>
          </w:tcPr>
          <w:p w14:paraId="775C4B5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67</w:t>
            </w:r>
          </w:p>
        </w:tc>
        <w:tc>
          <w:tcPr>
            <w:tcW w:w="1813" w:type="dxa"/>
            <w:vAlign w:val="center"/>
          </w:tcPr>
          <w:p w14:paraId="2AC3E26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và lắp đặt mạch ngừng chia zone theo biện pháp thi công của Nhà thầu không có băng cản nước</w:t>
            </w:r>
          </w:p>
        </w:tc>
        <w:tc>
          <w:tcPr>
            <w:tcW w:w="1134" w:type="dxa"/>
            <w:vAlign w:val="center"/>
          </w:tcPr>
          <w:p w14:paraId="37D1B5D4"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3395E2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md</w:t>
            </w:r>
          </w:p>
        </w:tc>
        <w:tc>
          <w:tcPr>
            <w:tcW w:w="851" w:type="dxa"/>
            <w:vAlign w:val="center"/>
          </w:tcPr>
          <w:p w14:paraId="4ADD0934"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1CB6FB58"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32D5153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550</w:t>
            </w:r>
          </w:p>
        </w:tc>
        <w:tc>
          <w:tcPr>
            <w:tcW w:w="1134" w:type="dxa"/>
            <w:vAlign w:val="center"/>
          </w:tcPr>
          <w:p w14:paraId="339BCC4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235.083</w:t>
            </w:r>
          </w:p>
        </w:tc>
        <w:tc>
          <w:tcPr>
            <w:tcW w:w="1422" w:type="dxa"/>
            <w:vAlign w:val="center"/>
          </w:tcPr>
          <w:p w14:paraId="7AF9805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129.295.650</w:t>
            </w:r>
          </w:p>
        </w:tc>
      </w:tr>
      <w:tr w:rsidR="00255D5C" w:rsidRPr="002335CF" w14:paraId="0CDAEC01" w14:textId="77777777" w:rsidTr="00F32F10">
        <w:trPr>
          <w:cantSplit/>
          <w:jc w:val="center"/>
        </w:trPr>
        <w:tc>
          <w:tcPr>
            <w:tcW w:w="450" w:type="dxa"/>
            <w:vAlign w:val="center"/>
          </w:tcPr>
          <w:p w14:paraId="07335C8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69</w:t>
            </w:r>
          </w:p>
        </w:tc>
        <w:tc>
          <w:tcPr>
            <w:tcW w:w="1813" w:type="dxa"/>
            <w:vAlign w:val="center"/>
          </w:tcPr>
          <w:p w14:paraId="58704BF4"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Phá dỡ sàn bịt ram dốc biện pháp/ sàn tăng cường</w:t>
            </w:r>
          </w:p>
        </w:tc>
        <w:tc>
          <w:tcPr>
            <w:tcW w:w="1134" w:type="dxa"/>
            <w:vAlign w:val="center"/>
          </w:tcPr>
          <w:p w14:paraId="671EA4F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DAC2D1E"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714B9C01"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7CACD6D5"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0DBAAEF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53,87</w:t>
            </w:r>
          </w:p>
        </w:tc>
        <w:tc>
          <w:tcPr>
            <w:tcW w:w="1134" w:type="dxa"/>
            <w:vAlign w:val="center"/>
          </w:tcPr>
          <w:p w14:paraId="4DD7819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1.602.840</w:t>
            </w:r>
          </w:p>
        </w:tc>
        <w:tc>
          <w:tcPr>
            <w:tcW w:w="1422" w:type="dxa"/>
            <w:vAlign w:val="center"/>
          </w:tcPr>
          <w:p w14:paraId="5F925BD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86.336.977</w:t>
            </w:r>
          </w:p>
        </w:tc>
      </w:tr>
      <w:tr w:rsidR="00255D5C" w:rsidRPr="002335CF" w14:paraId="36A0BABD" w14:textId="77777777" w:rsidTr="00F32F10">
        <w:trPr>
          <w:cantSplit/>
          <w:jc w:val="center"/>
        </w:trPr>
        <w:tc>
          <w:tcPr>
            <w:tcW w:w="450" w:type="dxa"/>
            <w:vAlign w:val="center"/>
          </w:tcPr>
          <w:p w14:paraId="459C971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70</w:t>
            </w:r>
          </w:p>
        </w:tc>
        <w:tc>
          <w:tcPr>
            <w:tcW w:w="1813" w:type="dxa"/>
            <w:vAlign w:val="center"/>
          </w:tcPr>
          <w:p w14:paraId="235E0895"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Vận chuyển bê tông phá dỡ sàn bịt ram dốc biện pháp/ sàn tăng cường tương đương đất cấp IV ra khói công trình</w:t>
            </w:r>
          </w:p>
        </w:tc>
        <w:tc>
          <w:tcPr>
            <w:tcW w:w="1134" w:type="dxa"/>
            <w:vAlign w:val="center"/>
          </w:tcPr>
          <w:p w14:paraId="697BF5D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392743F"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34827180"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0B490276"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0AF01CD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53,87</w:t>
            </w:r>
          </w:p>
        </w:tc>
        <w:tc>
          <w:tcPr>
            <w:tcW w:w="1134" w:type="dxa"/>
            <w:vAlign w:val="center"/>
          </w:tcPr>
          <w:p w14:paraId="38904CB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267.140</w:t>
            </w:r>
          </w:p>
        </w:tc>
        <w:tc>
          <w:tcPr>
            <w:tcW w:w="1422" w:type="dxa"/>
            <w:vAlign w:val="center"/>
          </w:tcPr>
          <w:p w14:paraId="12DCAB3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14.389.496</w:t>
            </w:r>
          </w:p>
        </w:tc>
      </w:tr>
      <w:tr w:rsidR="00255D5C" w:rsidRPr="002335CF" w14:paraId="62545ACC" w14:textId="77777777" w:rsidTr="00F32F10">
        <w:trPr>
          <w:cantSplit/>
          <w:jc w:val="center"/>
        </w:trPr>
        <w:tc>
          <w:tcPr>
            <w:tcW w:w="450" w:type="dxa"/>
            <w:vAlign w:val="center"/>
          </w:tcPr>
          <w:p w14:paraId="4F28BE2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71</w:t>
            </w:r>
          </w:p>
        </w:tc>
        <w:tc>
          <w:tcPr>
            <w:tcW w:w="1813" w:type="dxa"/>
            <w:vAlign w:val="center"/>
          </w:tcPr>
          <w:p w14:paraId="6912A6D1" w14:textId="77777777" w:rsidR="00255D5C" w:rsidRPr="002335CF" w:rsidRDefault="00981654" w:rsidP="00A64E91">
            <w:pPr>
              <w:spacing w:after="120" w:line="276" w:lineRule="auto"/>
              <w:rPr>
                <w:rFonts w:ascii="Times New Roman" w:hAnsi="Times New Roman"/>
                <w:sz w:val="18"/>
                <w:szCs w:val="18"/>
              </w:rPr>
            </w:pPr>
            <w:r w:rsidRPr="00D51565">
              <w:rPr>
                <w:rFonts w:ascii="Times New Roman" w:hAnsi="Times New Roman"/>
                <w:color w:val="000000" w:themeColor="text1"/>
                <w:sz w:val="18"/>
                <w:szCs w:val="18"/>
              </w:rPr>
              <w:t>Gia cố nền đất yếu (Bao gồm rải phên nứa chống chình và trạc rải gia cố đường giao thông, kho bãi)</w:t>
            </w:r>
          </w:p>
        </w:tc>
        <w:tc>
          <w:tcPr>
            <w:tcW w:w="1134" w:type="dxa"/>
            <w:vAlign w:val="center"/>
          </w:tcPr>
          <w:p w14:paraId="0B968DED"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9CF631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Gói</w:t>
            </w:r>
          </w:p>
        </w:tc>
        <w:tc>
          <w:tcPr>
            <w:tcW w:w="851" w:type="dxa"/>
            <w:vAlign w:val="center"/>
          </w:tcPr>
          <w:p w14:paraId="1419205B"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22FB02F9"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12ADE1F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w:t>
            </w:r>
          </w:p>
        </w:tc>
        <w:tc>
          <w:tcPr>
            <w:tcW w:w="1134" w:type="dxa"/>
            <w:vAlign w:val="center"/>
          </w:tcPr>
          <w:p w14:paraId="33C2ED4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641.136.129</w:t>
            </w:r>
          </w:p>
        </w:tc>
        <w:tc>
          <w:tcPr>
            <w:tcW w:w="1422" w:type="dxa"/>
            <w:vAlign w:val="center"/>
          </w:tcPr>
          <w:p w14:paraId="581615E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641.136.129</w:t>
            </w:r>
          </w:p>
        </w:tc>
      </w:tr>
      <w:tr w:rsidR="00255D5C" w:rsidRPr="002335CF" w14:paraId="167CECCF" w14:textId="77777777" w:rsidTr="00F32F10">
        <w:trPr>
          <w:cantSplit/>
          <w:jc w:val="center"/>
        </w:trPr>
        <w:tc>
          <w:tcPr>
            <w:tcW w:w="450" w:type="dxa"/>
            <w:vAlign w:val="center"/>
          </w:tcPr>
          <w:p w14:paraId="592C304E"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72</w:t>
            </w:r>
          </w:p>
        </w:tc>
        <w:tc>
          <w:tcPr>
            <w:tcW w:w="1813" w:type="dxa"/>
            <w:vAlign w:val="center"/>
          </w:tcPr>
          <w:p w14:paraId="0F460545"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Thu nước hố móng/ hạ mực nước ngầm</w:t>
            </w:r>
          </w:p>
        </w:tc>
        <w:tc>
          <w:tcPr>
            <w:tcW w:w="1134" w:type="dxa"/>
            <w:vAlign w:val="center"/>
          </w:tcPr>
          <w:p w14:paraId="0C44CEE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6C16B06"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Gói</w:t>
            </w:r>
          </w:p>
        </w:tc>
        <w:tc>
          <w:tcPr>
            <w:tcW w:w="851" w:type="dxa"/>
            <w:vAlign w:val="center"/>
          </w:tcPr>
          <w:p w14:paraId="0533A47E"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293A2B0D"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37924AD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w:t>
            </w:r>
          </w:p>
        </w:tc>
        <w:tc>
          <w:tcPr>
            <w:tcW w:w="1134" w:type="dxa"/>
            <w:vAlign w:val="center"/>
          </w:tcPr>
          <w:p w14:paraId="024D1D8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534.280.107</w:t>
            </w:r>
          </w:p>
        </w:tc>
        <w:tc>
          <w:tcPr>
            <w:tcW w:w="1422" w:type="dxa"/>
            <w:vAlign w:val="center"/>
          </w:tcPr>
          <w:p w14:paraId="63718EB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534.280.107</w:t>
            </w:r>
          </w:p>
        </w:tc>
      </w:tr>
      <w:tr w:rsidR="00255D5C" w:rsidRPr="002335CF" w14:paraId="3576F214" w14:textId="77777777" w:rsidTr="00F32F10">
        <w:trPr>
          <w:cantSplit/>
          <w:jc w:val="center"/>
        </w:trPr>
        <w:tc>
          <w:tcPr>
            <w:tcW w:w="450" w:type="dxa"/>
            <w:shd w:val="clear" w:color="auto" w:fill="F2F2F2"/>
            <w:vAlign w:val="center"/>
          </w:tcPr>
          <w:p w14:paraId="5195820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VII</w:t>
            </w:r>
          </w:p>
        </w:tc>
        <w:tc>
          <w:tcPr>
            <w:tcW w:w="1813" w:type="dxa"/>
            <w:shd w:val="clear" w:color="auto" w:fill="F2F2F2"/>
            <w:vAlign w:val="center"/>
          </w:tcPr>
          <w:p w14:paraId="6FA98B7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MÓNG CẨU THÁP</w:t>
            </w:r>
          </w:p>
        </w:tc>
        <w:tc>
          <w:tcPr>
            <w:tcW w:w="1134" w:type="dxa"/>
            <w:shd w:val="clear" w:color="auto" w:fill="F2F2F2"/>
            <w:vAlign w:val="center"/>
          </w:tcPr>
          <w:p w14:paraId="5659823E"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42E66F26"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1D42CA7E"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265EF467"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23D2E8D7"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6D3B3647"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139E282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640.092.150</w:t>
            </w:r>
          </w:p>
        </w:tc>
      </w:tr>
      <w:tr w:rsidR="00255D5C" w:rsidRPr="00D51565" w14:paraId="553C35C3" w14:textId="77777777" w:rsidTr="00F32F10">
        <w:trPr>
          <w:cantSplit/>
          <w:jc w:val="center"/>
        </w:trPr>
        <w:tc>
          <w:tcPr>
            <w:tcW w:w="450" w:type="dxa"/>
            <w:vAlign w:val="center"/>
          </w:tcPr>
          <w:p w14:paraId="2F31AC8D" w14:textId="77777777" w:rsidR="00255D5C" w:rsidRPr="00D51565" w:rsidRDefault="00981654" w:rsidP="00A64E91">
            <w:pPr>
              <w:spacing w:after="120" w:line="276" w:lineRule="auto"/>
              <w:jc w:val="center"/>
              <w:rPr>
                <w:rFonts w:ascii="Times New Roman" w:hAnsi="Times New Roman"/>
                <w:sz w:val="18"/>
                <w:szCs w:val="18"/>
              </w:rPr>
            </w:pPr>
            <w:r w:rsidRPr="00D51565">
              <w:rPr>
                <w:rFonts w:ascii="Times New Roman" w:hAnsi="Times New Roman"/>
                <w:sz w:val="18"/>
                <w:szCs w:val="18"/>
              </w:rPr>
              <w:t>74</w:t>
            </w:r>
          </w:p>
        </w:tc>
        <w:tc>
          <w:tcPr>
            <w:tcW w:w="1813" w:type="dxa"/>
            <w:vAlign w:val="center"/>
          </w:tcPr>
          <w:p w14:paraId="1FB57B69"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sz w:val="18"/>
                <w:szCs w:val="18"/>
              </w:rPr>
              <w:t>Chi phí móng cẩu tháp</w:t>
            </w:r>
          </w:p>
        </w:tc>
        <w:tc>
          <w:tcPr>
            <w:tcW w:w="1134" w:type="dxa"/>
            <w:vAlign w:val="center"/>
          </w:tcPr>
          <w:p w14:paraId="104C2AFD"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sz w:val="18"/>
                <w:szCs w:val="18"/>
              </w:rPr>
              <w:t>Không bao gồm cọc của móng cẩu tháp, phá dỡ móng, cọc (Giai đoạn sau)</w:t>
            </w:r>
          </w:p>
        </w:tc>
        <w:tc>
          <w:tcPr>
            <w:tcW w:w="567" w:type="dxa"/>
            <w:vAlign w:val="center"/>
          </w:tcPr>
          <w:p w14:paraId="5519D618" w14:textId="77777777" w:rsidR="00255D5C" w:rsidRPr="00D51565" w:rsidRDefault="00981654" w:rsidP="00A64E91">
            <w:pPr>
              <w:spacing w:after="120" w:line="276" w:lineRule="auto"/>
              <w:jc w:val="center"/>
              <w:rPr>
                <w:rFonts w:ascii="Times New Roman" w:hAnsi="Times New Roman"/>
                <w:sz w:val="18"/>
                <w:szCs w:val="18"/>
              </w:rPr>
            </w:pPr>
            <w:r w:rsidRPr="00D51565">
              <w:rPr>
                <w:rFonts w:ascii="Times New Roman" w:hAnsi="Times New Roman"/>
                <w:sz w:val="18"/>
                <w:szCs w:val="18"/>
              </w:rPr>
              <w:t>gói</w:t>
            </w:r>
          </w:p>
        </w:tc>
        <w:tc>
          <w:tcPr>
            <w:tcW w:w="851" w:type="dxa"/>
            <w:vAlign w:val="center"/>
          </w:tcPr>
          <w:p w14:paraId="5B373AAC" w14:textId="77777777" w:rsidR="00255D5C" w:rsidRPr="00D51565" w:rsidRDefault="00255D5C" w:rsidP="00A64E91">
            <w:pPr>
              <w:spacing w:after="120" w:line="276" w:lineRule="auto"/>
              <w:jc w:val="right"/>
              <w:rPr>
                <w:rFonts w:ascii="Times New Roman" w:hAnsi="Times New Roman"/>
                <w:sz w:val="18"/>
                <w:szCs w:val="18"/>
              </w:rPr>
            </w:pPr>
          </w:p>
        </w:tc>
        <w:tc>
          <w:tcPr>
            <w:tcW w:w="850" w:type="dxa"/>
            <w:vAlign w:val="center"/>
          </w:tcPr>
          <w:p w14:paraId="70D2BE29" w14:textId="77777777" w:rsidR="00255D5C" w:rsidRPr="00D51565" w:rsidRDefault="00255D5C" w:rsidP="00A64E91">
            <w:pPr>
              <w:spacing w:after="120" w:line="276" w:lineRule="auto"/>
              <w:jc w:val="right"/>
              <w:rPr>
                <w:rFonts w:ascii="Times New Roman" w:hAnsi="Times New Roman"/>
                <w:sz w:val="18"/>
                <w:szCs w:val="18"/>
              </w:rPr>
            </w:pPr>
          </w:p>
        </w:tc>
        <w:tc>
          <w:tcPr>
            <w:tcW w:w="851" w:type="dxa"/>
            <w:vAlign w:val="center"/>
          </w:tcPr>
          <w:p w14:paraId="5FD61764"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sz w:val="18"/>
                <w:szCs w:val="18"/>
              </w:rPr>
              <w:t>1</w:t>
            </w:r>
          </w:p>
        </w:tc>
        <w:tc>
          <w:tcPr>
            <w:tcW w:w="1134" w:type="dxa"/>
            <w:vAlign w:val="center"/>
          </w:tcPr>
          <w:p w14:paraId="334C31C5"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sz w:val="18"/>
                <w:szCs w:val="18"/>
              </w:rPr>
              <w:t>640.092.150</w:t>
            </w:r>
          </w:p>
        </w:tc>
        <w:tc>
          <w:tcPr>
            <w:tcW w:w="1422" w:type="dxa"/>
            <w:vAlign w:val="center"/>
          </w:tcPr>
          <w:p w14:paraId="0D1E0F43"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640.092.150</w:t>
            </w:r>
          </w:p>
        </w:tc>
      </w:tr>
      <w:tr w:rsidR="00255D5C" w:rsidRPr="00D51565" w14:paraId="686D2511" w14:textId="77777777" w:rsidTr="00F32F10">
        <w:trPr>
          <w:cantSplit/>
          <w:jc w:val="center"/>
        </w:trPr>
        <w:tc>
          <w:tcPr>
            <w:tcW w:w="7650" w:type="dxa"/>
            <w:gridSpan w:val="8"/>
            <w:shd w:val="clear" w:color="auto" w:fill="F2F2F2"/>
            <w:vAlign w:val="center"/>
          </w:tcPr>
          <w:p w14:paraId="01E74B11"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b/>
                <w:bCs/>
                <w:sz w:val="18"/>
                <w:szCs w:val="18"/>
              </w:rPr>
              <w:t>TỔNG CỘNG</w:t>
            </w:r>
          </w:p>
        </w:tc>
        <w:tc>
          <w:tcPr>
            <w:tcW w:w="1422" w:type="dxa"/>
            <w:shd w:val="clear" w:color="auto" w:fill="F2F2F2"/>
            <w:vAlign w:val="center"/>
          </w:tcPr>
          <w:p w14:paraId="21377AC2"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171.752.592.893</w:t>
            </w:r>
          </w:p>
        </w:tc>
      </w:tr>
      <w:tr w:rsidR="00255D5C" w:rsidRPr="00D51565" w14:paraId="48BD2349" w14:textId="77777777" w:rsidTr="00F32F10">
        <w:trPr>
          <w:cantSplit/>
          <w:jc w:val="center"/>
        </w:trPr>
        <w:tc>
          <w:tcPr>
            <w:tcW w:w="7650" w:type="dxa"/>
            <w:gridSpan w:val="8"/>
            <w:shd w:val="clear" w:color="auto" w:fill="F2F2F2"/>
            <w:vAlign w:val="center"/>
          </w:tcPr>
          <w:p w14:paraId="3E33DDAF"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b/>
                <w:bCs/>
                <w:sz w:val="18"/>
                <w:szCs w:val="18"/>
              </w:rPr>
              <w:t>Chi phí chung (trọn gói)</w:t>
            </w:r>
          </w:p>
        </w:tc>
        <w:tc>
          <w:tcPr>
            <w:tcW w:w="1422" w:type="dxa"/>
            <w:shd w:val="clear" w:color="auto" w:fill="F2F2F2"/>
            <w:vAlign w:val="center"/>
          </w:tcPr>
          <w:p w14:paraId="66CC5A9D"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20.778.337.000</w:t>
            </w:r>
          </w:p>
        </w:tc>
      </w:tr>
      <w:tr w:rsidR="00255D5C" w:rsidRPr="00D51565" w14:paraId="59863661" w14:textId="77777777" w:rsidTr="00F32F10">
        <w:trPr>
          <w:cantSplit/>
          <w:jc w:val="center"/>
        </w:trPr>
        <w:tc>
          <w:tcPr>
            <w:tcW w:w="7650" w:type="dxa"/>
            <w:gridSpan w:val="8"/>
            <w:shd w:val="clear" w:color="auto" w:fill="F2F2F2"/>
            <w:vAlign w:val="center"/>
          </w:tcPr>
          <w:p w14:paraId="1AFF70BA"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b/>
                <w:bCs/>
                <w:sz w:val="18"/>
                <w:szCs w:val="18"/>
              </w:rPr>
              <w:t>Cẩu tháp (trọn gói)</w:t>
            </w:r>
          </w:p>
        </w:tc>
        <w:tc>
          <w:tcPr>
            <w:tcW w:w="1422" w:type="dxa"/>
            <w:shd w:val="clear" w:color="auto" w:fill="F2F2F2"/>
            <w:vAlign w:val="center"/>
          </w:tcPr>
          <w:p w14:paraId="549454CE"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7.402.649.000</w:t>
            </w:r>
          </w:p>
        </w:tc>
      </w:tr>
      <w:tr w:rsidR="00255D5C" w:rsidRPr="00D51565" w14:paraId="7EC041F1" w14:textId="77777777" w:rsidTr="00F32F10">
        <w:trPr>
          <w:cantSplit/>
          <w:jc w:val="center"/>
        </w:trPr>
        <w:tc>
          <w:tcPr>
            <w:tcW w:w="7650" w:type="dxa"/>
            <w:gridSpan w:val="8"/>
            <w:shd w:val="clear" w:color="auto" w:fill="F2F2F2"/>
            <w:vAlign w:val="center"/>
          </w:tcPr>
          <w:p w14:paraId="0CE11563"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b/>
                <w:bCs/>
                <w:sz w:val="18"/>
                <w:szCs w:val="18"/>
              </w:rPr>
              <w:t>TỔNG GIÁ TRỊ HỢP ĐỒNG TRƯỚC THUẾ</w:t>
            </w:r>
          </w:p>
        </w:tc>
        <w:tc>
          <w:tcPr>
            <w:tcW w:w="1422" w:type="dxa"/>
            <w:shd w:val="clear" w:color="auto" w:fill="F2F2F2"/>
            <w:vAlign w:val="center"/>
          </w:tcPr>
          <w:p w14:paraId="31FE2AE4"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199.933.578.893</w:t>
            </w:r>
          </w:p>
        </w:tc>
      </w:tr>
      <w:tr w:rsidR="00255D5C" w:rsidRPr="00D51565" w14:paraId="7A505808" w14:textId="77777777" w:rsidTr="00F32F10">
        <w:trPr>
          <w:cantSplit/>
          <w:jc w:val="center"/>
        </w:trPr>
        <w:tc>
          <w:tcPr>
            <w:tcW w:w="7650" w:type="dxa"/>
            <w:gridSpan w:val="8"/>
            <w:shd w:val="clear" w:color="auto" w:fill="F2F2F2"/>
            <w:vAlign w:val="center"/>
          </w:tcPr>
          <w:p w14:paraId="30AEC7F1"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b/>
                <w:bCs/>
                <w:sz w:val="18"/>
                <w:szCs w:val="18"/>
              </w:rPr>
              <w:t>THUẾ GTGT 8%</w:t>
            </w:r>
          </w:p>
        </w:tc>
        <w:tc>
          <w:tcPr>
            <w:tcW w:w="1422" w:type="dxa"/>
            <w:shd w:val="clear" w:color="auto" w:fill="F2F2F2"/>
            <w:vAlign w:val="center"/>
          </w:tcPr>
          <w:p w14:paraId="3C393919"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15.994.686.311</w:t>
            </w:r>
          </w:p>
        </w:tc>
      </w:tr>
      <w:tr w:rsidR="00255D5C" w:rsidRPr="002335CF" w14:paraId="7D644C86" w14:textId="77777777" w:rsidTr="00F32F10">
        <w:trPr>
          <w:cantSplit/>
          <w:jc w:val="center"/>
        </w:trPr>
        <w:tc>
          <w:tcPr>
            <w:tcW w:w="7650" w:type="dxa"/>
            <w:gridSpan w:val="8"/>
            <w:shd w:val="clear" w:color="auto" w:fill="F2F2F2"/>
            <w:vAlign w:val="center"/>
          </w:tcPr>
          <w:p w14:paraId="774E36F2"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b/>
                <w:bCs/>
                <w:sz w:val="18"/>
                <w:szCs w:val="18"/>
              </w:rPr>
              <w:t>TỔNG GIÁ TRỊ HỢP ĐỒNG SAU THUẾ</w:t>
            </w:r>
          </w:p>
        </w:tc>
        <w:tc>
          <w:tcPr>
            <w:tcW w:w="1422" w:type="dxa"/>
            <w:shd w:val="clear" w:color="auto" w:fill="F2F2F2"/>
            <w:vAlign w:val="center"/>
          </w:tcPr>
          <w:p w14:paraId="0E9ECE7D" w14:textId="77777777" w:rsidR="00255D5C" w:rsidRPr="002335CF" w:rsidRDefault="00981654"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215.928.265.204</w:t>
            </w:r>
          </w:p>
        </w:tc>
      </w:tr>
    </w:tbl>
    <w:p w14:paraId="142DC16F" w14:textId="77777777" w:rsidR="00CA57DD" w:rsidRPr="00DF0BA4" w:rsidRDefault="00CA57DD" w:rsidP="00A64E91">
      <w:pPr>
        <w:spacing w:after="120" w:line="276" w:lineRule="auto"/>
        <w:rPr>
          <w:rFonts w:ascii="Times New Roman" w:hAnsi="Times New Roman"/>
          <w:sz w:val="26"/>
          <w:szCs w:val="26"/>
        </w:rPr>
      </w:pPr>
      <w:r w:rsidRPr="00DF0BA4">
        <w:rPr>
          <w:rFonts w:ascii="Times New Roman" w:hAnsi="Times New Roman"/>
          <w:bCs/>
          <w:i/>
          <w:sz w:val="26"/>
          <w:szCs w:val="26"/>
        </w:rPr>
        <w:br w:type="page"/>
      </w:r>
    </w:p>
    <w:p w14:paraId="7928C454" w14:textId="77777777" w:rsidR="002335CF" w:rsidRPr="002335CF" w:rsidRDefault="002335CF" w:rsidP="002335CF">
      <w:pPr>
        <w:spacing w:line="276" w:lineRule="auto"/>
        <w:jc w:val="center"/>
        <w:rPr>
          <w:highlight w:val="yellow"/>
        </w:rPr>
      </w:pPr>
      <w:r w:rsidRPr="002335CF">
        <w:rPr>
          <w:rFonts w:ascii="Times New Roman" w:hAnsi="Times New Roman"/>
          <w:b/>
          <w:bCs/>
          <w:sz w:val="26"/>
          <w:szCs w:val="26"/>
          <w:highlight w:val="yellow"/>
        </w:rPr>
        <w:lastRenderedPageBreak/>
        <w:t>BIỂU 02</w:t>
      </w:r>
    </w:p>
    <w:p w14:paraId="2C00C985" w14:textId="77777777" w:rsidR="002335CF" w:rsidRPr="002335CF" w:rsidRDefault="002335CF" w:rsidP="002335CF">
      <w:pPr>
        <w:spacing w:line="276" w:lineRule="auto"/>
        <w:jc w:val="center"/>
        <w:rPr>
          <w:highlight w:val="yellow"/>
        </w:rPr>
      </w:pPr>
      <w:r w:rsidRPr="002335CF">
        <w:rPr>
          <w:rFonts w:ascii="Times New Roman" w:hAnsi="Times New Roman"/>
          <w:b/>
          <w:bCs/>
          <w:sz w:val="26"/>
          <w:szCs w:val="26"/>
          <w:highlight w:val="yellow"/>
        </w:rPr>
        <w:t>PHẠM VI CÔNG VIỆC, CÁCH TÍNH KHỐI LƯỢNG VÀ BAO HÀM ĐƠN GIÁ</w:t>
      </w:r>
    </w:p>
    <w:p w14:paraId="353FC8A9" w14:textId="77777777" w:rsidR="002335CF" w:rsidRDefault="002335CF" w:rsidP="002335CF">
      <w:pPr>
        <w:spacing w:after="200" w:line="276" w:lineRule="auto"/>
        <w:jc w:val="center"/>
      </w:pPr>
      <w:r w:rsidRPr="002335CF">
        <w:rPr>
          <w:rFonts w:ascii="Times New Roman" w:hAnsi="Times New Roman"/>
          <w:i/>
          <w:iCs/>
          <w:sz w:val="26"/>
          <w:szCs w:val="26"/>
          <w:highlight w:val="yellow"/>
        </w:rPr>
        <w:t>(Kèm theo hợp đồng số ……/2026/HĐ/VNCNEC-…… ngày …… tháng …… năm 2026)</w:t>
      </w:r>
    </w:p>
    <w:p w14:paraId="6B01D0F6" w14:textId="77777777" w:rsidR="002335CF" w:rsidRDefault="002335CF" w:rsidP="002335CF">
      <w:pPr>
        <w:spacing w:after="80" w:line="276" w:lineRule="auto"/>
        <w:jc w:val="both"/>
      </w:pPr>
      <w:r>
        <w:rPr>
          <w:rFonts w:ascii="Times New Roman" w:hAnsi="Times New Roman"/>
          <w:b/>
          <w:bCs/>
          <w:sz w:val="26"/>
          <w:szCs w:val="26"/>
        </w:rPr>
        <w:t>I. Phạm vi công việc</w:t>
      </w:r>
    </w:p>
    <w:p w14:paraId="3FBA57D7" w14:textId="77777777" w:rsidR="002335CF" w:rsidRDefault="002335CF" w:rsidP="002335CF">
      <w:pPr>
        <w:spacing w:after="80" w:line="276" w:lineRule="auto"/>
        <w:jc w:val="both"/>
      </w:pPr>
      <w:r>
        <w:rPr>
          <w:rFonts w:ascii="Times New Roman" w:hAnsi="Times New Roman"/>
          <w:sz w:val="26"/>
          <w:szCs w:val="26"/>
        </w:rPr>
        <w:t>Bên B thực hiện thi công Phần ngầm theo Điều 1.20 Hợp đồng, bao gồm nhưng không giới hạn các công việc sau:</w:t>
      </w:r>
    </w:p>
    <w:p w14:paraId="6AC8B14A" w14:textId="77777777" w:rsidR="002335CF" w:rsidRDefault="002335CF" w:rsidP="002335CF">
      <w:pPr>
        <w:spacing w:after="80" w:line="276" w:lineRule="auto"/>
        <w:jc w:val="both"/>
      </w:pPr>
      <w:r>
        <w:rPr>
          <w:rFonts w:ascii="Times New Roman" w:hAnsi="Times New Roman"/>
          <w:sz w:val="26"/>
          <w:szCs w:val="26"/>
        </w:rPr>
        <w:t>1. Tiếp nhận, quản lý mặt bằng thi công, hố móng do Bên A, Nhà thầu khác bàn giao; tiếp nhận và bảo vệ tim, cốt, mốc giới Công trình trong khi thi công.</w:t>
      </w:r>
    </w:p>
    <w:p w14:paraId="30464A16" w14:textId="77777777" w:rsidR="002335CF" w:rsidRDefault="002335CF" w:rsidP="002335CF">
      <w:pPr>
        <w:spacing w:after="80" w:line="276" w:lineRule="auto"/>
        <w:jc w:val="both"/>
      </w:pPr>
      <w:r>
        <w:rPr>
          <w:rFonts w:ascii="Times New Roman" w:hAnsi="Times New Roman"/>
          <w:sz w:val="26"/>
          <w:szCs w:val="26"/>
        </w:rPr>
        <w:t>2. Chuẩn bị đường công vụ, mặt bằng đứng máy, bãi gia công cốt thép và các hạng mục phụ trợ cần thiết; vận hành cầu rửa xe, hệ thống điện tạm, chiếu sáng và hàng rào do Bên A bàn giao theo Biểu 03.</w:t>
      </w:r>
    </w:p>
    <w:p w14:paraId="1394FE8B" w14:textId="77777777" w:rsidR="002335CF" w:rsidRDefault="002335CF" w:rsidP="002335CF">
      <w:pPr>
        <w:spacing w:after="80" w:line="276" w:lineRule="auto"/>
        <w:jc w:val="both"/>
      </w:pPr>
      <w:r>
        <w:rPr>
          <w:rFonts w:ascii="Times New Roman" w:hAnsi="Times New Roman"/>
          <w:sz w:val="26"/>
          <w:szCs w:val="26"/>
        </w:rPr>
        <w:t>3. Cung cấp toàn bộ nhân công, máy, thiết bị thi công, vật liệu chính và vật liệu phụ cho thi công hệ cừ, văng chống; kết cấu bê tông cốt thép phần ngầm đến cao độ ±0.00; bể nước sinh hoạt, bể nước PCCC, bể nước xử lý nước thải; móng cẩu tháp; chống thấm phần ngầm theo Hồ sơ thiết kế, Chỉ dẫn kỹ thuật và Hợp đồng.</w:t>
      </w:r>
    </w:p>
    <w:p w14:paraId="55F5D816" w14:textId="77777777" w:rsidR="002335CF" w:rsidRDefault="002335CF" w:rsidP="002335CF">
      <w:pPr>
        <w:spacing w:after="80" w:line="276" w:lineRule="auto"/>
        <w:jc w:val="both"/>
      </w:pPr>
      <w:r>
        <w:rPr>
          <w:rFonts w:ascii="Times New Roman" w:hAnsi="Times New Roman"/>
          <w:sz w:val="26"/>
          <w:szCs w:val="26"/>
        </w:rPr>
        <w:t>4. Lập tiến độ thi công chi tiết, biện pháp thi công, danh mục máy móc thiết bị; thuê tư vấn thẩm tra biện pháp thi công hệ cừ, văng chống; lập trình tự đào đất phối hợp với Nhà thầu khác theo Điều 4.2 Hợp đồng.</w:t>
      </w:r>
    </w:p>
    <w:p w14:paraId="536FA9AB" w14:textId="77777777" w:rsidR="002335CF" w:rsidRDefault="002335CF" w:rsidP="002335CF">
      <w:pPr>
        <w:spacing w:after="80" w:line="276" w:lineRule="auto"/>
        <w:jc w:val="both"/>
      </w:pPr>
      <w:r>
        <w:rPr>
          <w:rFonts w:ascii="Times New Roman" w:hAnsi="Times New Roman"/>
          <w:sz w:val="26"/>
          <w:szCs w:val="26"/>
        </w:rPr>
        <w:t>5. Cung cấp, lắp dựng, duy trì, tháo dỡ hệ cừ, văng chống; vận hành liên tục hệ thống hạ mực nước ngầm, tiêu thoát nước hố móng; kiểm soát, duy trì ổn định hệ chống đỡ tạm trên cơ sở kết quả quan trắc do Bên A cung cấp.</w:t>
      </w:r>
    </w:p>
    <w:p w14:paraId="7DCCF19D" w14:textId="77777777" w:rsidR="002335CF" w:rsidRDefault="002335CF" w:rsidP="002335CF">
      <w:pPr>
        <w:spacing w:after="80" w:line="276" w:lineRule="auto"/>
        <w:jc w:val="both"/>
      </w:pPr>
      <w:r>
        <w:rPr>
          <w:rFonts w:ascii="Times New Roman" w:hAnsi="Times New Roman"/>
          <w:sz w:val="26"/>
          <w:szCs w:val="26"/>
        </w:rPr>
        <w:t>6. Tuyển dụng, đào tạo, tổ chức, quản lý và giám sát lao động trên Công trường; bảo đảm người lao động được hướng dẫn phương pháp làm việc và an toàn lao động, vệ sinh môi trường.</w:t>
      </w:r>
    </w:p>
    <w:p w14:paraId="3A5E14D6" w14:textId="77777777" w:rsidR="002335CF" w:rsidRDefault="002335CF" w:rsidP="002335CF">
      <w:pPr>
        <w:spacing w:after="80" w:line="276" w:lineRule="auto"/>
        <w:jc w:val="both"/>
      </w:pPr>
      <w:r>
        <w:rPr>
          <w:rFonts w:ascii="Times New Roman" w:hAnsi="Times New Roman"/>
          <w:sz w:val="26"/>
          <w:szCs w:val="26"/>
        </w:rPr>
        <w:t>7. Cung cấp, quản lý việc đi lại trong khu vực thi công của Bên B; việc đến và đi từ Công trường một cách an toàn, có trật tự đối với nhân lực của Bên B.</w:t>
      </w:r>
    </w:p>
    <w:p w14:paraId="465238DF" w14:textId="77777777" w:rsidR="002335CF" w:rsidRDefault="002335CF" w:rsidP="002335CF">
      <w:pPr>
        <w:spacing w:after="80" w:line="276" w:lineRule="auto"/>
        <w:jc w:val="both"/>
      </w:pPr>
      <w:r>
        <w:rPr>
          <w:rFonts w:ascii="Times New Roman" w:hAnsi="Times New Roman"/>
          <w:sz w:val="26"/>
          <w:szCs w:val="26"/>
        </w:rPr>
        <w:t>8. Thu xếp vận chuyển, lưu kho, bảo quản vật tư, thiết bị; thủ tục hải quan đối với vật tư, thiết bị nhập khẩu (nếu có).</w:t>
      </w:r>
    </w:p>
    <w:p w14:paraId="5B5CA8C3" w14:textId="77777777" w:rsidR="002335CF" w:rsidRDefault="002335CF" w:rsidP="002335CF">
      <w:pPr>
        <w:spacing w:after="80" w:line="276" w:lineRule="auto"/>
        <w:jc w:val="both"/>
      </w:pPr>
      <w:r>
        <w:rPr>
          <w:rFonts w:ascii="Times New Roman" w:hAnsi="Times New Roman"/>
          <w:sz w:val="26"/>
          <w:szCs w:val="26"/>
        </w:rPr>
        <w:t>9. Cung cấp hồ sơ, tài liệu, làm việc với cơ quan, tổ chức liên quan trong phạm vi cho phép để có các giấy phép cần thiết (văn bản chấp thuận, giấy kiểm định, đăng kiểm, đăng ký...) cho thiết bị, nhân lực của Bên B.</w:t>
      </w:r>
    </w:p>
    <w:p w14:paraId="0CC3344F" w14:textId="77777777" w:rsidR="002335CF" w:rsidRDefault="002335CF" w:rsidP="002335CF">
      <w:pPr>
        <w:spacing w:after="80" w:line="276" w:lineRule="auto"/>
        <w:jc w:val="both"/>
      </w:pPr>
      <w:r>
        <w:rPr>
          <w:rFonts w:ascii="Times New Roman" w:hAnsi="Times New Roman"/>
          <w:sz w:val="26"/>
          <w:szCs w:val="26"/>
        </w:rPr>
        <w:t>10. Thi công đúng Hồ sơ thiết kế, Chỉ dẫn kỹ thuật, quy chuẩn, tiêu chuẩn áp dụng và quy định của cơ quan có thẩm quyền; thí nghiệm vật liệu, thử kín nước chống thấm.</w:t>
      </w:r>
    </w:p>
    <w:p w14:paraId="37BA6AA7" w14:textId="77777777" w:rsidR="002335CF" w:rsidRDefault="002335CF" w:rsidP="002335CF">
      <w:pPr>
        <w:spacing w:after="80" w:line="276" w:lineRule="auto"/>
        <w:jc w:val="both"/>
      </w:pPr>
      <w:r>
        <w:rPr>
          <w:rFonts w:ascii="Times New Roman" w:hAnsi="Times New Roman"/>
          <w:sz w:val="26"/>
          <w:szCs w:val="26"/>
        </w:rPr>
        <w:t>11. Kiểm soát chất lượng công việc; xử lý, khắc phục sai sót, khiếm khuyết về chất lượng trong quá trình thi công và bảo hành.</w:t>
      </w:r>
    </w:p>
    <w:p w14:paraId="059A6C1A" w14:textId="77777777" w:rsidR="002335CF" w:rsidRDefault="002335CF" w:rsidP="002335CF">
      <w:pPr>
        <w:spacing w:after="80" w:line="276" w:lineRule="auto"/>
        <w:jc w:val="both"/>
      </w:pPr>
      <w:r>
        <w:rPr>
          <w:rFonts w:ascii="Times New Roman" w:hAnsi="Times New Roman"/>
          <w:sz w:val="26"/>
          <w:szCs w:val="26"/>
        </w:rPr>
        <w:t>12. Thực hiện nghiệm thu công việc, nghiệm thu giai đoạn, nghiệm thu hoàn thành; lập hồ sơ chất lượng, hồ sơ hoàn công, hồ sơ thanh toán, quyết toán.</w:t>
      </w:r>
    </w:p>
    <w:p w14:paraId="1031D659" w14:textId="77777777" w:rsidR="002335CF" w:rsidRDefault="002335CF" w:rsidP="002335CF">
      <w:pPr>
        <w:spacing w:after="80" w:line="276" w:lineRule="auto"/>
        <w:jc w:val="both"/>
      </w:pPr>
      <w:r>
        <w:rPr>
          <w:rFonts w:ascii="Times New Roman" w:hAnsi="Times New Roman"/>
          <w:sz w:val="26"/>
          <w:szCs w:val="26"/>
        </w:rPr>
        <w:lastRenderedPageBreak/>
        <w:t>13. Thực hiện các công tác bảo đảm an toàn, bảo vệ môi trường, phòng chống cháy nổ, an ninh trật tự, quan trắc công trình lân cận trong phạm vi Hợp đồng.</w:t>
      </w:r>
    </w:p>
    <w:p w14:paraId="62F8D0F2" w14:textId="77777777" w:rsidR="002335CF" w:rsidRDefault="002335CF" w:rsidP="002335CF">
      <w:pPr>
        <w:spacing w:after="80" w:line="276" w:lineRule="auto"/>
        <w:jc w:val="both"/>
      </w:pPr>
      <w:r>
        <w:rPr>
          <w:rFonts w:ascii="Times New Roman" w:hAnsi="Times New Roman"/>
          <w:sz w:val="26"/>
          <w:szCs w:val="26"/>
        </w:rPr>
        <w:t>14. Hợp tác với Bên A và các Nhà thầu khác trên Công trường; tháo dỡ, nhổ cừ, thu dọn mặt bằng và bàn giao Hạng mục công trình sau khi hoàn thành.</w:t>
      </w:r>
    </w:p>
    <w:p w14:paraId="7E74D217" w14:textId="77777777" w:rsidR="002335CF" w:rsidRDefault="002335CF" w:rsidP="002335CF">
      <w:pPr>
        <w:spacing w:after="80" w:line="276" w:lineRule="auto"/>
        <w:jc w:val="both"/>
      </w:pPr>
      <w:r>
        <w:rPr>
          <w:rFonts w:ascii="Times New Roman" w:hAnsi="Times New Roman"/>
          <w:sz w:val="26"/>
          <w:szCs w:val="26"/>
        </w:rPr>
        <w:t>15. Các công việc khác theo Biểu 03 [Ma trận phân chia phạm vi công việc và trách nhiệm] và thỏa thuận của Hợp đồng.</w:t>
      </w:r>
    </w:p>
    <w:p w14:paraId="62ACB80F" w14:textId="77777777" w:rsidR="002335CF" w:rsidRDefault="002335CF" w:rsidP="002335CF">
      <w:pPr>
        <w:spacing w:before="120" w:after="80" w:line="276" w:lineRule="auto"/>
        <w:jc w:val="both"/>
      </w:pPr>
      <w:r>
        <w:rPr>
          <w:rFonts w:ascii="Times New Roman" w:hAnsi="Times New Roman"/>
          <w:b/>
          <w:bCs/>
          <w:sz w:val="26"/>
          <w:szCs w:val="26"/>
        </w:rPr>
        <w:t>II. Nguyên tắc tính khối lượng</w:t>
      </w:r>
    </w:p>
    <w:p w14:paraId="171E1375" w14:textId="77777777" w:rsidR="002335CF" w:rsidRDefault="002335CF" w:rsidP="002335CF">
      <w:pPr>
        <w:spacing w:after="80" w:line="276" w:lineRule="auto"/>
        <w:jc w:val="both"/>
      </w:pPr>
      <w:r>
        <w:rPr>
          <w:rFonts w:ascii="Times New Roman" w:hAnsi="Times New Roman"/>
          <w:sz w:val="26"/>
          <w:szCs w:val="26"/>
        </w:rPr>
        <w:t>1. Khối lượng thanh toán xác định theo kích thước hình học của bản vẽ thiết kế bản vẽ thi công và bản vẽ hoàn công được phê duyệt; không tính hao hụt; không vượt quá khối lượng Chủ đầu tư nghiệm thu, thanh toán cho Bên A.</w:t>
      </w:r>
    </w:p>
    <w:p w14:paraId="77DD3A94" w14:textId="77777777" w:rsidR="002335CF" w:rsidRPr="00B140F0" w:rsidRDefault="002335CF" w:rsidP="002335CF">
      <w:pPr>
        <w:spacing w:after="80" w:line="276" w:lineRule="auto"/>
        <w:jc w:val="both"/>
      </w:pPr>
      <w:r>
        <w:rPr>
          <w:rFonts w:ascii="Times New Roman" w:hAnsi="Times New Roman"/>
          <w:sz w:val="26"/>
          <w:szCs w:val="26"/>
        </w:rPr>
        <w:t xml:space="preserve">2. Đơn giá tại Biểu 01 là đơn giá cố định, đã bao gồm vật liệu chính, vật liệu phụ, nhân công, máy, biện pháp thi công, hao hụt, thí nghiệm, vận chuyển, bảo hành và các chi phí </w:t>
      </w:r>
      <w:r w:rsidRPr="00B140F0">
        <w:rPr>
          <w:rFonts w:ascii="Times New Roman" w:hAnsi="Times New Roman"/>
          <w:sz w:val="26"/>
          <w:szCs w:val="26"/>
        </w:rPr>
        <w:t>quy định tại Điều 9.3 Hợp đồng.</w:t>
      </w:r>
    </w:p>
    <w:p w14:paraId="7D1D401D" w14:textId="77777777" w:rsidR="002335CF" w:rsidRPr="00B140F0" w:rsidRDefault="002335CF" w:rsidP="002335CF">
      <w:pPr>
        <w:spacing w:after="160" w:line="276" w:lineRule="auto"/>
        <w:jc w:val="both"/>
      </w:pPr>
      <w:r w:rsidRPr="00B140F0">
        <w:rPr>
          <w:rFonts w:ascii="Times New Roman" w:hAnsi="Times New Roman"/>
          <w:sz w:val="26"/>
          <w:szCs w:val="26"/>
        </w:rPr>
        <w:t>3. Nội dung đo bóc chưa quy định tại Biểu này áp dụng hướng dẫn đo bóc khối lượng xây dựng công trình của Bộ Xây dựng hiện hành.</w:t>
      </w:r>
    </w:p>
    <w:p w14:paraId="66319E94" w14:textId="77777777" w:rsidR="002335CF" w:rsidRPr="00B140F0" w:rsidRDefault="002335CF" w:rsidP="002335CF">
      <w:pPr>
        <w:spacing w:after="80" w:line="276" w:lineRule="auto"/>
        <w:jc w:val="both"/>
      </w:pPr>
      <w:r w:rsidRPr="00B140F0">
        <w:rPr>
          <w:rFonts w:ascii="Times New Roman" w:hAnsi="Times New Roman"/>
          <w:b/>
          <w:bCs/>
          <w:sz w:val="26"/>
          <w:szCs w:val="26"/>
        </w:rPr>
        <w:t>III. Cách tính khối lượng và bao hàm đơn giá</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1891"/>
        <w:gridCol w:w="972"/>
        <w:gridCol w:w="2794"/>
        <w:gridCol w:w="2818"/>
      </w:tblGrid>
      <w:tr w:rsidR="002335CF" w:rsidRPr="00B140F0" w14:paraId="1FF4BB8D" w14:textId="77777777" w:rsidTr="00B140F0">
        <w:trPr>
          <w:tblHeader/>
        </w:trPr>
        <w:tc>
          <w:tcPr>
            <w:tcW w:w="4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189D9252" w14:textId="77777777" w:rsidR="002335CF" w:rsidRPr="00B140F0" w:rsidRDefault="002335CF" w:rsidP="00FA5792">
            <w:pPr>
              <w:jc w:val="center"/>
              <w:rPr>
                <w:sz w:val="22"/>
                <w:szCs w:val="22"/>
              </w:rPr>
            </w:pPr>
            <w:r w:rsidRPr="00B140F0">
              <w:rPr>
                <w:rFonts w:ascii="Times New Roman" w:hAnsi="Times New Roman"/>
                <w:b/>
                <w:bCs/>
                <w:sz w:val="22"/>
                <w:szCs w:val="22"/>
              </w:rPr>
              <w:t>TT</w:t>
            </w:r>
          </w:p>
        </w:tc>
        <w:tc>
          <w:tcPr>
            <w:tcW w:w="1891"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003259C" w14:textId="77777777" w:rsidR="002335CF" w:rsidRPr="00B140F0" w:rsidRDefault="002335CF" w:rsidP="00FA5792">
            <w:pPr>
              <w:jc w:val="center"/>
            </w:pPr>
            <w:r w:rsidRPr="00B140F0">
              <w:rPr>
                <w:rFonts w:ascii="Times New Roman" w:hAnsi="Times New Roman"/>
                <w:b/>
                <w:bCs/>
                <w:sz w:val="22"/>
                <w:szCs w:val="22"/>
              </w:rPr>
              <w:t>Công việc</w:t>
            </w:r>
          </w:p>
        </w:tc>
        <w:tc>
          <w:tcPr>
            <w:tcW w:w="972"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3C6B900" w14:textId="77777777" w:rsidR="002335CF" w:rsidRPr="00B140F0" w:rsidRDefault="002335CF" w:rsidP="00FA5792">
            <w:pPr>
              <w:jc w:val="center"/>
            </w:pPr>
            <w:r w:rsidRPr="00B140F0">
              <w:rPr>
                <w:rFonts w:ascii="Times New Roman" w:hAnsi="Times New Roman"/>
                <w:b/>
                <w:bCs/>
                <w:sz w:val="22"/>
                <w:szCs w:val="22"/>
              </w:rPr>
              <w:t>Đơn vị</w:t>
            </w:r>
          </w:p>
        </w:tc>
        <w:tc>
          <w:tcPr>
            <w:tcW w:w="2794"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39B3FB0F" w14:textId="77777777" w:rsidR="002335CF" w:rsidRPr="00B140F0" w:rsidRDefault="002335CF" w:rsidP="00FA5792">
            <w:pPr>
              <w:jc w:val="center"/>
            </w:pPr>
            <w:r w:rsidRPr="00B140F0">
              <w:rPr>
                <w:rFonts w:ascii="Times New Roman" w:hAnsi="Times New Roman"/>
                <w:b/>
                <w:bCs/>
                <w:sz w:val="22"/>
                <w:szCs w:val="22"/>
              </w:rPr>
              <w:t>Cách tính khối lượng</w:t>
            </w:r>
          </w:p>
        </w:tc>
        <w:tc>
          <w:tcPr>
            <w:tcW w:w="2818"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8B341EB" w14:textId="77777777" w:rsidR="002335CF" w:rsidRPr="00B140F0" w:rsidRDefault="002335CF" w:rsidP="00FA5792">
            <w:pPr>
              <w:jc w:val="center"/>
            </w:pPr>
            <w:r w:rsidRPr="00B140F0">
              <w:rPr>
                <w:rFonts w:ascii="Times New Roman" w:hAnsi="Times New Roman"/>
                <w:b/>
                <w:bCs/>
                <w:sz w:val="22"/>
                <w:szCs w:val="22"/>
              </w:rPr>
              <w:t>Đơn giá bao gồm</w:t>
            </w:r>
          </w:p>
        </w:tc>
      </w:tr>
      <w:tr w:rsidR="002335CF" w:rsidRPr="00B140F0" w14:paraId="36BF8703"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ACBC846" w14:textId="77777777" w:rsidR="002335CF" w:rsidRPr="00B140F0" w:rsidRDefault="002335CF" w:rsidP="00FA5792">
            <w:pPr>
              <w:jc w:val="center"/>
              <w:rPr>
                <w:sz w:val="22"/>
                <w:szCs w:val="22"/>
              </w:rPr>
            </w:pPr>
            <w:r w:rsidRPr="00B140F0">
              <w:rPr>
                <w:rFonts w:ascii="Times New Roman" w:hAnsi="Times New Roman"/>
                <w:sz w:val="22"/>
                <w:szCs w:val="22"/>
              </w:rPr>
              <w:t>1</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6CED3CF" w14:textId="76411B9A" w:rsidR="002335CF" w:rsidRPr="00B140F0" w:rsidRDefault="002335CF" w:rsidP="00FA5792">
            <w:r w:rsidRPr="00B140F0">
              <w:rPr>
                <w:rFonts w:ascii="Times New Roman" w:hAnsi="Times New Roman"/>
                <w:sz w:val="22"/>
                <w:szCs w:val="22"/>
              </w:rPr>
              <w:t>Cừ Larsen IV dài 12m, 18m</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7A096C0" w14:textId="77777777" w:rsidR="002335CF" w:rsidRPr="00B140F0" w:rsidRDefault="002335CF" w:rsidP="00FA5792">
            <w:pPr>
              <w:jc w:val="center"/>
            </w:pPr>
            <w:r w:rsidRPr="00B140F0">
              <w:rPr>
                <w:rFonts w:ascii="Times New Roman" w:hAnsi="Times New Roman"/>
                <w:sz w:val="22"/>
                <w:szCs w:val="22"/>
              </w:rPr>
              <w:t>m</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C40277" w14:textId="4351FF7C" w:rsidR="002335CF" w:rsidRPr="00B140F0" w:rsidRDefault="002335CF" w:rsidP="00FA5792">
            <w:r w:rsidRPr="00B140F0">
              <w:rPr>
                <w:rFonts w:ascii="Times New Roman" w:hAnsi="Times New Roman"/>
                <w:sz w:val="22"/>
                <w:szCs w:val="22"/>
              </w:rPr>
              <w:t>Chiều dài cừ theo thiết kế biện pháp được phê duyệt; không tính cừ hỏng, cừ bổ sung do lỗi Bên B</w:t>
            </w:r>
            <w:r w:rsidR="00B140F0">
              <w:rPr>
                <w:rFonts w:ascii="Times New Roman" w:hAnsi="Times New Roman"/>
                <w:sz w:val="22"/>
                <w:szCs w:val="22"/>
              </w:rPr>
              <w:t xml:space="preserve"> (đã bao gồm chi phí lưu cừ)</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89F6A59" w14:textId="77777777" w:rsidR="002335CF" w:rsidRPr="00B140F0" w:rsidRDefault="002335CF" w:rsidP="00FA5792">
            <w:r w:rsidRPr="00B140F0">
              <w:rPr>
                <w:rFonts w:ascii="Times New Roman" w:hAnsi="Times New Roman"/>
                <w:sz w:val="22"/>
                <w:szCs w:val="22"/>
              </w:rPr>
              <w:t>Cung cấp, vận chuyển, nâng hạ, duy trì cừ trong suốt thời gian thi công</w:t>
            </w:r>
          </w:p>
        </w:tc>
      </w:tr>
      <w:tr w:rsidR="002335CF" w:rsidRPr="00B140F0" w14:paraId="7AC725C6"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CAB5E25" w14:textId="77777777" w:rsidR="002335CF" w:rsidRPr="00B140F0" w:rsidRDefault="002335CF" w:rsidP="00FA5792">
            <w:pPr>
              <w:jc w:val="center"/>
              <w:rPr>
                <w:sz w:val="22"/>
                <w:szCs w:val="22"/>
              </w:rPr>
            </w:pPr>
            <w:r w:rsidRPr="00B140F0">
              <w:rPr>
                <w:rFonts w:ascii="Times New Roman" w:hAnsi="Times New Roman"/>
                <w:sz w:val="22"/>
                <w:szCs w:val="22"/>
              </w:rPr>
              <w:t>2</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547AC67" w14:textId="77777777" w:rsidR="002335CF" w:rsidRPr="00B140F0" w:rsidRDefault="002335CF" w:rsidP="00FA5792">
            <w:r w:rsidRPr="00B140F0">
              <w:rPr>
                <w:rFonts w:ascii="Times New Roman" w:hAnsi="Times New Roman"/>
                <w:sz w:val="22"/>
                <w:szCs w:val="22"/>
              </w:rPr>
              <w:t>Đóng cừ, rút cừ</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9ADA1BE" w14:textId="77777777" w:rsidR="002335CF" w:rsidRPr="00B140F0" w:rsidRDefault="002335CF" w:rsidP="00FA5792">
            <w:pPr>
              <w:jc w:val="center"/>
            </w:pPr>
            <w:r w:rsidRPr="00B140F0">
              <w:rPr>
                <w:rFonts w:ascii="Times New Roman" w:hAnsi="Times New Roman"/>
                <w:sz w:val="22"/>
                <w:szCs w:val="22"/>
              </w:rPr>
              <w:t>m</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522C3F4" w14:textId="77777777" w:rsidR="002335CF" w:rsidRPr="00B140F0" w:rsidRDefault="002335CF" w:rsidP="00FA5792">
            <w:r w:rsidRPr="00B140F0">
              <w:rPr>
                <w:rFonts w:ascii="Times New Roman" w:hAnsi="Times New Roman"/>
                <w:sz w:val="22"/>
                <w:szCs w:val="22"/>
              </w:rPr>
              <w:t>Chiều dài thanh cừ thực tế đóng, rút; không vượt thiết kế biện pháp</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1C41786" w14:textId="77777777" w:rsidR="002335CF" w:rsidRPr="00B140F0" w:rsidRDefault="002335CF" w:rsidP="00FA5792">
            <w:r w:rsidRPr="00B140F0">
              <w:rPr>
                <w:rFonts w:ascii="Times New Roman" w:hAnsi="Times New Roman"/>
                <w:sz w:val="22"/>
                <w:szCs w:val="22"/>
              </w:rPr>
              <w:t>Máy, nhân công, xử lý vướng; lấp lỗ rỗng sau khi nhổ cừ</w:t>
            </w:r>
          </w:p>
        </w:tc>
      </w:tr>
      <w:tr w:rsidR="002335CF" w:rsidRPr="00B140F0" w14:paraId="48DEC9C0"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AA4EE6" w14:textId="44BD4CB5" w:rsidR="002335CF" w:rsidRPr="00B140F0" w:rsidRDefault="00B140F0" w:rsidP="00FA5792">
            <w:pPr>
              <w:jc w:val="center"/>
              <w:rPr>
                <w:sz w:val="22"/>
                <w:szCs w:val="22"/>
              </w:rPr>
            </w:pPr>
            <w:r w:rsidRPr="00B140F0">
              <w:rPr>
                <w:sz w:val="22"/>
                <w:szCs w:val="22"/>
              </w:rPr>
              <w:t>3</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BA1CBAA" w14:textId="77777777" w:rsidR="002335CF" w:rsidRPr="00B140F0" w:rsidRDefault="002335CF" w:rsidP="00FA5792">
            <w:r w:rsidRPr="00B140F0">
              <w:rPr>
                <w:rFonts w:ascii="Times New Roman" w:hAnsi="Times New Roman"/>
                <w:sz w:val="22"/>
                <w:szCs w:val="22"/>
              </w:rPr>
              <w:t>Văng chống H350x350x12x19 (cung cấp, lắp, tháo)</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0EE0C5" w14:textId="77777777" w:rsidR="002335CF" w:rsidRPr="00B140F0" w:rsidRDefault="002335CF" w:rsidP="00FA5792">
            <w:pPr>
              <w:jc w:val="center"/>
            </w:pPr>
            <w:r w:rsidRPr="00B140F0">
              <w:rPr>
                <w:rFonts w:ascii="Times New Roman" w:hAnsi="Times New Roman"/>
                <w:sz w:val="22"/>
                <w:szCs w:val="22"/>
              </w:rPr>
              <w:t>kg</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AD1BF42" w14:textId="0DA10363" w:rsidR="002335CF" w:rsidRPr="00B140F0" w:rsidRDefault="002335CF" w:rsidP="00FA5792">
            <w:r w:rsidRPr="00B140F0">
              <w:rPr>
                <w:rFonts w:ascii="Times New Roman" w:hAnsi="Times New Roman"/>
                <w:sz w:val="22"/>
                <w:szCs w:val="22"/>
              </w:rPr>
              <w:t>Trọng lượng lý thuyết thép hình theo bản vẽ biện pháp; không tính bản mã, bu lông, hao hụt</w:t>
            </w:r>
            <w:r w:rsidR="00B140F0">
              <w:rPr>
                <w:rFonts w:ascii="Times New Roman" w:hAnsi="Times New Roman"/>
                <w:sz w:val="22"/>
                <w:szCs w:val="22"/>
              </w:rPr>
              <w:t xml:space="preserve"> (đã bao gồm chi phí lưu văng)</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BA30AB6" w14:textId="77777777" w:rsidR="002335CF" w:rsidRPr="00B140F0" w:rsidRDefault="002335CF" w:rsidP="00FA5792">
            <w:r w:rsidRPr="00B140F0">
              <w:rPr>
                <w:rFonts w:ascii="Times New Roman" w:hAnsi="Times New Roman"/>
                <w:sz w:val="22"/>
                <w:szCs w:val="22"/>
              </w:rPr>
              <w:t>Cung cấp, vận chuyển, nâng hạ, gia công, hàn, cắt chi tiết; lắp dựng, duy trì, tháo dỡ</w:t>
            </w:r>
          </w:p>
        </w:tc>
      </w:tr>
      <w:tr w:rsidR="002335CF" w:rsidRPr="00B140F0" w14:paraId="47E4F91B"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5EE983A" w14:textId="54FFBE07" w:rsidR="002335CF" w:rsidRPr="00B140F0" w:rsidRDefault="00B140F0" w:rsidP="00FA5792">
            <w:pPr>
              <w:jc w:val="center"/>
              <w:rPr>
                <w:sz w:val="22"/>
                <w:szCs w:val="22"/>
              </w:rPr>
            </w:pPr>
            <w:r w:rsidRPr="00B140F0">
              <w:rPr>
                <w:sz w:val="22"/>
                <w:szCs w:val="22"/>
              </w:rPr>
              <w:t>4</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D52BBDE" w14:textId="77777777" w:rsidR="002335CF" w:rsidRPr="00B140F0" w:rsidRDefault="002335CF" w:rsidP="00FA5792">
            <w:r w:rsidRPr="00B140F0">
              <w:rPr>
                <w:rFonts w:ascii="Times New Roman" w:hAnsi="Times New Roman"/>
                <w:sz w:val="22"/>
                <w:szCs w:val="22"/>
              </w:rPr>
              <w:t>Bê tông chèn dầm biên, Sika grout đầu cột, bê tông chèn cừ</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9FE0278" w14:textId="77777777" w:rsidR="002335CF" w:rsidRPr="00B140F0" w:rsidRDefault="002335CF" w:rsidP="00FA5792">
            <w:pPr>
              <w:jc w:val="center"/>
            </w:pPr>
            <w:r w:rsidRPr="00B140F0">
              <w:rPr>
                <w:rFonts w:ascii="Times New Roman" w:hAnsi="Times New Roman"/>
                <w:sz w:val="22"/>
                <w:szCs w:val="22"/>
              </w:rPr>
              <w:t>m3; 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0B1B918" w14:textId="77777777" w:rsidR="002335CF" w:rsidRPr="00B140F0" w:rsidRDefault="002335CF" w:rsidP="00FA5792">
            <w:r w:rsidRPr="00B140F0">
              <w:rPr>
                <w:rFonts w:ascii="Times New Roman" w:hAnsi="Times New Roman"/>
                <w:sz w:val="22"/>
                <w:szCs w:val="22"/>
              </w:rPr>
              <w:t>Theo bản vẽ thiết kế, biện pháp được phê duyệt</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D169F2A" w14:textId="77777777" w:rsidR="002335CF" w:rsidRPr="00B140F0" w:rsidRDefault="002335CF" w:rsidP="00FA5792">
            <w:r w:rsidRPr="00B140F0">
              <w:rPr>
                <w:rFonts w:ascii="Times New Roman" w:hAnsi="Times New Roman"/>
                <w:sz w:val="22"/>
                <w:szCs w:val="22"/>
              </w:rPr>
              <w:t>Cung cấp vật liệu, thi công, bảo dưỡng</w:t>
            </w:r>
          </w:p>
        </w:tc>
      </w:tr>
      <w:tr w:rsidR="002335CF" w14:paraId="522B257D"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355B66" w14:textId="4FD0E114" w:rsidR="002335CF" w:rsidRPr="00B140F0" w:rsidRDefault="00B140F0" w:rsidP="00FA5792">
            <w:pPr>
              <w:jc w:val="center"/>
              <w:rPr>
                <w:sz w:val="22"/>
                <w:szCs w:val="22"/>
              </w:rPr>
            </w:pPr>
            <w:r w:rsidRPr="00B140F0">
              <w:rPr>
                <w:sz w:val="22"/>
                <w:szCs w:val="22"/>
              </w:rPr>
              <w:t>5</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0022AF" w14:textId="77777777" w:rsidR="002335CF" w:rsidRPr="00B140F0" w:rsidRDefault="002335CF" w:rsidP="00FA5792">
            <w:r w:rsidRPr="00B140F0">
              <w:rPr>
                <w:rFonts w:ascii="Times New Roman" w:hAnsi="Times New Roman"/>
                <w:sz w:val="22"/>
                <w:szCs w:val="22"/>
              </w:rPr>
              <w:t>Bê tông lót, móng, cột, vách, tường, sàn, dầm, thang bộ, ram dốc, sàn tăng cường</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83F6A1D" w14:textId="77777777" w:rsidR="002335CF" w:rsidRPr="00B140F0" w:rsidRDefault="002335CF" w:rsidP="00FA5792">
            <w:pPr>
              <w:jc w:val="center"/>
            </w:pPr>
            <w:r w:rsidRPr="00B140F0">
              <w:rPr>
                <w:rFonts w:ascii="Times New Roman" w:hAnsi="Times New Roman"/>
                <w:sz w:val="22"/>
                <w:szCs w:val="22"/>
              </w:rPr>
              <w:t>m3</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3D6D2DF" w14:textId="77777777" w:rsidR="002335CF" w:rsidRPr="00B140F0" w:rsidRDefault="002335CF" w:rsidP="00FA5792">
            <w:r w:rsidRPr="00B140F0">
              <w:rPr>
                <w:rFonts w:ascii="Times New Roman" w:hAnsi="Times New Roman"/>
                <w:sz w:val="22"/>
                <w:szCs w:val="22"/>
              </w:rPr>
              <w:t>Thể tích hình học theo bản vẽ; không trừ thể tích cốt thép và lỗ rỗng nhỏ hơn 0,1 m3</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364840F" w14:textId="77777777" w:rsidR="002335CF" w:rsidRDefault="002335CF" w:rsidP="00FA5792">
            <w:r w:rsidRPr="00B140F0">
              <w:rPr>
                <w:rFonts w:ascii="Times New Roman" w:hAnsi="Times New Roman"/>
                <w:sz w:val="22"/>
                <w:szCs w:val="22"/>
              </w:rPr>
              <w:t>Bê tông thương phẩm đúng mác thiết kế (thương hiệu theo Biểu 07), phụ gia, bơm, đổ, đầm, bảo dưỡng, thí nghiệm, xử lý mạch ngừng</w:t>
            </w:r>
          </w:p>
        </w:tc>
      </w:tr>
      <w:tr w:rsidR="002335CF" w:rsidRPr="00B140F0" w14:paraId="5773E65C"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C4A17C8" w14:textId="0D6DB5B8" w:rsidR="002335CF" w:rsidRPr="00B140F0" w:rsidRDefault="00B140F0" w:rsidP="00FA5792">
            <w:pPr>
              <w:jc w:val="center"/>
              <w:rPr>
                <w:sz w:val="22"/>
                <w:szCs w:val="22"/>
              </w:rPr>
            </w:pPr>
            <w:r w:rsidRPr="00B140F0">
              <w:rPr>
                <w:sz w:val="22"/>
                <w:szCs w:val="22"/>
              </w:rPr>
              <w:t>6</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17F38A9" w14:textId="77777777" w:rsidR="002335CF" w:rsidRPr="00B140F0" w:rsidRDefault="002335CF" w:rsidP="00FA5792">
            <w:r w:rsidRPr="00B140F0">
              <w:rPr>
                <w:rFonts w:ascii="Times New Roman" w:hAnsi="Times New Roman"/>
                <w:sz w:val="22"/>
                <w:szCs w:val="22"/>
              </w:rPr>
              <w:t>Cốt thép các loại</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8AD7F8A" w14:textId="77777777" w:rsidR="002335CF" w:rsidRPr="00B140F0" w:rsidRDefault="002335CF" w:rsidP="00FA5792">
            <w:pPr>
              <w:jc w:val="center"/>
            </w:pPr>
            <w:r w:rsidRPr="00B140F0">
              <w:rPr>
                <w:rFonts w:ascii="Times New Roman" w:hAnsi="Times New Roman"/>
                <w:sz w:val="22"/>
                <w:szCs w:val="22"/>
              </w:rPr>
              <w:t>tấn</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302AA4D" w14:textId="77777777" w:rsidR="002335CF" w:rsidRPr="00B140F0" w:rsidRDefault="002335CF" w:rsidP="00FA5792">
            <w:r w:rsidRPr="00B140F0">
              <w:rPr>
                <w:rFonts w:ascii="Times New Roman" w:hAnsi="Times New Roman"/>
                <w:sz w:val="22"/>
                <w:szCs w:val="22"/>
              </w:rPr>
              <w:t>Trọng lượng theo bảng thống kê thép bản vẽ thi công được duyệt; không tính nối chồng ngoài thiết kế, thép biện pháp, con kê</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4C054B" w14:textId="77777777" w:rsidR="002335CF" w:rsidRPr="00B140F0" w:rsidRDefault="002335CF" w:rsidP="00FA5792">
            <w:r w:rsidRPr="00B140F0">
              <w:rPr>
                <w:rFonts w:ascii="Times New Roman" w:hAnsi="Times New Roman"/>
                <w:sz w:val="22"/>
                <w:szCs w:val="22"/>
              </w:rPr>
              <w:t>Cung cấp, gia công, lắp dựng, nối, buộc, con kê, cắt mẫu thí nghiệm</w:t>
            </w:r>
          </w:p>
        </w:tc>
      </w:tr>
      <w:tr w:rsidR="002335CF" w:rsidRPr="00B140F0" w14:paraId="6F474ED7"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45948A4" w14:textId="77777777" w:rsidR="002335CF" w:rsidRPr="00B140F0" w:rsidRDefault="002335CF" w:rsidP="00FA5792">
            <w:pPr>
              <w:jc w:val="center"/>
              <w:rPr>
                <w:sz w:val="22"/>
                <w:szCs w:val="22"/>
              </w:rPr>
            </w:pPr>
            <w:r w:rsidRPr="00B140F0">
              <w:rPr>
                <w:rFonts w:ascii="Times New Roman" w:hAnsi="Times New Roman"/>
                <w:sz w:val="22"/>
                <w:szCs w:val="22"/>
              </w:rPr>
              <w:lastRenderedPageBreak/>
              <w:t>8</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04480AA" w14:textId="77777777" w:rsidR="002335CF" w:rsidRPr="00B140F0" w:rsidRDefault="002335CF" w:rsidP="00FA5792">
            <w:r w:rsidRPr="00B140F0">
              <w:rPr>
                <w:rFonts w:ascii="Times New Roman" w:hAnsi="Times New Roman"/>
                <w:sz w:val="22"/>
                <w:szCs w:val="22"/>
              </w:rPr>
              <w:t>Ván khuôn các loại</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F08BF5E" w14:textId="77777777" w:rsidR="002335CF" w:rsidRPr="00B140F0" w:rsidRDefault="002335CF" w:rsidP="00FA5792">
            <w:pPr>
              <w:jc w:val="center"/>
            </w:pPr>
            <w:r w:rsidRPr="00B140F0">
              <w:rPr>
                <w:rFonts w:ascii="Times New Roman" w:hAnsi="Times New Roman"/>
                <w:sz w:val="22"/>
                <w:szCs w:val="22"/>
              </w:rPr>
              <w:t>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DA2492C" w14:textId="77777777" w:rsidR="002335CF" w:rsidRPr="00B140F0" w:rsidRDefault="002335CF" w:rsidP="00FA5792">
            <w:r w:rsidRPr="00B140F0">
              <w:rPr>
                <w:rFonts w:ascii="Times New Roman" w:hAnsi="Times New Roman"/>
                <w:sz w:val="22"/>
                <w:szCs w:val="22"/>
              </w:rPr>
              <w:t>Diện tích bề mặt bê tông tiếp xúc ván khuôn theo bản vẽ; trừ lỗ mở lớn hơn 1 m2</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5DDF686" w14:textId="77777777" w:rsidR="002335CF" w:rsidRPr="00B140F0" w:rsidRDefault="002335CF" w:rsidP="00FA5792">
            <w:r w:rsidRPr="00B140F0">
              <w:rPr>
                <w:rFonts w:ascii="Times New Roman" w:hAnsi="Times New Roman"/>
                <w:sz w:val="22"/>
                <w:szCs w:val="22"/>
              </w:rPr>
              <w:t>Cung cấp, lắp dựng, cây chống, giàn giáo, tháo dỡ, vệ sinh, chống dính</w:t>
            </w:r>
          </w:p>
        </w:tc>
      </w:tr>
      <w:tr w:rsidR="002335CF" w:rsidRPr="00B140F0" w14:paraId="2332AD65"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A877FB" w14:textId="77777777" w:rsidR="002335CF" w:rsidRPr="00B140F0" w:rsidRDefault="002335CF" w:rsidP="00FA5792">
            <w:pPr>
              <w:jc w:val="center"/>
              <w:rPr>
                <w:sz w:val="22"/>
                <w:szCs w:val="22"/>
              </w:rPr>
            </w:pPr>
            <w:r w:rsidRPr="00B140F0">
              <w:rPr>
                <w:rFonts w:ascii="Times New Roman" w:hAnsi="Times New Roman"/>
                <w:sz w:val="22"/>
                <w:szCs w:val="22"/>
              </w:rPr>
              <w:t>9</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30FA4FC" w14:textId="77777777" w:rsidR="002335CF" w:rsidRPr="00B140F0" w:rsidRDefault="002335CF" w:rsidP="00FA5792">
            <w:r w:rsidRPr="00B140F0">
              <w:rPr>
                <w:rFonts w:ascii="Times New Roman" w:hAnsi="Times New Roman"/>
                <w:sz w:val="22"/>
                <w:szCs w:val="22"/>
              </w:rPr>
              <w:t>Bể nước sinh hoạt, bể nước PCCC, bể nước xử lý nước thải</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A39385A" w14:textId="77777777" w:rsidR="002335CF" w:rsidRPr="00B140F0" w:rsidRDefault="002335CF" w:rsidP="00FA5792">
            <w:pPr>
              <w:jc w:val="center"/>
            </w:pPr>
            <w:r w:rsidRPr="00B140F0">
              <w:rPr>
                <w:rFonts w:ascii="Times New Roman" w:hAnsi="Times New Roman"/>
                <w:sz w:val="22"/>
                <w:szCs w:val="22"/>
              </w:rPr>
              <w:t>m3; tấn; 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033C89C" w14:textId="77777777" w:rsidR="002335CF" w:rsidRPr="00B140F0" w:rsidRDefault="002335CF" w:rsidP="00FA5792">
            <w:r w:rsidRPr="00B140F0">
              <w:rPr>
                <w:rFonts w:ascii="Times New Roman" w:hAnsi="Times New Roman"/>
                <w:sz w:val="22"/>
                <w:szCs w:val="22"/>
              </w:rPr>
              <w:t>Như mục 6, 7, 8; khối lượng tạm tính, điều chỉnh bằng phụ lục theo thiết kế được duyệt</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DA3E26F" w14:textId="77777777" w:rsidR="002335CF" w:rsidRPr="00B140F0" w:rsidRDefault="002335CF" w:rsidP="00FA5792">
            <w:r w:rsidRPr="00B140F0">
              <w:rPr>
                <w:rFonts w:ascii="Times New Roman" w:hAnsi="Times New Roman"/>
                <w:sz w:val="22"/>
                <w:szCs w:val="22"/>
              </w:rPr>
              <w:t>Như mục 6, 7, 8</w:t>
            </w:r>
          </w:p>
        </w:tc>
      </w:tr>
      <w:tr w:rsidR="002335CF" w:rsidRPr="00B140F0" w14:paraId="3CB8823B"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A32B2D6" w14:textId="77777777" w:rsidR="002335CF" w:rsidRPr="00B140F0" w:rsidRDefault="002335CF" w:rsidP="00FA5792">
            <w:pPr>
              <w:jc w:val="center"/>
              <w:rPr>
                <w:sz w:val="22"/>
                <w:szCs w:val="22"/>
              </w:rPr>
            </w:pPr>
            <w:r w:rsidRPr="00B140F0">
              <w:rPr>
                <w:rFonts w:ascii="Times New Roman" w:hAnsi="Times New Roman"/>
                <w:sz w:val="22"/>
                <w:szCs w:val="22"/>
              </w:rPr>
              <w:t>10</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03AFF5" w14:textId="77777777" w:rsidR="002335CF" w:rsidRPr="00B140F0" w:rsidRDefault="002335CF" w:rsidP="00FA5792">
            <w:r w:rsidRPr="00B140F0">
              <w:rPr>
                <w:rFonts w:ascii="Times New Roman" w:hAnsi="Times New Roman"/>
                <w:sz w:val="22"/>
                <w:szCs w:val="22"/>
              </w:rPr>
              <w:t>Chống thấm nền tầng hầm</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6821947" w14:textId="77777777" w:rsidR="002335CF" w:rsidRPr="00B140F0" w:rsidRDefault="002335CF" w:rsidP="00FA5792">
            <w:pPr>
              <w:jc w:val="center"/>
            </w:pPr>
            <w:r w:rsidRPr="00B140F0">
              <w:rPr>
                <w:rFonts w:ascii="Times New Roman" w:hAnsi="Times New Roman"/>
                <w:sz w:val="22"/>
                <w:szCs w:val="22"/>
              </w:rPr>
              <w:t>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8109961" w14:textId="77777777" w:rsidR="002335CF" w:rsidRPr="00B140F0" w:rsidRDefault="002335CF" w:rsidP="00FA5792">
            <w:r w:rsidRPr="00B140F0">
              <w:rPr>
                <w:rFonts w:ascii="Times New Roman" w:hAnsi="Times New Roman"/>
                <w:sz w:val="22"/>
                <w:szCs w:val="22"/>
              </w:rPr>
              <w:t>Diện tích mặt bằng chống thấm theo bản vẽ; không tính chồng mí, gấp mép</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FD8D6E1" w14:textId="77777777" w:rsidR="002335CF" w:rsidRPr="00B140F0" w:rsidRDefault="002335CF" w:rsidP="00FA5792">
            <w:r w:rsidRPr="00B140F0">
              <w:rPr>
                <w:rFonts w:ascii="Times New Roman" w:hAnsi="Times New Roman"/>
                <w:sz w:val="22"/>
                <w:szCs w:val="22"/>
              </w:rPr>
              <w:t>Vật liệu theo Biểu 07, băng dính, xử lý đầu cọc, cổ ống, góc; thử nước; bảo vệ lớp chống thấm</w:t>
            </w:r>
          </w:p>
        </w:tc>
      </w:tr>
      <w:tr w:rsidR="002335CF" w:rsidRPr="00B140F0" w14:paraId="6D90B917"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D68DB17" w14:textId="77777777" w:rsidR="002335CF" w:rsidRPr="00B140F0" w:rsidRDefault="002335CF" w:rsidP="00FA5792">
            <w:pPr>
              <w:jc w:val="center"/>
              <w:rPr>
                <w:sz w:val="22"/>
                <w:szCs w:val="22"/>
              </w:rPr>
            </w:pPr>
            <w:r w:rsidRPr="00B140F0">
              <w:rPr>
                <w:rFonts w:ascii="Times New Roman" w:hAnsi="Times New Roman"/>
                <w:sz w:val="22"/>
                <w:szCs w:val="22"/>
              </w:rPr>
              <w:t>11</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AA9CA0A" w14:textId="77777777" w:rsidR="002335CF" w:rsidRPr="00B140F0" w:rsidRDefault="002335CF" w:rsidP="00FA5792">
            <w:r w:rsidRPr="00B140F0">
              <w:rPr>
                <w:rFonts w:ascii="Times New Roman" w:hAnsi="Times New Roman"/>
                <w:sz w:val="22"/>
                <w:szCs w:val="22"/>
              </w:rPr>
              <w:t>Chống thấm tường tầng hầm</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EB89C74" w14:textId="77777777" w:rsidR="002335CF" w:rsidRPr="00B140F0" w:rsidRDefault="002335CF" w:rsidP="00FA5792">
            <w:pPr>
              <w:jc w:val="center"/>
            </w:pPr>
            <w:r w:rsidRPr="00B140F0">
              <w:rPr>
                <w:rFonts w:ascii="Times New Roman" w:hAnsi="Times New Roman"/>
                <w:sz w:val="22"/>
                <w:szCs w:val="22"/>
              </w:rPr>
              <w:t>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B56D82B" w14:textId="77777777" w:rsidR="002335CF" w:rsidRPr="00B140F0" w:rsidRDefault="002335CF" w:rsidP="00FA5792">
            <w:r w:rsidRPr="00B140F0">
              <w:rPr>
                <w:rFonts w:ascii="Times New Roman" w:hAnsi="Times New Roman"/>
                <w:sz w:val="22"/>
                <w:szCs w:val="22"/>
              </w:rPr>
              <w:t>Như mục 10</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DAFD525" w14:textId="77777777" w:rsidR="002335CF" w:rsidRPr="00B140F0" w:rsidRDefault="002335CF" w:rsidP="00FA5792">
            <w:r w:rsidRPr="00B140F0">
              <w:rPr>
                <w:rFonts w:ascii="Times New Roman" w:hAnsi="Times New Roman"/>
                <w:sz w:val="22"/>
                <w:szCs w:val="22"/>
              </w:rPr>
              <w:t>Như mục 10, kèm xốp PE bảo vệ</w:t>
            </w:r>
          </w:p>
        </w:tc>
      </w:tr>
      <w:tr w:rsidR="002335CF" w:rsidRPr="00B140F0" w14:paraId="527678D4"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419A096" w14:textId="77777777" w:rsidR="002335CF" w:rsidRPr="00B140F0" w:rsidRDefault="002335CF" w:rsidP="00FA5792">
            <w:pPr>
              <w:jc w:val="center"/>
              <w:rPr>
                <w:sz w:val="22"/>
                <w:szCs w:val="22"/>
              </w:rPr>
            </w:pPr>
            <w:r w:rsidRPr="00B140F0">
              <w:rPr>
                <w:rFonts w:ascii="Times New Roman" w:hAnsi="Times New Roman"/>
                <w:sz w:val="22"/>
                <w:szCs w:val="22"/>
              </w:rPr>
              <w:t>12</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63296CC" w14:textId="77777777" w:rsidR="002335CF" w:rsidRPr="00B140F0" w:rsidRDefault="002335CF" w:rsidP="00FA5792">
            <w:r w:rsidRPr="00B140F0">
              <w:rPr>
                <w:rFonts w:ascii="Times New Roman" w:hAnsi="Times New Roman"/>
                <w:sz w:val="22"/>
                <w:szCs w:val="22"/>
              </w:rPr>
              <w:t>Mạch ngừng (có và không có băng cản nước)</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CFF710" w14:textId="77777777" w:rsidR="002335CF" w:rsidRPr="00B140F0" w:rsidRDefault="002335CF" w:rsidP="00FA5792">
            <w:pPr>
              <w:jc w:val="center"/>
            </w:pPr>
            <w:r w:rsidRPr="00B140F0">
              <w:rPr>
                <w:rFonts w:ascii="Times New Roman" w:hAnsi="Times New Roman"/>
                <w:sz w:val="22"/>
                <w:szCs w:val="22"/>
              </w:rPr>
              <w:t>md</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E45EA51" w14:textId="77777777" w:rsidR="002335CF" w:rsidRPr="00B140F0" w:rsidRDefault="002335CF" w:rsidP="00FA5792">
            <w:r w:rsidRPr="00B140F0">
              <w:rPr>
                <w:rFonts w:ascii="Times New Roman" w:hAnsi="Times New Roman"/>
                <w:sz w:val="22"/>
                <w:szCs w:val="22"/>
              </w:rPr>
              <w:t>Chiều dài theo bản vẽ hoặc biện pháp phân zone được Bên A phê duyệt</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B3B0688" w14:textId="77777777" w:rsidR="002335CF" w:rsidRPr="00B140F0" w:rsidRDefault="002335CF" w:rsidP="00FA5792">
            <w:r w:rsidRPr="00B140F0">
              <w:rPr>
                <w:rFonts w:ascii="Times New Roman" w:hAnsi="Times New Roman"/>
                <w:sz w:val="22"/>
                <w:szCs w:val="22"/>
              </w:rPr>
              <w:t>Băng cản nước, vệ sinh, xử lý mạch ngừng</w:t>
            </w:r>
          </w:p>
        </w:tc>
      </w:tr>
      <w:tr w:rsidR="002335CF" w:rsidRPr="00B140F0" w14:paraId="19E3E26F"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6064CBC" w14:textId="77777777" w:rsidR="002335CF" w:rsidRPr="00B140F0" w:rsidRDefault="002335CF" w:rsidP="00FA5792">
            <w:pPr>
              <w:jc w:val="center"/>
              <w:rPr>
                <w:sz w:val="22"/>
                <w:szCs w:val="22"/>
              </w:rPr>
            </w:pPr>
            <w:r w:rsidRPr="00B140F0">
              <w:rPr>
                <w:rFonts w:ascii="Times New Roman" w:hAnsi="Times New Roman"/>
                <w:sz w:val="22"/>
                <w:szCs w:val="22"/>
              </w:rPr>
              <w:t>13</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ABA9B77" w14:textId="77777777" w:rsidR="002335CF" w:rsidRPr="00B140F0" w:rsidRDefault="002335CF" w:rsidP="00FA5792">
            <w:r w:rsidRPr="00B140F0">
              <w:rPr>
                <w:rFonts w:ascii="Times New Roman" w:hAnsi="Times New Roman"/>
                <w:sz w:val="22"/>
                <w:szCs w:val="22"/>
              </w:rPr>
              <w:t>Lấp cát chèn cừ</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3EB15E6" w14:textId="77777777" w:rsidR="002335CF" w:rsidRPr="00B140F0" w:rsidRDefault="002335CF" w:rsidP="00FA5792">
            <w:pPr>
              <w:jc w:val="center"/>
            </w:pPr>
            <w:r w:rsidRPr="00B140F0">
              <w:rPr>
                <w:rFonts w:ascii="Times New Roman" w:hAnsi="Times New Roman"/>
                <w:sz w:val="22"/>
                <w:szCs w:val="22"/>
              </w:rPr>
              <w:t>m3</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CB3E116" w14:textId="77777777" w:rsidR="002335CF" w:rsidRPr="00B140F0" w:rsidRDefault="002335CF" w:rsidP="00FA5792">
            <w:r w:rsidRPr="00B140F0">
              <w:rPr>
                <w:rFonts w:ascii="Times New Roman" w:hAnsi="Times New Roman"/>
                <w:sz w:val="22"/>
                <w:szCs w:val="22"/>
              </w:rPr>
              <w:t>Theo hồ sơ hoàn công, không vượt thiết kế biện pháp</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BCEDC3E" w14:textId="77777777" w:rsidR="002335CF" w:rsidRPr="00B140F0" w:rsidRDefault="002335CF" w:rsidP="00FA5792">
            <w:r w:rsidRPr="00B140F0">
              <w:rPr>
                <w:rFonts w:ascii="Times New Roman" w:hAnsi="Times New Roman"/>
                <w:sz w:val="22"/>
                <w:szCs w:val="22"/>
              </w:rPr>
              <w:t>Cung cấp cát, vận chuyển, đầm</w:t>
            </w:r>
          </w:p>
        </w:tc>
      </w:tr>
      <w:tr w:rsidR="002335CF" w:rsidRPr="00B140F0" w14:paraId="677A6AD0"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67280BC" w14:textId="77777777" w:rsidR="002335CF" w:rsidRPr="00B140F0" w:rsidRDefault="002335CF" w:rsidP="00FA5792">
            <w:pPr>
              <w:jc w:val="center"/>
              <w:rPr>
                <w:sz w:val="22"/>
                <w:szCs w:val="22"/>
              </w:rPr>
            </w:pPr>
            <w:r w:rsidRPr="00B140F0">
              <w:rPr>
                <w:rFonts w:ascii="Times New Roman" w:hAnsi="Times New Roman"/>
                <w:sz w:val="22"/>
                <w:szCs w:val="22"/>
              </w:rPr>
              <w:t>14</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1C17FEC" w14:textId="77777777" w:rsidR="002335CF" w:rsidRPr="00B140F0" w:rsidRDefault="002335CF" w:rsidP="00FA5792">
            <w:r w:rsidRPr="00B140F0">
              <w:rPr>
                <w:rFonts w:ascii="Times New Roman" w:hAnsi="Times New Roman"/>
                <w:sz w:val="22"/>
                <w:szCs w:val="22"/>
              </w:rPr>
              <w:t>Đánh mặt bê tông chống nứt</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755291E" w14:textId="77777777" w:rsidR="002335CF" w:rsidRPr="00B140F0" w:rsidRDefault="002335CF" w:rsidP="00FA5792">
            <w:pPr>
              <w:jc w:val="center"/>
            </w:pPr>
            <w:r w:rsidRPr="00B140F0">
              <w:rPr>
                <w:rFonts w:ascii="Times New Roman" w:hAnsi="Times New Roman"/>
                <w:sz w:val="22"/>
                <w:szCs w:val="22"/>
              </w:rPr>
              <w:t>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917606F" w14:textId="77777777" w:rsidR="002335CF" w:rsidRPr="00B140F0" w:rsidRDefault="002335CF" w:rsidP="00FA5792">
            <w:r w:rsidRPr="00B140F0">
              <w:rPr>
                <w:rFonts w:ascii="Times New Roman" w:hAnsi="Times New Roman"/>
                <w:sz w:val="22"/>
                <w:szCs w:val="22"/>
              </w:rPr>
              <w:t>Diện tích mặt sàn theo bản vẽ</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0DB4889" w14:textId="77777777" w:rsidR="002335CF" w:rsidRPr="00B140F0" w:rsidRDefault="002335CF" w:rsidP="00FA5792">
            <w:r w:rsidRPr="00B140F0">
              <w:rPr>
                <w:rFonts w:ascii="Times New Roman" w:hAnsi="Times New Roman"/>
                <w:sz w:val="22"/>
                <w:szCs w:val="22"/>
              </w:rPr>
              <w:t>Nhân công, máy</w:t>
            </w:r>
          </w:p>
        </w:tc>
      </w:tr>
      <w:tr w:rsidR="002335CF" w:rsidRPr="00B140F0" w14:paraId="0A54B900"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E608C7F" w14:textId="77777777" w:rsidR="002335CF" w:rsidRPr="00B140F0" w:rsidRDefault="002335CF" w:rsidP="00FA5792">
            <w:pPr>
              <w:jc w:val="center"/>
              <w:rPr>
                <w:sz w:val="22"/>
                <w:szCs w:val="22"/>
              </w:rPr>
            </w:pPr>
            <w:r w:rsidRPr="00B140F0">
              <w:rPr>
                <w:rFonts w:ascii="Times New Roman" w:hAnsi="Times New Roman"/>
                <w:sz w:val="22"/>
                <w:szCs w:val="22"/>
              </w:rPr>
              <w:t>15</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FAC34C" w14:textId="77777777" w:rsidR="002335CF" w:rsidRPr="00B140F0" w:rsidRDefault="002335CF" w:rsidP="00FA5792">
            <w:r w:rsidRPr="00B140F0">
              <w:rPr>
                <w:rFonts w:ascii="Times New Roman" w:hAnsi="Times New Roman"/>
                <w:sz w:val="22"/>
                <w:szCs w:val="22"/>
              </w:rPr>
              <w:t>Phá dỡ, vận chuyển bê tông sàn bịt ram dốc biện pháp</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7230850" w14:textId="77777777" w:rsidR="002335CF" w:rsidRPr="00B140F0" w:rsidRDefault="002335CF" w:rsidP="00FA5792">
            <w:pPr>
              <w:jc w:val="center"/>
            </w:pPr>
            <w:r w:rsidRPr="00B140F0">
              <w:rPr>
                <w:rFonts w:ascii="Times New Roman" w:hAnsi="Times New Roman"/>
                <w:sz w:val="22"/>
                <w:szCs w:val="22"/>
              </w:rPr>
              <w:t>m3</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602A666" w14:textId="77777777" w:rsidR="002335CF" w:rsidRPr="00B140F0" w:rsidRDefault="002335CF" w:rsidP="00FA5792">
            <w:r w:rsidRPr="00B140F0">
              <w:rPr>
                <w:rFonts w:ascii="Times New Roman" w:hAnsi="Times New Roman"/>
                <w:sz w:val="22"/>
                <w:szCs w:val="22"/>
              </w:rPr>
              <w:t>Thể tích phá dỡ thực tế được nghiệm thu</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EB67FE2" w14:textId="77777777" w:rsidR="002335CF" w:rsidRPr="00B140F0" w:rsidRDefault="002335CF" w:rsidP="00FA5792">
            <w:r w:rsidRPr="00B140F0">
              <w:rPr>
                <w:rFonts w:ascii="Times New Roman" w:hAnsi="Times New Roman"/>
                <w:sz w:val="22"/>
                <w:szCs w:val="22"/>
              </w:rPr>
              <w:t>Phá dỡ, vận chuyển, đổ thải hợp pháp</w:t>
            </w:r>
          </w:p>
        </w:tc>
      </w:tr>
      <w:tr w:rsidR="002335CF" w14:paraId="1F7D33D0"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F49FBCE" w14:textId="77777777" w:rsidR="002335CF" w:rsidRPr="00B140F0" w:rsidRDefault="002335CF" w:rsidP="00FA5792">
            <w:pPr>
              <w:jc w:val="center"/>
              <w:rPr>
                <w:sz w:val="22"/>
                <w:szCs w:val="22"/>
              </w:rPr>
            </w:pPr>
            <w:r w:rsidRPr="00B140F0">
              <w:rPr>
                <w:rFonts w:ascii="Times New Roman" w:hAnsi="Times New Roman"/>
                <w:sz w:val="22"/>
                <w:szCs w:val="22"/>
              </w:rPr>
              <w:t>16</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44E00A1" w14:textId="77777777" w:rsidR="002335CF" w:rsidRPr="00B140F0" w:rsidRDefault="002335CF" w:rsidP="00FA5792">
            <w:r w:rsidRPr="00B140F0">
              <w:rPr>
                <w:rFonts w:ascii="Times New Roman" w:hAnsi="Times New Roman"/>
                <w:sz w:val="22"/>
                <w:szCs w:val="22"/>
              </w:rPr>
              <w:t>Gia cố nền đất yếu</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F7ADE74" w14:textId="77777777" w:rsidR="002335CF" w:rsidRPr="00B140F0" w:rsidRDefault="002335CF" w:rsidP="00FA5792">
            <w:pPr>
              <w:jc w:val="center"/>
            </w:pPr>
            <w:r w:rsidRPr="00B140F0">
              <w:rPr>
                <w:rFonts w:ascii="Times New Roman" w:hAnsi="Times New Roman"/>
                <w:sz w:val="22"/>
                <w:szCs w:val="22"/>
              </w:rPr>
              <w:t>Gói</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B4EA4B" w14:textId="77777777" w:rsidR="002335CF" w:rsidRPr="00B140F0" w:rsidRDefault="002335CF" w:rsidP="00FA5792">
            <w:r w:rsidRPr="00B140F0">
              <w:rPr>
                <w:rFonts w:ascii="Times New Roman" w:hAnsi="Times New Roman"/>
                <w:sz w:val="22"/>
                <w:szCs w:val="22"/>
              </w:rPr>
              <w:t>Trọn gói, không điều chỉnh</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28D3D81" w14:textId="77777777" w:rsidR="002335CF" w:rsidRDefault="002335CF" w:rsidP="00FA5792">
            <w:r w:rsidRPr="00B140F0">
              <w:rPr>
                <w:rFonts w:ascii="Times New Roman" w:hAnsi="Times New Roman"/>
                <w:sz w:val="22"/>
                <w:szCs w:val="22"/>
              </w:rPr>
              <w:t>Phên nứa, rải gia cố đường giao thông, kho bãi</w:t>
            </w:r>
          </w:p>
        </w:tc>
      </w:tr>
      <w:tr w:rsidR="002335CF" w14:paraId="4B034ED7"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1398403" w14:textId="77777777" w:rsidR="002335CF" w:rsidRPr="00B140F0" w:rsidRDefault="002335CF" w:rsidP="00FA5792">
            <w:pPr>
              <w:jc w:val="center"/>
              <w:rPr>
                <w:sz w:val="22"/>
                <w:szCs w:val="22"/>
              </w:rPr>
            </w:pPr>
            <w:r w:rsidRPr="00B140F0">
              <w:rPr>
                <w:rFonts w:ascii="Times New Roman" w:hAnsi="Times New Roman"/>
                <w:sz w:val="22"/>
                <w:szCs w:val="22"/>
              </w:rPr>
              <w:t>17</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8A2B93" w14:textId="77777777" w:rsidR="002335CF" w:rsidRDefault="002335CF" w:rsidP="00FA5792">
            <w:r>
              <w:rPr>
                <w:rFonts w:ascii="Times New Roman" w:hAnsi="Times New Roman"/>
                <w:sz w:val="22"/>
                <w:szCs w:val="22"/>
              </w:rPr>
              <w:t>Thu nước hố móng, hạ mực nước ngầm</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DB680FD" w14:textId="77777777" w:rsidR="002335CF" w:rsidRDefault="002335CF" w:rsidP="00FA5792">
            <w:pPr>
              <w:jc w:val="center"/>
            </w:pPr>
            <w:r>
              <w:rPr>
                <w:rFonts w:ascii="Times New Roman" w:hAnsi="Times New Roman"/>
                <w:sz w:val="22"/>
                <w:szCs w:val="22"/>
              </w:rPr>
              <w:t>Gói</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D7F5AE8" w14:textId="77777777" w:rsidR="002335CF" w:rsidRDefault="002335CF" w:rsidP="00FA5792">
            <w:r>
              <w:rPr>
                <w:rFonts w:ascii="Times New Roman" w:hAnsi="Times New Roman"/>
                <w:sz w:val="22"/>
                <w:szCs w:val="22"/>
              </w:rPr>
              <w:t>Trọn gói, không điều chỉnh</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9CF2675" w14:textId="77777777" w:rsidR="002335CF" w:rsidRDefault="002335CF" w:rsidP="00FA5792">
            <w:r>
              <w:rPr>
                <w:rFonts w:ascii="Times New Roman" w:hAnsi="Times New Roman"/>
                <w:sz w:val="22"/>
                <w:szCs w:val="22"/>
              </w:rPr>
              <w:t>Thiết bị, nhân lực, nguồn điện dự phòng, vận hành liên tục suốt thời gian thi công Phần ngầm</w:t>
            </w:r>
          </w:p>
        </w:tc>
      </w:tr>
      <w:tr w:rsidR="002335CF" w:rsidRPr="00B140F0" w14:paraId="021FD6B6"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8F45D01" w14:textId="77777777" w:rsidR="002335CF" w:rsidRPr="00B140F0" w:rsidRDefault="002335CF" w:rsidP="00FA5792">
            <w:pPr>
              <w:jc w:val="center"/>
              <w:rPr>
                <w:sz w:val="22"/>
                <w:szCs w:val="22"/>
              </w:rPr>
            </w:pPr>
            <w:r w:rsidRPr="00B140F0">
              <w:rPr>
                <w:rFonts w:ascii="Times New Roman" w:hAnsi="Times New Roman"/>
                <w:sz w:val="22"/>
                <w:szCs w:val="22"/>
              </w:rPr>
              <w:t>18</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1A0D378" w14:textId="77777777" w:rsidR="002335CF" w:rsidRPr="00B140F0" w:rsidRDefault="002335CF" w:rsidP="00FA5792">
            <w:r w:rsidRPr="00B140F0">
              <w:rPr>
                <w:rFonts w:ascii="Times New Roman" w:hAnsi="Times New Roman"/>
                <w:sz w:val="22"/>
                <w:szCs w:val="22"/>
              </w:rPr>
              <w:t>Móng cẩu tháp</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1DD6FD9" w14:textId="77777777" w:rsidR="002335CF" w:rsidRPr="00B140F0" w:rsidRDefault="002335CF" w:rsidP="00FA5792">
            <w:pPr>
              <w:jc w:val="center"/>
            </w:pPr>
            <w:r w:rsidRPr="00B140F0">
              <w:rPr>
                <w:rFonts w:ascii="Times New Roman" w:hAnsi="Times New Roman"/>
                <w:sz w:val="22"/>
                <w:szCs w:val="22"/>
              </w:rPr>
              <w:t>Gói</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71895BA" w14:textId="77777777" w:rsidR="002335CF" w:rsidRPr="00B140F0" w:rsidRDefault="002335CF" w:rsidP="00FA5792">
            <w:r w:rsidRPr="00B140F0">
              <w:rPr>
                <w:rFonts w:ascii="Times New Roman" w:hAnsi="Times New Roman"/>
                <w:sz w:val="22"/>
                <w:szCs w:val="22"/>
              </w:rPr>
              <w:t>Trọn gói, không điều chỉnh</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534B565" w14:textId="77777777" w:rsidR="002335CF" w:rsidRPr="00B140F0" w:rsidRDefault="002335CF" w:rsidP="00FA5792">
            <w:r w:rsidRPr="00B140F0">
              <w:rPr>
                <w:rFonts w:ascii="Times New Roman" w:hAnsi="Times New Roman"/>
                <w:sz w:val="22"/>
                <w:szCs w:val="22"/>
              </w:rPr>
              <w:t>Toàn bộ kết cấu móng cẩu tháp</w:t>
            </w:r>
          </w:p>
        </w:tc>
      </w:tr>
      <w:tr w:rsidR="002335CF" w:rsidRPr="00B140F0" w14:paraId="4AB9AF94"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A7CB0B4" w14:textId="77777777" w:rsidR="002335CF" w:rsidRPr="00B140F0" w:rsidRDefault="002335CF" w:rsidP="00FA5792">
            <w:pPr>
              <w:jc w:val="center"/>
              <w:rPr>
                <w:sz w:val="22"/>
                <w:szCs w:val="22"/>
              </w:rPr>
            </w:pPr>
            <w:r w:rsidRPr="00B140F0">
              <w:rPr>
                <w:rFonts w:ascii="Times New Roman" w:hAnsi="Times New Roman"/>
                <w:sz w:val="22"/>
                <w:szCs w:val="22"/>
              </w:rPr>
              <w:t>19</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C939FCB" w14:textId="77777777" w:rsidR="002335CF" w:rsidRPr="00B140F0" w:rsidRDefault="002335CF" w:rsidP="00FA5792">
            <w:r w:rsidRPr="00B140F0">
              <w:rPr>
                <w:rFonts w:ascii="Times New Roman" w:hAnsi="Times New Roman"/>
                <w:sz w:val="22"/>
                <w:szCs w:val="22"/>
              </w:rPr>
              <w:t>Chi phí chung</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665F449" w14:textId="77777777" w:rsidR="002335CF" w:rsidRPr="00B140F0" w:rsidRDefault="002335CF" w:rsidP="00FA5792">
            <w:pPr>
              <w:jc w:val="center"/>
            </w:pPr>
            <w:r w:rsidRPr="00B140F0">
              <w:rPr>
                <w:rFonts w:ascii="Times New Roman" w:hAnsi="Times New Roman"/>
                <w:sz w:val="22"/>
                <w:szCs w:val="22"/>
              </w:rPr>
              <w:t>Gói</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0593737" w14:textId="77777777" w:rsidR="002335CF" w:rsidRPr="00B140F0" w:rsidRDefault="002335CF" w:rsidP="00FA5792">
            <w:r w:rsidRPr="00B140F0">
              <w:rPr>
                <w:rFonts w:ascii="Times New Roman" w:hAnsi="Times New Roman"/>
                <w:sz w:val="22"/>
                <w:szCs w:val="22"/>
              </w:rPr>
              <w:t>Trọn gói, thanh toán theo Điều 10.3.2</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9A7F047" w14:textId="77777777" w:rsidR="002335CF" w:rsidRPr="00B140F0" w:rsidRDefault="002335CF" w:rsidP="00FA5792">
            <w:r w:rsidRPr="00B140F0">
              <w:rPr>
                <w:rFonts w:ascii="Times New Roman" w:hAnsi="Times New Roman"/>
                <w:sz w:val="22"/>
                <w:szCs w:val="22"/>
              </w:rPr>
              <w:t>Văn phòng, lán trại, điện nước thi công, an toàn lao động, vệ sinh môi trường, bảo vệ, cầu rửa xe, huy động và giải thể (theo mục 4, 6, 7 Biểu 03)</w:t>
            </w:r>
          </w:p>
        </w:tc>
      </w:tr>
      <w:tr w:rsidR="002335CF" w:rsidRPr="00B140F0" w14:paraId="7EDAF4DC"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091AE29" w14:textId="77777777" w:rsidR="002335CF" w:rsidRPr="00B140F0" w:rsidRDefault="002335CF" w:rsidP="00FA5792">
            <w:pPr>
              <w:jc w:val="center"/>
              <w:rPr>
                <w:sz w:val="22"/>
                <w:szCs w:val="22"/>
              </w:rPr>
            </w:pPr>
            <w:r w:rsidRPr="00B140F0">
              <w:rPr>
                <w:rFonts w:ascii="Times New Roman" w:hAnsi="Times New Roman"/>
                <w:sz w:val="22"/>
                <w:szCs w:val="22"/>
              </w:rPr>
              <w:t>20</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FD33C39" w14:textId="77777777" w:rsidR="002335CF" w:rsidRPr="00B140F0" w:rsidRDefault="002335CF" w:rsidP="00FA5792">
            <w:r w:rsidRPr="00B140F0">
              <w:rPr>
                <w:rFonts w:ascii="Times New Roman" w:hAnsi="Times New Roman"/>
                <w:sz w:val="22"/>
                <w:szCs w:val="22"/>
              </w:rPr>
              <w:t>Cẩu tháp</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5BA5509" w14:textId="77777777" w:rsidR="002335CF" w:rsidRPr="00B140F0" w:rsidRDefault="002335CF" w:rsidP="00FA5792">
            <w:pPr>
              <w:jc w:val="center"/>
            </w:pPr>
            <w:r w:rsidRPr="00B140F0">
              <w:rPr>
                <w:rFonts w:ascii="Times New Roman" w:hAnsi="Times New Roman"/>
                <w:sz w:val="22"/>
                <w:szCs w:val="22"/>
              </w:rPr>
              <w:t>Gói</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5D1DB3" w14:textId="77777777" w:rsidR="002335CF" w:rsidRPr="00B140F0" w:rsidRDefault="002335CF" w:rsidP="00FA5792">
            <w:r w:rsidRPr="00B140F0">
              <w:rPr>
                <w:rFonts w:ascii="Times New Roman" w:hAnsi="Times New Roman"/>
                <w:sz w:val="22"/>
                <w:szCs w:val="22"/>
              </w:rPr>
              <w:t>Trọn gói, thanh toán theo Điều 10.3.2</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49374A" w14:textId="77777777" w:rsidR="002335CF" w:rsidRPr="00B140F0" w:rsidRDefault="002335CF" w:rsidP="00FA5792">
            <w:r w:rsidRPr="00B140F0">
              <w:rPr>
                <w:rFonts w:ascii="Times New Roman" w:hAnsi="Times New Roman"/>
                <w:sz w:val="22"/>
                <w:szCs w:val="22"/>
              </w:rPr>
              <w:t>Cung cấp, vận chuyển, lắp dựng, kiểm định, vận hành, bảo dưỡng, tháo dỡ cẩu tháp trong thời gian thi công Phần ngầm</w:t>
            </w:r>
          </w:p>
        </w:tc>
      </w:tr>
    </w:tbl>
    <w:p w14:paraId="0081C0F5" w14:textId="77777777" w:rsidR="00C97675" w:rsidRDefault="00C97675" w:rsidP="007C0DD4">
      <w:pPr>
        <w:spacing w:after="120" w:line="276" w:lineRule="auto"/>
        <w:rPr>
          <w:rFonts w:ascii="Times New Roman" w:hAnsi="Times New Roman"/>
          <w:b/>
          <w:bCs/>
          <w:sz w:val="26"/>
          <w:szCs w:val="26"/>
        </w:rPr>
      </w:pPr>
    </w:p>
    <w:p w14:paraId="56EC8772" w14:textId="77777777" w:rsidR="00B140F0" w:rsidRDefault="00B140F0" w:rsidP="007C0DD4">
      <w:pPr>
        <w:spacing w:after="120" w:line="276" w:lineRule="auto"/>
        <w:rPr>
          <w:rFonts w:ascii="Times New Roman" w:hAnsi="Times New Roman"/>
          <w:b/>
          <w:bCs/>
          <w:sz w:val="26"/>
          <w:szCs w:val="26"/>
        </w:rPr>
      </w:pPr>
    </w:p>
    <w:p w14:paraId="02101BEA" w14:textId="77777777" w:rsidR="00B140F0" w:rsidRDefault="00B140F0" w:rsidP="007C0DD4">
      <w:pPr>
        <w:spacing w:after="120" w:line="276" w:lineRule="auto"/>
        <w:rPr>
          <w:rFonts w:ascii="Times New Roman" w:hAnsi="Times New Roman"/>
          <w:b/>
          <w:bCs/>
          <w:sz w:val="26"/>
          <w:szCs w:val="26"/>
        </w:rPr>
      </w:pPr>
    </w:p>
    <w:p w14:paraId="39D27179" w14:textId="77777777" w:rsidR="00B140F0" w:rsidRDefault="00B140F0" w:rsidP="007C0DD4">
      <w:pPr>
        <w:spacing w:after="120" w:line="276" w:lineRule="auto"/>
        <w:rPr>
          <w:rFonts w:ascii="Times New Roman" w:hAnsi="Times New Roman"/>
          <w:b/>
          <w:bCs/>
          <w:sz w:val="26"/>
          <w:szCs w:val="26"/>
        </w:rPr>
      </w:pPr>
    </w:p>
    <w:p w14:paraId="1FA15F71" w14:textId="77777777" w:rsidR="00B140F0" w:rsidRPr="002335CF" w:rsidRDefault="00B140F0" w:rsidP="007C0DD4">
      <w:pPr>
        <w:spacing w:after="120" w:line="276" w:lineRule="auto"/>
        <w:rPr>
          <w:rFonts w:ascii="Times New Roman" w:hAnsi="Times New Roman"/>
          <w:b/>
          <w:bCs/>
          <w:sz w:val="26"/>
          <w:szCs w:val="26"/>
          <w:u w:val="single"/>
          <w:lang w:val="vi-VN"/>
        </w:rPr>
      </w:pPr>
    </w:p>
    <w:p w14:paraId="25E706E9" w14:textId="61E14E4D" w:rsidR="00096978" w:rsidRPr="002335CF" w:rsidRDefault="00096978" w:rsidP="002335CF">
      <w:pPr>
        <w:spacing w:after="120" w:line="276" w:lineRule="auto"/>
        <w:jc w:val="center"/>
        <w:rPr>
          <w:rFonts w:ascii="Times New Roman" w:hAnsi="Times New Roman"/>
          <w:b/>
          <w:bCs/>
          <w:sz w:val="26"/>
          <w:szCs w:val="26"/>
          <w:u w:val="single"/>
        </w:rPr>
      </w:pPr>
      <w:commentRangeStart w:id="909"/>
      <w:r w:rsidRPr="00DF0BA4">
        <w:rPr>
          <w:rFonts w:ascii="Times New Roman" w:hAnsi="Times New Roman"/>
          <w:b/>
          <w:bCs/>
          <w:sz w:val="26"/>
          <w:szCs w:val="26"/>
          <w:highlight w:val="yellow"/>
          <w:lang w:val="vi-VN"/>
        </w:rPr>
        <w:lastRenderedPageBreak/>
        <w:t>BIỂU 03</w:t>
      </w:r>
    </w:p>
    <w:p w14:paraId="2B00CF1E" w14:textId="77777777" w:rsidR="00096978" w:rsidRPr="00DF0BA4" w:rsidRDefault="00EF170D" w:rsidP="002335CF">
      <w:pPr>
        <w:spacing w:after="120" w:line="276" w:lineRule="auto"/>
        <w:jc w:val="center"/>
        <w:rPr>
          <w:rFonts w:ascii="Times New Roman" w:hAnsi="Times New Roman"/>
          <w:b/>
          <w:bCs/>
          <w:sz w:val="26"/>
          <w:szCs w:val="26"/>
          <w:highlight w:val="yellow"/>
          <w:lang w:val="vi-VN"/>
        </w:rPr>
      </w:pPr>
      <w:r w:rsidRPr="00DF0BA4">
        <w:rPr>
          <w:rFonts w:ascii="Times New Roman" w:hAnsi="Times New Roman"/>
          <w:b/>
          <w:bCs/>
          <w:sz w:val="26"/>
          <w:szCs w:val="26"/>
          <w:highlight w:val="yellow"/>
        </w:rPr>
        <w:t xml:space="preserve">PHẠM VI CÔNG VIỆC VÀ </w:t>
      </w:r>
      <w:r w:rsidRPr="00DF0BA4">
        <w:rPr>
          <w:rFonts w:ascii="Times New Roman" w:hAnsi="Times New Roman"/>
          <w:b/>
          <w:bCs/>
          <w:sz w:val="26"/>
          <w:szCs w:val="26"/>
          <w:highlight w:val="yellow"/>
          <w:lang w:val="vi-VN"/>
        </w:rPr>
        <w:t>MA TRẬN PHÂN CHIA PHẠM VI CÔNG VIỆC</w:t>
      </w:r>
    </w:p>
    <w:p w14:paraId="59168DC2" w14:textId="77777777" w:rsidR="00096978" w:rsidRPr="00DF0BA4" w:rsidRDefault="000646AF" w:rsidP="002335CF">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 xml:space="preserve">(Kèm theo hợp đồng số</w:t>
      </w:r>
      <w:ins w:id="90609"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ins>
      <w:del w:id="90610"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…/2026/</w:t>
      </w:r>
      <w:ins w:id="90611" w:author="VNCN E&amp;C - Đề xuất đàm phán" w:date="2026-10-16T13:00:00Z">
        <w:r>
          <w:rPr>
            <w:rFonts w:ascii="Times New Roman" w:hAnsi="Times New Roman"/>
            <w:bCs/>
            <w:i/>
            <w:sz w:val="26"/>
            <w:szCs w:val="26"/>
            <w:lang w:val="nl-NL"/>
          </w:rPr>
          <w:t xml:space="preserve">HĐXD/VNCNEC-PHC</w:t>
        </w:r>
      </w:ins>
      <w:del w:id="90612" w:author="VNCN E&amp;C - Đề xuất đàm phán" w:date="2026-10-16T13:00:00Z">
        <w:r>
          <w:rPr>
            <w:rFonts w:ascii="Times New Roman" w:hAnsi="Times New Roman"/>
            <w:bCs/>
            <w:i/>
            <w:sz w:val="26"/>
            <w:szCs w:val="26"/>
            <w:highlight w:val="yellow"/>
            <w:lang w:val="nl-NL"/>
          </w:rPr>
          <w:delText xml:space="preserve">HĐ/YS/BXD</w:delText>
        </w:r>
      </w:del>
      <w:r>
        <w:rPr>
          <w:rFonts w:ascii="Times New Roman" w:hAnsi="Times New Roman"/>
          <w:bCs/>
          <w:i/>
          <w:sz w:val="26"/>
          <w:szCs w:val="26"/>
          <w:highlight w:val="yellow"/>
          <w:lang w:val="nl-NL"/>
        </w:rPr>
        <w:t xml:space="preserve"> ngày</w:t>
      </w:r>
      <w:ins w:id="90613"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14"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tháng</w:t>
      </w:r>
      <w:ins w:id="90615"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16"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năm 2026)</w:t>
      </w:r>
      <w:commentRangeEnd w:id="909"/>
      <w:r w:rsidR="004A63AF" w:rsidRPr="00DF0BA4">
        <w:rPr>
          <w:rStyle w:val="CommentReference"/>
          <w:rFonts w:ascii="Times New Roman" w:hAnsi="Times New Roman"/>
          <w:bCs/>
          <w:i/>
          <w:sz w:val="26"/>
          <w:szCs w:val="26"/>
          <w:lang w:val="nl-NL"/>
        </w:rPr>
        <w:commentReference w:id="909"/>
      </w:r>
    </w:p>
    <w:p w14:paraId="3A94CEA3" w14:textId="77777777" w:rsidR="00B0112F" w:rsidRPr="00DF0BA4" w:rsidRDefault="00981654"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14:paraId="79C81568" w14:textId="7198E317" w:rsidR="00B0112F" w:rsidRPr="00DF0BA4" w:rsidRDefault="00981654"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Gói thầu: Thi công hệ cừ, văng chống, kết cấu phần ngầm và chống thấm phần ngầm cho khối nhà ở xã hội CT1.2 và CT2 (CT2.1, CT2.2, CT2.3).</w:t>
      </w:r>
    </w:p>
    <w:p w14:paraId="0BEA40F4" w14:textId="77777777" w:rsidR="00B0112F" w:rsidRPr="00DF0BA4" w:rsidRDefault="00981654"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Ký hiệu: P – Thực hiện; C – Kiểm tra; “-” – Không thuộc trách nhiệm.</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750"/>
        <w:gridCol w:w="4772"/>
        <w:gridCol w:w="1250"/>
        <w:gridCol w:w="1150"/>
        <w:gridCol w:w="1150"/>
      </w:tblGrid>
      <w:tr w:rsidR="00255D5C" w:rsidRPr="00DF0BA4" w14:paraId="1AC9C22C" w14:textId="77777777">
        <w:trPr>
          <w:cantSplit/>
          <w:tblHeader/>
          <w:jc w:val="center"/>
        </w:trPr>
        <w:tc>
          <w:tcPr>
            <w:tcW w:w="750" w:type="dxa"/>
            <w:shd w:val="clear" w:color="auto" w:fill="D9D9D9"/>
            <w:vAlign w:val="center"/>
          </w:tcPr>
          <w:p w14:paraId="0BD8BCF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STT</w:t>
            </w:r>
          </w:p>
        </w:tc>
        <w:tc>
          <w:tcPr>
            <w:tcW w:w="4772" w:type="dxa"/>
            <w:shd w:val="clear" w:color="auto" w:fill="D9D9D9"/>
            <w:vAlign w:val="center"/>
          </w:tcPr>
          <w:p w14:paraId="14D56AF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Mô tả công việc</w:t>
            </w:r>
          </w:p>
        </w:tc>
        <w:tc>
          <w:tcPr>
            <w:tcW w:w="1250" w:type="dxa"/>
            <w:shd w:val="clear" w:color="auto" w:fill="D9D9D9"/>
            <w:vAlign w:val="center"/>
          </w:tcPr>
          <w:p w14:paraId="5A74E0B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Bên B (Phục Hưng)</w:t>
            </w:r>
          </w:p>
        </w:tc>
        <w:tc>
          <w:tcPr>
            <w:tcW w:w="1150" w:type="dxa"/>
            <w:shd w:val="clear" w:color="auto" w:fill="D9D9D9"/>
            <w:vAlign w:val="center"/>
          </w:tcPr>
          <w:p w14:paraId="50DDB0A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Bên A (VNCN E&amp;C)</w:t>
            </w:r>
          </w:p>
        </w:tc>
        <w:tc>
          <w:tcPr>
            <w:tcW w:w="1150" w:type="dxa"/>
            <w:shd w:val="clear" w:color="auto" w:fill="D9D9D9"/>
            <w:vAlign w:val="center"/>
          </w:tcPr>
          <w:p w14:paraId="63CF179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Các đơn vị khác</w:t>
            </w:r>
          </w:p>
        </w:tc>
      </w:tr>
      <w:tr w:rsidR="00255D5C" w:rsidRPr="00DF0BA4" w14:paraId="305B6E19" w14:textId="77777777">
        <w:trPr>
          <w:cantSplit/>
          <w:jc w:val="center"/>
        </w:trPr>
        <w:tc>
          <w:tcPr>
            <w:tcW w:w="750" w:type="dxa"/>
            <w:shd w:val="clear" w:color="auto" w:fill="D9D9D9"/>
            <w:vAlign w:val="center"/>
          </w:tcPr>
          <w:p w14:paraId="492AC72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1</w:t>
            </w:r>
          </w:p>
        </w:tc>
        <w:tc>
          <w:tcPr>
            <w:tcW w:w="4772" w:type="dxa"/>
            <w:shd w:val="clear" w:color="auto" w:fill="D9D9D9"/>
            <w:vAlign w:val="center"/>
          </w:tcPr>
          <w:p w14:paraId="09282E9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Tài liệu và bản vẽ</w:t>
            </w:r>
          </w:p>
        </w:tc>
        <w:tc>
          <w:tcPr>
            <w:tcW w:w="1250" w:type="dxa"/>
            <w:shd w:val="clear" w:color="auto" w:fill="D9D9D9"/>
            <w:vAlign w:val="center"/>
          </w:tcPr>
          <w:p w14:paraId="658F3801"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42647B92"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23E55786" w14:textId="77777777" w:rsidR="00255D5C" w:rsidRPr="00DF0BA4" w:rsidRDefault="00255D5C" w:rsidP="00A64E91">
            <w:pPr>
              <w:spacing w:after="120" w:line="276" w:lineRule="auto"/>
              <w:jc w:val="center"/>
              <w:rPr>
                <w:rFonts w:ascii="Times New Roman" w:hAnsi="Times New Roman"/>
              </w:rPr>
            </w:pPr>
          </w:p>
        </w:tc>
      </w:tr>
      <w:tr w:rsidR="00255D5C" w:rsidRPr="00DF0BA4" w14:paraId="177AA17D" w14:textId="77777777">
        <w:trPr>
          <w:cantSplit/>
          <w:jc w:val="center"/>
        </w:trPr>
        <w:tc>
          <w:tcPr>
            <w:tcW w:w="750" w:type="dxa"/>
            <w:vAlign w:val="center"/>
          </w:tcPr>
          <w:p w14:paraId="3E9B745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1.1</w:t>
            </w:r>
          </w:p>
        </w:tc>
        <w:tc>
          <w:tcPr>
            <w:tcW w:w="4772" w:type="dxa"/>
            <w:vAlign w:val="center"/>
          </w:tcPr>
          <w:p w14:paraId="6CCA535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hồ sơ thiết kế bản vẽ thi công đã được phê duyệt</w:t>
            </w:r>
          </w:p>
        </w:tc>
        <w:tc>
          <w:tcPr>
            <w:tcW w:w="1250" w:type="dxa"/>
            <w:vAlign w:val="center"/>
          </w:tcPr>
          <w:p w14:paraId="28EB28F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0902E6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1650091F" w14:textId="77777777" w:rsidR="00255D5C" w:rsidRPr="00DF0BA4" w:rsidRDefault="00255D5C" w:rsidP="00A64E91">
            <w:pPr>
              <w:spacing w:after="120" w:line="276" w:lineRule="auto"/>
              <w:jc w:val="center"/>
              <w:rPr>
                <w:rFonts w:ascii="Times New Roman" w:hAnsi="Times New Roman"/>
              </w:rPr>
            </w:pPr>
          </w:p>
        </w:tc>
      </w:tr>
      <w:tr w:rsidR="00255D5C" w:rsidRPr="00DF0BA4" w14:paraId="3034876D" w14:textId="77777777">
        <w:trPr>
          <w:cantSplit/>
          <w:jc w:val="center"/>
        </w:trPr>
        <w:tc>
          <w:tcPr>
            <w:tcW w:w="750" w:type="dxa"/>
            <w:vAlign w:val="center"/>
          </w:tcPr>
          <w:p w14:paraId="5691E6D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1.2</w:t>
            </w:r>
          </w:p>
        </w:tc>
        <w:tc>
          <w:tcPr>
            <w:tcW w:w="4772" w:type="dxa"/>
            <w:vAlign w:val="center"/>
          </w:tcPr>
          <w:p w14:paraId="36529DCD"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Lập, trình duyệt bản vẽ thi công chi tiết (shop drawing), bản vẽ biện pháp, bản vẽ chi tiết cốt thép, ván khuôn và bản vẽ hoàn công</w:t>
            </w:r>
          </w:p>
        </w:tc>
        <w:tc>
          <w:tcPr>
            <w:tcW w:w="1250" w:type="dxa"/>
            <w:vAlign w:val="center"/>
          </w:tcPr>
          <w:p w14:paraId="1A7CA26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A70317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7D25DA4C" w14:textId="77777777" w:rsidR="00255D5C" w:rsidRPr="00DF0BA4" w:rsidRDefault="00255D5C" w:rsidP="00A64E91">
            <w:pPr>
              <w:spacing w:after="120" w:line="276" w:lineRule="auto"/>
              <w:jc w:val="center"/>
              <w:rPr>
                <w:rFonts w:ascii="Times New Roman" w:hAnsi="Times New Roman"/>
              </w:rPr>
            </w:pPr>
          </w:p>
        </w:tc>
      </w:tr>
      <w:tr w:rsidR="00255D5C" w:rsidRPr="00DF0BA4" w14:paraId="2894CECF" w14:textId="77777777">
        <w:trPr>
          <w:cantSplit/>
          <w:jc w:val="center"/>
        </w:trPr>
        <w:tc>
          <w:tcPr>
            <w:tcW w:w="750" w:type="dxa"/>
            <w:vAlign w:val="center"/>
          </w:tcPr>
          <w:p w14:paraId="6A3C372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1.3</w:t>
            </w:r>
          </w:p>
        </w:tc>
        <w:tc>
          <w:tcPr>
            <w:tcW w:w="4772" w:type="dxa"/>
            <w:vAlign w:val="center"/>
          </w:tcPr>
          <w:p w14:paraId="231C320D"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Lập hồ sơ quản lý chất lượng (biên bản nghiệm thu, nhật ký thi công, bản vẽ hoàn công, kết quả thí nghiệm...)</w:t>
            </w:r>
          </w:p>
        </w:tc>
        <w:tc>
          <w:tcPr>
            <w:tcW w:w="1250" w:type="dxa"/>
            <w:vAlign w:val="center"/>
          </w:tcPr>
          <w:p w14:paraId="0BB8EBA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03416DE"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795E0FE5" w14:textId="77777777" w:rsidR="00255D5C" w:rsidRPr="00DF0BA4" w:rsidRDefault="00255D5C" w:rsidP="00A64E91">
            <w:pPr>
              <w:spacing w:after="120" w:line="276" w:lineRule="auto"/>
              <w:jc w:val="center"/>
              <w:rPr>
                <w:rFonts w:ascii="Times New Roman" w:hAnsi="Times New Roman"/>
              </w:rPr>
            </w:pPr>
          </w:p>
        </w:tc>
      </w:tr>
      <w:tr w:rsidR="00255D5C" w:rsidRPr="00DF0BA4" w14:paraId="720EC1DE" w14:textId="77777777">
        <w:trPr>
          <w:cantSplit/>
          <w:jc w:val="center"/>
        </w:trPr>
        <w:tc>
          <w:tcPr>
            <w:tcW w:w="750" w:type="dxa"/>
            <w:vAlign w:val="center"/>
          </w:tcPr>
          <w:p w14:paraId="6FCEB68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1.4</w:t>
            </w:r>
          </w:p>
        </w:tc>
        <w:tc>
          <w:tcPr>
            <w:tcW w:w="4772" w:type="dxa"/>
            <w:vAlign w:val="center"/>
          </w:tcPr>
          <w:p w14:paraId="683D8FB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Lập biện pháp, quy trình thi công trình Tư vấn giám sát, Bên A, Chủ đầu tư phê duyệt</w:t>
            </w:r>
          </w:p>
        </w:tc>
        <w:tc>
          <w:tcPr>
            <w:tcW w:w="1250" w:type="dxa"/>
            <w:vAlign w:val="center"/>
          </w:tcPr>
          <w:p w14:paraId="1CBF59B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3E0989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0A4AC907" w14:textId="77777777" w:rsidR="00255D5C" w:rsidRPr="00DF0BA4" w:rsidRDefault="00255D5C" w:rsidP="00A64E91">
            <w:pPr>
              <w:spacing w:after="120" w:line="276" w:lineRule="auto"/>
              <w:jc w:val="center"/>
              <w:rPr>
                <w:rFonts w:ascii="Times New Roman" w:hAnsi="Times New Roman"/>
              </w:rPr>
            </w:pPr>
          </w:p>
        </w:tc>
      </w:tr>
      <w:tr w:rsidR="00255D5C" w:rsidRPr="00DF0BA4" w14:paraId="7589CF3E" w14:textId="77777777">
        <w:trPr>
          <w:cantSplit/>
          <w:jc w:val="center"/>
        </w:trPr>
        <w:tc>
          <w:tcPr>
            <w:tcW w:w="750" w:type="dxa"/>
            <w:vAlign w:val="center"/>
          </w:tcPr>
          <w:p w14:paraId="3B3067E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1.5</w:t>
            </w:r>
          </w:p>
        </w:tc>
        <w:tc>
          <w:tcPr>
            <w:tcW w:w="4772" w:type="dxa"/>
            <w:vAlign w:val="center"/>
          </w:tcPr>
          <w:p w14:paraId="4B0F8F64"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Thuê tổ chức tư vấn đủ điều kiện năng lực thẩm tra biện pháp thi công hệ cừ, văng chống; chịu chi phí thẩm tra</w:t>
            </w:r>
          </w:p>
        </w:tc>
        <w:tc>
          <w:tcPr>
            <w:tcW w:w="1250" w:type="dxa"/>
            <w:vAlign w:val="center"/>
          </w:tcPr>
          <w:p w14:paraId="2EFCD42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464D548"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B570C91" w14:textId="77777777" w:rsidR="00255D5C" w:rsidRPr="00DF0BA4" w:rsidRDefault="00255D5C" w:rsidP="00A64E91">
            <w:pPr>
              <w:spacing w:after="120" w:line="276" w:lineRule="auto"/>
              <w:jc w:val="center"/>
              <w:rPr>
                <w:rFonts w:ascii="Times New Roman" w:hAnsi="Times New Roman"/>
              </w:rPr>
            </w:pPr>
          </w:p>
        </w:tc>
      </w:tr>
      <w:tr w:rsidR="00255D5C" w:rsidRPr="00DF0BA4" w14:paraId="738F2F4B" w14:textId="77777777">
        <w:trPr>
          <w:cantSplit/>
          <w:jc w:val="center"/>
        </w:trPr>
        <w:tc>
          <w:tcPr>
            <w:tcW w:w="750" w:type="dxa"/>
            <w:vAlign w:val="center"/>
          </w:tcPr>
          <w:p w14:paraId="42E0830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1.6</w:t>
            </w:r>
          </w:p>
        </w:tc>
        <w:tc>
          <w:tcPr>
            <w:tcW w:w="4772" w:type="dxa"/>
            <w:vAlign w:val="center"/>
          </w:tcPr>
          <w:p w14:paraId="3A103136"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cập nhật chứng chỉ kiểm định thiết bị thi công còn hiệu lực</w:t>
            </w:r>
          </w:p>
        </w:tc>
        <w:tc>
          <w:tcPr>
            <w:tcW w:w="1250" w:type="dxa"/>
            <w:vAlign w:val="center"/>
          </w:tcPr>
          <w:p w14:paraId="1A3CB3E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5CE126A"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DA52527" w14:textId="77777777" w:rsidR="00255D5C" w:rsidRPr="00DF0BA4" w:rsidRDefault="00255D5C" w:rsidP="00A64E91">
            <w:pPr>
              <w:spacing w:after="120" w:line="276" w:lineRule="auto"/>
              <w:jc w:val="center"/>
              <w:rPr>
                <w:rFonts w:ascii="Times New Roman" w:hAnsi="Times New Roman"/>
              </w:rPr>
            </w:pPr>
          </w:p>
        </w:tc>
      </w:tr>
      <w:tr w:rsidR="00255D5C" w:rsidRPr="00DF0BA4" w14:paraId="319B470C" w14:textId="77777777">
        <w:trPr>
          <w:cantSplit/>
          <w:jc w:val="center"/>
        </w:trPr>
        <w:tc>
          <w:tcPr>
            <w:tcW w:w="750" w:type="dxa"/>
            <w:vAlign w:val="center"/>
          </w:tcPr>
          <w:p w14:paraId="5716404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1.7</w:t>
            </w:r>
          </w:p>
        </w:tc>
        <w:tc>
          <w:tcPr>
            <w:tcW w:w="4772" w:type="dxa"/>
            <w:vAlign w:val="center"/>
          </w:tcPr>
          <w:p w14:paraId="0BAC3976"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Đệ trình mẫu vật liệu, catalogue, chứng chỉ xuất xưởng để phê duyệt vật liệu</w:t>
            </w:r>
          </w:p>
        </w:tc>
        <w:tc>
          <w:tcPr>
            <w:tcW w:w="1250" w:type="dxa"/>
            <w:vAlign w:val="center"/>
          </w:tcPr>
          <w:p w14:paraId="692525A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12263F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2F60DA16" w14:textId="77777777" w:rsidR="00255D5C" w:rsidRPr="00DF0BA4" w:rsidRDefault="00255D5C" w:rsidP="00A64E91">
            <w:pPr>
              <w:spacing w:after="120" w:line="276" w:lineRule="auto"/>
              <w:jc w:val="center"/>
              <w:rPr>
                <w:rFonts w:ascii="Times New Roman" w:hAnsi="Times New Roman"/>
              </w:rPr>
            </w:pPr>
          </w:p>
        </w:tc>
      </w:tr>
      <w:tr w:rsidR="00255D5C" w:rsidRPr="00DF0BA4" w14:paraId="66DC8972" w14:textId="77777777">
        <w:trPr>
          <w:cantSplit/>
          <w:jc w:val="center"/>
        </w:trPr>
        <w:tc>
          <w:tcPr>
            <w:tcW w:w="750" w:type="dxa"/>
            <w:vAlign w:val="center"/>
          </w:tcPr>
          <w:p w14:paraId="2D01750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1.8</w:t>
            </w:r>
          </w:p>
        </w:tc>
        <w:tc>
          <w:tcPr>
            <w:tcW w:w="4772" w:type="dxa"/>
            <w:vAlign w:val="center"/>
          </w:tcPr>
          <w:p w14:paraId="2BF31C9B"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Lập, trình duyệt tiến độ thi công chi tiết, phù hợp tiến độ công tác đất của Nhà thầu khác</w:t>
            </w:r>
          </w:p>
        </w:tc>
        <w:tc>
          <w:tcPr>
            <w:tcW w:w="1250" w:type="dxa"/>
            <w:vAlign w:val="center"/>
          </w:tcPr>
          <w:p w14:paraId="289D2D5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0E143F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4CF82627" w14:textId="77777777" w:rsidR="00255D5C" w:rsidRPr="00DF0BA4" w:rsidRDefault="00255D5C" w:rsidP="00A64E91">
            <w:pPr>
              <w:spacing w:after="120" w:line="276" w:lineRule="auto"/>
              <w:jc w:val="center"/>
              <w:rPr>
                <w:rFonts w:ascii="Times New Roman" w:hAnsi="Times New Roman"/>
              </w:rPr>
            </w:pPr>
          </w:p>
        </w:tc>
      </w:tr>
      <w:tr w:rsidR="00255D5C" w:rsidRPr="00DF0BA4" w14:paraId="0C9DBBE8" w14:textId="77777777">
        <w:trPr>
          <w:cantSplit/>
          <w:jc w:val="center"/>
        </w:trPr>
        <w:tc>
          <w:tcPr>
            <w:tcW w:w="750" w:type="dxa"/>
            <w:vAlign w:val="center"/>
          </w:tcPr>
          <w:p w14:paraId="3591CE1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1.9</w:t>
            </w:r>
          </w:p>
        </w:tc>
        <w:tc>
          <w:tcPr>
            <w:tcW w:w="4772" w:type="dxa"/>
            <w:vAlign w:val="center"/>
          </w:tcPr>
          <w:p w14:paraId="359CA6AB"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Kiểm tra, rà soát thiết kế biện pháp và đề xuất điều chỉnh khi điều kiện thực tế thay đổi</w:t>
            </w:r>
          </w:p>
        </w:tc>
        <w:tc>
          <w:tcPr>
            <w:tcW w:w="1250" w:type="dxa"/>
            <w:vAlign w:val="center"/>
          </w:tcPr>
          <w:p w14:paraId="55B2C53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6439ED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2B30DD12" w14:textId="77777777" w:rsidR="00255D5C" w:rsidRPr="00DF0BA4" w:rsidRDefault="00255D5C" w:rsidP="00A64E91">
            <w:pPr>
              <w:spacing w:after="120" w:line="276" w:lineRule="auto"/>
              <w:jc w:val="center"/>
              <w:rPr>
                <w:rFonts w:ascii="Times New Roman" w:hAnsi="Times New Roman"/>
              </w:rPr>
            </w:pPr>
          </w:p>
        </w:tc>
      </w:tr>
      <w:tr w:rsidR="00255D5C" w:rsidRPr="00DF0BA4" w14:paraId="54745A13" w14:textId="77777777">
        <w:trPr>
          <w:cantSplit/>
          <w:jc w:val="center"/>
        </w:trPr>
        <w:tc>
          <w:tcPr>
            <w:tcW w:w="750" w:type="dxa"/>
            <w:shd w:val="clear" w:color="auto" w:fill="D9D9D9"/>
            <w:vAlign w:val="center"/>
          </w:tcPr>
          <w:p w14:paraId="1A3E67E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2</w:t>
            </w:r>
          </w:p>
        </w:tc>
        <w:tc>
          <w:tcPr>
            <w:tcW w:w="4772" w:type="dxa"/>
            <w:shd w:val="clear" w:color="auto" w:fill="D9D9D9"/>
            <w:vAlign w:val="center"/>
          </w:tcPr>
          <w:p w14:paraId="67241035"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Bảo hiểm và các loại thuế</w:t>
            </w:r>
          </w:p>
        </w:tc>
        <w:tc>
          <w:tcPr>
            <w:tcW w:w="1250" w:type="dxa"/>
            <w:shd w:val="clear" w:color="auto" w:fill="D9D9D9"/>
            <w:vAlign w:val="center"/>
          </w:tcPr>
          <w:p w14:paraId="6D8EA98D"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150B806F"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754ADFB0" w14:textId="77777777" w:rsidR="00255D5C" w:rsidRPr="00DF0BA4" w:rsidRDefault="00255D5C" w:rsidP="00A64E91">
            <w:pPr>
              <w:spacing w:after="120" w:line="276" w:lineRule="auto"/>
              <w:jc w:val="center"/>
              <w:rPr>
                <w:rFonts w:ascii="Times New Roman" w:hAnsi="Times New Roman"/>
              </w:rPr>
            </w:pPr>
          </w:p>
        </w:tc>
      </w:tr>
      <w:tr w:rsidR="00255D5C" w:rsidRPr="00DF0BA4" w14:paraId="116FA9E3" w14:textId="77777777">
        <w:trPr>
          <w:cantSplit/>
          <w:jc w:val="center"/>
        </w:trPr>
        <w:tc>
          <w:tcPr>
            <w:tcW w:w="750" w:type="dxa"/>
            <w:vAlign w:val="center"/>
          </w:tcPr>
          <w:p w14:paraId="0EB05D8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2.1</w:t>
            </w:r>
          </w:p>
        </w:tc>
        <w:tc>
          <w:tcPr>
            <w:tcW w:w="4772" w:type="dxa"/>
            <w:vAlign w:val="center"/>
          </w:tcPr>
          <w:p w14:paraId="1F01AB1D"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Bảo hiểm cho người lao động và chi trả chế độ, bồi thường cho người lao động theo quy định của pháp luật</w:t>
            </w:r>
          </w:p>
        </w:tc>
        <w:tc>
          <w:tcPr>
            <w:tcW w:w="1250" w:type="dxa"/>
            <w:vAlign w:val="center"/>
          </w:tcPr>
          <w:p w14:paraId="1E0E368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24F8FD9"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14E3C64" w14:textId="77777777" w:rsidR="00255D5C" w:rsidRPr="00DF0BA4" w:rsidRDefault="00255D5C" w:rsidP="00A64E91">
            <w:pPr>
              <w:spacing w:after="120" w:line="276" w:lineRule="auto"/>
              <w:jc w:val="center"/>
              <w:rPr>
                <w:rFonts w:ascii="Times New Roman" w:hAnsi="Times New Roman"/>
              </w:rPr>
            </w:pPr>
          </w:p>
        </w:tc>
      </w:tr>
      <w:tr w:rsidR="00255D5C" w:rsidRPr="00DF0BA4" w14:paraId="1D2D1E5B" w14:textId="77777777">
        <w:trPr>
          <w:cantSplit/>
          <w:jc w:val="center"/>
        </w:trPr>
        <w:tc>
          <w:tcPr>
            <w:tcW w:w="750" w:type="dxa"/>
            <w:vAlign w:val="center"/>
          </w:tcPr>
          <w:p w14:paraId="03D52FF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2.2</w:t>
            </w:r>
          </w:p>
        </w:tc>
        <w:tc>
          <w:tcPr>
            <w:tcW w:w="4772" w:type="dxa"/>
            <w:vAlign w:val="center"/>
          </w:tcPr>
          <w:p w14:paraId="249E3A6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Bảo hiểm máy móc, thiết bị, phương tiện của Bên B</w:t>
            </w:r>
          </w:p>
        </w:tc>
        <w:tc>
          <w:tcPr>
            <w:tcW w:w="1250" w:type="dxa"/>
            <w:vAlign w:val="center"/>
          </w:tcPr>
          <w:p w14:paraId="6532435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44DA7CF"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22B962D" w14:textId="77777777" w:rsidR="00255D5C" w:rsidRPr="00DF0BA4" w:rsidRDefault="00255D5C" w:rsidP="00A64E91">
            <w:pPr>
              <w:spacing w:after="120" w:line="276" w:lineRule="auto"/>
              <w:jc w:val="center"/>
              <w:rPr>
                <w:rFonts w:ascii="Times New Roman" w:hAnsi="Times New Roman"/>
              </w:rPr>
            </w:pPr>
          </w:p>
        </w:tc>
      </w:tr>
      <w:tr w:rsidR="00255D5C" w:rsidRPr="00DF0BA4" w14:paraId="444D6DA9" w14:textId="77777777">
        <w:trPr>
          <w:cantSplit/>
          <w:jc w:val="center"/>
        </w:trPr>
        <w:tc>
          <w:tcPr>
            <w:tcW w:w="750" w:type="dxa"/>
            <w:vAlign w:val="center"/>
          </w:tcPr>
          <w:p w14:paraId="66F2530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2.3</w:t>
            </w:r>
          </w:p>
        </w:tc>
        <w:tc>
          <w:tcPr>
            <w:tcW w:w="4772" w:type="dxa"/>
            <w:vAlign w:val="center"/>
          </w:tcPr>
          <w:p w14:paraId="79677EA4" w14:textId="77777777" w:rsidR="00255D5C" w:rsidRPr="009047F1" w:rsidRDefault="00981654" w:rsidP="00A64E91">
            <w:pPr>
              <w:spacing w:after="120" w:line="276" w:lineRule="auto"/>
              <w:rPr>
                <w:rFonts w:ascii="Times New Roman" w:hAnsi="Times New Roman"/>
                <w:highlight w:val="yellow"/>
                <w:rPrChange w:id="910" w:author="admin" w:date="2026-10-15T16:36:00Z">
                  <w:rPr>
                    <w:rFonts w:ascii="Times New Roman" w:hAnsi="Times New Roman"/>
                  </w:rPr>
                </w:rPrChange>
              </w:rPr>
            </w:pPr>
            <w:r w:rsidRPr="009047F1">
              <w:rPr>
                <w:rFonts w:ascii="Times New Roman" w:hAnsi="Times New Roman"/>
                <w:sz w:val="20"/>
                <w:szCs w:val="20"/>
                <w:highlight w:val="yellow"/>
                <w:rPrChange w:id="911" w:author="admin" w:date="2026-10-15T16:36:00Z">
                  <w:rPr>
                    <w:rFonts w:ascii="Times New Roman" w:hAnsi="Times New Roman"/>
                    <w:sz w:val="20"/>
                    <w:szCs w:val="20"/>
                  </w:rPr>
                </w:rPrChange>
              </w:rPr>
              <w:t>Bảo hiểm trách nhiệm dân sự đối với bên thứ ba</w:t>
            </w:r>
          </w:p>
        </w:tc>
        <w:tc>
          <w:tcPr>
            <w:tcW w:w="1250" w:type="dxa"/>
            <w:vAlign w:val="center"/>
          </w:tcPr>
          <w:p w14:paraId="127250A4" w14:textId="77777777" w:rsidR="00255D5C" w:rsidRPr="009047F1" w:rsidRDefault="00981654" w:rsidP="00A64E91">
            <w:pPr>
              <w:spacing w:after="120" w:line="276" w:lineRule="auto"/>
              <w:jc w:val="center"/>
              <w:rPr>
                <w:rFonts w:ascii="Times New Roman" w:hAnsi="Times New Roman"/>
                <w:highlight w:val="yellow"/>
                <w:rPrChange w:id="912" w:author="admin" w:date="2026-10-15T16:36:00Z">
                  <w:rPr>
                    <w:rFonts w:ascii="Times New Roman" w:hAnsi="Times New Roman"/>
                  </w:rPr>
                </w:rPrChange>
              </w:rPr>
            </w:pPr>
            <w:r w:rsidRPr="009047F1">
              <w:rPr>
                <w:rFonts w:ascii="Times New Roman" w:hAnsi="Times New Roman"/>
                <w:b/>
                <w:bCs/>
                <w:sz w:val="20"/>
                <w:szCs w:val="20"/>
                <w:highlight w:val="yellow"/>
                <w:rPrChange w:id="913" w:author="admin" w:date="2026-10-15T16:36:00Z">
                  <w:rPr>
                    <w:rFonts w:ascii="Times New Roman" w:hAnsi="Times New Roman"/>
                    <w:b/>
                    <w:bCs/>
                    <w:sz w:val="20"/>
                    <w:szCs w:val="20"/>
                  </w:rPr>
                </w:rPrChange>
              </w:rPr>
              <w:t>P</w:t>
            </w:r>
          </w:p>
        </w:tc>
        <w:tc>
          <w:tcPr>
            <w:tcW w:w="1150" w:type="dxa"/>
            <w:vAlign w:val="center"/>
          </w:tcPr>
          <w:p w14:paraId="468C6F2E" w14:textId="77777777" w:rsidR="00255D5C" w:rsidRPr="009047F1" w:rsidRDefault="00255D5C" w:rsidP="00A64E91">
            <w:pPr>
              <w:spacing w:after="120" w:line="276" w:lineRule="auto"/>
              <w:jc w:val="center"/>
              <w:rPr>
                <w:rFonts w:ascii="Times New Roman" w:hAnsi="Times New Roman"/>
                <w:highlight w:val="yellow"/>
                <w:rPrChange w:id="914" w:author="admin" w:date="2026-10-15T16:36:00Z">
                  <w:rPr>
                    <w:rFonts w:ascii="Times New Roman" w:hAnsi="Times New Roman"/>
                  </w:rPr>
                </w:rPrChange>
              </w:rPr>
            </w:pPr>
          </w:p>
        </w:tc>
        <w:tc>
          <w:tcPr>
            <w:tcW w:w="1150" w:type="dxa"/>
            <w:vAlign w:val="center"/>
          </w:tcPr>
          <w:p w14:paraId="14921C1E" w14:textId="1D0F8867" w:rsidR="00255D5C" w:rsidRPr="00DF0BA4" w:rsidRDefault="009047F1" w:rsidP="00A64E91">
            <w:pPr>
              <w:spacing w:after="120" w:line="276" w:lineRule="auto"/>
              <w:jc w:val="center"/>
              <w:rPr>
                <w:rFonts w:ascii="Times New Roman" w:hAnsi="Times New Roman"/>
              </w:rPr>
            </w:pPr>
            <w:ins w:id="915" w:author="admin" w:date="2026-10-15T16:36:00Z">
              <w:r>
                <w:rPr>
                  <w:rFonts w:ascii="Times New Roman" w:hAnsi="Times New Roman"/>
                </w:rPr>
                <w:t>Làm rõ cdt</w:t>
              </w:r>
            </w:ins>
          </w:p>
        </w:tc>
      </w:tr>
      <w:tr w:rsidR="00255D5C" w:rsidRPr="00DF0BA4" w14:paraId="50785F21" w14:textId="77777777">
        <w:trPr>
          <w:cantSplit/>
          <w:jc w:val="center"/>
        </w:trPr>
        <w:tc>
          <w:tcPr>
            <w:tcW w:w="750" w:type="dxa"/>
            <w:vAlign w:val="center"/>
          </w:tcPr>
          <w:p w14:paraId="6974C02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2.4</w:t>
            </w:r>
          </w:p>
        </w:tc>
        <w:tc>
          <w:tcPr>
            <w:tcW w:w="4772" w:type="dxa"/>
            <w:vAlign w:val="center"/>
          </w:tcPr>
          <w:p w14:paraId="3EFCE7F2"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Bảo hiểm công trình trong thời gian xây dựng (do Chủ đầu tư mua theo Điều 8.1 Hợp đồng)</w:t>
            </w:r>
          </w:p>
        </w:tc>
        <w:tc>
          <w:tcPr>
            <w:tcW w:w="1250" w:type="dxa"/>
            <w:vAlign w:val="center"/>
          </w:tcPr>
          <w:p w14:paraId="075AFCD8"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8A29A5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10824CC" w14:textId="77777777" w:rsidR="00255D5C" w:rsidRPr="00DF0BA4" w:rsidRDefault="00255D5C" w:rsidP="00A64E91">
            <w:pPr>
              <w:spacing w:after="120" w:line="276" w:lineRule="auto"/>
              <w:jc w:val="center"/>
              <w:rPr>
                <w:rFonts w:ascii="Times New Roman" w:hAnsi="Times New Roman"/>
              </w:rPr>
            </w:pPr>
          </w:p>
        </w:tc>
      </w:tr>
      <w:tr w:rsidR="00255D5C" w:rsidRPr="00DF0BA4" w14:paraId="774B3352" w14:textId="77777777">
        <w:trPr>
          <w:cantSplit/>
          <w:jc w:val="center"/>
        </w:trPr>
        <w:tc>
          <w:tcPr>
            <w:tcW w:w="750" w:type="dxa"/>
            <w:vAlign w:val="center"/>
          </w:tcPr>
          <w:p w14:paraId="34E6579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lastRenderedPageBreak/>
              <w:t>2.5</w:t>
            </w:r>
          </w:p>
        </w:tc>
        <w:tc>
          <w:tcPr>
            <w:tcW w:w="4772" w:type="dxa"/>
            <w:vAlign w:val="center"/>
          </w:tcPr>
          <w:p w14:paraId="03BB3D8F" w14:textId="6F2145C2"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Thực hiện thủ tục yêu cầu bồi thường bảo hiểm công trình đối với tổn thất thuộc phạm vi công việc của Bên B; chịu phần thiệt hại không được bảo hiểm bồi thường</w:t>
            </w:r>
          </w:p>
        </w:tc>
        <w:tc>
          <w:tcPr>
            <w:tcW w:w="1250" w:type="dxa"/>
            <w:vAlign w:val="center"/>
          </w:tcPr>
          <w:p w14:paraId="41355A8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6DF0D7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261463F3" w14:textId="14B5261C" w:rsidR="00255D5C" w:rsidRPr="00DF0BA4" w:rsidRDefault="009047F1" w:rsidP="00A64E91">
            <w:pPr>
              <w:spacing w:after="120" w:line="276" w:lineRule="auto"/>
              <w:jc w:val="center"/>
              <w:rPr>
                <w:rFonts w:ascii="Times New Roman" w:hAnsi="Times New Roman"/>
              </w:rPr>
            </w:pPr>
            <w:ins w:id="916" w:author="admin" w:date="2026-10-15T16:37:00Z">
              <w:r>
                <w:rPr>
                  <w:rFonts w:ascii="Times New Roman" w:hAnsi="Times New Roman"/>
                </w:rPr>
                <w:t>Phối hợp cung cấp hs</w:t>
              </w:r>
            </w:ins>
          </w:p>
        </w:tc>
      </w:tr>
      <w:tr w:rsidR="00255D5C" w:rsidRPr="00DF0BA4" w14:paraId="7A2AA0A1" w14:textId="77777777">
        <w:trPr>
          <w:cantSplit/>
          <w:jc w:val="center"/>
        </w:trPr>
        <w:tc>
          <w:tcPr>
            <w:tcW w:w="750" w:type="dxa"/>
            <w:vAlign w:val="center"/>
          </w:tcPr>
          <w:p w14:paraId="1AFCCD0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2.6</w:t>
            </w:r>
          </w:p>
        </w:tc>
        <w:tc>
          <w:tcPr>
            <w:tcW w:w="4772" w:type="dxa"/>
            <w:vAlign w:val="center"/>
          </w:tcPr>
          <w:p w14:paraId="6F5218F2"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Các loại thuế, phí, lệ phí theo quy định hiện hành</w:t>
            </w:r>
          </w:p>
        </w:tc>
        <w:tc>
          <w:tcPr>
            <w:tcW w:w="1250" w:type="dxa"/>
            <w:vAlign w:val="center"/>
          </w:tcPr>
          <w:p w14:paraId="3B93FDD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77DF9BF"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6E2E9A7" w14:textId="77777777" w:rsidR="00255D5C" w:rsidRPr="00DF0BA4" w:rsidRDefault="00255D5C" w:rsidP="00A64E91">
            <w:pPr>
              <w:spacing w:after="120" w:line="276" w:lineRule="auto"/>
              <w:jc w:val="center"/>
              <w:rPr>
                <w:rFonts w:ascii="Times New Roman" w:hAnsi="Times New Roman"/>
              </w:rPr>
            </w:pPr>
          </w:p>
        </w:tc>
      </w:tr>
      <w:tr w:rsidR="00255D5C" w:rsidRPr="00DF0BA4" w14:paraId="755C8447" w14:textId="77777777">
        <w:trPr>
          <w:cantSplit/>
          <w:jc w:val="center"/>
        </w:trPr>
        <w:tc>
          <w:tcPr>
            <w:tcW w:w="750" w:type="dxa"/>
            <w:shd w:val="clear" w:color="auto" w:fill="D9D9D9"/>
            <w:vAlign w:val="center"/>
          </w:tcPr>
          <w:p w14:paraId="50612F2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w:t>
            </w:r>
          </w:p>
        </w:tc>
        <w:tc>
          <w:tcPr>
            <w:tcW w:w="4772" w:type="dxa"/>
            <w:shd w:val="clear" w:color="auto" w:fill="D9D9D9"/>
            <w:vAlign w:val="center"/>
          </w:tcPr>
          <w:p w14:paraId="3B5AF64F"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Công tác thi công chính</w:t>
            </w:r>
          </w:p>
        </w:tc>
        <w:tc>
          <w:tcPr>
            <w:tcW w:w="1250" w:type="dxa"/>
            <w:shd w:val="clear" w:color="auto" w:fill="D9D9D9"/>
            <w:vAlign w:val="center"/>
          </w:tcPr>
          <w:p w14:paraId="2BA81A4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6B05E180"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5BA8CA0F" w14:textId="77777777" w:rsidR="00255D5C" w:rsidRPr="00DF0BA4" w:rsidRDefault="00255D5C" w:rsidP="00A64E91">
            <w:pPr>
              <w:spacing w:after="120" w:line="276" w:lineRule="auto"/>
              <w:jc w:val="center"/>
              <w:rPr>
                <w:rFonts w:ascii="Times New Roman" w:hAnsi="Times New Roman"/>
              </w:rPr>
            </w:pPr>
          </w:p>
        </w:tc>
      </w:tr>
      <w:tr w:rsidR="00255D5C" w:rsidRPr="00DF0BA4" w14:paraId="0DC15AF4" w14:textId="77777777">
        <w:trPr>
          <w:cantSplit/>
          <w:jc w:val="center"/>
        </w:trPr>
        <w:tc>
          <w:tcPr>
            <w:tcW w:w="750" w:type="dxa"/>
            <w:shd w:val="clear" w:color="auto" w:fill="F2F2F2"/>
            <w:vAlign w:val="center"/>
          </w:tcPr>
          <w:p w14:paraId="794B880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3.1</w:t>
            </w:r>
          </w:p>
        </w:tc>
        <w:tc>
          <w:tcPr>
            <w:tcW w:w="4772" w:type="dxa"/>
            <w:shd w:val="clear" w:color="auto" w:fill="F2F2F2"/>
            <w:vAlign w:val="center"/>
          </w:tcPr>
          <w:p w14:paraId="61AE9F0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Hạ mực nước ngầm và giao diện với công tác đất (công tác đất do Nhà thầu khác thực hiện)</w:t>
            </w:r>
          </w:p>
        </w:tc>
        <w:tc>
          <w:tcPr>
            <w:tcW w:w="1250" w:type="dxa"/>
            <w:shd w:val="clear" w:color="auto" w:fill="F2F2F2"/>
            <w:vAlign w:val="center"/>
          </w:tcPr>
          <w:p w14:paraId="0316CC33"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1CA4640C"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699ED795" w14:textId="77777777" w:rsidR="00255D5C" w:rsidRPr="00DF0BA4" w:rsidRDefault="00255D5C" w:rsidP="00A64E91">
            <w:pPr>
              <w:spacing w:after="120" w:line="276" w:lineRule="auto"/>
              <w:jc w:val="center"/>
              <w:rPr>
                <w:rFonts w:ascii="Times New Roman" w:hAnsi="Times New Roman"/>
              </w:rPr>
            </w:pPr>
          </w:p>
        </w:tc>
      </w:tr>
      <w:tr w:rsidR="00255D5C" w:rsidRPr="00DF0BA4" w14:paraId="7D06597C" w14:textId="77777777">
        <w:trPr>
          <w:cantSplit/>
          <w:jc w:val="center"/>
        </w:trPr>
        <w:tc>
          <w:tcPr>
            <w:tcW w:w="750" w:type="dxa"/>
            <w:vAlign w:val="center"/>
          </w:tcPr>
          <w:p w14:paraId="4DCB04B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3.1.1</w:t>
            </w:r>
          </w:p>
        </w:tc>
        <w:tc>
          <w:tcPr>
            <w:tcW w:w="4772" w:type="dxa"/>
            <w:vAlign w:val="center"/>
          </w:tcPr>
          <w:p w14:paraId="0081355B"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p>
        </w:tc>
        <w:tc>
          <w:tcPr>
            <w:tcW w:w="1250" w:type="dxa"/>
            <w:vAlign w:val="center"/>
          </w:tcPr>
          <w:p w14:paraId="77E8991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14691BA"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B5167C1" w14:textId="77777777" w:rsidR="00255D5C" w:rsidRPr="00DF0BA4" w:rsidRDefault="00255D5C" w:rsidP="00A64E91">
            <w:pPr>
              <w:spacing w:after="120" w:line="276" w:lineRule="auto"/>
              <w:jc w:val="center"/>
              <w:rPr>
                <w:rFonts w:ascii="Times New Roman" w:hAnsi="Times New Roman"/>
              </w:rPr>
            </w:pPr>
          </w:p>
        </w:tc>
      </w:tr>
      <w:tr w:rsidR="00255D5C" w:rsidRPr="00DF0BA4" w14:paraId="6CBF4B34" w14:textId="77777777">
        <w:trPr>
          <w:cantSplit/>
          <w:jc w:val="center"/>
        </w:trPr>
        <w:tc>
          <w:tcPr>
            <w:tcW w:w="750" w:type="dxa"/>
            <w:vAlign w:val="center"/>
          </w:tcPr>
          <w:p w14:paraId="77A3EC5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3.1.2</w:t>
            </w:r>
          </w:p>
        </w:tc>
        <w:tc>
          <w:tcPr>
            <w:tcW w:w="4772" w:type="dxa"/>
            <w:vAlign w:val="center"/>
          </w:tcPr>
          <w:p w14:paraId="66AEE76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p>
        </w:tc>
        <w:tc>
          <w:tcPr>
            <w:tcW w:w="1250" w:type="dxa"/>
            <w:vAlign w:val="center"/>
          </w:tcPr>
          <w:p w14:paraId="5EEF2E0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18C4DE4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5390955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Phối hợp</w:t>
            </w:r>
          </w:p>
        </w:tc>
      </w:tr>
      <w:tr w:rsidR="00255D5C" w:rsidRPr="00DF0BA4" w14:paraId="4EC74CC5" w14:textId="77777777">
        <w:trPr>
          <w:cantSplit/>
          <w:jc w:val="center"/>
        </w:trPr>
        <w:tc>
          <w:tcPr>
            <w:tcW w:w="750" w:type="dxa"/>
            <w:vAlign w:val="center"/>
          </w:tcPr>
          <w:p w14:paraId="01B5071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3.1.3</w:t>
            </w:r>
          </w:p>
        </w:tc>
        <w:tc>
          <w:tcPr>
            <w:tcW w:w="4772" w:type="dxa"/>
            <w:vAlign w:val="center"/>
          </w:tcPr>
          <w:p w14:paraId="18DE11A4"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Đào đất, sửa hố móng, vận chuyển và đổ thải đất đào</w:t>
            </w:r>
          </w:p>
        </w:tc>
        <w:tc>
          <w:tcPr>
            <w:tcW w:w="1250" w:type="dxa"/>
            <w:vAlign w:val="center"/>
          </w:tcPr>
          <w:p w14:paraId="1A5785F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 phối hợp</w:t>
            </w:r>
          </w:p>
        </w:tc>
        <w:tc>
          <w:tcPr>
            <w:tcW w:w="1150" w:type="dxa"/>
            <w:vAlign w:val="center"/>
          </w:tcPr>
          <w:p w14:paraId="2ABB26D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68CE560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r>
      <w:tr w:rsidR="00255D5C" w:rsidRPr="00DF0BA4" w14:paraId="3CB912E8" w14:textId="77777777">
        <w:trPr>
          <w:cantSplit/>
          <w:jc w:val="center"/>
        </w:trPr>
        <w:tc>
          <w:tcPr>
            <w:tcW w:w="750" w:type="dxa"/>
            <w:vAlign w:val="center"/>
          </w:tcPr>
          <w:p w14:paraId="4ED8EF9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3.1.4</w:t>
            </w:r>
          </w:p>
        </w:tc>
        <w:tc>
          <w:tcPr>
            <w:tcW w:w="4772" w:type="dxa"/>
            <w:vAlign w:val="center"/>
          </w:tcPr>
          <w:p w14:paraId="736B6AE2"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Nhận bàn giao hố móng, cao độ đáy đào từ Nhà thầu khác (có xác nhận của Bên A); vệ sinh, tiêu thoát nước hố móng trước khi thi công bê tông lót; bảo vệ hố móng sau khi nhận bàn giao</w:t>
            </w:r>
          </w:p>
        </w:tc>
        <w:tc>
          <w:tcPr>
            <w:tcW w:w="1250" w:type="dxa"/>
            <w:vAlign w:val="center"/>
          </w:tcPr>
          <w:p w14:paraId="7AF05EC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271E4A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165E5A4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Bàn giao</w:t>
            </w:r>
          </w:p>
        </w:tc>
      </w:tr>
      <w:tr w:rsidR="00255D5C" w:rsidRPr="00DF0BA4" w14:paraId="3BDB0421" w14:textId="77777777">
        <w:trPr>
          <w:cantSplit/>
          <w:jc w:val="center"/>
        </w:trPr>
        <w:tc>
          <w:tcPr>
            <w:tcW w:w="750" w:type="dxa"/>
            <w:vAlign w:val="center"/>
          </w:tcPr>
          <w:p w14:paraId="231716F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3.1.5</w:t>
            </w:r>
          </w:p>
        </w:tc>
        <w:tc>
          <w:tcPr>
            <w:tcW w:w="4772" w:type="dxa"/>
            <w:vAlign w:val="center"/>
          </w:tcPr>
          <w:p w14:paraId="47D8BC8D"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Đắp đất hoàn trả hố móng, mang tường tầng hầm</w:t>
            </w:r>
          </w:p>
        </w:tc>
        <w:tc>
          <w:tcPr>
            <w:tcW w:w="1250" w:type="dxa"/>
            <w:vAlign w:val="center"/>
          </w:tcPr>
          <w:p w14:paraId="60C6374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Phối hợp</w:t>
            </w:r>
          </w:p>
        </w:tc>
        <w:tc>
          <w:tcPr>
            <w:tcW w:w="1150" w:type="dxa"/>
            <w:vAlign w:val="center"/>
          </w:tcPr>
          <w:p w14:paraId="2F427DC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24DFE18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r>
      <w:tr w:rsidR="00255D5C" w:rsidRPr="00DF0BA4" w14:paraId="04A9DF0D" w14:textId="77777777">
        <w:trPr>
          <w:cantSplit/>
          <w:jc w:val="center"/>
        </w:trPr>
        <w:tc>
          <w:tcPr>
            <w:tcW w:w="750" w:type="dxa"/>
            <w:shd w:val="clear" w:color="auto" w:fill="F2F2F2"/>
            <w:vAlign w:val="center"/>
          </w:tcPr>
          <w:p w14:paraId="5C3A3FE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3.2</w:t>
            </w:r>
          </w:p>
        </w:tc>
        <w:tc>
          <w:tcPr>
            <w:tcW w:w="4772" w:type="dxa"/>
            <w:shd w:val="clear" w:color="auto" w:fill="F2F2F2"/>
            <w:vAlign w:val="center"/>
          </w:tcPr>
          <w:p w14:paraId="41B2598F"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Hệ cừ và văng chống</w:t>
            </w:r>
          </w:p>
        </w:tc>
        <w:tc>
          <w:tcPr>
            <w:tcW w:w="1250" w:type="dxa"/>
            <w:shd w:val="clear" w:color="auto" w:fill="F2F2F2"/>
            <w:vAlign w:val="center"/>
          </w:tcPr>
          <w:p w14:paraId="72229837"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34366AF2"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26B18E39" w14:textId="77777777" w:rsidR="00255D5C" w:rsidRPr="00DF0BA4" w:rsidRDefault="00255D5C" w:rsidP="00A64E91">
            <w:pPr>
              <w:spacing w:after="120" w:line="276" w:lineRule="auto"/>
              <w:jc w:val="center"/>
              <w:rPr>
                <w:rFonts w:ascii="Times New Roman" w:hAnsi="Times New Roman"/>
              </w:rPr>
            </w:pPr>
          </w:p>
        </w:tc>
      </w:tr>
      <w:tr w:rsidR="00255D5C" w:rsidRPr="00DF0BA4" w14:paraId="03FAC73C" w14:textId="77777777">
        <w:trPr>
          <w:cantSplit/>
          <w:jc w:val="center"/>
        </w:trPr>
        <w:tc>
          <w:tcPr>
            <w:tcW w:w="750" w:type="dxa"/>
            <w:vAlign w:val="center"/>
          </w:tcPr>
          <w:p w14:paraId="03DEADF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3.2.1</w:t>
            </w:r>
          </w:p>
        </w:tc>
        <w:tc>
          <w:tcPr>
            <w:tcW w:w="4772" w:type="dxa"/>
            <w:vAlign w:val="center"/>
          </w:tcPr>
          <w:p w14:paraId="10C5D2ED"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vật tư chính cừ Larsen, vật tư phụ và phụ kiện trong thời gian thi công</w:t>
            </w:r>
          </w:p>
        </w:tc>
        <w:tc>
          <w:tcPr>
            <w:tcW w:w="1250" w:type="dxa"/>
            <w:vAlign w:val="center"/>
          </w:tcPr>
          <w:p w14:paraId="103985E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9D36E9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F45CDF4" w14:textId="77777777" w:rsidR="00255D5C" w:rsidRPr="00DF0BA4" w:rsidRDefault="00255D5C" w:rsidP="00A64E91">
            <w:pPr>
              <w:spacing w:after="120" w:line="276" w:lineRule="auto"/>
              <w:jc w:val="center"/>
              <w:rPr>
                <w:rFonts w:ascii="Times New Roman" w:hAnsi="Times New Roman"/>
              </w:rPr>
            </w:pPr>
          </w:p>
        </w:tc>
      </w:tr>
      <w:tr w:rsidR="00255D5C" w:rsidRPr="00DF0BA4" w14:paraId="597F3507" w14:textId="77777777">
        <w:trPr>
          <w:cantSplit/>
          <w:jc w:val="center"/>
        </w:trPr>
        <w:tc>
          <w:tcPr>
            <w:tcW w:w="750" w:type="dxa"/>
            <w:vAlign w:val="center"/>
          </w:tcPr>
          <w:p w14:paraId="46BA081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3.2.2</w:t>
            </w:r>
          </w:p>
        </w:tc>
        <w:tc>
          <w:tcPr>
            <w:tcW w:w="4772" w:type="dxa"/>
            <w:vAlign w:val="center"/>
          </w:tcPr>
          <w:p w14:paraId="69D606A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máy móc, thiết bị, nhân lực thi công hạ, nhổ cừ Larsen</w:t>
            </w:r>
          </w:p>
        </w:tc>
        <w:tc>
          <w:tcPr>
            <w:tcW w:w="1250" w:type="dxa"/>
            <w:vAlign w:val="center"/>
          </w:tcPr>
          <w:p w14:paraId="52CAA88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3B15901"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5B05A27" w14:textId="77777777" w:rsidR="00255D5C" w:rsidRPr="00DF0BA4" w:rsidRDefault="00255D5C" w:rsidP="00A64E91">
            <w:pPr>
              <w:spacing w:after="120" w:line="276" w:lineRule="auto"/>
              <w:jc w:val="center"/>
              <w:rPr>
                <w:rFonts w:ascii="Times New Roman" w:hAnsi="Times New Roman"/>
              </w:rPr>
            </w:pPr>
          </w:p>
        </w:tc>
      </w:tr>
      <w:tr w:rsidR="00255D5C" w:rsidRPr="00DF0BA4" w14:paraId="388C369B" w14:textId="77777777">
        <w:trPr>
          <w:cantSplit/>
          <w:jc w:val="center"/>
        </w:trPr>
        <w:tc>
          <w:tcPr>
            <w:tcW w:w="750" w:type="dxa"/>
            <w:vAlign w:val="center"/>
          </w:tcPr>
          <w:p w14:paraId="0022237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3.2.3</w:t>
            </w:r>
          </w:p>
        </w:tc>
        <w:tc>
          <w:tcPr>
            <w:tcW w:w="4772" w:type="dxa"/>
            <w:vAlign w:val="center"/>
          </w:tcPr>
          <w:p w14:paraId="38B8330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vật tư chính văng chống, vật tư phụ và phụ kiện trong thời gian thi công.</w:t>
            </w:r>
          </w:p>
        </w:tc>
        <w:tc>
          <w:tcPr>
            <w:tcW w:w="1250" w:type="dxa"/>
            <w:vAlign w:val="center"/>
          </w:tcPr>
          <w:p w14:paraId="0D89508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7E2545B"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0CB0BAF" w14:textId="77777777" w:rsidR="00255D5C" w:rsidRPr="00DF0BA4" w:rsidRDefault="00255D5C" w:rsidP="00A64E91">
            <w:pPr>
              <w:spacing w:after="120" w:line="276" w:lineRule="auto"/>
              <w:jc w:val="center"/>
              <w:rPr>
                <w:rFonts w:ascii="Times New Roman" w:hAnsi="Times New Roman"/>
              </w:rPr>
            </w:pPr>
          </w:p>
        </w:tc>
      </w:tr>
      <w:tr w:rsidR="00255D5C" w:rsidRPr="00DF0BA4" w14:paraId="5914A56B" w14:textId="77777777">
        <w:trPr>
          <w:cantSplit/>
          <w:jc w:val="center"/>
        </w:trPr>
        <w:tc>
          <w:tcPr>
            <w:tcW w:w="750" w:type="dxa"/>
            <w:vAlign w:val="center"/>
          </w:tcPr>
          <w:p w14:paraId="76179FD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3.2.4</w:t>
            </w:r>
          </w:p>
        </w:tc>
        <w:tc>
          <w:tcPr>
            <w:tcW w:w="4772" w:type="dxa"/>
            <w:vAlign w:val="center"/>
          </w:tcPr>
          <w:p w14:paraId="035CCD09"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Gia công, hàn, cắt các chi tiết thép phục vụ lắp dựng/tháo dỡ kết cấu chống đỡ tạm.</w:t>
            </w:r>
          </w:p>
        </w:tc>
        <w:tc>
          <w:tcPr>
            <w:tcW w:w="1250" w:type="dxa"/>
            <w:vAlign w:val="center"/>
          </w:tcPr>
          <w:p w14:paraId="1A328D8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06CB49C"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5599779" w14:textId="77777777" w:rsidR="00255D5C" w:rsidRPr="00DF0BA4" w:rsidRDefault="00255D5C" w:rsidP="00A64E91">
            <w:pPr>
              <w:spacing w:after="120" w:line="276" w:lineRule="auto"/>
              <w:jc w:val="center"/>
              <w:rPr>
                <w:rFonts w:ascii="Times New Roman" w:hAnsi="Times New Roman"/>
              </w:rPr>
            </w:pPr>
          </w:p>
        </w:tc>
      </w:tr>
      <w:tr w:rsidR="00255D5C" w:rsidRPr="00DF0BA4" w14:paraId="1EF31C62" w14:textId="77777777">
        <w:trPr>
          <w:cantSplit/>
          <w:jc w:val="center"/>
        </w:trPr>
        <w:tc>
          <w:tcPr>
            <w:tcW w:w="750" w:type="dxa"/>
            <w:vAlign w:val="center"/>
          </w:tcPr>
          <w:p w14:paraId="081AD70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3.2.5</w:t>
            </w:r>
          </w:p>
        </w:tc>
        <w:tc>
          <w:tcPr>
            <w:tcW w:w="4772" w:type="dxa"/>
            <w:vAlign w:val="center"/>
          </w:tcPr>
          <w:p w14:paraId="08B7391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Bảo đảm ổn định, khả năng chịu lực của hệ kết cấu chống đỡ tạm (cừ, văng chống, ván khuôn, giàn giáo...) trong phạm vi biện pháp của Bên B</w:t>
            </w:r>
          </w:p>
        </w:tc>
        <w:tc>
          <w:tcPr>
            <w:tcW w:w="1250" w:type="dxa"/>
            <w:vAlign w:val="center"/>
          </w:tcPr>
          <w:p w14:paraId="781657F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C39571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ECE6486" w14:textId="77777777" w:rsidR="00255D5C" w:rsidRPr="00DF0BA4" w:rsidRDefault="00255D5C" w:rsidP="00A64E91">
            <w:pPr>
              <w:spacing w:after="120" w:line="276" w:lineRule="auto"/>
              <w:jc w:val="center"/>
              <w:rPr>
                <w:rFonts w:ascii="Times New Roman" w:hAnsi="Times New Roman"/>
              </w:rPr>
            </w:pPr>
          </w:p>
        </w:tc>
      </w:tr>
      <w:tr w:rsidR="00255D5C" w:rsidRPr="00DF0BA4" w14:paraId="2A7D485C" w14:textId="77777777">
        <w:trPr>
          <w:cantSplit/>
          <w:jc w:val="center"/>
        </w:trPr>
        <w:tc>
          <w:tcPr>
            <w:tcW w:w="750" w:type="dxa"/>
            <w:vAlign w:val="center"/>
          </w:tcPr>
          <w:p w14:paraId="6F949BD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3.2.6</w:t>
            </w:r>
          </w:p>
        </w:tc>
        <w:tc>
          <w:tcPr>
            <w:tcW w:w="4772" w:type="dxa"/>
            <w:vAlign w:val="center"/>
          </w:tcPr>
          <w:p w14:paraId="332A6DF4"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máy móc, thiết bị và nhân lực để theo dõi chuyển vị và tính ổn định của hệ cừ văng, báo cáo và sửa chữa hệ cừ văng đảm bảo yêu cầu của Dự án.</w:t>
            </w:r>
          </w:p>
        </w:tc>
        <w:tc>
          <w:tcPr>
            <w:tcW w:w="1250" w:type="dxa"/>
            <w:vAlign w:val="center"/>
          </w:tcPr>
          <w:p w14:paraId="7DC8F8F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204E977"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317D2EE8" w14:textId="77777777" w:rsidR="00255D5C" w:rsidRPr="00DF0BA4" w:rsidRDefault="00255D5C" w:rsidP="00A64E91">
            <w:pPr>
              <w:spacing w:after="120" w:line="276" w:lineRule="auto"/>
              <w:jc w:val="center"/>
              <w:rPr>
                <w:rFonts w:ascii="Times New Roman" w:hAnsi="Times New Roman"/>
              </w:rPr>
            </w:pPr>
          </w:p>
        </w:tc>
      </w:tr>
      <w:tr w:rsidR="00255D5C" w:rsidRPr="00DF0BA4" w14:paraId="011100EB" w14:textId="77777777">
        <w:trPr>
          <w:cantSplit/>
          <w:jc w:val="center"/>
        </w:trPr>
        <w:tc>
          <w:tcPr>
            <w:tcW w:w="750" w:type="dxa"/>
            <w:vAlign w:val="center"/>
          </w:tcPr>
          <w:p w14:paraId="234DAF3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lastRenderedPageBreak/>
              <w:t>3.2.7</w:t>
            </w:r>
          </w:p>
        </w:tc>
        <w:tc>
          <w:tcPr>
            <w:tcW w:w="4772" w:type="dxa"/>
            <w:vAlign w:val="center"/>
          </w:tcPr>
          <w:p w14:paraId="76488B6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Tháo dỡ hệ văng chống, nhổ cừ theo trình tự thiết kế biện pháp và trình tự đắp đất hoàn trả; lấp lỗ rỗng sau khi nhổ cừ (nếu thiết kế yêu cầu); vận chuyển vật tư biện pháp ra khỏi Công trường</w:t>
            </w:r>
          </w:p>
        </w:tc>
        <w:tc>
          <w:tcPr>
            <w:tcW w:w="1250" w:type="dxa"/>
            <w:vAlign w:val="center"/>
          </w:tcPr>
          <w:p w14:paraId="5817E85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83A602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62877143" w14:textId="77777777" w:rsidR="00255D5C" w:rsidRPr="00DF0BA4" w:rsidRDefault="00255D5C" w:rsidP="00A64E91">
            <w:pPr>
              <w:spacing w:after="120" w:line="276" w:lineRule="auto"/>
              <w:jc w:val="center"/>
              <w:rPr>
                <w:rFonts w:ascii="Times New Roman" w:hAnsi="Times New Roman"/>
              </w:rPr>
            </w:pPr>
          </w:p>
        </w:tc>
      </w:tr>
      <w:tr w:rsidR="00255D5C" w:rsidRPr="00DF0BA4" w14:paraId="6ADEE960" w14:textId="77777777">
        <w:trPr>
          <w:cantSplit/>
          <w:jc w:val="center"/>
        </w:trPr>
        <w:tc>
          <w:tcPr>
            <w:tcW w:w="750" w:type="dxa"/>
            <w:shd w:val="clear" w:color="auto" w:fill="F2F2F2"/>
            <w:vAlign w:val="center"/>
          </w:tcPr>
          <w:p w14:paraId="045CE83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3.3</w:t>
            </w:r>
          </w:p>
        </w:tc>
        <w:tc>
          <w:tcPr>
            <w:tcW w:w="4772" w:type="dxa"/>
            <w:shd w:val="clear" w:color="auto" w:fill="F2F2F2"/>
            <w:vAlign w:val="center"/>
          </w:tcPr>
          <w:p w14:paraId="7B45BD0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Kết cấu bê tông cốt thép phần ngầm</w:t>
            </w:r>
          </w:p>
        </w:tc>
        <w:tc>
          <w:tcPr>
            <w:tcW w:w="1250" w:type="dxa"/>
            <w:shd w:val="clear" w:color="auto" w:fill="F2F2F2"/>
            <w:vAlign w:val="center"/>
          </w:tcPr>
          <w:p w14:paraId="3D71B794"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4E9C70EC"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62A4E480" w14:textId="77777777" w:rsidR="00255D5C" w:rsidRPr="00DF0BA4" w:rsidRDefault="00255D5C" w:rsidP="00A64E91">
            <w:pPr>
              <w:spacing w:after="120" w:line="276" w:lineRule="auto"/>
              <w:jc w:val="center"/>
              <w:rPr>
                <w:rFonts w:ascii="Times New Roman" w:hAnsi="Times New Roman"/>
              </w:rPr>
            </w:pPr>
          </w:p>
        </w:tc>
      </w:tr>
      <w:tr w:rsidR="00255D5C" w:rsidRPr="00DF0BA4" w14:paraId="23EDB77D" w14:textId="77777777">
        <w:trPr>
          <w:cantSplit/>
          <w:jc w:val="center"/>
        </w:trPr>
        <w:tc>
          <w:tcPr>
            <w:tcW w:w="750" w:type="dxa"/>
            <w:vAlign w:val="center"/>
          </w:tcPr>
          <w:p w14:paraId="04ABF0C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3.3.1</w:t>
            </w:r>
          </w:p>
        </w:tc>
        <w:tc>
          <w:tcPr>
            <w:tcW w:w="4772" w:type="dxa"/>
            <w:vAlign w:val="center"/>
          </w:tcPr>
          <w:p w14:paraId="5340C12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toàn bộ vật liệu chính (bê tông thương phẩm, cốt thép, …) và toàn bộ vật liệu phụ cho kết cấu bê tông cốt thép phần ngầm</w:t>
            </w:r>
          </w:p>
        </w:tc>
        <w:tc>
          <w:tcPr>
            <w:tcW w:w="1250" w:type="dxa"/>
            <w:vAlign w:val="center"/>
          </w:tcPr>
          <w:p w14:paraId="763F049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A9F94EE"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07214F59" w14:textId="77777777" w:rsidR="00255D5C" w:rsidRPr="00DF0BA4" w:rsidRDefault="00255D5C" w:rsidP="00A64E91">
            <w:pPr>
              <w:spacing w:after="120" w:line="276" w:lineRule="auto"/>
              <w:jc w:val="center"/>
              <w:rPr>
                <w:rFonts w:ascii="Times New Roman" w:hAnsi="Times New Roman"/>
              </w:rPr>
            </w:pPr>
          </w:p>
        </w:tc>
      </w:tr>
      <w:tr w:rsidR="00255D5C" w:rsidRPr="00DF0BA4" w14:paraId="46D4FDE6" w14:textId="77777777">
        <w:trPr>
          <w:cantSplit/>
          <w:jc w:val="center"/>
        </w:trPr>
        <w:tc>
          <w:tcPr>
            <w:tcW w:w="750" w:type="dxa"/>
            <w:vAlign w:val="center"/>
          </w:tcPr>
          <w:p w14:paraId="71A50C0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3.3.2</w:t>
            </w:r>
          </w:p>
        </w:tc>
        <w:tc>
          <w:tcPr>
            <w:tcW w:w="4772" w:type="dxa"/>
            <w:vAlign w:val="center"/>
          </w:tcPr>
          <w:p w14:paraId="63CC402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Thi công cốt thép, ván khuôn, bê tông kết cấu phần ngầm (móng, đài, giằng, sàn đáy, tường tầng hầm, cột, vách, dầm, sàn) đến cao độ ±0.00, bao gồm kết cấu bể nước sinh hoạt, bể nước PCCC, bể nước thải</w:t>
            </w:r>
          </w:p>
        </w:tc>
        <w:tc>
          <w:tcPr>
            <w:tcW w:w="1250" w:type="dxa"/>
            <w:vAlign w:val="center"/>
          </w:tcPr>
          <w:p w14:paraId="2DC6656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F2CC13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2FE0A10" w14:textId="77777777" w:rsidR="00255D5C" w:rsidRPr="00DF0BA4" w:rsidRDefault="00255D5C" w:rsidP="00A64E91">
            <w:pPr>
              <w:spacing w:after="120" w:line="276" w:lineRule="auto"/>
              <w:jc w:val="center"/>
              <w:rPr>
                <w:rFonts w:ascii="Times New Roman" w:hAnsi="Times New Roman"/>
              </w:rPr>
            </w:pPr>
          </w:p>
        </w:tc>
      </w:tr>
      <w:tr w:rsidR="00255D5C" w:rsidRPr="00DF0BA4" w14:paraId="25DF5C31" w14:textId="77777777">
        <w:trPr>
          <w:cantSplit/>
          <w:jc w:val="center"/>
        </w:trPr>
        <w:tc>
          <w:tcPr>
            <w:tcW w:w="750" w:type="dxa"/>
            <w:vAlign w:val="center"/>
          </w:tcPr>
          <w:p w14:paraId="741D449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3.3.3</w:t>
            </w:r>
          </w:p>
        </w:tc>
        <w:tc>
          <w:tcPr>
            <w:tcW w:w="4772" w:type="dxa"/>
            <w:vAlign w:val="center"/>
          </w:tcPr>
          <w:p w14:paraId="21DCF4C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lắp đặt, bảo dưỡng, tháo dỡ ván khuôn, đà giáo theo tiêu chuẩn Dự án (kể cả ván khuôn bể nước sinh hoạt, bể nước PCCC, bể nước thải)</w:t>
            </w:r>
          </w:p>
        </w:tc>
        <w:tc>
          <w:tcPr>
            <w:tcW w:w="1250" w:type="dxa"/>
            <w:vAlign w:val="center"/>
          </w:tcPr>
          <w:p w14:paraId="34A7387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E2DA2E5"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7CEDC20" w14:textId="77777777" w:rsidR="00255D5C" w:rsidRPr="00DF0BA4" w:rsidRDefault="00255D5C" w:rsidP="00A64E91">
            <w:pPr>
              <w:spacing w:after="120" w:line="276" w:lineRule="auto"/>
              <w:jc w:val="center"/>
              <w:rPr>
                <w:rFonts w:ascii="Times New Roman" w:hAnsi="Times New Roman"/>
              </w:rPr>
            </w:pPr>
          </w:p>
        </w:tc>
      </w:tr>
      <w:tr w:rsidR="00255D5C" w:rsidRPr="00DF0BA4" w14:paraId="150A3F0D" w14:textId="77777777">
        <w:trPr>
          <w:cantSplit/>
          <w:jc w:val="center"/>
        </w:trPr>
        <w:tc>
          <w:tcPr>
            <w:tcW w:w="750" w:type="dxa"/>
            <w:vAlign w:val="center"/>
          </w:tcPr>
          <w:p w14:paraId="04E08FD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3.3.4</w:t>
            </w:r>
          </w:p>
        </w:tc>
        <w:tc>
          <w:tcPr>
            <w:tcW w:w="4772" w:type="dxa"/>
            <w:vAlign w:val="center"/>
          </w:tcPr>
          <w:p w14:paraId="35FB860C"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bê tông và thi công bê tông chèn tại vị trí tiếp giáp dầm, sàn với cừ</w:t>
            </w:r>
          </w:p>
        </w:tc>
        <w:tc>
          <w:tcPr>
            <w:tcW w:w="1250" w:type="dxa"/>
            <w:vAlign w:val="center"/>
          </w:tcPr>
          <w:p w14:paraId="0D524AC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90ACA7F"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E0731B2" w14:textId="77777777" w:rsidR="00255D5C" w:rsidRPr="00DF0BA4" w:rsidRDefault="00255D5C" w:rsidP="00A64E91">
            <w:pPr>
              <w:spacing w:after="120" w:line="276" w:lineRule="auto"/>
              <w:jc w:val="center"/>
              <w:rPr>
                <w:rFonts w:ascii="Times New Roman" w:hAnsi="Times New Roman"/>
              </w:rPr>
            </w:pPr>
          </w:p>
        </w:tc>
      </w:tr>
      <w:tr w:rsidR="00255D5C" w:rsidRPr="00DF0BA4" w14:paraId="0A9215AE" w14:textId="77777777">
        <w:trPr>
          <w:cantSplit/>
          <w:jc w:val="center"/>
        </w:trPr>
        <w:tc>
          <w:tcPr>
            <w:tcW w:w="750" w:type="dxa"/>
            <w:vAlign w:val="center"/>
          </w:tcPr>
          <w:p w14:paraId="452190D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3.3.5</w:t>
            </w:r>
          </w:p>
        </w:tc>
        <w:tc>
          <w:tcPr>
            <w:tcW w:w="4772" w:type="dxa"/>
            <w:vAlign w:val="center"/>
          </w:tcPr>
          <w:p w14:paraId="33BE6E02"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Chừa lỗ mở, lắp đặt ống chờ, chi tiết chờ cho hệ thống cơ điện theo bản vẽ phối hợp được phê duyệt</w:t>
            </w:r>
          </w:p>
        </w:tc>
        <w:tc>
          <w:tcPr>
            <w:tcW w:w="1250" w:type="dxa"/>
            <w:vAlign w:val="center"/>
          </w:tcPr>
          <w:p w14:paraId="2B8F1DC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C75B648"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3ADEA5F9" w14:textId="77777777" w:rsidR="00255D5C" w:rsidRPr="00DF0BA4" w:rsidRDefault="00255D5C" w:rsidP="00A64E91">
            <w:pPr>
              <w:spacing w:after="120" w:line="276" w:lineRule="auto"/>
              <w:jc w:val="center"/>
              <w:rPr>
                <w:rFonts w:ascii="Times New Roman" w:hAnsi="Times New Roman"/>
              </w:rPr>
            </w:pPr>
          </w:p>
        </w:tc>
      </w:tr>
      <w:tr w:rsidR="00255D5C" w:rsidRPr="00DF0BA4" w14:paraId="19AD2716" w14:textId="77777777">
        <w:trPr>
          <w:cantSplit/>
          <w:jc w:val="center"/>
        </w:trPr>
        <w:tc>
          <w:tcPr>
            <w:tcW w:w="750" w:type="dxa"/>
            <w:vAlign w:val="center"/>
          </w:tcPr>
          <w:p w14:paraId="21566DF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3.3.6</w:t>
            </w:r>
          </w:p>
        </w:tc>
        <w:tc>
          <w:tcPr>
            <w:tcW w:w="4772" w:type="dxa"/>
            <w:vAlign w:val="center"/>
          </w:tcPr>
          <w:p w14:paraId="0BC611C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Thi công và xử lý khe co giãn, mạch ngừng thi công theo tiêu chuẩn Dự án.</w:t>
            </w:r>
          </w:p>
        </w:tc>
        <w:tc>
          <w:tcPr>
            <w:tcW w:w="1250" w:type="dxa"/>
            <w:vAlign w:val="center"/>
          </w:tcPr>
          <w:p w14:paraId="48A3A4E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8F91312"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65D7062" w14:textId="77777777" w:rsidR="00255D5C" w:rsidRPr="00DF0BA4" w:rsidRDefault="00255D5C" w:rsidP="00A64E91">
            <w:pPr>
              <w:spacing w:after="120" w:line="276" w:lineRule="auto"/>
              <w:jc w:val="center"/>
              <w:rPr>
                <w:rFonts w:ascii="Times New Roman" w:hAnsi="Times New Roman"/>
              </w:rPr>
            </w:pPr>
          </w:p>
        </w:tc>
      </w:tr>
      <w:tr w:rsidR="00255D5C" w:rsidRPr="00DF0BA4" w14:paraId="05428E84" w14:textId="77777777">
        <w:trPr>
          <w:cantSplit/>
          <w:jc w:val="center"/>
        </w:trPr>
        <w:tc>
          <w:tcPr>
            <w:tcW w:w="750" w:type="dxa"/>
            <w:vAlign w:val="center"/>
          </w:tcPr>
          <w:p w14:paraId="22C1356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3.3.7</w:t>
            </w:r>
          </w:p>
        </w:tc>
        <w:tc>
          <w:tcPr>
            <w:tcW w:w="4772" w:type="dxa"/>
            <w:vAlign w:val="center"/>
          </w:tcPr>
          <w:p w14:paraId="692ABC62"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Sửa chữa vết nứt, sửa bề mặt bê tông, phục hồi cao độ được chấp thuận</w:t>
            </w:r>
          </w:p>
        </w:tc>
        <w:tc>
          <w:tcPr>
            <w:tcW w:w="1250" w:type="dxa"/>
            <w:vAlign w:val="center"/>
          </w:tcPr>
          <w:p w14:paraId="2789E12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F8E8D8C"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AD9168A" w14:textId="77777777" w:rsidR="00255D5C" w:rsidRPr="00DF0BA4" w:rsidRDefault="00255D5C" w:rsidP="00A64E91">
            <w:pPr>
              <w:spacing w:after="120" w:line="276" w:lineRule="auto"/>
              <w:jc w:val="center"/>
              <w:rPr>
                <w:rFonts w:ascii="Times New Roman" w:hAnsi="Times New Roman"/>
              </w:rPr>
            </w:pPr>
          </w:p>
        </w:tc>
      </w:tr>
      <w:tr w:rsidR="00255D5C" w:rsidRPr="00DF0BA4" w14:paraId="13848B21" w14:textId="77777777">
        <w:trPr>
          <w:cantSplit/>
          <w:jc w:val="center"/>
        </w:trPr>
        <w:tc>
          <w:tcPr>
            <w:tcW w:w="750" w:type="dxa"/>
            <w:vAlign w:val="center"/>
          </w:tcPr>
          <w:p w14:paraId="6562246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3.3.8</w:t>
            </w:r>
          </w:p>
        </w:tc>
        <w:tc>
          <w:tcPr>
            <w:tcW w:w="4772" w:type="dxa"/>
            <w:vAlign w:val="center"/>
          </w:tcPr>
          <w:p w14:paraId="011AB9EB"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vật tư vữa không co ngót và thi công đổ bù hạng mục bê tông cốt thép</w:t>
            </w:r>
          </w:p>
        </w:tc>
        <w:tc>
          <w:tcPr>
            <w:tcW w:w="1250" w:type="dxa"/>
            <w:vAlign w:val="center"/>
          </w:tcPr>
          <w:p w14:paraId="795B189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6CAC60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C1CAF7A" w14:textId="77777777" w:rsidR="00255D5C" w:rsidRPr="00DF0BA4" w:rsidRDefault="00255D5C" w:rsidP="00A64E91">
            <w:pPr>
              <w:spacing w:after="120" w:line="276" w:lineRule="auto"/>
              <w:jc w:val="center"/>
              <w:rPr>
                <w:rFonts w:ascii="Times New Roman" w:hAnsi="Times New Roman"/>
              </w:rPr>
            </w:pPr>
          </w:p>
        </w:tc>
      </w:tr>
      <w:tr w:rsidR="00255D5C" w:rsidRPr="00DF0BA4" w14:paraId="67145CA3" w14:textId="77777777">
        <w:trPr>
          <w:cantSplit/>
          <w:jc w:val="center"/>
        </w:trPr>
        <w:tc>
          <w:tcPr>
            <w:tcW w:w="750" w:type="dxa"/>
            <w:vAlign w:val="center"/>
          </w:tcPr>
          <w:p w14:paraId="5EDA201E"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3.3.9</w:t>
            </w:r>
          </w:p>
        </w:tc>
        <w:tc>
          <w:tcPr>
            <w:tcW w:w="4772" w:type="dxa"/>
            <w:vAlign w:val="center"/>
          </w:tcPr>
          <w:p w14:paraId="710F026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Lập đề cương, thực hiện, báo cáo công tác quan trắc công trình lân cận (đường, nhà dân)</w:t>
            </w:r>
          </w:p>
        </w:tc>
        <w:tc>
          <w:tcPr>
            <w:tcW w:w="1250" w:type="dxa"/>
            <w:vAlign w:val="center"/>
          </w:tcPr>
          <w:p w14:paraId="67DC0BA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FB7BE3C"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70A0952" w14:textId="77777777" w:rsidR="00255D5C" w:rsidRPr="00DF0BA4" w:rsidRDefault="00255D5C" w:rsidP="00A64E91">
            <w:pPr>
              <w:spacing w:after="120" w:line="276" w:lineRule="auto"/>
              <w:jc w:val="center"/>
              <w:rPr>
                <w:rFonts w:ascii="Times New Roman" w:hAnsi="Times New Roman"/>
              </w:rPr>
            </w:pPr>
          </w:p>
        </w:tc>
      </w:tr>
      <w:tr w:rsidR="00255D5C" w:rsidRPr="00DF0BA4" w14:paraId="0C80F742" w14:textId="77777777">
        <w:trPr>
          <w:cantSplit/>
          <w:jc w:val="center"/>
        </w:trPr>
        <w:tc>
          <w:tcPr>
            <w:tcW w:w="750" w:type="dxa"/>
            <w:shd w:val="clear" w:color="auto" w:fill="F2F2F2"/>
            <w:vAlign w:val="center"/>
          </w:tcPr>
          <w:p w14:paraId="1332CED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3.4</w:t>
            </w:r>
          </w:p>
        </w:tc>
        <w:tc>
          <w:tcPr>
            <w:tcW w:w="4772" w:type="dxa"/>
            <w:shd w:val="clear" w:color="auto" w:fill="F2F2F2"/>
            <w:vAlign w:val="center"/>
          </w:tcPr>
          <w:p w14:paraId="1F3661C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Công tác chống thấm</w:t>
            </w:r>
          </w:p>
        </w:tc>
        <w:tc>
          <w:tcPr>
            <w:tcW w:w="1250" w:type="dxa"/>
            <w:shd w:val="clear" w:color="auto" w:fill="F2F2F2"/>
            <w:vAlign w:val="center"/>
          </w:tcPr>
          <w:p w14:paraId="0451EE4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562FE619"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069B3D07" w14:textId="77777777" w:rsidR="00255D5C" w:rsidRPr="00DF0BA4" w:rsidRDefault="00255D5C" w:rsidP="00A64E91">
            <w:pPr>
              <w:spacing w:after="120" w:line="276" w:lineRule="auto"/>
              <w:jc w:val="center"/>
              <w:rPr>
                <w:rFonts w:ascii="Times New Roman" w:hAnsi="Times New Roman"/>
              </w:rPr>
            </w:pPr>
          </w:p>
        </w:tc>
      </w:tr>
      <w:tr w:rsidR="00255D5C" w:rsidRPr="00DF0BA4" w14:paraId="06BD7716" w14:textId="77777777">
        <w:trPr>
          <w:cantSplit/>
          <w:jc w:val="center"/>
        </w:trPr>
        <w:tc>
          <w:tcPr>
            <w:tcW w:w="750" w:type="dxa"/>
            <w:vAlign w:val="center"/>
          </w:tcPr>
          <w:p w14:paraId="4A9A5DE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3.4.1</w:t>
            </w:r>
          </w:p>
        </w:tc>
        <w:tc>
          <w:tcPr>
            <w:tcW w:w="4772" w:type="dxa"/>
            <w:vAlign w:val="center"/>
          </w:tcPr>
          <w:p w14:paraId="1F11CA0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Chống thấm sàn đáy, tường tầng hầm, hố pit, hố thu; xử lý chống thấm đầu cọc, mạch ngừng, khe co giãn, cổ ống xuyên kết cấu phần ngầm</w:t>
            </w:r>
          </w:p>
        </w:tc>
        <w:tc>
          <w:tcPr>
            <w:tcW w:w="1250" w:type="dxa"/>
            <w:vAlign w:val="center"/>
          </w:tcPr>
          <w:p w14:paraId="0880373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9D366E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E1F02DB" w14:textId="77777777" w:rsidR="00255D5C" w:rsidRPr="00DF0BA4" w:rsidRDefault="00255D5C" w:rsidP="00A64E91">
            <w:pPr>
              <w:spacing w:after="120" w:line="276" w:lineRule="auto"/>
              <w:jc w:val="center"/>
              <w:rPr>
                <w:rFonts w:ascii="Times New Roman" w:hAnsi="Times New Roman"/>
              </w:rPr>
            </w:pPr>
          </w:p>
        </w:tc>
      </w:tr>
      <w:tr w:rsidR="00255D5C" w:rsidRPr="00DF0BA4" w14:paraId="6C3A3690" w14:textId="77777777">
        <w:trPr>
          <w:cantSplit/>
          <w:jc w:val="center"/>
        </w:trPr>
        <w:tc>
          <w:tcPr>
            <w:tcW w:w="750" w:type="dxa"/>
            <w:vAlign w:val="center"/>
          </w:tcPr>
          <w:p w14:paraId="2D8E2D4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3.4.2</w:t>
            </w:r>
          </w:p>
        </w:tc>
        <w:tc>
          <w:tcPr>
            <w:tcW w:w="4772" w:type="dxa"/>
            <w:vAlign w:val="center"/>
          </w:tcPr>
          <w:p w14:paraId="426BF60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Chống thấm bể nước sinh hoạt, bể nước PCCC, bể nước thải, bể phốt, hố ga, rãnh thu thuộc Phần ngầm</w:t>
            </w:r>
          </w:p>
        </w:tc>
        <w:tc>
          <w:tcPr>
            <w:tcW w:w="1250" w:type="dxa"/>
            <w:vAlign w:val="center"/>
          </w:tcPr>
          <w:p w14:paraId="42CA405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412FC41"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76441B9" w14:textId="77777777" w:rsidR="00255D5C" w:rsidRPr="00DF0BA4" w:rsidRDefault="00255D5C" w:rsidP="00A64E91">
            <w:pPr>
              <w:spacing w:after="120" w:line="276" w:lineRule="auto"/>
              <w:jc w:val="center"/>
              <w:rPr>
                <w:rFonts w:ascii="Times New Roman" w:hAnsi="Times New Roman"/>
              </w:rPr>
            </w:pPr>
          </w:p>
        </w:tc>
      </w:tr>
      <w:tr w:rsidR="00255D5C" w:rsidRPr="00DF0BA4" w14:paraId="65759E39" w14:textId="77777777">
        <w:trPr>
          <w:cantSplit/>
          <w:jc w:val="center"/>
        </w:trPr>
        <w:tc>
          <w:tcPr>
            <w:tcW w:w="750" w:type="dxa"/>
            <w:vAlign w:val="center"/>
          </w:tcPr>
          <w:p w14:paraId="104C22C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3.4.3</w:t>
            </w:r>
          </w:p>
        </w:tc>
        <w:tc>
          <w:tcPr>
            <w:tcW w:w="4772" w:type="dxa"/>
            <w:vAlign w:val="center"/>
          </w:tcPr>
          <w:p w14:paraId="53DF1EDC"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Thí nghiệm, thử kín nước (ngâm nước, thử áp) theo Chỉ dẫn kỹ thuật; bảo vệ lớp chống thấm cho đến khi bàn giao</w:t>
            </w:r>
          </w:p>
        </w:tc>
        <w:tc>
          <w:tcPr>
            <w:tcW w:w="1250" w:type="dxa"/>
            <w:vAlign w:val="center"/>
          </w:tcPr>
          <w:p w14:paraId="31AFAD5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B99F77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1CB84D2E" w14:textId="77777777" w:rsidR="00255D5C" w:rsidRPr="00DF0BA4" w:rsidRDefault="00255D5C" w:rsidP="00A64E91">
            <w:pPr>
              <w:spacing w:after="120" w:line="276" w:lineRule="auto"/>
              <w:jc w:val="center"/>
              <w:rPr>
                <w:rFonts w:ascii="Times New Roman" w:hAnsi="Times New Roman"/>
              </w:rPr>
            </w:pPr>
          </w:p>
        </w:tc>
      </w:tr>
      <w:tr w:rsidR="00255D5C" w:rsidRPr="00DF0BA4" w14:paraId="770E994F" w14:textId="77777777">
        <w:trPr>
          <w:cantSplit/>
          <w:jc w:val="center"/>
        </w:trPr>
        <w:tc>
          <w:tcPr>
            <w:tcW w:w="750" w:type="dxa"/>
            <w:shd w:val="clear" w:color="auto" w:fill="F2F2F2"/>
            <w:vAlign w:val="center"/>
          </w:tcPr>
          <w:p w14:paraId="6C43D99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3.5</w:t>
            </w:r>
          </w:p>
        </w:tc>
        <w:tc>
          <w:tcPr>
            <w:tcW w:w="4772" w:type="dxa"/>
            <w:shd w:val="clear" w:color="auto" w:fill="F2F2F2"/>
            <w:vAlign w:val="center"/>
          </w:tcPr>
          <w:p w14:paraId="01FFF48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Giàn giáo và thiết bị nâng hạ</w:t>
            </w:r>
          </w:p>
        </w:tc>
        <w:tc>
          <w:tcPr>
            <w:tcW w:w="1250" w:type="dxa"/>
            <w:shd w:val="clear" w:color="auto" w:fill="F2F2F2"/>
            <w:vAlign w:val="center"/>
          </w:tcPr>
          <w:p w14:paraId="535514E5"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020F68F8"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243A990F" w14:textId="77777777" w:rsidR="00255D5C" w:rsidRPr="00DF0BA4" w:rsidRDefault="00255D5C" w:rsidP="00A64E91">
            <w:pPr>
              <w:spacing w:after="120" w:line="276" w:lineRule="auto"/>
              <w:jc w:val="center"/>
              <w:rPr>
                <w:rFonts w:ascii="Times New Roman" w:hAnsi="Times New Roman"/>
              </w:rPr>
            </w:pPr>
          </w:p>
        </w:tc>
      </w:tr>
      <w:tr w:rsidR="00255D5C" w:rsidRPr="00DF0BA4" w14:paraId="78E115DE" w14:textId="77777777">
        <w:trPr>
          <w:cantSplit/>
          <w:jc w:val="center"/>
        </w:trPr>
        <w:tc>
          <w:tcPr>
            <w:tcW w:w="750" w:type="dxa"/>
            <w:vAlign w:val="center"/>
          </w:tcPr>
          <w:p w14:paraId="061C59C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3.5.1</w:t>
            </w:r>
          </w:p>
        </w:tc>
        <w:tc>
          <w:tcPr>
            <w:tcW w:w="4772" w:type="dxa"/>
            <w:vAlign w:val="center"/>
          </w:tcPr>
          <w:p w14:paraId="08ACADF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Giàn giáo, sàn thao tác phục vụ thi công</w:t>
            </w:r>
          </w:p>
        </w:tc>
        <w:tc>
          <w:tcPr>
            <w:tcW w:w="1250" w:type="dxa"/>
            <w:vAlign w:val="center"/>
          </w:tcPr>
          <w:p w14:paraId="639A969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C8F67EF"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4931031" w14:textId="77777777" w:rsidR="00255D5C" w:rsidRPr="00DF0BA4" w:rsidRDefault="00255D5C" w:rsidP="00A64E91">
            <w:pPr>
              <w:spacing w:after="120" w:line="276" w:lineRule="auto"/>
              <w:jc w:val="center"/>
              <w:rPr>
                <w:rFonts w:ascii="Times New Roman" w:hAnsi="Times New Roman"/>
              </w:rPr>
            </w:pPr>
          </w:p>
        </w:tc>
      </w:tr>
      <w:tr w:rsidR="00255D5C" w:rsidRPr="00DF0BA4" w14:paraId="288476A2" w14:textId="77777777">
        <w:trPr>
          <w:cantSplit/>
          <w:jc w:val="center"/>
        </w:trPr>
        <w:tc>
          <w:tcPr>
            <w:tcW w:w="750" w:type="dxa"/>
            <w:vAlign w:val="center"/>
          </w:tcPr>
          <w:p w14:paraId="6E10DF5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3.5.2</w:t>
            </w:r>
          </w:p>
        </w:tc>
        <w:tc>
          <w:tcPr>
            <w:tcW w:w="4772" w:type="dxa"/>
            <w:vAlign w:val="center"/>
          </w:tcPr>
          <w:p w14:paraId="1854991F"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Thiết bị nâng hạ (cần trục, cẩu tháp, vận thăng...)</w:t>
            </w:r>
          </w:p>
        </w:tc>
        <w:tc>
          <w:tcPr>
            <w:tcW w:w="1250" w:type="dxa"/>
            <w:vAlign w:val="center"/>
          </w:tcPr>
          <w:p w14:paraId="0082FAA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BD5A717"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E77E478" w14:textId="77777777" w:rsidR="00255D5C" w:rsidRPr="00DF0BA4" w:rsidRDefault="00255D5C" w:rsidP="00A64E91">
            <w:pPr>
              <w:spacing w:after="120" w:line="276" w:lineRule="auto"/>
              <w:jc w:val="center"/>
              <w:rPr>
                <w:rFonts w:ascii="Times New Roman" w:hAnsi="Times New Roman"/>
              </w:rPr>
            </w:pPr>
          </w:p>
        </w:tc>
      </w:tr>
      <w:tr w:rsidR="00255D5C" w:rsidRPr="00DF0BA4" w14:paraId="6F742B90" w14:textId="77777777">
        <w:trPr>
          <w:cantSplit/>
          <w:jc w:val="center"/>
        </w:trPr>
        <w:tc>
          <w:tcPr>
            <w:tcW w:w="750" w:type="dxa"/>
            <w:shd w:val="clear" w:color="auto" w:fill="F2F2F2"/>
            <w:vAlign w:val="center"/>
          </w:tcPr>
          <w:p w14:paraId="7CC7F0A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3.6</w:t>
            </w:r>
          </w:p>
        </w:tc>
        <w:tc>
          <w:tcPr>
            <w:tcW w:w="4772" w:type="dxa"/>
            <w:shd w:val="clear" w:color="auto" w:fill="F2F2F2"/>
            <w:vAlign w:val="center"/>
          </w:tcPr>
          <w:p w14:paraId="1D691629"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Thí nghiệm, kiểm soát cao độ, toạ độ thi công</w:t>
            </w:r>
          </w:p>
        </w:tc>
        <w:tc>
          <w:tcPr>
            <w:tcW w:w="1250" w:type="dxa"/>
            <w:shd w:val="clear" w:color="auto" w:fill="F2F2F2"/>
            <w:vAlign w:val="center"/>
          </w:tcPr>
          <w:p w14:paraId="6383D95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5436C702"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547D8C17" w14:textId="77777777" w:rsidR="00255D5C" w:rsidRPr="00DF0BA4" w:rsidRDefault="00255D5C" w:rsidP="00A64E91">
            <w:pPr>
              <w:spacing w:after="120" w:line="276" w:lineRule="auto"/>
              <w:jc w:val="center"/>
              <w:rPr>
                <w:rFonts w:ascii="Times New Roman" w:hAnsi="Times New Roman"/>
              </w:rPr>
            </w:pPr>
          </w:p>
        </w:tc>
      </w:tr>
      <w:tr w:rsidR="00255D5C" w:rsidRPr="00DF0BA4" w14:paraId="2EA1073B" w14:textId="77777777">
        <w:trPr>
          <w:cantSplit/>
          <w:jc w:val="center"/>
        </w:trPr>
        <w:tc>
          <w:tcPr>
            <w:tcW w:w="750" w:type="dxa"/>
            <w:vAlign w:val="center"/>
          </w:tcPr>
          <w:p w14:paraId="56B8320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lastRenderedPageBreak/>
              <w:t>3.6.1</w:t>
            </w:r>
          </w:p>
        </w:tc>
        <w:tc>
          <w:tcPr>
            <w:tcW w:w="4772" w:type="dxa"/>
            <w:vAlign w:val="center"/>
          </w:tcPr>
          <w:p w14:paraId="7363A349"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Thí nghiệm và chịu chi phí thí nghiệm vật tư do Bên B cung cấp (cừ, văng chống, cốt thép, bê tông, vữa, vật liệu chống thấm...)</w:t>
            </w:r>
          </w:p>
        </w:tc>
        <w:tc>
          <w:tcPr>
            <w:tcW w:w="1250" w:type="dxa"/>
            <w:vAlign w:val="center"/>
          </w:tcPr>
          <w:p w14:paraId="507C0D9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221832A"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AB1B608" w14:textId="77777777" w:rsidR="00255D5C" w:rsidRPr="00DF0BA4" w:rsidRDefault="00255D5C" w:rsidP="00A64E91">
            <w:pPr>
              <w:spacing w:after="120" w:line="276" w:lineRule="auto"/>
              <w:jc w:val="center"/>
              <w:rPr>
                <w:rFonts w:ascii="Times New Roman" w:hAnsi="Times New Roman"/>
              </w:rPr>
            </w:pPr>
          </w:p>
        </w:tc>
      </w:tr>
      <w:tr w:rsidR="00255D5C" w:rsidRPr="00DF0BA4" w14:paraId="3466EBE4" w14:textId="77777777">
        <w:trPr>
          <w:cantSplit/>
          <w:jc w:val="center"/>
        </w:trPr>
        <w:tc>
          <w:tcPr>
            <w:tcW w:w="750" w:type="dxa"/>
            <w:vAlign w:val="center"/>
          </w:tcPr>
          <w:p w14:paraId="729F305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3.6.2</w:t>
            </w:r>
          </w:p>
        </w:tc>
        <w:tc>
          <w:tcPr>
            <w:tcW w:w="4772" w:type="dxa"/>
            <w:vAlign w:val="center"/>
          </w:tcPr>
          <w:p w14:paraId="600F0FA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Kiểm soát cao độ, toạ độ trong quá trình thi công</w:t>
            </w:r>
          </w:p>
        </w:tc>
        <w:tc>
          <w:tcPr>
            <w:tcW w:w="1250" w:type="dxa"/>
            <w:vAlign w:val="center"/>
          </w:tcPr>
          <w:p w14:paraId="3CD8C94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3AF2899"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51B55411" w14:textId="77777777" w:rsidR="00255D5C" w:rsidRPr="00DF0BA4" w:rsidRDefault="00255D5C" w:rsidP="00A64E91">
            <w:pPr>
              <w:spacing w:after="120" w:line="276" w:lineRule="auto"/>
              <w:jc w:val="center"/>
              <w:rPr>
                <w:rFonts w:ascii="Times New Roman" w:hAnsi="Times New Roman"/>
              </w:rPr>
            </w:pPr>
          </w:p>
        </w:tc>
      </w:tr>
      <w:tr w:rsidR="00255D5C" w:rsidRPr="00DF0BA4" w14:paraId="37B686E7" w14:textId="77777777">
        <w:trPr>
          <w:cantSplit/>
          <w:jc w:val="center"/>
        </w:trPr>
        <w:tc>
          <w:tcPr>
            <w:tcW w:w="750" w:type="dxa"/>
            <w:shd w:val="clear" w:color="auto" w:fill="F2F2F2"/>
            <w:vAlign w:val="center"/>
          </w:tcPr>
          <w:p w14:paraId="6B7449E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3.7</w:t>
            </w:r>
          </w:p>
        </w:tc>
        <w:tc>
          <w:tcPr>
            <w:tcW w:w="4772" w:type="dxa"/>
            <w:shd w:val="clear" w:color="auto" w:fill="F2F2F2"/>
            <w:vAlign w:val="center"/>
          </w:tcPr>
          <w:p w14:paraId="6743954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Kiểm soát, duy trì ổn định kết cấu chống đỡ tạm (cừ, văng chống, giàn giáo, …)</w:t>
            </w:r>
          </w:p>
        </w:tc>
        <w:tc>
          <w:tcPr>
            <w:tcW w:w="1250" w:type="dxa"/>
            <w:shd w:val="clear" w:color="auto" w:fill="F2F2F2"/>
            <w:vAlign w:val="center"/>
          </w:tcPr>
          <w:p w14:paraId="26C2C2E6"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18BBBFEF"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75BEE726" w14:textId="77777777" w:rsidR="00255D5C" w:rsidRPr="00DF0BA4" w:rsidRDefault="00255D5C" w:rsidP="00A64E91">
            <w:pPr>
              <w:spacing w:after="120" w:line="276" w:lineRule="auto"/>
              <w:jc w:val="center"/>
              <w:rPr>
                <w:rFonts w:ascii="Times New Roman" w:hAnsi="Times New Roman"/>
              </w:rPr>
            </w:pPr>
          </w:p>
        </w:tc>
      </w:tr>
      <w:tr w:rsidR="00255D5C" w:rsidRPr="00DF0BA4" w14:paraId="59AAFC7E" w14:textId="77777777">
        <w:trPr>
          <w:cantSplit/>
          <w:jc w:val="center"/>
        </w:trPr>
        <w:tc>
          <w:tcPr>
            <w:tcW w:w="750" w:type="dxa"/>
            <w:vAlign w:val="center"/>
          </w:tcPr>
          <w:p w14:paraId="70622D8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3.7.1</w:t>
            </w:r>
          </w:p>
        </w:tc>
        <w:tc>
          <w:tcPr>
            <w:tcW w:w="4772" w:type="dxa"/>
            <w:vAlign w:val="center"/>
          </w:tcPr>
          <w:p w14:paraId="017A47B4"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Quan trắc chuyển vị hệ cừ, văng chống, hố đào (bố trí thiết bị, nhân lực, lập báo cáo kết quả) theo yêu cầu kỹ thuật do PH đề xuất (nếu có)</w:t>
            </w:r>
          </w:p>
        </w:tc>
        <w:tc>
          <w:tcPr>
            <w:tcW w:w="1250" w:type="dxa"/>
            <w:vAlign w:val="center"/>
          </w:tcPr>
          <w:p w14:paraId="4B1D70F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Đề xuất yêu cầu kỹ thuật; tiếp nhận kết quả</w:t>
            </w:r>
          </w:p>
        </w:tc>
        <w:tc>
          <w:tcPr>
            <w:tcW w:w="1150" w:type="dxa"/>
            <w:vAlign w:val="center"/>
          </w:tcPr>
          <w:p w14:paraId="4383DD3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4CA8DB4" w14:textId="77777777" w:rsidR="00255D5C" w:rsidRPr="00DF0BA4" w:rsidRDefault="00255D5C" w:rsidP="00A64E91">
            <w:pPr>
              <w:spacing w:after="120" w:line="276" w:lineRule="auto"/>
              <w:jc w:val="center"/>
              <w:rPr>
                <w:rFonts w:ascii="Times New Roman" w:hAnsi="Times New Roman"/>
              </w:rPr>
            </w:pPr>
          </w:p>
        </w:tc>
      </w:tr>
      <w:tr w:rsidR="00255D5C" w:rsidRPr="00DF0BA4" w14:paraId="4F188992" w14:textId="77777777">
        <w:trPr>
          <w:cantSplit/>
          <w:jc w:val="center"/>
        </w:trPr>
        <w:tc>
          <w:tcPr>
            <w:tcW w:w="750" w:type="dxa"/>
            <w:vAlign w:val="center"/>
          </w:tcPr>
          <w:p w14:paraId="0FA5604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3.7.2</w:t>
            </w:r>
          </w:p>
        </w:tc>
        <w:tc>
          <w:tcPr>
            <w:tcW w:w="4772" w:type="dxa"/>
            <w:vAlign w:val="center"/>
          </w:tcPr>
          <w:p w14:paraId="566AD92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Theo dõi, đánh giá ổn định trên cơ sở kết quả quan trắc; sửa chữa, gia cường, duy trì hệ chống đỡ tạm (cừ, văng chống, giàn giáo, …) đảm bảo yêu cầu kỹ thuật trong suốt quá trình thi công</w:t>
            </w:r>
          </w:p>
        </w:tc>
        <w:tc>
          <w:tcPr>
            <w:tcW w:w="1250" w:type="dxa"/>
            <w:vAlign w:val="center"/>
          </w:tcPr>
          <w:p w14:paraId="5C19C62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3D45C60"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4E8B945" w14:textId="77777777" w:rsidR="00255D5C" w:rsidRPr="00DF0BA4" w:rsidRDefault="00255D5C" w:rsidP="00A64E91">
            <w:pPr>
              <w:spacing w:after="120" w:line="276" w:lineRule="auto"/>
              <w:jc w:val="center"/>
              <w:rPr>
                <w:rFonts w:ascii="Times New Roman" w:hAnsi="Times New Roman"/>
              </w:rPr>
            </w:pPr>
          </w:p>
        </w:tc>
      </w:tr>
      <w:tr w:rsidR="00255D5C" w:rsidRPr="00DF0BA4" w14:paraId="676B15A0" w14:textId="77777777">
        <w:trPr>
          <w:cantSplit/>
          <w:jc w:val="center"/>
        </w:trPr>
        <w:tc>
          <w:tcPr>
            <w:tcW w:w="750" w:type="dxa"/>
            <w:shd w:val="clear" w:color="auto" w:fill="F2F2F2"/>
            <w:vAlign w:val="center"/>
          </w:tcPr>
          <w:p w14:paraId="7B62896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3.8</w:t>
            </w:r>
          </w:p>
        </w:tc>
        <w:tc>
          <w:tcPr>
            <w:tcW w:w="4772" w:type="dxa"/>
            <w:shd w:val="clear" w:color="auto" w:fill="F2F2F2"/>
            <w:vAlign w:val="center"/>
          </w:tcPr>
          <w:p w14:paraId="0E3DBBFD"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Phối hợp thi công và các công việc khác</w:t>
            </w:r>
          </w:p>
        </w:tc>
        <w:tc>
          <w:tcPr>
            <w:tcW w:w="1250" w:type="dxa"/>
            <w:shd w:val="clear" w:color="auto" w:fill="F2F2F2"/>
            <w:vAlign w:val="center"/>
          </w:tcPr>
          <w:p w14:paraId="716199B8"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48532C9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39E37E25" w14:textId="77777777" w:rsidR="00255D5C" w:rsidRPr="00DF0BA4" w:rsidRDefault="00255D5C" w:rsidP="00A64E91">
            <w:pPr>
              <w:spacing w:after="120" w:line="276" w:lineRule="auto"/>
              <w:jc w:val="center"/>
              <w:rPr>
                <w:rFonts w:ascii="Times New Roman" w:hAnsi="Times New Roman"/>
              </w:rPr>
            </w:pPr>
          </w:p>
        </w:tc>
      </w:tr>
      <w:tr w:rsidR="00255D5C" w:rsidRPr="00DF0BA4" w14:paraId="426FD5B7" w14:textId="77777777">
        <w:trPr>
          <w:cantSplit/>
          <w:jc w:val="center"/>
        </w:trPr>
        <w:tc>
          <w:tcPr>
            <w:tcW w:w="750" w:type="dxa"/>
            <w:vAlign w:val="center"/>
          </w:tcPr>
          <w:p w14:paraId="1229803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3.8.1</w:t>
            </w:r>
          </w:p>
        </w:tc>
        <w:tc>
          <w:tcPr>
            <w:tcW w:w="4772" w:type="dxa"/>
            <w:vAlign w:val="center"/>
          </w:tcPr>
          <w:p w14:paraId="5D28260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Phối hợp, nhận và bàn giao mặt bằng thi công với Bên A và Nhà thầu khác</w:t>
            </w:r>
          </w:p>
        </w:tc>
        <w:tc>
          <w:tcPr>
            <w:tcW w:w="1250" w:type="dxa"/>
            <w:vAlign w:val="center"/>
          </w:tcPr>
          <w:p w14:paraId="6846C96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EA97AD6"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6DA5EB3" w14:textId="77777777" w:rsidR="00255D5C" w:rsidRPr="00DF0BA4" w:rsidRDefault="00255D5C" w:rsidP="00A64E91">
            <w:pPr>
              <w:spacing w:after="120" w:line="276" w:lineRule="auto"/>
              <w:jc w:val="center"/>
              <w:rPr>
                <w:rFonts w:ascii="Times New Roman" w:hAnsi="Times New Roman"/>
              </w:rPr>
            </w:pPr>
          </w:p>
        </w:tc>
      </w:tr>
      <w:tr w:rsidR="00255D5C" w:rsidRPr="00DF0BA4" w14:paraId="3E7D85CC" w14:textId="77777777">
        <w:trPr>
          <w:cantSplit/>
          <w:jc w:val="center"/>
        </w:trPr>
        <w:tc>
          <w:tcPr>
            <w:tcW w:w="750" w:type="dxa"/>
            <w:vAlign w:val="center"/>
          </w:tcPr>
          <w:p w14:paraId="57669B6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3.8.2</w:t>
            </w:r>
          </w:p>
        </w:tc>
        <w:tc>
          <w:tcPr>
            <w:tcW w:w="4772" w:type="dxa"/>
            <w:vAlign w:val="center"/>
          </w:tcPr>
          <w:p w14:paraId="1664BB0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Thi công các công việc khác trong Biểu 01 [Chi tiết giá hợp đồng]</w:t>
            </w:r>
          </w:p>
        </w:tc>
        <w:tc>
          <w:tcPr>
            <w:tcW w:w="1250" w:type="dxa"/>
            <w:vAlign w:val="center"/>
          </w:tcPr>
          <w:p w14:paraId="3167B1A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216BFF6"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DCF22F8" w14:textId="77777777" w:rsidR="00255D5C" w:rsidRPr="00DF0BA4" w:rsidRDefault="00255D5C" w:rsidP="00A64E91">
            <w:pPr>
              <w:spacing w:after="120" w:line="276" w:lineRule="auto"/>
              <w:jc w:val="center"/>
              <w:rPr>
                <w:rFonts w:ascii="Times New Roman" w:hAnsi="Times New Roman"/>
              </w:rPr>
            </w:pPr>
          </w:p>
        </w:tc>
      </w:tr>
      <w:tr w:rsidR="00255D5C" w:rsidRPr="00DF0BA4" w14:paraId="79AC9A24" w14:textId="77777777">
        <w:trPr>
          <w:cantSplit/>
          <w:jc w:val="center"/>
        </w:trPr>
        <w:tc>
          <w:tcPr>
            <w:tcW w:w="750" w:type="dxa"/>
            <w:shd w:val="clear" w:color="auto" w:fill="D9D9D9"/>
            <w:vAlign w:val="center"/>
          </w:tcPr>
          <w:p w14:paraId="7082A6C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4</w:t>
            </w:r>
          </w:p>
        </w:tc>
        <w:tc>
          <w:tcPr>
            <w:tcW w:w="4772" w:type="dxa"/>
            <w:shd w:val="clear" w:color="auto" w:fill="D9D9D9"/>
            <w:vAlign w:val="center"/>
          </w:tcPr>
          <w:p w14:paraId="5F44AE3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Các công tác phụ trợ</w:t>
            </w:r>
          </w:p>
        </w:tc>
        <w:tc>
          <w:tcPr>
            <w:tcW w:w="1250" w:type="dxa"/>
            <w:shd w:val="clear" w:color="auto" w:fill="D9D9D9"/>
            <w:vAlign w:val="center"/>
          </w:tcPr>
          <w:p w14:paraId="68DCDF2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7C6AC811"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278A24A5" w14:textId="77777777" w:rsidR="00255D5C" w:rsidRPr="00DF0BA4" w:rsidRDefault="00255D5C" w:rsidP="00A64E91">
            <w:pPr>
              <w:spacing w:after="120" w:line="276" w:lineRule="auto"/>
              <w:jc w:val="center"/>
              <w:rPr>
                <w:rFonts w:ascii="Times New Roman" w:hAnsi="Times New Roman"/>
              </w:rPr>
            </w:pPr>
          </w:p>
        </w:tc>
      </w:tr>
      <w:tr w:rsidR="00255D5C" w:rsidRPr="00DF0BA4" w14:paraId="637B5E9C" w14:textId="77777777">
        <w:trPr>
          <w:cantSplit/>
          <w:jc w:val="center"/>
        </w:trPr>
        <w:tc>
          <w:tcPr>
            <w:tcW w:w="750" w:type="dxa"/>
            <w:vAlign w:val="center"/>
          </w:tcPr>
          <w:p w14:paraId="6DA24CD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w:t>
            </w:r>
          </w:p>
        </w:tc>
        <w:tc>
          <w:tcPr>
            <w:tcW w:w="4772" w:type="dxa"/>
            <w:vAlign w:val="center"/>
          </w:tcPr>
          <w:p w14:paraId="066BA8CF"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Dọn dẹp mặt bằng, phá dỡ hạng mục hiện hữu (mương hở, kết cấu cũ... nếu có) trong phạm vi thi công của Bên B</w:t>
            </w:r>
          </w:p>
        </w:tc>
        <w:tc>
          <w:tcPr>
            <w:tcW w:w="1250" w:type="dxa"/>
            <w:vAlign w:val="center"/>
          </w:tcPr>
          <w:p w14:paraId="6B37BDA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47483B1"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4ED023B" w14:textId="77777777" w:rsidR="00255D5C" w:rsidRPr="00DF0BA4" w:rsidRDefault="00255D5C" w:rsidP="00A64E91">
            <w:pPr>
              <w:spacing w:after="120" w:line="276" w:lineRule="auto"/>
              <w:jc w:val="center"/>
              <w:rPr>
                <w:rFonts w:ascii="Times New Roman" w:hAnsi="Times New Roman"/>
              </w:rPr>
            </w:pPr>
          </w:p>
        </w:tc>
      </w:tr>
      <w:tr w:rsidR="00255D5C" w:rsidRPr="00DF0BA4" w14:paraId="6CB487FA" w14:textId="77777777">
        <w:trPr>
          <w:cantSplit/>
          <w:jc w:val="center"/>
        </w:trPr>
        <w:tc>
          <w:tcPr>
            <w:tcW w:w="750" w:type="dxa"/>
            <w:vAlign w:val="center"/>
          </w:tcPr>
          <w:p w14:paraId="0EE963F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4.2</w:t>
            </w:r>
          </w:p>
        </w:tc>
        <w:tc>
          <w:tcPr>
            <w:tcW w:w="4772" w:type="dxa"/>
            <w:vAlign w:val="center"/>
          </w:tcPr>
          <w:p w14:paraId="2AAC8D5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Văn phòng công trường, trang thiết bị và chi phí vận hành</w:t>
            </w:r>
          </w:p>
        </w:tc>
        <w:tc>
          <w:tcPr>
            <w:tcW w:w="1250" w:type="dxa"/>
            <w:vAlign w:val="center"/>
          </w:tcPr>
          <w:p w14:paraId="38B611B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BD1DF7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D77819E" w14:textId="77777777" w:rsidR="00255D5C" w:rsidRPr="00DF0BA4" w:rsidRDefault="00255D5C" w:rsidP="00A64E91">
            <w:pPr>
              <w:spacing w:after="120" w:line="276" w:lineRule="auto"/>
              <w:jc w:val="center"/>
              <w:rPr>
                <w:rFonts w:ascii="Times New Roman" w:hAnsi="Times New Roman"/>
              </w:rPr>
            </w:pPr>
          </w:p>
        </w:tc>
      </w:tr>
      <w:tr w:rsidR="00255D5C" w:rsidRPr="00DF0BA4" w14:paraId="66DE433F" w14:textId="77777777">
        <w:trPr>
          <w:cantSplit/>
          <w:jc w:val="center"/>
        </w:trPr>
        <w:tc>
          <w:tcPr>
            <w:tcW w:w="750" w:type="dxa"/>
            <w:vAlign w:val="center"/>
          </w:tcPr>
          <w:p w14:paraId="64D16C2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4.3</w:t>
            </w:r>
          </w:p>
        </w:tc>
        <w:tc>
          <w:tcPr>
            <w:tcW w:w="4772" w:type="dxa"/>
            <w:vAlign w:val="center"/>
          </w:tcPr>
          <w:p w14:paraId="512E97B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Nhà ở, ăn uống, đi lại cho công nhân (kể cả nhà ở ngoài hiện trường), chi phí vận hành (Lán trại CN ngoài phạm vi công trường)</w:t>
            </w:r>
          </w:p>
        </w:tc>
        <w:tc>
          <w:tcPr>
            <w:tcW w:w="1250" w:type="dxa"/>
            <w:vAlign w:val="center"/>
          </w:tcPr>
          <w:p w14:paraId="037E296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1A066467"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246880E" w14:textId="77777777" w:rsidR="00255D5C" w:rsidRPr="00DF0BA4" w:rsidRDefault="00255D5C" w:rsidP="00A64E91">
            <w:pPr>
              <w:spacing w:after="120" w:line="276" w:lineRule="auto"/>
              <w:jc w:val="center"/>
              <w:rPr>
                <w:rFonts w:ascii="Times New Roman" w:hAnsi="Times New Roman"/>
              </w:rPr>
            </w:pPr>
          </w:p>
        </w:tc>
      </w:tr>
      <w:tr w:rsidR="00255D5C" w:rsidRPr="00DF0BA4" w14:paraId="7FD08EDC" w14:textId="77777777">
        <w:trPr>
          <w:cantSplit/>
          <w:jc w:val="center"/>
        </w:trPr>
        <w:tc>
          <w:tcPr>
            <w:tcW w:w="750" w:type="dxa"/>
            <w:vAlign w:val="center"/>
          </w:tcPr>
          <w:p w14:paraId="77C6B0A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4.4</w:t>
            </w:r>
          </w:p>
        </w:tc>
        <w:tc>
          <w:tcPr>
            <w:tcW w:w="4772" w:type="dxa"/>
            <w:vAlign w:val="center"/>
          </w:tcPr>
          <w:p w14:paraId="1C734B83"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Nhà nghỉ cho công nhân, bãi gửi xe…vv</w:t>
            </w:r>
          </w:p>
        </w:tc>
        <w:tc>
          <w:tcPr>
            <w:tcW w:w="1250" w:type="dxa"/>
            <w:vAlign w:val="center"/>
          </w:tcPr>
          <w:p w14:paraId="0E24A27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E790905"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45BC63A" w14:textId="77777777" w:rsidR="00255D5C" w:rsidRPr="00DF0BA4" w:rsidRDefault="00255D5C" w:rsidP="00A64E91">
            <w:pPr>
              <w:spacing w:after="120" w:line="276" w:lineRule="auto"/>
              <w:jc w:val="center"/>
              <w:rPr>
                <w:rFonts w:ascii="Times New Roman" w:hAnsi="Times New Roman"/>
              </w:rPr>
            </w:pPr>
          </w:p>
        </w:tc>
      </w:tr>
      <w:tr w:rsidR="00255D5C" w:rsidRPr="00DF0BA4" w14:paraId="6F263BD3" w14:textId="77777777">
        <w:trPr>
          <w:cantSplit/>
          <w:jc w:val="center"/>
        </w:trPr>
        <w:tc>
          <w:tcPr>
            <w:tcW w:w="750" w:type="dxa"/>
            <w:vAlign w:val="center"/>
          </w:tcPr>
          <w:p w14:paraId="7F058E6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4.5</w:t>
            </w:r>
          </w:p>
        </w:tc>
        <w:tc>
          <w:tcPr>
            <w:tcW w:w="4772" w:type="dxa"/>
            <w:vAlign w:val="center"/>
          </w:tcPr>
          <w:p w14:paraId="1335B2DC"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nguồn điện thi công đến điểm đấu nối (*1)</w:t>
            </w:r>
          </w:p>
        </w:tc>
        <w:tc>
          <w:tcPr>
            <w:tcW w:w="1250" w:type="dxa"/>
            <w:vAlign w:val="center"/>
          </w:tcPr>
          <w:p w14:paraId="0E1B4B83"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82C8CC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0224E64" w14:textId="77777777" w:rsidR="00255D5C" w:rsidRPr="00DF0BA4" w:rsidRDefault="00255D5C" w:rsidP="00A64E91">
            <w:pPr>
              <w:spacing w:after="120" w:line="276" w:lineRule="auto"/>
              <w:jc w:val="center"/>
              <w:rPr>
                <w:rFonts w:ascii="Times New Roman" w:hAnsi="Times New Roman"/>
              </w:rPr>
            </w:pPr>
          </w:p>
        </w:tc>
      </w:tr>
      <w:tr w:rsidR="00255D5C" w:rsidRPr="00DF0BA4" w14:paraId="435BDFF7" w14:textId="77777777">
        <w:trPr>
          <w:cantSplit/>
          <w:jc w:val="center"/>
        </w:trPr>
        <w:tc>
          <w:tcPr>
            <w:tcW w:w="750" w:type="dxa"/>
            <w:vAlign w:val="center"/>
          </w:tcPr>
          <w:p w14:paraId="28D2044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4.6</w:t>
            </w:r>
          </w:p>
        </w:tc>
        <w:tc>
          <w:tcPr>
            <w:tcW w:w="4772" w:type="dxa"/>
            <w:vAlign w:val="center"/>
          </w:tcPr>
          <w:p w14:paraId="1BFA6CDD"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Nguồn nước: Điểm đấu nối  nước tạm từ bên ngoài đến phạm vi hàng rào Dự án.</w:t>
            </w:r>
          </w:p>
        </w:tc>
        <w:tc>
          <w:tcPr>
            <w:tcW w:w="1250" w:type="dxa"/>
            <w:vAlign w:val="center"/>
          </w:tcPr>
          <w:p w14:paraId="712F0AB0"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34B9E8D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B255C89" w14:textId="77777777" w:rsidR="00255D5C" w:rsidRPr="00DF0BA4" w:rsidRDefault="00255D5C" w:rsidP="00A64E91">
            <w:pPr>
              <w:spacing w:after="120" w:line="276" w:lineRule="auto"/>
              <w:jc w:val="center"/>
              <w:rPr>
                <w:rFonts w:ascii="Times New Roman" w:hAnsi="Times New Roman"/>
              </w:rPr>
            </w:pPr>
          </w:p>
        </w:tc>
      </w:tr>
      <w:tr w:rsidR="00255D5C" w:rsidRPr="00DF0BA4" w14:paraId="32072C37" w14:textId="77777777">
        <w:trPr>
          <w:cantSplit/>
          <w:jc w:val="center"/>
        </w:trPr>
        <w:tc>
          <w:tcPr>
            <w:tcW w:w="750" w:type="dxa"/>
            <w:vAlign w:val="center"/>
          </w:tcPr>
          <w:p w14:paraId="36ABEBA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4.7</w:t>
            </w:r>
          </w:p>
        </w:tc>
        <w:tc>
          <w:tcPr>
            <w:tcW w:w="4772" w:type="dxa"/>
            <w:vAlign w:val="center"/>
          </w:tcPr>
          <w:p w14:paraId="7C7C7F9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Hệ thống điện tạm, điện chiếu sáng thi công trong khu vực thi công của Bên B và chiếu sáng đèn pha tại hàng rào (chiếu sáng ngoài): Bên A bàn giao; Bên B sử dụng, bảo trì</w:t>
            </w:r>
          </w:p>
        </w:tc>
        <w:tc>
          <w:tcPr>
            <w:tcW w:w="1250" w:type="dxa"/>
            <w:vAlign w:val="center"/>
          </w:tcPr>
          <w:p w14:paraId="4F36E15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76F0C8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Bàn giao</w:t>
            </w:r>
          </w:p>
        </w:tc>
        <w:tc>
          <w:tcPr>
            <w:tcW w:w="1150" w:type="dxa"/>
            <w:vAlign w:val="center"/>
          </w:tcPr>
          <w:p w14:paraId="4A40C660" w14:textId="77777777" w:rsidR="00255D5C" w:rsidRPr="00DF0BA4" w:rsidRDefault="00255D5C" w:rsidP="00A64E91">
            <w:pPr>
              <w:spacing w:after="120" w:line="276" w:lineRule="auto"/>
              <w:jc w:val="center"/>
              <w:rPr>
                <w:rFonts w:ascii="Times New Roman" w:hAnsi="Times New Roman"/>
              </w:rPr>
            </w:pPr>
          </w:p>
        </w:tc>
      </w:tr>
      <w:tr w:rsidR="00255D5C" w:rsidRPr="00DF0BA4" w14:paraId="03EFC715" w14:textId="77777777">
        <w:trPr>
          <w:cantSplit/>
          <w:jc w:val="center"/>
        </w:trPr>
        <w:tc>
          <w:tcPr>
            <w:tcW w:w="750" w:type="dxa"/>
            <w:vAlign w:val="center"/>
          </w:tcPr>
          <w:p w14:paraId="5837FD9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4.8</w:t>
            </w:r>
          </w:p>
        </w:tc>
        <w:tc>
          <w:tcPr>
            <w:tcW w:w="4772" w:type="dxa"/>
            <w:vAlign w:val="center"/>
          </w:tcPr>
          <w:p w14:paraId="7707775E"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Máy phát điện và chi phí vận hành (bao gồm nguồn dự phòng cho hệ thống hạ mực nước ngầm)</w:t>
            </w:r>
          </w:p>
        </w:tc>
        <w:tc>
          <w:tcPr>
            <w:tcW w:w="1250" w:type="dxa"/>
            <w:vAlign w:val="center"/>
          </w:tcPr>
          <w:p w14:paraId="747B4D3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94EA27B"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8BC1EA1" w14:textId="77777777" w:rsidR="00255D5C" w:rsidRPr="00DF0BA4" w:rsidRDefault="00255D5C" w:rsidP="00A64E91">
            <w:pPr>
              <w:spacing w:after="120" w:line="276" w:lineRule="auto"/>
              <w:jc w:val="center"/>
              <w:rPr>
                <w:rFonts w:ascii="Times New Roman" w:hAnsi="Times New Roman"/>
              </w:rPr>
            </w:pPr>
          </w:p>
        </w:tc>
      </w:tr>
      <w:tr w:rsidR="00255D5C" w:rsidRPr="00DF0BA4" w14:paraId="69D73C65" w14:textId="77777777">
        <w:trPr>
          <w:cantSplit/>
          <w:jc w:val="center"/>
        </w:trPr>
        <w:tc>
          <w:tcPr>
            <w:tcW w:w="750" w:type="dxa"/>
            <w:vAlign w:val="center"/>
          </w:tcPr>
          <w:p w14:paraId="20B513C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4.9</w:t>
            </w:r>
          </w:p>
        </w:tc>
        <w:tc>
          <w:tcPr>
            <w:tcW w:w="4772" w:type="dxa"/>
            <w:vAlign w:val="center"/>
          </w:tcPr>
          <w:p w14:paraId="5DC44DAC"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Hệ thống nước tạm phục vụ thi công (vật liệu, nhân công, dụng cụ) trong phạm vi thi công của Bên B</w:t>
            </w:r>
          </w:p>
        </w:tc>
        <w:tc>
          <w:tcPr>
            <w:tcW w:w="1250" w:type="dxa"/>
            <w:vAlign w:val="center"/>
          </w:tcPr>
          <w:p w14:paraId="4EE4A8E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530BBE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29A63F4D" w14:textId="77777777" w:rsidR="00255D5C" w:rsidRPr="00DF0BA4" w:rsidRDefault="00255D5C" w:rsidP="00A64E91">
            <w:pPr>
              <w:spacing w:after="120" w:line="276" w:lineRule="auto"/>
              <w:jc w:val="center"/>
              <w:rPr>
                <w:rFonts w:ascii="Times New Roman" w:hAnsi="Times New Roman"/>
              </w:rPr>
            </w:pPr>
          </w:p>
        </w:tc>
      </w:tr>
      <w:tr w:rsidR="00255D5C" w:rsidRPr="00DF0BA4" w14:paraId="0942E65D" w14:textId="77777777">
        <w:trPr>
          <w:cantSplit/>
          <w:jc w:val="center"/>
        </w:trPr>
        <w:tc>
          <w:tcPr>
            <w:tcW w:w="750" w:type="dxa"/>
            <w:vAlign w:val="center"/>
          </w:tcPr>
          <w:p w14:paraId="0134DD3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lastRenderedPageBreak/>
              <w:t>4.10</w:t>
            </w:r>
          </w:p>
        </w:tc>
        <w:tc>
          <w:tcPr>
            <w:tcW w:w="4772" w:type="dxa"/>
            <w:vAlign w:val="center"/>
          </w:tcPr>
          <w:p w14:paraId="64173762"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Biện pháp phụ trợ (thoát nước hố móng, che chắn bảo vệ mái dốc, đường tạm cho xe trộn, xe bơm, xe tải...)</w:t>
            </w:r>
          </w:p>
        </w:tc>
        <w:tc>
          <w:tcPr>
            <w:tcW w:w="1250" w:type="dxa"/>
            <w:vAlign w:val="center"/>
          </w:tcPr>
          <w:p w14:paraId="69B4917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F3DE9AF"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53ABBCA" w14:textId="77777777" w:rsidR="00255D5C" w:rsidRPr="00DF0BA4" w:rsidRDefault="00255D5C" w:rsidP="00A64E91">
            <w:pPr>
              <w:spacing w:after="120" w:line="276" w:lineRule="auto"/>
              <w:jc w:val="center"/>
              <w:rPr>
                <w:rFonts w:ascii="Times New Roman" w:hAnsi="Times New Roman"/>
              </w:rPr>
            </w:pPr>
          </w:p>
        </w:tc>
      </w:tr>
      <w:tr w:rsidR="00255D5C" w:rsidRPr="00DF0BA4" w14:paraId="176E4984" w14:textId="77777777">
        <w:trPr>
          <w:cantSplit/>
          <w:jc w:val="center"/>
        </w:trPr>
        <w:tc>
          <w:tcPr>
            <w:tcW w:w="750" w:type="dxa"/>
            <w:vAlign w:val="center"/>
          </w:tcPr>
          <w:p w14:paraId="668C372E"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4.11</w:t>
            </w:r>
          </w:p>
        </w:tc>
        <w:tc>
          <w:tcPr>
            <w:tcW w:w="4772" w:type="dxa"/>
            <w:vAlign w:val="center"/>
          </w:tcPr>
          <w:p w14:paraId="2C2DBECC"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Cầu rửa xe và các thiết bị cần thiết để đảm bảo công tác này (bao gồm rửa xe phục vụ công tác đào đất) (*2)</w:t>
            </w:r>
          </w:p>
        </w:tc>
        <w:tc>
          <w:tcPr>
            <w:tcW w:w="1250" w:type="dxa"/>
            <w:vAlign w:val="center"/>
          </w:tcPr>
          <w:p w14:paraId="71FD5ED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02C49EE"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Thanh toán phần rửa xe đào đất</w:t>
            </w:r>
          </w:p>
        </w:tc>
        <w:tc>
          <w:tcPr>
            <w:tcW w:w="1150" w:type="dxa"/>
            <w:vAlign w:val="center"/>
          </w:tcPr>
          <w:p w14:paraId="5E1CF19F" w14:textId="77777777" w:rsidR="00255D5C" w:rsidRPr="00DF0BA4" w:rsidRDefault="00255D5C" w:rsidP="00A64E91">
            <w:pPr>
              <w:spacing w:after="120" w:line="276" w:lineRule="auto"/>
              <w:jc w:val="center"/>
              <w:rPr>
                <w:rFonts w:ascii="Times New Roman" w:hAnsi="Times New Roman"/>
              </w:rPr>
            </w:pPr>
          </w:p>
        </w:tc>
      </w:tr>
      <w:tr w:rsidR="00255D5C" w:rsidRPr="00DF0BA4" w14:paraId="5C5CFFC3" w14:textId="77777777">
        <w:trPr>
          <w:cantSplit/>
          <w:jc w:val="center"/>
        </w:trPr>
        <w:tc>
          <w:tcPr>
            <w:tcW w:w="750" w:type="dxa"/>
            <w:vAlign w:val="center"/>
          </w:tcPr>
          <w:p w14:paraId="7D06FDE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4.12</w:t>
            </w:r>
          </w:p>
        </w:tc>
        <w:tc>
          <w:tcPr>
            <w:tcW w:w="4772" w:type="dxa"/>
            <w:vAlign w:val="center"/>
          </w:tcPr>
          <w:p w14:paraId="1046920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Hàng rào bao quanh Công trường (trừ hàng rào phía mặt Tòa nhà Garmuda): Bên A bàn giao cho Bên B sử dụng, bảo quản, di chuyển theo từng giai đoạn thi công; Bên B duy trì, sửa chữa, thay thế phần hư hỏng trong suốt thời gian thi công; tháo dỡ, bàn giao lại cho Bên A khi hoàn thành</w:t>
            </w:r>
          </w:p>
        </w:tc>
        <w:tc>
          <w:tcPr>
            <w:tcW w:w="1250" w:type="dxa"/>
            <w:vAlign w:val="center"/>
          </w:tcPr>
          <w:p w14:paraId="7E5D08F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22D86D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Bàn giao</w:t>
            </w:r>
          </w:p>
        </w:tc>
        <w:tc>
          <w:tcPr>
            <w:tcW w:w="1150" w:type="dxa"/>
            <w:vAlign w:val="center"/>
          </w:tcPr>
          <w:p w14:paraId="379B501B" w14:textId="77777777" w:rsidR="00255D5C" w:rsidRPr="00DF0BA4" w:rsidRDefault="00255D5C" w:rsidP="00A64E91">
            <w:pPr>
              <w:spacing w:after="120" w:line="276" w:lineRule="auto"/>
              <w:jc w:val="center"/>
              <w:rPr>
                <w:rFonts w:ascii="Times New Roman" w:hAnsi="Times New Roman"/>
              </w:rPr>
            </w:pPr>
          </w:p>
        </w:tc>
      </w:tr>
      <w:tr w:rsidR="00255D5C" w:rsidRPr="00DF0BA4" w14:paraId="07AD3A50" w14:textId="77777777">
        <w:trPr>
          <w:cantSplit/>
          <w:jc w:val="center"/>
        </w:trPr>
        <w:tc>
          <w:tcPr>
            <w:tcW w:w="750" w:type="dxa"/>
            <w:vAlign w:val="center"/>
          </w:tcPr>
          <w:p w14:paraId="76CCC18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4.13</w:t>
            </w:r>
          </w:p>
        </w:tc>
        <w:tc>
          <w:tcPr>
            <w:tcW w:w="4772" w:type="dxa"/>
            <w:vAlign w:val="center"/>
          </w:tcPr>
          <w:p w14:paraId="2828D173"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Các công trình/thiết bị tạm khác phục vụ thi công (mương rãnh, toilet phục vụ công nhân và cán bộ nhà thầu)</w:t>
            </w:r>
          </w:p>
        </w:tc>
        <w:tc>
          <w:tcPr>
            <w:tcW w:w="1250" w:type="dxa"/>
            <w:vAlign w:val="center"/>
          </w:tcPr>
          <w:p w14:paraId="40F8033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5A0380A"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E92900D" w14:textId="77777777" w:rsidR="00255D5C" w:rsidRPr="00DF0BA4" w:rsidRDefault="00255D5C" w:rsidP="00A64E91">
            <w:pPr>
              <w:spacing w:after="120" w:line="276" w:lineRule="auto"/>
              <w:jc w:val="center"/>
              <w:rPr>
                <w:rFonts w:ascii="Times New Roman" w:hAnsi="Times New Roman"/>
              </w:rPr>
            </w:pPr>
          </w:p>
        </w:tc>
      </w:tr>
      <w:tr w:rsidR="00255D5C" w:rsidRPr="00DF0BA4" w14:paraId="08EDCFA2" w14:textId="77777777">
        <w:trPr>
          <w:cantSplit/>
          <w:jc w:val="center"/>
        </w:trPr>
        <w:tc>
          <w:tcPr>
            <w:tcW w:w="750" w:type="dxa"/>
            <w:vAlign w:val="center"/>
          </w:tcPr>
          <w:p w14:paraId="1BA2BEA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4.14</w:t>
            </w:r>
          </w:p>
        </w:tc>
        <w:tc>
          <w:tcPr>
            <w:tcW w:w="4772" w:type="dxa"/>
            <w:vAlign w:val="center"/>
          </w:tcPr>
          <w:p w14:paraId="4D78808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Rửa đường, an toàn và vệ sinh môi trường trong/ngoài công trường (bao gồm phạm vi phục vụ công tác đào đất) (*3)</w:t>
            </w:r>
          </w:p>
        </w:tc>
        <w:tc>
          <w:tcPr>
            <w:tcW w:w="1250" w:type="dxa"/>
            <w:vAlign w:val="center"/>
          </w:tcPr>
          <w:p w14:paraId="22E7AAE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C948DC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Thanh toán phần phục vụ đào đất</w:t>
            </w:r>
          </w:p>
        </w:tc>
        <w:tc>
          <w:tcPr>
            <w:tcW w:w="1150" w:type="dxa"/>
            <w:vAlign w:val="center"/>
          </w:tcPr>
          <w:p w14:paraId="5A0EE82C" w14:textId="77777777" w:rsidR="00255D5C" w:rsidRPr="00DF0BA4" w:rsidRDefault="00255D5C" w:rsidP="00A64E91">
            <w:pPr>
              <w:spacing w:after="120" w:line="276" w:lineRule="auto"/>
              <w:jc w:val="center"/>
              <w:rPr>
                <w:rFonts w:ascii="Times New Roman" w:hAnsi="Times New Roman"/>
              </w:rPr>
            </w:pPr>
          </w:p>
        </w:tc>
      </w:tr>
      <w:tr w:rsidR="00255D5C" w:rsidRPr="00DF0BA4" w14:paraId="378174B1" w14:textId="77777777">
        <w:trPr>
          <w:cantSplit/>
          <w:jc w:val="center"/>
        </w:trPr>
        <w:tc>
          <w:tcPr>
            <w:tcW w:w="750" w:type="dxa"/>
            <w:vAlign w:val="center"/>
          </w:tcPr>
          <w:p w14:paraId="26431FB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4.15</w:t>
            </w:r>
          </w:p>
        </w:tc>
        <w:tc>
          <w:tcPr>
            <w:tcW w:w="4772" w:type="dxa"/>
            <w:vAlign w:val="center"/>
          </w:tcPr>
          <w:p w14:paraId="782398B9"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Chi phí điện nước thi công</w:t>
            </w:r>
          </w:p>
        </w:tc>
        <w:tc>
          <w:tcPr>
            <w:tcW w:w="1250" w:type="dxa"/>
            <w:vAlign w:val="center"/>
          </w:tcPr>
          <w:p w14:paraId="08A6DFB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4E1B96B"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292DEFD" w14:textId="77777777" w:rsidR="00255D5C" w:rsidRPr="00DF0BA4" w:rsidRDefault="00255D5C" w:rsidP="00A64E91">
            <w:pPr>
              <w:spacing w:after="120" w:line="276" w:lineRule="auto"/>
              <w:jc w:val="center"/>
              <w:rPr>
                <w:rFonts w:ascii="Times New Roman" w:hAnsi="Times New Roman"/>
              </w:rPr>
            </w:pPr>
          </w:p>
        </w:tc>
      </w:tr>
      <w:tr w:rsidR="00255D5C" w:rsidRPr="00DF0BA4" w14:paraId="518AACA4" w14:textId="77777777">
        <w:trPr>
          <w:cantSplit/>
          <w:jc w:val="center"/>
        </w:trPr>
        <w:tc>
          <w:tcPr>
            <w:tcW w:w="750" w:type="dxa"/>
            <w:vAlign w:val="center"/>
          </w:tcPr>
          <w:p w14:paraId="7C66698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4.16</w:t>
            </w:r>
          </w:p>
        </w:tc>
        <w:tc>
          <w:tcPr>
            <w:tcW w:w="4772" w:type="dxa"/>
            <w:vAlign w:val="center"/>
          </w:tcPr>
          <w:p w14:paraId="7FEBB8A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Loại bỏ rác thải bên ngoài hiện trường</w:t>
            </w:r>
          </w:p>
        </w:tc>
        <w:tc>
          <w:tcPr>
            <w:tcW w:w="1250" w:type="dxa"/>
            <w:vAlign w:val="center"/>
          </w:tcPr>
          <w:p w14:paraId="11180A0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245984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22EF4DDC" w14:textId="77777777" w:rsidR="00255D5C" w:rsidRPr="00DF0BA4" w:rsidRDefault="00255D5C" w:rsidP="00A64E91">
            <w:pPr>
              <w:spacing w:after="120" w:line="276" w:lineRule="auto"/>
              <w:jc w:val="center"/>
              <w:rPr>
                <w:rFonts w:ascii="Times New Roman" w:hAnsi="Times New Roman"/>
              </w:rPr>
            </w:pPr>
          </w:p>
        </w:tc>
      </w:tr>
      <w:tr w:rsidR="00255D5C" w:rsidRPr="00DF0BA4" w14:paraId="5BDB6711" w14:textId="77777777">
        <w:trPr>
          <w:cantSplit/>
          <w:jc w:val="center"/>
        </w:trPr>
        <w:tc>
          <w:tcPr>
            <w:tcW w:w="750" w:type="dxa"/>
            <w:vAlign w:val="center"/>
          </w:tcPr>
          <w:p w14:paraId="500DE08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4.17</w:t>
            </w:r>
          </w:p>
        </w:tc>
        <w:tc>
          <w:tcPr>
            <w:tcW w:w="4772" w:type="dxa"/>
            <w:vAlign w:val="center"/>
          </w:tcPr>
          <w:p w14:paraId="3F6A6EEF"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Dọn sạch công trường trước khi bàn giao</w:t>
            </w:r>
          </w:p>
        </w:tc>
        <w:tc>
          <w:tcPr>
            <w:tcW w:w="1250" w:type="dxa"/>
            <w:vAlign w:val="center"/>
          </w:tcPr>
          <w:p w14:paraId="712E97E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3861A90"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AB5CF37" w14:textId="77777777" w:rsidR="00255D5C" w:rsidRPr="00DF0BA4" w:rsidRDefault="00255D5C" w:rsidP="00A64E91">
            <w:pPr>
              <w:spacing w:after="120" w:line="276" w:lineRule="auto"/>
              <w:jc w:val="center"/>
              <w:rPr>
                <w:rFonts w:ascii="Times New Roman" w:hAnsi="Times New Roman"/>
              </w:rPr>
            </w:pPr>
          </w:p>
        </w:tc>
      </w:tr>
      <w:tr w:rsidR="00255D5C" w:rsidRPr="00DF0BA4" w14:paraId="49B0F0FC" w14:textId="77777777">
        <w:trPr>
          <w:cantSplit/>
          <w:jc w:val="center"/>
        </w:trPr>
        <w:tc>
          <w:tcPr>
            <w:tcW w:w="750" w:type="dxa"/>
            <w:vAlign w:val="center"/>
          </w:tcPr>
          <w:p w14:paraId="0B0DDB3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4.18</w:t>
            </w:r>
          </w:p>
        </w:tc>
        <w:tc>
          <w:tcPr>
            <w:tcW w:w="4772" w:type="dxa"/>
            <w:vAlign w:val="center"/>
          </w:tcPr>
          <w:p w14:paraId="2D9F468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Xin phép đấu nối giao thông trong giai đoạn thi công</w:t>
            </w:r>
          </w:p>
        </w:tc>
        <w:tc>
          <w:tcPr>
            <w:tcW w:w="1250" w:type="dxa"/>
            <w:vAlign w:val="center"/>
          </w:tcPr>
          <w:p w14:paraId="5261DE25"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F940C4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DA6F926" w14:textId="77777777" w:rsidR="00255D5C" w:rsidRPr="00DF0BA4" w:rsidRDefault="00255D5C" w:rsidP="00A64E91">
            <w:pPr>
              <w:spacing w:after="120" w:line="276" w:lineRule="auto"/>
              <w:jc w:val="center"/>
              <w:rPr>
                <w:rFonts w:ascii="Times New Roman" w:hAnsi="Times New Roman"/>
              </w:rPr>
            </w:pPr>
          </w:p>
        </w:tc>
      </w:tr>
      <w:tr w:rsidR="00255D5C" w:rsidRPr="00DF0BA4" w14:paraId="046A4828" w14:textId="77777777">
        <w:trPr>
          <w:cantSplit/>
          <w:jc w:val="center"/>
        </w:trPr>
        <w:tc>
          <w:tcPr>
            <w:tcW w:w="750" w:type="dxa"/>
            <w:vAlign w:val="center"/>
          </w:tcPr>
          <w:p w14:paraId="2419C6A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4.19</w:t>
            </w:r>
          </w:p>
        </w:tc>
        <w:tc>
          <w:tcPr>
            <w:tcW w:w="4772" w:type="dxa"/>
            <w:vAlign w:val="center"/>
          </w:tcPr>
          <w:p w14:paraId="0BE66C4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Đấu nối nước thải thi công, sinh hoạt, nước mưa trong giai đoạn thi công</w:t>
            </w:r>
          </w:p>
        </w:tc>
        <w:tc>
          <w:tcPr>
            <w:tcW w:w="1250" w:type="dxa"/>
            <w:vAlign w:val="center"/>
          </w:tcPr>
          <w:p w14:paraId="21D4AC7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6E86448"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C5C1A50" w14:textId="77777777" w:rsidR="00255D5C" w:rsidRPr="00DF0BA4" w:rsidRDefault="00255D5C" w:rsidP="00A64E91">
            <w:pPr>
              <w:spacing w:after="120" w:line="276" w:lineRule="auto"/>
              <w:jc w:val="center"/>
              <w:rPr>
                <w:rFonts w:ascii="Times New Roman" w:hAnsi="Times New Roman"/>
              </w:rPr>
            </w:pPr>
          </w:p>
        </w:tc>
      </w:tr>
      <w:tr w:rsidR="00255D5C" w:rsidRPr="00DF0BA4" w14:paraId="1DEFA58A" w14:textId="77777777">
        <w:trPr>
          <w:cantSplit/>
          <w:jc w:val="center"/>
        </w:trPr>
        <w:tc>
          <w:tcPr>
            <w:tcW w:w="750" w:type="dxa"/>
            <w:shd w:val="clear" w:color="auto" w:fill="D9D9D9"/>
            <w:vAlign w:val="center"/>
          </w:tcPr>
          <w:p w14:paraId="7C5ED8E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5</w:t>
            </w:r>
          </w:p>
        </w:tc>
        <w:tc>
          <w:tcPr>
            <w:tcW w:w="4772" w:type="dxa"/>
            <w:shd w:val="clear" w:color="auto" w:fill="D9D9D9"/>
            <w:vAlign w:val="center"/>
          </w:tcPr>
          <w:p w14:paraId="5DB33256"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Công tác trắc đạc, khảo sát và giám sát nội bộ</w:t>
            </w:r>
          </w:p>
        </w:tc>
        <w:tc>
          <w:tcPr>
            <w:tcW w:w="1250" w:type="dxa"/>
            <w:shd w:val="clear" w:color="auto" w:fill="D9D9D9"/>
            <w:vAlign w:val="center"/>
          </w:tcPr>
          <w:p w14:paraId="3E9EFE29"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74893A77"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4F94E3B0" w14:textId="77777777" w:rsidR="00255D5C" w:rsidRPr="00DF0BA4" w:rsidRDefault="00255D5C" w:rsidP="00A64E91">
            <w:pPr>
              <w:spacing w:after="120" w:line="276" w:lineRule="auto"/>
              <w:jc w:val="center"/>
              <w:rPr>
                <w:rFonts w:ascii="Times New Roman" w:hAnsi="Times New Roman"/>
              </w:rPr>
            </w:pPr>
          </w:p>
        </w:tc>
      </w:tr>
      <w:tr w:rsidR="00255D5C" w:rsidRPr="00DF0BA4" w14:paraId="01A4384C" w14:textId="77777777">
        <w:trPr>
          <w:cantSplit/>
          <w:jc w:val="center"/>
        </w:trPr>
        <w:tc>
          <w:tcPr>
            <w:tcW w:w="750" w:type="dxa"/>
            <w:vAlign w:val="center"/>
          </w:tcPr>
          <w:p w14:paraId="0DAE675E"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5.1</w:t>
            </w:r>
          </w:p>
        </w:tc>
        <w:tc>
          <w:tcPr>
            <w:tcW w:w="4772" w:type="dxa"/>
            <w:vAlign w:val="center"/>
          </w:tcPr>
          <w:p w14:paraId="76C03884"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Thiết lập, dẫn mốc thi công</w:t>
            </w:r>
          </w:p>
        </w:tc>
        <w:tc>
          <w:tcPr>
            <w:tcW w:w="1250" w:type="dxa"/>
            <w:vAlign w:val="center"/>
          </w:tcPr>
          <w:p w14:paraId="4745291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34580F7"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5C714D02" w14:textId="77777777" w:rsidR="00255D5C" w:rsidRPr="00DF0BA4" w:rsidRDefault="00255D5C" w:rsidP="00A64E91">
            <w:pPr>
              <w:spacing w:after="120" w:line="276" w:lineRule="auto"/>
              <w:jc w:val="center"/>
              <w:rPr>
                <w:rFonts w:ascii="Times New Roman" w:hAnsi="Times New Roman"/>
              </w:rPr>
            </w:pPr>
          </w:p>
        </w:tc>
      </w:tr>
      <w:tr w:rsidR="00255D5C" w:rsidRPr="00DF0BA4" w14:paraId="4CB3828E" w14:textId="77777777">
        <w:trPr>
          <w:cantSplit/>
          <w:jc w:val="center"/>
        </w:trPr>
        <w:tc>
          <w:tcPr>
            <w:tcW w:w="750" w:type="dxa"/>
            <w:vAlign w:val="center"/>
          </w:tcPr>
          <w:p w14:paraId="141064A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5.2</w:t>
            </w:r>
          </w:p>
        </w:tc>
        <w:tc>
          <w:tcPr>
            <w:tcW w:w="4772" w:type="dxa"/>
            <w:vAlign w:val="center"/>
          </w:tcPr>
          <w:p w14:paraId="53F2E2A4"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Trắc đạc, dẫn mốc về công trình</w:t>
            </w:r>
          </w:p>
        </w:tc>
        <w:tc>
          <w:tcPr>
            <w:tcW w:w="1250" w:type="dxa"/>
            <w:vAlign w:val="center"/>
          </w:tcPr>
          <w:p w14:paraId="27ED8FD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FB446F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2212F7A7" w14:textId="77777777" w:rsidR="00255D5C" w:rsidRPr="00DF0BA4" w:rsidRDefault="00255D5C" w:rsidP="00A64E91">
            <w:pPr>
              <w:spacing w:after="120" w:line="276" w:lineRule="auto"/>
              <w:jc w:val="center"/>
              <w:rPr>
                <w:rFonts w:ascii="Times New Roman" w:hAnsi="Times New Roman"/>
              </w:rPr>
            </w:pPr>
          </w:p>
        </w:tc>
      </w:tr>
      <w:tr w:rsidR="00255D5C" w:rsidRPr="00DF0BA4" w14:paraId="6042E481" w14:textId="77777777">
        <w:trPr>
          <w:cantSplit/>
          <w:jc w:val="center"/>
        </w:trPr>
        <w:tc>
          <w:tcPr>
            <w:tcW w:w="750" w:type="dxa"/>
            <w:vAlign w:val="center"/>
          </w:tcPr>
          <w:p w14:paraId="1DA466F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5.3</w:t>
            </w:r>
          </w:p>
        </w:tc>
        <w:tc>
          <w:tcPr>
            <w:tcW w:w="4772" w:type="dxa"/>
            <w:vAlign w:val="center"/>
          </w:tcPr>
          <w:p w14:paraId="470EE25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Công tác khảo sát liên quan phạm vi công việc, bao gồm thiết bị khảo sát</w:t>
            </w:r>
          </w:p>
        </w:tc>
        <w:tc>
          <w:tcPr>
            <w:tcW w:w="1250" w:type="dxa"/>
            <w:vAlign w:val="center"/>
          </w:tcPr>
          <w:p w14:paraId="210E819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48F6BF5"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D2D5C83" w14:textId="77777777" w:rsidR="00255D5C" w:rsidRPr="00DF0BA4" w:rsidRDefault="00255D5C" w:rsidP="00A64E91">
            <w:pPr>
              <w:spacing w:after="120" w:line="276" w:lineRule="auto"/>
              <w:jc w:val="center"/>
              <w:rPr>
                <w:rFonts w:ascii="Times New Roman" w:hAnsi="Times New Roman"/>
              </w:rPr>
            </w:pPr>
          </w:p>
        </w:tc>
      </w:tr>
      <w:tr w:rsidR="00255D5C" w:rsidRPr="00DF0BA4" w14:paraId="7A77053B" w14:textId="77777777">
        <w:trPr>
          <w:cantSplit/>
          <w:jc w:val="center"/>
        </w:trPr>
        <w:tc>
          <w:tcPr>
            <w:tcW w:w="750" w:type="dxa"/>
            <w:vAlign w:val="center"/>
          </w:tcPr>
          <w:p w14:paraId="01451DAE"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5.4</w:t>
            </w:r>
          </w:p>
        </w:tc>
        <w:tc>
          <w:tcPr>
            <w:tcW w:w="4772" w:type="dxa"/>
            <w:vAlign w:val="center"/>
          </w:tcPr>
          <w:p w14:paraId="5390568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Giám sát nội bộ trong quá trình thi công (QA/QC của Bên B) và các công tác trắc đạc liên quan đến phạm vi công việc của Bên B</w:t>
            </w:r>
          </w:p>
        </w:tc>
        <w:tc>
          <w:tcPr>
            <w:tcW w:w="1250" w:type="dxa"/>
            <w:vAlign w:val="center"/>
          </w:tcPr>
          <w:p w14:paraId="635378D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144FBD9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522898B4" w14:textId="77777777" w:rsidR="00255D5C" w:rsidRPr="00DF0BA4" w:rsidRDefault="00255D5C" w:rsidP="00A64E91">
            <w:pPr>
              <w:spacing w:after="120" w:line="276" w:lineRule="auto"/>
              <w:jc w:val="center"/>
              <w:rPr>
                <w:rFonts w:ascii="Times New Roman" w:hAnsi="Times New Roman"/>
              </w:rPr>
            </w:pPr>
          </w:p>
        </w:tc>
      </w:tr>
      <w:tr w:rsidR="00255D5C" w:rsidRPr="00DF0BA4" w14:paraId="278C872C" w14:textId="77777777">
        <w:trPr>
          <w:cantSplit/>
          <w:jc w:val="center"/>
        </w:trPr>
        <w:tc>
          <w:tcPr>
            <w:tcW w:w="750" w:type="dxa"/>
            <w:shd w:val="clear" w:color="auto" w:fill="D9D9D9"/>
            <w:vAlign w:val="center"/>
          </w:tcPr>
          <w:p w14:paraId="4310B27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6</w:t>
            </w:r>
          </w:p>
        </w:tc>
        <w:tc>
          <w:tcPr>
            <w:tcW w:w="4772" w:type="dxa"/>
            <w:shd w:val="clear" w:color="auto" w:fill="D9D9D9"/>
            <w:vAlign w:val="center"/>
          </w:tcPr>
          <w:p w14:paraId="729AD61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Bảo đảm an toàn, vệ sinh môi trường</w:t>
            </w:r>
          </w:p>
        </w:tc>
        <w:tc>
          <w:tcPr>
            <w:tcW w:w="1250" w:type="dxa"/>
            <w:shd w:val="clear" w:color="auto" w:fill="D9D9D9"/>
            <w:vAlign w:val="center"/>
          </w:tcPr>
          <w:p w14:paraId="39143B46"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5832BD47"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2D942642" w14:textId="77777777" w:rsidR="00255D5C" w:rsidRPr="00DF0BA4" w:rsidRDefault="00255D5C" w:rsidP="00A64E91">
            <w:pPr>
              <w:spacing w:after="120" w:line="276" w:lineRule="auto"/>
              <w:jc w:val="center"/>
              <w:rPr>
                <w:rFonts w:ascii="Times New Roman" w:hAnsi="Times New Roman"/>
              </w:rPr>
            </w:pPr>
          </w:p>
        </w:tc>
      </w:tr>
      <w:tr w:rsidR="00255D5C" w:rsidRPr="00DF0BA4" w14:paraId="1AB4F615" w14:textId="77777777">
        <w:trPr>
          <w:cantSplit/>
          <w:jc w:val="center"/>
        </w:trPr>
        <w:tc>
          <w:tcPr>
            <w:tcW w:w="750" w:type="dxa"/>
            <w:vAlign w:val="center"/>
          </w:tcPr>
          <w:p w14:paraId="552A6A9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6.1</w:t>
            </w:r>
          </w:p>
        </w:tc>
        <w:tc>
          <w:tcPr>
            <w:tcW w:w="4772" w:type="dxa"/>
            <w:vAlign w:val="center"/>
          </w:tcPr>
          <w:p w14:paraId="5748FBC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Thiết bị bảo vệ cá nhân, đồ dùng an toàn cho công nhân viên</w:t>
            </w:r>
          </w:p>
        </w:tc>
        <w:tc>
          <w:tcPr>
            <w:tcW w:w="1250" w:type="dxa"/>
            <w:vAlign w:val="center"/>
          </w:tcPr>
          <w:p w14:paraId="25EED21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5FF6273"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170AD4B" w14:textId="77777777" w:rsidR="00255D5C" w:rsidRPr="00DF0BA4" w:rsidRDefault="00255D5C" w:rsidP="00A64E91">
            <w:pPr>
              <w:spacing w:after="120" w:line="276" w:lineRule="auto"/>
              <w:jc w:val="center"/>
              <w:rPr>
                <w:rFonts w:ascii="Times New Roman" w:hAnsi="Times New Roman"/>
              </w:rPr>
            </w:pPr>
          </w:p>
        </w:tc>
      </w:tr>
      <w:tr w:rsidR="00255D5C" w:rsidRPr="00DF0BA4" w14:paraId="047A66C1" w14:textId="77777777">
        <w:trPr>
          <w:cantSplit/>
          <w:jc w:val="center"/>
        </w:trPr>
        <w:tc>
          <w:tcPr>
            <w:tcW w:w="750" w:type="dxa"/>
            <w:vAlign w:val="center"/>
          </w:tcPr>
          <w:p w14:paraId="2B51435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6.2</w:t>
            </w:r>
          </w:p>
        </w:tc>
        <w:tc>
          <w:tcPr>
            <w:tcW w:w="4772" w:type="dxa"/>
            <w:vAlign w:val="center"/>
          </w:tcPr>
          <w:p w14:paraId="67906366"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Biện pháp an toàn, an ninh, bảo vệ môi trường phục vụ thi công theo yêu cầu dự án</w:t>
            </w:r>
          </w:p>
        </w:tc>
        <w:tc>
          <w:tcPr>
            <w:tcW w:w="1250" w:type="dxa"/>
            <w:vAlign w:val="center"/>
          </w:tcPr>
          <w:p w14:paraId="29422C4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AA8782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5C1749E3" w14:textId="77777777" w:rsidR="00255D5C" w:rsidRPr="00DF0BA4" w:rsidRDefault="00255D5C" w:rsidP="00A64E91">
            <w:pPr>
              <w:spacing w:after="120" w:line="276" w:lineRule="auto"/>
              <w:jc w:val="center"/>
              <w:rPr>
                <w:rFonts w:ascii="Times New Roman" w:hAnsi="Times New Roman"/>
              </w:rPr>
            </w:pPr>
          </w:p>
        </w:tc>
      </w:tr>
      <w:tr w:rsidR="00255D5C" w:rsidRPr="00DF0BA4" w14:paraId="69B6A1F7" w14:textId="77777777">
        <w:trPr>
          <w:cantSplit/>
          <w:jc w:val="center"/>
        </w:trPr>
        <w:tc>
          <w:tcPr>
            <w:tcW w:w="750" w:type="dxa"/>
            <w:vAlign w:val="center"/>
          </w:tcPr>
          <w:p w14:paraId="66C4B30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6.3</w:t>
            </w:r>
          </w:p>
        </w:tc>
        <w:tc>
          <w:tcPr>
            <w:tcW w:w="4772" w:type="dxa"/>
            <w:vAlign w:val="center"/>
          </w:tcPr>
          <w:p w14:paraId="2316221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Bảo vệ an ninh khu vực thi công của Bên B; chịu trách nhiệm đối với mất mát, hư hỏng do lỗi của Bên B</w:t>
            </w:r>
          </w:p>
        </w:tc>
        <w:tc>
          <w:tcPr>
            <w:tcW w:w="1250" w:type="dxa"/>
            <w:vAlign w:val="center"/>
          </w:tcPr>
          <w:p w14:paraId="2326857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17DA765B"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32FB31EA" w14:textId="77777777" w:rsidR="00255D5C" w:rsidRPr="00DF0BA4" w:rsidRDefault="00255D5C" w:rsidP="00A64E91">
            <w:pPr>
              <w:spacing w:after="120" w:line="276" w:lineRule="auto"/>
              <w:jc w:val="center"/>
              <w:rPr>
                <w:rFonts w:ascii="Times New Roman" w:hAnsi="Times New Roman"/>
              </w:rPr>
            </w:pPr>
          </w:p>
        </w:tc>
      </w:tr>
      <w:tr w:rsidR="00255D5C" w:rsidRPr="00DF0BA4" w14:paraId="001D1F57" w14:textId="77777777">
        <w:trPr>
          <w:cantSplit/>
          <w:jc w:val="center"/>
        </w:trPr>
        <w:tc>
          <w:tcPr>
            <w:tcW w:w="750" w:type="dxa"/>
            <w:vAlign w:val="center"/>
          </w:tcPr>
          <w:p w14:paraId="1E70774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lastRenderedPageBreak/>
              <w:t>6.4</w:t>
            </w:r>
          </w:p>
        </w:tc>
        <w:tc>
          <w:tcPr>
            <w:tcW w:w="4772" w:type="dxa"/>
            <w:vAlign w:val="center"/>
          </w:tcPr>
          <w:p w14:paraId="5B9C532E"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Trách nhiệm đối với mất mát/hư hỏng vật liệu, hạng mục (kể cả hạng mục liền kề trước khi bàn giao)</w:t>
            </w:r>
          </w:p>
        </w:tc>
        <w:tc>
          <w:tcPr>
            <w:tcW w:w="1250" w:type="dxa"/>
            <w:vAlign w:val="center"/>
          </w:tcPr>
          <w:p w14:paraId="172FDFA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2A30E1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4613437" w14:textId="77777777" w:rsidR="00255D5C" w:rsidRPr="00DF0BA4" w:rsidRDefault="00255D5C" w:rsidP="00A64E91">
            <w:pPr>
              <w:spacing w:after="120" w:line="276" w:lineRule="auto"/>
              <w:jc w:val="center"/>
              <w:rPr>
                <w:rFonts w:ascii="Times New Roman" w:hAnsi="Times New Roman"/>
              </w:rPr>
            </w:pPr>
          </w:p>
        </w:tc>
      </w:tr>
      <w:tr w:rsidR="00255D5C" w:rsidRPr="00DF0BA4" w14:paraId="3699C9DD" w14:textId="77777777">
        <w:trPr>
          <w:cantSplit/>
          <w:jc w:val="center"/>
        </w:trPr>
        <w:tc>
          <w:tcPr>
            <w:tcW w:w="750" w:type="dxa"/>
            <w:vAlign w:val="center"/>
          </w:tcPr>
          <w:p w14:paraId="7847FBA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6.5</w:t>
            </w:r>
          </w:p>
        </w:tc>
        <w:tc>
          <w:tcPr>
            <w:tcW w:w="4772" w:type="dxa"/>
            <w:vAlign w:val="center"/>
          </w:tcPr>
          <w:p w14:paraId="7C8E5EEE"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giấy tờ an toàn lao động, chứng chỉ, kiểm định cho nhân lực</w:t>
            </w:r>
          </w:p>
        </w:tc>
        <w:tc>
          <w:tcPr>
            <w:tcW w:w="1250" w:type="dxa"/>
            <w:vAlign w:val="center"/>
          </w:tcPr>
          <w:p w14:paraId="7CDCC54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C88EF2A"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C4BE4EA" w14:textId="77777777" w:rsidR="00255D5C" w:rsidRPr="00DF0BA4" w:rsidRDefault="00255D5C" w:rsidP="00A64E91">
            <w:pPr>
              <w:spacing w:after="120" w:line="276" w:lineRule="auto"/>
              <w:jc w:val="center"/>
              <w:rPr>
                <w:rFonts w:ascii="Times New Roman" w:hAnsi="Times New Roman"/>
              </w:rPr>
            </w:pPr>
          </w:p>
        </w:tc>
      </w:tr>
      <w:tr w:rsidR="00255D5C" w:rsidRPr="00DF0BA4" w14:paraId="3C5AD7F5" w14:textId="77777777">
        <w:trPr>
          <w:cantSplit/>
          <w:jc w:val="center"/>
        </w:trPr>
        <w:tc>
          <w:tcPr>
            <w:tcW w:w="750" w:type="dxa"/>
            <w:vAlign w:val="center"/>
          </w:tcPr>
          <w:p w14:paraId="44E1E9A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6.6</w:t>
            </w:r>
          </w:p>
        </w:tc>
        <w:tc>
          <w:tcPr>
            <w:tcW w:w="4772" w:type="dxa"/>
            <w:vAlign w:val="center"/>
          </w:tcPr>
          <w:p w14:paraId="29CD27EC"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Tổ chức tập huấn định kỳ công tác ATLĐ đối với công nhân</w:t>
            </w:r>
          </w:p>
        </w:tc>
        <w:tc>
          <w:tcPr>
            <w:tcW w:w="1250" w:type="dxa"/>
            <w:vAlign w:val="center"/>
          </w:tcPr>
          <w:p w14:paraId="3E815F6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436B883"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25119E2" w14:textId="77777777" w:rsidR="00255D5C" w:rsidRPr="00DF0BA4" w:rsidRDefault="00255D5C" w:rsidP="00A64E91">
            <w:pPr>
              <w:spacing w:after="120" w:line="276" w:lineRule="auto"/>
              <w:jc w:val="center"/>
              <w:rPr>
                <w:rFonts w:ascii="Times New Roman" w:hAnsi="Times New Roman"/>
              </w:rPr>
            </w:pPr>
          </w:p>
        </w:tc>
      </w:tr>
      <w:tr w:rsidR="00255D5C" w:rsidRPr="00DF0BA4" w14:paraId="09543291" w14:textId="77777777">
        <w:trPr>
          <w:cantSplit/>
          <w:jc w:val="center"/>
        </w:trPr>
        <w:tc>
          <w:tcPr>
            <w:tcW w:w="750" w:type="dxa"/>
            <w:shd w:val="clear" w:color="auto" w:fill="D9D9D9"/>
            <w:vAlign w:val="center"/>
          </w:tcPr>
          <w:p w14:paraId="041B983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7</w:t>
            </w:r>
          </w:p>
        </w:tc>
        <w:tc>
          <w:tcPr>
            <w:tcW w:w="4772" w:type="dxa"/>
            <w:shd w:val="clear" w:color="auto" w:fill="D9D9D9"/>
            <w:vAlign w:val="center"/>
          </w:tcPr>
          <w:p w14:paraId="31AB3106"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Huy động và giải thể thiết bị</w:t>
            </w:r>
          </w:p>
        </w:tc>
        <w:tc>
          <w:tcPr>
            <w:tcW w:w="1250" w:type="dxa"/>
            <w:shd w:val="clear" w:color="auto" w:fill="D9D9D9"/>
            <w:vAlign w:val="center"/>
          </w:tcPr>
          <w:p w14:paraId="0F84921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6BE641B1"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7B73175D" w14:textId="77777777" w:rsidR="00255D5C" w:rsidRPr="00DF0BA4" w:rsidRDefault="00255D5C" w:rsidP="00A64E91">
            <w:pPr>
              <w:spacing w:after="120" w:line="276" w:lineRule="auto"/>
              <w:jc w:val="center"/>
              <w:rPr>
                <w:rFonts w:ascii="Times New Roman" w:hAnsi="Times New Roman"/>
              </w:rPr>
            </w:pPr>
          </w:p>
        </w:tc>
      </w:tr>
      <w:tr w:rsidR="00255D5C" w:rsidRPr="00DF0BA4" w14:paraId="2F667B82" w14:textId="77777777">
        <w:trPr>
          <w:cantSplit/>
          <w:jc w:val="center"/>
        </w:trPr>
        <w:tc>
          <w:tcPr>
            <w:tcW w:w="750" w:type="dxa"/>
            <w:vAlign w:val="center"/>
          </w:tcPr>
          <w:p w14:paraId="7E2487D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7.1</w:t>
            </w:r>
          </w:p>
        </w:tc>
        <w:tc>
          <w:tcPr>
            <w:tcW w:w="4772" w:type="dxa"/>
            <w:vAlign w:val="center"/>
          </w:tcPr>
          <w:p w14:paraId="5A7B3E0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Huy động máy móc, thiết bị, vật liệu đảm bảo yêu cầu và tiến độ</w:t>
            </w:r>
          </w:p>
        </w:tc>
        <w:tc>
          <w:tcPr>
            <w:tcW w:w="1250" w:type="dxa"/>
            <w:vAlign w:val="center"/>
          </w:tcPr>
          <w:p w14:paraId="4507A25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0EB6028"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0D4D118" w14:textId="77777777" w:rsidR="00255D5C" w:rsidRPr="00DF0BA4" w:rsidRDefault="00255D5C" w:rsidP="00A64E91">
            <w:pPr>
              <w:spacing w:after="120" w:line="276" w:lineRule="auto"/>
              <w:jc w:val="center"/>
              <w:rPr>
                <w:rFonts w:ascii="Times New Roman" w:hAnsi="Times New Roman"/>
              </w:rPr>
            </w:pPr>
          </w:p>
        </w:tc>
      </w:tr>
      <w:tr w:rsidR="00255D5C" w:rsidRPr="00DF0BA4" w14:paraId="68FD9DD3" w14:textId="77777777">
        <w:trPr>
          <w:cantSplit/>
          <w:jc w:val="center"/>
        </w:trPr>
        <w:tc>
          <w:tcPr>
            <w:tcW w:w="750" w:type="dxa"/>
            <w:vAlign w:val="center"/>
          </w:tcPr>
          <w:p w14:paraId="099CF26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7.2</w:t>
            </w:r>
          </w:p>
        </w:tc>
        <w:tc>
          <w:tcPr>
            <w:tcW w:w="4772" w:type="dxa"/>
            <w:vAlign w:val="center"/>
          </w:tcPr>
          <w:p w14:paraId="650B705E"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Huy động cán bộ, công nhân đủ chuyên môn, sức khỏe</w:t>
            </w:r>
          </w:p>
        </w:tc>
        <w:tc>
          <w:tcPr>
            <w:tcW w:w="1250" w:type="dxa"/>
            <w:vAlign w:val="center"/>
          </w:tcPr>
          <w:p w14:paraId="02E2AD0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D14A81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2C80EC7F" w14:textId="77777777" w:rsidR="00255D5C" w:rsidRPr="00DF0BA4" w:rsidRDefault="00255D5C" w:rsidP="00A64E91">
            <w:pPr>
              <w:spacing w:after="120" w:line="276" w:lineRule="auto"/>
              <w:jc w:val="center"/>
              <w:rPr>
                <w:rFonts w:ascii="Times New Roman" w:hAnsi="Times New Roman"/>
              </w:rPr>
            </w:pPr>
          </w:p>
        </w:tc>
      </w:tr>
      <w:tr w:rsidR="00255D5C" w:rsidRPr="00DF0BA4" w14:paraId="51ADF539" w14:textId="77777777">
        <w:trPr>
          <w:cantSplit/>
          <w:jc w:val="center"/>
        </w:trPr>
        <w:tc>
          <w:tcPr>
            <w:tcW w:w="750" w:type="dxa"/>
            <w:vAlign w:val="center"/>
          </w:tcPr>
          <w:p w14:paraId="649C91C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7.3</w:t>
            </w:r>
          </w:p>
        </w:tc>
        <w:tc>
          <w:tcPr>
            <w:tcW w:w="4772" w:type="dxa"/>
            <w:vAlign w:val="center"/>
          </w:tcPr>
          <w:p w14:paraId="6590546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Giải thể con người và thiết bị sau khi hoàn thành</w:t>
            </w:r>
          </w:p>
        </w:tc>
        <w:tc>
          <w:tcPr>
            <w:tcW w:w="1250" w:type="dxa"/>
            <w:vAlign w:val="center"/>
          </w:tcPr>
          <w:p w14:paraId="6D02011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0F02F11"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94A47B7" w14:textId="77777777" w:rsidR="00255D5C" w:rsidRPr="00DF0BA4" w:rsidRDefault="00255D5C" w:rsidP="00A64E91">
            <w:pPr>
              <w:spacing w:after="120" w:line="276" w:lineRule="auto"/>
              <w:jc w:val="center"/>
              <w:rPr>
                <w:rFonts w:ascii="Times New Roman" w:hAnsi="Times New Roman"/>
              </w:rPr>
            </w:pPr>
          </w:p>
        </w:tc>
      </w:tr>
      <w:tr w:rsidR="00255D5C" w:rsidRPr="00DF0BA4" w14:paraId="7B01D30B" w14:textId="77777777">
        <w:trPr>
          <w:cantSplit/>
          <w:jc w:val="center"/>
        </w:trPr>
        <w:tc>
          <w:tcPr>
            <w:tcW w:w="750" w:type="dxa"/>
            <w:shd w:val="clear" w:color="auto" w:fill="D9D9D9"/>
            <w:vAlign w:val="center"/>
          </w:tcPr>
          <w:p w14:paraId="19A5647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8</w:t>
            </w:r>
          </w:p>
        </w:tc>
        <w:tc>
          <w:tcPr>
            <w:tcW w:w="4772" w:type="dxa"/>
            <w:shd w:val="clear" w:color="auto" w:fill="D9D9D9"/>
            <w:vAlign w:val="center"/>
          </w:tcPr>
          <w:p w14:paraId="790BCF7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Các công tác khác</w:t>
            </w:r>
          </w:p>
        </w:tc>
        <w:tc>
          <w:tcPr>
            <w:tcW w:w="1250" w:type="dxa"/>
            <w:shd w:val="clear" w:color="auto" w:fill="D9D9D9"/>
            <w:vAlign w:val="center"/>
          </w:tcPr>
          <w:p w14:paraId="55221451"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1772416B"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15445F1F" w14:textId="77777777" w:rsidR="00255D5C" w:rsidRPr="00DF0BA4" w:rsidRDefault="00255D5C" w:rsidP="00A64E91">
            <w:pPr>
              <w:spacing w:after="120" w:line="276" w:lineRule="auto"/>
              <w:jc w:val="center"/>
              <w:rPr>
                <w:rFonts w:ascii="Times New Roman" w:hAnsi="Times New Roman"/>
              </w:rPr>
            </w:pPr>
          </w:p>
        </w:tc>
      </w:tr>
      <w:tr w:rsidR="00255D5C" w:rsidRPr="00DF0BA4" w14:paraId="1B237E4F" w14:textId="77777777">
        <w:trPr>
          <w:cantSplit/>
          <w:jc w:val="center"/>
        </w:trPr>
        <w:tc>
          <w:tcPr>
            <w:tcW w:w="750" w:type="dxa"/>
            <w:vAlign w:val="center"/>
          </w:tcPr>
          <w:p w14:paraId="100A425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8.1</w:t>
            </w:r>
          </w:p>
        </w:tc>
        <w:tc>
          <w:tcPr>
            <w:tcW w:w="4772" w:type="dxa"/>
            <w:vAlign w:val="center"/>
          </w:tcPr>
          <w:p w14:paraId="749FA219"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Các công việc khác cần thiết để hoàn thành trọn vẹn Gói thầu: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p>
        </w:tc>
        <w:tc>
          <w:tcPr>
            <w:tcW w:w="1250" w:type="dxa"/>
            <w:vAlign w:val="center"/>
          </w:tcPr>
          <w:p w14:paraId="2B1A968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60CFC21"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2B313DFB" w14:textId="77777777" w:rsidR="00255D5C" w:rsidRPr="00DF0BA4" w:rsidRDefault="00255D5C" w:rsidP="00A64E91">
            <w:pPr>
              <w:spacing w:after="120" w:line="276" w:lineRule="auto"/>
              <w:jc w:val="center"/>
              <w:rPr>
                <w:rFonts w:ascii="Times New Roman" w:hAnsi="Times New Roman"/>
              </w:rPr>
            </w:pPr>
          </w:p>
        </w:tc>
      </w:tr>
    </w:tbl>
    <w:p w14:paraId="192169CC" w14:textId="2E7F4B0D" w:rsidR="00B0112F" w:rsidRPr="003F0F09" w:rsidRDefault="00981654" w:rsidP="00A64E91">
      <w:pPr>
        <w:widowControl w:val="0"/>
        <w:spacing w:after="120" w:line="276" w:lineRule="auto"/>
        <w:jc w:val="both"/>
        <w:rPr>
          <w:rFonts w:ascii="Times New Roman" w:hAnsi="Times New Roman"/>
          <w:i/>
          <w:iCs/>
          <w:sz w:val="26"/>
          <w:szCs w:val="26"/>
        </w:rPr>
      </w:pPr>
      <w:r w:rsidRPr="003F0F09">
        <w:rPr>
          <w:rFonts w:ascii="Times New Roman" w:hAnsi="Times New Roman"/>
          <w:i/>
          <w:iCs/>
          <w:sz w:val="26"/>
          <w:szCs w:val="26"/>
        </w:rPr>
        <w:t>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4.2 Hợp đồng.</w:t>
      </w:r>
    </w:p>
    <w:p w14:paraId="3BB1520C"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sz w:val="22"/>
          <w:szCs w:val="22"/>
        </w:rPr>
        <w:t>(*1) Mục 4.5: Phương án Bên B tự cung cấp nguồn điện thi công (công suất, phương án đấu nối/máy phát, thời gian cung cấp, đơn giá, chi phí vận hành và dự phòng) theo báo giá của Bên B; chỉ áp dụng khi Bên A lựa chọn và được bổ sung bằng phụ lục Hợp đồng.</w:t>
      </w:r>
    </w:p>
    <w:p w14:paraId="1CA57CCA"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sz w:val="22"/>
          <w:szCs w:val="22"/>
        </w:rPr>
        <w:t>(*2) Mục 4.11: Bên B vận hành cầu rửa xe cho toàn bộ Công trường; Bên A thanh toán riêng phần rửa xe phục vụ công tác đào đất theo đơn giá do hai bên thống nhất bằng phụ lục Hợp đồng.</w:t>
      </w:r>
    </w:p>
    <w:p w14:paraId="13B1107A"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sz w:val="22"/>
          <w:szCs w:val="22"/>
        </w:rPr>
        <w:t>(*3) Mục 4.14: Bên B thực hiện rửa đường, vệ sinh môi trường cho toàn bộ Công trường; Bên A thanh toán riêng phần phục vụ công tác đào đất theo đơn giá do hai bên thống nhất bằng phụ lục Hợp đồng.</w:t>
      </w:r>
    </w:p>
    <w:p w14:paraId="5931ACF8" w14:textId="77777777" w:rsidR="00D52C95" w:rsidRPr="00DF0BA4" w:rsidRDefault="00D52C95" w:rsidP="00A64E91">
      <w:pPr>
        <w:spacing w:after="120" w:line="276" w:lineRule="auto"/>
        <w:rPr>
          <w:rFonts w:ascii="Times New Roman" w:hAnsi="Times New Roman"/>
          <w:iCs/>
          <w:sz w:val="26"/>
          <w:szCs w:val="26"/>
          <w:lang w:val="vi-VN"/>
        </w:rPr>
      </w:pPr>
    </w:p>
    <w:p w14:paraId="61C59523" w14:textId="32EE0D3C" w:rsidR="00096978" w:rsidRPr="00DF0BA4" w:rsidRDefault="00096978" w:rsidP="00A64E91">
      <w:pPr>
        <w:spacing w:after="120" w:line="276" w:lineRule="auto"/>
        <w:rPr>
          <w:rFonts w:ascii="Times New Roman" w:hAnsi="Times New Roman"/>
          <w:i/>
          <w:iCs/>
          <w:sz w:val="26"/>
          <w:szCs w:val="26"/>
          <w:u w:val="single"/>
        </w:rPr>
      </w:pPr>
    </w:p>
    <w:p w14:paraId="27212DB1" w14:textId="77777777" w:rsidR="0015704E" w:rsidRPr="00DF0BA4" w:rsidRDefault="0015704E" w:rsidP="00A64E91">
      <w:pPr>
        <w:spacing w:after="120" w:line="276" w:lineRule="auto"/>
        <w:rPr>
          <w:rFonts w:ascii="Times New Roman" w:hAnsi="Times New Roman"/>
          <w:i/>
          <w:iCs/>
          <w:sz w:val="26"/>
          <w:szCs w:val="26"/>
          <w:u w:val="single"/>
        </w:rPr>
      </w:pPr>
    </w:p>
    <w:p w14:paraId="1A5E5D55" w14:textId="77777777" w:rsidR="0015704E" w:rsidRPr="00DF0BA4" w:rsidRDefault="0015704E" w:rsidP="00A64E91">
      <w:pPr>
        <w:spacing w:after="120" w:line="276" w:lineRule="auto"/>
        <w:rPr>
          <w:rFonts w:ascii="Times New Roman" w:hAnsi="Times New Roman"/>
          <w:i/>
          <w:iCs/>
          <w:sz w:val="26"/>
          <w:szCs w:val="26"/>
          <w:u w:val="single"/>
        </w:rPr>
      </w:pPr>
    </w:p>
    <w:p w14:paraId="7E222DEC" w14:textId="77777777" w:rsidR="0015704E" w:rsidRPr="00DF0BA4" w:rsidRDefault="0015704E" w:rsidP="00A64E91">
      <w:pPr>
        <w:spacing w:after="120" w:line="276" w:lineRule="auto"/>
        <w:rPr>
          <w:rFonts w:ascii="Times New Roman" w:hAnsi="Times New Roman"/>
          <w:i/>
          <w:iCs/>
          <w:sz w:val="26"/>
          <w:szCs w:val="26"/>
          <w:u w:val="single"/>
        </w:rPr>
      </w:pPr>
    </w:p>
    <w:p w14:paraId="0000CDFA" w14:textId="77777777" w:rsidR="0015704E" w:rsidRPr="00DF0BA4" w:rsidRDefault="0015704E" w:rsidP="00A64E91">
      <w:pPr>
        <w:spacing w:after="120" w:line="276" w:lineRule="auto"/>
        <w:rPr>
          <w:rFonts w:ascii="Times New Roman" w:hAnsi="Times New Roman"/>
          <w:i/>
          <w:iCs/>
          <w:sz w:val="26"/>
          <w:szCs w:val="26"/>
          <w:u w:val="single"/>
        </w:rPr>
      </w:pPr>
    </w:p>
    <w:p w14:paraId="78EF2182" w14:textId="77777777" w:rsidR="0015704E" w:rsidRPr="00DF0BA4" w:rsidRDefault="0015704E" w:rsidP="00A64E91">
      <w:pPr>
        <w:spacing w:after="120" w:line="276" w:lineRule="auto"/>
        <w:rPr>
          <w:rFonts w:ascii="Times New Roman" w:hAnsi="Times New Roman"/>
          <w:i/>
          <w:iCs/>
          <w:sz w:val="26"/>
          <w:szCs w:val="26"/>
          <w:u w:val="single"/>
        </w:rPr>
      </w:pPr>
    </w:p>
    <w:p w14:paraId="62CECDCC" w14:textId="77777777" w:rsidR="0015704E" w:rsidRPr="00DF0BA4" w:rsidRDefault="0015704E" w:rsidP="00A64E91">
      <w:pPr>
        <w:spacing w:after="120" w:line="276" w:lineRule="auto"/>
        <w:rPr>
          <w:rFonts w:ascii="Times New Roman" w:hAnsi="Times New Roman"/>
          <w:i/>
          <w:iCs/>
          <w:sz w:val="26"/>
          <w:szCs w:val="26"/>
          <w:u w:val="single"/>
        </w:rPr>
      </w:pPr>
    </w:p>
    <w:p w14:paraId="5C036210" w14:textId="77777777" w:rsidR="00096978" w:rsidRPr="00DF0BA4" w:rsidRDefault="00096978" w:rsidP="00824C09">
      <w:pPr>
        <w:spacing w:after="120" w:line="276" w:lineRule="auto"/>
        <w:rPr>
          <w:rFonts w:ascii="Times New Roman" w:hAnsi="Times New Roman"/>
          <w:b/>
          <w:bCs/>
          <w:sz w:val="26"/>
          <w:szCs w:val="26"/>
        </w:rPr>
      </w:pPr>
    </w:p>
    <w:p w14:paraId="41C26ADC" w14:textId="77777777" w:rsidR="00824C09" w:rsidRPr="00824C09" w:rsidRDefault="00824C09" w:rsidP="00824C09">
      <w:pPr>
        <w:spacing w:line="276" w:lineRule="auto"/>
        <w:jc w:val="center"/>
        <w:rPr>
          <w:highlight w:val="yellow"/>
        </w:rPr>
      </w:pPr>
      <w:r w:rsidRPr="00824C09">
        <w:rPr>
          <w:rFonts w:ascii="Times New Roman" w:hAnsi="Times New Roman"/>
          <w:b/>
          <w:bCs/>
          <w:sz w:val="26"/>
          <w:szCs w:val="26"/>
          <w:highlight w:val="yellow"/>
        </w:rPr>
        <w:t>BIỂU 04</w:t>
      </w:r>
    </w:p>
    <w:p w14:paraId="5A8A49CB" w14:textId="77777777" w:rsidR="00824C09" w:rsidRPr="00824C09" w:rsidRDefault="00824C09" w:rsidP="00824C09">
      <w:pPr>
        <w:spacing w:line="276" w:lineRule="auto"/>
        <w:jc w:val="center"/>
        <w:rPr>
          <w:highlight w:val="yellow"/>
        </w:rPr>
      </w:pPr>
      <w:r w:rsidRPr="00824C09">
        <w:rPr>
          <w:rFonts w:ascii="Times New Roman" w:hAnsi="Times New Roman"/>
          <w:b/>
          <w:bCs/>
          <w:sz w:val="26"/>
          <w:szCs w:val="26"/>
          <w:highlight w:val="yellow"/>
        </w:rPr>
        <w:t>YÊU CẦU VỀ THIẾT BỊ CHÍNH</w:t>
      </w:r>
    </w:p>
    <w:p w14:paraId="063DE2B7" w14:textId="77777777" w:rsidR="00824C09" w:rsidRDefault="00824C09" w:rsidP="00824C09">
      <w:pPr>
        <w:spacing w:after="200" w:line="276" w:lineRule="auto"/>
        <w:jc w:val="center"/>
      </w:pPr>
      <w:r w:rsidRPr="00824C09">
        <w:rPr>
          <w:rFonts w:ascii="Times New Roman" w:hAnsi="Times New Roman"/>
          <w:i/>
          <w:iCs/>
          <w:sz w:val="26"/>
          <w:szCs w:val="26"/>
          <w:highlight w:val="yellow"/>
        </w:rPr>
        <w:t>(Kèm theo hợp đồng số ……/2026/HĐ/VNCNEC-…… ngày …… tháng …… năm 2026)</w:t>
      </w:r>
    </w:p>
    <w:p w14:paraId="0F2F4486" w14:textId="77777777" w:rsidR="00824C09" w:rsidRDefault="00824C09" w:rsidP="00824C09">
      <w:pPr>
        <w:spacing w:after="80" w:line="276" w:lineRule="auto"/>
        <w:jc w:val="both"/>
      </w:pPr>
      <w:r>
        <w:rPr>
          <w:rFonts w:ascii="Times New Roman" w:hAnsi="Times New Roman"/>
          <w:b/>
          <w:bCs/>
          <w:sz w:val="26"/>
          <w:szCs w:val="26"/>
        </w:rPr>
        <w:t>I. Yêu cầu chung</w:t>
      </w:r>
    </w:p>
    <w:p w14:paraId="23648B71" w14:textId="77777777" w:rsidR="00824C09" w:rsidRDefault="00824C09" w:rsidP="00824C09">
      <w:pPr>
        <w:spacing w:after="80" w:line="276" w:lineRule="auto"/>
        <w:jc w:val="both"/>
      </w:pPr>
      <w:r>
        <w:rPr>
          <w:rFonts w:ascii="Times New Roman" w:hAnsi="Times New Roman"/>
          <w:sz w:val="26"/>
          <w:szCs w:val="26"/>
        </w:rPr>
        <w:t>1. Bên B phải huy động đủ thiết bị theo Biểu này, phù hợp tiến độ được Bên A chấp thuận (Điều 4.5, Điều 12.2.11 Hợp đồng). Số lượng tại Biểu là mức tối thiểu; Bên B phải tăng cường thiết bị khi tiến độ bị chậm hoặc theo yêu cầu của Bên A mà không được điều chỉnh giá.</w:t>
      </w:r>
    </w:p>
    <w:p w14:paraId="634641D2" w14:textId="77777777" w:rsidR="00824C09" w:rsidRDefault="00824C09" w:rsidP="00824C09">
      <w:pPr>
        <w:spacing w:after="80" w:line="276" w:lineRule="auto"/>
        <w:jc w:val="both"/>
      </w:pPr>
      <w:r>
        <w:rPr>
          <w:rFonts w:ascii="Times New Roman" w:hAnsi="Times New Roman"/>
          <w:sz w:val="26"/>
          <w:szCs w:val="26"/>
        </w:rPr>
        <w:t>2. Thiết bị phải có giấy tờ hợp pháp, kiểm định an toàn còn hiệu lực đối với thiết bị có yêu cầu nghiêm ngặt về an toàn lao động; bản sao kiểm định, đăng kiểm và chứng chỉ người vận hành phải nộp Bên A trước khi đưa vào Công trường.</w:t>
      </w:r>
    </w:p>
    <w:p w14:paraId="1957F1FA" w14:textId="77777777" w:rsidR="00824C09" w:rsidRDefault="00824C09" w:rsidP="00824C09">
      <w:pPr>
        <w:spacing w:after="80" w:line="276" w:lineRule="auto"/>
        <w:jc w:val="both"/>
      </w:pPr>
      <w:r>
        <w:rPr>
          <w:rFonts w:ascii="Times New Roman" w:hAnsi="Times New Roman"/>
          <w:sz w:val="26"/>
          <w:szCs w:val="26"/>
        </w:rPr>
        <w:t>3. Bên B không được di chuyển thiết bị chủ yếu ra khỏi Công trường khi chưa được Bên A chấp thuận. Thiết bị hỏng phải được thay thế bằng thiết bị tương đương trong vòng 72 giờ; bảo dưỡng định kỳ phải báo trước 03 ngày.</w:t>
      </w:r>
    </w:p>
    <w:p w14:paraId="5DEAD1BF" w14:textId="77777777" w:rsidR="00824C09" w:rsidRDefault="00824C09" w:rsidP="00824C09">
      <w:pPr>
        <w:spacing w:after="160" w:line="276" w:lineRule="auto"/>
        <w:jc w:val="both"/>
      </w:pPr>
      <w:r>
        <w:rPr>
          <w:rFonts w:ascii="Times New Roman" w:hAnsi="Times New Roman"/>
          <w:sz w:val="26"/>
          <w:szCs w:val="26"/>
        </w:rPr>
        <w:t>4. Toàn bộ thiết bị của Bên B trên Công trường phải gắn biểu trưng (logo) của Bên A.</w:t>
      </w:r>
    </w:p>
    <w:p w14:paraId="147D62A2" w14:textId="77777777" w:rsidR="00824C09" w:rsidRDefault="00824C09" w:rsidP="00824C09">
      <w:pPr>
        <w:spacing w:after="80" w:line="276" w:lineRule="auto"/>
        <w:jc w:val="both"/>
      </w:pPr>
      <w:r>
        <w:rPr>
          <w:rFonts w:ascii="Times New Roman" w:hAnsi="Times New Roman"/>
          <w:b/>
          <w:bCs/>
          <w:sz w:val="26"/>
          <w:szCs w:val="26"/>
        </w:rPr>
        <w:t>II. Danh mục thiết bị chính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000"/>
        <w:gridCol w:w="2650"/>
        <w:gridCol w:w="900"/>
        <w:gridCol w:w="1400"/>
        <w:gridCol w:w="1672"/>
      </w:tblGrid>
      <w:tr w:rsidR="00824C09" w:rsidRPr="00A97AA9" w14:paraId="0ED509DC" w14:textId="77777777" w:rsidTr="00FA5792">
        <w:trPr>
          <w:tblHeader/>
        </w:trPr>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293D96F4" w14:textId="77777777" w:rsidR="00824C09" w:rsidRPr="00A97AA9" w:rsidRDefault="00824C09" w:rsidP="00FA5792">
            <w:pPr>
              <w:jc w:val="center"/>
              <w:rPr>
                <w:sz w:val="22"/>
                <w:szCs w:val="22"/>
              </w:rPr>
            </w:pPr>
            <w:r w:rsidRPr="00A97AA9">
              <w:rPr>
                <w:rFonts w:ascii="Times New Roman" w:hAnsi="Times New Roman"/>
                <w:b/>
                <w:bCs/>
                <w:sz w:val="22"/>
                <w:szCs w:val="22"/>
              </w:rPr>
              <w:t>TT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3AD4C7A9" w14:textId="77777777" w:rsidR="00824C09" w:rsidRPr="00A97AA9" w:rsidRDefault="00824C09" w:rsidP="00FA5792">
            <w:pPr>
              <w:jc w:val="center"/>
              <w:rPr>
                <w:sz w:val="22"/>
                <w:szCs w:val="22"/>
              </w:rPr>
            </w:pPr>
            <w:r w:rsidRPr="00A97AA9">
              <w:rPr>
                <w:rFonts w:ascii="Times New Roman" w:hAnsi="Times New Roman"/>
                <w:b/>
                <w:bCs/>
                <w:sz w:val="22"/>
                <w:szCs w:val="22"/>
              </w:rPr>
              <w:t>Thiết bị</w:t>
            </w:r>
          </w:p>
        </w:tc>
        <w:tc>
          <w:tcPr>
            <w:tcW w:w="2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0FFC8101" w14:textId="77777777" w:rsidR="00824C09" w:rsidRPr="00A97AA9" w:rsidRDefault="00824C09" w:rsidP="00FA5792">
            <w:pPr>
              <w:jc w:val="center"/>
              <w:rPr>
                <w:sz w:val="22"/>
                <w:szCs w:val="22"/>
              </w:rPr>
            </w:pPr>
            <w:r w:rsidRPr="00A97AA9">
              <w:rPr>
                <w:rFonts w:ascii="Times New Roman" w:hAnsi="Times New Roman"/>
                <w:b/>
                <w:bCs/>
                <w:sz w:val="22"/>
                <w:szCs w:val="22"/>
              </w:rPr>
              <w:t>Thông số tối thiểu</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64EDB856" w14:textId="77777777" w:rsidR="00824C09" w:rsidRPr="00A97AA9" w:rsidRDefault="00824C09" w:rsidP="00FA5792">
            <w:pPr>
              <w:jc w:val="center"/>
              <w:rPr>
                <w:sz w:val="22"/>
                <w:szCs w:val="22"/>
              </w:rPr>
            </w:pPr>
            <w:r w:rsidRPr="00A97AA9">
              <w:rPr>
                <w:rFonts w:ascii="Times New Roman" w:hAnsi="Times New Roman"/>
                <w:b/>
                <w:bCs/>
                <w:sz w:val="22"/>
                <w:szCs w:val="22"/>
              </w:rPr>
              <w:t>Số lượng tối thiểu</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0EC5A532" w14:textId="77777777" w:rsidR="00824C09" w:rsidRPr="00A97AA9" w:rsidRDefault="00824C09" w:rsidP="00FA5792">
            <w:pPr>
              <w:jc w:val="center"/>
              <w:rPr>
                <w:sz w:val="22"/>
                <w:szCs w:val="22"/>
              </w:rPr>
            </w:pPr>
            <w:r w:rsidRPr="00A97AA9">
              <w:rPr>
                <w:rFonts w:ascii="Times New Roman" w:hAnsi="Times New Roman"/>
                <w:b/>
                <w:bCs/>
                <w:sz w:val="22"/>
                <w:szCs w:val="22"/>
              </w:rPr>
              <w:t>Thời điểm huy động</w:t>
            </w:r>
          </w:p>
        </w:tc>
        <w:tc>
          <w:tcPr>
            <w:tcW w:w="1672"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4F5F1C7F" w14:textId="77777777" w:rsidR="00824C09" w:rsidRPr="00A97AA9" w:rsidRDefault="00824C09" w:rsidP="00FA5792">
            <w:pPr>
              <w:jc w:val="center"/>
              <w:rPr>
                <w:sz w:val="22"/>
                <w:szCs w:val="22"/>
              </w:rPr>
            </w:pPr>
            <w:r w:rsidRPr="00A97AA9">
              <w:rPr>
                <w:rFonts w:ascii="Times New Roman" w:hAnsi="Times New Roman"/>
                <w:b/>
                <w:bCs/>
                <w:sz w:val="22"/>
                <w:szCs w:val="22"/>
              </w:rPr>
              <w:t>Phục vụ công việc</w:t>
            </w:r>
          </w:p>
        </w:tc>
      </w:tr>
      <w:tr w:rsidR="00824C09" w:rsidRPr="00A97AA9" w14:paraId="64D3582D" w14:textId="77777777" w:rsidTr="00FA5792">
        <w:tc>
          <w:tcPr>
            <w:tcW w:w="9072" w:type="dxa"/>
            <w:gridSpan w:val="6"/>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1DE7E89C" w14:textId="77777777" w:rsidR="00824C09" w:rsidRPr="00A97AA9" w:rsidRDefault="00824C09" w:rsidP="00FA5792">
            <w:pPr>
              <w:rPr>
                <w:sz w:val="22"/>
                <w:szCs w:val="22"/>
              </w:rPr>
            </w:pPr>
            <w:r w:rsidRPr="00A97AA9">
              <w:rPr>
                <w:rFonts w:ascii="Times New Roman" w:hAnsi="Times New Roman"/>
                <w:b/>
                <w:bCs/>
                <w:sz w:val="22"/>
                <w:szCs w:val="22"/>
              </w:rPr>
              <w:t>I. Thiết bị thi công hệ cừ, văng chống</w:t>
            </w:r>
          </w:p>
        </w:tc>
      </w:tr>
      <w:tr w:rsidR="00824C09" w:rsidRPr="00A97AA9" w14:paraId="54047D61"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AEA9655" w14:textId="77777777" w:rsidR="00824C09" w:rsidRPr="00A97AA9" w:rsidRDefault="00824C09" w:rsidP="00FA5792">
            <w:pPr>
              <w:jc w:val="center"/>
              <w:rPr>
                <w:sz w:val="22"/>
                <w:szCs w:val="22"/>
              </w:rPr>
            </w:pPr>
            <w:r w:rsidRPr="00A97AA9">
              <w:rPr>
                <w:rFonts w:ascii="Times New Roman" w:hAnsi="Times New Roman"/>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4960881" w14:textId="11530642" w:rsidR="00824C09" w:rsidRPr="00A97AA9" w:rsidRDefault="00824C09" w:rsidP="00FA5792">
            <w:pPr>
              <w:rPr>
                <w:sz w:val="22"/>
                <w:szCs w:val="22"/>
              </w:rPr>
            </w:pPr>
            <w:r w:rsidRPr="00A97AA9">
              <w:rPr>
                <w:rFonts w:ascii="Times New Roman" w:hAnsi="Times New Roman"/>
                <w:sz w:val="22"/>
                <w:szCs w:val="22"/>
              </w:rPr>
              <w:t xml:space="preserve">Máy </w:t>
            </w:r>
            <w:r w:rsidR="00323566" w:rsidRPr="00A97AA9">
              <w:rPr>
                <w:rFonts w:ascii="Times New Roman" w:hAnsi="Times New Roman"/>
                <w:sz w:val="22"/>
                <w:szCs w:val="22"/>
              </w:rPr>
              <w:t>ép cừ tĩnh</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D11D98" w14:textId="77777777" w:rsidR="00824C09" w:rsidRPr="00A97AA9" w:rsidRDefault="00824C09" w:rsidP="00FA5792">
            <w:pPr>
              <w:rPr>
                <w:sz w:val="22"/>
                <w:szCs w:val="22"/>
              </w:rPr>
            </w:pPr>
            <w:r w:rsidRPr="00A97AA9">
              <w:rPr>
                <w:rFonts w:ascii="Times New Roman" w:hAnsi="Times New Roman"/>
                <w:sz w:val="22"/>
                <w:szCs w:val="22"/>
              </w:rPr>
              <w:t>Búa rung đủ năng lực hạ, nhổ cừ Larsen IV dài 18m</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3693D2A" w14:textId="7C3CDCF7" w:rsidR="00824C09" w:rsidRPr="00A97AA9" w:rsidRDefault="00824C09" w:rsidP="00FA5792">
            <w:pPr>
              <w:jc w:val="center"/>
              <w:rPr>
                <w:rFonts w:ascii="Times New Roman" w:hAnsi="Times New Roman"/>
                <w:sz w:val="22"/>
                <w:szCs w:val="22"/>
              </w:rPr>
            </w:pPr>
            <w:r w:rsidRPr="00A97AA9">
              <w:rPr>
                <w:rFonts w:ascii="Times New Roman" w:hAnsi="Times New Roman"/>
                <w:sz w:val="22"/>
                <w:szCs w:val="22"/>
              </w:rPr>
              <w:t>0</w:t>
            </w:r>
            <w:r w:rsidR="00323566" w:rsidRPr="00A97AA9">
              <w:rPr>
                <w:rFonts w:ascii="Times New Roman" w:hAnsi="Times New Roman"/>
                <w:sz w:val="22"/>
                <w:szCs w:val="22"/>
              </w:rPr>
              <w:t xml:space="preserve">4 </w:t>
            </w:r>
            <w:r w:rsidRPr="00A97AA9">
              <w:rPr>
                <w:rFonts w:ascii="Times New Roman" w:hAnsi="Times New Roman"/>
                <w:sz w:val="22"/>
                <w:szCs w:val="22"/>
              </w:rPr>
              <w:t>bộ</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5C524B"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Trước ngày khởi công 03 ngày</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CDDF82"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Hạ, nhổ cừ Larsen IV dài 12m, 18m</w:t>
            </w:r>
          </w:p>
        </w:tc>
      </w:tr>
      <w:tr w:rsidR="00824C09" w:rsidRPr="00A97AA9" w14:paraId="568BE0AA"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4AD585" w14:textId="77777777" w:rsidR="00824C09" w:rsidRPr="00A97AA9" w:rsidRDefault="00824C09" w:rsidP="00FA5792">
            <w:pPr>
              <w:jc w:val="center"/>
              <w:rPr>
                <w:sz w:val="22"/>
                <w:szCs w:val="22"/>
              </w:rPr>
            </w:pPr>
            <w:r w:rsidRPr="00A97AA9">
              <w:rPr>
                <w:rFonts w:ascii="Times New Roman" w:hAnsi="Times New Roman"/>
                <w:sz w:val="22"/>
                <w:szCs w:val="22"/>
              </w:rPr>
              <w:t>2</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0EE1CA5" w14:textId="77777777" w:rsidR="00824C09" w:rsidRPr="00A97AA9" w:rsidRDefault="00824C09" w:rsidP="00FA5792">
            <w:pPr>
              <w:rPr>
                <w:sz w:val="22"/>
                <w:szCs w:val="22"/>
              </w:rPr>
            </w:pPr>
            <w:r w:rsidRPr="00A97AA9">
              <w:rPr>
                <w:rFonts w:ascii="Times New Roman" w:hAnsi="Times New Roman"/>
                <w:sz w:val="22"/>
                <w:szCs w:val="22"/>
              </w:rPr>
              <w:t>Cần trục bánh xích hoặc ô tô cần trục</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9CDAACE" w14:textId="77777777" w:rsidR="00824C09" w:rsidRPr="00A97AA9" w:rsidRDefault="00824C09" w:rsidP="00FA5792">
            <w:pPr>
              <w:rPr>
                <w:sz w:val="22"/>
                <w:szCs w:val="22"/>
              </w:rPr>
            </w:pPr>
            <w:r w:rsidRPr="00A97AA9">
              <w:rPr>
                <w:rFonts w:ascii="Times New Roman" w:hAnsi="Times New Roman"/>
                <w:sz w:val="22"/>
                <w:szCs w:val="22"/>
              </w:rPr>
              <w:t>Sức nâng ≥ 25 tấn</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1E518B" w14:textId="77777777" w:rsidR="00824C09" w:rsidRPr="00A97AA9" w:rsidRDefault="00824C09" w:rsidP="00323566">
            <w:pPr>
              <w:rPr>
                <w:rFonts w:ascii="Times New Roman" w:hAnsi="Times New Roman"/>
                <w:sz w:val="22"/>
                <w:szCs w:val="22"/>
              </w:rPr>
            </w:pPr>
            <w:r w:rsidRPr="00A97AA9">
              <w:rPr>
                <w:rFonts w:ascii="Times New Roman" w:hAnsi="Times New Roman"/>
                <w:sz w:val="22"/>
                <w:szCs w:val="22"/>
              </w:rPr>
              <w:t>01 chiếc</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02AF785" w14:textId="61EEF987" w:rsidR="00824C09" w:rsidRPr="00A97AA9" w:rsidRDefault="00323566" w:rsidP="00323566">
            <w:pPr>
              <w:rPr>
                <w:rFonts w:ascii="Times New Roman" w:hAnsi="Times New Roman"/>
                <w:sz w:val="22"/>
                <w:szCs w:val="22"/>
              </w:rPr>
            </w:pPr>
            <w:r w:rsidRPr="00A97AA9">
              <w:rPr>
                <w:rFonts w:ascii="Times New Roman" w:hAnsi="Times New Roman"/>
                <w:sz w:val="22"/>
                <w:szCs w:val="22"/>
              </w:rPr>
              <w:t>Đồng thời với máy ép cừ</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6681BB"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Lắp dựng, tháo dỡ văng chống H350; bốc xếp cừ</w:t>
            </w:r>
          </w:p>
        </w:tc>
      </w:tr>
      <w:tr w:rsidR="00824C09" w:rsidRPr="00A97AA9" w14:paraId="17722254"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F36ABCE" w14:textId="77777777" w:rsidR="00824C09" w:rsidRPr="00A97AA9" w:rsidRDefault="00824C09" w:rsidP="00FA5792">
            <w:pPr>
              <w:jc w:val="center"/>
              <w:rPr>
                <w:sz w:val="22"/>
                <w:szCs w:val="22"/>
              </w:rPr>
            </w:pPr>
            <w:r w:rsidRPr="00A97AA9">
              <w:rPr>
                <w:rFonts w:ascii="Times New Roman" w:hAnsi="Times New Roman"/>
                <w:sz w:val="22"/>
                <w:szCs w:val="22"/>
              </w:rPr>
              <w:t>3</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F69D3B3" w14:textId="77777777" w:rsidR="00824C09" w:rsidRPr="00A97AA9" w:rsidRDefault="00824C09" w:rsidP="00FA5792">
            <w:pPr>
              <w:rPr>
                <w:sz w:val="22"/>
                <w:szCs w:val="22"/>
              </w:rPr>
            </w:pPr>
            <w:r w:rsidRPr="00A97AA9">
              <w:rPr>
                <w:rFonts w:ascii="Times New Roman" w:hAnsi="Times New Roman"/>
                <w:sz w:val="22"/>
                <w:szCs w:val="22"/>
              </w:rPr>
              <w:t>Máy hàn, máy cắt hơi</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9EB8060" w14:textId="77777777" w:rsidR="00824C09" w:rsidRPr="00A97AA9" w:rsidRDefault="00824C09" w:rsidP="00FA5792">
            <w:pPr>
              <w:rPr>
                <w:sz w:val="22"/>
                <w:szCs w:val="22"/>
              </w:rPr>
            </w:pPr>
            <w:r w:rsidRPr="00A97AA9">
              <w:rPr>
                <w:rFonts w:ascii="Times New Roman" w:hAnsi="Times New Roman"/>
                <w:sz w:val="22"/>
                <w:szCs w:val="22"/>
              </w:rPr>
              <w:t>Máy hàn điện ≥ 400A</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A8B093" w14:textId="77777777" w:rsidR="00824C09" w:rsidRPr="00A97AA9" w:rsidRDefault="00824C09" w:rsidP="00FA5792">
            <w:pPr>
              <w:jc w:val="center"/>
              <w:rPr>
                <w:rFonts w:ascii="Times New Roman" w:hAnsi="Times New Roman"/>
                <w:sz w:val="22"/>
                <w:szCs w:val="22"/>
              </w:rPr>
            </w:pPr>
            <w:r w:rsidRPr="00A97AA9">
              <w:rPr>
                <w:rFonts w:ascii="Times New Roman" w:hAnsi="Times New Roman"/>
                <w:sz w:val="22"/>
                <w:szCs w:val="22"/>
              </w:rPr>
              <w:t>04 bộ</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48ADF1B"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Theo tiến độ lắp văng</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E9DD145"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Gia công, hàn, cắt chi tiết văng chống, kingpost</w:t>
            </w:r>
          </w:p>
        </w:tc>
      </w:tr>
      <w:tr w:rsidR="00824C09" w:rsidRPr="00A97AA9" w14:paraId="40D4B794" w14:textId="77777777" w:rsidTr="00FA5792">
        <w:tc>
          <w:tcPr>
            <w:tcW w:w="9072" w:type="dxa"/>
            <w:gridSpan w:val="6"/>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109BB753" w14:textId="77777777" w:rsidR="00824C09" w:rsidRPr="00A97AA9" w:rsidRDefault="00824C09" w:rsidP="00FA5792">
            <w:pPr>
              <w:rPr>
                <w:sz w:val="22"/>
                <w:szCs w:val="22"/>
              </w:rPr>
            </w:pPr>
            <w:r w:rsidRPr="00A97AA9">
              <w:rPr>
                <w:rFonts w:ascii="Times New Roman" w:hAnsi="Times New Roman"/>
                <w:b/>
                <w:bCs/>
                <w:sz w:val="22"/>
                <w:szCs w:val="22"/>
              </w:rPr>
              <w:t>II. Thiết bị hạ mực nước ngầm, tiêu thoát nước</w:t>
            </w:r>
          </w:p>
        </w:tc>
      </w:tr>
      <w:tr w:rsidR="00824C09" w:rsidRPr="00A97AA9" w14:paraId="053BAEE2"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B938D18" w14:textId="77777777" w:rsidR="00824C09" w:rsidRPr="00A97AA9" w:rsidRDefault="00824C09" w:rsidP="00FA5792">
            <w:pPr>
              <w:jc w:val="center"/>
              <w:rPr>
                <w:sz w:val="22"/>
                <w:szCs w:val="22"/>
              </w:rPr>
            </w:pPr>
            <w:r w:rsidRPr="00A97AA9">
              <w:rPr>
                <w:rFonts w:ascii="Times New Roman" w:hAnsi="Times New Roman"/>
                <w:sz w:val="22"/>
                <w:szCs w:val="22"/>
              </w:rPr>
              <w:t>4</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698B3E0" w14:textId="77777777" w:rsidR="00824C09" w:rsidRPr="00A97AA9" w:rsidRDefault="00824C09" w:rsidP="00FA5792">
            <w:pPr>
              <w:rPr>
                <w:sz w:val="22"/>
                <w:szCs w:val="22"/>
              </w:rPr>
            </w:pPr>
            <w:r w:rsidRPr="00A97AA9">
              <w:rPr>
                <w:rFonts w:ascii="Times New Roman" w:hAnsi="Times New Roman"/>
                <w:sz w:val="22"/>
                <w:szCs w:val="22"/>
              </w:rPr>
              <w:t>Máy bơm hút nước hố móng</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397044" w14:textId="77777777" w:rsidR="00824C09" w:rsidRPr="00A97AA9" w:rsidRDefault="00824C09" w:rsidP="00FA5792">
            <w:pPr>
              <w:rPr>
                <w:sz w:val="22"/>
                <w:szCs w:val="22"/>
              </w:rPr>
            </w:pPr>
            <w:r w:rsidRPr="00A97AA9">
              <w:rPr>
                <w:rFonts w:ascii="Times New Roman" w:hAnsi="Times New Roman"/>
                <w:sz w:val="22"/>
                <w:szCs w:val="22"/>
              </w:rPr>
              <w:t>Công suất, lưu lượng theo thiết kế biện pháp hạ mực nước ngầm được duyệt</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94BD03" w14:textId="77777777" w:rsidR="00824C09" w:rsidRPr="00A97AA9" w:rsidRDefault="00824C09" w:rsidP="00FA5792">
            <w:pPr>
              <w:jc w:val="center"/>
              <w:rPr>
                <w:sz w:val="22"/>
                <w:szCs w:val="22"/>
              </w:rPr>
            </w:pPr>
            <w:r w:rsidRPr="00A97AA9">
              <w:rPr>
                <w:rFonts w:ascii="Times New Roman" w:hAnsi="Times New Roman"/>
                <w:sz w:val="22"/>
                <w:szCs w:val="22"/>
              </w:rPr>
              <w:t>Theo thiết kế biện pháp + 02 máy dự phòng</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62413E6" w14:textId="77777777" w:rsidR="00824C09" w:rsidRPr="00A97AA9" w:rsidRDefault="00824C09" w:rsidP="00FA5792">
            <w:pPr>
              <w:rPr>
                <w:sz w:val="22"/>
                <w:szCs w:val="22"/>
              </w:rPr>
            </w:pPr>
            <w:r w:rsidRPr="00A97AA9">
              <w:rPr>
                <w:rFonts w:ascii="Times New Roman" w:hAnsi="Times New Roman"/>
                <w:sz w:val="22"/>
                <w:szCs w:val="22"/>
              </w:rPr>
              <w:t>Trước khi đào đất lớp đầu tiên</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11C497B" w14:textId="77777777" w:rsidR="00824C09" w:rsidRPr="00A97AA9" w:rsidRDefault="00824C09" w:rsidP="00FA5792">
            <w:pPr>
              <w:rPr>
                <w:sz w:val="22"/>
                <w:szCs w:val="22"/>
              </w:rPr>
            </w:pPr>
            <w:r w:rsidRPr="00A97AA9">
              <w:rPr>
                <w:rFonts w:ascii="Times New Roman" w:hAnsi="Times New Roman"/>
                <w:sz w:val="22"/>
                <w:szCs w:val="22"/>
              </w:rPr>
              <w:t>Hạ mực nước ngầm, tiêu thoát nước hố móng liên tục</w:t>
            </w:r>
          </w:p>
        </w:tc>
      </w:tr>
      <w:tr w:rsidR="00824C09" w:rsidRPr="00A97AA9" w14:paraId="09391DDA"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DB0B43F" w14:textId="77777777" w:rsidR="00824C09" w:rsidRPr="00A97AA9" w:rsidRDefault="00824C09" w:rsidP="00FA5792">
            <w:pPr>
              <w:jc w:val="center"/>
              <w:rPr>
                <w:sz w:val="22"/>
                <w:szCs w:val="22"/>
              </w:rPr>
            </w:pPr>
            <w:r w:rsidRPr="00A97AA9">
              <w:rPr>
                <w:rFonts w:ascii="Times New Roman" w:hAnsi="Times New Roman"/>
                <w:sz w:val="22"/>
                <w:szCs w:val="22"/>
              </w:rPr>
              <w:t>5</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EFFABCD" w14:textId="77777777" w:rsidR="00824C09" w:rsidRPr="00A97AA9" w:rsidRDefault="00824C09" w:rsidP="00FA5792">
            <w:pPr>
              <w:rPr>
                <w:sz w:val="22"/>
                <w:szCs w:val="22"/>
              </w:rPr>
            </w:pPr>
            <w:r w:rsidRPr="00A97AA9">
              <w:rPr>
                <w:rFonts w:ascii="Times New Roman" w:hAnsi="Times New Roman"/>
                <w:sz w:val="22"/>
                <w:szCs w:val="22"/>
              </w:rPr>
              <w:t>Máy phát điện dự phòng</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16ECC4A" w14:textId="77777777" w:rsidR="00824C09" w:rsidRPr="00A97AA9" w:rsidRDefault="00824C09" w:rsidP="00FA5792">
            <w:pPr>
              <w:rPr>
                <w:sz w:val="22"/>
                <w:szCs w:val="22"/>
              </w:rPr>
            </w:pPr>
            <w:r w:rsidRPr="00A97AA9">
              <w:rPr>
                <w:rFonts w:ascii="Times New Roman" w:hAnsi="Times New Roman"/>
                <w:sz w:val="22"/>
                <w:szCs w:val="22"/>
              </w:rPr>
              <w:t>Công suất đủ cấp cho toàn bộ hệ thống bơm hạ mực nước ngầm</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29FED2D" w14:textId="77777777" w:rsidR="00824C09" w:rsidRPr="00A97AA9" w:rsidRDefault="00824C09" w:rsidP="00FA5792">
            <w:pPr>
              <w:jc w:val="center"/>
              <w:rPr>
                <w:sz w:val="22"/>
                <w:szCs w:val="22"/>
              </w:rPr>
            </w:pPr>
            <w:r w:rsidRPr="00A97AA9">
              <w:rPr>
                <w:rFonts w:ascii="Times New Roman" w:hAnsi="Times New Roman"/>
                <w:sz w:val="22"/>
                <w:szCs w:val="22"/>
              </w:rPr>
              <w:t>01 máy</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C5ABD54" w14:textId="77777777" w:rsidR="00824C09" w:rsidRPr="00A97AA9" w:rsidRDefault="00824C09" w:rsidP="00FA5792">
            <w:pPr>
              <w:rPr>
                <w:sz w:val="22"/>
                <w:szCs w:val="22"/>
              </w:rPr>
            </w:pPr>
            <w:r w:rsidRPr="00A97AA9">
              <w:rPr>
                <w:rFonts w:ascii="Times New Roman" w:hAnsi="Times New Roman"/>
                <w:sz w:val="22"/>
                <w:szCs w:val="22"/>
              </w:rPr>
              <w:t>Đồng thời với hệ thống bơm</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1DFB29" w14:textId="77777777" w:rsidR="00824C09" w:rsidRPr="00A97AA9" w:rsidRDefault="00824C09" w:rsidP="00FA5792">
            <w:pPr>
              <w:rPr>
                <w:sz w:val="22"/>
                <w:szCs w:val="22"/>
              </w:rPr>
            </w:pPr>
            <w:r w:rsidRPr="00A97AA9">
              <w:rPr>
                <w:rFonts w:ascii="Times New Roman" w:hAnsi="Times New Roman"/>
                <w:sz w:val="22"/>
                <w:szCs w:val="22"/>
              </w:rPr>
              <w:t>Nguồn điện dự phòng, bảo đảm vận hành liên tục</w:t>
            </w:r>
          </w:p>
        </w:tc>
      </w:tr>
      <w:tr w:rsidR="00824C09" w:rsidRPr="00A97AA9" w14:paraId="437190AA" w14:textId="77777777" w:rsidTr="00FA5792">
        <w:tc>
          <w:tcPr>
            <w:tcW w:w="9072" w:type="dxa"/>
            <w:gridSpan w:val="6"/>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6F3AF262" w14:textId="77777777" w:rsidR="00824C09" w:rsidRPr="00A97AA9" w:rsidRDefault="00824C09" w:rsidP="00FA5792">
            <w:pPr>
              <w:rPr>
                <w:sz w:val="22"/>
                <w:szCs w:val="22"/>
              </w:rPr>
            </w:pPr>
            <w:r w:rsidRPr="00A97AA9">
              <w:rPr>
                <w:rFonts w:ascii="Times New Roman" w:hAnsi="Times New Roman"/>
                <w:b/>
                <w:bCs/>
                <w:sz w:val="22"/>
                <w:szCs w:val="22"/>
              </w:rPr>
              <w:t>III. Thiết bị thi công kết cấu bê tông cốt thép</w:t>
            </w:r>
          </w:p>
        </w:tc>
      </w:tr>
      <w:tr w:rsidR="00824C09" w:rsidRPr="00A97AA9" w14:paraId="0B54B4D8"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6C7955C" w14:textId="77777777" w:rsidR="00824C09" w:rsidRPr="00A97AA9" w:rsidRDefault="00824C09" w:rsidP="00FA5792">
            <w:pPr>
              <w:jc w:val="center"/>
              <w:rPr>
                <w:sz w:val="22"/>
                <w:szCs w:val="22"/>
              </w:rPr>
            </w:pPr>
            <w:r w:rsidRPr="00A97AA9">
              <w:rPr>
                <w:rFonts w:ascii="Times New Roman" w:hAnsi="Times New Roman"/>
                <w:sz w:val="22"/>
                <w:szCs w:val="22"/>
              </w:rPr>
              <w:lastRenderedPageBreak/>
              <w:t>6</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1B9CED3" w14:textId="77777777" w:rsidR="00824C09" w:rsidRPr="00A97AA9" w:rsidRDefault="00824C09" w:rsidP="00FA5792">
            <w:pPr>
              <w:rPr>
                <w:sz w:val="22"/>
                <w:szCs w:val="22"/>
              </w:rPr>
            </w:pPr>
            <w:r w:rsidRPr="00A97AA9">
              <w:rPr>
                <w:rFonts w:ascii="Times New Roman" w:hAnsi="Times New Roman"/>
                <w:sz w:val="22"/>
                <w:szCs w:val="22"/>
              </w:rPr>
              <w:t>Cẩu tháp</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405DC7" w14:textId="77777777" w:rsidR="00824C09" w:rsidRPr="00A97AA9" w:rsidRDefault="00824C09" w:rsidP="00FA5792">
            <w:pPr>
              <w:rPr>
                <w:sz w:val="22"/>
                <w:szCs w:val="22"/>
              </w:rPr>
            </w:pPr>
            <w:r w:rsidRPr="00A97AA9">
              <w:rPr>
                <w:rFonts w:ascii="Times New Roman" w:hAnsi="Times New Roman"/>
                <w:sz w:val="22"/>
                <w:szCs w:val="22"/>
              </w:rPr>
              <w:t>Tầm với, sức nâng theo thiết kế biện pháp lắp dựng cẩu tháp được duyệt</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5A6F10" w14:textId="77777777" w:rsidR="00824C09" w:rsidRPr="00A97AA9" w:rsidRDefault="00824C09" w:rsidP="00FA5792">
            <w:pPr>
              <w:jc w:val="center"/>
              <w:rPr>
                <w:sz w:val="22"/>
                <w:szCs w:val="22"/>
              </w:rPr>
            </w:pPr>
            <w:r w:rsidRPr="00A97AA9">
              <w:rPr>
                <w:rFonts w:ascii="Times New Roman" w:hAnsi="Times New Roman"/>
                <w:sz w:val="22"/>
                <w:szCs w:val="22"/>
              </w:rPr>
              <w:t>02 chiếc (01 CT1.2, 01 CT2)</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8639580" w14:textId="77777777" w:rsidR="00824C09" w:rsidRPr="00A97AA9" w:rsidRDefault="00824C09" w:rsidP="00FA5792">
            <w:pPr>
              <w:rPr>
                <w:sz w:val="22"/>
                <w:szCs w:val="22"/>
              </w:rPr>
            </w:pPr>
            <w:r w:rsidRPr="00A97AA9">
              <w:rPr>
                <w:rFonts w:ascii="Times New Roman" w:hAnsi="Times New Roman"/>
                <w:sz w:val="22"/>
                <w:szCs w:val="22"/>
              </w:rPr>
              <w:t>Sau khi hoàn thành móng cẩu tháp</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F6B1D6D" w14:textId="77777777" w:rsidR="00824C09" w:rsidRPr="00A97AA9" w:rsidRDefault="00824C09" w:rsidP="00FA5792">
            <w:pPr>
              <w:rPr>
                <w:sz w:val="22"/>
                <w:szCs w:val="22"/>
              </w:rPr>
            </w:pPr>
            <w:r w:rsidRPr="00A97AA9">
              <w:rPr>
                <w:rFonts w:ascii="Times New Roman" w:hAnsi="Times New Roman"/>
                <w:sz w:val="22"/>
                <w:szCs w:val="22"/>
              </w:rPr>
              <w:t>Vận chuyển vật tư, cốt thép, ván khuôn (chi phí trọn gói theo Biểu 01)</w:t>
            </w:r>
          </w:p>
        </w:tc>
      </w:tr>
      <w:tr w:rsidR="00824C09" w:rsidRPr="00A97AA9" w14:paraId="234895CB"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403005A" w14:textId="02DF1DDE" w:rsidR="00824C09" w:rsidRPr="00A97AA9" w:rsidRDefault="00323566" w:rsidP="00FA5792">
            <w:pPr>
              <w:jc w:val="center"/>
              <w:rPr>
                <w:rFonts w:ascii="Times New Roman" w:hAnsi="Times New Roman"/>
                <w:sz w:val="22"/>
                <w:szCs w:val="22"/>
              </w:rPr>
            </w:pPr>
            <w:r w:rsidRPr="00A97AA9">
              <w:rPr>
                <w:rFonts w:ascii="Times New Roman" w:hAnsi="Times New Roman"/>
                <w:sz w:val="22"/>
                <w:szCs w:val="22"/>
              </w:rPr>
              <w:t>7</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312CF5"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Máy cắt, uốn cốt thép</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3965636"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Cắt, uốn thép đến Φ32</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762E70" w14:textId="77777777" w:rsidR="00824C09" w:rsidRPr="00A97AA9" w:rsidRDefault="00824C09" w:rsidP="00FA5792">
            <w:pPr>
              <w:jc w:val="center"/>
              <w:rPr>
                <w:rFonts w:ascii="Times New Roman" w:hAnsi="Times New Roman"/>
                <w:sz w:val="22"/>
                <w:szCs w:val="22"/>
              </w:rPr>
            </w:pPr>
            <w:r w:rsidRPr="00A97AA9">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5E059F3"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Trước khi gia công cốt thép móng</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E7A241"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Gia công cốt thép tại bãi</w:t>
            </w:r>
          </w:p>
        </w:tc>
      </w:tr>
      <w:tr w:rsidR="00824C09" w:rsidRPr="00A97AA9" w14:paraId="1C99C393"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2A76217" w14:textId="680F129C" w:rsidR="00824C09" w:rsidRPr="00A97AA9" w:rsidRDefault="00323566" w:rsidP="00FA5792">
            <w:pPr>
              <w:jc w:val="center"/>
              <w:rPr>
                <w:rFonts w:ascii="Times New Roman" w:hAnsi="Times New Roman"/>
                <w:sz w:val="22"/>
                <w:szCs w:val="22"/>
              </w:rPr>
            </w:pPr>
            <w:r w:rsidRPr="00A97AA9">
              <w:rPr>
                <w:rFonts w:ascii="Times New Roman" w:hAnsi="Times New Roman"/>
                <w:sz w:val="22"/>
                <w:szCs w:val="22"/>
              </w:rPr>
              <w:t>8</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A6AE1EC"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Đầm dùi, đầm bàn, máy xoa nền</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6A0535"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Đầm dùi Φ35–Φ50</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56A05D" w14:textId="77777777" w:rsidR="00824C09" w:rsidRPr="00A97AA9" w:rsidRDefault="00824C09" w:rsidP="00FA5792">
            <w:pPr>
              <w:jc w:val="center"/>
              <w:rPr>
                <w:rFonts w:ascii="Times New Roman" w:hAnsi="Times New Roman"/>
                <w:sz w:val="22"/>
                <w:szCs w:val="22"/>
              </w:rPr>
            </w:pPr>
            <w:r w:rsidRPr="00A97AA9">
              <w:rPr>
                <w:rFonts w:ascii="Times New Roman" w:hAnsi="Times New Roman"/>
                <w:sz w:val="22"/>
                <w:szCs w:val="22"/>
              </w:rPr>
              <w:t>10 đầm dùi, 02 máy xoa</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52EF04"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Theo kế hoạch đổ bê tông</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9A86790"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Đầm, hoàn thiện bê tông; đánh mặt bê tông chống nứt</w:t>
            </w:r>
          </w:p>
        </w:tc>
      </w:tr>
      <w:tr w:rsidR="00824C09" w:rsidRPr="00A97AA9" w14:paraId="0D6F7CC1"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F0A416" w14:textId="7BDD6CE2" w:rsidR="00824C09" w:rsidRPr="00A97AA9" w:rsidRDefault="00323566" w:rsidP="00FA5792">
            <w:pPr>
              <w:jc w:val="center"/>
              <w:rPr>
                <w:rFonts w:ascii="Times New Roman" w:hAnsi="Times New Roman"/>
                <w:sz w:val="22"/>
                <w:szCs w:val="22"/>
              </w:rPr>
            </w:pPr>
            <w:r w:rsidRPr="00A97AA9">
              <w:rPr>
                <w:rFonts w:ascii="Times New Roman" w:hAnsi="Times New Roman"/>
                <w:sz w:val="22"/>
                <w:szCs w:val="22"/>
              </w:rPr>
              <w:t>9</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D3B6FD"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Ván khuôn, giàn giáo, cây chống</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1FB6F7"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Theo thiết kế biện pháp ván khuôn được duyệt</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BAFE44" w14:textId="77777777" w:rsidR="00824C09" w:rsidRPr="00A97AA9" w:rsidRDefault="00824C09" w:rsidP="00FA5792">
            <w:pPr>
              <w:jc w:val="center"/>
              <w:rPr>
                <w:rFonts w:ascii="Times New Roman" w:hAnsi="Times New Roman"/>
                <w:sz w:val="22"/>
                <w:szCs w:val="22"/>
              </w:rPr>
            </w:pPr>
            <w:r w:rsidRPr="00A97AA9">
              <w:rPr>
                <w:rFonts w:ascii="Times New Roman" w:hAnsi="Times New Roman"/>
                <w:sz w:val="22"/>
                <w:szCs w:val="22"/>
              </w:rPr>
              <w:t>Đủ luân chuyển tối thiểu 01 phân đoạn sàn</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FB95D0E"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Theo tiến độ</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533C092"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Thi công ván khuôn, đà giáo</w:t>
            </w:r>
          </w:p>
        </w:tc>
      </w:tr>
      <w:tr w:rsidR="00824C09" w:rsidRPr="00A97AA9" w14:paraId="07D37BCE" w14:textId="77777777" w:rsidTr="00FA5792">
        <w:tc>
          <w:tcPr>
            <w:tcW w:w="9072" w:type="dxa"/>
            <w:gridSpan w:val="6"/>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0911B82E" w14:textId="77777777" w:rsidR="00824C09" w:rsidRPr="00A97AA9" w:rsidRDefault="00824C09" w:rsidP="00FA5792">
            <w:pPr>
              <w:rPr>
                <w:sz w:val="22"/>
                <w:szCs w:val="22"/>
              </w:rPr>
            </w:pPr>
            <w:r w:rsidRPr="00A97AA9">
              <w:rPr>
                <w:rFonts w:ascii="Times New Roman" w:hAnsi="Times New Roman"/>
                <w:b/>
                <w:bCs/>
                <w:sz w:val="22"/>
                <w:szCs w:val="22"/>
              </w:rPr>
              <w:t>IV. Thiết bị chống thấm, trắc đạc, phụ trợ</w:t>
            </w:r>
          </w:p>
        </w:tc>
      </w:tr>
      <w:tr w:rsidR="00824C09" w:rsidRPr="00A97AA9" w14:paraId="7BB134A0"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7413F10" w14:textId="3B6FCDB1" w:rsidR="00824C09" w:rsidRPr="00A97AA9" w:rsidRDefault="00824C09" w:rsidP="00FA5792">
            <w:pPr>
              <w:jc w:val="center"/>
              <w:rPr>
                <w:sz w:val="22"/>
                <w:szCs w:val="22"/>
              </w:rPr>
            </w:pPr>
            <w:r w:rsidRPr="00A97AA9">
              <w:rPr>
                <w:rFonts w:ascii="Times New Roman" w:hAnsi="Times New Roman"/>
                <w:sz w:val="22"/>
                <w:szCs w:val="22"/>
              </w:rPr>
              <w:t>1</w:t>
            </w:r>
            <w:r w:rsidR="00323566" w:rsidRPr="00A97AA9">
              <w:rPr>
                <w:rFonts w:ascii="Times New Roman" w:hAnsi="Times New Roman"/>
                <w:sz w:val="22"/>
                <w:szCs w:val="22"/>
              </w:rPr>
              <w:t>0</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D1D2F9C" w14:textId="77777777" w:rsidR="00824C09" w:rsidRPr="00A97AA9" w:rsidRDefault="00824C09" w:rsidP="00FA5792">
            <w:pPr>
              <w:rPr>
                <w:sz w:val="22"/>
                <w:szCs w:val="22"/>
              </w:rPr>
            </w:pPr>
            <w:r w:rsidRPr="00A97AA9">
              <w:rPr>
                <w:rFonts w:ascii="Times New Roman" w:hAnsi="Times New Roman"/>
                <w:sz w:val="22"/>
                <w:szCs w:val="22"/>
              </w:rPr>
              <w:t>Thiết bị thi công chống thấm (máy khò, máy hàn màng, máy phun)</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3B87BF7" w14:textId="77777777" w:rsidR="00824C09" w:rsidRPr="00A97AA9" w:rsidRDefault="00824C09" w:rsidP="00FA5792">
            <w:pPr>
              <w:rPr>
                <w:sz w:val="22"/>
                <w:szCs w:val="22"/>
              </w:rPr>
            </w:pPr>
            <w:r w:rsidRPr="00A97AA9">
              <w:rPr>
                <w:rFonts w:ascii="Times New Roman" w:hAnsi="Times New Roman"/>
                <w:sz w:val="22"/>
                <w:szCs w:val="22"/>
              </w:rPr>
              <w:t>Theo chỉ định của nhà sản xuất vật liệu chống thấm (Biểu 07)</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789C28" w14:textId="77777777" w:rsidR="00824C09" w:rsidRPr="00A97AA9" w:rsidRDefault="00824C09" w:rsidP="00FA5792">
            <w:pPr>
              <w:jc w:val="center"/>
              <w:rPr>
                <w:sz w:val="22"/>
                <w:szCs w:val="22"/>
              </w:rPr>
            </w:pPr>
            <w:r w:rsidRPr="00A97AA9">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0B73D0" w14:textId="77777777" w:rsidR="00824C09" w:rsidRPr="00A97AA9" w:rsidRDefault="00824C09" w:rsidP="00FA5792">
            <w:pPr>
              <w:rPr>
                <w:sz w:val="22"/>
                <w:szCs w:val="22"/>
              </w:rPr>
            </w:pPr>
            <w:r w:rsidRPr="00A97AA9">
              <w:rPr>
                <w:rFonts w:ascii="Times New Roman" w:hAnsi="Times New Roman"/>
                <w:sz w:val="22"/>
                <w:szCs w:val="22"/>
              </w:rPr>
              <w:t>Theo tiến độ chống thấm</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66BEC4" w14:textId="77777777" w:rsidR="00824C09" w:rsidRPr="00A97AA9" w:rsidRDefault="00824C09" w:rsidP="00FA5792">
            <w:pPr>
              <w:rPr>
                <w:sz w:val="22"/>
                <w:szCs w:val="22"/>
              </w:rPr>
            </w:pPr>
            <w:r w:rsidRPr="00A97AA9">
              <w:rPr>
                <w:rFonts w:ascii="Times New Roman" w:hAnsi="Times New Roman"/>
                <w:sz w:val="22"/>
                <w:szCs w:val="22"/>
              </w:rPr>
              <w:t>Chống thấm nền, tường hầm, bể</w:t>
            </w:r>
          </w:p>
        </w:tc>
      </w:tr>
      <w:tr w:rsidR="00824C09" w:rsidRPr="00A97AA9" w14:paraId="01521CE8"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3CCCA5" w14:textId="3C414D12" w:rsidR="00824C09" w:rsidRPr="00A97AA9" w:rsidRDefault="00824C09" w:rsidP="00FA5792">
            <w:pPr>
              <w:jc w:val="center"/>
              <w:rPr>
                <w:sz w:val="22"/>
                <w:szCs w:val="22"/>
              </w:rPr>
            </w:pPr>
            <w:r w:rsidRPr="00A97AA9">
              <w:rPr>
                <w:rFonts w:ascii="Times New Roman" w:hAnsi="Times New Roman"/>
                <w:sz w:val="22"/>
                <w:szCs w:val="22"/>
              </w:rPr>
              <w:t>1</w:t>
            </w:r>
            <w:r w:rsidR="00323566" w:rsidRPr="00A97AA9">
              <w:rPr>
                <w:rFonts w:ascii="Times New Roman" w:hAnsi="Times New Roman"/>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F83ACC9" w14:textId="77777777" w:rsidR="00824C09" w:rsidRPr="00A97AA9" w:rsidRDefault="00824C09" w:rsidP="00FA5792">
            <w:pPr>
              <w:rPr>
                <w:sz w:val="22"/>
                <w:szCs w:val="22"/>
              </w:rPr>
            </w:pPr>
            <w:r w:rsidRPr="00A97AA9">
              <w:rPr>
                <w:rFonts w:ascii="Times New Roman" w:hAnsi="Times New Roman"/>
                <w:sz w:val="22"/>
                <w:szCs w:val="22"/>
              </w:rPr>
              <w:t>Máy toàn đạc điện tử, máy thủy bình</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9886280" w14:textId="77777777" w:rsidR="00824C09" w:rsidRPr="00A97AA9" w:rsidRDefault="00824C09" w:rsidP="00FA5792">
            <w:pPr>
              <w:rPr>
                <w:sz w:val="22"/>
                <w:szCs w:val="22"/>
              </w:rPr>
            </w:pPr>
            <w:r w:rsidRPr="00A97AA9">
              <w:rPr>
                <w:rFonts w:ascii="Times New Roman" w:hAnsi="Times New Roman"/>
                <w:sz w:val="22"/>
                <w:szCs w:val="22"/>
              </w:rPr>
              <w:t>Độ chính xác góc ≤ 2”; có kiểm định còn hiệu lực</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37AD48" w14:textId="77777777" w:rsidR="00824C09" w:rsidRPr="00A97AA9" w:rsidRDefault="00824C09" w:rsidP="00FA5792">
            <w:pPr>
              <w:jc w:val="center"/>
              <w:rPr>
                <w:sz w:val="22"/>
                <w:szCs w:val="22"/>
              </w:rPr>
            </w:pPr>
            <w:r w:rsidRPr="00A97AA9">
              <w:rPr>
                <w:rFonts w:ascii="Times New Roman" w:hAnsi="Times New Roman"/>
                <w:sz w:val="22"/>
                <w:szCs w:val="22"/>
              </w:rPr>
              <w:t>01 toàn đạc, 02 thủy bình</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2FF6265" w14:textId="77777777" w:rsidR="00824C09" w:rsidRPr="00A97AA9" w:rsidRDefault="00824C09" w:rsidP="00FA5792">
            <w:pPr>
              <w:rPr>
                <w:sz w:val="22"/>
                <w:szCs w:val="22"/>
              </w:rPr>
            </w:pPr>
            <w:r w:rsidRPr="00A97AA9">
              <w:rPr>
                <w:rFonts w:ascii="Times New Roman" w:hAnsi="Times New Roman"/>
                <w:sz w:val="22"/>
                <w:szCs w:val="22"/>
              </w:rPr>
              <w:t>Ngày khởi công</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6EA237" w14:textId="77777777" w:rsidR="00824C09" w:rsidRPr="00A97AA9" w:rsidRDefault="00824C09" w:rsidP="00FA5792">
            <w:pPr>
              <w:rPr>
                <w:sz w:val="22"/>
                <w:szCs w:val="22"/>
              </w:rPr>
            </w:pPr>
            <w:r w:rsidRPr="00A97AA9">
              <w:rPr>
                <w:rFonts w:ascii="Times New Roman" w:hAnsi="Times New Roman"/>
                <w:sz w:val="22"/>
                <w:szCs w:val="22"/>
              </w:rPr>
              <w:t>Định vị, kiểm soát cao độ, tọa độ</w:t>
            </w:r>
          </w:p>
        </w:tc>
      </w:tr>
      <w:tr w:rsidR="00824C09" w:rsidRPr="00323566" w14:paraId="4EC8702E"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62BACC0" w14:textId="3898F58A" w:rsidR="00824C09" w:rsidRPr="00A97AA9" w:rsidRDefault="00824C09" w:rsidP="00FA5792">
            <w:pPr>
              <w:jc w:val="center"/>
              <w:rPr>
                <w:sz w:val="22"/>
                <w:szCs w:val="22"/>
              </w:rPr>
            </w:pPr>
            <w:r w:rsidRPr="00A97AA9">
              <w:rPr>
                <w:rFonts w:ascii="Times New Roman" w:hAnsi="Times New Roman"/>
                <w:sz w:val="22"/>
                <w:szCs w:val="22"/>
              </w:rPr>
              <w:t>1</w:t>
            </w:r>
            <w:r w:rsidR="00323566" w:rsidRPr="00A97AA9">
              <w:rPr>
                <w:rFonts w:ascii="Times New Roman" w:hAnsi="Times New Roman"/>
                <w:sz w:val="22"/>
                <w:szCs w:val="22"/>
              </w:rPr>
              <w:t>2</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48F0BA2" w14:textId="77777777" w:rsidR="00824C09" w:rsidRPr="00A97AA9" w:rsidRDefault="00824C09" w:rsidP="00FA5792">
            <w:pPr>
              <w:rPr>
                <w:sz w:val="22"/>
                <w:szCs w:val="22"/>
              </w:rPr>
            </w:pPr>
            <w:r w:rsidRPr="00A97AA9">
              <w:rPr>
                <w:rFonts w:ascii="Times New Roman" w:hAnsi="Times New Roman"/>
                <w:sz w:val="22"/>
                <w:szCs w:val="22"/>
              </w:rPr>
              <w:t>Cầu rửa xe, máy bơm xịt rửa</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EBE088A" w14:textId="77777777" w:rsidR="00824C09" w:rsidRPr="00A97AA9" w:rsidRDefault="00824C09" w:rsidP="00FA5792">
            <w:pPr>
              <w:rPr>
                <w:sz w:val="22"/>
                <w:szCs w:val="22"/>
              </w:rPr>
            </w:pPr>
            <w:r w:rsidRPr="00A97AA9">
              <w:rPr>
                <w:rFonts w:ascii="Times New Roman" w:hAnsi="Times New Roman"/>
                <w:sz w:val="22"/>
                <w:szCs w:val="22"/>
              </w:rPr>
              <w:t>Đáp ứng yêu cầu vệ sinh môi trường của Dự án</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5A62EF" w14:textId="77777777" w:rsidR="00824C09" w:rsidRPr="00A97AA9" w:rsidRDefault="00824C09" w:rsidP="00FA5792">
            <w:pPr>
              <w:jc w:val="center"/>
              <w:rPr>
                <w:sz w:val="22"/>
                <w:szCs w:val="22"/>
              </w:rPr>
            </w:pPr>
            <w:r w:rsidRPr="00A97AA9">
              <w:rPr>
                <w:rFonts w:ascii="Times New Roman" w:hAnsi="Times New Roman"/>
                <w:sz w:val="22"/>
                <w:szCs w:val="22"/>
              </w:rPr>
              <w:t>01 bộ tại mỗi cổng ra vào</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5924BA3" w14:textId="77777777" w:rsidR="00824C09" w:rsidRPr="00A97AA9" w:rsidRDefault="00824C09" w:rsidP="00FA5792">
            <w:pPr>
              <w:rPr>
                <w:sz w:val="22"/>
                <w:szCs w:val="22"/>
              </w:rPr>
            </w:pPr>
            <w:r w:rsidRPr="00A97AA9">
              <w:rPr>
                <w:rFonts w:ascii="Times New Roman" w:hAnsi="Times New Roman"/>
                <w:sz w:val="22"/>
                <w:szCs w:val="22"/>
              </w:rPr>
              <w:t>Ngày khởi công</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6C5367" w14:textId="77777777" w:rsidR="00824C09" w:rsidRPr="00323566" w:rsidRDefault="00824C09" w:rsidP="00FA5792">
            <w:pPr>
              <w:rPr>
                <w:sz w:val="22"/>
                <w:szCs w:val="22"/>
              </w:rPr>
            </w:pPr>
            <w:r w:rsidRPr="00A97AA9">
              <w:rPr>
                <w:rFonts w:ascii="Times New Roman" w:hAnsi="Times New Roman"/>
                <w:sz w:val="22"/>
                <w:szCs w:val="22"/>
              </w:rPr>
              <w:t>Rửa xe toàn Công trường, kể cả xe phục vụ đào đất</w:t>
            </w:r>
          </w:p>
        </w:tc>
      </w:tr>
    </w:tbl>
    <w:p w14:paraId="7A8485C6" w14:textId="77777777" w:rsidR="00824C09" w:rsidRDefault="00824C09" w:rsidP="00824C09">
      <w:pPr>
        <w:spacing w:before="160" w:after="80" w:line="276" w:lineRule="auto"/>
        <w:jc w:val="both"/>
      </w:pPr>
      <w:r>
        <w:rPr>
          <w:rFonts w:ascii="Times New Roman" w:hAnsi="Times New Roman"/>
          <w:i/>
          <w:iCs/>
          <w:sz w:val="26"/>
          <w:szCs w:val="26"/>
        </w:rPr>
        <w:t>Ghi chú: Thông số, số lượng bôi vàng là đề xuất; Bên B phải xác nhận theo biện pháp thi công được phê duyệt trước khi ký Hợp đồng.</w:t>
      </w:r>
    </w:p>
    <w:p w14:paraId="41E37EBE" w14:textId="77777777" w:rsidR="0015704E" w:rsidRPr="00DF0BA4" w:rsidRDefault="0015704E" w:rsidP="00A64E91">
      <w:pPr>
        <w:spacing w:after="120" w:line="276" w:lineRule="auto"/>
        <w:rPr>
          <w:rFonts w:ascii="Times New Roman" w:hAnsi="Times New Roman"/>
          <w:b/>
          <w:bCs/>
          <w:sz w:val="26"/>
          <w:szCs w:val="26"/>
        </w:rPr>
      </w:pPr>
    </w:p>
    <w:p w14:paraId="5651D2AD" w14:textId="77777777" w:rsidR="00BB3CBC" w:rsidRPr="00DF0BA4" w:rsidRDefault="00BB3CBC" w:rsidP="00A64E91">
      <w:pPr>
        <w:spacing w:after="120" w:line="276" w:lineRule="auto"/>
        <w:jc w:val="center"/>
        <w:rPr>
          <w:rFonts w:ascii="Times New Roman" w:hAnsi="Times New Roman"/>
          <w:b/>
          <w:bCs/>
          <w:sz w:val="26"/>
          <w:szCs w:val="26"/>
        </w:rPr>
      </w:pPr>
    </w:p>
    <w:p w14:paraId="18C040E5" w14:textId="77777777" w:rsidR="00BB3CBC" w:rsidRPr="00DF0BA4" w:rsidRDefault="00BB3CBC" w:rsidP="00A64E91">
      <w:pPr>
        <w:spacing w:after="120" w:line="276" w:lineRule="auto"/>
        <w:jc w:val="center"/>
        <w:rPr>
          <w:rFonts w:ascii="Times New Roman" w:hAnsi="Times New Roman"/>
          <w:b/>
          <w:bCs/>
          <w:sz w:val="26"/>
          <w:szCs w:val="26"/>
        </w:rPr>
      </w:pPr>
    </w:p>
    <w:p w14:paraId="12EE5257" w14:textId="77777777" w:rsidR="00BB3CBC" w:rsidRPr="00DF0BA4" w:rsidRDefault="00BB3CBC" w:rsidP="00A64E91">
      <w:pPr>
        <w:spacing w:after="120" w:line="276" w:lineRule="auto"/>
        <w:jc w:val="center"/>
        <w:rPr>
          <w:rFonts w:ascii="Times New Roman" w:hAnsi="Times New Roman"/>
          <w:b/>
          <w:bCs/>
          <w:sz w:val="26"/>
          <w:szCs w:val="26"/>
        </w:rPr>
      </w:pPr>
    </w:p>
    <w:p w14:paraId="4578C746" w14:textId="77777777" w:rsidR="00BB3CBC" w:rsidRPr="00DF0BA4" w:rsidRDefault="00BB3CBC" w:rsidP="00A64E91">
      <w:pPr>
        <w:spacing w:after="120" w:line="276" w:lineRule="auto"/>
        <w:jc w:val="center"/>
        <w:rPr>
          <w:rFonts w:ascii="Times New Roman" w:hAnsi="Times New Roman"/>
          <w:b/>
          <w:bCs/>
          <w:sz w:val="26"/>
          <w:szCs w:val="26"/>
        </w:rPr>
      </w:pPr>
    </w:p>
    <w:p w14:paraId="1691C164" w14:textId="77777777" w:rsidR="00BB3CBC" w:rsidRPr="00DF0BA4" w:rsidRDefault="00BB3CBC" w:rsidP="00A64E91">
      <w:pPr>
        <w:spacing w:after="120" w:line="276" w:lineRule="auto"/>
        <w:jc w:val="center"/>
        <w:rPr>
          <w:rFonts w:ascii="Times New Roman" w:hAnsi="Times New Roman"/>
          <w:b/>
          <w:bCs/>
          <w:sz w:val="26"/>
          <w:szCs w:val="26"/>
        </w:rPr>
      </w:pPr>
    </w:p>
    <w:p w14:paraId="65B40EE4" w14:textId="77777777" w:rsidR="00BB3CBC" w:rsidRPr="00DF0BA4" w:rsidRDefault="00BB3CBC" w:rsidP="00A64E91">
      <w:pPr>
        <w:spacing w:after="120" w:line="276" w:lineRule="auto"/>
        <w:jc w:val="center"/>
        <w:rPr>
          <w:rFonts w:ascii="Times New Roman" w:hAnsi="Times New Roman"/>
          <w:b/>
          <w:bCs/>
          <w:sz w:val="26"/>
          <w:szCs w:val="26"/>
        </w:rPr>
      </w:pPr>
    </w:p>
    <w:p w14:paraId="32C6C9EE" w14:textId="77777777" w:rsidR="00BB3CBC" w:rsidRPr="00DF0BA4" w:rsidRDefault="00BB3CBC" w:rsidP="00A64E91">
      <w:pPr>
        <w:spacing w:after="120" w:line="276" w:lineRule="auto"/>
        <w:jc w:val="center"/>
        <w:rPr>
          <w:rFonts w:ascii="Times New Roman" w:hAnsi="Times New Roman"/>
          <w:b/>
          <w:bCs/>
          <w:sz w:val="26"/>
          <w:szCs w:val="26"/>
        </w:rPr>
      </w:pPr>
    </w:p>
    <w:p w14:paraId="43EF017E" w14:textId="77777777" w:rsidR="00BB3CBC" w:rsidRPr="00DF0BA4" w:rsidRDefault="00BB3CBC" w:rsidP="00A64E91">
      <w:pPr>
        <w:spacing w:after="120" w:line="276" w:lineRule="auto"/>
        <w:jc w:val="center"/>
        <w:rPr>
          <w:rFonts w:ascii="Times New Roman" w:hAnsi="Times New Roman"/>
          <w:b/>
          <w:bCs/>
          <w:sz w:val="26"/>
          <w:szCs w:val="26"/>
        </w:rPr>
      </w:pPr>
    </w:p>
    <w:p w14:paraId="267F90A1" w14:textId="77777777" w:rsidR="003209B6" w:rsidRDefault="003209B6" w:rsidP="00824C09">
      <w:pPr>
        <w:spacing w:after="120" w:line="276" w:lineRule="auto"/>
        <w:rPr>
          <w:rFonts w:ascii="Times New Roman" w:hAnsi="Times New Roman"/>
          <w:b/>
          <w:bCs/>
          <w:sz w:val="26"/>
          <w:szCs w:val="26"/>
          <w:highlight w:val="yellow"/>
        </w:rPr>
      </w:pPr>
    </w:p>
    <w:p w14:paraId="08D5E9B1" w14:textId="54BE6041" w:rsidR="00096978" w:rsidRPr="00DF0BA4" w:rsidRDefault="00096978" w:rsidP="00A64E91">
      <w:pPr>
        <w:spacing w:after="120" w:line="276" w:lineRule="auto"/>
        <w:jc w:val="center"/>
        <w:rPr>
          <w:rFonts w:ascii="Times New Roman" w:hAnsi="Times New Roman"/>
          <w:b/>
          <w:bCs/>
          <w:sz w:val="26"/>
          <w:szCs w:val="26"/>
          <w:highlight w:val="yellow"/>
        </w:rPr>
      </w:pPr>
      <w:r w:rsidRPr="00DF0BA4">
        <w:rPr>
          <w:rFonts w:ascii="Times New Roman" w:hAnsi="Times New Roman"/>
          <w:b/>
          <w:bCs/>
          <w:sz w:val="26"/>
          <w:szCs w:val="26"/>
          <w:highlight w:val="yellow"/>
        </w:rPr>
        <w:lastRenderedPageBreak/>
        <w:t>BIỂU 05</w:t>
      </w:r>
    </w:p>
    <w:p w14:paraId="1172D1AB" w14:textId="77777777" w:rsidR="00096978" w:rsidRPr="00DF0BA4" w:rsidRDefault="00096978" w:rsidP="00A64E91">
      <w:pPr>
        <w:spacing w:after="120" w:line="276" w:lineRule="auto"/>
        <w:jc w:val="center"/>
        <w:rPr>
          <w:rFonts w:ascii="Times New Roman" w:hAnsi="Times New Roman"/>
          <w:b/>
          <w:bCs/>
          <w:spacing w:val="-4"/>
          <w:sz w:val="26"/>
          <w:szCs w:val="26"/>
          <w:highlight w:val="yellow"/>
        </w:rPr>
      </w:pPr>
      <w:r w:rsidRPr="00DF0BA4">
        <w:rPr>
          <w:rFonts w:ascii="Times New Roman" w:hAnsi="Times New Roman"/>
          <w:b/>
          <w:bCs/>
          <w:spacing w:val="-4"/>
          <w:sz w:val="26"/>
          <w:szCs w:val="26"/>
          <w:highlight w:val="yellow"/>
          <w:lang w:val="vi-VN"/>
        </w:rPr>
        <w:t xml:space="preserve"> </w:t>
      </w:r>
      <w:r w:rsidRPr="00DF0BA4">
        <w:rPr>
          <w:rFonts w:ascii="Times New Roman" w:hAnsi="Times New Roman"/>
          <w:b/>
          <w:bCs/>
          <w:spacing w:val="-4"/>
          <w:sz w:val="26"/>
          <w:szCs w:val="26"/>
          <w:highlight w:val="yellow"/>
        </w:rPr>
        <w:t>MỨC PHẠT DO VI PHẠM AN TOÀN. BẢO VỆ MÔI TRƯỜNG. NỘI QUY CÔNG TRƯỜNG</w:t>
      </w:r>
    </w:p>
    <w:p w14:paraId="7CE24098" w14:textId="77777777" w:rsidR="00096978" w:rsidRPr="00DF0BA4" w:rsidRDefault="00657743" w:rsidP="00A64E91">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 xml:space="preserve">(Kèm theo hợp đồng số</w:t>
      </w:r>
      <w:ins w:id="90617"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ins>
      <w:del w:id="90618"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…/2026/</w:t>
      </w:r>
      <w:ins w:id="90619" w:author="VNCN E&amp;C - Đề xuất đàm phán" w:date="2026-10-16T13:00:00Z">
        <w:r>
          <w:rPr>
            <w:rFonts w:ascii="Times New Roman" w:hAnsi="Times New Roman"/>
            <w:bCs/>
            <w:i/>
            <w:sz w:val="26"/>
            <w:szCs w:val="26"/>
            <w:lang w:val="nl-NL"/>
          </w:rPr>
          <w:t xml:space="preserve">HĐXD/VNCNEC-PHC</w:t>
        </w:r>
      </w:ins>
      <w:del w:id="90620" w:author="VNCN E&amp;C - Đề xuất đàm phán" w:date="2026-10-16T13:00:00Z">
        <w:r>
          <w:rPr>
            <w:rFonts w:ascii="Times New Roman" w:hAnsi="Times New Roman"/>
            <w:bCs/>
            <w:i/>
            <w:sz w:val="26"/>
            <w:szCs w:val="26"/>
            <w:highlight w:val="yellow"/>
            <w:lang w:val="nl-NL"/>
          </w:rPr>
          <w:delText xml:space="preserve">HĐ/YS/BXD</w:delText>
        </w:r>
      </w:del>
      <w:r>
        <w:rPr>
          <w:rFonts w:ascii="Times New Roman" w:hAnsi="Times New Roman"/>
          <w:bCs/>
          <w:i/>
          <w:sz w:val="26"/>
          <w:szCs w:val="26"/>
          <w:highlight w:val="yellow"/>
          <w:lang w:val="nl-NL"/>
        </w:rPr>
        <w:t xml:space="preserve"> ngày</w:t>
      </w:r>
      <w:ins w:id="90621"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22"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tháng</w:t>
      </w:r>
      <w:ins w:id="90623"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24"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năm 2026)</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6"/>
        <w:gridCol w:w="5821"/>
        <w:gridCol w:w="2579"/>
      </w:tblGrid>
      <w:tr w:rsidR="00DF0BA4" w:rsidRPr="001A5CF5" w14:paraId="6021142A" w14:textId="77777777" w:rsidTr="00FA5792">
        <w:trPr>
          <w:tblHeader/>
        </w:trPr>
        <w:tc>
          <w:tcPr>
            <w:tcW w:w="677" w:type="dxa"/>
            <w:vAlign w:val="center"/>
          </w:tcPr>
          <w:p w14:paraId="65C037E8"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b/>
                <w:bCs/>
                <w:color w:val="000000" w:themeColor="text1"/>
                <w:sz w:val="22"/>
                <w:szCs w:val="22"/>
              </w:rPr>
              <w:t>TT</w:t>
            </w:r>
          </w:p>
        </w:tc>
        <w:tc>
          <w:tcPr>
            <w:tcW w:w="6145" w:type="dxa"/>
            <w:vAlign w:val="center"/>
          </w:tcPr>
          <w:p w14:paraId="1A2DB7FE"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b/>
                <w:bCs/>
                <w:color w:val="000000" w:themeColor="text1"/>
                <w:sz w:val="22"/>
                <w:szCs w:val="22"/>
              </w:rPr>
              <w:t>Các trường hợp vi phạm</w:t>
            </w:r>
          </w:p>
        </w:tc>
        <w:tc>
          <w:tcPr>
            <w:tcW w:w="2669" w:type="dxa"/>
            <w:vAlign w:val="center"/>
          </w:tcPr>
          <w:p w14:paraId="66F856A6" w14:textId="77777777" w:rsidR="00DF0BA4" w:rsidRPr="001A5CF5" w:rsidRDefault="00DF0BA4" w:rsidP="00A64E91">
            <w:pPr>
              <w:spacing w:after="120" w:line="276" w:lineRule="auto"/>
              <w:jc w:val="center"/>
              <w:rPr>
                <w:rFonts w:ascii="Times New Roman" w:hAnsi="Times New Roman"/>
                <w:b/>
                <w:bCs/>
                <w:color w:val="000000" w:themeColor="text1"/>
                <w:spacing w:val="-2"/>
                <w:sz w:val="22"/>
                <w:szCs w:val="22"/>
              </w:rPr>
            </w:pPr>
            <w:r w:rsidRPr="001A5CF5">
              <w:rPr>
                <w:rFonts w:ascii="Times New Roman" w:hAnsi="Times New Roman"/>
                <w:b/>
                <w:bCs/>
                <w:color w:val="000000" w:themeColor="text1"/>
                <w:spacing w:val="-2"/>
                <w:sz w:val="22"/>
                <w:szCs w:val="22"/>
              </w:rPr>
              <w:t>Mức tiền phạt (VND)/ 1 lần vi phạm</w:t>
            </w:r>
          </w:p>
        </w:tc>
      </w:tr>
      <w:tr w:rsidR="00DF0BA4" w:rsidRPr="001A5CF5" w14:paraId="1D334BC8" w14:textId="77777777" w:rsidTr="00FA5792">
        <w:tc>
          <w:tcPr>
            <w:tcW w:w="677" w:type="dxa"/>
            <w:vAlign w:val="center"/>
          </w:tcPr>
          <w:p w14:paraId="700F84BE"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1E646609"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sz w:val="22"/>
                <w:szCs w:val="22"/>
              </w:rPr>
              <w:t>Không trang bị đầy đủ các bảo hộ lao động</w:t>
            </w:r>
            <w:r w:rsidRPr="001A5CF5">
              <w:rPr>
                <w:rFonts w:ascii="Times New Roman" w:hAnsi="Times New Roman"/>
                <w:bCs/>
                <w:color w:val="000000" w:themeColor="text1"/>
                <w:spacing w:val="-1"/>
                <w:sz w:val="22"/>
                <w:szCs w:val="22"/>
              </w:rPr>
              <w:t xml:space="preserve"> theo quy định hiện hành</w:t>
            </w:r>
          </w:p>
        </w:tc>
        <w:tc>
          <w:tcPr>
            <w:tcW w:w="2669" w:type="dxa"/>
            <w:vAlign w:val="center"/>
          </w:tcPr>
          <w:p w14:paraId="0CAB283C"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1.000.000</w:t>
            </w:r>
          </w:p>
        </w:tc>
      </w:tr>
      <w:tr w:rsidR="00DF0BA4" w:rsidRPr="001A5CF5" w14:paraId="542106FD" w14:textId="77777777" w:rsidTr="00FA5792">
        <w:tc>
          <w:tcPr>
            <w:tcW w:w="677" w:type="dxa"/>
            <w:vAlign w:val="center"/>
          </w:tcPr>
          <w:p w14:paraId="53EF0428"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137F5DD5"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sz w:val="22"/>
                <w:szCs w:val="22"/>
              </w:rPr>
              <w:t>Không thực hiện đầy đủ các biện pháp bảo đảm an toàn theo quy định hiện hành khi làm</w:t>
            </w:r>
            <w:r w:rsidRPr="001A5CF5">
              <w:rPr>
                <w:rFonts w:ascii="Times New Roman" w:hAnsi="Times New Roman"/>
                <w:bCs/>
                <w:color w:val="000000" w:themeColor="text1"/>
                <w:spacing w:val="-3"/>
                <w:sz w:val="22"/>
                <w:szCs w:val="22"/>
              </w:rPr>
              <w:t xml:space="preserve"> </w:t>
            </w:r>
            <w:r w:rsidRPr="001A5CF5">
              <w:rPr>
                <w:rFonts w:ascii="Times New Roman" w:hAnsi="Times New Roman"/>
                <w:bCs/>
                <w:color w:val="000000" w:themeColor="text1"/>
                <w:sz w:val="22"/>
                <w:szCs w:val="22"/>
              </w:rPr>
              <w:t xml:space="preserve">việc </w:t>
            </w:r>
            <w:r w:rsidRPr="001A5CF5">
              <w:rPr>
                <w:rFonts w:ascii="Times New Roman" w:hAnsi="Times New Roman"/>
                <w:bCs/>
                <w:color w:val="000000" w:themeColor="text1"/>
                <w:spacing w:val="1"/>
                <w:sz w:val="22"/>
                <w:szCs w:val="22"/>
              </w:rPr>
              <w:t>tr</w:t>
            </w:r>
            <w:r w:rsidRPr="001A5CF5">
              <w:rPr>
                <w:rFonts w:ascii="Times New Roman" w:hAnsi="Times New Roman"/>
                <w:bCs/>
                <w:color w:val="000000" w:themeColor="text1"/>
                <w:sz w:val="22"/>
                <w:szCs w:val="22"/>
              </w:rPr>
              <w:t>ên</w:t>
            </w:r>
            <w:r w:rsidRPr="001A5CF5">
              <w:rPr>
                <w:rFonts w:ascii="Times New Roman" w:hAnsi="Times New Roman"/>
                <w:bCs/>
                <w:color w:val="000000" w:themeColor="text1"/>
                <w:spacing w:val="-3"/>
                <w:sz w:val="22"/>
                <w:szCs w:val="22"/>
              </w:rPr>
              <w:t xml:space="preserve"> </w:t>
            </w:r>
            <w:r w:rsidRPr="001A5CF5">
              <w:rPr>
                <w:rFonts w:ascii="Times New Roman" w:hAnsi="Times New Roman"/>
                <w:bCs/>
                <w:color w:val="000000" w:themeColor="text1"/>
                <w:spacing w:val="1"/>
                <w:sz w:val="22"/>
                <w:szCs w:val="22"/>
              </w:rPr>
              <w:t>c</w:t>
            </w:r>
            <w:r w:rsidRPr="001A5CF5">
              <w:rPr>
                <w:rFonts w:ascii="Times New Roman" w:hAnsi="Times New Roman"/>
                <w:bCs/>
                <w:color w:val="000000" w:themeColor="text1"/>
                <w:sz w:val="22"/>
                <w:szCs w:val="22"/>
              </w:rPr>
              <w:t>ao. dưới nước</w:t>
            </w:r>
          </w:p>
        </w:tc>
        <w:tc>
          <w:tcPr>
            <w:tcW w:w="2669" w:type="dxa"/>
            <w:vAlign w:val="center"/>
          </w:tcPr>
          <w:p w14:paraId="183F6C0E"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2.000.000</w:t>
            </w:r>
          </w:p>
        </w:tc>
      </w:tr>
      <w:tr w:rsidR="00DF0BA4" w:rsidRPr="001A5CF5" w14:paraId="688C9196" w14:textId="77777777" w:rsidTr="00FA5792">
        <w:tc>
          <w:tcPr>
            <w:tcW w:w="677" w:type="dxa"/>
            <w:vAlign w:val="center"/>
          </w:tcPr>
          <w:p w14:paraId="1215F0B4"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6EBFE63B" w14:textId="77777777" w:rsidR="00DF0BA4" w:rsidRPr="001A5CF5" w:rsidRDefault="00DF0BA4" w:rsidP="00A64E91">
            <w:pPr>
              <w:spacing w:after="120" w:line="276" w:lineRule="auto"/>
              <w:jc w:val="both"/>
              <w:rPr>
                <w:rFonts w:ascii="Times New Roman" w:hAnsi="Times New Roman"/>
                <w:bCs/>
                <w:color w:val="000000" w:themeColor="text1"/>
                <w:sz w:val="22"/>
                <w:szCs w:val="22"/>
              </w:rPr>
            </w:pPr>
            <w:r w:rsidRPr="001A5CF5">
              <w:rPr>
                <w:rFonts w:ascii="Times New Roman" w:hAnsi="Times New Roman"/>
                <w:bCs/>
                <w:color w:val="000000" w:themeColor="text1"/>
                <w:sz w:val="22"/>
                <w:szCs w:val="22"/>
              </w:rPr>
              <w:t>Không có lan can an toàn. lưới chắn vật rơi. lưới chắn bụi hoặc có nhưng không đảm bảo</w:t>
            </w:r>
          </w:p>
        </w:tc>
        <w:tc>
          <w:tcPr>
            <w:tcW w:w="2669" w:type="dxa"/>
            <w:vAlign w:val="center"/>
          </w:tcPr>
          <w:p w14:paraId="52F05227"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3.000.000</w:t>
            </w:r>
          </w:p>
        </w:tc>
      </w:tr>
      <w:tr w:rsidR="00DF0BA4" w:rsidRPr="001A5CF5" w14:paraId="7F29E9CC" w14:textId="77777777" w:rsidTr="00FA5792">
        <w:tc>
          <w:tcPr>
            <w:tcW w:w="677" w:type="dxa"/>
            <w:vAlign w:val="center"/>
          </w:tcPr>
          <w:p w14:paraId="73BA0526"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426484F5"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sz w:val="22"/>
                <w:szCs w:val="22"/>
              </w:rPr>
              <w:t>Sử dụng t</w:t>
            </w:r>
            <w:r w:rsidRPr="001A5CF5">
              <w:rPr>
                <w:rFonts w:ascii="Times New Roman" w:hAnsi="Times New Roman"/>
                <w:bCs/>
                <w:color w:val="000000" w:themeColor="text1"/>
                <w:spacing w:val="1"/>
                <w:sz w:val="22"/>
                <w:szCs w:val="22"/>
              </w:rPr>
              <w:t>h</w:t>
            </w:r>
            <w:r w:rsidRPr="001A5CF5">
              <w:rPr>
                <w:rFonts w:ascii="Times New Roman" w:hAnsi="Times New Roman"/>
                <w:bCs/>
                <w:color w:val="000000" w:themeColor="text1"/>
                <w:sz w:val="22"/>
                <w:szCs w:val="22"/>
              </w:rPr>
              <w:t>a</w:t>
            </w:r>
            <w:r w:rsidRPr="001A5CF5">
              <w:rPr>
                <w:rFonts w:ascii="Times New Roman" w:hAnsi="Times New Roman"/>
                <w:bCs/>
                <w:color w:val="000000" w:themeColor="text1"/>
                <w:spacing w:val="1"/>
                <w:sz w:val="22"/>
                <w:szCs w:val="22"/>
              </w:rPr>
              <w:t>n</w:t>
            </w:r>
            <w:r w:rsidRPr="001A5CF5">
              <w:rPr>
                <w:rFonts w:ascii="Times New Roman" w:hAnsi="Times New Roman"/>
                <w:bCs/>
                <w:color w:val="000000" w:themeColor="text1"/>
                <w:sz w:val="22"/>
                <w:szCs w:val="22"/>
              </w:rPr>
              <w:t>g leo trèo không đúng cách hoặc sử dụng thang không đảm bảo chất lượng</w:t>
            </w:r>
          </w:p>
        </w:tc>
        <w:tc>
          <w:tcPr>
            <w:tcW w:w="2669" w:type="dxa"/>
            <w:vAlign w:val="center"/>
          </w:tcPr>
          <w:p w14:paraId="254D721D" w14:textId="77777777" w:rsidR="00DF0BA4" w:rsidRPr="001A5CF5" w:rsidRDefault="00DF0BA4" w:rsidP="00A64E91">
            <w:pPr>
              <w:spacing w:after="120" w:line="276" w:lineRule="auto"/>
              <w:jc w:val="center"/>
              <w:rPr>
                <w:rFonts w:ascii="Times New Roman" w:hAnsi="Times New Roman"/>
                <w:color w:val="000000" w:themeColor="text1"/>
                <w:sz w:val="22"/>
                <w:szCs w:val="22"/>
              </w:rPr>
            </w:pPr>
          </w:p>
          <w:p w14:paraId="271F8479"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1.000.000</w:t>
            </w:r>
          </w:p>
        </w:tc>
      </w:tr>
      <w:tr w:rsidR="00DF0BA4" w:rsidRPr="001A5CF5" w14:paraId="1AD5AE82" w14:textId="77777777" w:rsidTr="00FA5792">
        <w:tc>
          <w:tcPr>
            <w:tcW w:w="677" w:type="dxa"/>
            <w:vAlign w:val="center"/>
          </w:tcPr>
          <w:p w14:paraId="05FB4122"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12FE58F2"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sz w:val="22"/>
                <w:szCs w:val="22"/>
              </w:rPr>
              <w:t xml:space="preserve">Sử dụng giàn giáo không đúng cách hoặc sử dụng giàn giáo không đảm bảo chất lượng </w:t>
            </w:r>
          </w:p>
        </w:tc>
        <w:tc>
          <w:tcPr>
            <w:tcW w:w="2669" w:type="dxa"/>
            <w:vAlign w:val="center"/>
          </w:tcPr>
          <w:p w14:paraId="42A6FA1B"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3.000.000</w:t>
            </w:r>
          </w:p>
        </w:tc>
      </w:tr>
      <w:tr w:rsidR="00DF0BA4" w:rsidRPr="001A5CF5" w14:paraId="34CC6434" w14:textId="77777777" w:rsidTr="00FA5792">
        <w:tc>
          <w:tcPr>
            <w:tcW w:w="677" w:type="dxa"/>
            <w:vAlign w:val="center"/>
          </w:tcPr>
          <w:p w14:paraId="12947CC2"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6582D58C"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sz w:val="22"/>
                <w:szCs w:val="22"/>
              </w:rPr>
              <w:t>Không tham gia họ</w:t>
            </w:r>
            <w:r w:rsidRPr="001A5CF5">
              <w:rPr>
                <w:rFonts w:ascii="Times New Roman" w:hAnsi="Times New Roman"/>
                <w:bCs/>
                <w:color w:val="000000" w:themeColor="text1"/>
                <w:spacing w:val="1"/>
                <w:sz w:val="22"/>
                <w:szCs w:val="22"/>
              </w:rPr>
              <w:t>p</w:t>
            </w:r>
            <w:r w:rsidRPr="001A5CF5">
              <w:rPr>
                <w:rFonts w:ascii="Times New Roman" w:hAnsi="Times New Roman"/>
                <w:bCs/>
                <w:color w:val="000000" w:themeColor="text1"/>
                <w:sz w:val="22"/>
                <w:szCs w:val="22"/>
              </w:rPr>
              <w:t xml:space="preserve"> an toàn. họp giao ban. nghiệm thu hoặc có tham gia nhưng đến muộn quá 15 phút hoặc cử người không có thẩm quyền tham gia họp. nghiệm thu</w:t>
            </w:r>
          </w:p>
        </w:tc>
        <w:tc>
          <w:tcPr>
            <w:tcW w:w="2669" w:type="dxa"/>
            <w:vAlign w:val="center"/>
          </w:tcPr>
          <w:p w14:paraId="6747491A"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2.000.000</w:t>
            </w:r>
          </w:p>
        </w:tc>
      </w:tr>
      <w:tr w:rsidR="00DF0BA4" w:rsidRPr="001A5CF5" w14:paraId="77D7D0A2" w14:textId="77777777" w:rsidTr="00FA5792">
        <w:tc>
          <w:tcPr>
            <w:tcW w:w="677" w:type="dxa"/>
            <w:vAlign w:val="center"/>
          </w:tcPr>
          <w:p w14:paraId="202CFF1A"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7943449C"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position w:val="1"/>
                <w:sz w:val="22"/>
                <w:szCs w:val="22"/>
              </w:rPr>
              <w:t>Không thực hiện hoặc thực hiện không đầy đủ các biện pháp phòng chống cháy nổ theo quy định</w:t>
            </w:r>
          </w:p>
        </w:tc>
        <w:tc>
          <w:tcPr>
            <w:tcW w:w="2669" w:type="dxa"/>
            <w:vAlign w:val="center"/>
          </w:tcPr>
          <w:p w14:paraId="24AC0F68"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5.000.000</w:t>
            </w:r>
          </w:p>
        </w:tc>
      </w:tr>
      <w:tr w:rsidR="00DF0BA4" w:rsidRPr="001A5CF5" w14:paraId="04E536BC" w14:textId="77777777" w:rsidTr="00FA5792">
        <w:tc>
          <w:tcPr>
            <w:tcW w:w="677" w:type="dxa"/>
            <w:vAlign w:val="center"/>
          </w:tcPr>
          <w:p w14:paraId="2D6BDE79"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1E42991B" w14:textId="77777777" w:rsidR="00DF0BA4" w:rsidRPr="001A5CF5" w:rsidRDefault="00DF0BA4" w:rsidP="00A64E91">
            <w:pPr>
              <w:spacing w:after="120" w:line="276" w:lineRule="auto"/>
              <w:jc w:val="both"/>
              <w:rPr>
                <w:rFonts w:ascii="Times New Roman" w:hAnsi="Times New Roman"/>
                <w:bCs/>
                <w:color w:val="000000" w:themeColor="text1"/>
                <w:position w:val="1"/>
                <w:sz w:val="22"/>
                <w:szCs w:val="22"/>
              </w:rPr>
            </w:pPr>
            <w:r w:rsidRPr="001A5CF5">
              <w:rPr>
                <w:rFonts w:ascii="Times New Roman" w:hAnsi="Times New Roman"/>
                <w:bCs/>
                <w:color w:val="000000" w:themeColor="text1"/>
                <w:position w:val="1"/>
                <w:sz w:val="22"/>
                <w:szCs w:val="22"/>
              </w:rPr>
              <w:t xml:space="preserve">Sử dụng các máy và thiết bị thi công không đảm bảo an toàn. máy không có kiểm định hoặc hết niên hạn sử dụng. người điều khiển không có bằng cấp phù hợp </w:t>
            </w:r>
          </w:p>
        </w:tc>
        <w:tc>
          <w:tcPr>
            <w:tcW w:w="2669" w:type="dxa"/>
            <w:vAlign w:val="center"/>
          </w:tcPr>
          <w:p w14:paraId="7BF86FC8" w14:textId="77777777" w:rsidR="00DF0BA4" w:rsidRPr="001A5CF5" w:rsidRDefault="00DF0BA4" w:rsidP="00A64E91">
            <w:pPr>
              <w:spacing w:after="120" w:line="276" w:lineRule="auto"/>
              <w:jc w:val="center"/>
              <w:rPr>
                <w:rFonts w:ascii="Times New Roman" w:hAnsi="Times New Roman"/>
                <w:b/>
                <w:color w:val="000000" w:themeColor="text1"/>
                <w:sz w:val="22"/>
                <w:szCs w:val="22"/>
              </w:rPr>
            </w:pPr>
            <w:r w:rsidRPr="001A5CF5">
              <w:rPr>
                <w:rFonts w:ascii="Times New Roman" w:hAnsi="Times New Roman"/>
                <w:color w:val="000000" w:themeColor="text1"/>
                <w:sz w:val="22"/>
                <w:szCs w:val="22"/>
              </w:rPr>
              <w:t>3.000.000</w:t>
            </w:r>
          </w:p>
        </w:tc>
      </w:tr>
      <w:tr w:rsidR="00DF0BA4" w:rsidRPr="001A5CF5" w14:paraId="20ABD375" w14:textId="77777777" w:rsidTr="00FA5792">
        <w:tc>
          <w:tcPr>
            <w:tcW w:w="677" w:type="dxa"/>
            <w:vAlign w:val="center"/>
          </w:tcPr>
          <w:p w14:paraId="68716D23"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6274C34F" w14:textId="77777777" w:rsidR="00DF0BA4" w:rsidRPr="001A5CF5" w:rsidRDefault="00DF0BA4" w:rsidP="00A64E91">
            <w:pPr>
              <w:spacing w:after="120" w:line="276" w:lineRule="auto"/>
              <w:jc w:val="both"/>
              <w:rPr>
                <w:rFonts w:ascii="Times New Roman" w:hAnsi="Times New Roman"/>
                <w:bCs/>
                <w:color w:val="000000" w:themeColor="text1"/>
                <w:position w:val="1"/>
                <w:sz w:val="22"/>
                <w:szCs w:val="22"/>
              </w:rPr>
            </w:pPr>
            <w:r w:rsidRPr="001A5CF5">
              <w:rPr>
                <w:rFonts w:ascii="Times New Roman" w:hAnsi="Times New Roman"/>
                <w:bCs/>
                <w:color w:val="000000" w:themeColor="text1"/>
                <w:position w:val="1"/>
                <w:sz w:val="22"/>
                <w:szCs w:val="22"/>
              </w:rPr>
              <w:t>Không thu dọn công trường; vứt rác. phế thải. vật liệu bừa bãi; tập kết máy. vật tư không đúng nơi quy định và các hành vi gây mất vệ sinh môi trường khác</w:t>
            </w:r>
          </w:p>
        </w:tc>
        <w:tc>
          <w:tcPr>
            <w:tcW w:w="2669" w:type="dxa"/>
            <w:vAlign w:val="center"/>
          </w:tcPr>
          <w:p w14:paraId="3475A79C"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2.000.000</w:t>
            </w:r>
          </w:p>
        </w:tc>
      </w:tr>
      <w:tr w:rsidR="00DF0BA4" w:rsidRPr="001A5CF5" w14:paraId="7277A3B7" w14:textId="77777777" w:rsidTr="00FA5792">
        <w:tc>
          <w:tcPr>
            <w:tcW w:w="677" w:type="dxa"/>
            <w:vAlign w:val="center"/>
          </w:tcPr>
          <w:p w14:paraId="7ADBE36D"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60B0C814" w14:textId="77777777" w:rsidR="00DF0BA4" w:rsidRPr="001A5CF5" w:rsidRDefault="00DF0BA4" w:rsidP="00A64E91">
            <w:pPr>
              <w:spacing w:after="120" w:line="276" w:lineRule="auto"/>
              <w:jc w:val="both"/>
              <w:rPr>
                <w:rFonts w:ascii="Times New Roman" w:hAnsi="Times New Roman"/>
                <w:bCs/>
                <w:color w:val="000000" w:themeColor="text1"/>
                <w:position w:val="1"/>
                <w:sz w:val="22"/>
                <w:szCs w:val="22"/>
              </w:rPr>
            </w:pPr>
            <w:r w:rsidRPr="001A5CF5">
              <w:rPr>
                <w:rFonts w:ascii="Times New Roman" w:hAnsi="Times New Roman"/>
                <w:bCs/>
                <w:color w:val="000000" w:themeColor="text1"/>
                <w:position w:val="1"/>
                <w:sz w:val="22"/>
                <w:szCs w:val="22"/>
              </w:rPr>
              <w:t>Vi phạm quy định. nội quy Công trường; quy định về an ninh. trật tự. bảo vệ môi trường của địa phương</w:t>
            </w:r>
          </w:p>
        </w:tc>
        <w:tc>
          <w:tcPr>
            <w:tcW w:w="2669" w:type="dxa"/>
            <w:vAlign w:val="center"/>
          </w:tcPr>
          <w:p w14:paraId="78F88E4A" w14:textId="77777777" w:rsidR="00DF0BA4" w:rsidRPr="001A5CF5" w:rsidRDefault="00DF0BA4" w:rsidP="00A64E91">
            <w:pPr>
              <w:spacing w:after="120" w:line="276" w:lineRule="auto"/>
              <w:jc w:val="center"/>
              <w:rPr>
                <w:rFonts w:ascii="Times New Roman" w:hAnsi="Times New Roman"/>
                <w:b/>
                <w:color w:val="000000" w:themeColor="text1"/>
                <w:sz w:val="22"/>
                <w:szCs w:val="22"/>
              </w:rPr>
            </w:pPr>
            <w:r w:rsidRPr="001A5CF5">
              <w:rPr>
                <w:rFonts w:ascii="Times New Roman" w:hAnsi="Times New Roman"/>
                <w:color w:val="000000" w:themeColor="text1"/>
                <w:sz w:val="22"/>
                <w:szCs w:val="22"/>
              </w:rPr>
              <w:t>5.000.000</w:t>
            </w:r>
          </w:p>
        </w:tc>
      </w:tr>
      <w:tr w:rsidR="00DF0BA4" w:rsidRPr="001A5CF5" w14:paraId="30C538B4" w14:textId="77777777" w:rsidTr="00FA5792">
        <w:tc>
          <w:tcPr>
            <w:tcW w:w="677" w:type="dxa"/>
            <w:vAlign w:val="center"/>
          </w:tcPr>
          <w:p w14:paraId="72D0A6FA"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49A2BCA1" w14:textId="77777777" w:rsidR="00DF0BA4" w:rsidRPr="001A5CF5" w:rsidRDefault="00DF0BA4" w:rsidP="00A64E91">
            <w:pPr>
              <w:spacing w:after="120" w:line="276" w:lineRule="auto"/>
              <w:jc w:val="both"/>
              <w:rPr>
                <w:rFonts w:ascii="Times New Roman" w:hAnsi="Times New Roman"/>
                <w:bCs/>
                <w:color w:val="000000" w:themeColor="text1"/>
                <w:position w:val="1"/>
                <w:sz w:val="22"/>
                <w:szCs w:val="22"/>
              </w:rPr>
            </w:pPr>
            <w:r w:rsidRPr="001A5CF5">
              <w:rPr>
                <w:rFonts w:ascii="Times New Roman" w:hAnsi="Times New Roman"/>
                <w:bCs/>
                <w:color w:val="000000" w:themeColor="text1"/>
                <w:position w:val="1"/>
                <w:sz w:val="22"/>
                <w:szCs w:val="22"/>
              </w:rPr>
              <w:t>Không tuân thủ các yêu cầu của Chủ đầu tư. Tư vấn giám sát. cơ quan có thẩm quyền. không phối hợp với thầu phụ khác của Bên A</w:t>
            </w:r>
          </w:p>
        </w:tc>
        <w:tc>
          <w:tcPr>
            <w:tcW w:w="2669" w:type="dxa"/>
            <w:vAlign w:val="center"/>
          </w:tcPr>
          <w:p w14:paraId="032B576A" w14:textId="77777777" w:rsidR="00DF0BA4" w:rsidRPr="001A5CF5" w:rsidRDefault="00DF0BA4" w:rsidP="00A64E91">
            <w:pPr>
              <w:spacing w:after="120" w:line="276" w:lineRule="auto"/>
              <w:jc w:val="center"/>
              <w:rPr>
                <w:rFonts w:ascii="Times New Roman" w:hAnsi="Times New Roman"/>
                <w:b/>
                <w:color w:val="000000" w:themeColor="text1"/>
                <w:sz w:val="22"/>
                <w:szCs w:val="22"/>
              </w:rPr>
            </w:pPr>
            <w:r w:rsidRPr="001A5CF5">
              <w:rPr>
                <w:rFonts w:ascii="Times New Roman" w:hAnsi="Times New Roman"/>
                <w:color w:val="000000" w:themeColor="text1"/>
                <w:sz w:val="22"/>
                <w:szCs w:val="22"/>
              </w:rPr>
              <w:t>10.000.000</w:t>
            </w:r>
          </w:p>
        </w:tc>
      </w:tr>
      <w:tr w:rsidR="00DF0BA4" w:rsidRPr="001A5CF5" w14:paraId="6EAE53DF" w14:textId="77777777" w:rsidTr="00FA5792">
        <w:tc>
          <w:tcPr>
            <w:tcW w:w="677" w:type="dxa"/>
            <w:vAlign w:val="center"/>
          </w:tcPr>
          <w:p w14:paraId="191D17E7"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0C2AC07A" w14:textId="77777777" w:rsidR="00DF0BA4" w:rsidRPr="001A5CF5" w:rsidRDefault="00DF0BA4" w:rsidP="00A64E91">
            <w:pPr>
              <w:spacing w:after="120" w:line="276" w:lineRule="auto"/>
              <w:jc w:val="both"/>
              <w:rPr>
                <w:rFonts w:ascii="Times New Roman" w:hAnsi="Times New Roman"/>
                <w:b/>
                <w:color w:val="000000" w:themeColor="text1"/>
                <w:position w:val="1"/>
                <w:sz w:val="22"/>
                <w:szCs w:val="22"/>
              </w:rPr>
            </w:pPr>
            <w:r w:rsidRPr="001A5CF5">
              <w:rPr>
                <w:rFonts w:ascii="Times New Roman" w:hAnsi="Times New Roman"/>
                <w:b/>
                <w:color w:val="000000" w:themeColor="text1"/>
                <w:position w:val="1"/>
                <w:sz w:val="22"/>
                <w:szCs w:val="22"/>
              </w:rPr>
              <w:t>Điều khoản mức phạt tăng nặng</w:t>
            </w:r>
          </w:p>
        </w:tc>
        <w:tc>
          <w:tcPr>
            <w:tcW w:w="2669" w:type="dxa"/>
            <w:vAlign w:val="center"/>
          </w:tcPr>
          <w:p w14:paraId="5F26CDB4" w14:textId="77777777" w:rsidR="00DF0BA4" w:rsidRPr="001A5CF5" w:rsidRDefault="00DF0BA4" w:rsidP="00A64E91">
            <w:pPr>
              <w:spacing w:after="120" w:line="276" w:lineRule="auto"/>
              <w:jc w:val="center"/>
              <w:rPr>
                <w:rFonts w:ascii="Times New Roman" w:hAnsi="Times New Roman"/>
                <w:color w:val="000000" w:themeColor="text1"/>
                <w:sz w:val="22"/>
                <w:szCs w:val="22"/>
              </w:rPr>
            </w:pPr>
          </w:p>
        </w:tc>
      </w:tr>
      <w:tr w:rsidR="00DF0BA4" w:rsidRPr="001A5CF5" w14:paraId="6E421780" w14:textId="77777777" w:rsidTr="00FA5792">
        <w:tc>
          <w:tcPr>
            <w:tcW w:w="677" w:type="dxa"/>
            <w:vAlign w:val="center"/>
          </w:tcPr>
          <w:p w14:paraId="30D477EA" w14:textId="77777777" w:rsidR="00DF0BA4" w:rsidRPr="001A5CF5" w:rsidRDefault="00DF0BA4" w:rsidP="00A64E91">
            <w:pPr>
              <w:pStyle w:val="ListParagraph"/>
              <w:widowControl w:val="0"/>
              <w:numPr>
                <w:ilvl w:val="1"/>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6209270B" w14:textId="77777777" w:rsidR="00DF0BA4" w:rsidRPr="001A5CF5" w:rsidRDefault="00DF0BA4" w:rsidP="00A64E91">
            <w:pPr>
              <w:spacing w:after="120" w:line="276" w:lineRule="auto"/>
              <w:jc w:val="both"/>
              <w:rPr>
                <w:rFonts w:ascii="Times New Roman" w:hAnsi="Times New Roman"/>
                <w:color w:val="000000" w:themeColor="text1"/>
                <w:position w:val="1"/>
                <w:sz w:val="22"/>
                <w:szCs w:val="22"/>
              </w:rPr>
            </w:pPr>
            <w:r w:rsidRPr="001A5CF5">
              <w:rPr>
                <w:rFonts w:ascii="Times New Roman" w:hAnsi="Times New Roman"/>
                <w:color w:val="000000" w:themeColor="text1"/>
                <w:position w:val="1"/>
                <w:sz w:val="22"/>
                <w:szCs w:val="22"/>
              </w:rPr>
              <w:t>Tái phạm lỗi đã bị xử phạt</w:t>
            </w:r>
          </w:p>
        </w:tc>
        <w:tc>
          <w:tcPr>
            <w:tcW w:w="2669" w:type="dxa"/>
            <w:vAlign w:val="center"/>
          </w:tcPr>
          <w:p w14:paraId="142BC570" w14:textId="77777777" w:rsidR="00DF0BA4" w:rsidRPr="001A5CF5" w:rsidRDefault="00DF0BA4" w:rsidP="00A64E91">
            <w:pPr>
              <w:spacing w:after="120" w:line="276" w:lineRule="auto"/>
              <w:rPr>
                <w:rFonts w:ascii="Times New Roman" w:hAnsi="Times New Roman"/>
                <w:color w:val="000000" w:themeColor="text1"/>
                <w:sz w:val="22"/>
                <w:szCs w:val="22"/>
              </w:rPr>
            </w:pPr>
            <w:r w:rsidRPr="001A5CF5">
              <w:rPr>
                <w:rFonts w:ascii="Times New Roman" w:hAnsi="Times New Roman"/>
                <w:color w:val="000000" w:themeColor="text1"/>
                <w:sz w:val="22"/>
                <w:szCs w:val="22"/>
              </w:rPr>
              <w:t>Phạt gấp đôi lần vi phạm liền kề của hành vi vi phạm đó</w:t>
            </w:r>
          </w:p>
        </w:tc>
      </w:tr>
      <w:tr w:rsidR="00DF0BA4" w:rsidRPr="001A5CF5" w14:paraId="7483ECC7" w14:textId="77777777" w:rsidTr="00FA5792">
        <w:tc>
          <w:tcPr>
            <w:tcW w:w="677" w:type="dxa"/>
            <w:vAlign w:val="center"/>
          </w:tcPr>
          <w:p w14:paraId="788C8414" w14:textId="77777777" w:rsidR="00DF0BA4" w:rsidRPr="001A5CF5" w:rsidRDefault="00DF0BA4" w:rsidP="00A64E91">
            <w:pPr>
              <w:pStyle w:val="ListParagraph"/>
              <w:widowControl w:val="0"/>
              <w:numPr>
                <w:ilvl w:val="1"/>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41B3F9C3" w14:textId="77777777" w:rsidR="00DF0BA4" w:rsidRPr="001A5CF5" w:rsidRDefault="00DF0BA4" w:rsidP="00A64E91">
            <w:pPr>
              <w:spacing w:after="120" w:line="276" w:lineRule="auto"/>
              <w:jc w:val="both"/>
              <w:rPr>
                <w:rFonts w:ascii="Times New Roman" w:hAnsi="Times New Roman"/>
                <w:color w:val="000000" w:themeColor="text1"/>
                <w:position w:val="1"/>
                <w:sz w:val="22"/>
                <w:szCs w:val="22"/>
              </w:rPr>
            </w:pPr>
            <w:r w:rsidRPr="001A5CF5">
              <w:rPr>
                <w:rFonts w:ascii="Times New Roman" w:hAnsi="Times New Roman"/>
                <w:color w:val="000000" w:themeColor="text1"/>
                <w:position w:val="1"/>
                <w:sz w:val="22"/>
                <w:szCs w:val="22"/>
              </w:rPr>
              <w:t>Một người thực hiện nhiều hành vi vi phạm</w:t>
            </w:r>
          </w:p>
        </w:tc>
        <w:tc>
          <w:tcPr>
            <w:tcW w:w="2669" w:type="dxa"/>
            <w:vAlign w:val="center"/>
          </w:tcPr>
          <w:p w14:paraId="3081897A" w14:textId="77777777" w:rsidR="00DF0BA4" w:rsidRPr="001A5CF5" w:rsidRDefault="00DF0BA4" w:rsidP="00A64E91">
            <w:pPr>
              <w:spacing w:after="120" w:line="276" w:lineRule="auto"/>
              <w:rPr>
                <w:rFonts w:ascii="Times New Roman" w:hAnsi="Times New Roman"/>
                <w:color w:val="000000" w:themeColor="text1"/>
                <w:sz w:val="22"/>
                <w:szCs w:val="22"/>
              </w:rPr>
            </w:pPr>
            <w:r w:rsidRPr="001A5CF5">
              <w:rPr>
                <w:rFonts w:ascii="Times New Roman" w:hAnsi="Times New Roman"/>
                <w:color w:val="000000" w:themeColor="text1"/>
                <w:sz w:val="22"/>
                <w:szCs w:val="22"/>
              </w:rPr>
              <w:t>Xử phạt từng hành vi + đuổi việc người vi phạm</w:t>
            </w:r>
          </w:p>
        </w:tc>
      </w:tr>
      <w:tr w:rsidR="00DF0BA4" w:rsidRPr="001A5CF5" w14:paraId="030B08BD" w14:textId="77777777" w:rsidTr="00FA5792">
        <w:tc>
          <w:tcPr>
            <w:tcW w:w="677" w:type="dxa"/>
            <w:vAlign w:val="center"/>
          </w:tcPr>
          <w:p w14:paraId="041F77DF" w14:textId="77777777" w:rsidR="00DF0BA4" w:rsidRPr="001A5CF5" w:rsidRDefault="00DF0BA4" w:rsidP="00A64E91">
            <w:pPr>
              <w:pStyle w:val="ListParagraph"/>
              <w:widowControl w:val="0"/>
              <w:numPr>
                <w:ilvl w:val="1"/>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464656F1" w14:textId="77777777" w:rsidR="00DF0BA4" w:rsidRPr="001A5CF5" w:rsidRDefault="00DF0BA4" w:rsidP="00A64E91">
            <w:pPr>
              <w:spacing w:after="120" w:line="276" w:lineRule="auto"/>
              <w:jc w:val="both"/>
              <w:rPr>
                <w:rFonts w:ascii="Times New Roman" w:hAnsi="Times New Roman"/>
                <w:color w:val="000000" w:themeColor="text1"/>
                <w:position w:val="1"/>
                <w:sz w:val="22"/>
                <w:szCs w:val="22"/>
              </w:rPr>
            </w:pPr>
            <w:r w:rsidRPr="001A5CF5">
              <w:rPr>
                <w:rFonts w:ascii="Times New Roman" w:hAnsi="Times New Roman"/>
                <w:color w:val="000000" w:themeColor="text1"/>
                <w:position w:val="1"/>
                <w:sz w:val="22"/>
                <w:szCs w:val="22"/>
              </w:rPr>
              <w:t>Nhiều người cùng thực hiện 1 hành vi vi phạm</w:t>
            </w:r>
          </w:p>
        </w:tc>
        <w:tc>
          <w:tcPr>
            <w:tcW w:w="2669" w:type="dxa"/>
            <w:vAlign w:val="center"/>
          </w:tcPr>
          <w:p w14:paraId="1382267B" w14:textId="77777777" w:rsidR="00DF0BA4" w:rsidRPr="001A5CF5" w:rsidRDefault="00DF0BA4" w:rsidP="00A64E91">
            <w:pPr>
              <w:spacing w:after="120" w:line="276" w:lineRule="auto"/>
              <w:rPr>
                <w:rFonts w:ascii="Times New Roman" w:hAnsi="Times New Roman"/>
                <w:color w:val="000000" w:themeColor="text1"/>
                <w:sz w:val="22"/>
                <w:szCs w:val="22"/>
              </w:rPr>
            </w:pPr>
            <w:r w:rsidRPr="001A5CF5">
              <w:rPr>
                <w:rFonts w:ascii="Times New Roman" w:hAnsi="Times New Roman"/>
                <w:color w:val="000000" w:themeColor="text1"/>
                <w:sz w:val="22"/>
                <w:szCs w:val="22"/>
              </w:rPr>
              <w:t>Mỗi người vi phạm đều bị xử phạt</w:t>
            </w:r>
          </w:p>
        </w:tc>
      </w:tr>
    </w:tbl>
    <w:p w14:paraId="41AF0399" w14:textId="4CA9F47C" w:rsidR="00096978" w:rsidRPr="001A5CF5" w:rsidRDefault="00D52C95" w:rsidP="001A5CF5">
      <w:pPr>
        <w:spacing w:after="120" w:line="276" w:lineRule="auto"/>
        <w:jc w:val="center"/>
        <w:rPr>
          <w:rFonts w:ascii="Times New Roman" w:hAnsi="Times New Roman"/>
          <w:b/>
          <w:bCs/>
          <w:sz w:val="26"/>
          <w:szCs w:val="26"/>
        </w:rPr>
      </w:pPr>
      <w:r w:rsidRPr="00DF0BA4">
        <w:rPr>
          <w:rFonts w:ascii="Times New Roman" w:hAnsi="Times New Roman"/>
          <w:b/>
          <w:bCs/>
          <w:sz w:val="26"/>
          <w:szCs w:val="26"/>
          <w:highlight w:val="yellow"/>
        </w:rPr>
        <w:lastRenderedPageBreak/>
        <w:t>BIỂU 06</w:t>
      </w:r>
    </w:p>
    <w:p w14:paraId="7229DC8C" w14:textId="2F152877" w:rsidR="00096978" w:rsidRPr="00DF0BA4" w:rsidRDefault="00096978" w:rsidP="001A5CF5">
      <w:pPr>
        <w:spacing w:after="120" w:line="276" w:lineRule="auto"/>
        <w:jc w:val="center"/>
        <w:rPr>
          <w:rFonts w:ascii="Times New Roman" w:hAnsi="Times New Roman"/>
          <w:b/>
          <w:bCs/>
          <w:sz w:val="26"/>
          <w:szCs w:val="26"/>
          <w:highlight w:val="yellow"/>
        </w:rPr>
      </w:pPr>
      <w:r w:rsidRPr="00DF0BA4">
        <w:rPr>
          <w:rFonts w:ascii="Times New Roman" w:hAnsi="Times New Roman"/>
          <w:b/>
          <w:bCs/>
          <w:sz w:val="26"/>
          <w:szCs w:val="26"/>
          <w:highlight w:val="yellow"/>
        </w:rPr>
        <w:t>MẪU BẢO LÃNH THỰC HIỆN HỢP ĐỒNG. BẢO LÃNH TIỀN TẠM ỨNG</w:t>
      </w:r>
    </w:p>
    <w:p w14:paraId="4AFECA24" w14:textId="77777777" w:rsidR="00096978" w:rsidRPr="00DF0BA4" w:rsidRDefault="00096978" w:rsidP="001A5CF5">
      <w:pPr>
        <w:spacing w:after="120" w:line="276" w:lineRule="auto"/>
        <w:jc w:val="center"/>
        <w:rPr>
          <w:rFonts w:ascii="Times New Roman" w:hAnsi="Times New Roman"/>
          <w:b/>
          <w:bCs/>
          <w:sz w:val="26"/>
          <w:szCs w:val="26"/>
          <w:highlight w:val="yellow"/>
        </w:rPr>
      </w:pPr>
      <w:r w:rsidRPr="00DF0BA4">
        <w:rPr>
          <w:rFonts w:ascii="Times New Roman" w:hAnsi="Times New Roman"/>
          <w:b/>
          <w:bCs/>
          <w:sz w:val="26"/>
          <w:szCs w:val="26"/>
          <w:highlight w:val="yellow"/>
        </w:rPr>
        <w:t>BẢO LÃNH BẢO HÀNH. BẢO LÃNH QUYẾT TOÁN HỢP ĐỒNG</w:t>
      </w:r>
    </w:p>
    <w:p w14:paraId="2B9D947B" w14:textId="77777777" w:rsidR="00096978" w:rsidRPr="00DF0BA4" w:rsidRDefault="00657743" w:rsidP="001A5CF5">
      <w:pPr>
        <w:spacing w:after="120" w:line="276" w:lineRule="auto"/>
        <w:jc w:val="center"/>
        <w:rPr>
          <w:rFonts w:ascii="Times New Roman" w:hAnsi="Times New Roman"/>
          <w:bCs/>
          <w:i/>
          <w:sz w:val="26"/>
          <w:szCs w:val="26"/>
        </w:rPr>
      </w:pPr>
      <w:r>
        <w:rPr>
          <w:rFonts w:ascii="Times New Roman" w:hAnsi="Times New Roman"/>
          <w:bCs/>
          <w:i/>
          <w:sz w:val="26"/>
          <w:szCs w:val="26"/>
          <w:highlight w:val="yellow"/>
          <w:lang w:val="nl-NL"/>
        </w:rPr>
        <w:t xml:space="preserve">(Kèm theo hợp đồng số</w:t>
      </w:r>
      <w:ins w:id="90625"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ins>
      <w:del w:id="90626"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…/2026/</w:t>
      </w:r>
      <w:ins w:id="90627" w:author="VNCN E&amp;C - Đề xuất đàm phán" w:date="2026-10-16T13:00:00Z">
        <w:r>
          <w:rPr>
            <w:rFonts w:ascii="Times New Roman" w:hAnsi="Times New Roman"/>
            <w:bCs/>
            <w:i/>
            <w:sz w:val="26"/>
            <w:szCs w:val="26"/>
            <w:lang w:val="nl-NL"/>
          </w:rPr>
          <w:t xml:space="preserve">HĐXD/VNCNEC-PHC</w:t>
        </w:r>
      </w:ins>
      <w:del w:id="90628" w:author="VNCN E&amp;C - Đề xuất đàm phán" w:date="2026-10-16T13:00:00Z">
        <w:r>
          <w:rPr>
            <w:rFonts w:ascii="Times New Roman" w:hAnsi="Times New Roman"/>
            <w:bCs/>
            <w:i/>
            <w:sz w:val="26"/>
            <w:szCs w:val="26"/>
            <w:highlight w:val="yellow"/>
            <w:lang w:val="nl-NL"/>
          </w:rPr>
          <w:delText xml:space="preserve">HĐ/YS/BXD</w:delText>
        </w:r>
      </w:del>
      <w:r>
        <w:rPr>
          <w:rFonts w:ascii="Times New Roman" w:hAnsi="Times New Roman"/>
          <w:bCs/>
          <w:i/>
          <w:sz w:val="26"/>
          <w:szCs w:val="26"/>
          <w:highlight w:val="yellow"/>
          <w:lang w:val="nl-NL"/>
        </w:rPr>
        <w:t xml:space="preserve"> ngày</w:t>
      </w:r>
      <w:ins w:id="90629"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30"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tháng</w:t>
      </w:r>
      <w:ins w:id="90631"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32"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năm 2026)</w:t>
      </w:r>
    </w:p>
    <w:p w14:paraId="7AD37308" w14:textId="0A6FEF3A" w:rsidR="00DF0BA4" w:rsidRPr="00DF0BA4" w:rsidRDefault="00DF0BA4" w:rsidP="00A64E91">
      <w:pPr>
        <w:spacing w:after="120" w:line="276" w:lineRule="auto"/>
        <w:jc w:val="center"/>
        <w:rPr>
          <w:rFonts w:ascii="Times New Roman" w:hAnsi="Times New Roman"/>
          <w:b/>
          <w:color w:val="000000" w:themeColor="text1"/>
          <w:spacing w:val="-10"/>
          <w:sz w:val="26"/>
          <w:szCs w:val="26"/>
        </w:rPr>
      </w:pPr>
      <w:r w:rsidRPr="00DF0BA4">
        <w:rPr>
          <w:rFonts w:ascii="Times New Roman" w:hAnsi="Times New Roman"/>
          <w:b/>
          <w:color w:val="000000" w:themeColor="text1"/>
          <w:spacing w:val="-10"/>
          <w:sz w:val="26"/>
          <w:szCs w:val="26"/>
        </w:rPr>
        <w:t>BẢO LÃNH THỰC HIỆN HỢP ĐỒNG</w:t>
      </w:r>
    </w:p>
    <w:p w14:paraId="1CF0FD09" w14:textId="77777777" w:rsidR="00DF0BA4" w:rsidRPr="00DF0BA4" w:rsidRDefault="00DF0BA4" w:rsidP="00A64E91">
      <w:pPr>
        <w:tabs>
          <w:tab w:val="left" w:pos="851"/>
        </w:tabs>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 xml:space="preserve">Chúng tôi được thông báo rằng Công ty …..……..... có trụ sở </w:t>
      </w:r>
      <w:r w:rsidRPr="00DF0BA4">
        <w:rPr>
          <w:rFonts w:ascii="Times New Roman" w:hAnsi="Times New Roman"/>
          <w:i/>
          <w:color w:val="000000" w:themeColor="text1"/>
          <w:sz w:val="26"/>
          <w:szCs w:val="26"/>
        </w:rPr>
        <w:t xml:space="preserve">[địa chỉ] </w:t>
      </w:r>
      <w:r w:rsidRPr="00DF0BA4">
        <w:rPr>
          <w:rFonts w:ascii="Times New Roman" w:hAnsi="Times New Roman"/>
          <w:color w:val="000000" w:themeColor="text1"/>
          <w:sz w:val="26"/>
          <w:szCs w:val="26"/>
        </w:rPr>
        <w:t xml:space="preserve">tại …....……… (sau đây gọi là “Bên được bảo lãnh”) và Công ty cổ phần đầu tư Xây dựng và Kỹ Thuật VNCN E&amp;C (sau đây gọi là “Bên nhận bảo lãnh”) đã ký hợp đồng  </w:t>
      </w:r>
      <w:r w:rsidRPr="00DF0BA4">
        <w:rPr>
          <w:rFonts w:ascii="Times New Roman" w:hAnsi="Times New Roman"/>
          <w:i/>
          <w:color w:val="000000" w:themeColor="text1"/>
          <w:sz w:val="26"/>
          <w:szCs w:val="26"/>
        </w:rPr>
        <w:t xml:space="preserve">[hợp đồng kinh tế] </w:t>
      </w:r>
      <w:r w:rsidRPr="00DF0BA4">
        <w:rPr>
          <w:rFonts w:ascii="Times New Roman" w:hAnsi="Times New Roman"/>
          <w:color w:val="000000" w:themeColor="text1"/>
          <w:sz w:val="26"/>
          <w:szCs w:val="26"/>
        </w:rPr>
        <w:t xml:space="preserve">số.....….. ngày …. tháng …. năm …. về việc thực hiện </w:t>
      </w:r>
      <w:r w:rsidRPr="00DF0BA4">
        <w:rPr>
          <w:rFonts w:ascii="Times New Roman" w:hAnsi="Times New Roman"/>
          <w:i/>
          <w:color w:val="000000" w:themeColor="text1"/>
          <w:sz w:val="26"/>
          <w:szCs w:val="26"/>
        </w:rPr>
        <w:t xml:space="preserve">[thi công] </w:t>
      </w:r>
      <w:r w:rsidRPr="00DF0BA4">
        <w:rPr>
          <w:rFonts w:ascii="Times New Roman" w:hAnsi="Times New Roman"/>
          <w:color w:val="000000" w:themeColor="text1"/>
          <w:sz w:val="26"/>
          <w:szCs w:val="26"/>
        </w:rPr>
        <w:t>dự án “</w:t>
      </w:r>
      <w:r w:rsidRPr="00DF0BA4">
        <w:rPr>
          <w:rFonts w:ascii="Times New Roman" w:hAnsi="Times New Roman"/>
          <w:color w:val="000000" w:themeColor="text1"/>
          <w:sz w:val="26"/>
          <w:szCs w:val="26"/>
          <w:lang w:val="en-GB"/>
        </w:rPr>
        <w:t>……………..</w:t>
      </w:r>
      <w:r w:rsidRPr="00DF0BA4">
        <w:rPr>
          <w:rFonts w:ascii="Times New Roman" w:hAnsi="Times New Roman"/>
          <w:color w:val="000000" w:themeColor="text1"/>
          <w:sz w:val="26"/>
          <w:szCs w:val="26"/>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14:paraId="6427F0F3" w14:textId="77777777" w:rsidR="00DF0BA4" w:rsidRPr="00DF0BA4" w:rsidRDefault="00DF0BA4" w:rsidP="00A64E91">
      <w:pPr>
        <w:tabs>
          <w:tab w:val="left" w:pos="851"/>
        </w:tabs>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sidRPr="00DF0BA4">
        <w:rPr>
          <w:rFonts w:ascii="Times New Roman" w:hAnsi="Times New Roman"/>
          <w:color w:val="000000" w:themeColor="text1"/>
          <w:sz w:val="26"/>
          <w:szCs w:val="26"/>
          <w:lang w:val="en-GB"/>
        </w:rPr>
        <w:t xml:space="preserve">............... </w:t>
      </w:r>
      <w:r w:rsidRPr="00DF0BA4">
        <w:rPr>
          <w:rFonts w:ascii="Times New Roman" w:hAnsi="Times New Roman"/>
          <w:b/>
          <w:color w:val="000000" w:themeColor="text1"/>
          <w:sz w:val="26"/>
          <w:szCs w:val="26"/>
          <w:lang w:val="en-GB"/>
        </w:rPr>
        <w:t xml:space="preserve">đồng (Bằng chữ: </w:t>
      </w:r>
      <w:r w:rsidRPr="00DF0BA4">
        <w:rPr>
          <w:rFonts w:ascii="Times New Roman" w:hAnsi="Times New Roman"/>
          <w:color w:val="000000" w:themeColor="text1"/>
          <w:sz w:val="26"/>
          <w:szCs w:val="26"/>
          <w:lang w:val="en-GB"/>
        </w:rPr>
        <w:t xml:space="preserve">.................) </w:t>
      </w:r>
      <w:r w:rsidRPr="00DF0BA4">
        <w:rPr>
          <w:rFonts w:ascii="Times New Roman" w:hAnsi="Times New Roman"/>
          <w:color w:val="000000" w:themeColor="text1"/>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6B537A55" w14:textId="77777777" w:rsidR="00DF0BA4" w:rsidRPr="00DF0BA4" w:rsidRDefault="00DF0BA4" w:rsidP="00A64E91">
      <w:pPr>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7C8909D5" w14:textId="77777777" w:rsidR="00DF0BA4" w:rsidRPr="00DF0BA4" w:rsidRDefault="00DF0BA4" w:rsidP="00A64E91">
      <w:pPr>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Bảo lãnh này có hiệu lực kể từ ……………………….(“Ngày có hiệu lực”).</w:t>
      </w:r>
      <w:r w:rsidRPr="00DF0BA4">
        <w:rPr>
          <w:rFonts w:ascii="Times New Roman" w:hAnsi="Times New Roman"/>
          <w:i/>
          <w:color w:val="000000" w:themeColor="text1"/>
          <w:sz w:val="26"/>
          <w:szCs w:val="26"/>
        </w:rPr>
        <w:t xml:space="preserve"> </w:t>
      </w:r>
    </w:p>
    <w:p w14:paraId="304B336E" w14:textId="77777777" w:rsidR="00DF0BA4" w:rsidRPr="00DF0BA4" w:rsidRDefault="00DF0BA4" w:rsidP="00A64E91">
      <w:pPr>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Bảo lãnh này sẽ hết hiệu lực……….</w:t>
      </w:r>
      <w:r w:rsidRPr="00DF0BA4">
        <w:rPr>
          <w:rFonts w:ascii="Times New Roman" w:hAnsi="Times New Roman"/>
          <w:i/>
          <w:color w:val="000000" w:themeColor="text1"/>
          <w:sz w:val="26"/>
          <w:szCs w:val="26"/>
        </w:rPr>
        <w:t xml:space="preserve">[điều kiện hoặc ngày hết hiệu lực] </w:t>
      </w:r>
      <w:r w:rsidRPr="00DF0BA4">
        <w:rPr>
          <w:rFonts w:ascii="Times New Roman" w:hAnsi="Times New Roman"/>
          <w:color w:val="000000" w:themeColor="text1"/>
          <w:sz w:val="26"/>
          <w:szCs w:val="26"/>
        </w:rPr>
        <w:t>(“Ngày hết hạn”).</w:t>
      </w:r>
    </w:p>
    <w:p w14:paraId="5000D0F6" w14:textId="77777777" w:rsidR="00DF0BA4" w:rsidRPr="00DF0BA4" w:rsidRDefault="00DF0BA4" w:rsidP="00A64E91">
      <w:pPr>
        <w:spacing w:after="120" w:line="276" w:lineRule="auto"/>
        <w:jc w:val="both"/>
        <w:rPr>
          <w:rFonts w:ascii="Times New Roman" w:hAnsi="Times New Roman"/>
          <w:i/>
          <w:color w:val="000000" w:themeColor="text1"/>
          <w:sz w:val="26"/>
          <w:szCs w:val="26"/>
        </w:rPr>
      </w:pPr>
      <w:r w:rsidRPr="00DF0BA4">
        <w:rPr>
          <w:rFonts w:ascii="Times New Roman" w:hAnsi="Times New Roman"/>
          <w:color w:val="000000" w:themeColor="text1"/>
          <w:sz w:val="26"/>
          <w:szCs w:val="26"/>
        </w:rPr>
        <w:t xml:space="preserve">Mọi thông báo hoặc yêu cầu thanh toán liên quan đến bảo lãnh này phải </w:t>
      </w:r>
      <w:r w:rsidRPr="00DF0BA4">
        <w:rPr>
          <w:rFonts w:ascii="Times New Roman" w:hAnsi="Times New Roman"/>
          <w:color w:val="000000" w:themeColor="text1"/>
          <w:sz w:val="26"/>
          <w:szCs w:val="26"/>
          <w:lang w:val="en-GB"/>
        </w:rPr>
        <w:t xml:space="preserve">được </w:t>
      </w:r>
      <w:r w:rsidRPr="00DF0BA4">
        <w:rPr>
          <w:rFonts w:ascii="Times New Roman" w:hAnsi="Times New Roman"/>
          <w:color w:val="000000" w:themeColor="text1"/>
          <w:sz w:val="26"/>
          <w:szCs w:val="26"/>
        </w:rPr>
        <w:t xml:space="preserve">gửi tới Ngân hàng tại địa chỉ …………. vào  …. </w:t>
      </w:r>
      <w:r w:rsidRPr="00DF0BA4">
        <w:rPr>
          <w:rFonts w:ascii="Times New Roman" w:hAnsi="Times New Roman"/>
          <w:i/>
          <w:color w:val="000000" w:themeColor="text1"/>
          <w:sz w:val="26"/>
          <w:szCs w:val="26"/>
        </w:rPr>
        <w:t xml:space="preserve">[ghi rõ ngày và thời gian]. </w:t>
      </w:r>
    </w:p>
    <w:p w14:paraId="4A5D4A94" w14:textId="77777777" w:rsidR="00DF0BA4" w:rsidRPr="00DF0BA4" w:rsidRDefault="00DF0BA4" w:rsidP="00A64E91">
      <w:pPr>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Sau Ngày hết hạn. Bảo lãnh này sẽ hết hiệu lực cho dù bản gốc của Bảo lãnh có được gửi trả cho Ngân hàng hay không.</w:t>
      </w:r>
    </w:p>
    <w:p w14:paraId="7802E81A" w14:textId="77777777" w:rsidR="00DF0BA4" w:rsidRPr="00DF0BA4" w:rsidRDefault="00DF0BA4" w:rsidP="00A64E91">
      <w:pPr>
        <w:widowControl w:val="0"/>
        <w:autoSpaceDE w:val="0"/>
        <w:autoSpaceDN w:val="0"/>
        <w:adjustRightInd w:val="0"/>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Thư bảo lãnh này được giải thích theo Luật pháp Việt Nam.</w:t>
      </w:r>
    </w:p>
    <w:p w14:paraId="228F3392"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p>
    <w:p w14:paraId="6ABA20E8"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r w:rsidRPr="00DF0BA4">
        <w:rPr>
          <w:rFonts w:ascii="Times New Roman" w:hAnsi="Times New Roman"/>
          <w:i/>
          <w:color w:val="000000" w:themeColor="text1"/>
          <w:sz w:val="26"/>
          <w:szCs w:val="26"/>
          <w:lang w:val="it-IT"/>
        </w:rPr>
        <w:t>[XÁC NHẬN CỦA NGÂN HÀNG]</w:t>
      </w:r>
    </w:p>
    <w:p w14:paraId="018D5F51"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p>
    <w:p w14:paraId="278E63A5"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p>
    <w:p w14:paraId="4AE91093" w14:textId="47072B71" w:rsidR="00DF0BA4" w:rsidRPr="00A64E91" w:rsidRDefault="00DF0BA4" w:rsidP="00A64E91">
      <w:pPr>
        <w:spacing w:after="120" w:line="276" w:lineRule="auto"/>
        <w:jc w:val="center"/>
        <w:rPr>
          <w:rFonts w:ascii="Times New Roman" w:hAnsi="Times New Roman"/>
          <w:i/>
          <w:color w:val="000000" w:themeColor="text1"/>
          <w:sz w:val="26"/>
          <w:szCs w:val="26"/>
          <w:lang w:val="it-IT"/>
        </w:rPr>
      </w:pPr>
      <w:r w:rsidRPr="00DF0BA4">
        <w:rPr>
          <w:rFonts w:ascii="Times New Roman" w:hAnsi="Times New Roman"/>
          <w:i/>
          <w:color w:val="000000" w:themeColor="text1"/>
          <w:sz w:val="26"/>
          <w:szCs w:val="26"/>
          <w:lang w:val="it-IT"/>
        </w:rPr>
        <w:t>[Hướng dẫn của ngân hàng về cách thức tra cứu/xác thực hiệu lực của Thư bảo lãnh.]</w:t>
      </w:r>
    </w:p>
    <w:p w14:paraId="578FB3C4" w14:textId="0E902506" w:rsidR="00DF0BA4" w:rsidRPr="00DF0BA4" w:rsidRDefault="00DF0BA4" w:rsidP="00A64E91">
      <w:pPr>
        <w:spacing w:after="120" w:line="276" w:lineRule="auto"/>
        <w:jc w:val="center"/>
        <w:rPr>
          <w:rFonts w:ascii="Times New Roman" w:hAnsi="Times New Roman"/>
          <w:b/>
          <w:color w:val="000000" w:themeColor="text1"/>
          <w:spacing w:val="-10"/>
          <w:sz w:val="26"/>
          <w:szCs w:val="26"/>
          <w:lang w:val="it-IT"/>
        </w:rPr>
      </w:pPr>
      <w:r w:rsidRPr="00DF0BA4">
        <w:rPr>
          <w:rFonts w:ascii="Times New Roman" w:hAnsi="Times New Roman"/>
          <w:b/>
          <w:color w:val="000000" w:themeColor="text1"/>
          <w:spacing w:val="-10"/>
          <w:sz w:val="26"/>
          <w:szCs w:val="26"/>
          <w:lang w:val="it-IT"/>
        </w:rPr>
        <w:lastRenderedPageBreak/>
        <w:t>BẢO LÃNH TIỂN ỨNG TRƯỚC [TẠM ỨNG]</w:t>
      </w:r>
    </w:p>
    <w:p w14:paraId="3EF03E8B" w14:textId="77777777" w:rsidR="00DF0BA4" w:rsidRPr="00DF0BA4" w:rsidRDefault="00DF0BA4" w:rsidP="00A64E91">
      <w:pPr>
        <w:tabs>
          <w:tab w:val="left" w:pos="851"/>
        </w:tabs>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 xml:space="preserve">Chúng tôi được thông báo rằng Công ty ………. có trụ sở </w:t>
      </w:r>
      <w:r w:rsidRPr="00DF0BA4">
        <w:rPr>
          <w:rFonts w:ascii="Times New Roman" w:hAnsi="Times New Roman"/>
          <w:i/>
          <w:color w:val="000000" w:themeColor="text1"/>
          <w:sz w:val="26"/>
          <w:szCs w:val="26"/>
          <w:lang w:val="it-IT"/>
        </w:rPr>
        <w:t xml:space="preserve">[địa chỉ] </w:t>
      </w:r>
      <w:r w:rsidRPr="00DF0BA4">
        <w:rPr>
          <w:rFonts w:ascii="Times New Roman" w:hAnsi="Times New Roman"/>
          <w:color w:val="000000" w:themeColor="text1"/>
          <w:sz w:val="26"/>
          <w:szCs w:val="26"/>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sidRPr="00DF0BA4">
        <w:rPr>
          <w:rFonts w:ascii="Times New Roman" w:hAnsi="Times New Roman"/>
          <w:i/>
          <w:color w:val="000000" w:themeColor="text1"/>
          <w:sz w:val="26"/>
          <w:szCs w:val="26"/>
          <w:lang w:val="it-IT"/>
        </w:rPr>
        <w:t xml:space="preserve">[thi công] </w:t>
      </w:r>
      <w:r w:rsidRPr="00DF0BA4">
        <w:rPr>
          <w:rFonts w:ascii="Times New Roman" w:hAnsi="Times New Roman"/>
          <w:color w:val="000000" w:themeColor="text1"/>
          <w:sz w:val="26"/>
          <w:szCs w:val="26"/>
          <w:lang w:val="it-IT"/>
        </w:rPr>
        <w:t xml:space="preserve">dự án “…………..” (Sau đây gọi là “Hợp đồng”). Theo quy định của Hợp đồng. Bên được bảo lãnh phải cung cấp một bảo lãnh tiền ứng trước </w:t>
      </w:r>
      <w:r w:rsidRPr="00DF0BA4">
        <w:rPr>
          <w:rFonts w:ascii="Times New Roman" w:hAnsi="Times New Roman"/>
          <w:i/>
          <w:color w:val="000000" w:themeColor="text1"/>
          <w:sz w:val="26"/>
          <w:szCs w:val="26"/>
          <w:lang w:val="it-IT"/>
        </w:rPr>
        <w:t>[tạm ứng]</w:t>
      </w:r>
      <w:r w:rsidRPr="00DF0BA4">
        <w:rPr>
          <w:rFonts w:ascii="Times New Roman" w:hAnsi="Times New Roman"/>
          <w:color w:val="000000" w:themeColor="text1"/>
          <w:sz w:val="26"/>
          <w:szCs w:val="26"/>
          <w:lang w:val="it-IT"/>
        </w:rPr>
        <w:t xml:space="preserve"> như sự đảm bảo cho nghĩa vụ của Bên được bảo lãnh đối với Bên nhận bảo lãnh.</w:t>
      </w:r>
    </w:p>
    <w:p w14:paraId="219C3A42"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DF0BA4">
        <w:rPr>
          <w:rFonts w:ascii="Times New Roman" w:hAnsi="Times New Roman"/>
          <w:b/>
          <w:color w:val="000000" w:themeColor="text1"/>
          <w:sz w:val="26"/>
          <w:szCs w:val="26"/>
          <w:lang w:val="it-IT"/>
        </w:rPr>
        <w:t xml:space="preserve"> đồng (</w:t>
      </w:r>
      <w:r w:rsidRPr="00DF0BA4">
        <w:rPr>
          <w:rFonts w:ascii="Times New Roman" w:hAnsi="Times New Roman"/>
          <w:i/>
          <w:color w:val="000000" w:themeColor="text1"/>
          <w:sz w:val="26"/>
          <w:szCs w:val="26"/>
          <w:lang w:val="it-IT"/>
        </w:rPr>
        <w:t xml:space="preserve">Bằng chữ: </w:t>
      </w:r>
      <w:r w:rsidRPr="00DF0BA4">
        <w:rPr>
          <w:rFonts w:ascii="Times New Roman" w:hAnsi="Times New Roman"/>
          <w:color w:val="000000" w:themeColor="text1"/>
          <w:sz w:val="26"/>
          <w:szCs w:val="26"/>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0173AEB4"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 xml:space="preserve">Số tiền bảo lãnh sẽ được giảm dần tương ứng với số tiền ứng trước </w:t>
      </w:r>
      <w:r w:rsidRPr="00DF0BA4">
        <w:rPr>
          <w:rFonts w:ascii="Times New Roman" w:hAnsi="Times New Roman"/>
          <w:i/>
          <w:color w:val="000000" w:themeColor="text1"/>
          <w:sz w:val="26"/>
          <w:szCs w:val="26"/>
          <w:lang w:val="it-IT"/>
        </w:rPr>
        <w:t>[tạm ứng]</w:t>
      </w:r>
      <w:r w:rsidRPr="00DF0BA4">
        <w:rPr>
          <w:rFonts w:ascii="Times New Roman" w:hAnsi="Times New Roman"/>
          <w:color w:val="000000" w:themeColor="text1"/>
          <w:sz w:val="26"/>
          <w:szCs w:val="26"/>
          <w:lang w:val="it-IT"/>
        </w:rPr>
        <w:t xml:space="preserve"> mà Bên nhận bảo lãnh đã thu hồi được từ Bên được bảo lãnh. </w:t>
      </w:r>
      <w:r w:rsidRPr="00DF0BA4">
        <w:rPr>
          <w:rFonts w:ascii="Times New Roman" w:hAnsi="Times New Roman"/>
          <w:color w:val="000000" w:themeColor="text1"/>
          <w:sz w:val="26"/>
          <w:szCs w:val="26"/>
          <w:lang w:val="it-IT"/>
        </w:rPr>
        <w:tab/>
        <w:t xml:space="preserve">ngay sau khi chúng tôi nhận được từ Bên được bảo lãnh văn bản có xác nhận của Bên nhận bảo lãnh về số tiền ứng trước </w:t>
      </w:r>
      <w:r w:rsidRPr="00DF0BA4">
        <w:rPr>
          <w:rFonts w:ascii="Times New Roman" w:hAnsi="Times New Roman"/>
          <w:i/>
          <w:color w:val="000000" w:themeColor="text1"/>
          <w:sz w:val="26"/>
          <w:szCs w:val="26"/>
          <w:lang w:val="it-IT"/>
        </w:rPr>
        <w:t xml:space="preserve">[tạm ứng] </w:t>
      </w:r>
      <w:r w:rsidRPr="00DF0BA4">
        <w:rPr>
          <w:rFonts w:ascii="Times New Roman" w:hAnsi="Times New Roman"/>
          <w:color w:val="000000" w:themeColor="text1"/>
          <w:sz w:val="26"/>
          <w:szCs w:val="26"/>
          <w:lang w:val="it-IT"/>
        </w:rPr>
        <w:t>đã được thu hồi.</w:t>
      </w:r>
    </w:p>
    <w:p w14:paraId="4E01CFC2"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368C314D"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Bảo lãnh này có hiệu lực kể từ ……………………….(“Ngày có hiệu lực”).</w:t>
      </w:r>
      <w:r w:rsidRPr="00DF0BA4">
        <w:rPr>
          <w:rFonts w:ascii="Times New Roman" w:hAnsi="Times New Roman"/>
          <w:i/>
          <w:color w:val="000000" w:themeColor="text1"/>
          <w:sz w:val="26"/>
          <w:szCs w:val="26"/>
          <w:lang w:val="it-IT"/>
        </w:rPr>
        <w:t xml:space="preserve"> </w:t>
      </w:r>
    </w:p>
    <w:p w14:paraId="3B4C2486"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Bảo lãnh này sẽ hết hiệu lực  ……….</w:t>
      </w:r>
      <w:r w:rsidRPr="00DF0BA4">
        <w:rPr>
          <w:rFonts w:ascii="Times New Roman" w:hAnsi="Times New Roman"/>
          <w:i/>
          <w:color w:val="000000" w:themeColor="text1"/>
          <w:sz w:val="26"/>
          <w:szCs w:val="26"/>
          <w:lang w:val="it-IT"/>
        </w:rPr>
        <w:t>[ngày hết hạn]</w:t>
      </w:r>
      <w:r w:rsidRPr="00DF0BA4">
        <w:rPr>
          <w:rFonts w:ascii="Times New Roman" w:hAnsi="Times New Roman"/>
          <w:color w:val="000000" w:themeColor="text1"/>
          <w:sz w:val="26"/>
          <w:szCs w:val="26"/>
          <w:lang w:val="it-IT"/>
        </w:rPr>
        <w:t>(“Ngày hết hạn”).</w:t>
      </w:r>
    </w:p>
    <w:p w14:paraId="73220271"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r w:rsidRPr="00DF0BA4">
        <w:rPr>
          <w:rFonts w:ascii="Times New Roman" w:hAnsi="Times New Roman"/>
          <w:color w:val="000000" w:themeColor="text1"/>
          <w:sz w:val="26"/>
          <w:szCs w:val="26"/>
          <w:lang w:val="it-IT"/>
        </w:rPr>
        <w:t xml:space="preserve">Mọi thông báo hoặc yêu cầu thanh toán liên quan đến bảo lãnh này phải được  gửi tới Ngân hàng tại địa chỉ …………. vào  …. </w:t>
      </w:r>
      <w:r w:rsidRPr="00DF0BA4">
        <w:rPr>
          <w:rFonts w:ascii="Times New Roman" w:hAnsi="Times New Roman"/>
          <w:i/>
          <w:color w:val="000000" w:themeColor="text1"/>
          <w:sz w:val="26"/>
          <w:szCs w:val="26"/>
          <w:lang w:val="it-IT"/>
        </w:rPr>
        <w:t xml:space="preserve">[ghi rõ ngày và thời gian]. </w:t>
      </w:r>
    </w:p>
    <w:p w14:paraId="7AC49A1D"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Sau Ngày hết hạn. Bảo lãnh này sẽ hết hiệu lực cho dù bản gốc của Bảo lãnh có được gửi trả cho Ngân hàng hay không</w:t>
      </w:r>
    </w:p>
    <w:p w14:paraId="63594E7B" w14:textId="77777777" w:rsidR="00DF0BA4" w:rsidRPr="00DF0BA4" w:rsidRDefault="00DF0BA4" w:rsidP="00A64E91">
      <w:pPr>
        <w:widowControl w:val="0"/>
        <w:autoSpaceDE w:val="0"/>
        <w:autoSpaceDN w:val="0"/>
        <w:adjustRightInd w:val="0"/>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Thư bảo lãnh này được giải thích theo Luật pháp Việt Nam.</w:t>
      </w:r>
    </w:p>
    <w:p w14:paraId="7424BFF0"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p>
    <w:p w14:paraId="40E452AC"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r w:rsidRPr="00DF0BA4">
        <w:rPr>
          <w:rFonts w:ascii="Times New Roman" w:hAnsi="Times New Roman"/>
          <w:i/>
          <w:color w:val="000000" w:themeColor="text1"/>
          <w:sz w:val="26"/>
          <w:szCs w:val="26"/>
          <w:lang w:val="it-IT"/>
        </w:rPr>
        <w:t>[XÁC NHẬN CỦA NGÂN HÀNG]</w:t>
      </w:r>
    </w:p>
    <w:p w14:paraId="12446D53"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p>
    <w:p w14:paraId="6622BEA6"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p>
    <w:p w14:paraId="5DF8DAAB"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sectPr w:rsidR="00DF0BA4" w:rsidRPr="00DF0BA4" w:rsidSect="00DF0BA4">
          <w:footerReference w:type="default" r:id="rId12"/>
          <w:pgSz w:w="11907" w:h="16840" w:code="9"/>
          <w:pgMar w:top="1134" w:right="1134" w:bottom="1134" w:left="1559" w:header="561" w:footer="454" w:gutter="0"/>
          <w:cols w:space="720"/>
          <w:docGrid w:linePitch="381"/>
        </w:sectPr>
      </w:pPr>
      <w:r w:rsidRPr="00DF0BA4">
        <w:rPr>
          <w:rFonts w:ascii="Times New Roman" w:hAnsi="Times New Roman"/>
          <w:i/>
          <w:color w:val="000000" w:themeColor="text1"/>
          <w:sz w:val="26"/>
          <w:szCs w:val="26"/>
          <w:lang w:val="it-IT"/>
        </w:rPr>
        <w:t>[Hướng dẫn của ngân hàng về tra cứu/xác thực hiệu lực của Thư bảo lãnh</w:t>
      </w:r>
    </w:p>
    <w:p w14:paraId="2ED711AD" w14:textId="414882AD" w:rsidR="00DF0BA4" w:rsidRPr="00DF0BA4" w:rsidRDefault="00DF0BA4" w:rsidP="00A64E91">
      <w:pPr>
        <w:spacing w:after="120" w:line="276" w:lineRule="auto"/>
        <w:jc w:val="center"/>
        <w:rPr>
          <w:rFonts w:ascii="Times New Roman" w:hAnsi="Times New Roman"/>
          <w:b/>
          <w:color w:val="000000" w:themeColor="text1"/>
          <w:spacing w:val="-10"/>
          <w:sz w:val="26"/>
          <w:szCs w:val="26"/>
          <w:lang w:val="it-IT"/>
        </w:rPr>
      </w:pPr>
      <w:r w:rsidRPr="00DF0BA4">
        <w:rPr>
          <w:rFonts w:ascii="Times New Roman" w:hAnsi="Times New Roman"/>
          <w:b/>
          <w:color w:val="000000" w:themeColor="text1"/>
          <w:spacing w:val="-10"/>
          <w:sz w:val="26"/>
          <w:szCs w:val="26"/>
          <w:lang w:val="it-IT"/>
        </w:rPr>
        <w:lastRenderedPageBreak/>
        <w:t>BẢO LÃNH BẢO HÀNH</w:t>
      </w:r>
    </w:p>
    <w:p w14:paraId="0BCDEB4C" w14:textId="77777777" w:rsidR="00DF0BA4" w:rsidRPr="00DF0BA4" w:rsidRDefault="00DF0BA4" w:rsidP="00A64E91">
      <w:pPr>
        <w:tabs>
          <w:tab w:val="left" w:pos="851"/>
        </w:tabs>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75C88717" w14:textId="77777777" w:rsidR="00DF0BA4" w:rsidRPr="00DF0BA4" w:rsidRDefault="00DF0BA4" w:rsidP="00A64E91">
      <w:pPr>
        <w:tabs>
          <w:tab w:val="left" w:pos="851"/>
        </w:tabs>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Theo quy định của Hợp đồng. Bên được bảo lãnh phải cung cấp một bảo lãnh bảo hành như sự đảm bảo cho nghĩa vụ của Bên được bảo lãnh đối với Bên nhận bảo lãnh.</w:t>
      </w:r>
    </w:p>
    <w:p w14:paraId="28F37E4F" w14:textId="77777777" w:rsidR="00DF0BA4" w:rsidRPr="00DF0BA4" w:rsidRDefault="00DF0BA4" w:rsidP="00A64E91">
      <w:pPr>
        <w:tabs>
          <w:tab w:val="left" w:pos="851"/>
        </w:tabs>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029803F5" w14:textId="77777777" w:rsidR="00A64E91" w:rsidRDefault="00A64E91" w:rsidP="00A64E91">
      <w:pPr>
        <w:spacing w:beforeLines="60" w:before="144" w:afterLines="60" w:after="144" w:line="276" w:lineRule="auto"/>
        <w:jc w:val="both"/>
        <w:rPr>
          <w:rFonts w:ascii="Times New Roman" w:hAnsi="Times New Roman"/>
          <w:color w:val="000000" w:themeColor="text1"/>
          <w:sz w:val="26"/>
          <w:szCs w:val="26"/>
          <w:lang w:val="it-IT"/>
        </w:rPr>
      </w:pPr>
    </w:p>
    <w:p w14:paraId="0828B7EF" w14:textId="791A576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1D24F350"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p>
    <w:p w14:paraId="2D971357"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 xml:space="preserve">Bảo lãnh này có hiệu lực kể từ ……………………….(“Ngày có hiệu lực”). </w:t>
      </w:r>
    </w:p>
    <w:p w14:paraId="17CDAAD4"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Bảo lãnh này sẽ hết hiệu lực……….[điều kiện hoặc ngày hết hiệu lực] (“Ngày hết hạn”).</w:t>
      </w:r>
    </w:p>
    <w:p w14:paraId="481F3FA9" w14:textId="77777777" w:rsidR="00DF0BA4" w:rsidRPr="00DF0BA4" w:rsidRDefault="00DF0BA4" w:rsidP="00A64E91">
      <w:pPr>
        <w:tabs>
          <w:tab w:val="left" w:pos="851"/>
        </w:tabs>
        <w:spacing w:beforeLines="60" w:before="144" w:afterLines="60" w:after="144" w:line="276" w:lineRule="auto"/>
        <w:jc w:val="both"/>
        <w:rPr>
          <w:rFonts w:ascii="Times New Roman" w:hAnsi="Times New Roman"/>
          <w:color w:val="000000" w:themeColor="text1"/>
          <w:sz w:val="26"/>
          <w:szCs w:val="26"/>
          <w:lang w:val="it-IT"/>
        </w:rPr>
      </w:pPr>
    </w:p>
    <w:p w14:paraId="57850A42" w14:textId="37DFFFF3"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 xml:space="preserve">Mọi thông báo hoặc yêu cầu thanh toán liên quan đến bảo lãnh này phải được gửi tới Ngân hàng tại địa chỉ …………. vào  …. [ghi rõ ngày và thời gian]. </w:t>
      </w:r>
    </w:p>
    <w:p w14:paraId="25E76E34"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Sau Ngày hết hạn. Bảo lãnh này sẽ hết hiệu lực cho dù bản gốc của Bảo lãnh có được gửi trả cho Ngân hàng hay không.</w:t>
      </w:r>
    </w:p>
    <w:p w14:paraId="3A7B8DC5"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p>
    <w:p w14:paraId="30FA7FFB" w14:textId="77777777" w:rsidR="00DF0BA4" w:rsidRPr="00DF0BA4" w:rsidRDefault="00DF0BA4" w:rsidP="00A64E91">
      <w:pPr>
        <w:widowControl w:val="0"/>
        <w:autoSpaceDE w:val="0"/>
        <w:autoSpaceDN w:val="0"/>
        <w:adjustRightInd w:val="0"/>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Thư bảo lãnh này được giải thích theo Luật pháp Việt Nam.</w:t>
      </w:r>
    </w:p>
    <w:p w14:paraId="150C899E"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p>
    <w:p w14:paraId="1D08262D" w14:textId="77777777" w:rsidR="00DF0BA4" w:rsidRPr="007C0DD4" w:rsidRDefault="00DF0BA4" w:rsidP="00A64E91">
      <w:pPr>
        <w:spacing w:beforeLines="60" w:before="144" w:afterLines="60" w:after="144" w:line="276" w:lineRule="auto"/>
        <w:jc w:val="both"/>
        <w:rPr>
          <w:rFonts w:ascii="Times New Roman" w:hAnsi="Times New Roman"/>
          <w:i/>
          <w:iCs/>
          <w:color w:val="000000" w:themeColor="text1"/>
          <w:sz w:val="26"/>
          <w:szCs w:val="26"/>
          <w:lang w:val="it-IT"/>
        </w:rPr>
      </w:pPr>
      <w:r w:rsidRPr="007C0DD4">
        <w:rPr>
          <w:rFonts w:ascii="Times New Roman" w:hAnsi="Times New Roman"/>
          <w:i/>
          <w:iCs/>
          <w:color w:val="000000" w:themeColor="text1"/>
          <w:sz w:val="26"/>
          <w:szCs w:val="26"/>
          <w:lang w:val="it-IT"/>
        </w:rPr>
        <w:t>[XÁC NHẬN CỦA NGÂN HÀNG]</w:t>
      </w:r>
    </w:p>
    <w:p w14:paraId="5CAD5387"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p>
    <w:p w14:paraId="1B194294" w14:textId="1B85D649" w:rsidR="00096978" w:rsidRPr="002335CF" w:rsidRDefault="00DF0BA4" w:rsidP="002335CF">
      <w:pPr>
        <w:spacing w:after="120" w:line="276" w:lineRule="auto"/>
        <w:jc w:val="center"/>
        <w:rPr>
          <w:rFonts w:ascii="Times New Roman" w:hAnsi="Times New Roman"/>
          <w:i/>
          <w:color w:val="000000" w:themeColor="text1"/>
          <w:sz w:val="26"/>
          <w:szCs w:val="26"/>
          <w:lang w:val="it-IT"/>
        </w:rPr>
      </w:pPr>
      <w:r w:rsidRPr="003209B6">
        <w:rPr>
          <w:rFonts w:ascii="Times New Roman" w:hAnsi="Times New Roman"/>
          <w:i/>
          <w:color w:val="000000" w:themeColor="text1"/>
          <w:sz w:val="26"/>
          <w:szCs w:val="26"/>
          <w:lang w:val="it-IT"/>
        </w:rPr>
        <w:t>[Hướng dẫn của ngân hàng về cách thức tra cứu/xác thực hiệu lực của Thư bảo lãnh.]</w:t>
      </w:r>
    </w:p>
    <w:p w14:paraId="1039D7C2" w14:textId="4F29AEDA" w:rsidR="009E3F9F" w:rsidRPr="00DF0BA4" w:rsidRDefault="009E3F9F" w:rsidP="00A64E91">
      <w:pPr>
        <w:spacing w:after="120" w:line="276" w:lineRule="auto"/>
        <w:jc w:val="center"/>
        <w:rPr>
          <w:rFonts w:ascii="Times New Roman" w:hAnsi="Times New Roman"/>
          <w:b/>
          <w:spacing w:val="-10"/>
          <w:sz w:val="26"/>
          <w:szCs w:val="26"/>
          <w:highlight w:val="yellow"/>
          <w:lang w:val="it-IT"/>
        </w:rPr>
      </w:pPr>
      <w:r w:rsidRPr="00DF0BA4">
        <w:rPr>
          <w:rFonts w:ascii="Times New Roman" w:hAnsi="Times New Roman"/>
          <w:b/>
          <w:bCs/>
          <w:sz w:val="26"/>
          <w:szCs w:val="26"/>
          <w:highlight w:val="yellow"/>
          <w:lang w:val="it-IT"/>
        </w:rPr>
        <w:lastRenderedPageBreak/>
        <w:t>BIỂU 07</w:t>
      </w:r>
    </w:p>
    <w:p w14:paraId="1616F2F0" w14:textId="0FCB6B24" w:rsidR="009E3F9F" w:rsidRPr="00DF0BA4" w:rsidRDefault="009E3F9F" w:rsidP="00A64E91">
      <w:pPr>
        <w:spacing w:after="120" w:line="276" w:lineRule="auto"/>
        <w:jc w:val="center"/>
        <w:rPr>
          <w:rFonts w:ascii="Times New Roman" w:hAnsi="Times New Roman"/>
          <w:b/>
          <w:bCs/>
          <w:sz w:val="26"/>
          <w:szCs w:val="26"/>
          <w:highlight w:val="yellow"/>
          <w:lang w:val="it-IT"/>
        </w:rPr>
      </w:pPr>
      <w:r w:rsidRPr="00DF0BA4">
        <w:rPr>
          <w:rFonts w:ascii="Times New Roman" w:hAnsi="Times New Roman"/>
          <w:b/>
          <w:bCs/>
          <w:sz w:val="26"/>
          <w:szCs w:val="26"/>
          <w:highlight w:val="yellow"/>
          <w:lang w:val="it-IT"/>
        </w:rPr>
        <w:t>DANH MỤC, THƯƠNG HIỆU</w:t>
      </w:r>
      <w:r w:rsidRPr="007C0DD4">
        <w:rPr>
          <w:rFonts w:ascii="Times New Roman" w:hAnsi="Times New Roman"/>
          <w:b/>
          <w:bCs/>
          <w:sz w:val="26"/>
          <w:szCs w:val="26"/>
          <w:highlight w:val="yellow"/>
          <w:lang w:val="it-IT"/>
        </w:rPr>
        <w:t xml:space="preserve"> VẬT TƯ </w:t>
      </w:r>
      <w:r w:rsidRPr="00DF0BA4">
        <w:rPr>
          <w:rFonts w:ascii="Times New Roman" w:hAnsi="Times New Roman"/>
          <w:b/>
          <w:bCs/>
          <w:sz w:val="26"/>
          <w:szCs w:val="26"/>
          <w:highlight w:val="yellow"/>
          <w:lang w:val="it-IT"/>
        </w:rPr>
        <w:t>CHÍNH DO</w:t>
      </w:r>
      <w:r w:rsidRPr="007C0DD4">
        <w:rPr>
          <w:rFonts w:ascii="Times New Roman" w:hAnsi="Times New Roman"/>
          <w:b/>
          <w:bCs/>
          <w:sz w:val="26"/>
          <w:szCs w:val="26"/>
          <w:highlight w:val="yellow"/>
          <w:lang w:val="it-IT"/>
        </w:rPr>
        <w:t xml:space="preserve"> BÊN B</w:t>
      </w:r>
      <w:r w:rsidRPr="00DF0BA4">
        <w:rPr>
          <w:rFonts w:ascii="Times New Roman" w:hAnsi="Times New Roman"/>
          <w:b/>
          <w:bCs/>
          <w:sz w:val="26"/>
          <w:szCs w:val="26"/>
          <w:highlight w:val="yellow"/>
          <w:lang w:val="it-IT"/>
        </w:rPr>
        <w:t xml:space="preserve"> CUNG CẤP</w:t>
      </w:r>
    </w:p>
    <w:p w14:paraId="0972A347" w14:textId="77777777" w:rsidR="009E3F9F" w:rsidRPr="00DF0BA4" w:rsidRDefault="009E3F9F" w:rsidP="00A64E91">
      <w:pPr>
        <w:spacing w:after="120" w:line="276" w:lineRule="auto"/>
        <w:jc w:val="center"/>
        <w:rPr>
          <w:rFonts w:ascii="Times New Roman" w:hAnsi="Times New Roman"/>
          <w:bCs/>
          <w:i/>
          <w:sz w:val="26"/>
          <w:szCs w:val="26"/>
          <w:lang w:val="it-IT"/>
        </w:rPr>
      </w:pPr>
      <w:r>
        <w:rPr>
          <w:rFonts w:ascii="Times New Roman" w:hAnsi="Times New Roman"/>
          <w:bCs/>
          <w:i/>
          <w:sz w:val="26"/>
          <w:szCs w:val="26"/>
          <w:highlight w:val="yellow"/>
          <w:lang w:val="nl-NL"/>
        </w:rPr>
        <w:t xml:space="preserve">(Kèm theo hợp đồng số</w:t>
      </w:r>
      <w:ins w:id="90633"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ins>
      <w:del w:id="90634"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…/2026/</w:t>
      </w:r>
      <w:ins w:id="90635" w:author="VNCN E&amp;C - Đề xuất đàm phán" w:date="2026-10-16T13:00:00Z">
        <w:r>
          <w:rPr>
            <w:rFonts w:ascii="Times New Roman" w:hAnsi="Times New Roman"/>
            <w:bCs/>
            <w:i/>
            <w:sz w:val="26"/>
            <w:szCs w:val="26"/>
            <w:lang w:val="nl-NL"/>
          </w:rPr>
          <w:t xml:space="preserve">HĐXD/VNCNEC-PHC</w:t>
        </w:r>
      </w:ins>
      <w:del w:id="90636" w:author="VNCN E&amp;C - Đề xuất đàm phán" w:date="2026-10-16T13:00:00Z">
        <w:r>
          <w:rPr>
            <w:rFonts w:ascii="Times New Roman" w:hAnsi="Times New Roman"/>
            <w:bCs/>
            <w:i/>
            <w:sz w:val="26"/>
            <w:szCs w:val="26"/>
            <w:highlight w:val="yellow"/>
            <w:lang w:val="nl-NL"/>
          </w:rPr>
          <w:delText xml:space="preserve">HĐ/YS/BXD</w:delText>
        </w:r>
      </w:del>
      <w:r>
        <w:rPr>
          <w:rFonts w:ascii="Times New Roman" w:hAnsi="Times New Roman"/>
          <w:bCs/>
          <w:i/>
          <w:sz w:val="26"/>
          <w:szCs w:val="26"/>
          <w:highlight w:val="yellow"/>
          <w:lang w:val="nl-NL"/>
        </w:rPr>
        <w:t xml:space="preserve"> ngày</w:t>
      </w:r>
      <w:ins w:id="90637"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38"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tháng</w:t>
      </w:r>
      <w:ins w:id="90639"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40"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năm 2026)</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600"/>
        <w:gridCol w:w="2800"/>
        <w:gridCol w:w="5672"/>
      </w:tblGrid>
      <w:tr w:rsidR="00255D5C" w:rsidRPr="002335CF" w14:paraId="19B03081" w14:textId="77777777">
        <w:trPr>
          <w:cantSplit/>
          <w:tblHeader/>
          <w:jc w:val="center"/>
        </w:trPr>
        <w:tc>
          <w:tcPr>
            <w:tcW w:w="600" w:type="dxa"/>
            <w:shd w:val="clear" w:color="auto" w:fill="D9D9D9"/>
            <w:vAlign w:val="center"/>
          </w:tcPr>
          <w:p w14:paraId="0AD1C98D"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TT</w:t>
            </w:r>
          </w:p>
        </w:tc>
        <w:tc>
          <w:tcPr>
            <w:tcW w:w="2800" w:type="dxa"/>
            <w:shd w:val="clear" w:color="auto" w:fill="D9D9D9"/>
            <w:vAlign w:val="center"/>
          </w:tcPr>
          <w:p w14:paraId="2D2DE6AA"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Vật tư</w:t>
            </w:r>
          </w:p>
        </w:tc>
        <w:tc>
          <w:tcPr>
            <w:tcW w:w="5672" w:type="dxa"/>
            <w:shd w:val="clear" w:color="auto" w:fill="D9D9D9"/>
            <w:vAlign w:val="center"/>
          </w:tcPr>
          <w:p w14:paraId="54F6C353"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Thương hiệu / quy cách</w:t>
            </w:r>
          </w:p>
        </w:tc>
      </w:tr>
      <w:tr w:rsidR="00255D5C" w:rsidRPr="002335CF" w14:paraId="41339573" w14:textId="77777777">
        <w:trPr>
          <w:cantSplit/>
          <w:jc w:val="center"/>
        </w:trPr>
        <w:tc>
          <w:tcPr>
            <w:tcW w:w="600" w:type="dxa"/>
            <w:vAlign w:val="center"/>
          </w:tcPr>
          <w:p w14:paraId="1741872D"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sz w:val="22"/>
                <w:szCs w:val="22"/>
              </w:rPr>
              <w:t>1</w:t>
            </w:r>
          </w:p>
        </w:tc>
        <w:tc>
          <w:tcPr>
            <w:tcW w:w="2800" w:type="dxa"/>
            <w:vAlign w:val="center"/>
          </w:tcPr>
          <w:p w14:paraId="47EB99AC"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Bê tông thương phẩm</w:t>
            </w:r>
          </w:p>
        </w:tc>
        <w:tc>
          <w:tcPr>
            <w:tcW w:w="5672" w:type="dxa"/>
            <w:vAlign w:val="center"/>
          </w:tcPr>
          <w:p w14:paraId="34732A89"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Việt Tiệp / Việt Đức / Sungshin / Việt Xô hoặc tương đương được Bên A, Chủ đầu tư phê duyệt; mác theo Hồ sơ thiết kế</w:t>
            </w:r>
          </w:p>
        </w:tc>
      </w:tr>
      <w:tr w:rsidR="00255D5C" w:rsidRPr="002335CF" w14:paraId="1F11A452" w14:textId="77777777">
        <w:trPr>
          <w:cantSplit/>
          <w:jc w:val="center"/>
        </w:trPr>
        <w:tc>
          <w:tcPr>
            <w:tcW w:w="600" w:type="dxa"/>
            <w:vAlign w:val="center"/>
          </w:tcPr>
          <w:p w14:paraId="72F921C9"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sz w:val="22"/>
                <w:szCs w:val="22"/>
              </w:rPr>
              <w:t>2</w:t>
            </w:r>
          </w:p>
        </w:tc>
        <w:tc>
          <w:tcPr>
            <w:tcW w:w="2800" w:type="dxa"/>
            <w:vAlign w:val="center"/>
          </w:tcPr>
          <w:p w14:paraId="5A920106"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Cốt thép</w:t>
            </w:r>
          </w:p>
        </w:tc>
        <w:tc>
          <w:tcPr>
            <w:tcW w:w="5672" w:type="dxa"/>
            <w:vAlign w:val="center"/>
          </w:tcPr>
          <w:p w14:paraId="2E3E1753"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Hòa Phát / Việt Ý (VIS) / Vinakyoei / Việt Đức (VGS) / Việt Mỹ (VAS) hoặc tương đương được Bên A, Chủ đầu tư phê duyệt</w:t>
            </w:r>
          </w:p>
        </w:tc>
      </w:tr>
      <w:tr w:rsidR="00255D5C" w:rsidRPr="002335CF" w14:paraId="4A36B8BF" w14:textId="77777777">
        <w:trPr>
          <w:cantSplit/>
          <w:jc w:val="center"/>
        </w:trPr>
        <w:tc>
          <w:tcPr>
            <w:tcW w:w="600" w:type="dxa"/>
            <w:vAlign w:val="center"/>
          </w:tcPr>
          <w:p w14:paraId="02D9971D"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sz w:val="22"/>
                <w:szCs w:val="22"/>
              </w:rPr>
              <w:t>3</w:t>
            </w:r>
          </w:p>
        </w:tc>
        <w:tc>
          <w:tcPr>
            <w:tcW w:w="2800" w:type="dxa"/>
            <w:vAlign w:val="center"/>
          </w:tcPr>
          <w:p w14:paraId="7086E549"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Vật liệu chống thấm nền tầng hầm</w:t>
            </w:r>
          </w:p>
        </w:tc>
        <w:tc>
          <w:tcPr>
            <w:tcW w:w="5672" w:type="dxa"/>
            <w:vAlign w:val="center"/>
          </w:tcPr>
          <w:p w14:paraId="021712BE"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Theo hồ sơ mời thầu: Sika. Bên B đề xuất: GPS® Pro-Proof 1.2T (màng HDPE bám dính ngược), băng dính GPS® Tape 1, GPS® Tape 2 – chỉ áp dụng khi được Bên A, Chủ đầu tư phê duyệt</w:t>
            </w:r>
          </w:p>
        </w:tc>
      </w:tr>
      <w:tr w:rsidR="00255D5C" w:rsidRPr="002335CF" w14:paraId="4FB706B3" w14:textId="77777777">
        <w:trPr>
          <w:cantSplit/>
          <w:jc w:val="center"/>
        </w:trPr>
        <w:tc>
          <w:tcPr>
            <w:tcW w:w="600" w:type="dxa"/>
            <w:vAlign w:val="center"/>
          </w:tcPr>
          <w:p w14:paraId="305A5A4C"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sz w:val="22"/>
                <w:szCs w:val="22"/>
              </w:rPr>
              <w:t>4</w:t>
            </w:r>
          </w:p>
        </w:tc>
        <w:tc>
          <w:tcPr>
            <w:tcW w:w="2800" w:type="dxa"/>
            <w:vAlign w:val="center"/>
          </w:tcPr>
          <w:p w14:paraId="1546D71A"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Vật liệu chống thấm tường tầng hầm</w:t>
            </w:r>
          </w:p>
        </w:tc>
        <w:tc>
          <w:tcPr>
            <w:tcW w:w="5672" w:type="dxa"/>
            <w:vAlign w:val="center"/>
          </w:tcPr>
          <w:p w14:paraId="59B6AA7B"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Theo hồ sơ mời thầu: Sika. Bên B đề xuất: GPS MemTop 01 (màng nhũ tương gốc bitum) kèm xốp PE bảo vệ GPS PE FORM-P1 – chỉ áp dụng khi được Bên A, Chủ đầu tư phê duyệt</w:t>
            </w:r>
          </w:p>
        </w:tc>
      </w:tr>
      <w:tr w:rsidR="00255D5C" w:rsidRPr="002335CF" w14:paraId="2BB4E847" w14:textId="77777777">
        <w:trPr>
          <w:cantSplit/>
          <w:jc w:val="center"/>
        </w:trPr>
        <w:tc>
          <w:tcPr>
            <w:tcW w:w="600" w:type="dxa"/>
            <w:vAlign w:val="center"/>
          </w:tcPr>
          <w:p w14:paraId="3B88EEF3"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sz w:val="22"/>
                <w:szCs w:val="22"/>
              </w:rPr>
              <w:t>5</w:t>
            </w:r>
          </w:p>
        </w:tc>
        <w:tc>
          <w:tcPr>
            <w:tcW w:w="2800" w:type="dxa"/>
            <w:vAlign w:val="center"/>
          </w:tcPr>
          <w:p w14:paraId="0F43A5AA"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Băng cản nước mạch ngừng</w:t>
            </w:r>
          </w:p>
        </w:tc>
        <w:tc>
          <w:tcPr>
            <w:tcW w:w="5672" w:type="dxa"/>
            <w:vAlign w:val="center"/>
          </w:tcPr>
          <w:p w14:paraId="313725E1"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GPS Waterstop V200 (V25) hoặc tương đương được phê duyệt</w:t>
            </w:r>
          </w:p>
        </w:tc>
      </w:tr>
      <w:tr w:rsidR="00255D5C" w:rsidRPr="002335CF" w14:paraId="091DAB03" w14:textId="77777777">
        <w:trPr>
          <w:cantSplit/>
          <w:jc w:val="center"/>
        </w:trPr>
        <w:tc>
          <w:tcPr>
            <w:tcW w:w="600" w:type="dxa"/>
            <w:vAlign w:val="center"/>
          </w:tcPr>
          <w:p w14:paraId="563FC6D4"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sz w:val="22"/>
                <w:szCs w:val="22"/>
              </w:rPr>
              <w:t>6</w:t>
            </w:r>
          </w:p>
        </w:tc>
        <w:tc>
          <w:tcPr>
            <w:tcW w:w="2800" w:type="dxa"/>
            <w:vAlign w:val="center"/>
          </w:tcPr>
          <w:p w14:paraId="67BBA774"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Cừ Larsen, văng chống</w:t>
            </w:r>
          </w:p>
        </w:tc>
        <w:tc>
          <w:tcPr>
            <w:tcW w:w="5672" w:type="dxa"/>
            <w:vAlign w:val="center"/>
          </w:tcPr>
          <w:p w14:paraId="2513F152"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Cừ Larsen IV dài 12m, 18m; văng chống H350x350x12x19 – theo thiết kế biện pháp được thẩm tra, phê duyệt</w:t>
            </w:r>
          </w:p>
        </w:tc>
      </w:tr>
    </w:tbl>
    <w:p w14:paraId="52364BDC"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i/>
          <w:iCs/>
          <w:sz w:val="22"/>
          <w:szCs w:val="22"/>
        </w:rPr>
        <w:t>Bên A có quyền lựa chọn thương hiệu trong danh mục trên; mọi thay đổi thương hiệu phải được Bên A chấp thuận bằng văn bản, không làm tăng đơn giá.</w:t>
      </w:r>
    </w:p>
    <w:p w14:paraId="0DEE9637" w14:textId="77777777" w:rsidR="00096978" w:rsidRPr="00DF0BA4" w:rsidRDefault="00096978" w:rsidP="00A64E91">
      <w:pPr>
        <w:spacing w:after="120" w:line="276" w:lineRule="auto"/>
        <w:jc w:val="center"/>
        <w:rPr>
          <w:rFonts w:ascii="Times New Roman" w:hAnsi="Times New Roman"/>
          <w:i/>
          <w:sz w:val="26"/>
          <w:szCs w:val="26"/>
          <w:lang w:val="it-IT"/>
        </w:rPr>
      </w:pPr>
    </w:p>
    <w:p w14:paraId="15057108" w14:textId="77777777" w:rsidR="00096978" w:rsidRPr="00DF0BA4" w:rsidRDefault="00096978" w:rsidP="00A64E91">
      <w:pPr>
        <w:spacing w:after="120" w:line="276" w:lineRule="auto"/>
        <w:jc w:val="center"/>
        <w:rPr>
          <w:rFonts w:ascii="Times New Roman" w:hAnsi="Times New Roman"/>
          <w:bCs/>
          <w:i/>
          <w:iCs/>
          <w:sz w:val="26"/>
          <w:szCs w:val="26"/>
          <w:lang w:val="nl-NL"/>
        </w:rPr>
      </w:pPr>
    </w:p>
    <w:p w14:paraId="0F46B6CD" w14:textId="77777777" w:rsidR="00096978" w:rsidRPr="003209B6" w:rsidRDefault="00096978" w:rsidP="00A64E91">
      <w:pPr>
        <w:spacing w:after="120" w:line="276" w:lineRule="auto"/>
        <w:jc w:val="center"/>
        <w:rPr>
          <w:rFonts w:ascii="Times New Roman" w:hAnsi="Times New Roman"/>
          <w:i/>
          <w:color w:val="000000" w:themeColor="text1"/>
          <w:sz w:val="26"/>
          <w:szCs w:val="26"/>
          <w:lang w:val="it-IT"/>
        </w:rPr>
      </w:pPr>
    </w:p>
    <w:sectPr w:rsidR="00096978" w:rsidRPr="003209B6" w:rsidSect="00DF0BA4">
      <w:footerReference w:type="default" r:id="rId13"/>
      <w:pgSz w:w="11907" w:h="16840" w:code="9"/>
      <w:pgMar w:top="1134" w:right="1134" w:bottom="1134" w:left="1559" w:header="567" w:footer="567"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4" w:author="Ban Kinh tế &amp; Quản lý Hợp đồng" w:date="2026-10-14T16:20:00Z" w:initials="BKt&amp;QlHđ">
    <w:p w14:paraId="3CA5B22B" w14:textId="06029D68" w:rsidR="00EB1B63" w:rsidRPr="00EB1B63" w:rsidRDefault="00EB1B63">
      <w:pPr>
        <w:pStyle w:val="CommentText"/>
        <w:rPr>
          <w:lang w:val="en-US"/>
        </w:rPr>
      </w:pPr>
      <w:r>
        <w:rPr>
          <w:rStyle w:val="CommentReference"/>
        </w:rPr>
        <w:annotationRef/>
      </w:r>
      <w:r>
        <w:rPr>
          <w:lang w:val="en-US"/>
        </w:rPr>
        <w:t>Quy định chi tiết ở phụ lục giá, không kê chi tiết trong định nghĩa</w:t>
      </w:r>
    </w:p>
  </w:comment>
  <w:comment w:id="159" w:author="Ban Kinh tế &amp; Quản lý Hợp đồng" w:date="2026-10-14T17:08:00Z" w:initials="BKt&amp;QlHđ">
    <w:p w14:paraId="1DC791ED" w14:textId="3DE9DE92" w:rsidR="00B752D7" w:rsidRPr="00B752D7" w:rsidRDefault="00B752D7">
      <w:pPr>
        <w:pStyle w:val="CommentText"/>
        <w:rPr>
          <w:lang w:val="en-US"/>
        </w:rPr>
      </w:pPr>
      <w:r>
        <w:rPr>
          <w:rStyle w:val="CommentReference"/>
        </w:rPr>
        <w:annotationRef/>
      </w:r>
      <w:r>
        <w:rPr>
          <w:lang w:val="en-US"/>
        </w:rPr>
        <w:t xml:space="preserve">Hồ sơ </w:t>
      </w:r>
      <w:r w:rsidR="00085D61">
        <w:rPr>
          <w:lang w:val="en-US"/>
        </w:rPr>
        <w:t>đầu vào thiết bị đăng, đăng ký nhân công BCH thực hiện theo quy định của Ban QLDA không cần nêu trong HĐ</w:t>
      </w:r>
    </w:p>
  </w:comment>
  <w:comment w:id="174" w:author="Ban Kinh tế &amp; Quản lý Hợp đồng" w:date="2026-10-14T17:12:00Z" w:initials="BKt&amp;QlHđ">
    <w:p w14:paraId="390E31C0" w14:textId="67D2617D" w:rsidR="00FD46CB" w:rsidRPr="00FD46CB" w:rsidRDefault="00FD46CB">
      <w:pPr>
        <w:pStyle w:val="CommentText"/>
        <w:rPr>
          <w:lang w:val="en-US"/>
        </w:rPr>
      </w:pPr>
      <w:r>
        <w:rPr>
          <w:rStyle w:val="CommentReference"/>
        </w:rPr>
        <w:annotationRef/>
      </w:r>
      <w:r>
        <w:rPr>
          <w:lang w:val="en-US"/>
        </w:rPr>
        <w:t>Đã tham chiếu ý trên ở Biểu 1 (Chi tiết giá HĐ)</w:t>
      </w:r>
    </w:p>
  </w:comment>
  <w:comment w:id="399" w:author="Ngọc Ánh Trương" w:date="2026-10-16T08:45:00Z" w:initials="NT">
    <w:p w14:paraId="7F5411F8" w14:textId="2A6FA46F" w:rsidR="00363293" w:rsidRDefault="00363293">
      <w:pPr>
        <w:pStyle w:val="CommentText"/>
      </w:pPr>
      <w:r>
        <w:rPr>
          <w:rStyle w:val="CommentReference"/>
        </w:rPr>
        <w:annotationRef/>
      </w:r>
      <w:r>
        <w:t>K đồng ý, Bên B tự khắc phục và đền bù thiệt hại (nếu có)</w:t>
      </w:r>
    </w:p>
  </w:comment>
  <w:comment w:id="402" w:author="Ban Kinh tế &amp; Quản lý Hợp đồng" w:date="2026-10-15T09:02:00Z" w:initials="BKt&amp;QlHđ">
    <w:p w14:paraId="60089207" w14:textId="238701DF" w:rsidR="00917E7D" w:rsidRPr="00917E7D" w:rsidRDefault="00917E7D">
      <w:pPr>
        <w:pStyle w:val="CommentText"/>
        <w:rPr>
          <w:lang w:val="en-US"/>
        </w:rPr>
      </w:pPr>
      <w:r>
        <w:rPr>
          <w:rStyle w:val="CommentReference"/>
        </w:rPr>
        <w:annotationRef/>
      </w:r>
      <w:r w:rsidR="009E6A49">
        <w:rPr>
          <w:lang w:val="en-US"/>
        </w:rPr>
        <w:t>Đề nghị Tổng thầu làm rõ việc</w:t>
      </w:r>
      <w:r w:rsidR="00C8148E">
        <w:rPr>
          <w:lang w:val="en-US"/>
        </w:rPr>
        <w:t xml:space="preserve"> mua bảo hiểm này và Phương án thanh toán bảo hiểm khi có sự cố</w:t>
      </w:r>
    </w:p>
  </w:comment>
  <w:comment w:id="403" w:author="Ban Kinh tế &amp; Quản lý Hợp đồng" w:date="2026-10-15T18:09:00Z" w:initials="BKt&amp;QlHđ">
    <w:p w14:paraId="1A0CFAE3" w14:textId="39F8CB8F" w:rsidR="00AB0255" w:rsidRPr="00AB0255" w:rsidRDefault="00AB0255">
      <w:pPr>
        <w:pStyle w:val="CommentText"/>
        <w:rPr>
          <w:lang w:val="en-US"/>
        </w:rPr>
      </w:pPr>
      <w:r>
        <w:rPr>
          <w:rStyle w:val="CommentReference"/>
        </w:rPr>
        <w:annotationRef/>
      </w:r>
      <w:r>
        <w:rPr>
          <w:lang w:val="en-US"/>
        </w:rPr>
        <w:t>Hồ sơ bảo hiểm bên thứ 3</w:t>
      </w:r>
      <w:r w:rsidR="00362199">
        <w:rPr>
          <w:lang w:val="en-US"/>
        </w:rPr>
        <w:t xml:space="preserve"> hợp đồng Tổng thầu với CĐT sẽ quy định</w:t>
      </w:r>
    </w:p>
  </w:comment>
  <w:comment w:id="423" w:author="Ban Kinh tế &amp; Quản lý Hợp đồng" w:date="2026-10-15T18:16:00Z" w:initials="BKt&amp;QlHđ">
    <w:p w14:paraId="1D9742B6" w14:textId="6F811990" w:rsidR="00017D63" w:rsidRPr="00017D63" w:rsidRDefault="00017D63">
      <w:pPr>
        <w:pStyle w:val="CommentText"/>
        <w:rPr>
          <w:lang w:val="en-US"/>
        </w:rPr>
      </w:pPr>
      <w:r>
        <w:rPr>
          <w:rStyle w:val="CommentReference"/>
        </w:rPr>
        <w:annotationRef/>
      </w:r>
      <w:r w:rsidR="00FE205F">
        <w:rPr>
          <w:lang w:val="en-US"/>
        </w:rPr>
        <w:t xml:space="preserve">Chờ </w:t>
      </w:r>
      <w:r>
        <w:rPr>
          <w:lang w:val="en-US"/>
        </w:rPr>
        <w:t>Cập nhật lại</w:t>
      </w:r>
      <w:r w:rsidR="00FE205F">
        <w:rPr>
          <w:lang w:val="en-US"/>
        </w:rPr>
        <w:t xml:space="preserve"> số liệu thầu sau khi thống nhất</w:t>
      </w:r>
      <w:r w:rsidR="00496082">
        <w:rPr>
          <w:lang w:val="en-US"/>
        </w:rPr>
        <w:t xml:space="preserve"> phạm vi</w:t>
      </w:r>
    </w:p>
  </w:comment>
  <w:comment w:id="584" w:author="Ban Kinh tế &amp; Quản lý Hợp đồng" w:date="2026-10-15T09:44:00Z" w:initials="BKt&amp;QlHđ">
    <w:p w14:paraId="2107F7F0" w14:textId="573E2F07" w:rsidR="00AE73B8" w:rsidRPr="00AE73B8" w:rsidRDefault="00AE73B8">
      <w:pPr>
        <w:pStyle w:val="CommentText"/>
        <w:rPr>
          <w:lang w:val="en-US"/>
        </w:rPr>
      </w:pPr>
      <w:r>
        <w:rPr>
          <w:rStyle w:val="CommentReference"/>
        </w:rPr>
        <w:annotationRef/>
      </w:r>
      <w:r w:rsidR="00C700C6">
        <w:rPr>
          <w:lang w:val="en-US"/>
        </w:rPr>
        <w:t xml:space="preserve">Phạm vi quan trắc của Tổng </w:t>
      </w:r>
      <w:r w:rsidR="00613D0B">
        <w:rPr>
          <w:lang w:val="en-US"/>
        </w:rPr>
        <w:t>thầu</w:t>
      </w:r>
    </w:p>
  </w:comment>
  <w:comment w:id="587" w:author="Ban Kinh tế &amp; Quản lý Hợp đồng" w:date="2026-10-15T09:45:00Z" w:initials="BKt&amp;QlHđ">
    <w:p w14:paraId="7A044B7A" w14:textId="455ECC2A" w:rsidR="00AE73B8" w:rsidRPr="00AE73B8" w:rsidRDefault="00AE73B8">
      <w:pPr>
        <w:pStyle w:val="CommentText"/>
        <w:rPr>
          <w:lang w:val="en-US"/>
        </w:rPr>
      </w:pPr>
      <w:r>
        <w:rPr>
          <w:rStyle w:val="CommentReference"/>
        </w:rPr>
        <w:annotationRef/>
      </w:r>
      <w:r w:rsidR="007A0464">
        <w:rPr>
          <w:lang w:val="en-US"/>
        </w:rPr>
        <w:t>HĐ TVGS với CĐT không phải với Tổng thầu</w:t>
      </w:r>
    </w:p>
  </w:comment>
  <w:comment w:id="909" w:author="Ban Kinh tế &amp; Quản lý Hợp đồng" w:date="2026-10-15T18:50:00Z" w:initials="BKt&amp;QlHđ">
    <w:p w14:paraId="49D92691" w14:textId="4B182D28" w:rsidR="00446460" w:rsidRPr="00446460" w:rsidRDefault="00446460">
      <w:pPr>
        <w:pStyle w:val="CommentText"/>
        <w:rPr>
          <w:lang w:val="en-US"/>
        </w:rPr>
      </w:pPr>
      <w:r>
        <w:rPr>
          <w:rStyle w:val="CommentReference"/>
        </w:rPr>
        <w:annotationRef/>
      </w:r>
      <w:r>
        <w:rPr>
          <w:lang w:val="en-US"/>
        </w:rPr>
        <w:t>ĐỀ XUẤT THEO BẢNG EXCEL RIÊNG</w:t>
      </w:r>
    </w:p>
  </w:comment>
  <w:comment w:id="910" w:author="VNCN E&amp;C - Đề xuất đàm phán" w:date="2026-10-16T03:33:15Z" w:initials="EC">
    <w:p w14:paraId="22DCF2CF" w14:textId="77777777">
      <w:r>
        <w:rPr>
          <w:rStyle w:val="CommentReference"/>
        </w:rPr>
        <w:annotationRef/>
      </w:r>
      <w:r>
        <w:rPr>
          <w:color w:val="000000"/>
          <w:sz w:val="20"/>
          <w:szCs w:val="20"/>
        </w:rPr>
        <w:t xml:space="preserve">Khôi phục định nghĩa rút gọn: thuật ngữ “Phần ngầm” vẫn được dùng ở 4.1.1, 4.1.2, 5.10, 9.2, 12.2.1 nhưng bản PH đã xóa định nghĩa.</w:t>
      </w:r>
    </w:p>
  </w:comment>
  <w:comment w:id="911" w:author="VNCN E&amp;C - Đề xuất đàm phán" w:date="2026-10-16T03:33:15Z" w:initials="EC">
    <w:p w14:paraId="20CB6A27" w14:textId="77777777">
      <w:r>
        <w:rPr>
          <w:rStyle w:val="CommentReference"/>
        </w:rPr>
        <w:annotationRef/>
      </w:r>
      <w:r>
        <w:rPr>
          <w:color w:val="000000"/>
          <w:sz w:val="20"/>
          <w:szCs w:val="20"/>
        </w:rPr>
        <w:t xml:space="preserve">HSDT của Bên B xếp cuối; bản vẽ thi công phát hành trong quá trình thực hiện thuộc Hồ sơ HĐ – nếu không, mọi bản vẽ mới đều bị coi là phát sinh.</w:t>
      </w:r>
    </w:p>
  </w:comment>
  <w:comment w:id="912" w:author="VNCN E&amp;C - Đề xuất đàm phán" w:date="2026-10-16T03:33:15Z" w:initials="EC">
    <w:p w14:paraId="60312105" w14:textId="77777777">
      <w:r>
        <w:rPr>
          <w:rStyle w:val="CommentReference"/>
        </w:rPr>
        <w:annotationRef/>
      </w:r>
      <w:r>
        <w:rPr>
          <w:color w:val="000000"/>
          <w:sz w:val="20"/>
          <w:szCs w:val="20"/>
        </w:rPr>
        <w:t xml:space="preserve">Back-to-back là nguyên tắc đã thống nhất tại BB thương thảo. Để giải tỏa lo ngại của PH, Bên A cung cấp trích lục các điều khoản HĐ thầu chính liên quan.</w:t>
      </w:r>
    </w:p>
  </w:comment>
  <w:comment w:id="913" w:author="VNCN E&amp;C - Đề xuất đàm phán" w:date="2026-10-16T03:33:15Z" w:initials="EC">
    <w:p w14:paraId="26A71386" w14:textId="77777777">
      <w:r>
        <w:rPr>
          <w:rStyle w:val="CommentReference"/>
        </w:rPr>
        <w:annotationRef/>
      </w:r>
      <w:r>
        <w:rPr>
          <w:color w:val="000000"/>
          <w:sz w:val="20"/>
          <w:szCs w:val="20"/>
        </w:rPr>
        <w:t xml:space="preserve">Thỏa hiệp: chấp nhận 06 bộ như PH đề xuất nhưng kèm bản scan và cung cấp bổ sung khi CĐT yêu cầu (HĐ thầu chính yêu cầu 08 bộ).</w:t>
      </w:r>
    </w:p>
  </w:comment>
  <w:comment w:id="914" w:author="VNCN E&amp;C - Đề xuất đàm phán" w:date="2026-10-16T03:33:15Z" w:initials="EC">
    <w:p w14:paraId="7E2E8E99" w14:textId="77777777">
      <w:r>
        <w:rPr>
          <w:rStyle w:val="CommentReference"/>
        </w:rPr>
        <w:annotationRef/>
      </w:r>
      <w:r>
        <w:rPr>
          <w:color w:val="000000"/>
          <w:sz w:val="20"/>
          <w:szCs w:val="20"/>
        </w:rPr>
        <w:t xml:space="preserve">PHẦN ĐÀM PHÁN – LÃNH ĐẠO CHỐT. Đề xuất: 268 ngày kể từ ngày ký HĐ (BB thương thảo), đã gồm Tết. Phương án lùi: 268 ngày + tối đa 15 ngày nghỉ Tết, chỉ khi CĐT chấp thuận tương ứng cho Tổng thầu. Không chấp nhận 10,5 tháng + 20 ngày Tết (~340 ngày). Các mốc phải khớp mốc HĐ thầu chính vì 7.1a, 7.3a, 18.3 đều phạt theo mốc.</w:t>
      </w:r>
    </w:p>
  </w:comment>
  <w:comment w:id="915" w:author="VNCN E&amp;C - Đề xuất đàm phán" w:date="2026-10-16T03:33:15Z" w:initials="EC">
    <w:p w14:paraId="60AC342D" w14:textId="77777777">
      <w:r>
        <w:rPr>
          <w:rStyle w:val="CommentReference"/>
        </w:rPr>
        <w:annotationRef/>
      </w:r>
      <w:r>
        <w:rPr>
          <w:color w:val="000000"/>
          <w:sz w:val="20"/>
          <w:szCs w:val="20"/>
        </w:rPr>
        <w:t xml:space="preserve">PHẦN ĐÀM PHÁN – LÃNH ĐẠO CHỐT. Không chấp nhận ngày bắt đầu treo 5 điều kiện: điều kiện “bàn giao toàn bộ mặt bằng” mâu thuẫn 11.2 và 4.1.2(iv) (hố đào bàn giao theo giai đoạn) nên ngày bắt đầu không bao giờ xác định được. Phương án lùi: ngày muộn hơn giữa ngày ký HĐ và ngày Bên A thông báo khởi công bằng văn bản, nhưng không quá 15 ngày kể từ ngày ký.</w:t>
      </w:r>
    </w:p>
  </w:comment>
  <w:comment w:id="916" w:author="VNCN E&amp;C - Đề xuất đàm phán" w:date="2026-10-16T03:33:15Z" w:initials="EC">
    <w:p w14:paraId="5942222B" w14:textId="77777777">
      <w:r>
        <w:rPr>
          <w:rStyle w:val="CommentReference"/>
        </w:rPr>
        <w:annotationRef/>
      </w:r>
      <w:r>
        <w:rPr>
          <w:color w:val="000000"/>
          <w:sz w:val="20"/>
          <w:szCs w:val="20"/>
        </w:rPr>
        <w:t xml:space="preserve">Thay mục “Gia hạn” của PH (đã xóa ở bản EC_v1) bằng khoản gia hạn hẹp: 3 căn cứ, có thời hạn thông báo, không vượt phần CĐT gia hạn, không kèm chi phí. Đây là điểm nhượng bộ để PH chấp nhận 268 ngày.</w:t>
      </w:r>
    </w:p>
  </w:comment>
  <w:comment w:id="917" w:author="VNCN E&amp;C - Đề xuất đàm phán" w:date="2026-10-16T03:33:16Z" w:initials="EC">
    <w:p w14:paraId="69599A75" w14:textId="77777777">
      <w:r>
        <w:rPr>
          <w:rStyle w:val="CommentReference"/>
        </w:rPr>
        <w:annotationRef/>
      </w:r>
      <w:r>
        <w:rPr>
          <w:color w:val="000000"/>
          <w:sz w:val="20"/>
          <w:szCs w:val="20"/>
        </w:rPr>
        <w:t xml:space="preserve">Thống nhất với ý kiến “không đồng ý” của bản EC_v1: giữ 07 ngày, bỏ trần 20% (câu của PH còn sai nghĩa: “không vượt quá 20% đơn giá”). Phương án lùi: 10 ngày.</w:t>
      </w:r>
    </w:p>
  </w:comment>
  <w:comment w:id="918" w:author="VNCN E&amp;C - Đề xuất đàm phán" w:date="2026-10-16T03:33:16Z" w:initials="EC">
    <w:p w14:paraId="1FFFEC35" w14:textId="77777777">
      <w:r>
        <w:rPr>
          <w:rStyle w:val="CommentReference"/>
        </w:rPr>
        <w:annotationRef/>
      </w:r>
      <w:r>
        <w:rPr>
          <w:color w:val="000000"/>
          <w:sz w:val="20"/>
          <w:szCs w:val="20"/>
        </w:rPr>
        <w:t xml:space="preserve">Trả lời PH: CĐT mua bảo hiểm công trình (đoạn 1 khoản 8.1). Bên B mua bảo hiểm thiết bị, người lao động và TNDS bên thứ ba cho phần việc của Bên B theo HĐ thầu chính; nếu HĐ thầu chính đã có bảo hiểm TNDS chung thì Bên B chịu mức khấu trừ và phần vượt hạn mức do lỗi của mình.</w:t>
      </w:r>
    </w:p>
  </w:comment>
  <w:comment w:id="919" w:author="VNCN E&amp;C - Đề xuất đàm phán" w:date="2026-10-16T03:33:16Z" w:initials="EC">
    <w:p w14:paraId="4B9C9A87" w14:textId="77777777">
      <w:r>
        <w:rPr>
          <w:rStyle w:val="CommentReference"/>
        </w:rPr>
        <w:annotationRef/>
      </w:r>
      <w:r>
        <w:rPr>
          <w:color w:val="000000"/>
          <w:sz w:val="20"/>
          <w:szCs w:val="20"/>
        </w:rPr>
        <w:t xml:space="preserve">Mốc bảo hành theo BB thương thảo (CĐT nghiệm thu Công trình đưa vào sử dụng). Chống thấm: phương án lùi 36 tháng hoặc bằng thời hạn Tổng thầu cam kết với CĐT.</w:t>
      </w:r>
    </w:p>
  </w:comment>
  <w:comment w:id="920" w:author="VNCN E&amp;C - Đề xuất đàm phán" w:date="2026-10-16T03:33:16Z" w:initials="EC">
    <w:p w14:paraId="1777A617" w14:textId="77777777">
      <w:r>
        <w:rPr>
          <w:rStyle w:val="CommentReference"/>
        </w:rPr>
        <w:annotationRef/>
      </w:r>
      <w:r>
        <w:rPr>
          <w:color w:val="000000"/>
          <w:sz w:val="20"/>
          <w:szCs w:val="20"/>
        </w:rPr>
        <w:t xml:space="preserve">Thống nhất 97%/3% theo HĐ thầu chính (dự thảo đang lệch: 5% ở 8.2 và 10.3.2c; 3% ở 10.3.2c đoạn sau và 20.3).</w:t>
      </w:r>
    </w:p>
  </w:comment>
  <w:comment w:id="921" w:author="VNCN E&amp;C - Đề xuất đàm phán" w:date="2026-10-16T03:33:16Z" w:initials="EC">
    <w:p w14:paraId="28B4248B" w14:textId="77777777">
      <w:r>
        <w:rPr>
          <w:rStyle w:val="CommentReference"/>
        </w:rPr>
        <w:annotationRef/>
      </w:r>
      <w:r>
        <w:rPr>
          <w:color w:val="000000"/>
          <w:sz w:val="20"/>
          <w:szCs w:val="20"/>
        </w:rPr>
        <w:t xml:space="preserve">Cập nhật theo Biểu 01 ngày 15.10.2026; còn chờ chốt khoản chiết khấu 164.702 đ.</w:t>
      </w:r>
    </w:p>
  </w:comment>
  <w:comment w:id="922" w:author="VNCN E&amp;C - Đề xuất đàm phán" w:date="2026-10-16T03:33:16Z" w:initials="EC">
    <w:p w14:paraId="7B0E4CE9" w14:textId="77777777">
      <w:r>
        <w:rPr>
          <w:rStyle w:val="CommentReference"/>
        </w:rPr>
        <w:annotationRef/>
      </w:r>
      <w:r>
        <w:rPr>
          <w:color w:val="000000"/>
          <w:sz w:val="20"/>
          <w:szCs w:val="20"/>
        </w:rPr>
        <w:t xml:space="preserve">PHẦN ĐÀM PHÁN – LÃNH ĐẠO CHỐT. Đề xuất xóa cơ chế điều chỉnh giá thép, bê tông ±5% (trái BB thương thảo: đơn giá cố định; HĐ thầu chính không có cơ chế tương ứng nên Bên A bù mà không thu lại được). 9.4 của PH còn dẫn chiếu sai (“Phụ lục số 01”, “Khoản 6.1”, “Mục (vi)”, “đơn giá cơ sở theo phụ lục”) và trùng Điều 13, 15.2, 17. Phương án lùi duy nhất: điều chỉnh riêng thép khi biến động vượt ±10% theo giá Liên Sở công bố, chỉ cho khối lượng thi công đúng tiến độ, không vượt mức CĐT chấp thuận cho Tổng thầu.</w:t>
      </w:r>
    </w:p>
  </w:comment>
  <w:comment w:id="923" w:author="VNCN E&amp;C - Đề xuất đàm phán" w:date="2026-10-16T03:33:16Z" w:initials="EC">
    <w:p w14:paraId="1C415A46" w14:textId="77777777">
      <w:r>
        <w:rPr>
          <w:rStyle w:val="CommentReference"/>
        </w:rPr>
        <w:annotationRef/>
      </w:r>
      <w:r>
        <w:rPr>
          <w:color w:val="000000"/>
          <w:sz w:val="20"/>
          <w:szCs w:val="20"/>
        </w:rPr>
        <w:t xml:space="preserve">PHẦN ĐÀM PHÁN – LÃNH ĐẠO CHỐT. BB thương thảo: 20%. Phương án lùi: (1) chia 2 đợt 10% khi nộp đủ bảo lãnh + 10% khi tập kết thiết bị chính; hoặc (2) tối đa 25% nếu PH bỏ yêu cầu thanh toán vật tư và chi phí chung 70%. Số tiền tính trên giá trị trước thuế 200.309.911.834 đ – cập nhật khi chốt giá.</w:t>
      </w:r>
    </w:p>
  </w:comment>
  <w:comment w:id="924" w:author="VNCN E&amp;C - Đề xuất đàm phán" w:date="2026-10-16T03:33:16Z" w:initials="EC">
    <w:p w14:paraId="26EA1B8F" w14:textId="77777777">
      <w:r>
        <w:rPr>
          <w:rStyle w:val="CommentReference"/>
        </w:rPr>
        <w:annotationRef/>
      </w:r>
      <w:r>
        <w:rPr>
          <w:color w:val="000000"/>
          <w:sz w:val="20"/>
          <w:szCs w:val="20"/>
        </w:rPr>
        <w:t xml:space="preserve">PHẦN ĐÀM PHÁN – LÃNH ĐẠO CHỐT. Không chấp nhận 70% chi phí chung, 100% cẩu tháp ngay khi lắp dựng (trả trước phần vận hành, tháo dỡ chưa làm). Phương án lùi: chi phí chung tối đa 30% khi hoàn thành huy động; cẩu tháp 40% khi đưa vào vận hành.</w:t>
      </w:r>
    </w:p>
  </w:comment>
  <w:comment w:id="925" w:author="VNCN E&amp;C - Đề xuất đàm phán" w:date="2026-10-16T03:33:16Z" w:initials="EC">
    <w:p w14:paraId="00075495" w14:textId="77777777">
      <w:r>
        <w:rPr>
          <w:rStyle w:val="CommentReference"/>
        </w:rPr>
        <w:annotationRef/>
      </w:r>
      <w:r>
        <w:rPr>
          <w:color w:val="000000"/>
          <w:sz w:val="20"/>
          <w:szCs w:val="20"/>
        </w:rPr>
        <w:t xml:space="preserve">PHẦN ĐÀM PHÁN – LÃNH ĐẠO CHỐT. Không chấp nhận “quá hạn không phản hồi thì coi như phê duyệt” (Điều 393 BLDS: có thỏa thuận thì im lặng thành chấp nhận). Thời hạn thanh toán gộp về điểm e (14 ngày – BB thương thảo). Phương án lùi: Bên A phản hồi lần đầu trong 10 ngày làm việc và nêu đủ yêu cầu chỉnh sửa trong một lần.</w:t>
      </w:r>
    </w:p>
  </w:comment>
  <w:comment w:id="926" w:author="VNCN E&amp;C - Đề xuất đàm phán" w:date="2026-10-16T03:33:17Z" w:initials="EC">
    <w:p w14:paraId="3551596D" w14:textId="77777777">
      <w:r>
        <w:rPr>
          <w:rStyle w:val="CommentReference"/>
        </w:rPr>
        <w:annotationRef/>
      </w:r>
      <w:r>
        <w:rPr>
          <w:color w:val="000000"/>
          <w:sz w:val="20"/>
          <w:szCs w:val="20"/>
        </w:rPr>
        <w:t xml:space="preserve">Sửa lỗi câu bị cắt cụt ở bản EC_v1 (“…kể từ ngày Bên A”) và khôi phục nguyên tắc quyết toán back-to-back; khôi phục đoạn CĐT chậm thanh toán thì lùi tương ứng (bản EC_v1 đã xóa 10.4 lãi chậm trả – nếu PH đòi lại, BB thương thảo cho phép trả lãi theo lãi huy động ngân hàng của Bên B, không bù tiến độ).</w:t>
      </w:r>
    </w:p>
  </w:comment>
  <w:comment w:id="927" w:author="VNCN E&amp;C - Đề xuất đàm phán" w:date="2026-10-16T03:33:17Z" w:initials="EC">
    <w:p w14:paraId="3670F337" w14:textId="77777777">
      <w:r>
        <w:rPr>
          <w:rStyle w:val="CommentReference"/>
        </w:rPr>
        <w:annotationRef/>
      </w:r>
      <w:r>
        <w:rPr>
          <w:color w:val="000000"/>
          <w:sz w:val="20"/>
          <w:szCs w:val="20"/>
        </w:rPr>
        <w:t xml:space="preserve">Hoàn thiện câu bổ sung của bản EC_v1: thêm “chịu toàn bộ chi phí khắc phục” và trách nhiệm hệ cừ khi nhà thầu đất đào (theo Ma trận, quan trắc do Bên A thực hiện).</w:t>
      </w:r>
    </w:p>
  </w:comment>
  <w:comment w:id="928" w:author="VNCN E&amp;C - Đề xuất đàm phán" w:date="2026-10-16T03:33:17Z" w:initials="EC">
    <w:p w14:paraId="220F8E47" w14:textId="77777777">
      <w:r>
        <w:rPr>
          <w:rStyle w:val="CommentReference"/>
        </w:rPr>
        <w:annotationRef/>
      </w:r>
      <w:r>
        <w:rPr>
          <w:color w:val="000000"/>
          <w:sz w:val="20"/>
          <w:szCs w:val="20"/>
        </w:rPr>
        <w:t xml:space="preserve">Trần đơn giá phát sinh: đề xuất trừ 10% (dự thảo gốc 15%); phương án lùi trừ 5%. Không chấp nhận “không có ý kiến được coi là chấp thuận” vì mâu thuẫn 13.2 (chỉ thanh toán phát sinh được chấp thuận bằng văn bản).</w:t>
      </w:r>
    </w:p>
  </w:comment>
  <w:comment w:id="929" w:author="VNCN E&amp;C - Đề xuất đàm phán" w:date="2026-10-16T03:33:17Z" w:initials="EC">
    <w:p w14:paraId="59DEB4D5" w14:textId="77777777">
      <w:r>
        <w:rPr>
          <w:rStyle w:val="CommentReference"/>
        </w:rPr>
        <w:annotationRef/>
      </w:r>
      <w:r>
        <w:rPr>
          <w:color w:val="000000"/>
          <w:sz w:val="20"/>
          <w:szCs w:val="20"/>
        </w:rPr>
        <w:t xml:space="preserve">Giữ 45 ngày như bản EC_v1 (BB thương thảo: 56 ngày); bổ sung loại trừ trường hợp CĐT chậm trả để thống nhất với 10.3.2e.</w:t>
      </w:r>
    </w:p>
  </w:comment>
  <w:comment w:id="930" w:author="VNCN E&amp;C - Đề xuất đàm phán" w:date="2026-10-16T03:33:17Z" w:initials="EC">
    <w:p w14:paraId="1746A80A" w14:textId="77777777">
      <w:r>
        <w:rPr>
          <w:rStyle w:val="CommentReference"/>
        </w:rPr>
        <w:annotationRef/>
      </w:r>
      <w:r>
        <w:rPr>
          <w:color w:val="000000"/>
          <w:sz w:val="20"/>
          <w:szCs w:val="20"/>
        </w:rPr>
        <w:t xml:space="preserve">Giữ 45 ngày như bản EC_v1; giới hạn “do lỗi của Bên A” – tạm dừng do CĐT, cơ quan nhà nước, bất khả kháng không là căn cứ để Bên B chấm dứt.</w:t>
      </w:r>
    </w:p>
  </w:comment>
  <w:comment w:id="931" w:author="VNCN E&amp;C - Đề xuất đàm phán" w:date="2026-10-16T03:33:17Z" w:initials="EC">
    <w:p w14:paraId="09E370DC" w14:textId="77777777">
      <w:r>
        <w:rPr>
          <w:rStyle w:val="CommentReference"/>
        </w:rPr>
        <w:annotationRef/>
      </w:r>
      <w:r>
        <w:rPr>
          <w:color w:val="000000"/>
          <w:sz w:val="20"/>
          <w:szCs w:val="20"/>
        </w:rPr>
        <w:t xml:space="preserve">Trần 8% bằng đúng trần riêng phạt chậm tiến độ tại 18.3 → khi đã phạt tiến độ tối đa thì các khoản phạt chất lượng, an toàn mất tác dụng. Đề xuất 12% (chuẩn công ty); phương án lùi 10%.</w:t>
      </w:r>
    </w:p>
  </w:comment>
  <w:comment w:id="932" w:author="VNCN E&amp;C - Đề xuất đàm phán" w:date="2026-10-16T03:33:17Z" w:initials="EC">
    <w:p w14:paraId="2DB60CE5" w14:textId="77777777">
      <w:r>
        <w:rPr>
          <w:rStyle w:val="CommentReference"/>
        </w:rPr>
        <w:annotationRef/>
      </w:r>
      <w:r>
        <w:rPr>
          <w:color w:val="000000"/>
          <w:sz w:val="20"/>
          <w:szCs w:val="20"/>
        </w:rPr>
        <w:t xml:space="preserve">BB thương thảo: không cấp bảo lãnh thanh toán. Không có phương án lùi. (Mục này của PH còn chép nguyên mẫu bảo lãnh của Bên B: “ngân hàng được Bên A chấp thuận”, “mẫu Biểu 06”.)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A5B22B" w15:done="0"/>
  <w15:commentEx w15:paraId="1DC791ED" w15:done="0"/>
  <w15:commentEx w15:paraId="390E31C0" w15:done="0"/>
  <w15:commentEx w15:paraId="7F5411F8" w15:done="0"/>
  <w15:commentEx w15:paraId="60089207" w15:done="0"/>
  <w15:commentEx w15:paraId="1A0CFAE3" w15:done="0"/>
  <w15:commentEx w15:paraId="1D9742B6" w15:done="0"/>
  <w15:commentEx w15:paraId="2107F7F0" w15:done="0"/>
  <w15:commentEx w15:paraId="7A044B7A" w15:done="0"/>
  <w15:commentEx w15:paraId="49D92691" w15:done="0"/>
  <w15:commentEx w15:paraId="22DCF2CF" w15:done="0"/>
  <w15:commentEx w15:paraId="20CB6A27" w15:done="0"/>
  <w15:commentEx w15:paraId="60312105" w15:done="0"/>
  <w15:commentEx w15:paraId="26A71386" w15:done="0"/>
  <w15:commentEx w15:paraId="7E2E8E99" w15:done="0"/>
  <w15:commentEx w15:paraId="60AC342D" w15:done="0"/>
  <w15:commentEx w15:paraId="5942222B" w15:done="0"/>
  <w15:commentEx w15:paraId="69599A75" w15:done="0"/>
  <w15:commentEx w15:paraId="1FFFEC35" w15:done="0"/>
  <w15:commentEx w15:paraId="4B9C9A87" w15:done="0"/>
  <w15:commentEx w15:paraId="1777A617" w15:done="0"/>
  <w15:commentEx w15:paraId="28B4248B" w15:done="0"/>
  <w15:commentEx w15:paraId="7B0E4CE9" w15:done="0"/>
  <w15:commentEx w15:paraId="1C415A46" w15:done="0"/>
  <w15:commentEx w15:paraId="26EA1B8F" w15:done="0"/>
  <w15:commentEx w15:paraId="00075495" w15:done="0"/>
  <w15:commentEx w15:paraId="3551596D" w15:done="0"/>
  <w15:commentEx w15:paraId="3670F337" w15:done="0"/>
  <w15:commentEx w15:paraId="220F8E47" w15:done="0"/>
  <w15:commentEx w15:paraId="59DEB4D5" w15:done="0"/>
  <w15:commentEx w15:paraId="1746A80A" w15:done="0"/>
  <w15:commentEx w15:paraId="09E370DC" w15:done="0"/>
  <w15:commentEx w15:paraId="2DB60C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7A2A3B" w16cex:dateUtc="2026-10-14T09:20:00Z"/>
  <w16cex:commentExtensible w16cex:durableId="2E7A3576" w16cex:dateUtc="2026-10-14T10:08:00Z"/>
  <w16cex:commentExtensible w16cex:durableId="2E7A3693" w16cex:dateUtc="2026-10-14T10:12:00Z"/>
  <w16cex:commentExtensible w16cex:durableId="59D47A0D" w16cex:dateUtc="2026-10-16T01:45:00Z"/>
  <w16cex:commentExtensible w16cex:durableId="2E7B150C" w16cex:dateUtc="2026-10-15T02:02:00Z"/>
  <w16cex:commentExtensible w16cex:durableId="2E7B9543" w16cex:dateUtc="2026-10-15T11:09:00Z"/>
  <w16cex:commentExtensible w16cex:durableId="2E7B96FD" w16cex:dateUtc="2026-10-15T11:16:00Z"/>
  <w16cex:commentExtensible w16cex:durableId="2E7B1EFC" w16cex:dateUtc="2026-10-15T02:44:00Z"/>
  <w16cex:commentExtensible w16cex:durableId="2E7B1F43" w16cex:dateUtc="2026-10-15T02:45:00Z"/>
  <w16cex:commentExtensible w16cex:durableId="2E7B9EF4" w16cex:dateUtc="2026-10-15T11:50:00Z"/>
  <w16cex:commentExtensible w16cex:durableId="69A76B64" w16cex:dateUtc="2026-10-16T03:33:15Z"/>
  <w16cex:commentExtensible w16cex:durableId="17BE447E" w16cex:dateUtc="2026-10-16T03:33:15Z"/>
  <w16cex:commentExtensible w16cex:durableId="4336E476" w16cex:dateUtc="2026-10-16T03:33:15Z"/>
  <w16cex:commentExtensible w16cex:durableId="72822B85" w16cex:dateUtc="2026-10-16T03:33:15Z"/>
  <w16cex:commentExtensible w16cex:durableId="70522B6D" w16cex:dateUtc="2026-10-16T03:33:15Z"/>
  <w16cex:commentExtensible w16cex:durableId="6134B6C4" w16cex:dateUtc="2026-10-16T03:33:15Z"/>
  <w16cex:commentExtensible w16cex:durableId="5BDA3634" w16cex:dateUtc="2026-10-16T03:33:15Z"/>
  <w16cex:commentExtensible w16cex:durableId="39A62CDB" w16cex:dateUtc="2026-10-16T03:33:16Z"/>
  <w16cex:commentExtensible w16cex:durableId="7593AC32" w16cex:dateUtc="2026-10-16T03:33:16Z"/>
  <w16cex:commentExtensible w16cex:durableId="731F016F" w16cex:dateUtc="2026-10-16T03:33:16Z"/>
  <w16cex:commentExtensible w16cex:durableId="2BBADC7D" w16cex:dateUtc="2026-10-16T03:33:16Z"/>
  <w16cex:commentExtensible w16cex:durableId="1ABBE7C7" w16cex:dateUtc="2026-10-16T03:33:16Z"/>
  <w16cex:commentExtensible w16cex:durableId="4D2F6C3D" w16cex:dateUtc="2026-10-16T03:33:16Z"/>
  <w16cex:commentExtensible w16cex:durableId="6B2BB7F3" w16cex:dateUtc="2026-10-16T03:33:16Z"/>
  <w16cex:commentExtensible w16cex:durableId="10D570A8" w16cex:dateUtc="2026-10-16T03:33:16Z"/>
  <w16cex:commentExtensible w16cex:durableId="3A016BDF" w16cex:dateUtc="2026-10-16T03:33:16Z"/>
  <w16cex:commentExtensible w16cex:durableId="1344A979" w16cex:dateUtc="2026-10-16T03:33:17Z"/>
  <w16cex:commentExtensible w16cex:durableId="7A644A7F" w16cex:dateUtc="2026-10-16T03:33:17Z"/>
  <w16cex:commentExtensible w16cex:durableId="44857173" w16cex:dateUtc="2026-10-16T03:33:17Z"/>
  <w16cex:commentExtensible w16cex:durableId="0441006E" w16cex:dateUtc="2026-10-16T03:33:17Z"/>
  <w16cex:commentExtensible w16cex:durableId="72EB5630" w16cex:dateUtc="2026-10-16T03:33:17Z"/>
  <w16cex:commentExtensible w16cex:durableId="32482BAC" w16cex:dateUtc="2026-10-16T03:33:17Z"/>
  <w16cex:commentExtensible w16cex:durableId="2F15166A" w16cex:dateUtc="2026-10-16T03:33:1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A5B22B" w16cid:durableId="2E7A2A3B"/>
  <w16cid:commentId w16cid:paraId="1DC791ED" w16cid:durableId="2E7A3576"/>
  <w16cid:commentId w16cid:paraId="390E31C0" w16cid:durableId="2E7A3693"/>
  <w16cid:commentId w16cid:paraId="7F5411F8" w16cid:durableId="59D47A0D"/>
  <w16cid:commentId w16cid:paraId="60089207" w16cid:durableId="2E7B150C"/>
  <w16cid:commentId w16cid:paraId="1A0CFAE3" w16cid:durableId="2E7B9543"/>
  <w16cid:commentId w16cid:paraId="1D9742B6" w16cid:durableId="2E7B96FD"/>
  <w16cid:commentId w16cid:paraId="2107F7F0" w16cid:durableId="2E7B1EFC"/>
  <w16cid:commentId w16cid:paraId="7A044B7A" w16cid:durableId="2E7B1F43"/>
  <w16cid:commentId w16cid:paraId="49D92691" w16cid:durableId="2E7B9EF4"/>
  <w16cid:commentId w16cid:paraId="22DCF2CF" w16cid:durableId="69A76B64"/>
  <w16cid:commentId w16cid:paraId="20CB6A27" w16cid:durableId="17BE447E"/>
  <w16cid:commentId w16cid:paraId="60312105" w16cid:durableId="4336E476"/>
  <w16cid:commentId w16cid:paraId="26A71386" w16cid:durableId="72822B85"/>
  <w16cid:commentId w16cid:paraId="7E2E8E99" w16cid:durableId="70522B6D"/>
  <w16cid:commentId w16cid:paraId="60AC342D" w16cid:durableId="6134B6C4"/>
  <w16cid:commentId w16cid:paraId="5942222B" w16cid:durableId="5BDA3634"/>
  <w16cid:commentId w16cid:paraId="69599A75" w16cid:durableId="39A62CDB"/>
  <w16cid:commentId w16cid:paraId="1FFFEC35" w16cid:durableId="7593AC32"/>
  <w16cid:commentId w16cid:paraId="4B9C9A87" w16cid:durableId="731F016F"/>
  <w16cid:commentId w16cid:paraId="1777A617" w16cid:durableId="2BBADC7D"/>
  <w16cid:commentId w16cid:paraId="28B4248B" w16cid:durableId="1ABBE7C7"/>
  <w16cid:commentId w16cid:paraId="7B0E4CE9" w16cid:durableId="4D2F6C3D"/>
  <w16cid:commentId w16cid:paraId="1C415A46" w16cid:durableId="6B2BB7F3"/>
  <w16cid:commentId w16cid:paraId="26EA1B8F" w16cid:durableId="10D570A8"/>
  <w16cid:commentId w16cid:paraId="00075495" w16cid:durableId="3A016BDF"/>
  <w16cid:commentId w16cid:paraId="3551596D" w16cid:durableId="1344A979"/>
  <w16cid:commentId w16cid:paraId="3670F337" w16cid:durableId="7A644A7F"/>
  <w16cid:commentId w16cid:paraId="220F8E47" w16cid:durableId="44857173"/>
  <w16cid:commentId w16cid:paraId="59DEB4D5" w16cid:durableId="0441006E"/>
  <w16cid:commentId w16cid:paraId="1746A80A" w16cid:durableId="72EB5630"/>
  <w16cid:commentId w16cid:paraId="09E370DC" w16cid:durableId="32482BAC"/>
  <w16cid:commentId w16cid:paraId="2DB60CE5" w16cid:durableId="2F1516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60875" w14:textId="77777777" w:rsidR="00DD6BE2" w:rsidRDefault="00DD6BE2" w:rsidP="00096978">
      <w:r>
        <w:separator/>
      </w:r>
    </w:p>
  </w:endnote>
  <w:endnote w:type="continuationSeparator" w:id="0">
    <w:p w14:paraId="1A29E9DA" w14:textId="77777777" w:rsidR="00DD6BE2" w:rsidRDefault="00DD6BE2"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altName w:val="Calibri"/>
    <w:panose1 w:val="020B7200000000000000"/>
    <w:charset w:val="00"/>
    <w:family w:val="swiss"/>
    <w:pitch w:val="variable"/>
    <w:sig w:usb0="00000007" w:usb1="00000000" w:usb2="00000000" w:usb3="00000000" w:csb0="00000003" w:csb1="00000000"/>
  </w:font>
  <w:font w:name=".VnTime">
    <w:altName w:val="Times New Roman"/>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Times New Roman Bold">
    <w:altName w:val="Times New Roman"/>
    <w:panose1 w:val="00000000000000000000"/>
    <w:charset w:val="00"/>
    <w:family w:val="roman"/>
    <w:notTrueType/>
    <w:pitch w:val="default"/>
  </w:font>
  <w:font w:name="Monotype Sorts">
    <w:altName w:val="Symbol"/>
    <w:charset w:val="02"/>
    <w:family w:val="auto"/>
    <w:pitch w:val="variable"/>
    <w:sig w:usb0="00000000" w:usb1="10000000" w:usb2="00000000" w:usb3="00000000" w:csb0="80000000" w:csb1="00000000"/>
  </w:font>
  <w:font w:name="VNtoronto">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AF55" w14:textId="77777777" w:rsidR="00DF0BA4" w:rsidRPr="00A21B8F" w:rsidRDefault="00DF0BA4">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Pr>
        <w:rFonts w:ascii="Times New Roman" w:hAnsi="Times New Roman"/>
        <w:sz w:val="24"/>
      </w:rPr>
      <w:t>1</w:t>
    </w:r>
    <w:r w:rsidRPr="00A21B8F">
      <w:rPr>
        <w:rFonts w:ascii="Times New Roman" w:hAnsi="Times New Roman"/>
        <w:sz w:val="24"/>
      </w:rPr>
      <w:fldChar w:fldCharType="end"/>
    </w:r>
  </w:p>
  <w:p w14:paraId="55F82838" w14:textId="77777777" w:rsidR="00DF0BA4" w:rsidRDefault="00DF0B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E6E6" w14:textId="77777777" w:rsidR="007C590C" w:rsidRPr="00A21B8F" w:rsidRDefault="007C590C">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FE1FAE">
      <w:rPr>
        <w:rFonts w:ascii="Times New Roman" w:hAnsi="Times New Roman"/>
        <w:sz w:val="24"/>
      </w:rPr>
      <w:t>69</w:t>
    </w:r>
    <w:r w:rsidRPr="00A21B8F">
      <w:rPr>
        <w:rFonts w:ascii="Times New Roman" w:hAnsi="Times New Roman"/>
        <w:sz w:val="24"/>
      </w:rPr>
      <w:fldChar w:fldCharType="end"/>
    </w:r>
  </w:p>
  <w:p w14:paraId="09B80649" w14:textId="77777777" w:rsidR="007C590C" w:rsidRDefault="007C5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6535C" w14:textId="77777777" w:rsidR="00DD6BE2" w:rsidRDefault="00DD6BE2" w:rsidP="00096978">
      <w:r>
        <w:separator/>
      </w:r>
    </w:p>
  </w:footnote>
  <w:footnote w:type="continuationSeparator" w:id="0">
    <w:p w14:paraId="256EE5D9" w14:textId="77777777" w:rsidR="00DD6BE2" w:rsidRDefault="00DD6BE2" w:rsidP="00096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20F6D74"/>
    <w:multiLevelType w:val="hybridMultilevel"/>
    <w:tmpl w:val="64207942"/>
    <w:lvl w:ilvl="0" w:tplc="71100BA6">
      <w:start w:val="1"/>
      <w:numFmt w:val="bullet"/>
      <w:lvlText w:val="-"/>
      <w:lvlJc w:val="left"/>
      <w:pPr>
        <w:tabs>
          <w:tab w:val="num" w:pos="1494"/>
        </w:tabs>
        <w:ind w:left="1494" w:hanging="360"/>
      </w:pPr>
      <w:rPr>
        <w:rFonts w:ascii="Arial" w:eastAsia="Times New Roman" w:hAnsi="Arial" w:hint="default"/>
      </w:rPr>
    </w:lvl>
    <w:lvl w:ilvl="1" w:tplc="F44A60D4">
      <w:numFmt w:val="bullet"/>
      <w:lvlText w:val="-"/>
      <w:lvlJc w:val="left"/>
      <w:pPr>
        <w:tabs>
          <w:tab w:val="num" w:pos="2214"/>
        </w:tabs>
        <w:ind w:left="2214" w:hanging="360"/>
      </w:pPr>
      <w:rPr>
        <w:rFonts w:ascii="Times New Roman" w:eastAsia="Times New Roman" w:hAnsi="Times New Roman" w:hint="default"/>
      </w:rPr>
    </w:lvl>
    <w:lvl w:ilvl="2" w:tplc="04090005">
      <w:start w:val="1"/>
      <w:numFmt w:val="bullet"/>
      <w:lvlText w:val=""/>
      <w:lvlJc w:val="left"/>
      <w:pPr>
        <w:tabs>
          <w:tab w:val="num" w:pos="2934"/>
        </w:tabs>
        <w:ind w:left="2934" w:hanging="360"/>
      </w:pPr>
      <w:rPr>
        <w:rFonts w:ascii="Times New Roman" w:hAnsi="Times New Roman" w:cs="Times New Roman" w:hint="default"/>
      </w:rPr>
    </w:lvl>
    <w:lvl w:ilvl="3" w:tplc="04090001">
      <w:start w:val="1"/>
      <w:numFmt w:val="bullet"/>
      <w:lvlText w:val=""/>
      <w:lvlJc w:val="left"/>
      <w:pPr>
        <w:tabs>
          <w:tab w:val="num" w:pos="3654"/>
        </w:tabs>
        <w:ind w:left="3654" w:hanging="360"/>
      </w:pPr>
      <w:rPr>
        <w:rFonts w:ascii="Times New Roman" w:hAnsi="Times New Roman" w:cs="Times New Roman" w:hint="default"/>
      </w:rPr>
    </w:lvl>
    <w:lvl w:ilvl="4" w:tplc="04090003">
      <w:start w:val="1"/>
      <w:numFmt w:val="bullet"/>
      <w:lvlText w:val="o"/>
      <w:lvlJc w:val="left"/>
      <w:pPr>
        <w:tabs>
          <w:tab w:val="num" w:pos="4374"/>
        </w:tabs>
        <w:ind w:left="4374" w:hanging="360"/>
      </w:pPr>
      <w:rPr>
        <w:rFonts w:ascii="Courier New" w:hAnsi="Courier New" w:cs="Courier New" w:hint="default"/>
      </w:rPr>
    </w:lvl>
    <w:lvl w:ilvl="5" w:tplc="04090005">
      <w:start w:val="1"/>
      <w:numFmt w:val="bullet"/>
      <w:lvlText w:val=""/>
      <w:lvlJc w:val="left"/>
      <w:pPr>
        <w:tabs>
          <w:tab w:val="num" w:pos="5094"/>
        </w:tabs>
        <w:ind w:left="5094" w:hanging="360"/>
      </w:pPr>
      <w:rPr>
        <w:rFonts w:ascii="Times New Roman" w:hAnsi="Times New Roman" w:cs="Times New Roman" w:hint="default"/>
      </w:rPr>
    </w:lvl>
    <w:lvl w:ilvl="6" w:tplc="04090001">
      <w:start w:val="1"/>
      <w:numFmt w:val="bullet"/>
      <w:lvlText w:val=""/>
      <w:lvlJc w:val="left"/>
      <w:pPr>
        <w:tabs>
          <w:tab w:val="num" w:pos="5814"/>
        </w:tabs>
        <w:ind w:left="5814" w:hanging="360"/>
      </w:pPr>
      <w:rPr>
        <w:rFonts w:ascii="Times New Roman" w:hAnsi="Times New Roman" w:cs="Times New Roman" w:hint="default"/>
      </w:rPr>
    </w:lvl>
    <w:lvl w:ilvl="7" w:tplc="04090003">
      <w:start w:val="1"/>
      <w:numFmt w:val="bullet"/>
      <w:lvlText w:val="o"/>
      <w:lvlJc w:val="left"/>
      <w:pPr>
        <w:tabs>
          <w:tab w:val="num" w:pos="6534"/>
        </w:tabs>
        <w:ind w:left="6534" w:hanging="360"/>
      </w:pPr>
      <w:rPr>
        <w:rFonts w:ascii="Courier New" w:hAnsi="Courier New" w:cs="Courier New" w:hint="default"/>
      </w:rPr>
    </w:lvl>
    <w:lvl w:ilvl="8" w:tplc="04090005">
      <w:start w:val="1"/>
      <w:numFmt w:val="bullet"/>
      <w:lvlText w:val=""/>
      <w:lvlJc w:val="left"/>
      <w:pPr>
        <w:tabs>
          <w:tab w:val="num" w:pos="7254"/>
        </w:tabs>
        <w:ind w:left="7254" w:hanging="360"/>
      </w:pPr>
      <w:rPr>
        <w:rFonts w:ascii="Times New Roman" w:hAnsi="Times New Roman" w:cs="Times New Roman" w:hint="default"/>
      </w:rPr>
    </w:lvl>
  </w:abstractNum>
  <w:abstractNum w:abstractNumId="6" w15:restartNumberingAfterBreak="0">
    <w:nsid w:val="130E2878"/>
    <w:multiLevelType w:val="hybridMultilevel"/>
    <w:tmpl w:val="3620F4F6"/>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1865BE"/>
    <w:multiLevelType w:val="hybridMultilevel"/>
    <w:tmpl w:val="70DE794E"/>
    <w:lvl w:ilvl="0" w:tplc="0409001B">
      <w:start w:val="1"/>
      <w:numFmt w:val="lowerRoman"/>
      <w:lvlText w:val="%1."/>
      <w:lvlJc w:val="right"/>
      <w:pPr>
        <w:ind w:left="720" w:hanging="360"/>
      </w:pPr>
    </w:lvl>
    <w:lvl w:ilvl="1" w:tplc="1304F81C">
      <w:start w:val="1"/>
      <w:numFmt w:val="bullet"/>
      <w:lvlText w:val="-"/>
      <w:lvlJc w:val="left"/>
      <w:pPr>
        <w:ind w:left="1785" w:hanging="705"/>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0F29D9"/>
    <w:multiLevelType w:val="hybridMultilevel"/>
    <w:tmpl w:val="3620F4F6"/>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69E37B3"/>
    <w:multiLevelType w:val="hybridMultilevel"/>
    <w:tmpl w:val="183AE17A"/>
    <w:lvl w:ilvl="0" w:tplc="09A438C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3A3633"/>
    <w:multiLevelType w:val="multilevel"/>
    <w:tmpl w:val="1FE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6" w15:restartNumberingAfterBreak="0">
    <w:nsid w:val="3126314F"/>
    <w:multiLevelType w:val="hybridMultilevel"/>
    <w:tmpl w:val="B5A4DCDA"/>
    <w:lvl w:ilvl="0" w:tplc="189EA3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0E090E"/>
    <w:multiLevelType w:val="hybridMultilevel"/>
    <w:tmpl w:val="90187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0"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22" w15:restartNumberingAfterBreak="0">
    <w:nsid w:val="38386C58"/>
    <w:multiLevelType w:val="multilevel"/>
    <w:tmpl w:val="8542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43E482D"/>
    <w:multiLevelType w:val="hybridMultilevel"/>
    <w:tmpl w:val="312E00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8041059"/>
    <w:multiLevelType w:val="hybridMultilevel"/>
    <w:tmpl w:val="6F7091E6"/>
    <w:lvl w:ilvl="0" w:tplc="FD6E0D72">
      <w:start w:val="1"/>
      <w:numFmt w:val="bullet"/>
      <w:lvlText w:val=""/>
      <w:lvlJc w:val="left"/>
      <w:pPr>
        <w:ind w:left="720" w:hanging="360"/>
      </w:pPr>
      <w:rPr>
        <w:rFonts w:ascii="Symbol" w:hAnsi="Symbol" w:hint="default"/>
        <w:color w:val="auto"/>
      </w:rPr>
    </w:lvl>
    <w:lvl w:ilvl="1" w:tplc="04090019">
      <w:start w:val="1"/>
      <w:numFmt w:val="bullet"/>
      <w:lvlText w:val="o"/>
      <w:lvlJc w:val="left"/>
      <w:pPr>
        <w:ind w:left="1440" w:hanging="360"/>
      </w:pPr>
      <w:rPr>
        <w:rFonts w:ascii="Courier New" w:hAnsi="Courier New" w:cs="Courier New" w:hint="default"/>
      </w:rPr>
    </w:lvl>
    <w:lvl w:ilvl="2" w:tplc="0409001B">
      <w:numFmt w:val="bullet"/>
      <w:lvlText w:val="•"/>
      <w:lvlJc w:val="left"/>
      <w:pPr>
        <w:ind w:left="4680" w:hanging="2880"/>
      </w:pPr>
      <w:rPr>
        <w:rFonts w:ascii="Arial" w:eastAsia="Times New Roman" w:hAnsi="Arial" w:cs="Arial"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9" w15:restartNumberingAfterBreak="0">
    <w:nsid w:val="487C045F"/>
    <w:multiLevelType w:val="multilevel"/>
    <w:tmpl w:val="E3188AE6"/>
    <w:lvl w:ilvl="0">
      <w:start w:val="1"/>
      <w:numFmt w:val="decimal"/>
      <w:lvlText w:val="Điều %1."/>
      <w:lvlJc w:val="left"/>
      <w:pPr>
        <w:tabs>
          <w:tab w:val="num" w:pos="1134"/>
        </w:tabs>
        <w:ind w:left="1134" w:hanging="1134"/>
      </w:pPr>
      <w:rPr>
        <w:rFonts w:ascii="Times New Roman Bold" w:hAnsi="Times New Roman Bold" w:hint="default"/>
        <w:b/>
        <w:i w:val="0"/>
        <w:caps w:val="0"/>
        <w:strike w:val="0"/>
        <w:dstrike w:val="0"/>
        <w:vanish w:val="0"/>
        <w:color w:val="000000"/>
        <w:sz w:val="24"/>
        <w:u w:val="none"/>
        <w:vertAlign w:val="baseline"/>
      </w:rPr>
    </w:lvl>
    <w:lvl w:ilvl="1">
      <w:start w:val="1"/>
      <w:numFmt w:val="decimal"/>
      <w:lvlText w:val="%1.%2."/>
      <w:lvlJc w:val="left"/>
      <w:pPr>
        <w:tabs>
          <w:tab w:val="num" w:pos="567"/>
        </w:tabs>
        <w:ind w:left="567" w:hanging="567"/>
      </w:pPr>
      <w:rPr>
        <w:rFonts w:ascii="Times New Roman Bold" w:hAnsi="Times New Roman Bold" w:hint="default"/>
        <w:b/>
        <w:i w:val="0"/>
        <w:caps w:val="0"/>
        <w:strike w:val="0"/>
        <w:dstrike w:val="0"/>
        <w:vanish w:val="0"/>
        <w:color w:val="auto"/>
        <w:sz w:val="24"/>
        <w:szCs w:val="24"/>
        <w:vertAlign w:val="baseline"/>
      </w:rPr>
    </w:lvl>
    <w:lvl w:ilvl="2">
      <w:start w:val="1"/>
      <w:numFmt w:val="lowerLetter"/>
      <w:lvlText w:val="%3)"/>
      <w:lvlJc w:val="left"/>
      <w:pPr>
        <w:tabs>
          <w:tab w:val="num" w:pos="1134"/>
        </w:tabs>
        <w:ind w:left="1134" w:hanging="567"/>
      </w:pPr>
      <w:rPr>
        <w:rFonts w:ascii="Times New Roman" w:hAnsi="Times New Roman" w:hint="default"/>
        <w:b w:val="0"/>
        <w:i w:val="0"/>
        <w:sz w:val="24"/>
      </w:rPr>
    </w:lvl>
    <w:lvl w:ilvl="3">
      <w:start w:val="1"/>
      <w:numFmt w:val="lowerRoman"/>
      <w:lvlText w:val="(%4)"/>
      <w:lvlJc w:val="left"/>
      <w:pPr>
        <w:tabs>
          <w:tab w:val="num" w:pos="1647"/>
        </w:tabs>
        <w:ind w:left="1647" w:hanging="567"/>
      </w:pPr>
      <w:rPr>
        <w:rFonts w:ascii="Times New Roman" w:hAnsi="Times New Roman" w:hint="default"/>
        <w:b w:val="0"/>
        <w:i w:val="0"/>
        <w:strike w:val="0"/>
        <w:sz w:val="24"/>
      </w:rPr>
    </w:lvl>
    <w:lvl w:ilvl="4">
      <w:start w:val="1"/>
      <w:numFmt w:val="bullet"/>
      <w:lvlText w:val="-"/>
      <w:lvlJc w:val="left"/>
      <w:pPr>
        <w:tabs>
          <w:tab w:val="num" w:pos="2268"/>
        </w:tabs>
        <w:ind w:left="2268" w:hanging="567"/>
      </w:pPr>
      <w:rPr>
        <w:rFonts w:ascii="Times New Roman" w:hAnsi="Times New Roman" w:cs="Times New Roman"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4981219D"/>
    <w:multiLevelType w:val="multilevel"/>
    <w:tmpl w:val="7772B508"/>
    <w:lvl w:ilvl="0">
      <w:start w:val="1"/>
      <w:numFmt w:val="decimal"/>
      <w:pStyle w:val="Artelia-Heading2"/>
      <w:lvlText w:val="%1."/>
      <w:lvlJc w:val="left"/>
      <w:pPr>
        <w:ind w:left="284" w:hanging="284"/>
      </w:pPr>
      <w:rPr>
        <w:rFonts w:hint="default"/>
        <w:color w:val="auto"/>
      </w:rPr>
    </w:lvl>
    <w:lvl w:ilvl="1">
      <w:start w:val="1"/>
      <w:numFmt w:val="decimal"/>
      <w:lvlRestart w:val="0"/>
      <w:pStyle w:val="Artelia-Heading3"/>
      <w:suff w:val="space"/>
      <w:lvlText w:val="%2."/>
      <w:lvlJc w:val="left"/>
      <w:pPr>
        <w:ind w:left="1274" w:hanging="284"/>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57"/>
      </w:pPr>
      <w:rPr>
        <w:rFonts w:hint="default"/>
        <w:color w:val="auto"/>
      </w:rPr>
    </w:lvl>
    <w:lvl w:ilvl="3">
      <w:start w:val="1"/>
      <w:numFmt w:val="decimal"/>
      <w:lvlText w:val="%4."/>
      <w:lvlJc w:val="left"/>
      <w:pPr>
        <w:ind w:left="794" w:hanging="284"/>
      </w:pPr>
      <w:rPr>
        <w:rFonts w:hint="default"/>
        <w:b/>
      </w:rPr>
    </w:lvl>
    <w:lvl w:ilvl="4">
      <w:start w:val="1"/>
      <w:numFmt w:val="lowerLetter"/>
      <w:lvlText w:val="%5."/>
      <w:lvlJc w:val="left"/>
      <w:pPr>
        <w:ind w:left="964" w:hanging="284"/>
      </w:pPr>
      <w:rPr>
        <w:rFonts w:hint="default"/>
        <w:b/>
      </w:rPr>
    </w:lvl>
    <w:lvl w:ilvl="5">
      <w:start w:val="1"/>
      <w:numFmt w:val="lowerRoman"/>
      <w:lvlText w:val="%6."/>
      <w:lvlJc w:val="right"/>
      <w:pPr>
        <w:ind w:left="1134" w:hanging="284"/>
      </w:pPr>
      <w:rPr>
        <w:rFonts w:hint="default"/>
      </w:rPr>
    </w:lvl>
    <w:lvl w:ilvl="6">
      <w:start w:val="1"/>
      <w:numFmt w:val="decimal"/>
      <w:lvlText w:val="%7."/>
      <w:lvlJc w:val="left"/>
      <w:pPr>
        <w:ind w:left="1304" w:hanging="284"/>
      </w:pPr>
      <w:rPr>
        <w:rFonts w:hint="default"/>
      </w:rPr>
    </w:lvl>
    <w:lvl w:ilvl="7">
      <w:start w:val="1"/>
      <w:numFmt w:val="lowerLetter"/>
      <w:lvlText w:val="%8."/>
      <w:lvlJc w:val="left"/>
      <w:pPr>
        <w:ind w:left="1474" w:hanging="284"/>
      </w:pPr>
      <w:rPr>
        <w:rFonts w:hint="default"/>
      </w:rPr>
    </w:lvl>
    <w:lvl w:ilvl="8">
      <w:start w:val="1"/>
      <w:numFmt w:val="lowerRoman"/>
      <w:lvlText w:val="%9."/>
      <w:lvlJc w:val="right"/>
      <w:pPr>
        <w:ind w:left="1644" w:hanging="284"/>
      </w:pPr>
      <w:rPr>
        <w:rFonts w:hint="default"/>
      </w:rPr>
    </w:lvl>
  </w:abstractNum>
  <w:abstractNum w:abstractNumId="31"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3" w15:restartNumberingAfterBreak="0">
    <w:nsid w:val="4D190F28"/>
    <w:multiLevelType w:val="hybridMultilevel"/>
    <w:tmpl w:val="D6F85FFA"/>
    <w:lvl w:ilvl="0" w:tplc="D3B2DF04">
      <w:start w:val="3"/>
      <w:numFmt w:val="bullet"/>
      <w:lvlText w:val="-"/>
      <w:lvlJc w:val="left"/>
      <w:pPr>
        <w:ind w:left="36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4" w15:restartNumberingAfterBreak="0">
    <w:nsid w:val="4E3A4C4B"/>
    <w:multiLevelType w:val="hybridMultilevel"/>
    <w:tmpl w:val="2196E5B6"/>
    <w:lvl w:ilvl="0" w:tplc="73946A28">
      <w:numFmt w:val="bullet"/>
      <w:lvlText w:val="-"/>
      <w:lvlJc w:val="left"/>
      <w:pPr>
        <w:ind w:left="720" w:hanging="360"/>
      </w:pPr>
      <w:rPr>
        <w:rFonts w:ascii="Times New Roman" w:hAnsi="Times New Roman" w:hint="default"/>
      </w:rPr>
    </w:lvl>
    <w:lvl w:ilvl="1" w:tplc="73946A28">
      <w:numFmt w:val="bullet"/>
      <w:lvlText w:val="-"/>
      <w:lvlJc w:val="left"/>
      <w:pPr>
        <w:ind w:left="1440" w:hanging="360"/>
      </w:pPr>
      <w:rPr>
        <w:rFonts w:ascii="Times New Roman" w:hAnsi="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6" w15:restartNumberingAfterBreak="0">
    <w:nsid w:val="54742557"/>
    <w:multiLevelType w:val="hybridMultilevel"/>
    <w:tmpl w:val="4DDEC1F8"/>
    <w:lvl w:ilvl="0" w:tplc="487414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FA514B"/>
    <w:multiLevelType w:val="hybridMultilevel"/>
    <w:tmpl w:val="BBE02F38"/>
    <w:lvl w:ilvl="0" w:tplc="DD12BE04">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8" w15:restartNumberingAfterBreak="0">
    <w:nsid w:val="5B0213E1"/>
    <w:multiLevelType w:val="hybridMultilevel"/>
    <w:tmpl w:val="B49C3324"/>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40" w15:restartNumberingAfterBreak="0">
    <w:nsid w:val="5ED266DA"/>
    <w:multiLevelType w:val="hybridMultilevel"/>
    <w:tmpl w:val="F32C90B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8B368E"/>
    <w:multiLevelType w:val="multilevel"/>
    <w:tmpl w:val="6168308C"/>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4"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46"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0" w15:restartNumberingAfterBreak="0">
    <w:nsid w:val="74937789"/>
    <w:multiLevelType w:val="hybridMultilevel"/>
    <w:tmpl w:val="051429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8E95B22"/>
    <w:multiLevelType w:val="hybridMultilevel"/>
    <w:tmpl w:val="DCD0B1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56"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16cid:durableId="2125881825">
    <w:abstractNumId w:val="39"/>
  </w:num>
  <w:num w:numId="2" w16cid:durableId="1746369922">
    <w:abstractNumId w:val="21"/>
  </w:num>
  <w:num w:numId="3" w16cid:durableId="720859477">
    <w:abstractNumId w:val="35"/>
  </w:num>
  <w:num w:numId="4" w16cid:durableId="794716901">
    <w:abstractNumId w:val="4"/>
  </w:num>
  <w:num w:numId="5" w16cid:durableId="889851817">
    <w:abstractNumId w:val="27"/>
  </w:num>
  <w:num w:numId="6" w16cid:durableId="1102070634">
    <w:abstractNumId w:val="7"/>
  </w:num>
  <w:num w:numId="7" w16cid:durableId="1260990469">
    <w:abstractNumId w:val="13"/>
  </w:num>
  <w:num w:numId="8" w16cid:durableId="1034041710">
    <w:abstractNumId w:val="53"/>
  </w:num>
  <w:num w:numId="9" w16cid:durableId="1456871261">
    <w:abstractNumId w:val="57"/>
  </w:num>
  <w:num w:numId="10" w16cid:durableId="403379234">
    <w:abstractNumId w:val="49"/>
  </w:num>
  <w:num w:numId="11" w16cid:durableId="1779133215">
    <w:abstractNumId w:val="18"/>
  </w:num>
  <w:num w:numId="12" w16cid:durableId="446699082">
    <w:abstractNumId w:val="32"/>
  </w:num>
  <w:num w:numId="13" w16cid:durableId="1348093256">
    <w:abstractNumId w:val="3"/>
  </w:num>
  <w:num w:numId="14" w16cid:durableId="1746370220">
    <w:abstractNumId w:val="23"/>
  </w:num>
  <w:num w:numId="15" w16cid:durableId="1531333173">
    <w:abstractNumId w:val="48"/>
  </w:num>
  <w:num w:numId="16" w16cid:durableId="1803765518">
    <w:abstractNumId w:val="43"/>
  </w:num>
  <w:num w:numId="17" w16cid:durableId="275795388">
    <w:abstractNumId w:val="19"/>
  </w:num>
  <w:num w:numId="18" w16cid:durableId="1774783754">
    <w:abstractNumId w:val="15"/>
  </w:num>
  <w:num w:numId="19" w16cid:durableId="478421274">
    <w:abstractNumId w:val="55"/>
  </w:num>
  <w:num w:numId="20" w16cid:durableId="476343939">
    <w:abstractNumId w:val="25"/>
  </w:num>
  <w:num w:numId="21" w16cid:durableId="1159999246">
    <w:abstractNumId w:val="44"/>
  </w:num>
  <w:num w:numId="22" w16cid:durableId="2128812026">
    <w:abstractNumId w:val="24"/>
  </w:num>
  <w:num w:numId="23" w16cid:durableId="2109230337">
    <w:abstractNumId w:val="45"/>
  </w:num>
  <w:num w:numId="24" w16cid:durableId="153693617">
    <w:abstractNumId w:val="52"/>
  </w:num>
  <w:num w:numId="25" w16cid:durableId="958072118">
    <w:abstractNumId w:val="11"/>
  </w:num>
  <w:num w:numId="26" w16cid:durableId="1413240770">
    <w:abstractNumId w:val="51"/>
  </w:num>
  <w:num w:numId="27" w16cid:durableId="83261724">
    <w:abstractNumId w:val="41"/>
  </w:num>
  <w:num w:numId="28" w16cid:durableId="1690912866">
    <w:abstractNumId w:val="9"/>
  </w:num>
  <w:num w:numId="29" w16cid:durableId="1706714517">
    <w:abstractNumId w:val="47"/>
  </w:num>
  <w:num w:numId="30" w16cid:durableId="175928259">
    <w:abstractNumId w:val="31"/>
  </w:num>
  <w:num w:numId="31" w16cid:durableId="1742218505">
    <w:abstractNumId w:val="0"/>
  </w:num>
  <w:num w:numId="32" w16cid:durableId="682821344">
    <w:abstractNumId w:val="20"/>
  </w:num>
  <w:num w:numId="33" w16cid:durableId="1957326839">
    <w:abstractNumId w:val="56"/>
  </w:num>
  <w:num w:numId="34" w16cid:durableId="148135203">
    <w:abstractNumId w:val="2"/>
  </w:num>
  <w:num w:numId="35" w16cid:durableId="1992060713">
    <w:abstractNumId w:val="1"/>
  </w:num>
  <w:num w:numId="36" w16cid:durableId="710809270">
    <w:abstractNumId w:val="46"/>
  </w:num>
  <w:num w:numId="37" w16cid:durableId="322859335">
    <w:abstractNumId w:val="5"/>
  </w:num>
  <w:num w:numId="38" w16cid:durableId="155537934">
    <w:abstractNumId w:val="12"/>
  </w:num>
  <w:num w:numId="39" w16cid:durableId="2143385226">
    <w:abstractNumId w:val="30"/>
  </w:num>
  <w:num w:numId="40" w16cid:durableId="2074500713">
    <w:abstractNumId w:val="33"/>
  </w:num>
  <w:num w:numId="41" w16cid:durableId="226306422">
    <w:abstractNumId w:val="54"/>
  </w:num>
  <w:num w:numId="42" w16cid:durableId="2141335531">
    <w:abstractNumId w:val="40"/>
  </w:num>
  <w:num w:numId="43" w16cid:durableId="2022077656">
    <w:abstractNumId w:val="17"/>
  </w:num>
  <w:num w:numId="44" w16cid:durableId="529683574">
    <w:abstractNumId w:val="2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28112843">
    <w:abstractNumId w:val="36"/>
  </w:num>
  <w:num w:numId="46" w16cid:durableId="2018532224">
    <w:abstractNumId w:val="38"/>
  </w:num>
  <w:num w:numId="47" w16cid:durableId="563570739">
    <w:abstractNumId w:val="22"/>
  </w:num>
  <w:num w:numId="48" w16cid:durableId="1913202346">
    <w:abstractNumId w:val="14"/>
  </w:num>
  <w:num w:numId="49" w16cid:durableId="704602886">
    <w:abstractNumId w:val="10"/>
  </w:num>
  <w:num w:numId="50" w16cid:durableId="1991782955">
    <w:abstractNumId w:val="6"/>
  </w:num>
  <w:num w:numId="51" w16cid:durableId="2081901240">
    <w:abstractNumId w:val="50"/>
  </w:num>
  <w:num w:numId="52" w16cid:durableId="646323246">
    <w:abstractNumId w:val="8"/>
  </w:num>
  <w:num w:numId="53" w16cid:durableId="1161198361">
    <w:abstractNumId w:val="16"/>
  </w:num>
  <w:num w:numId="54" w16cid:durableId="624430784">
    <w:abstractNumId w:val="34"/>
  </w:num>
  <w:num w:numId="55" w16cid:durableId="1611889021">
    <w:abstractNumId w:val="37"/>
  </w:num>
  <w:num w:numId="56" w16cid:durableId="168452443">
    <w:abstractNumId w:val="29"/>
  </w:num>
  <w:num w:numId="57" w16cid:durableId="1301426299">
    <w:abstractNumId w:val="42"/>
  </w:num>
  <w:num w:numId="58" w16cid:durableId="1228415202">
    <w:abstractNumId w:val="26"/>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n Kinh tế &amp; Quản lý Hợp đồng">
    <w15:presenceInfo w15:providerId="AD" w15:userId="S::hopdong@phuchung.com.vn::8591ba54-2a14-4af7-bb85-6bbb734110aa"/>
  </w15:person>
  <w15:person w15:author="admin">
    <w15:presenceInfo w15:providerId="None" w15:userId="admin"/>
  </w15:person>
  <w15:person w15:author="Ngọc Ánh Trương">
    <w15:presenceInfo w15:providerId="Windows Live" w15:userId="28a15e8f44ec93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978"/>
    <w:rsid w:val="00002BF8"/>
    <w:rsid w:val="00002D69"/>
    <w:rsid w:val="00002EA4"/>
    <w:rsid w:val="00005799"/>
    <w:rsid w:val="00005890"/>
    <w:rsid w:val="000068E8"/>
    <w:rsid w:val="00007307"/>
    <w:rsid w:val="0000777E"/>
    <w:rsid w:val="00012CF9"/>
    <w:rsid w:val="00014E5B"/>
    <w:rsid w:val="00015AA4"/>
    <w:rsid w:val="0001612F"/>
    <w:rsid w:val="000168EF"/>
    <w:rsid w:val="00017D63"/>
    <w:rsid w:val="0002045C"/>
    <w:rsid w:val="000217C8"/>
    <w:rsid w:val="00022A59"/>
    <w:rsid w:val="00030C38"/>
    <w:rsid w:val="00032975"/>
    <w:rsid w:val="00040F1A"/>
    <w:rsid w:val="000431DB"/>
    <w:rsid w:val="00044D70"/>
    <w:rsid w:val="00046B6D"/>
    <w:rsid w:val="0004787F"/>
    <w:rsid w:val="00050E70"/>
    <w:rsid w:val="000526C5"/>
    <w:rsid w:val="00053A59"/>
    <w:rsid w:val="000562B6"/>
    <w:rsid w:val="0005796F"/>
    <w:rsid w:val="00060EC8"/>
    <w:rsid w:val="0006163C"/>
    <w:rsid w:val="00061D1C"/>
    <w:rsid w:val="0006212E"/>
    <w:rsid w:val="000646AF"/>
    <w:rsid w:val="000646E5"/>
    <w:rsid w:val="00065DCF"/>
    <w:rsid w:val="00067319"/>
    <w:rsid w:val="0007286A"/>
    <w:rsid w:val="0007553D"/>
    <w:rsid w:val="000859C8"/>
    <w:rsid w:val="00085D61"/>
    <w:rsid w:val="00087EBB"/>
    <w:rsid w:val="000929F1"/>
    <w:rsid w:val="0009384C"/>
    <w:rsid w:val="000943AB"/>
    <w:rsid w:val="00095B99"/>
    <w:rsid w:val="00096978"/>
    <w:rsid w:val="00096D90"/>
    <w:rsid w:val="000A3AE8"/>
    <w:rsid w:val="000A5E36"/>
    <w:rsid w:val="000B3774"/>
    <w:rsid w:val="000B4573"/>
    <w:rsid w:val="000B4819"/>
    <w:rsid w:val="000B7377"/>
    <w:rsid w:val="000C264E"/>
    <w:rsid w:val="000C3191"/>
    <w:rsid w:val="000C321C"/>
    <w:rsid w:val="000C3C79"/>
    <w:rsid w:val="000C7B31"/>
    <w:rsid w:val="000D03F6"/>
    <w:rsid w:val="000D13EC"/>
    <w:rsid w:val="000D1970"/>
    <w:rsid w:val="000D703B"/>
    <w:rsid w:val="000E3B9B"/>
    <w:rsid w:val="000E3D0F"/>
    <w:rsid w:val="000E473D"/>
    <w:rsid w:val="000E47DA"/>
    <w:rsid w:val="000E6B1D"/>
    <w:rsid w:val="000F238B"/>
    <w:rsid w:val="000F69AD"/>
    <w:rsid w:val="00101BA6"/>
    <w:rsid w:val="00101CCF"/>
    <w:rsid w:val="001020C7"/>
    <w:rsid w:val="00104732"/>
    <w:rsid w:val="00107CDD"/>
    <w:rsid w:val="00110BD6"/>
    <w:rsid w:val="0011126C"/>
    <w:rsid w:val="001116CD"/>
    <w:rsid w:val="00111AC4"/>
    <w:rsid w:val="00113D67"/>
    <w:rsid w:val="00113F89"/>
    <w:rsid w:val="00117EE2"/>
    <w:rsid w:val="0012083B"/>
    <w:rsid w:val="00123B49"/>
    <w:rsid w:val="001302BA"/>
    <w:rsid w:val="00132F49"/>
    <w:rsid w:val="001333E4"/>
    <w:rsid w:val="00133430"/>
    <w:rsid w:val="00136118"/>
    <w:rsid w:val="001412ED"/>
    <w:rsid w:val="001428BB"/>
    <w:rsid w:val="00143283"/>
    <w:rsid w:val="00143963"/>
    <w:rsid w:val="00143A61"/>
    <w:rsid w:val="00143CAF"/>
    <w:rsid w:val="001476C6"/>
    <w:rsid w:val="00150995"/>
    <w:rsid w:val="0015390D"/>
    <w:rsid w:val="00153F98"/>
    <w:rsid w:val="00156ABF"/>
    <w:rsid w:val="0015704E"/>
    <w:rsid w:val="00157D5B"/>
    <w:rsid w:val="00162AD7"/>
    <w:rsid w:val="00162D55"/>
    <w:rsid w:val="00163E4B"/>
    <w:rsid w:val="001742E8"/>
    <w:rsid w:val="00175FE1"/>
    <w:rsid w:val="00177856"/>
    <w:rsid w:val="00177DF1"/>
    <w:rsid w:val="0018004A"/>
    <w:rsid w:val="001804B9"/>
    <w:rsid w:val="001838C7"/>
    <w:rsid w:val="00184214"/>
    <w:rsid w:val="0018595E"/>
    <w:rsid w:val="00187260"/>
    <w:rsid w:val="001872AA"/>
    <w:rsid w:val="0019029D"/>
    <w:rsid w:val="001909B3"/>
    <w:rsid w:val="00190F90"/>
    <w:rsid w:val="001919C3"/>
    <w:rsid w:val="00192C23"/>
    <w:rsid w:val="00194BA0"/>
    <w:rsid w:val="001966D1"/>
    <w:rsid w:val="001969AF"/>
    <w:rsid w:val="00197132"/>
    <w:rsid w:val="001A0A27"/>
    <w:rsid w:val="001A0ADA"/>
    <w:rsid w:val="001A10FF"/>
    <w:rsid w:val="001A3058"/>
    <w:rsid w:val="001A5CF5"/>
    <w:rsid w:val="001A78F6"/>
    <w:rsid w:val="001A7E24"/>
    <w:rsid w:val="001B4629"/>
    <w:rsid w:val="001B60C9"/>
    <w:rsid w:val="001C156C"/>
    <w:rsid w:val="001C7281"/>
    <w:rsid w:val="001C7E0E"/>
    <w:rsid w:val="001D419E"/>
    <w:rsid w:val="001E0506"/>
    <w:rsid w:val="001E066E"/>
    <w:rsid w:val="001E0FFE"/>
    <w:rsid w:val="001E1C32"/>
    <w:rsid w:val="001E2E5D"/>
    <w:rsid w:val="001F02E9"/>
    <w:rsid w:val="001F0CC1"/>
    <w:rsid w:val="001F0D09"/>
    <w:rsid w:val="001F271D"/>
    <w:rsid w:val="001F36EE"/>
    <w:rsid w:val="001F53BB"/>
    <w:rsid w:val="00200E94"/>
    <w:rsid w:val="00201498"/>
    <w:rsid w:val="00203AFA"/>
    <w:rsid w:val="00204645"/>
    <w:rsid w:val="0020669C"/>
    <w:rsid w:val="00206887"/>
    <w:rsid w:val="00213C6A"/>
    <w:rsid w:val="0021430B"/>
    <w:rsid w:val="00217962"/>
    <w:rsid w:val="00220A8F"/>
    <w:rsid w:val="002214B5"/>
    <w:rsid w:val="002240D0"/>
    <w:rsid w:val="00224484"/>
    <w:rsid w:val="00224571"/>
    <w:rsid w:val="00224AC9"/>
    <w:rsid w:val="0022642D"/>
    <w:rsid w:val="002268E2"/>
    <w:rsid w:val="002315D8"/>
    <w:rsid w:val="00231855"/>
    <w:rsid w:val="002335CF"/>
    <w:rsid w:val="002418FB"/>
    <w:rsid w:val="00242870"/>
    <w:rsid w:val="002435FB"/>
    <w:rsid w:val="002450CC"/>
    <w:rsid w:val="00245159"/>
    <w:rsid w:val="0024519C"/>
    <w:rsid w:val="00245A6B"/>
    <w:rsid w:val="002537FD"/>
    <w:rsid w:val="00254A95"/>
    <w:rsid w:val="00255D5C"/>
    <w:rsid w:val="00256A5E"/>
    <w:rsid w:val="00257000"/>
    <w:rsid w:val="002578CD"/>
    <w:rsid w:val="002712E2"/>
    <w:rsid w:val="002713E5"/>
    <w:rsid w:val="00275160"/>
    <w:rsid w:val="002762BD"/>
    <w:rsid w:val="00277B1A"/>
    <w:rsid w:val="00277FB1"/>
    <w:rsid w:val="00280073"/>
    <w:rsid w:val="002850AE"/>
    <w:rsid w:val="00285A27"/>
    <w:rsid w:val="0029033A"/>
    <w:rsid w:val="00290E97"/>
    <w:rsid w:val="00291082"/>
    <w:rsid w:val="002923ED"/>
    <w:rsid w:val="0029285F"/>
    <w:rsid w:val="002932AC"/>
    <w:rsid w:val="00295F23"/>
    <w:rsid w:val="00297980"/>
    <w:rsid w:val="002A0C29"/>
    <w:rsid w:val="002A5B91"/>
    <w:rsid w:val="002A6C67"/>
    <w:rsid w:val="002A702E"/>
    <w:rsid w:val="002B36F3"/>
    <w:rsid w:val="002B397B"/>
    <w:rsid w:val="002B5C64"/>
    <w:rsid w:val="002B726F"/>
    <w:rsid w:val="002C14A6"/>
    <w:rsid w:val="002C282D"/>
    <w:rsid w:val="002C3C0F"/>
    <w:rsid w:val="002C642D"/>
    <w:rsid w:val="002C6AF3"/>
    <w:rsid w:val="002C76B6"/>
    <w:rsid w:val="002D147D"/>
    <w:rsid w:val="002E26AF"/>
    <w:rsid w:val="002E2755"/>
    <w:rsid w:val="002E43A6"/>
    <w:rsid w:val="002E43C9"/>
    <w:rsid w:val="002E73A8"/>
    <w:rsid w:val="002F2C35"/>
    <w:rsid w:val="002F7293"/>
    <w:rsid w:val="002F754D"/>
    <w:rsid w:val="00300D37"/>
    <w:rsid w:val="003010B1"/>
    <w:rsid w:val="00302315"/>
    <w:rsid w:val="00306D12"/>
    <w:rsid w:val="00307278"/>
    <w:rsid w:val="00310179"/>
    <w:rsid w:val="003169D1"/>
    <w:rsid w:val="00317688"/>
    <w:rsid w:val="00317DF6"/>
    <w:rsid w:val="003209B6"/>
    <w:rsid w:val="00323566"/>
    <w:rsid w:val="003238D4"/>
    <w:rsid w:val="003241AC"/>
    <w:rsid w:val="00324ADF"/>
    <w:rsid w:val="003328AD"/>
    <w:rsid w:val="00333FB4"/>
    <w:rsid w:val="00336074"/>
    <w:rsid w:val="00340249"/>
    <w:rsid w:val="003457AB"/>
    <w:rsid w:val="00347569"/>
    <w:rsid w:val="00347F38"/>
    <w:rsid w:val="00351891"/>
    <w:rsid w:val="00361214"/>
    <w:rsid w:val="00361A53"/>
    <w:rsid w:val="00362199"/>
    <w:rsid w:val="0036309B"/>
    <w:rsid w:val="00363293"/>
    <w:rsid w:val="00377C90"/>
    <w:rsid w:val="00380015"/>
    <w:rsid w:val="00380C77"/>
    <w:rsid w:val="00382A1C"/>
    <w:rsid w:val="00382CE3"/>
    <w:rsid w:val="00383336"/>
    <w:rsid w:val="00386034"/>
    <w:rsid w:val="0038610B"/>
    <w:rsid w:val="00386245"/>
    <w:rsid w:val="003908AB"/>
    <w:rsid w:val="003914A0"/>
    <w:rsid w:val="00391FCF"/>
    <w:rsid w:val="00393A86"/>
    <w:rsid w:val="00393C89"/>
    <w:rsid w:val="00393EF4"/>
    <w:rsid w:val="00397FF8"/>
    <w:rsid w:val="003A13C5"/>
    <w:rsid w:val="003A4721"/>
    <w:rsid w:val="003A50EA"/>
    <w:rsid w:val="003A5216"/>
    <w:rsid w:val="003A56FF"/>
    <w:rsid w:val="003A61AB"/>
    <w:rsid w:val="003A7D38"/>
    <w:rsid w:val="003B0A74"/>
    <w:rsid w:val="003B15C2"/>
    <w:rsid w:val="003B22F2"/>
    <w:rsid w:val="003B41A8"/>
    <w:rsid w:val="003C1081"/>
    <w:rsid w:val="003C11ED"/>
    <w:rsid w:val="003C30F9"/>
    <w:rsid w:val="003C332F"/>
    <w:rsid w:val="003C4A5D"/>
    <w:rsid w:val="003C52C8"/>
    <w:rsid w:val="003E1511"/>
    <w:rsid w:val="003E26CB"/>
    <w:rsid w:val="003E55DE"/>
    <w:rsid w:val="003E676D"/>
    <w:rsid w:val="003E6EA8"/>
    <w:rsid w:val="003F0F09"/>
    <w:rsid w:val="003F178B"/>
    <w:rsid w:val="003F6D3B"/>
    <w:rsid w:val="003F6E1B"/>
    <w:rsid w:val="00401ADE"/>
    <w:rsid w:val="004020D1"/>
    <w:rsid w:val="004039D8"/>
    <w:rsid w:val="00403C61"/>
    <w:rsid w:val="004059AF"/>
    <w:rsid w:val="00410069"/>
    <w:rsid w:val="00411F99"/>
    <w:rsid w:val="004155F2"/>
    <w:rsid w:val="00415CB4"/>
    <w:rsid w:val="004168B8"/>
    <w:rsid w:val="004174F3"/>
    <w:rsid w:val="00417886"/>
    <w:rsid w:val="004229BC"/>
    <w:rsid w:val="00423D0A"/>
    <w:rsid w:val="004265BD"/>
    <w:rsid w:val="00426FF6"/>
    <w:rsid w:val="00430151"/>
    <w:rsid w:val="00432E7B"/>
    <w:rsid w:val="00433070"/>
    <w:rsid w:val="004350E3"/>
    <w:rsid w:val="00441704"/>
    <w:rsid w:val="00445C52"/>
    <w:rsid w:val="00446460"/>
    <w:rsid w:val="0044781E"/>
    <w:rsid w:val="00447CFB"/>
    <w:rsid w:val="004501FA"/>
    <w:rsid w:val="0045227A"/>
    <w:rsid w:val="00453E06"/>
    <w:rsid w:val="00457ADD"/>
    <w:rsid w:val="0046398D"/>
    <w:rsid w:val="00467DFA"/>
    <w:rsid w:val="0047093C"/>
    <w:rsid w:val="00472E7D"/>
    <w:rsid w:val="004731DD"/>
    <w:rsid w:val="0047364F"/>
    <w:rsid w:val="004740CA"/>
    <w:rsid w:val="00476582"/>
    <w:rsid w:val="00476C25"/>
    <w:rsid w:val="00476F22"/>
    <w:rsid w:val="00480741"/>
    <w:rsid w:val="00483C48"/>
    <w:rsid w:val="004842F4"/>
    <w:rsid w:val="00487249"/>
    <w:rsid w:val="00491933"/>
    <w:rsid w:val="00493EAC"/>
    <w:rsid w:val="004946A9"/>
    <w:rsid w:val="00496082"/>
    <w:rsid w:val="004A0BBD"/>
    <w:rsid w:val="004A1E7E"/>
    <w:rsid w:val="004A37EA"/>
    <w:rsid w:val="004A63AF"/>
    <w:rsid w:val="004B0D78"/>
    <w:rsid w:val="004B3D74"/>
    <w:rsid w:val="004B5295"/>
    <w:rsid w:val="004B6039"/>
    <w:rsid w:val="004B6115"/>
    <w:rsid w:val="004C0983"/>
    <w:rsid w:val="004C2BA0"/>
    <w:rsid w:val="004C6707"/>
    <w:rsid w:val="004C698A"/>
    <w:rsid w:val="004D0363"/>
    <w:rsid w:val="004D064C"/>
    <w:rsid w:val="004D2125"/>
    <w:rsid w:val="004D2BA3"/>
    <w:rsid w:val="004D434C"/>
    <w:rsid w:val="004D4F14"/>
    <w:rsid w:val="004D554A"/>
    <w:rsid w:val="004D573E"/>
    <w:rsid w:val="004D659F"/>
    <w:rsid w:val="004E09CE"/>
    <w:rsid w:val="004E6660"/>
    <w:rsid w:val="004F0D4E"/>
    <w:rsid w:val="004F1396"/>
    <w:rsid w:val="004F362E"/>
    <w:rsid w:val="004F3A50"/>
    <w:rsid w:val="004F7A19"/>
    <w:rsid w:val="00501478"/>
    <w:rsid w:val="00503593"/>
    <w:rsid w:val="00504B3A"/>
    <w:rsid w:val="005067C4"/>
    <w:rsid w:val="005118CA"/>
    <w:rsid w:val="005118D3"/>
    <w:rsid w:val="00512493"/>
    <w:rsid w:val="0051583D"/>
    <w:rsid w:val="00517072"/>
    <w:rsid w:val="00520330"/>
    <w:rsid w:val="00523ECB"/>
    <w:rsid w:val="005246C9"/>
    <w:rsid w:val="00524AFF"/>
    <w:rsid w:val="0052501D"/>
    <w:rsid w:val="00527CDF"/>
    <w:rsid w:val="005308AE"/>
    <w:rsid w:val="00530FB4"/>
    <w:rsid w:val="00531F27"/>
    <w:rsid w:val="00532B22"/>
    <w:rsid w:val="0053313C"/>
    <w:rsid w:val="005345E7"/>
    <w:rsid w:val="0053552F"/>
    <w:rsid w:val="00536D9F"/>
    <w:rsid w:val="00537988"/>
    <w:rsid w:val="005379CB"/>
    <w:rsid w:val="00542115"/>
    <w:rsid w:val="00542260"/>
    <w:rsid w:val="00545634"/>
    <w:rsid w:val="00550171"/>
    <w:rsid w:val="0055033D"/>
    <w:rsid w:val="00557DDF"/>
    <w:rsid w:val="00560BD9"/>
    <w:rsid w:val="0056427C"/>
    <w:rsid w:val="00564E76"/>
    <w:rsid w:val="00567F4F"/>
    <w:rsid w:val="00571188"/>
    <w:rsid w:val="00572DA4"/>
    <w:rsid w:val="0057421F"/>
    <w:rsid w:val="00577404"/>
    <w:rsid w:val="0058180B"/>
    <w:rsid w:val="00582A51"/>
    <w:rsid w:val="005844C8"/>
    <w:rsid w:val="00585177"/>
    <w:rsid w:val="00585F92"/>
    <w:rsid w:val="00586773"/>
    <w:rsid w:val="00586F9F"/>
    <w:rsid w:val="00591928"/>
    <w:rsid w:val="00591A11"/>
    <w:rsid w:val="0059338F"/>
    <w:rsid w:val="0059475B"/>
    <w:rsid w:val="00596220"/>
    <w:rsid w:val="005A2E60"/>
    <w:rsid w:val="005A6A84"/>
    <w:rsid w:val="005B0A9E"/>
    <w:rsid w:val="005B194F"/>
    <w:rsid w:val="005B3A8B"/>
    <w:rsid w:val="005B435D"/>
    <w:rsid w:val="005D0354"/>
    <w:rsid w:val="005D19A3"/>
    <w:rsid w:val="005D239D"/>
    <w:rsid w:val="005D5F3B"/>
    <w:rsid w:val="005D7A96"/>
    <w:rsid w:val="005E048E"/>
    <w:rsid w:val="005E4910"/>
    <w:rsid w:val="005E5255"/>
    <w:rsid w:val="005E6D75"/>
    <w:rsid w:val="005F2930"/>
    <w:rsid w:val="005F5678"/>
    <w:rsid w:val="005F5713"/>
    <w:rsid w:val="005F5FDD"/>
    <w:rsid w:val="005F68B0"/>
    <w:rsid w:val="00602861"/>
    <w:rsid w:val="006028F5"/>
    <w:rsid w:val="00602973"/>
    <w:rsid w:val="006048BB"/>
    <w:rsid w:val="00606694"/>
    <w:rsid w:val="0060738C"/>
    <w:rsid w:val="006123DA"/>
    <w:rsid w:val="00613103"/>
    <w:rsid w:val="0061330E"/>
    <w:rsid w:val="00613817"/>
    <w:rsid w:val="00613C7E"/>
    <w:rsid w:val="00613D0B"/>
    <w:rsid w:val="00622C83"/>
    <w:rsid w:val="00623E1D"/>
    <w:rsid w:val="0062411E"/>
    <w:rsid w:val="006243F5"/>
    <w:rsid w:val="006248D3"/>
    <w:rsid w:val="00626560"/>
    <w:rsid w:val="0062696F"/>
    <w:rsid w:val="00627C94"/>
    <w:rsid w:val="00631644"/>
    <w:rsid w:val="0063174F"/>
    <w:rsid w:val="00633848"/>
    <w:rsid w:val="00635D33"/>
    <w:rsid w:val="006403FA"/>
    <w:rsid w:val="00640DCD"/>
    <w:rsid w:val="00643E41"/>
    <w:rsid w:val="00645591"/>
    <w:rsid w:val="00647E90"/>
    <w:rsid w:val="00653624"/>
    <w:rsid w:val="00653E8A"/>
    <w:rsid w:val="006542F7"/>
    <w:rsid w:val="00655574"/>
    <w:rsid w:val="00657743"/>
    <w:rsid w:val="00662B02"/>
    <w:rsid w:val="006631B8"/>
    <w:rsid w:val="006636B1"/>
    <w:rsid w:val="00664039"/>
    <w:rsid w:val="00664874"/>
    <w:rsid w:val="00664A7A"/>
    <w:rsid w:val="00665BA0"/>
    <w:rsid w:val="00671ED3"/>
    <w:rsid w:val="00672299"/>
    <w:rsid w:val="00672813"/>
    <w:rsid w:val="00673739"/>
    <w:rsid w:val="00673B35"/>
    <w:rsid w:val="00673D0C"/>
    <w:rsid w:val="006741CD"/>
    <w:rsid w:val="006754B2"/>
    <w:rsid w:val="00675D09"/>
    <w:rsid w:val="00676424"/>
    <w:rsid w:val="0067689E"/>
    <w:rsid w:val="0068174C"/>
    <w:rsid w:val="00682529"/>
    <w:rsid w:val="006832E9"/>
    <w:rsid w:val="00683A10"/>
    <w:rsid w:val="00685218"/>
    <w:rsid w:val="0068526D"/>
    <w:rsid w:val="006852C1"/>
    <w:rsid w:val="00685DD6"/>
    <w:rsid w:val="006860E6"/>
    <w:rsid w:val="006966B9"/>
    <w:rsid w:val="006A1C00"/>
    <w:rsid w:val="006A22E9"/>
    <w:rsid w:val="006A2C22"/>
    <w:rsid w:val="006A403C"/>
    <w:rsid w:val="006A5869"/>
    <w:rsid w:val="006A5AF7"/>
    <w:rsid w:val="006A7942"/>
    <w:rsid w:val="006B078C"/>
    <w:rsid w:val="006B11AD"/>
    <w:rsid w:val="006B45FD"/>
    <w:rsid w:val="006B480E"/>
    <w:rsid w:val="006B4C91"/>
    <w:rsid w:val="006B656B"/>
    <w:rsid w:val="006B7876"/>
    <w:rsid w:val="006C0C71"/>
    <w:rsid w:val="006C17CF"/>
    <w:rsid w:val="006C1E15"/>
    <w:rsid w:val="006C2199"/>
    <w:rsid w:val="006C2F5E"/>
    <w:rsid w:val="006D24D7"/>
    <w:rsid w:val="006E20CE"/>
    <w:rsid w:val="006E22ED"/>
    <w:rsid w:val="006E246D"/>
    <w:rsid w:val="006E2E1D"/>
    <w:rsid w:val="006E5886"/>
    <w:rsid w:val="006E5D01"/>
    <w:rsid w:val="006E7729"/>
    <w:rsid w:val="006F187E"/>
    <w:rsid w:val="006F243F"/>
    <w:rsid w:val="006F31C4"/>
    <w:rsid w:val="006F3304"/>
    <w:rsid w:val="006F5239"/>
    <w:rsid w:val="006F6255"/>
    <w:rsid w:val="0070052B"/>
    <w:rsid w:val="00702237"/>
    <w:rsid w:val="00702D19"/>
    <w:rsid w:val="007038C3"/>
    <w:rsid w:val="007058D5"/>
    <w:rsid w:val="007078CC"/>
    <w:rsid w:val="00710F7C"/>
    <w:rsid w:val="00712F26"/>
    <w:rsid w:val="00713278"/>
    <w:rsid w:val="00713373"/>
    <w:rsid w:val="007241D6"/>
    <w:rsid w:val="00725460"/>
    <w:rsid w:val="007255D7"/>
    <w:rsid w:val="00726DC6"/>
    <w:rsid w:val="00732266"/>
    <w:rsid w:val="00733F09"/>
    <w:rsid w:val="00735D8C"/>
    <w:rsid w:val="00736D3C"/>
    <w:rsid w:val="007437A8"/>
    <w:rsid w:val="00743C15"/>
    <w:rsid w:val="007461DF"/>
    <w:rsid w:val="007464FF"/>
    <w:rsid w:val="00747292"/>
    <w:rsid w:val="00750A15"/>
    <w:rsid w:val="00751FB9"/>
    <w:rsid w:val="0075417C"/>
    <w:rsid w:val="00756356"/>
    <w:rsid w:val="007564DF"/>
    <w:rsid w:val="00757376"/>
    <w:rsid w:val="007615E6"/>
    <w:rsid w:val="00762D22"/>
    <w:rsid w:val="00763AE3"/>
    <w:rsid w:val="007645B7"/>
    <w:rsid w:val="00764C81"/>
    <w:rsid w:val="00770955"/>
    <w:rsid w:val="00773491"/>
    <w:rsid w:val="00780025"/>
    <w:rsid w:val="007807FE"/>
    <w:rsid w:val="00783345"/>
    <w:rsid w:val="007833ED"/>
    <w:rsid w:val="00786581"/>
    <w:rsid w:val="0079026A"/>
    <w:rsid w:val="00791293"/>
    <w:rsid w:val="00793045"/>
    <w:rsid w:val="007937E9"/>
    <w:rsid w:val="007953E6"/>
    <w:rsid w:val="00795416"/>
    <w:rsid w:val="007955F0"/>
    <w:rsid w:val="0079751C"/>
    <w:rsid w:val="007A0464"/>
    <w:rsid w:val="007A13B4"/>
    <w:rsid w:val="007A27C3"/>
    <w:rsid w:val="007A2FFF"/>
    <w:rsid w:val="007A3251"/>
    <w:rsid w:val="007A44B1"/>
    <w:rsid w:val="007A50DE"/>
    <w:rsid w:val="007A70A7"/>
    <w:rsid w:val="007B40B9"/>
    <w:rsid w:val="007B54DA"/>
    <w:rsid w:val="007B69BE"/>
    <w:rsid w:val="007C0DD4"/>
    <w:rsid w:val="007C1089"/>
    <w:rsid w:val="007C22B2"/>
    <w:rsid w:val="007C2DA1"/>
    <w:rsid w:val="007C34D0"/>
    <w:rsid w:val="007C590C"/>
    <w:rsid w:val="007C6353"/>
    <w:rsid w:val="007D0EFC"/>
    <w:rsid w:val="007D2C90"/>
    <w:rsid w:val="007D36A5"/>
    <w:rsid w:val="007D4849"/>
    <w:rsid w:val="007D7D6E"/>
    <w:rsid w:val="007E2C9F"/>
    <w:rsid w:val="007E3241"/>
    <w:rsid w:val="007E3395"/>
    <w:rsid w:val="007E3C03"/>
    <w:rsid w:val="007E4C1A"/>
    <w:rsid w:val="007E6ABC"/>
    <w:rsid w:val="007F0862"/>
    <w:rsid w:val="007F0925"/>
    <w:rsid w:val="007F10B4"/>
    <w:rsid w:val="007F1393"/>
    <w:rsid w:val="007F173F"/>
    <w:rsid w:val="007F20D9"/>
    <w:rsid w:val="007F2FB6"/>
    <w:rsid w:val="007F5E50"/>
    <w:rsid w:val="007F642D"/>
    <w:rsid w:val="00800D97"/>
    <w:rsid w:val="00802257"/>
    <w:rsid w:val="008052FC"/>
    <w:rsid w:val="008056ED"/>
    <w:rsid w:val="008071B8"/>
    <w:rsid w:val="00807319"/>
    <w:rsid w:val="00814ED2"/>
    <w:rsid w:val="008153A5"/>
    <w:rsid w:val="00815ABF"/>
    <w:rsid w:val="00821B66"/>
    <w:rsid w:val="008226FF"/>
    <w:rsid w:val="00823BA7"/>
    <w:rsid w:val="00823F0C"/>
    <w:rsid w:val="008246A9"/>
    <w:rsid w:val="00824C09"/>
    <w:rsid w:val="00827438"/>
    <w:rsid w:val="00833043"/>
    <w:rsid w:val="0083318F"/>
    <w:rsid w:val="0083323F"/>
    <w:rsid w:val="00834000"/>
    <w:rsid w:val="00834ACB"/>
    <w:rsid w:val="00835F04"/>
    <w:rsid w:val="008361C5"/>
    <w:rsid w:val="00836531"/>
    <w:rsid w:val="00836818"/>
    <w:rsid w:val="00837366"/>
    <w:rsid w:val="00842E9A"/>
    <w:rsid w:val="00846024"/>
    <w:rsid w:val="00846737"/>
    <w:rsid w:val="00850183"/>
    <w:rsid w:val="00851892"/>
    <w:rsid w:val="008518EE"/>
    <w:rsid w:val="0085292E"/>
    <w:rsid w:val="00852BB8"/>
    <w:rsid w:val="0085581A"/>
    <w:rsid w:val="00860657"/>
    <w:rsid w:val="008652D3"/>
    <w:rsid w:val="0087528D"/>
    <w:rsid w:val="0087553B"/>
    <w:rsid w:val="0087669D"/>
    <w:rsid w:val="0087753A"/>
    <w:rsid w:val="008776DA"/>
    <w:rsid w:val="00881206"/>
    <w:rsid w:val="00882B22"/>
    <w:rsid w:val="008839AA"/>
    <w:rsid w:val="008843F0"/>
    <w:rsid w:val="00885365"/>
    <w:rsid w:val="008874F9"/>
    <w:rsid w:val="00893D53"/>
    <w:rsid w:val="00894C98"/>
    <w:rsid w:val="008A0A93"/>
    <w:rsid w:val="008A40AA"/>
    <w:rsid w:val="008A6B49"/>
    <w:rsid w:val="008C1BC1"/>
    <w:rsid w:val="008C210A"/>
    <w:rsid w:val="008C3FE1"/>
    <w:rsid w:val="008C600A"/>
    <w:rsid w:val="008C7D78"/>
    <w:rsid w:val="008D1574"/>
    <w:rsid w:val="008D17AC"/>
    <w:rsid w:val="008D389E"/>
    <w:rsid w:val="008D3D46"/>
    <w:rsid w:val="008D554F"/>
    <w:rsid w:val="008D7E75"/>
    <w:rsid w:val="008E2C94"/>
    <w:rsid w:val="008E5D36"/>
    <w:rsid w:val="008F17F5"/>
    <w:rsid w:val="00900363"/>
    <w:rsid w:val="009029E4"/>
    <w:rsid w:val="00903AA8"/>
    <w:rsid w:val="009047F1"/>
    <w:rsid w:val="00906988"/>
    <w:rsid w:val="00906D1E"/>
    <w:rsid w:val="00907B8E"/>
    <w:rsid w:val="00907CAF"/>
    <w:rsid w:val="00912915"/>
    <w:rsid w:val="009134B3"/>
    <w:rsid w:val="0091515C"/>
    <w:rsid w:val="009168EB"/>
    <w:rsid w:val="009174EA"/>
    <w:rsid w:val="00917E7D"/>
    <w:rsid w:val="009204C1"/>
    <w:rsid w:val="009208A9"/>
    <w:rsid w:val="009221D9"/>
    <w:rsid w:val="009247F9"/>
    <w:rsid w:val="0093182A"/>
    <w:rsid w:val="0093472B"/>
    <w:rsid w:val="00935744"/>
    <w:rsid w:val="00936A88"/>
    <w:rsid w:val="0094194E"/>
    <w:rsid w:val="00941D01"/>
    <w:rsid w:val="00943E9F"/>
    <w:rsid w:val="00944E97"/>
    <w:rsid w:val="009464E4"/>
    <w:rsid w:val="00947E7B"/>
    <w:rsid w:val="00952747"/>
    <w:rsid w:val="0095526A"/>
    <w:rsid w:val="00955729"/>
    <w:rsid w:val="00956814"/>
    <w:rsid w:val="00957B05"/>
    <w:rsid w:val="00963406"/>
    <w:rsid w:val="0096635D"/>
    <w:rsid w:val="0096671D"/>
    <w:rsid w:val="00971065"/>
    <w:rsid w:val="00971955"/>
    <w:rsid w:val="00973F92"/>
    <w:rsid w:val="00981654"/>
    <w:rsid w:val="009825F1"/>
    <w:rsid w:val="00984418"/>
    <w:rsid w:val="009950C2"/>
    <w:rsid w:val="00996270"/>
    <w:rsid w:val="00997CAA"/>
    <w:rsid w:val="009A2353"/>
    <w:rsid w:val="009A27A2"/>
    <w:rsid w:val="009A3180"/>
    <w:rsid w:val="009B51B0"/>
    <w:rsid w:val="009B64C3"/>
    <w:rsid w:val="009C0456"/>
    <w:rsid w:val="009C22C2"/>
    <w:rsid w:val="009C29E3"/>
    <w:rsid w:val="009C3173"/>
    <w:rsid w:val="009C481F"/>
    <w:rsid w:val="009C5F5B"/>
    <w:rsid w:val="009C7068"/>
    <w:rsid w:val="009C7857"/>
    <w:rsid w:val="009D02FB"/>
    <w:rsid w:val="009D0606"/>
    <w:rsid w:val="009D3002"/>
    <w:rsid w:val="009D39B2"/>
    <w:rsid w:val="009D3BA6"/>
    <w:rsid w:val="009D6249"/>
    <w:rsid w:val="009D67FB"/>
    <w:rsid w:val="009D7002"/>
    <w:rsid w:val="009D70AA"/>
    <w:rsid w:val="009E3ACA"/>
    <w:rsid w:val="009E3D09"/>
    <w:rsid w:val="009E3F9F"/>
    <w:rsid w:val="009E6A49"/>
    <w:rsid w:val="009F13A1"/>
    <w:rsid w:val="009F1E9C"/>
    <w:rsid w:val="009F35B2"/>
    <w:rsid w:val="009F444A"/>
    <w:rsid w:val="009F690F"/>
    <w:rsid w:val="00A005D9"/>
    <w:rsid w:val="00A03300"/>
    <w:rsid w:val="00A04039"/>
    <w:rsid w:val="00A04BF0"/>
    <w:rsid w:val="00A10AF3"/>
    <w:rsid w:val="00A10EAA"/>
    <w:rsid w:val="00A1131E"/>
    <w:rsid w:val="00A11A7E"/>
    <w:rsid w:val="00A153B6"/>
    <w:rsid w:val="00A17F98"/>
    <w:rsid w:val="00A2150B"/>
    <w:rsid w:val="00A220DE"/>
    <w:rsid w:val="00A24224"/>
    <w:rsid w:val="00A26BB6"/>
    <w:rsid w:val="00A31DC8"/>
    <w:rsid w:val="00A32651"/>
    <w:rsid w:val="00A34649"/>
    <w:rsid w:val="00A36927"/>
    <w:rsid w:val="00A4216C"/>
    <w:rsid w:val="00A4574F"/>
    <w:rsid w:val="00A46980"/>
    <w:rsid w:val="00A476A5"/>
    <w:rsid w:val="00A505B2"/>
    <w:rsid w:val="00A5241A"/>
    <w:rsid w:val="00A60C79"/>
    <w:rsid w:val="00A61267"/>
    <w:rsid w:val="00A632DC"/>
    <w:rsid w:val="00A64E91"/>
    <w:rsid w:val="00A651DD"/>
    <w:rsid w:val="00A70CE3"/>
    <w:rsid w:val="00A72EB7"/>
    <w:rsid w:val="00A73DB5"/>
    <w:rsid w:val="00A73F71"/>
    <w:rsid w:val="00A77AA5"/>
    <w:rsid w:val="00A838D3"/>
    <w:rsid w:val="00A83C2C"/>
    <w:rsid w:val="00A84378"/>
    <w:rsid w:val="00A84CEF"/>
    <w:rsid w:val="00A85520"/>
    <w:rsid w:val="00A87BDA"/>
    <w:rsid w:val="00A87D8B"/>
    <w:rsid w:val="00A93D34"/>
    <w:rsid w:val="00A97AA9"/>
    <w:rsid w:val="00AA1A69"/>
    <w:rsid w:val="00AA26C0"/>
    <w:rsid w:val="00AA2FBE"/>
    <w:rsid w:val="00AA3BCD"/>
    <w:rsid w:val="00AA45DF"/>
    <w:rsid w:val="00AA5990"/>
    <w:rsid w:val="00AA6A50"/>
    <w:rsid w:val="00AB0255"/>
    <w:rsid w:val="00AB0A71"/>
    <w:rsid w:val="00AB1025"/>
    <w:rsid w:val="00AB2010"/>
    <w:rsid w:val="00AB4336"/>
    <w:rsid w:val="00AB43FE"/>
    <w:rsid w:val="00AB4F1C"/>
    <w:rsid w:val="00AB523C"/>
    <w:rsid w:val="00AB623C"/>
    <w:rsid w:val="00AC09F4"/>
    <w:rsid w:val="00AC2FDF"/>
    <w:rsid w:val="00AC3D40"/>
    <w:rsid w:val="00AC68D8"/>
    <w:rsid w:val="00AC7F5F"/>
    <w:rsid w:val="00AD02DB"/>
    <w:rsid w:val="00AD1662"/>
    <w:rsid w:val="00AD21A9"/>
    <w:rsid w:val="00AD26B7"/>
    <w:rsid w:val="00AD49F3"/>
    <w:rsid w:val="00AD5B76"/>
    <w:rsid w:val="00AD5FE6"/>
    <w:rsid w:val="00AE0C51"/>
    <w:rsid w:val="00AE1D42"/>
    <w:rsid w:val="00AE2E5F"/>
    <w:rsid w:val="00AE5DAD"/>
    <w:rsid w:val="00AE6228"/>
    <w:rsid w:val="00AE73B8"/>
    <w:rsid w:val="00AE75C1"/>
    <w:rsid w:val="00AF2F5E"/>
    <w:rsid w:val="00AF60ED"/>
    <w:rsid w:val="00B0020D"/>
    <w:rsid w:val="00B00834"/>
    <w:rsid w:val="00B0112F"/>
    <w:rsid w:val="00B03977"/>
    <w:rsid w:val="00B124F2"/>
    <w:rsid w:val="00B13505"/>
    <w:rsid w:val="00B136F9"/>
    <w:rsid w:val="00B140F0"/>
    <w:rsid w:val="00B14351"/>
    <w:rsid w:val="00B149AE"/>
    <w:rsid w:val="00B14F4A"/>
    <w:rsid w:val="00B15357"/>
    <w:rsid w:val="00B1681C"/>
    <w:rsid w:val="00B21454"/>
    <w:rsid w:val="00B22AD1"/>
    <w:rsid w:val="00B2431B"/>
    <w:rsid w:val="00B266DE"/>
    <w:rsid w:val="00B2781F"/>
    <w:rsid w:val="00B3016A"/>
    <w:rsid w:val="00B318EB"/>
    <w:rsid w:val="00B31CD2"/>
    <w:rsid w:val="00B33BBC"/>
    <w:rsid w:val="00B36F29"/>
    <w:rsid w:val="00B4136C"/>
    <w:rsid w:val="00B416FD"/>
    <w:rsid w:val="00B43158"/>
    <w:rsid w:val="00B4324D"/>
    <w:rsid w:val="00B43A1F"/>
    <w:rsid w:val="00B44941"/>
    <w:rsid w:val="00B44F4E"/>
    <w:rsid w:val="00B4608D"/>
    <w:rsid w:val="00B518A2"/>
    <w:rsid w:val="00B52BC1"/>
    <w:rsid w:val="00B55221"/>
    <w:rsid w:val="00B57AD5"/>
    <w:rsid w:val="00B60514"/>
    <w:rsid w:val="00B61267"/>
    <w:rsid w:val="00B63D1C"/>
    <w:rsid w:val="00B6448E"/>
    <w:rsid w:val="00B65E63"/>
    <w:rsid w:val="00B669CB"/>
    <w:rsid w:val="00B67E71"/>
    <w:rsid w:val="00B700CC"/>
    <w:rsid w:val="00B71BDE"/>
    <w:rsid w:val="00B73416"/>
    <w:rsid w:val="00B74024"/>
    <w:rsid w:val="00B75104"/>
    <w:rsid w:val="00B752D7"/>
    <w:rsid w:val="00B75D37"/>
    <w:rsid w:val="00B8072D"/>
    <w:rsid w:val="00B80D2F"/>
    <w:rsid w:val="00B81372"/>
    <w:rsid w:val="00B832B1"/>
    <w:rsid w:val="00B87CB8"/>
    <w:rsid w:val="00B90ADE"/>
    <w:rsid w:val="00B90B19"/>
    <w:rsid w:val="00B9212E"/>
    <w:rsid w:val="00B92A27"/>
    <w:rsid w:val="00B94354"/>
    <w:rsid w:val="00B95398"/>
    <w:rsid w:val="00B95CD5"/>
    <w:rsid w:val="00B962C1"/>
    <w:rsid w:val="00B97008"/>
    <w:rsid w:val="00BA0361"/>
    <w:rsid w:val="00BA1A73"/>
    <w:rsid w:val="00BA62D7"/>
    <w:rsid w:val="00BB2D23"/>
    <w:rsid w:val="00BB3CBC"/>
    <w:rsid w:val="00BB429C"/>
    <w:rsid w:val="00BB591C"/>
    <w:rsid w:val="00BB72F2"/>
    <w:rsid w:val="00BC1135"/>
    <w:rsid w:val="00BC1678"/>
    <w:rsid w:val="00BC18E6"/>
    <w:rsid w:val="00BC5A0E"/>
    <w:rsid w:val="00BC6977"/>
    <w:rsid w:val="00BC6B6A"/>
    <w:rsid w:val="00BC6EA4"/>
    <w:rsid w:val="00BD0AF4"/>
    <w:rsid w:val="00BD33FD"/>
    <w:rsid w:val="00BD7564"/>
    <w:rsid w:val="00BE37D6"/>
    <w:rsid w:val="00BE493D"/>
    <w:rsid w:val="00BF3751"/>
    <w:rsid w:val="00BF506C"/>
    <w:rsid w:val="00BF5AB9"/>
    <w:rsid w:val="00BF6B9C"/>
    <w:rsid w:val="00C008EE"/>
    <w:rsid w:val="00C00F7A"/>
    <w:rsid w:val="00C016CD"/>
    <w:rsid w:val="00C03460"/>
    <w:rsid w:val="00C10DF1"/>
    <w:rsid w:val="00C115A2"/>
    <w:rsid w:val="00C1242E"/>
    <w:rsid w:val="00C12ACB"/>
    <w:rsid w:val="00C13168"/>
    <w:rsid w:val="00C13A97"/>
    <w:rsid w:val="00C15EAE"/>
    <w:rsid w:val="00C16424"/>
    <w:rsid w:val="00C16D30"/>
    <w:rsid w:val="00C22620"/>
    <w:rsid w:val="00C239EE"/>
    <w:rsid w:val="00C27607"/>
    <w:rsid w:val="00C33D93"/>
    <w:rsid w:val="00C3738E"/>
    <w:rsid w:val="00C4037F"/>
    <w:rsid w:val="00C47D6E"/>
    <w:rsid w:val="00C53EDA"/>
    <w:rsid w:val="00C548AB"/>
    <w:rsid w:val="00C568D3"/>
    <w:rsid w:val="00C56B5A"/>
    <w:rsid w:val="00C64E98"/>
    <w:rsid w:val="00C67379"/>
    <w:rsid w:val="00C676A2"/>
    <w:rsid w:val="00C700C6"/>
    <w:rsid w:val="00C72C48"/>
    <w:rsid w:val="00C77D43"/>
    <w:rsid w:val="00C8148E"/>
    <w:rsid w:val="00C82DA9"/>
    <w:rsid w:val="00C83B78"/>
    <w:rsid w:val="00C8423B"/>
    <w:rsid w:val="00C84F70"/>
    <w:rsid w:val="00C85E61"/>
    <w:rsid w:val="00C904B2"/>
    <w:rsid w:val="00C917B0"/>
    <w:rsid w:val="00C92585"/>
    <w:rsid w:val="00C933BB"/>
    <w:rsid w:val="00C97675"/>
    <w:rsid w:val="00CA1BEC"/>
    <w:rsid w:val="00CA2DFE"/>
    <w:rsid w:val="00CA3E88"/>
    <w:rsid w:val="00CA421F"/>
    <w:rsid w:val="00CA57DD"/>
    <w:rsid w:val="00CB0EBD"/>
    <w:rsid w:val="00CB36AB"/>
    <w:rsid w:val="00CB56EC"/>
    <w:rsid w:val="00CC2BE4"/>
    <w:rsid w:val="00CC3B19"/>
    <w:rsid w:val="00CC4127"/>
    <w:rsid w:val="00CC49F0"/>
    <w:rsid w:val="00CC4FE2"/>
    <w:rsid w:val="00CD1550"/>
    <w:rsid w:val="00CD2572"/>
    <w:rsid w:val="00CD3E38"/>
    <w:rsid w:val="00CD48EF"/>
    <w:rsid w:val="00CD4E30"/>
    <w:rsid w:val="00CD6D97"/>
    <w:rsid w:val="00CD74D1"/>
    <w:rsid w:val="00CD7DB9"/>
    <w:rsid w:val="00CE0EE3"/>
    <w:rsid w:val="00CE2C1E"/>
    <w:rsid w:val="00CE5450"/>
    <w:rsid w:val="00CE6931"/>
    <w:rsid w:val="00CE7203"/>
    <w:rsid w:val="00CF2E44"/>
    <w:rsid w:val="00D02415"/>
    <w:rsid w:val="00D05036"/>
    <w:rsid w:val="00D05D99"/>
    <w:rsid w:val="00D06930"/>
    <w:rsid w:val="00D06D35"/>
    <w:rsid w:val="00D10420"/>
    <w:rsid w:val="00D107CC"/>
    <w:rsid w:val="00D1223A"/>
    <w:rsid w:val="00D12957"/>
    <w:rsid w:val="00D14941"/>
    <w:rsid w:val="00D16D71"/>
    <w:rsid w:val="00D21078"/>
    <w:rsid w:val="00D2178A"/>
    <w:rsid w:val="00D2774D"/>
    <w:rsid w:val="00D2796C"/>
    <w:rsid w:val="00D27AAB"/>
    <w:rsid w:val="00D30036"/>
    <w:rsid w:val="00D366C2"/>
    <w:rsid w:val="00D4179B"/>
    <w:rsid w:val="00D4251D"/>
    <w:rsid w:val="00D433D8"/>
    <w:rsid w:val="00D43BE9"/>
    <w:rsid w:val="00D441D6"/>
    <w:rsid w:val="00D44B72"/>
    <w:rsid w:val="00D4631A"/>
    <w:rsid w:val="00D46B93"/>
    <w:rsid w:val="00D474B6"/>
    <w:rsid w:val="00D51565"/>
    <w:rsid w:val="00D51629"/>
    <w:rsid w:val="00D52C95"/>
    <w:rsid w:val="00D61DC4"/>
    <w:rsid w:val="00D627BF"/>
    <w:rsid w:val="00D629FF"/>
    <w:rsid w:val="00D63CF9"/>
    <w:rsid w:val="00D7051C"/>
    <w:rsid w:val="00D707D4"/>
    <w:rsid w:val="00D71FE9"/>
    <w:rsid w:val="00D73E16"/>
    <w:rsid w:val="00D73EB2"/>
    <w:rsid w:val="00D76FBA"/>
    <w:rsid w:val="00D77F09"/>
    <w:rsid w:val="00D81BEA"/>
    <w:rsid w:val="00D83A76"/>
    <w:rsid w:val="00D86189"/>
    <w:rsid w:val="00D862E6"/>
    <w:rsid w:val="00D863FD"/>
    <w:rsid w:val="00D86894"/>
    <w:rsid w:val="00D86D72"/>
    <w:rsid w:val="00D91527"/>
    <w:rsid w:val="00D9167A"/>
    <w:rsid w:val="00D94D6D"/>
    <w:rsid w:val="00D9578D"/>
    <w:rsid w:val="00D972CD"/>
    <w:rsid w:val="00D97906"/>
    <w:rsid w:val="00DA3C79"/>
    <w:rsid w:val="00DA44AA"/>
    <w:rsid w:val="00DA52D8"/>
    <w:rsid w:val="00DB04D7"/>
    <w:rsid w:val="00DB0CD2"/>
    <w:rsid w:val="00DB2735"/>
    <w:rsid w:val="00DB2D4A"/>
    <w:rsid w:val="00DB5E31"/>
    <w:rsid w:val="00DC2755"/>
    <w:rsid w:val="00DC35D4"/>
    <w:rsid w:val="00DC501B"/>
    <w:rsid w:val="00DC7713"/>
    <w:rsid w:val="00DD0DD5"/>
    <w:rsid w:val="00DD17CC"/>
    <w:rsid w:val="00DD34BF"/>
    <w:rsid w:val="00DD3C76"/>
    <w:rsid w:val="00DD6680"/>
    <w:rsid w:val="00DD6B45"/>
    <w:rsid w:val="00DD6BE2"/>
    <w:rsid w:val="00DE170C"/>
    <w:rsid w:val="00DE3957"/>
    <w:rsid w:val="00DF00F4"/>
    <w:rsid w:val="00DF01C7"/>
    <w:rsid w:val="00DF0BA4"/>
    <w:rsid w:val="00DF4175"/>
    <w:rsid w:val="00DF526A"/>
    <w:rsid w:val="00DF5AA1"/>
    <w:rsid w:val="00E00B04"/>
    <w:rsid w:val="00E00D25"/>
    <w:rsid w:val="00E0221D"/>
    <w:rsid w:val="00E027DB"/>
    <w:rsid w:val="00E02C57"/>
    <w:rsid w:val="00E03600"/>
    <w:rsid w:val="00E1101F"/>
    <w:rsid w:val="00E11CA1"/>
    <w:rsid w:val="00E145E3"/>
    <w:rsid w:val="00E16F51"/>
    <w:rsid w:val="00E20CFA"/>
    <w:rsid w:val="00E2117A"/>
    <w:rsid w:val="00E30F35"/>
    <w:rsid w:val="00E30FAA"/>
    <w:rsid w:val="00E319B0"/>
    <w:rsid w:val="00E31FA9"/>
    <w:rsid w:val="00E32D78"/>
    <w:rsid w:val="00E3525A"/>
    <w:rsid w:val="00E37135"/>
    <w:rsid w:val="00E40349"/>
    <w:rsid w:val="00E42658"/>
    <w:rsid w:val="00E428A7"/>
    <w:rsid w:val="00E46872"/>
    <w:rsid w:val="00E47DE6"/>
    <w:rsid w:val="00E53C74"/>
    <w:rsid w:val="00E61109"/>
    <w:rsid w:val="00E61898"/>
    <w:rsid w:val="00E638D3"/>
    <w:rsid w:val="00E670FA"/>
    <w:rsid w:val="00E7012F"/>
    <w:rsid w:val="00E709A4"/>
    <w:rsid w:val="00E71549"/>
    <w:rsid w:val="00E71907"/>
    <w:rsid w:val="00E74FCB"/>
    <w:rsid w:val="00E7788C"/>
    <w:rsid w:val="00E80FB8"/>
    <w:rsid w:val="00E81AF8"/>
    <w:rsid w:val="00E8225E"/>
    <w:rsid w:val="00E8435A"/>
    <w:rsid w:val="00E85C7C"/>
    <w:rsid w:val="00E86328"/>
    <w:rsid w:val="00E865B7"/>
    <w:rsid w:val="00E87E2B"/>
    <w:rsid w:val="00E90634"/>
    <w:rsid w:val="00E9064D"/>
    <w:rsid w:val="00E9277A"/>
    <w:rsid w:val="00E94641"/>
    <w:rsid w:val="00EA005C"/>
    <w:rsid w:val="00EA03BA"/>
    <w:rsid w:val="00EA41CA"/>
    <w:rsid w:val="00EA5247"/>
    <w:rsid w:val="00EA68B3"/>
    <w:rsid w:val="00EB0104"/>
    <w:rsid w:val="00EB1948"/>
    <w:rsid w:val="00EB1B63"/>
    <w:rsid w:val="00EB33E4"/>
    <w:rsid w:val="00EB443B"/>
    <w:rsid w:val="00EB67BB"/>
    <w:rsid w:val="00EC2BE4"/>
    <w:rsid w:val="00EC53C2"/>
    <w:rsid w:val="00EC5B64"/>
    <w:rsid w:val="00EC6350"/>
    <w:rsid w:val="00ED3867"/>
    <w:rsid w:val="00ED3CF6"/>
    <w:rsid w:val="00ED5370"/>
    <w:rsid w:val="00ED5EFC"/>
    <w:rsid w:val="00ED62EE"/>
    <w:rsid w:val="00ED7321"/>
    <w:rsid w:val="00EE0E77"/>
    <w:rsid w:val="00EE38EE"/>
    <w:rsid w:val="00EE71C5"/>
    <w:rsid w:val="00EE756E"/>
    <w:rsid w:val="00EF116A"/>
    <w:rsid w:val="00EF170D"/>
    <w:rsid w:val="00EF54B5"/>
    <w:rsid w:val="00EF6038"/>
    <w:rsid w:val="00EF7DEE"/>
    <w:rsid w:val="00F00ED9"/>
    <w:rsid w:val="00F03F3A"/>
    <w:rsid w:val="00F07C4E"/>
    <w:rsid w:val="00F12103"/>
    <w:rsid w:val="00F123D1"/>
    <w:rsid w:val="00F1293B"/>
    <w:rsid w:val="00F135FD"/>
    <w:rsid w:val="00F20ADE"/>
    <w:rsid w:val="00F22A19"/>
    <w:rsid w:val="00F25BCA"/>
    <w:rsid w:val="00F27577"/>
    <w:rsid w:val="00F31D22"/>
    <w:rsid w:val="00F32F10"/>
    <w:rsid w:val="00F35BF9"/>
    <w:rsid w:val="00F35DFA"/>
    <w:rsid w:val="00F45165"/>
    <w:rsid w:val="00F45365"/>
    <w:rsid w:val="00F45B57"/>
    <w:rsid w:val="00F45D07"/>
    <w:rsid w:val="00F45D1A"/>
    <w:rsid w:val="00F476A2"/>
    <w:rsid w:val="00F51213"/>
    <w:rsid w:val="00F5400E"/>
    <w:rsid w:val="00F544F3"/>
    <w:rsid w:val="00F56A1C"/>
    <w:rsid w:val="00F57BE7"/>
    <w:rsid w:val="00F618EE"/>
    <w:rsid w:val="00F61946"/>
    <w:rsid w:val="00F6210C"/>
    <w:rsid w:val="00F66906"/>
    <w:rsid w:val="00F66EFE"/>
    <w:rsid w:val="00F67128"/>
    <w:rsid w:val="00F822DE"/>
    <w:rsid w:val="00F8615B"/>
    <w:rsid w:val="00F8681E"/>
    <w:rsid w:val="00F87151"/>
    <w:rsid w:val="00F90DE6"/>
    <w:rsid w:val="00F926FE"/>
    <w:rsid w:val="00F93D25"/>
    <w:rsid w:val="00F94822"/>
    <w:rsid w:val="00F949E3"/>
    <w:rsid w:val="00F94EDE"/>
    <w:rsid w:val="00F97B9B"/>
    <w:rsid w:val="00FA1353"/>
    <w:rsid w:val="00FA179A"/>
    <w:rsid w:val="00FA1C42"/>
    <w:rsid w:val="00FA2683"/>
    <w:rsid w:val="00FA2F03"/>
    <w:rsid w:val="00FA3101"/>
    <w:rsid w:val="00FA4276"/>
    <w:rsid w:val="00FA5634"/>
    <w:rsid w:val="00FA719F"/>
    <w:rsid w:val="00FB0652"/>
    <w:rsid w:val="00FB0F4F"/>
    <w:rsid w:val="00FB472D"/>
    <w:rsid w:val="00FB5D96"/>
    <w:rsid w:val="00FC4D6D"/>
    <w:rsid w:val="00FC7BD5"/>
    <w:rsid w:val="00FD1280"/>
    <w:rsid w:val="00FD2394"/>
    <w:rsid w:val="00FD46CB"/>
    <w:rsid w:val="00FD6683"/>
    <w:rsid w:val="00FD790B"/>
    <w:rsid w:val="00FE0338"/>
    <w:rsid w:val="00FE1FAE"/>
    <w:rsid w:val="00FE205F"/>
    <w:rsid w:val="00FE3E0F"/>
    <w:rsid w:val="00FE5079"/>
    <w:rsid w:val="00FF02CD"/>
    <w:rsid w:val="00FF5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0962"/>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9F"/>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6"/>
      </w:numPr>
    </w:pPr>
  </w:style>
  <w:style w:type="numbering" w:customStyle="1" w:styleId="Style5">
    <w:name w:val="Style5"/>
    <w:uiPriority w:val="99"/>
    <w:rsid w:val="00096978"/>
    <w:pPr>
      <w:numPr>
        <w:numId w:val="17"/>
      </w:numPr>
    </w:pPr>
  </w:style>
  <w:style w:type="numbering" w:customStyle="1" w:styleId="Style6">
    <w:name w:val="Style6"/>
    <w:uiPriority w:val="99"/>
    <w:rsid w:val="00096978"/>
    <w:pPr>
      <w:numPr>
        <w:numId w:val="18"/>
      </w:numPr>
    </w:pPr>
  </w:style>
  <w:style w:type="numbering" w:customStyle="1" w:styleId="Style7">
    <w:name w:val="Style7"/>
    <w:uiPriority w:val="99"/>
    <w:rsid w:val="00096978"/>
    <w:pPr>
      <w:numPr>
        <w:numId w:val="19"/>
      </w:numPr>
    </w:pPr>
  </w:style>
  <w:style w:type="numbering" w:customStyle="1" w:styleId="Style2">
    <w:name w:val="Style2"/>
    <w:uiPriority w:val="99"/>
    <w:rsid w:val="00096978"/>
    <w:pPr>
      <w:numPr>
        <w:numId w:val="20"/>
      </w:numPr>
    </w:pPr>
  </w:style>
  <w:style w:type="numbering" w:customStyle="1" w:styleId="Style3">
    <w:name w:val="Style3"/>
    <w:uiPriority w:val="99"/>
    <w:rsid w:val="00096978"/>
    <w:pPr>
      <w:numPr>
        <w:numId w:val="21"/>
      </w:numPr>
    </w:pPr>
  </w:style>
  <w:style w:type="numbering" w:customStyle="1" w:styleId="Style1">
    <w:name w:val="Style1"/>
    <w:rsid w:val="00096978"/>
    <w:pPr>
      <w:numPr>
        <w:numId w:val="22"/>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uiPriority w:val="39"/>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uiPriority w:val="39"/>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uiPriority w:val="39"/>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uiPriority w:val="39"/>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5"/>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6"/>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27"/>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0"/>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29"/>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28"/>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3"/>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4"/>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1"/>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2"/>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 w:type="paragraph" w:styleId="FootnoteText">
    <w:name w:val="footnote text"/>
    <w:basedOn w:val="Normal"/>
    <w:link w:val="FootnoteTextChar"/>
    <w:rsid w:val="00C97675"/>
    <w:pPr>
      <w:spacing w:after="120" w:line="276" w:lineRule="auto"/>
    </w:pPr>
    <w:rPr>
      <w:rFonts w:ascii="Times New Roman" w:hAnsi="Times New Roman"/>
      <w:noProof w:val="0"/>
      <w:sz w:val="20"/>
      <w:szCs w:val="20"/>
    </w:rPr>
  </w:style>
  <w:style w:type="character" w:customStyle="1" w:styleId="FootnoteTextChar">
    <w:name w:val="Footnote Text Char"/>
    <w:basedOn w:val="DefaultParagraphFont"/>
    <w:link w:val="FootnoteText"/>
    <w:rsid w:val="00C97675"/>
    <w:rPr>
      <w:rFonts w:ascii="Times New Roman" w:eastAsia="Times New Roman" w:hAnsi="Times New Roman" w:cs="Times New Roman"/>
      <w:sz w:val="20"/>
      <w:szCs w:val="20"/>
    </w:rPr>
  </w:style>
  <w:style w:type="character" w:styleId="FootnoteReference">
    <w:name w:val="footnote reference"/>
    <w:rsid w:val="00C97675"/>
    <w:rPr>
      <w:vertAlign w:val="superscript"/>
    </w:rPr>
  </w:style>
  <w:style w:type="paragraph" w:customStyle="1" w:styleId="Artelia-Heading2">
    <w:name w:val="Artelia - Heading 2"/>
    <w:basedOn w:val="Normal"/>
    <w:next w:val="Normal"/>
    <w:link w:val="Artelia-Heading2Char"/>
    <w:rsid w:val="00C97675"/>
    <w:pPr>
      <w:widowControl w:val="0"/>
      <w:numPr>
        <w:numId w:val="39"/>
      </w:numPr>
      <w:spacing w:before="240" w:after="120" w:line="276" w:lineRule="auto"/>
      <w:outlineLvl w:val="1"/>
    </w:pPr>
    <w:rPr>
      <w:rFonts w:ascii="Arial Bold" w:hAnsi="Arial Bold"/>
      <w:b/>
      <w:caps/>
      <w:noProof w:val="0"/>
      <w:sz w:val="24"/>
      <w:szCs w:val="20"/>
    </w:rPr>
  </w:style>
  <w:style w:type="paragraph" w:customStyle="1" w:styleId="Artelia-Heading3">
    <w:name w:val="Artelia - Heading 3"/>
    <w:basedOn w:val="Normal"/>
    <w:next w:val="Normal"/>
    <w:rsid w:val="00C97675"/>
    <w:pPr>
      <w:numPr>
        <w:ilvl w:val="1"/>
        <w:numId w:val="39"/>
      </w:numPr>
      <w:spacing w:before="60" w:after="120" w:line="276" w:lineRule="auto"/>
    </w:pPr>
    <w:rPr>
      <w:rFonts w:ascii="Arial" w:hAnsi="Arial" w:cs="Arial"/>
      <w:b/>
      <w:noProof w:val="0"/>
      <w:sz w:val="20"/>
      <w:szCs w:val="20"/>
    </w:rPr>
  </w:style>
  <w:style w:type="character" w:customStyle="1" w:styleId="Artelia-Heading2Char">
    <w:name w:val="Artelia - Heading 2 Char"/>
    <w:link w:val="Artelia-Heading2"/>
    <w:rsid w:val="00C97675"/>
    <w:rPr>
      <w:rFonts w:ascii="Arial Bold" w:eastAsia="Times New Roman" w:hAnsi="Arial Bold" w:cs="Times New Roman"/>
      <w:b/>
      <w:caps/>
      <w:sz w:val="24"/>
      <w:szCs w:val="20"/>
    </w:rPr>
  </w:style>
  <w:style w:type="paragraph" w:customStyle="1" w:styleId="font8">
    <w:name w:val="font8"/>
    <w:basedOn w:val="Normal"/>
    <w:rsid w:val="00361214"/>
    <w:pPr>
      <w:spacing w:before="100" w:beforeAutospacing="1" w:after="100" w:afterAutospacing="1"/>
    </w:pPr>
    <w:rPr>
      <w:rFonts w:ascii="Times New Roman" w:hAnsi="Times New Roman"/>
      <w:b/>
      <w:bCs/>
      <w:noProof w:val="0"/>
      <w:sz w:val="24"/>
    </w:rPr>
  </w:style>
  <w:style w:type="paragraph" w:customStyle="1" w:styleId="font9">
    <w:name w:val="font9"/>
    <w:basedOn w:val="Normal"/>
    <w:rsid w:val="00361214"/>
    <w:pPr>
      <w:spacing w:before="100" w:beforeAutospacing="1" w:after="100" w:afterAutospacing="1"/>
    </w:pPr>
    <w:rPr>
      <w:rFonts w:ascii="Times New Roman" w:hAnsi="Times New Roman"/>
      <w:noProof w:val="0"/>
      <w:sz w:val="14"/>
      <w:szCs w:val="14"/>
    </w:rPr>
  </w:style>
  <w:style w:type="paragraph" w:customStyle="1" w:styleId="font10">
    <w:name w:val="font10"/>
    <w:basedOn w:val="Normal"/>
    <w:rsid w:val="00361214"/>
    <w:pPr>
      <w:spacing w:before="100" w:beforeAutospacing="1" w:after="100" w:afterAutospacing="1"/>
    </w:pPr>
    <w:rPr>
      <w:rFonts w:ascii="Times New Roman" w:hAnsi="Times New Roman"/>
      <w:b/>
      <w:bCs/>
      <w:noProof w:val="0"/>
      <w:sz w:val="14"/>
      <w:szCs w:val="14"/>
    </w:rPr>
  </w:style>
  <w:style w:type="paragraph" w:customStyle="1" w:styleId="xl116">
    <w:name w:val="xl116"/>
    <w:basedOn w:val="Normal"/>
    <w:rsid w:val="00361214"/>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6"/>
      <w:szCs w:val="26"/>
    </w:rPr>
  </w:style>
  <w:style w:type="paragraph" w:customStyle="1" w:styleId="xl117">
    <w:name w:val="xl117"/>
    <w:basedOn w:val="Normal"/>
    <w:rsid w:val="00361214"/>
    <w:pPr>
      <w:pBdr>
        <w:left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118">
    <w:name w:val="xl118"/>
    <w:basedOn w:val="Normal"/>
    <w:rsid w:val="00361214"/>
    <w:pPr>
      <w:pBdr>
        <w:left w:val="single" w:sz="4" w:space="0" w:color="auto"/>
        <w:right w:val="single" w:sz="4" w:space="0" w:color="auto"/>
      </w:pBdr>
      <w:spacing w:before="100" w:beforeAutospacing="1" w:after="100" w:afterAutospacing="1"/>
      <w:textAlignment w:val="center"/>
    </w:pPr>
    <w:rPr>
      <w:rFonts w:ascii="Arial" w:hAnsi="Arial" w:cs="Arial"/>
      <w:noProof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225">
      <w:bodyDiv w:val="1"/>
      <w:marLeft w:val="0"/>
      <w:marRight w:val="0"/>
      <w:marTop w:val="0"/>
      <w:marBottom w:val="0"/>
      <w:divBdr>
        <w:top w:val="none" w:sz="0" w:space="0" w:color="auto"/>
        <w:left w:val="none" w:sz="0" w:space="0" w:color="auto"/>
        <w:bottom w:val="none" w:sz="0" w:space="0" w:color="auto"/>
        <w:right w:val="none" w:sz="0" w:space="0" w:color="auto"/>
      </w:divBdr>
    </w:div>
    <w:div w:id="36661822">
      <w:bodyDiv w:val="1"/>
      <w:marLeft w:val="0"/>
      <w:marRight w:val="0"/>
      <w:marTop w:val="0"/>
      <w:marBottom w:val="0"/>
      <w:divBdr>
        <w:top w:val="none" w:sz="0" w:space="0" w:color="auto"/>
        <w:left w:val="none" w:sz="0" w:space="0" w:color="auto"/>
        <w:bottom w:val="none" w:sz="0" w:space="0" w:color="auto"/>
        <w:right w:val="none" w:sz="0" w:space="0" w:color="auto"/>
      </w:divBdr>
    </w:div>
    <w:div w:id="338387863">
      <w:bodyDiv w:val="1"/>
      <w:marLeft w:val="0"/>
      <w:marRight w:val="0"/>
      <w:marTop w:val="0"/>
      <w:marBottom w:val="0"/>
      <w:divBdr>
        <w:top w:val="none" w:sz="0" w:space="0" w:color="auto"/>
        <w:left w:val="none" w:sz="0" w:space="0" w:color="auto"/>
        <w:bottom w:val="none" w:sz="0" w:space="0" w:color="auto"/>
        <w:right w:val="none" w:sz="0" w:space="0" w:color="auto"/>
      </w:divBdr>
    </w:div>
    <w:div w:id="421341746">
      <w:bodyDiv w:val="1"/>
      <w:marLeft w:val="0"/>
      <w:marRight w:val="0"/>
      <w:marTop w:val="0"/>
      <w:marBottom w:val="0"/>
      <w:divBdr>
        <w:top w:val="none" w:sz="0" w:space="0" w:color="auto"/>
        <w:left w:val="none" w:sz="0" w:space="0" w:color="auto"/>
        <w:bottom w:val="none" w:sz="0" w:space="0" w:color="auto"/>
        <w:right w:val="none" w:sz="0" w:space="0" w:color="auto"/>
      </w:divBdr>
    </w:div>
    <w:div w:id="702560531">
      <w:bodyDiv w:val="1"/>
      <w:marLeft w:val="0"/>
      <w:marRight w:val="0"/>
      <w:marTop w:val="0"/>
      <w:marBottom w:val="0"/>
      <w:divBdr>
        <w:top w:val="none" w:sz="0" w:space="0" w:color="auto"/>
        <w:left w:val="none" w:sz="0" w:space="0" w:color="auto"/>
        <w:bottom w:val="none" w:sz="0" w:space="0" w:color="auto"/>
        <w:right w:val="none" w:sz="0" w:space="0" w:color="auto"/>
      </w:divBdr>
    </w:div>
    <w:div w:id="722950505">
      <w:bodyDiv w:val="1"/>
      <w:marLeft w:val="0"/>
      <w:marRight w:val="0"/>
      <w:marTop w:val="0"/>
      <w:marBottom w:val="0"/>
      <w:divBdr>
        <w:top w:val="none" w:sz="0" w:space="0" w:color="auto"/>
        <w:left w:val="none" w:sz="0" w:space="0" w:color="auto"/>
        <w:bottom w:val="none" w:sz="0" w:space="0" w:color="auto"/>
        <w:right w:val="none" w:sz="0" w:space="0" w:color="auto"/>
      </w:divBdr>
    </w:div>
    <w:div w:id="785856096">
      <w:bodyDiv w:val="1"/>
      <w:marLeft w:val="0"/>
      <w:marRight w:val="0"/>
      <w:marTop w:val="0"/>
      <w:marBottom w:val="0"/>
      <w:divBdr>
        <w:top w:val="none" w:sz="0" w:space="0" w:color="auto"/>
        <w:left w:val="none" w:sz="0" w:space="0" w:color="auto"/>
        <w:bottom w:val="none" w:sz="0" w:space="0" w:color="auto"/>
        <w:right w:val="none" w:sz="0" w:space="0" w:color="auto"/>
      </w:divBdr>
    </w:div>
    <w:div w:id="1275791384">
      <w:bodyDiv w:val="1"/>
      <w:marLeft w:val="0"/>
      <w:marRight w:val="0"/>
      <w:marTop w:val="0"/>
      <w:marBottom w:val="0"/>
      <w:divBdr>
        <w:top w:val="none" w:sz="0" w:space="0" w:color="auto"/>
        <w:left w:val="none" w:sz="0" w:space="0" w:color="auto"/>
        <w:bottom w:val="none" w:sz="0" w:space="0" w:color="auto"/>
        <w:right w:val="none" w:sz="0" w:space="0" w:color="auto"/>
      </w:divBdr>
    </w:div>
    <w:div w:id="1332873280">
      <w:bodyDiv w:val="1"/>
      <w:marLeft w:val="0"/>
      <w:marRight w:val="0"/>
      <w:marTop w:val="0"/>
      <w:marBottom w:val="0"/>
      <w:divBdr>
        <w:top w:val="none" w:sz="0" w:space="0" w:color="auto"/>
        <w:left w:val="none" w:sz="0" w:space="0" w:color="auto"/>
        <w:bottom w:val="none" w:sz="0" w:space="0" w:color="auto"/>
        <w:right w:val="none" w:sz="0" w:space="0" w:color="auto"/>
      </w:divBdr>
    </w:div>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 w:id="182465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20333</Words>
  <Characters>115902</Characters>
  <Application>Microsoft Office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Ngọc Ánh Trương</cp:lastModifiedBy>
  <cp:revision>2</cp:revision>
  <cp:lastPrinted>2026-10-16T01:06:00Z</cp:lastPrinted>
  <dcterms:created xsi:type="dcterms:W3CDTF">2026-10-16T03:19:00Z</dcterms:created>
  <dcterms:modified xsi:type="dcterms:W3CDTF">2026-10-16T03:19:00Z</dcterms:modified>
</cp:coreProperties>
</file>