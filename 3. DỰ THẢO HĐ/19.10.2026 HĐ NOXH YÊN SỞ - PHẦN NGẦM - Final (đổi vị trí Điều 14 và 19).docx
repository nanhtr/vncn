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E7AF" w14:textId="6C94741B" w:rsidR="00DE62AE" w:rsidRDefault="0081215C">
      <w:pPr>
        <w:spacing w:after="120" w:line="276" w:lineRule="auto"/>
        <w:jc w:val="center"/>
        <w:rPr>
          <w:rFonts w:ascii="Times New Roman" w:hAnsi="Times New Roman"/>
          <w:b/>
          <w:sz w:val="26"/>
          <w:szCs w:val="26"/>
          <w:lang w:val="pt-BR"/>
        </w:rPr>
      </w:pPr>
      <w:ins w:id="0" w:author="Ngọc Ánh Trương" w:date="2026-10-19T11:02:00Z" w16du:dateUtc="2026-10-19T04:02:00Z">
        <w:r>
          <w:rPr>
            <w:rFonts w:ascii="Times New Roman" w:hAnsi="Times New Roman"/>
            <w:b/>
            <w:sz w:val="26"/>
            <w:szCs w:val="26"/>
            <w:lang w:val="pt-BR"/>
          </w:rPr>
          <w:t xml:space="preserve"> </w:t>
        </w:r>
      </w:ins>
      <w:r w:rsidR="00000000">
        <w:rPr>
          <w:rFonts w:ascii="Times New Roman" w:hAnsi="Times New Roman"/>
          <w:b/>
          <w:sz w:val="26"/>
          <w:szCs w:val="26"/>
          <w:lang w:val="pt-BR"/>
        </w:rPr>
        <w:t>CỘNG HÒA XÃ HỘI CHỦ NGHĨA VIỆT NAM</w:t>
      </w:r>
    </w:p>
    <w:p w14:paraId="7AB215F0" w14:textId="77777777" w:rsidR="00DE62AE" w:rsidRDefault="00000000">
      <w:pPr>
        <w:spacing w:after="120" w:line="276" w:lineRule="auto"/>
        <w:jc w:val="center"/>
        <w:rPr>
          <w:rFonts w:ascii="Times New Roman" w:hAnsi="Times New Roman"/>
          <w:b/>
          <w:sz w:val="26"/>
          <w:szCs w:val="26"/>
          <w:lang w:val="pt-BR"/>
        </w:rPr>
      </w:pPr>
      <w:r>
        <w:rPr>
          <w:noProof/>
        </w:rPr>
        <mc:AlternateContent>
          <mc:Choice Requires="wps">
            <w:drawing>
              <wp:anchor distT="0" distB="0" distL="0" distR="0" simplePos="0" relativeHeight="3" behindDoc="0" locked="0" layoutInCell="0" allowOverlap="1" wp14:anchorId="322ECFD4" wp14:editId="705D6085">
                <wp:simplePos x="0" y="0"/>
                <wp:positionH relativeFrom="margin">
                  <wp:align>center</wp:align>
                </wp:positionH>
                <wp:positionV relativeFrom="paragraph">
                  <wp:posOffset>194310</wp:posOffset>
                </wp:positionV>
                <wp:extent cx="1955800" cy="635"/>
                <wp:effectExtent l="5080" t="5080" r="5080" b="5080"/>
                <wp:wrapNone/>
                <wp:docPr id="1" name="Line 4"/>
                <wp:cNvGraphicFramePr/>
                <a:graphic xmlns:a="http://schemas.openxmlformats.org/drawingml/2006/main">
                  <a:graphicData uri="http://schemas.microsoft.com/office/word/2010/wordprocessingShape">
                    <wps:wsp>
                      <wps:cNvCnPr/>
                      <wps:spPr>
                        <a:xfrm>
                          <a:off x="0" y="0"/>
                          <a:ext cx="19558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2A7A656" id="Line 4" o:spid="_x0000_s1026" style="position:absolute;z-index:3;visibility:visible;mso-wrap-style:square;mso-wrap-distance-left:0;mso-wrap-distance-top:0;mso-wrap-distance-right:0;mso-wrap-distance-bottom:0;mso-position-horizontal:center;mso-position-horizontal-relative:margin;mso-position-vertical:absolute;mso-position-vertical-relative:text" from="0,15.3pt" to="154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" o:allowincell="f">
                <w10:wrap anchorx="margin"/>
              </v:line>
            </w:pict>
          </mc:Fallback>
        </mc:AlternateContent>
      </w:r>
      <w:r>
        <w:rPr>
          <w:rFonts w:ascii="Times New Roman" w:hAnsi="Times New Roman"/>
          <w:b/>
          <w:sz w:val="26"/>
          <w:szCs w:val="26"/>
          <w:lang w:val="pt-BR"/>
        </w:rPr>
        <w:t>Độc lập – Tự do – Hạnh phúc</w:t>
      </w:r>
    </w:p>
    <w:p w14:paraId="1D009193" w14:textId="77777777" w:rsidR="00DE62AE" w:rsidRDefault="00000000">
      <w:pPr>
        <w:spacing w:after="120" w:line="276" w:lineRule="auto"/>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14:paraId="39DD71C5" w14:textId="77777777" w:rsidR="00DE62AE" w:rsidRDefault="00DE62AE">
      <w:pPr>
        <w:spacing w:after="120" w:line="276" w:lineRule="auto"/>
        <w:rPr>
          <w:rFonts w:ascii="Times New Roman" w:hAnsi="Times New Roman"/>
          <w:sz w:val="26"/>
          <w:szCs w:val="26"/>
          <w:u w:val="single"/>
          <w:lang w:val="pt-BR"/>
        </w:rPr>
      </w:pPr>
    </w:p>
    <w:p w14:paraId="7F626356" w14:textId="77777777" w:rsidR="00DE62AE" w:rsidRDefault="00DE62AE">
      <w:pPr>
        <w:spacing w:after="120" w:line="276" w:lineRule="auto"/>
        <w:rPr>
          <w:rFonts w:ascii="Times New Roman" w:hAnsi="Times New Roman"/>
          <w:sz w:val="26"/>
          <w:szCs w:val="26"/>
          <w:u w:val="single"/>
          <w:lang w:val="pt-BR"/>
        </w:rPr>
      </w:pPr>
    </w:p>
    <w:p w14:paraId="7C89D319" w14:textId="77777777" w:rsidR="00DE62AE" w:rsidRDefault="00000000">
      <w:pPr>
        <w:spacing w:after="120" w:line="276" w:lineRule="auto"/>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14:paraId="4E7465D6" w14:textId="77777777" w:rsidR="00DE62AE" w:rsidRDefault="00000000">
      <w:pPr>
        <w:spacing w:after="120" w:line="276" w:lineRule="auto"/>
        <w:jc w:val="center"/>
        <w:rPr>
          <w:rFonts w:ascii="Times New Roman" w:hAnsi="Times New Roman"/>
          <w:i/>
          <w:sz w:val="26"/>
          <w:szCs w:val="26"/>
          <w:lang w:val="pt-BR"/>
        </w:rPr>
      </w:pPr>
      <w:r>
        <w:rPr>
          <w:rFonts w:ascii="Times New Roman" w:hAnsi="Times New Roman"/>
          <w:i/>
          <w:sz w:val="26"/>
          <w:szCs w:val="26"/>
          <w:highlight w:val="yellow"/>
          <w:lang w:val="pt-BR"/>
        </w:rPr>
        <w:t>Số:................  /2026-HĐXD/VNCNEC-PHC.</w:t>
      </w:r>
    </w:p>
    <w:p w14:paraId="6273910A" w14:textId="77777777" w:rsidR="00DE62AE" w:rsidRDefault="00DE62AE">
      <w:pPr>
        <w:spacing w:after="120" w:line="276" w:lineRule="auto"/>
        <w:jc w:val="center"/>
        <w:rPr>
          <w:rFonts w:ascii="Times New Roman" w:hAnsi="Times New Roman"/>
          <w:i/>
          <w:sz w:val="26"/>
          <w:szCs w:val="26"/>
          <w:lang w:val="pt-BR"/>
        </w:rPr>
      </w:pPr>
    </w:p>
    <w:p w14:paraId="069025B9" w14:textId="77777777" w:rsidR="00DE62AE" w:rsidRDefault="00DE62AE">
      <w:pPr>
        <w:spacing w:after="120" w:line="276" w:lineRule="auto"/>
        <w:rPr>
          <w:rFonts w:ascii="Times New Roman" w:hAnsi="Times New Roman"/>
          <w:sz w:val="26"/>
          <w:szCs w:val="26"/>
          <w:lang w:val="pt-BR"/>
        </w:rPr>
      </w:pPr>
    </w:p>
    <w:p w14:paraId="6303CBB3" w14:textId="77777777" w:rsidR="00DE62AE" w:rsidRDefault="00DE62AE">
      <w:pPr>
        <w:pStyle w:val="Style"/>
        <w:spacing w:after="120" w:line="276" w:lineRule="auto"/>
        <w:jc w:val="both"/>
        <w:rPr>
          <w:sz w:val="26"/>
          <w:szCs w:val="26"/>
          <w:lang w:val="pt-BR"/>
        </w:rPr>
      </w:pPr>
    </w:p>
    <w:p w14:paraId="23AA7349" w14:textId="77777777" w:rsidR="00DE62AE" w:rsidRDefault="00000000">
      <w:pPr>
        <w:tabs>
          <w:tab w:val="left" w:pos="1843"/>
        </w:tabs>
        <w:spacing w:after="120" w:line="276" w:lineRule="auto"/>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14:paraId="5D158884" w14:textId="77777777" w:rsidR="00DE62AE" w:rsidRDefault="00000000">
      <w:pPr>
        <w:tabs>
          <w:tab w:val="left" w:pos="1843"/>
        </w:tabs>
        <w:spacing w:after="120" w:line="276" w:lineRule="auto"/>
        <w:rPr>
          <w:rFonts w:ascii="Times New Roman" w:hAnsi="Times New Roman"/>
          <w:b/>
          <w:bCs/>
          <w:sz w:val="26"/>
          <w:szCs w:val="26"/>
          <w:lang w:val="vi-VN"/>
        </w:rPr>
      </w:pPr>
      <w:r>
        <w:rPr>
          <w:rFonts w:ascii="Times New Roman" w:hAnsi="Times New Roman"/>
          <w:b/>
          <w:bCs/>
          <w:sz w:val="26"/>
          <w:szCs w:val="26"/>
        </w:rPr>
        <w:t xml:space="preserve">Dự án: </w:t>
      </w:r>
      <w:r>
        <w:rPr>
          <w:rFonts w:ascii="Times New Roman" w:hAnsi="Times New Roman"/>
          <w:b/>
          <w:bCs/>
          <w:sz w:val="26"/>
          <w:szCs w:val="26"/>
        </w:rPr>
        <w:tab/>
      </w:r>
      <w:r>
        <w:rPr>
          <w:rFonts w:ascii="Times New Roman" w:hAnsi="Times New Roman"/>
          <w:b/>
          <w:bCs/>
          <w:sz w:val="26"/>
          <w:szCs w:val="26"/>
        </w:rPr>
        <w:tab/>
        <w:t>Xây</w:t>
      </w:r>
      <w:r>
        <w:rPr>
          <w:rFonts w:ascii="Times New Roman" w:hAnsi="Times New Roman"/>
          <w:b/>
          <w:bCs/>
          <w:sz w:val="26"/>
          <w:szCs w:val="26"/>
          <w:lang w:val="vi-VN"/>
        </w:rPr>
        <w:t xml:space="preserve"> dựng nhà ở cho lực lượng vũ trang Công an nhân dân</w:t>
      </w:r>
    </w:p>
    <w:p w14:paraId="1E23175B" w14:textId="77777777" w:rsidR="00DE62AE" w:rsidRDefault="00000000">
      <w:pPr>
        <w:spacing w:after="120" w:line="276" w:lineRule="auto"/>
        <w:rPr>
          <w:rFonts w:ascii="Times New Roman" w:hAnsi="Times New Roman"/>
          <w:b/>
          <w:bCs/>
          <w:sz w:val="26"/>
          <w:szCs w:val="26"/>
          <w:lang w:val="pt-BR"/>
        </w:rPr>
      </w:pPr>
      <w:r>
        <w:rPr>
          <w:rFonts w:ascii="Times New Roman" w:hAnsi="Times New Roman"/>
          <w:b/>
          <w:bCs/>
          <w:sz w:val="26"/>
          <w:szCs w:val="26"/>
          <w:lang w:val="es-ES"/>
        </w:rPr>
        <w:t>Địa điểm:</w:t>
      </w:r>
      <w:r>
        <w:rPr>
          <w:rFonts w:ascii="Times New Roman" w:hAnsi="Times New Roman"/>
          <w:b/>
          <w:bCs/>
          <w:sz w:val="26"/>
          <w:szCs w:val="26"/>
          <w:lang w:val="es-ES"/>
        </w:rPr>
        <w:tab/>
      </w:r>
      <w:r>
        <w:rPr>
          <w:rFonts w:ascii="Times New Roman" w:hAnsi="Times New Roman"/>
          <w:b/>
          <w:bCs/>
          <w:sz w:val="26"/>
          <w:szCs w:val="26"/>
          <w:lang w:val="es-ES"/>
        </w:rPr>
        <w:tab/>
        <w:t>Tại ô đất C3-ODK3 và C3-ODK4 thuộc phân khu đô thị H2-4, Phường Yên Sở, Thành phố Hà Nội</w:t>
      </w:r>
    </w:p>
    <w:p w14:paraId="4343CB03" w14:textId="77777777" w:rsidR="00DE62AE" w:rsidRDefault="00DE62AE">
      <w:pPr>
        <w:spacing w:after="120" w:line="276" w:lineRule="auto"/>
        <w:rPr>
          <w:rFonts w:ascii="Times New Roman" w:hAnsi="Times New Roman"/>
          <w:b/>
          <w:bCs/>
          <w:sz w:val="26"/>
          <w:szCs w:val="26"/>
          <w:lang w:val="es-ES"/>
        </w:rPr>
      </w:pPr>
    </w:p>
    <w:p w14:paraId="1ACFFA79" w14:textId="77777777" w:rsidR="00DE62AE" w:rsidRDefault="00DE62AE">
      <w:pPr>
        <w:spacing w:after="120" w:line="276" w:lineRule="auto"/>
        <w:jc w:val="center"/>
        <w:rPr>
          <w:rFonts w:ascii="Times New Roman" w:hAnsi="Times New Roman"/>
          <w:sz w:val="26"/>
          <w:szCs w:val="26"/>
          <w:lang w:val="pt-BR"/>
        </w:rPr>
      </w:pPr>
    </w:p>
    <w:p w14:paraId="37C8B944" w14:textId="77777777" w:rsidR="00DE62AE" w:rsidRDefault="00DE62AE">
      <w:pPr>
        <w:spacing w:after="120" w:line="276" w:lineRule="auto"/>
        <w:jc w:val="center"/>
        <w:rPr>
          <w:rFonts w:ascii="Times New Roman" w:hAnsi="Times New Roman"/>
          <w:sz w:val="26"/>
          <w:szCs w:val="26"/>
          <w:lang w:val="pt-BR"/>
        </w:rPr>
      </w:pPr>
    </w:p>
    <w:p w14:paraId="2A784038" w14:textId="77777777" w:rsidR="00DE62AE" w:rsidRDefault="00000000">
      <w:pPr>
        <w:spacing w:after="120" w:line="276" w:lineRule="auto"/>
        <w:jc w:val="center"/>
        <w:rPr>
          <w:rFonts w:ascii="Times New Roman" w:hAnsi="Times New Roman"/>
          <w:sz w:val="26"/>
          <w:szCs w:val="26"/>
          <w:lang w:val="pt-BR"/>
        </w:rPr>
      </w:pPr>
      <w:r>
        <w:rPr>
          <w:rFonts w:ascii="Times New Roman" w:hAnsi="Times New Roman"/>
          <w:sz w:val="26"/>
          <w:szCs w:val="26"/>
          <w:lang w:val="pt-BR"/>
        </w:rPr>
        <w:t>GIỮA</w:t>
      </w:r>
    </w:p>
    <w:p w14:paraId="62446801" w14:textId="77777777" w:rsidR="00DE62AE" w:rsidRDefault="00DE62AE">
      <w:pPr>
        <w:spacing w:after="120" w:line="276" w:lineRule="auto"/>
        <w:rPr>
          <w:rFonts w:ascii="Times New Roman" w:hAnsi="Times New Roman"/>
          <w:sz w:val="26"/>
          <w:szCs w:val="26"/>
          <w:lang w:val="pt-BR"/>
        </w:rPr>
      </w:pPr>
    </w:p>
    <w:p w14:paraId="7556C906" w14:textId="77777777" w:rsidR="00DE62AE" w:rsidRDefault="00000000">
      <w:pPr>
        <w:spacing w:after="120" w:line="276" w:lineRule="auto"/>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14:paraId="1D6AE324" w14:textId="77777777" w:rsidR="00DE62AE" w:rsidRDefault="00DE62AE">
      <w:pPr>
        <w:spacing w:after="120" w:line="276" w:lineRule="auto"/>
        <w:jc w:val="center"/>
        <w:rPr>
          <w:rFonts w:ascii="Times New Roman" w:hAnsi="Times New Roman"/>
          <w:sz w:val="26"/>
          <w:szCs w:val="26"/>
          <w:lang w:val="pt-BR"/>
        </w:rPr>
      </w:pPr>
    </w:p>
    <w:p w14:paraId="2898AE93" w14:textId="77777777" w:rsidR="00DE62AE" w:rsidRDefault="00000000">
      <w:pPr>
        <w:spacing w:after="120" w:line="276" w:lineRule="auto"/>
        <w:jc w:val="center"/>
        <w:rPr>
          <w:rFonts w:ascii="Times New Roman" w:hAnsi="Times New Roman"/>
          <w:sz w:val="26"/>
          <w:szCs w:val="26"/>
          <w:lang w:val="pt-BR"/>
        </w:rPr>
      </w:pPr>
      <w:r>
        <w:rPr>
          <w:rFonts w:ascii="Times New Roman" w:hAnsi="Times New Roman"/>
          <w:sz w:val="26"/>
          <w:szCs w:val="26"/>
          <w:lang w:val="pt-BR"/>
        </w:rPr>
        <w:t>VÀ</w:t>
      </w:r>
    </w:p>
    <w:p w14:paraId="046E16B9" w14:textId="77777777" w:rsidR="00DE62AE" w:rsidRDefault="00000000">
      <w:pPr>
        <w:spacing w:after="120" w:line="276" w:lineRule="auto"/>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14:paraId="0E6A581B" w14:textId="77777777" w:rsidR="00DE62AE" w:rsidRDefault="00DE62AE">
      <w:pPr>
        <w:spacing w:after="120" w:line="276" w:lineRule="auto"/>
        <w:jc w:val="center"/>
        <w:rPr>
          <w:rFonts w:ascii="Times New Roman" w:hAnsi="Times New Roman"/>
          <w:sz w:val="26"/>
          <w:szCs w:val="26"/>
          <w:lang w:val="es-ES"/>
        </w:rPr>
      </w:pPr>
    </w:p>
    <w:p w14:paraId="20C2AD52" w14:textId="77777777" w:rsidR="00DE62AE" w:rsidRDefault="00DE62AE">
      <w:pPr>
        <w:spacing w:after="120" w:line="276" w:lineRule="auto"/>
        <w:jc w:val="center"/>
        <w:rPr>
          <w:rFonts w:ascii="Times New Roman" w:hAnsi="Times New Roman"/>
          <w:sz w:val="26"/>
          <w:szCs w:val="26"/>
          <w:lang w:val="es-ES"/>
        </w:rPr>
      </w:pPr>
    </w:p>
    <w:p w14:paraId="677FEE64" w14:textId="77777777" w:rsidR="00DE62AE" w:rsidRDefault="00DE62AE">
      <w:pPr>
        <w:spacing w:after="120" w:line="276" w:lineRule="auto"/>
        <w:jc w:val="center"/>
        <w:rPr>
          <w:rFonts w:ascii="Times New Roman" w:hAnsi="Times New Roman"/>
          <w:sz w:val="26"/>
          <w:szCs w:val="26"/>
          <w:lang w:val="es-ES"/>
        </w:rPr>
      </w:pPr>
    </w:p>
    <w:p w14:paraId="31E956BC" w14:textId="77777777" w:rsidR="00DE62AE" w:rsidRDefault="00DE62AE">
      <w:pPr>
        <w:spacing w:after="120" w:line="276" w:lineRule="auto"/>
        <w:jc w:val="center"/>
        <w:rPr>
          <w:rFonts w:ascii="Times New Roman" w:hAnsi="Times New Roman"/>
          <w:sz w:val="26"/>
          <w:szCs w:val="26"/>
          <w:lang w:val="es-ES"/>
        </w:rPr>
      </w:pPr>
    </w:p>
    <w:p w14:paraId="5FB12D0E" w14:textId="77777777" w:rsidR="00DE62AE" w:rsidRDefault="00DE62AE">
      <w:pPr>
        <w:spacing w:after="120" w:line="276" w:lineRule="auto"/>
        <w:jc w:val="center"/>
        <w:rPr>
          <w:rFonts w:ascii="Times New Roman" w:hAnsi="Times New Roman"/>
          <w:sz w:val="26"/>
          <w:szCs w:val="26"/>
          <w:lang w:val="es-ES"/>
        </w:rPr>
      </w:pPr>
    </w:p>
    <w:p w14:paraId="2B1A6C38" w14:textId="77777777" w:rsidR="00DE62AE" w:rsidRDefault="00DE62AE">
      <w:pPr>
        <w:spacing w:after="120" w:line="276" w:lineRule="auto"/>
        <w:jc w:val="center"/>
        <w:rPr>
          <w:rFonts w:ascii="Times New Roman" w:hAnsi="Times New Roman"/>
          <w:sz w:val="26"/>
          <w:szCs w:val="26"/>
          <w:lang w:val="es-ES"/>
        </w:rPr>
      </w:pPr>
    </w:p>
    <w:p w14:paraId="2FB67D08" w14:textId="77777777" w:rsidR="00DE62AE" w:rsidRDefault="00DE62AE">
      <w:pPr>
        <w:spacing w:after="120" w:line="276" w:lineRule="auto"/>
        <w:jc w:val="center"/>
        <w:rPr>
          <w:rFonts w:ascii="Times New Roman" w:hAnsi="Times New Roman"/>
          <w:sz w:val="26"/>
          <w:szCs w:val="26"/>
          <w:lang w:val="es-ES"/>
        </w:rPr>
      </w:pPr>
    </w:p>
    <w:p w14:paraId="06E769D6" w14:textId="77777777" w:rsidR="00DE62AE" w:rsidRDefault="00DE62AE">
      <w:pPr>
        <w:spacing w:after="120" w:line="276" w:lineRule="auto"/>
        <w:jc w:val="center"/>
        <w:rPr>
          <w:rFonts w:ascii="Times New Roman" w:hAnsi="Times New Roman"/>
          <w:b/>
          <w:bCs/>
          <w:sz w:val="26"/>
          <w:szCs w:val="26"/>
        </w:rPr>
      </w:pPr>
    </w:p>
    <w:p w14:paraId="76D3E69E" w14:textId="77777777" w:rsidR="00DE62AE" w:rsidRDefault="00000000">
      <w:pPr>
        <w:spacing w:after="120" w:line="276" w:lineRule="auto"/>
        <w:jc w:val="center"/>
        <w:rPr>
          <w:rFonts w:ascii="Times New Roman" w:hAnsi="Times New Roman"/>
          <w:b/>
          <w:sz w:val="26"/>
          <w:szCs w:val="26"/>
          <w:lang w:val="pt-BR"/>
        </w:rPr>
      </w:pPr>
      <w:r>
        <w:rPr>
          <w:rFonts w:ascii="Times New Roman" w:hAnsi="Times New Roman"/>
          <w:b/>
          <w:bCs/>
          <w:sz w:val="26"/>
          <w:szCs w:val="26"/>
        </w:rPr>
        <w:lastRenderedPageBreak/>
        <w:t>CỘNG HOÀ XÃ HỘI CHỦ NGHĨA VIỆT NAM</w:t>
      </w:r>
    </w:p>
    <w:p w14:paraId="3A433E39" w14:textId="77777777" w:rsidR="00DE62AE" w:rsidRDefault="00000000">
      <w:pPr>
        <w:widowControl w:val="0"/>
        <w:spacing w:after="120" w:line="276" w:lineRule="auto"/>
        <w:jc w:val="center"/>
        <w:rPr>
          <w:rFonts w:ascii="Times New Roman" w:hAnsi="Times New Roman"/>
          <w:b/>
          <w:sz w:val="26"/>
          <w:szCs w:val="26"/>
        </w:rPr>
      </w:pPr>
      <w:r>
        <w:rPr>
          <w:noProof/>
        </w:rPr>
        <mc:AlternateContent>
          <mc:Choice Requires="wps">
            <w:drawing>
              <wp:anchor distT="0" distB="0" distL="0" distR="0" simplePos="0" relativeHeight="2" behindDoc="0" locked="0" layoutInCell="0" allowOverlap="1" wp14:anchorId="472E5CBD" wp14:editId="494CC0F5">
                <wp:simplePos x="0" y="0"/>
                <wp:positionH relativeFrom="margin">
                  <wp:align>center</wp:align>
                </wp:positionH>
                <wp:positionV relativeFrom="paragraph">
                  <wp:posOffset>199390</wp:posOffset>
                </wp:positionV>
                <wp:extent cx="2160270" cy="635"/>
                <wp:effectExtent l="5080" t="5715" r="5715" b="5080"/>
                <wp:wrapNone/>
                <wp:docPr id="2" name="Straight Arrow Connector 1"/>
                <wp:cNvGraphicFramePr/>
                <a:graphic xmlns:a="http://schemas.openxmlformats.org/drawingml/2006/main">
                  <a:graphicData uri="http://schemas.microsoft.com/office/word/2010/wordprocessingShape">
                    <wps:wsp>
                      <wps:cNvCnPr/>
                      <wps:spPr>
                        <a:xfrm>
                          <a:off x="0" y="0"/>
                          <a:ext cx="216036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2F039A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5pt;z-index:2;visibility:visible;mso-wrap-style:square;mso-wrap-distance-left:0;mso-wrap-distance-top:0;mso-wrap-distance-right:0;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" o:allowincell="f">
                <w10:wrap anchorx="margin"/>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14:paraId="40B6F03E" w14:textId="77777777" w:rsidR="00DE62AE" w:rsidRDefault="00DE62AE">
      <w:pPr>
        <w:pStyle w:val="Heading1"/>
        <w:spacing w:after="120" w:line="276" w:lineRule="auto"/>
        <w:rPr>
          <w:rFonts w:ascii="Times New Roman" w:hAnsi="Times New Roman"/>
          <w:sz w:val="30"/>
          <w:szCs w:val="30"/>
        </w:rPr>
      </w:pPr>
    </w:p>
    <w:p w14:paraId="452B44B4" w14:textId="77777777" w:rsidR="00DE62AE" w:rsidRDefault="00000000">
      <w:pPr>
        <w:pStyle w:val="Heading1"/>
        <w:spacing w:after="120" w:line="276" w:lineRule="auto"/>
        <w:rPr>
          <w:rFonts w:ascii="Times New Roman" w:hAnsi="Times New Roman"/>
          <w:sz w:val="30"/>
          <w:szCs w:val="30"/>
        </w:rPr>
      </w:pPr>
      <w:r>
        <w:rPr>
          <w:rFonts w:ascii="Times New Roman" w:hAnsi="Times New Roman"/>
          <w:sz w:val="30"/>
          <w:szCs w:val="30"/>
        </w:rPr>
        <w:t>HỢP ĐỒNG THI CÔNG XÂY DỰNG</w:t>
      </w:r>
    </w:p>
    <w:p w14:paraId="27F7807D" w14:textId="77777777" w:rsidR="00DE62AE" w:rsidRDefault="00000000">
      <w:pPr>
        <w:widowControl w:val="0"/>
        <w:spacing w:after="120" w:line="276" w:lineRule="auto"/>
        <w:jc w:val="center"/>
        <w:rPr>
          <w:rFonts w:ascii="Times New Roman" w:hAnsi="Times New Roman"/>
          <w:b/>
          <w:sz w:val="26"/>
          <w:szCs w:val="26"/>
        </w:rPr>
      </w:pPr>
      <w:r>
        <w:rPr>
          <w:rFonts w:ascii="Times New Roman" w:hAnsi="Times New Roman"/>
          <w:b/>
          <w:sz w:val="26"/>
          <w:szCs w:val="26"/>
          <w:highlight w:val="yellow"/>
        </w:rPr>
        <w:t>Số:            /2026/HĐ/VNCNEC</w:t>
      </w:r>
      <w:r>
        <w:rPr>
          <w:rFonts w:ascii="Times New Roman" w:hAnsi="Times New Roman"/>
          <w:b/>
          <w:sz w:val="26"/>
          <w:szCs w:val="26"/>
          <w:highlight w:val="yellow"/>
          <w:lang w:val="vi-VN"/>
        </w:rPr>
        <w:t>-</w:t>
      </w:r>
      <w:r>
        <w:rPr>
          <w:rFonts w:ascii="Times New Roman" w:hAnsi="Times New Roman"/>
          <w:b/>
          <w:sz w:val="26"/>
          <w:szCs w:val="26"/>
        </w:rPr>
        <w:t>PHC</w:t>
      </w:r>
    </w:p>
    <w:p w14:paraId="5D08FFBE" w14:textId="77777777" w:rsidR="00DE62AE" w:rsidRDefault="00DE62AE">
      <w:pPr>
        <w:widowControl w:val="0"/>
        <w:spacing w:after="120" w:line="276" w:lineRule="auto"/>
        <w:rPr>
          <w:rFonts w:ascii="Times New Roman" w:hAnsi="Times New Roman"/>
          <w:b/>
          <w:sz w:val="26"/>
          <w:szCs w:val="26"/>
          <w:u w:val="single"/>
        </w:rPr>
      </w:pPr>
    </w:p>
    <w:p w14:paraId="3D480F0A" w14:textId="77777777" w:rsidR="00DE62AE" w:rsidRDefault="00000000">
      <w:pPr>
        <w:widowControl w:val="0"/>
        <w:spacing w:after="120" w:line="276" w:lineRule="auto"/>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14:paraId="1075C582" w14:textId="77777777" w:rsidR="00DE62AE" w:rsidRDefault="00000000">
      <w:pPr>
        <w:spacing w:after="120" w:line="276" w:lineRule="auto"/>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1126BBA9" w14:textId="77777777" w:rsidR="00DE62AE"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14:paraId="15F9F50D" w14:textId="77777777" w:rsidR="00DE62AE"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14:paraId="313A9F1B" w14:textId="77777777" w:rsidR="00DE62AE"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14:paraId="30F6AF2B" w14:textId="77777777" w:rsidR="00DE62AE"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14:paraId="02AACEBB" w14:textId="77777777" w:rsidR="00DE62AE"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14:paraId="6DC981B2" w14:textId="77777777" w:rsidR="00DE62AE"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14:paraId="6681787C" w14:textId="77777777" w:rsidR="00DE62AE" w:rsidRDefault="00000000">
      <w:pPr>
        <w:spacing w:after="120" w:line="276" w:lineRule="auto"/>
        <w:contextualSpacing/>
        <w:jc w:val="both"/>
        <w:rPr>
          <w:rFonts w:ascii="Times New Roman" w:hAnsi="Times New Roman"/>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14:paraId="0FF81055" w14:textId="77777777" w:rsidR="00DE62AE" w:rsidRDefault="00000000">
      <w:pPr>
        <w:spacing w:after="120" w:line="276" w:lineRule="auto"/>
        <w:contextualSpacing/>
        <w:jc w:val="both"/>
        <w:rPr>
          <w:rFonts w:ascii="Times New Roman" w:hAnsi="Times New Roman"/>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14:paraId="3A9733D8" w14:textId="77777777" w:rsidR="00DE62AE"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14:paraId="55ACAA54" w14:textId="77777777" w:rsidR="00DE62AE" w:rsidRDefault="00000000">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nhu cầu của Bên A và năng lực của Bên B.</w:t>
      </w:r>
    </w:p>
    <w:p w14:paraId="5C0F2F95" w14:textId="77777777" w:rsidR="00DE62AE" w:rsidRDefault="00DE62AE">
      <w:pPr>
        <w:spacing w:after="120" w:line="276" w:lineRule="auto"/>
        <w:contextualSpacing/>
        <w:jc w:val="both"/>
        <w:rPr>
          <w:rFonts w:ascii="Times New Roman" w:hAnsi="Times New Roman"/>
          <w:i/>
          <w:sz w:val="26"/>
          <w:szCs w:val="26"/>
          <w:lang w:val="nl-NL"/>
        </w:rPr>
      </w:pPr>
    </w:p>
    <w:p w14:paraId="4DA14384" w14:textId="77777777" w:rsidR="00DE62AE" w:rsidRDefault="00DE62AE">
      <w:pPr>
        <w:spacing w:after="120" w:line="276" w:lineRule="auto"/>
        <w:contextualSpacing/>
        <w:jc w:val="both"/>
        <w:rPr>
          <w:rFonts w:ascii="Times New Roman" w:hAnsi="Times New Roman"/>
          <w:i/>
          <w:sz w:val="26"/>
          <w:szCs w:val="26"/>
          <w:lang w:val="nl-NL"/>
        </w:rPr>
      </w:pPr>
    </w:p>
    <w:p w14:paraId="3EA7F75E" w14:textId="77777777" w:rsidR="00DE62AE" w:rsidRDefault="00DE62AE">
      <w:pPr>
        <w:spacing w:after="120" w:line="276" w:lineRule="auto"/>
        <w:contextualSpacing/>
        <w:jc w:val="both"/>
        <w:rPr>
          <w:rFonts w:ascii="Times New Roman" w:hAnsi="Times New Roman"/>
          <w:i/>
          <w:sz w:val="26"/>
          <w:szCs w:val="26"/>
          <w:lang w:val="nl-NL"/>
        </w:rPr>
      </w:pPr>
    </w:p>
    <w:p w14:paraId="4CC9B7E0" w14:textId="77777777" w:rsidR="00DE62AE" w:rsidRDefault="00DE62AE">
      <w:pPr>
        <w:spacing w:after="120" w:line="276" w:lineRule="auto"/>
        <w:contextualSpacing/>
        <w:jc w:val="both"/>
        <w:rPr>
          <w:rFonts w:ascii="Times New Roman" w:hAnsi="Times New Roman"/>
          <w:i/>
          <w:sz w:val="26"/>
          <w:szCs w:val="26"/>
          <w:lang w:val="nl-NL"/>
        </w:rPr>
      </w:pPr>
    </w:p>
    <w:p w14:paraId="719FE756" w14:textId="77777777" w:rsidR="00DE62AE" w:rsidRDefault="00DE62AE">
      <w:pPr>
        <w:spacing w:after="120" w:line="276" w:lineRule="auto"/>
        <w:contextualSpacing/>
        <w:jc w:val="both"/>
        <w:rPr>
          <w:rFonts w:ascii="Times New Roman" w:hAnsi="Times New Roman"/>
          <w:i/>
          <w:sz w:val="26"/>
          <w:szCs w:val="26"/>
          <w:lang w:val="nl-NL"/>
        </w:rPr>
      </w:pPr>
    </w:p>
    <w:p w14:paraId="1E7ABBB7" w14:textId="77777777" w:rsidR="00DE62AE" w:rsidRDefault="00DE62AE">
      <w:pPr>
        <w:spacing w:after="120" w:line="276" w:lineRule="auto"/>
        <w:contextualSpacing/>
        <w:jc w:val="both"/>
        <w:rPr>
          <w:rFonts w:ascii="Times New Roman" w:hAnsi="Times New Roman"/>
          <w:i/>
          <w:sz w:val="26"/>
          <w:szCs w:val="26"/>
          <w:lang w:val="nl-NL"/>
        </w:rPr>
      </w:pPr>
    </w:p>
    <w:p w14:paraId="65801D7E" w14:textId="77777777" w:rsidR="00DE62AE" w:rsidRDefault="00000000">
      <w:pPr>
        <w:spacing w:after="120" w:line="276" w:lineRule="auto"/>
        <w:jc w:val="both"/>
        <w:rPr>
          <w:rFonts w:ascii="Times New Roman" w:hAnsi="Times New Roman"/>
          <w:sz w:val="26"/>
          <w:szCs w:val="26"/>
          <w:lang w:val="nl-NL"/>
        </w:rPr>
      </w:pPr>
      <w:r>
        <w:rPr>
          <w:rFonts w:ascii="Times New Roman" w:hAnsi="Times New Roman"/>
          <w:sz w:val="26"/>
          <w:szCs w:val="26"/>
          <w:lang w:val="nl-NL"/>
        </w:rPr>
        <w:lastRenderedPageBreak/>
        <w:t>Hôm nay, ngày        tháng       năm 2026 tại Công ty cổ phần Đầu tư xây dựng và kỹ thuật VNCN E&amp;C, chúng tôi gồm các bên dưới đây:</w:t>
      </w:r>
    </w:p>
    <w:tbl>
      <w:tblPr>
        <w:tblStyle w:val="TableGrid"/>
        <w:tblW w:w="9493" w:type="dxa"/>
        <w:tblLayout w:type="fixed"/>
        <w:tblLook w:val="04A0" w:firstRow="1" w:lastRow="0" w:firstColumn="1" w:lastColumn="0" w:noHBand="0" w:noVBand="1"/>
      </w:tblPr>
      <w:tblGrid>
        <w:gridCol w:w="1651"/>
        <w:gridCol w:w="311"/>
        <w:gridCol w:w="2982"/>
        <w:gridCol w:w="631"/>
        <w:gridCol w:w="1107"/>
        <w:gridCol w:w="2811"/>
      </w:tblGrid>
      <w:tr w:rsidR="00DE62AE" w14:paraId="5AEB2D2C" w14:textId="77777777">
        <w:tc>
          <w:tcPr>
            <w:tcW w:w="1650" w:type="dxa"/>
            <w:tcBorders>
              <w:top w:val="nil"/>
              <w:left w:val="nil"/>
              <w:bottom w:val="nil"/>
              <w:right w:val="nil"/>
            </w:tcBorders>
          </w:tcPr>
          <w:p w14:paraId="7EF84595" w14:textId="77777777" w:rsidR="00DE62AE" w:rsidRDefault="00000000">
            <w:pPr>
              <w:spacing w:after="120" w:line="276" w:lineRule="auto"/>
              <w:jc w:val="both"/>
              <w:rPr>
                <w:rFonts w:ascii="Times New Roman" w:hAnsi="Times New Roman"/>
                <w:b/>
                <w:bCs/>
                <w:sz w:val="26"/>
                <w:szCs w:val="26"/>
                <w:highlight w:val="yellow"/>
              </w:rPr>
            </w:pPr>
            <w:r>
              <w:rPr>
                <w:rFonts w:ascii="Times New Roman" w:hAnsi="Times New Roman"/>
                <w:b/>
                <w:bCs/>
                <w:sz w:val="26"/>
                <w:szCs w:val="26"/>
              </w:rPr>
              <w:t>BÊN A</w:t>
            </w:r>
          </w:p>
        </w:tc>
        <w:tc>
          <w:tcPr>
            <w:tcW w:w="311" w:type="dxa"/>
            <w:tcBorders>
              <w:top w:val="nil"/>
              <w:left w:val="nil"/>
              <w:bottom w:val="nil"/>
              <w:right w:val="nil"/>
            </w:tcBorders>
          </w:tcPr>
          <w:p w14:paraId="15926B07" w14:textId="77777777" w:rsidR="00DE62AE" w:rsidRDefault="00000000">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7531" w:type="dxa"/>
            <w:gridSpan w:val="4"/>
            <w:tcBorders>
              <w:top w:val="nil"/>
              <w:left w:val="nil"/>
              <w:bottom w:val="nil"/>
              <w:right w:val="nil"/>
            </w:tcBorders>
          </w:tcPr>
          <w:p w14:paraId="2D20B5CC" w14:textId="77777777" w:rsidR="00DE62AE" w:rsidRDefault="00000000">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CÔNG TY CP ĐẦU TƯ XÂY DỰNG VÀ KỸ THUẬT VNCN E&amp;C</w:t>
            </w:r>
          </w:p>
        </w:tc>
      </w:tr>
      <w:tr w:rsidR="00DE62AE" w14:paraId="6D2C4C44" w14:textId="77777777">
        <w:tc>
          <w:tcPr>
            <w:tcW w:w="1650" w:type="dxa"/>
            <w:tcBorders>
              <w:top w:val="nil"/>
              <w:left w:val="nil"/>
              <w:bottom w:val="nil"/>
              <w:right w:val="nil"/>
            </w:tcBorders>
          </w:tcPr>
          <w:p w14:paraId="0B30D791" w14:textId="77777777" w:rsidR="00DE62AE"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Địa chỉ</w:t>
            </w:r>
          </w:p>
        </w:tc>
        <w:tc>
          <w:tcPr>
            <w:tcW w:w="311" w:type="dxa"/>
            <w:tcBorders>
              <w:top w:val="nil"/>
              <w:left w:val="nil"/>
              <w:bottom w:val="nil"/>
              <w:right w:val="nil"/>
            </w:tcBorders>
          </w:tcPr>
          <w:p w14:paraId="6BCA7C56"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1" w:type="dxa"/>
            <w:gridSpan w:val="4"/>
            <w:tcBorders>
              <w:top w:val="nil"/>
              <w:left w:val="nil"/>
              <w:bottom w:val="nil"/>
              <w:right w:val="nil"/>
            </w:tcBorders>
          </w:tcPr>
          <w:p w14:paraId="5210E4F4" w14:textId="77777777" w:rsidR="00DE62AE" w:rsidRDefault="00000000">
            <w:pPr>
              <w:spacing w:after="120" w:line="276" w:lineRule="auto"/>
              <w:jc w:val="both"/>
              <w:rPr>
                <w:rFonts w:ascii="Times New Roman" w:hAnsi="Times New Roman"/>
                <w:b/>
                <w:sz w:val="26"/>
                <w:szCs w:val="26"/>
              </w:rPr>
            </w:pPr>
            <w:r>
              <w:rPr>
                <w:rFonts w:ascii="Times New Roman" w:hAnsi="Times New Roman"/>
                <w:sz w:val="26"/>
                <w:szCs w:val="26"/>
                <w:lang w:val="vi-VN"/>
              </w:rPr>
              <w:t>Tầng 18, tòa nhà Vinaconex, số 34 Láng Hạ, phường Láng, Hà Nội.</w:t>
            </w:r>
          </w:p>
        </w:tc>
      </w:tr>
      <w:tr w:rsidR="00DE62AE" w14:paraId="2288B133" w14:textId="77777777">
        <w:tc>
          <w:tcPr>
            <w:tcW w:w="1650" w:type="dxa"/>
            <w:tcBorders>
              <w:top w:val="nil"/>
              <w:left w:val="nil"/>
              <w:bottom w:val="nil"/>
              <w:right w:val="nil"/>
            </w:tcBorders>
          </w:tcPr>
          <w:p w14:paraId="5776AE8F" w14:textId="77777777" w:rsidR="00DE62AE"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Điện thoại</w:t>
            </w:r>
          </w:p>
        </w:tc>
        <w:tc>
          <w:tcPr>
            <w:tcW w:w="311" w:type="dxa"/>
            <w:tcBorders>
              <w:top w:val="nil"/>
              <w:left w:val="nil"/>
              <w:bottom w:val="nil"/>
              <w:right w:val="nil"/>
            </w:tcBorders>
          </w:tcPr>
          <w:p w14:paraId="7F13867A"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2982" w:type="dxa"/>
            <w:tcBorders>
              <w:top w:val="nil"/>
              <w:left w:val="nil"/>
              <w:bottom w:val="nil"/>
              <w:right w:val="nil"/>
            </w:tcBorders>
          </w:tcPr>
          <w:p w14:paraId="2B1AF10E" w14:textId="77777777" w:rsidR="00DE62AE" w:rsidRDefault="00000000">
            <w:pPr>
              <w:spacing w:after="120" w:line="276" w:lineRule="auto"/>
              <w:jc w:val="both"/>
              <w:rPr>
                <w:rFonts w:ascii="Times New Roman" w:hAnsi="Times New Roman"/>
                <w:b/>
                <w:sz w:val="26"/>
                <w:szCs w:val="26"/>
              </w:rPr>
            </w:pPr>
            <w:r>
              <w:rPr>
                <w:rFonts w:ascii="Times New Roman" w:hAnsi="Times New Roman"/>
                <w:sz w:val="26"/>
                <w:szCs w:val="26"/>
                <w:lang w:val="vi-VN"/>
              </w:rPr>
              <w:t>024 37765888</w:t>
            </w:r>
          </w:p>
        </w:tc>
        <w:tc>
          <w:tcPr>
            <w:tcW w:w="631" w:type="dxa"/>
            <w:tcBorders>
              <w:top w:val="nil"/>
              <w:left w:val="nil"/>
              <w:bottom w:val="nil"/>
              <w:right w:val="nil"/>
            </w:tcBorders>
          </w:tcPr>
          <w:p w14:paraId="439E6DF1" w14:textId="77777777" w:rsidR="00DE62AE" w:rsidRDefault="00DE62AE">
            <w:pPr>
              <w:pStyle w:val="BodyText2"/>
              <w:widowControl w:val="0"/>
              <w:spacing w:line="276" w:lineRule="auto"/>
              <w:jc w:val="both"/>
              <w:rPr>
                <w:rFonts w:ascii="Times New Roman" w:hAnsi="Times New Roman"/>
                <w:b/>
                <w:sz w:val="26"/>
                <w:szCs w:val="26"/>
              </w:rPr>
            </w:pPr>
          </w:p>
        </w:tc>
        <w:tc>
          <w:tcPr>
            <w:tcW w:w="3918" w:type="dxa"/>
            <w:gridSpan w:val="2"/>
            <w:tcBorders>
              <w:top w:val="nil"/>
              <w:left w:val="nil"/>
              <w:bottom w:val="nil"/>
              <w:right w:val="nil"/>
            </w:tcBorders>
          </w:tcPr>
          <w:p w14:paraId="2FEC97CF"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Fax: 024 37765999</w:t>
            </w:r>
          </w:p>
        </w:tc>
      </w:tr>
      <w:tr w:rsidR="00DE62AE" w14:paraId="6CFA888A" w14:textId="77777777">
        <w:tc>
          <w:tcPr>
            <w:tcW w:w="1650" w:type="dxa"/>
            <w:tcBorders>
              <w:top w:val="nil"/>
              <w:left w:val="nil"/>
              <w:bottom w:val="nil"/>
              <w:right w:val="nil"/>
            </w:tcBorders>
          </w:tcPr>
          <w:p w14:paraId="7102B290"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Mã số thuế</w:t>
            </w:r>
          </w:p>
        </w:tc>
        <w:tc>
          <w:tcPr>
            <w:tcW w:w="311" w:type="dxa"/>
            <w:tcBorders>
              <w:top w:val="nil"/>
              <w:left w:val="nil"/>
              <w:bottom w:val="nil"/>
              <w:right w:val="nil"/>
            </w:tcBorders>
          </w:tcPr>
          <w:p w14:paraId="0F8931A1" w14:textId="77777777" w:rsidR="00DE62AE" w:rsidRDefault="00000000">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2982" w:type="dxa"/>
            <w:tcBorders>
              <w:top w:val="nil"/>
              <w:left w:val="nil"/>
              <w:bottom w:val="nil"/>
              <w:right w:val="nil"/>
            </w:tcBorders>
          </w:tcPr>
          <w:p w14:paraId="1D41B5F2" w14:textId="77777777" w:rsidR="00DE62AE" w:rsidRDefault="00000000">
            <w:pPr>
              <w:spacing w:after="120" w:line="276" w:lineRule="auto"/>
              <w:jc w:val="both"/>
              <w:rPr>
                <w:rFonts w:ascii="Times New Roman" w:hAnsi="Times New Roman"/>
                <w:sz w:val="26"/>
                <w:szCs w:val="26"/>
                <w:lang w:val="vi-VN"/>
              </w:rPr>
            </w:pPr>
            <w:r>
              <w:rPr>
                <w:rFonts w:ascii="Times New Roman" w:hAnsi="Times New Roman"/>
                <w:sz w:val="26"/>
                <w:szCs w:val="26"/>
                <w:lang w:val="vi-VN"/>
              </w:rPr>
              <w:t>0102261441</w:t>
            </w:r>
          </w:p>
        </w:tc>
        <w:tc>
          <w:tcPr>
            <w:tcW w:w="631" w:type="dxa"/>
            <w:tcBorders>
              <w:top w:val="nil"/>
              <w:left w:val="nil"/>
              <w:bottom w:val="nil"/>
              <w:right w:val="nil"/>
            </w:tcBorders>
          </w:tcPr>
          <w:p w14:paraId="7CEDD130" w14:textId="77777777" w:rsidR="00DE62AE" w:rsidRDefault="00DE62AE">
            <w:pPr>
              <w:pStyle w:val="BodyText2"/>
              <w:widowControl w:val="0"/>
              <w:spacing w:line="276" w:lineRule="auto"/>
              <w:jc w:val="both"/>
              <w:rPr>
                <w:rFonts w:ascii="Times New Roman" w:hAnsi="Times New Roman"/>
                <w:b/>
                <w:sz w:val="26"/>
                <w:szCs w:val="26"/>
              </w:rPr>
            </w:pPr>
          </w:p>
        </w:tc>
        <w:tc>
          <w:tcPr>
            <w:tcW w:w="1107" w:type="dxa"/>
            <w:tcBorders>
              <w:top w:val="nil"/>
              <w:left w:val="nil"/>
              <w:bottom w:val="nil"/>
              <w:right w:val="nil"/>
            </w:tcBorders>
          </w:tcPr>
          <w:p w14:paraId="4A7F1B31" w14:textId="77777777" w:rsidR="00DE62AE" w:rsidRDefault="00DE62AE">
            <w:pPr>
              <w:pStyle w:val="BodyText2"/>
              <w:widowControl w:val="0"/>
              <w:spacing w:line="276" w:lineRule="auto"/>
              <w:jc w:val="both"/>
              <w:rPr>
                <w:rFonts w:ascii="Times New Roman" w:hAnsi="Times New Roman"/>
                <w:b/>
                <w:sz w:val="26"/>
                <w:szCs w:val="26"/>
              </w:rPr>
            </w:pPr>
          </w:p>
        </w:tc>
        <w:tc>
          <w:tcPr>
            <w:tcW w:w="2811" w:type="dxa"/>
            <w:tcBorders>
              <w:top w:val="nil"/>
              <w:left w:val="nil"/>
              <w:bottom w:val="nil"/>
              <w:right w:val="nil"/>
            </w:tcBorders>
          </w:tcPr>
          <w:p w14:paraId="09431147" w14:textId="77777777" w:rsidR="00DE62AE" w:rsidRDefault="00DE62AE">
            <w:pPr>
              <w:pStyle w:val="BodyText2"/>
              <w:widowControl w:val="0"/>
              <w:spacing w:line="276" w:lineRule="auto"/>
              <w:jc w:val="both"/>
              <w:rPr>
                <w:rFonts w:ascii="Times New Roman" w:hAnsi="Times New Roman"/>
                <w:b/>
                <w:sz w:val="26"/>
                <w:szCs w:val="26"/>
              </w:rPr>
            </w:pPr>
          </w:p>
        </w:tc>
      </w:tr>
      <w:tr w:rsidR="00DE62AE" w14:paraId="6F486C1A" w14:textId="77777777">
        <w:tc>
          <w:tcPr>
            <w:tcW w:w="1650" w:type="dxa"/>
            <w:tcBorders>
              <w:top w:val="nil"/>
              <w:left w:val="nil"/>
              <w:bottom w:val="nil"/>
              <w:right w:val="nil"/>
            </w:tcBorders>
          </w:tcPr>
          <w:p w14:paraId="6254F55D" w14:textId="77777777" w:rsidR="00DE62AE"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Số tài khoản</w:t>
            </w:r>
          </w:p>
        </w:tc>
        <w:tc>
          <w:tcPr>
            <w:tcW w:w="311" w:type="dxa"/>
            <w:tcBorders>
              <w:top w:val="nil"/>
              <w:left w:val="nil"/>
              <w:bottom w:val="nil"/>
              <w:right w:val="nil"/>
            </w:tcBorders>
          </w:tcPr>
          <w:p w14:paraId="7055EBE4"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1" w:type="dxa"/>
            <w:gridSpan w:val="4"/>
            <w:tcBorders>
              <w:top w:val="nil"/>
              <w:left w:val="nil"/>
              <w:bottom w:val="nil"/>
              <w:right w:val="nil"/>
            </w:tcBorders>
          </w:tcPr>
          <w:p w14:paraId="2B477461" w14:textId="77777777" w:rsidR="00DE62AE" w:rsidRDefault="00000000">
            <w:pPr>
              <w:spacing w:after="120" w:line="276" w:lineRule="auto"/>
              <w:jc w:val="both"/>
              <w:rPr>
                <w:rFonts w:ascii="Times New Roman" w:hAnsi="Times New Roman"/>
                <w:b/>
                <w:sz w:val="26"/>
                <w:szCs w:val="26"/>
              </w:rPr>
            </w:pPr>
            <w:r>
              <w:rPr>
                <w:rFonts w:ascii="Times New Roman" w:hAnsi="Times New Roman"/>
                <w:sz w:val="26"/>
                <w:szCs w:val="26"/>
                <w:lang w:val="vi-VN"/>
              </w:rPr>
              <w:t>0491001572401 tại ngân hàng Vietcombank - C</w:t>
            </w:r>
            <w:r>
              <w:rPr>
                <w:rFonts w:ascii="Times New Roman" w:hAnsi="Times New Roman"/>
                <w:sz w:val="26"/>
                <w:szCs w:val="26"/>
              </w:rPr>
              <w:t>N</w:t>
            </w:r>
            <w:r>
              <w:rPr>
                <w:rFonts w:ascii="Times New Roman" w:hAnsi="Times New Roman"/>
                <w:sz w:val="26"/>
                <w:szCs w:val="26"/>
                <w:lang w:val="vi-VN"/>
              </w:rPr>
              <w:t xml:space="preserve"> Thăng Long</w:t>
            </w:r>
          </w:p>
        </w:tc>
      </w:tr>
      <w:tr w:rsidR="00DE62AE" w14:paraId="7FC198F7" w14:textId="77777777">
        <w:tc>
          <w:tcPr>
            <w:tcW w:w="1650" w:type="dxa"/>
            <w:tcBorders>
              <w:top w:val="nil"/>
              <w:left w:val="nil"/>
              <w:bottom w:val="nil"/>
              <w:right w:val="nil"/>
            </w:tcBorders>
          </w:tcPr>
          <w:p w14:paraId="48680A7F"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311" w:type="dxa"/>
            <w:tcBorders>
              <w:top w:val="nil"/>
              <w:left w:val="nil"/>
              <w:bottom w:val="nil"/>
              <w:right w:val="nil"/>
            </w:tcBorders>
          </w:tcPr>
          <w:p w14:paraId="5A677716"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531" w:type="dxa"/>
            <w:gridSpan w:val="4"/>
            <w:tcBorders>
              <w:top w:val="nil"/>
              <w:left w:val="nil"/>
              <w:bottom w:val="nil"/>
              <w:right w:val="nil"/>
            </w:tcBorders>
          </w:tcPr>
          <w:p w14:paraId="4E5075BC"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Ông</w:t>
            </w:r>
            <w:r>
              <w:rPr>
                <w:rFonts w:ascii="Times New Roman" w:hAnsi="Times New Roman"/>
                <w:sz w:val="26"/>
                <w:szCs w:val="26"/>
                <w:lang w:val="en-US"/>
              </w:rPr>
              <w:t xml:space="preserve"> </w:t>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Pr>
                <w:rFonts w:ascii="Times New Roman" w:hAnsi="Times New Roman"/>
                <w:b/>
                <w:bCs/>
                <w:sz w:val="26"/>
                <w:szCs w:val="26"/>
              </w:rPr>
              <w:t>Tổng Giám đốc</w:t>
            </w:r>
          </w:p>
        </w:tc>
      </w:tr>
    </w:tbl>
    <w:p w14:paraId="41163C9B" w14:textId="77777777" w:rsidR="00DE62AE" w:rsidRDefault="00DE62AE">
      <w:pPr>
        <w:pStyle w:val="BodyText2"/>
        <w:widowControl w:val="0"/>
        <w:spacing w:line="276" w:lineRule="auto"/>
        <w:jc w:val="both"/>
        <w:rPr>
          <w:rFonts w:ascii="Times New Roman" w:hAnsi="Times New Roman"/>
          <w:b/>
          <w:sz w:val="26"/>
          <w:szCs w:val="26"/>
        </w:rPr>
      </w:pPr>
    </w:p>
    <w:tbl>
      <w:tblPr>
        <w:tblStyle w:val="TableGrid"/>
        <w:tblW w:w="9270" w:type="dxa"/>
        <w:tblLayout w:type="fixed"/>
        <w:tblLook w:val="04A0" w:firstRow="1" w:lastRow="0" w:firstColumn="1" w:lastColumn="0" w:noHBand="0" w:noVBand="1"/>
      </w:tblPr>
      <w:tblGrid>
        <w:gridCol w:w="1615"/>
        <w:gridCol w:w="290"/>
        <w:gridCol w:w="3146"/>
        <w:gridCol w:w="439"/>
        <w:gridCol w:w="1511"/>
        <w:gridCol w:w="2269"/>
      </w:tblGrid>
      <w:tr w:rsidR="00DE62AE" w14:paraId="4E9FF824" w14:textId="77777777">
        <w:tc>
          <w:tcPr>
            <w:tcW w:w="1614" w:type="dxa"/>
            <w:tcBorders>
              <w:top w:val="nil"/>
              <w:left w:val="nil"/>
              <w:bottom w:val="nil"/>
              <w:right w:val="nil"/>
            </w:tcBorders>
          </w:tcPr>
          <w:p w14:paraId="0D1FF056" w14:textId="77777777" w:rsidR="00DE62AE" w:rsidRDefault="00000000">
            <w:pPr>
              <w:spacing w:after="120" w:line="276" w:lineRule="auto"/>
              <w:jc w:val="both"/>
              <w:rPr>
                <w:rFonts w:ascii="Times New Roman" w:hAnsi="Times New Roman"/>
                <w:b/>
                <w:bCs/>
                <w:sz w:val="26"/>
                <w:szCs w:val="26"/>
                <w:highlight w:val="yellow"/>
              </w:rPr>
            </w:pPr>
            <w:r>
              <w:rPr>
                <w:rFonts w:ascii="Times New Roman" w:hAnsi="Times New Roman"/>
                <w:b/>
                <w:bCs/>
                <w:sz w:val="26"/>
                <w:szCs w:val="26"/>
              </w:rPr>
              <w:t>BÊN B</w:t>
            </w:r>
          </w:p>
        </w:tc>
        <w:tc>
          <w:tcPr>
            <w:tcW w:w="290" w:type="dxa"/>
            <w:tcBorders>
              <w:top w:val="nil"/>
              <w:left w:val="nil"/>
              <w:bottom w:val="nil"/>
              <w:right w:val="nil"/>
            </w:tcBorders>
          </w:tcPr>
          <w:p w14:paraId="1D53C78B" w14:textId="77777777" w:rsidR="00DE62AE" w:rsidRDefault="00000000">
            <w:pPr>
              <w:pStyle w:val="BodyText2"/>
              <w:widowControl w:val="0"/>
              <w:spacing w:line="276" w:lineRule="auto"/>
              <w:jc w:val="both"/>
              <w:rPr>
                <w:rFonts w:ascii="Times New Roman" w:hAnsi="Times New Roman"/>
                <w:bCs/>
                <w:sz w:val="26"/>
                <w:szCs w:val="26"/>
                <w:lang w:val="en-US"/>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321AF118" w14:textId="77777777" w:rsidR="00DE62AE" w:rsidRDefault="00000000">
            <w:pPr>
              <w:spacing w:after="120" w:line="276" w:lineRule="auto"/>
              <w:jc w:val="both"/>
              <w:rPr>
                <w:rFonts w:ascii="Times New Roman" w:hAnsi="Times New Roman"/>
                <w:b/>
                <w:bCs/>
                <w:sz w:val="26"/>
                <w:szCs w:val="26"/>
                <w:lang w:val="vi-VN"/>
              </w:rPr>
            </w:pPr>
            <w:r>
              <w:rPr>
                <w:rFonts w:ascii="Times New Roman" w:hAnsi="Times New Roman"/>
                <w:b/>
                <w:bCs/>
                <w:sz w:val="26"/>
                <w:szCs w:val="26"/>
                <w:highlight w:val="yellow"/>
                <w:lang w:val="vi-VN"/>
              </w:rPr>
              <w:t xml:space="preserve">CÔNG TY </w:t>
            </w:r>
            <w:r>
              <w:rPr>
                <w:rFonts w:ascii="Times New Roman" w:hAnsi="Times New Roman"/>
                <w:b/>
                <w:bCs/>
                <w:sz w:val="26"/>
                <w:szCs w:val="26"/>
                <w:lang w:val="vi-VN"/>
              </w:rPr>
              <w:t>CỔ PHẦN XÂY DỰNG PHỤC HƯNG HOLDINGS</w:t>
            </w:r>
          </w:p>
        </w:tc>
      </w:tr>
      <w:tr w:rsidR="00DE62AE" w14:paraId="41F331EA" w14:textId="77777777">
        <w:tc>
          <w:tcPr>
            <w:tcW w:w="1614" w:type="dxa"/>
            <w:tcBorders>
              <w:top w:val="nil"/>
              <w:left w:val="nil"/>
              <w:bottom w:val="nil"/>
              <w:right w:val="nil"/>
            </w:tcBorders>
          </w:tcPr>
          <w:p w14:paraId="69FF4F6C" w14:textId="77777777" w:rsidR="00DE62AE"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Địa chỉ</w:t>
            </w:r>
          </w:p>
        </w:tc>
        <w:tc>
          <w:tcPr>
            <w:tcW w:w="290" w:type="dxa"/>
            <w:tcBorders>
              <w:top w:val="nil"/>
              <w:left w:val="nil"/>
              <w:bottom w:val="nil"/>
              <w:right w:val="nil"/>
            </w:tcBorders>
          </w:tcPr>
          <w:p w14:paraId="0296D3FB"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6F4EED51"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Tầng 1, Tháp A, Tòa nhà CT2 (The Light), Đường Tố Hữu, Phường Đại Mỗ, Thành phố Hà Nội</w:t>
            </w:r>
          </w:p>
        </w:tc>
      </w:tr>
      <w:tr w:rsidR="00DE62AE" w14:paraId="15E5C5E7" w14:textId="77777777">
        <w:tc>
          <w:tcPr>
            <w:tcW w:w="1614" w:type="dxa"/>
            <w:tcBorders>
              <w:top w:val="nil"/>
              <w:left w:val="nil"/>
              <w:bottom w:val="nil"/>
              <w:right w:val="nil"/>
            </w:tcBorders>
          </w:tcPr>
          <w:p w14:paraId="29CEC7BC" w14:textId="77777777" w:rsidR="00DE62AE"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Điện thoại</w:t>
            </w:r>
          </w:p>
        </w:tc>
        <w:tc>
          <w:tcPr>
            <w:tcW w:w="290" w:type="dxa"/>
            <w:tcBorders>
              <w:top w:val="nil"/>
              <w:left w:val="nil"/>
              <w:bottom w:val="nil"/>
              <w:right w:val="nil"/>
            </w:tcBorders>
          </w:tcPr>
          <w:p w14:paraId="7CD13615"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0114CC14" w14:textId="77777777" w:rsidR="00DE62AE" w:rsidRDefault="00DE62AE">
            <w:pPr>
              <w:pStyle w:val="BodyText2"/>
              <w:widowControl w:val="0"/>
              <w:spacing w:line="276" w:lineRule="auto"/>
              <w:jc w:val="both"/>
              <w:rPr>
                <w:rFonts w:ascii="Times New Roman" w:hAnsi="Times New Roman"/>
                <w:b/>
                <w:sz w:val="26"/>
                <w:szCs w:val="26"/>
              </w:rPr>
            </w:pPr>
          </w:p>
        </w:tc>
      </w:tr>
      <w:tr w:rsidR="00DE62AE" w14:paraId="6C08061A" w14:textId="77777777">
        <w:tc>
          <w:tcPr>
            <w:tcW w:w="1614" w:type="dxa"/>
            <w:tcBorders>
              <w:top w:val="nil"/>
              <w:left w:val="nil"/>
              <w:bottom w:val="nil"/>
              <w:right w:val="nil"/>
            </w:tcBorders>
          </w:tcPr>
          <w:p w14:paraId="2AE5EFF5" w14:textId="77777777" w:rsidR="00DE62AE"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Mã số thuế</w:t>
            </w:r>
          </w:p>
        </w:tc>
        <w:tc>
          <w:tcPr>
            <w:tcW w:w="290" w:type="dxa"/>
            <w:tcBorders>
              <w:top w:val="nil"/>
              <w:left w:val="nil"/>
              <w:bottom w:val="nil"/>
              <w:right w:val="nil"/>
            </w:tcBorders>
          </w:tcPr>
          <w:p w14:paraId="52336275"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3146" w:type="dxa"/>
            <w:tcBorders>
              <w:top w:val="nil"/>
              <w:left w:val="nil"/>
              <w:bottom w:val="nil"/>
              <w:right w:val="nil"/>
            </w:tcBorders>
          </w:tcPr>
          <w:p w14:paraId="1854F989"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0101311315</w:t>
            </w:r>
          </w:p>
        </w:tc>
        <w:tc>
          <w:tcPr>
            <w:tcW w:w="439" w:type="dxa"/>
            <w:tcBorders>
              <w:top w:val="nil"/>
              <w:left w:val="nil"/>
              <w:bottom w:val="nil"/>
              <w:right w:val="nil"/>
            </w:tcBorders>
          </w:tcPr>
          <w:p w14:paraId="0EF5C275" w14:textId="77777777" w:rsidR="00DE62AE" w:rsidRDefault="00DE62AE">
            <w:pPr>
              <w:pStyle w:val="BodyText2"/>
              <w:widowControl w:val="0"/>
              <w:spacing w:line="276" w:lineRule="auto"/>
              <w:jc w:val="both"/>
              <w:rPr>
                <w:rFonts w:ascii="Times New Roman" w:hAnsi="Times New Roman"/>
                <w:b/>
                <w:sz w:val="26"/>
                <w:szCs w:val="26"/>
              </w:rPr>
            </w:pPr>
          </w:p>
        </w:tc>
        <w:tc>
          <w:tcPr>
            <w:tcW w:w="1511" w:type="dxa"/>
            <w:tcBorders>
              <w:top w:val="nil"/>
              <w:left w:val="nil"/>
              <w:bottom w:val="nil"/>
              <w:right w:val="nil"/>
            </w:tcBorders>
          </w:tcPr>
          <w:p w14:paraId="0531B323" w14:textId="77777777" w:rsidR="00DE62AE" w:rsidRDefault="00DE62AE">
            <w:pPr>
              <w:pStyle w:val="BodyText2"/>
              <w:widowControl w:val="0"/>
              <w:spacing w:line="276" w:lineRule="auto"/>
              <w:jc w:val="both"/>
              <w:rPr>
                <w:rFonts w:ascii="Times New Roman" w:hAnsi="Times New Roman"/>
                <w:b/>
                <w:sz w:val="26"/>
                <w:szCs w:val="26"/>
              </w:rPr>
            </w:pPr>
          </w:p>
        </w:tc>
        <w:tc>
          <w:tcPr>
            <w:tcW w:w="2269" w:type="dxa"/>
            <w:tcBorders>
              <w:top w:val="nil"/>
              <w:left w:val="nil"/>
              <w:bottom w:val="nil"/>
              <w:right w:val="nil"/>
            </w:tcBorders>
          </w:tcPr>
          <w:p w14:paraId="5EB1F4C5" w14:textId="77777777" w:rsidR="00DE62AE" w:rsidRDefault="00DE62AE">
            <w:pPr>
              <w:pStyle w:val="BodyText2"/>
              <w:widowControl w:val="0"/>
              <w:spacing w:line="276" w:lineRule="auto"/>
              <w:jc w:val="both"/>
              <w:rPr>
                <w:rFonts w:ascii="Times New Roman" w:hAnsi="Times New Roman"/>
                <w:b/>
                <w:sz w:val="26"/>
                <w:szCs w:val="26"/>
              </w:rPr>
            </w:pPr>
          </w:p>
        </w:tc>
      </w:tr>
      <w:tr w:rsidR="00DE62AE" w14:paraId="38690BAC" w14:textId="77777777">
        <w:tc>
          <w:tcPr>
            <w:tcW w:w="1614" w:type="dxa"/>
            <w:tcBorders>
              <w:top w:val="nil"/>
              <w:left w:val="nil"/>
              <w:bottom w:val="nil"/>
              <w:right w:val="nil"/>
            </w:tcBorders>
          </w:tcPr>
          <w:p w14:paraId="0ADEF9CD" w14:textId="77777777" w:rsidR="00DE62AE" w:rsidRDefault="00000000">
            <w:pPr>
              <w:spacing w:after="120" w:line="276" w:lineRule="auto"/>
              <w:jc w:val="both"/>
              <w:rPr>
                <w:rFonts w:ascii="Times New Roman" w:hAnsi="Times New Roman"/>
                <w:sz w:val="26"/>
                <w:szCs w:val="26"/>
                <w:highlight w:val="yellow"/>
              </w:rPr>
            </w:pPr>
            <w:r>
              <w:rPr>
                <w:rFonts w:ascii="Times New Roman" w:hAnsi="Times New Roman"/>
                <w:sz w:val="26"/>
                <w:szCs w:val="26"/>
              </w:rPr>
              <w:t>Số tài khoản</w:t>
            </w:r>
          </w:p>
        </w:tc>
        <w:tc>
          <w:tcPr>
            <w:tcW w:w="290" w:type="dxa"/>
            <w:tcBorders>
              <w:top w:val="nil"/>
              <w:left w:val="nil"/>
              <w:bottom w:val="nil"/>
              <w:right w:val="nil"/>
            </w:tcBorders>
          </w:tcPr>
          <w:p w14:paraId="2721E5BF"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5A7793AC"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125.00000.18 tại Ngân hàng TMCP Đ</w:t>
            </w:r>
            <w:r>
              <w:rPr>
                <w:rFonts w:ascii="Times New Roman" w:hAnsi="Times New Roman"/>
                <w:sz w:val="26"/>
                <w:szCs w:val="26"/>
              </w:rPr>
              <w:t>T</w:t>
            </w:r>
            <w:r>
              <w:rPr>
                <w:rFonts w:ascii="Times New Roman" w:hAnsi="Times New Roman"/>
                <w:sz w:val="26"/>
                <w:szCs w:val="26"/>
                <w:lang w:val="vi-VN"/>
              </w:rPr>
              <w:t xml:space="preserve"> và </w:t>
            </w:r>
            <w:r>
              <w:rPr>
                <w:rFonts w:ascii="Times New Roman" w:hAnsi="Times New Roman"/>
                <w:sz w:val="26"/>
                <w:szCs w:val="26"/>
              </w:rPr>
              <w:t>PT</w:t>
            </w:r>
            <w:r>
              <w:rPr>
                <w:rFonts w:ascii="Times New Roman" w:hAnsi="Times New Roman"/>
                <w:sz w:val="26"/>
                <w:szCs w:val="26"/>
                <w:lang w:val="vi-VN"/>
              </w:rPr>
              <w:t xml:space="preserve"> VN - CN Đông Đô</w:t>
            </w:r>
          </w:p>
        </w:tc>
      </w:tr>
      <w:tr w:rsidR="00DE62AE" w14:paraId="4C5679DC" w14:textId="77777777">
        <w:tc>
          <w:tcPr>
            <w:tcW w:w="1614" w:type="dxa"/>
            <w:tcBorders>
              <w:top w:val="nil"/>
              <w:left w:val="nil"/>
              <w:bottom w:val="nil"/>
              <w:right w:val="nil"/>
            </w:tcBorders>
          </w:tcPr>
          <w:p w14:paraId="30F18553"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290" w:type="dxa"/>
            <w:tcBorders>
              <w:top w:val="nil"/>
              <w:left w:val="nil"/>
              <w:bottom w:val="nil"/>
              <w:right w:val="nil"/>
            </w:tcBorders>
          </w:tcPr>
          <w:p w14:paraId="3C9491B3"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Cs/>
                <w:sz w:val="26"/>
                <w:szCs w:val="26"/>
                <w:lang w:val="en-US"/>
              </w:rPr>
              <w:t>:</w:t>
            </w:r>
          </w:p>
        </w:tc>
        <w:tc>
          <w:tcPr>
            <w:tcW w:w="7365" w:type="dxa"/>
            <w:gridSpan w:val="4"/>
            <w:tcBorders>
              <w:top w:val="nil"/>
              <w:left w:val="nil"/>
              <w:bottom w:val="nil"/>
              <w:right w:val="nil"/>
            </w:tcBorders>
          </w:tcPr>
          <w:p w14:paraId="2AA663FC"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sz w:val="26"/>
                <w:szCs w:val="26"/>
                <w:highlight w:val="yellow"/>
                <w:lang w:val="vi-VN"/>
              </w:rPr>
              <w:t xml:space="preserve">Ông </w:t>
            </w:r>
            <w:r>
              <w:rPr>
                <w:rFonts w:ascii="Times New Roman" w:hAnsi="Times New Roman"/>
                <w:b/>
                <w:bCs/>
                <w:sz w:val="26"/>
                <w:szCs w:val="26"/>
                <w:highlight w:val="yellow"/>
              </w:rPr>
              <w:t>Đặng Trọng Đức</w:t>
            </w:r>
            <w:r>
              <w:rPr>
                <w:rFonts w:ascii="Times New Roman" w:hAnsi="Times New Roman"/>
                <w:b/>
                <w:bCs/>
                <w:sz w:val="26"/>
                <w:szCs w:val="26"/>
                <w:lang w:val="en-US"/>
              </w:rPr>
              <w:t xml:space="preserve">                </w:t>
            </w:r>
            <w:r>
              <w:rPr>
                <w:rFonts w:ascii="Times New Roman" w:hAnsi="Times New Roman"/>
                <w:sz w:val="26"/>
                <w:szCs w:val="26"/>
                <w:lang w:val="vi-VN"/>
              </w:rPr>
              <w:t xml:space="preserve">Chức vụ: </w:t>
            </w:r>
            <w:r>
              <w:rPr>
                <w:rFonts w:ascii="Times New Roman" w:hAnsi="Times New Roman"/>
                <w:b/>
                <w:bCs/>
                <w:sz w:val="26"/>
                <w:szCs w:val="26"/>
              </w:rPr>
              <w:t>Tổng Giám đốc</w:t>
            </w:r>
          </w:p>
        </w:tc>
      </w:tr>
    </w:tbl>
    <w:p w14:paraId="2C8DD96B" w14:textId="77777777" w:rsidR="00DE62AE" w:rsidRDefault="00DE62AE">
      <w:pPr>
        <w:pStyle w:val="BodyText2"/>
        <w:widowControl w:val="0"/>
        <w:spacing w:line="276" w:lineRule="auto"/>
        <w:jc w:val="both"/>
        <w:rPr>
          <w:rFonts w:ascii="Times New Roman" w:hAnsi="Times New Roman"/>
          <w:b/>
          <w:sz w:val="26"/>
          <w:szCs w:val="26"/>
        </w:rPr>
      </w:pPr>
    </w:p>
    <w:p w14:paraId="58DAB84F" w14:textId="77777777" w:rsidR="00DE62AE" w:rsidRDefault="00000000">
      <w:pPr>
        <w:pStyle w:val="BodyText2"/>
        <w:widowControl w:val="0"/>
        <w:spacing w:line="276" w:lineRule="auto"/>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14:paraId="59DD91C1" w14:textId="77777777" w:rsidR="00DE62AE" w:rsidRDefault="00000000">
      <w:pPr>
        <w:pStyle w:val="Heading2"/>
        <w:spacing w:after="120" w:line="276" w:lineRule="auto"/>
        <w:jc w:val="left"/>
        <w:rPr>
          <w:rFonts w:ascii="Times New Roman" w:hAnsi="Times New Roman"/>
          <w:w w:val="90"/>
          <w:sz w:val="26"/>
          <w:szCs w:val="26"/>
        </w:rPr>
      </w:pPr>
      <w:r>
        <w:rPr>
          <w:rFonts w:ascii="Times New Roman" w:hAnsi="Times New Roman"/>
          <w:sz w:val="26"/>
          <w:szCs w:val="26"/>
        </w:rPr>
        <w:t xml:space="preserve">Điều 1. </w:t>
      </w:r>
      <w:r>
        <w:rPr>
          <w:rFonts w:ascii="Times New Roman" w:hAnsi="Times New Roman"/>
          <w:w w:val="90"/>
          <w:sz w:val="26"/>
          <w:szCs w:val="26"/>
        </w:rPr>
        <w:t>GIẢI THÍCH TỪ NGỮ</w:t>
      </w:r>
    </w:p>
    <w:p w14:paraId="242D77E6" w14:textId="77777777" w:rsidR="00DE62AE" w:rsidRDefault="00000000">
      <w:pPr>
        <w:spacing w:after="120" w:line="276" w:lineRule="auto"/>
        <w:jc w:val="both"/>
        <w:rPr>
          <w:rFonts w:ascii="Times New Roman" w:hAnsi="Times New Roman"/>
          <w:sz w:val="26"/>
          <w:szCs w:val="26"/>
          <w:lang w:val="nl-NL"/>
        </w:rPr>
      </w:pPr>
      <w:r>
        <w:rPr>
          <w:rFonts w:ascii="Times New Roman" w:eastAsia=".VnTime" w:hAnsi="Times New Roman"/>
          <w:sz w:val="26"/>
          <w:szCs w:val="26"/>
          <w:lang w:val="nl-NL"/>
        </w:rPr>
        <w:t>Trong hợp đồng này các từ và cụm từ được hiểu như sau:</w:t>
      </w:r>
    </w:p>
    <w:p w14:paraId="7F5D83C6" w14:textId="77777777" w:rsidR="00DE62AE" w:rsidRDefault="00000000">
      <w:pPr>
        <w:spacing w:after="120" w:line="276" w:lineRule="auto"/>
        <w:jc w:val="both"/>
        <w:rPr>
          <w:rFonts w:ascii="Times New Roman" w:hAnsi="Times New Roman"/>
          <w:b/>
          <w:sz w:val="26"/>
          <w:szCs w:val="26"/>
          <w:lang w:val="nl-NL"/>
        </w:rPr>
      </w:pPr>
      <w:bookmarkStart w:id="1" w:name="_Toc179249741"/>
      <w:bookmarkStart w:id="2" w:name="_Toc180807067"/>
      <w:bookmarkStart w:id="3" w:name="_Toc181075446"/>
      <w:bookmarkStart w:id="4" w:name="_Toc273427102"/>
      <w:r>
        <w:rPr>
          <w:rStyle w:val="StyleHeading3BoldCharCharCharCharCharCharCharCharCharCharCharCharCharCharChar"/>
          <w:rFonts w:ascii="Times New Roman" w:hAnsi="Times New Roman"/>
          <w:sz w:val="26"/>
          <w:szCs w:val="26"/>
          <w:lang w:val="nl-NL"/>
        </w:rPr>
        <w:t>1.1. Chủ đầu tư</w:t>
      </w:r>
      <w:bookmarkEnd w:id="1"/>
      <w:bookmarkEnd w:id="2"/>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41953F3C" w14:textId="77777777" w:rsidR="00DE62AE" w:rsidRDefault="00000000">
      <w:pPr>
        <w:spacing w:after="120" w:line="276" w:lineRule="auto"/>
        <w:jc w:val="both"/>
        <w:rPr>
          <w:rFonts w:ascii="Times New Roman" w:hAnsi="Times New Roman"/>
          <w:b/>
          <w:bCs/>
          <w:sz w:val="26"/>
          <w:szCs w:val="26"/>
          <w:lang w:val="nl-NL"/>
        </w:rPr>
      </w:pPr>
      <w:bookmarkStart w:id="5" w:name="_Toc180807068"/>
      <w:bookmarkStart w:id="6" w:name="_Toc179249742"/>
      <w:r>
        <w:rPr>
          <w:rStyle w:val="StyleHeading3BoldCharCharCharCharCharCharCharCharCharCharCharCharCharCharChar"/>
          <w:rFonts w:ascii="Times New Roman" w:hAnsi="Times New Roman"/>
          <w:sz w:val="26"/>
          <w:szCs w:val="26"/>
          <w:lang w:val="nl-NL"/>
        </w:rPr>
        <w:t>1.2. Bên A</w:t>
      </w:r>
      <w:bookmarkEnd w:id="5"/>
      <w:bookmarkEnd w:id="6"/>
      <w:r>
        <w:rPr>
          <w:rStyle w:val="StyleHeading3BoldCharCharCharCharCharCharCharCharCharCharCharCharCharCharChar"/>
          <w:rFonts w:ascii="Times New Roman" w:hAnsi="Times New Roman"/>
          <w:sz w:val="26"/>
          <w:szCs w:val="26"/>
          <w:lang w:val="nl-NL"/>
        </w:rPr>
        <w:t xml:space="preserve"> </w:t>
      </w:r>
      <w:bookmarkStart w:id="7" w:name="_Toc179249743"/>
      <w:bookmarkStart w:id="8" w:name="_Toc273427103"/>
      <w:bookmarkStart w:id="9" w:name="_Toc181075447"/>
      <w:bookmarkStart w:id="10" w:name="_Toc180807069"/>
      <w:bookmarkEnd w:id="3"/>
      <w:bookmarkEnd w:id="4"/>
      <w:r>
        <w:rPr>
          <w:rFonts w:ascii="Times New Roman" w:hAnsi="Times New Roman"/>
          <w:sz w:val="26"/>
          <w:szCs w:val="26"/>
          <w:lang w:val="nl-NL"/>
        </w:rPr>
        <w:t>là Công ty Cổ phần Đầu tư Xây dựng và Kỹ thuật VNCN E&amp;C.</w:t>
      </w:r>
    </w:p>
    <w:p w14:paraId="15A7C7D4" w14:textId="77777777" w:rsidR="00DE62AE" w:rsidRDefault="00000000">
      <w:pPr>
        <w:spacing w:after="120" w:line="276" w:lineRule="auto"/>
        <w:jc w:val="both"/>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Xây dựng Phục Hưng Holdings</w:t>
      </w:r>
      <w:r>
        <w:rPr>
          <w:rStyle w:val="StyleHeading3BoldCharCharCharCharCharCharCharCharCharCharCharCharCharCharChar"/>
          <w:rFonts w:ascii="Times New Roman" w:hAnsi="Times New Roman"/>
          <w:sz w:val="26"/>
          <w:szCs w:val="26"/>
          <w:lang w:val="nl-NL"/>
        </w:rPr>
        <w:t>.</w:t>
      </w:r>
    </w:p>
    <w:p w14:paraId="60A9BA20" w14:textId="77777777" w:rsidR="00DE62AE" w:rsidRDefault="00000000">
      <w:pPr>
        <w:spacing w:after="120" w:line="276" w:lineRule="auto"/>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7"/>
      <w:bookmarkEnd w:id="8"/>
      <w:bookmarkEnd w:id="9"/>
      <w:bookmarkEnd w:id="1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0"/>
          <w:bCs w:val="0"/>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0"/>
          <w:bCs w:val="0"/>
          <w:sz w:val="26"/>
          <w:szCs w:val="26"/>
          <w:lang w:val="nl-NL"/>
        </w:rPr>
        <w:t>Chủ đầu tư.</w:t>
      </w:r>
    </w:p>
    <w:p w14:paraId="6A563A9C" w14:textId="77777777" w:rsidR="00DE62AE" w:rsidRDefault="00000000">
      <w:pPr>
        <w:spacing w:after="120" w:line="276" w:lineRule="auto"/>
        <w:jc w:val="both"/>
        <w:rPr>
          <w:rFonts w:ascii="Times New Roman" w:hAnsi="Times New Roman"/>
          <w:b/>
          <w:sz w:val="26"/>
          <w:szCs w:val="26"/>
          <w:lang w:val="nl-NL"/>
        </w:rPr>
      </w:pPr>
      <w:bookmarkStart w:id="11" w:name="_Toc273427104"/>
      <w:bookmarkStart w:id="12" w:name="_Toc181075450"/>
      <w:bookmarkStart w:id="13" w:name="_Toc180807072"/>
      <w:r>
        <w:rPr>
          <w:rStyle w:val="StyleHeading3BoldCharCharCharCharCharCharCharCharCharCharCharCharCharCharChar"/>
          <w:rFonts w:ascii="Times New Roman" w:hAnsi="Times New Roman"/>
          <w:sz w:val="26"/>
          <w:szCs w:val="26"/>
          <w:lang w:val="nl-NL" w:eastAsia="en-US"/>
        </w:rPr>
        <w:t>1.5. Đại diện Bên A</w:t>
      </w:r>
      <w:bookmarkEnd w:id="11"/>
      <w:bookmarkEnd w:id="12"/>
      <w:bookmarkEnd w:id="13"/>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14:paraId="09135C79" w14:textId="77777777" w:rsidR="00DE62AE"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14:paraId="46CF53B7" w14:textId="77777777" w:rsidR="00DE62AE" w:rsidRDefault="00000000">
      <w:pPr>
        <w:spacing w:after="120" w:line="276" w:lineRule="auto"/>
        <w:jc w:val="both"/>
        <w:rPr>
          <w:rStyle w:val="StyleHeading3BoldCharCharCharCharCharCharCharCharCharCharCharCharCharCharChar"/>
          <w:rFonts w:ascii="Times New Roman" w:hAnsi="Times New Roman"/>
          <w:bCs w:val="0"/>
          <w:sz w:val="26"/>
          <w:szCs w:val="26"/>
          <w:lang w:val="nl-NL"/>
        </w:rPr>
      </w:pPr>
      <w:bookmarkStart w:id="14" w:name="_Toc273427107"/>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0"/>
          <w:bCs w:val="0"/>
          <w:sz w:val="26"/>
          <w:szCs w:val="26"/>
          <w:lang w:val="nl-NL" w:eastAsia="en-US"/>
        </w:rPr>
        <w:t xml:space="preserve"> là</w:t>
      </w:r>
      <w:r>
        <w:rPr>
          <w:rStyle w:val="StyleHeading3BoldCharCharCharCharCharCharCharCharCharCharCharCharCharCharChar"/>
          <w:rFonts w:ascii="Times New Roman" w:hAnsi="Times New Roman"/>
          <w:b w:val="0"/>
          <w:bCs w:val="0"/>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0"/>
          <w:bCs w:val="0"/>
          <w:sz w:val="26"/>
          <w:szCs w:val="26"/>
          <w:lang w:val="nl-NL"/>
        </w:rPr>
        <w:t xml:space="preserve"> thực hiện thiết kế xây dựng công trình.</w:t>
      </w:r>
      <w:bookmarkEnd w:id="14"/>
    </w:p>
    <w:p w14:paraId="1ACB7171" w14:textId="77777777" w:rsidR="00DE62AE" w:rsidRDefault="00000000">
      <w:pPr>
        <w:spacing w:after="120" w:line="276" w:lineRule="auto"/>
        <w:jc w:val="both"/>
        <w:rPr>
          <w:rStyle w:val="StyleHeading3BoldCharCharCharCharCharCharCharCharCharCharCharCharCharCharChar"/>
          <w:rFonts w:ascii="Times New Roman" w:hAnsi="Times New Roman"/>
          <w:b w:val="0"/>
          <w:bCs w:val="0"/>
          <w:sz w:val="26"/>
          <w:szCs w:val="26"/>
          <w:lang w:val="nl-NL"/>
        </w:rPr>
      </w:pPr>
      <w:r>
        <w:rPr>
          <w:rStyle w:val="StyleHeading3BoldCharCharCharCharCharCharCharCharCharCharCharCharCharCharChar"/>
          <w:rFonts w:ascii="Times New Roman" w:hAnsi="Times New Roman"/>
          <w:sz w:val="26"/>
          <w:szCs w:val="26"/>
          <w:lang w:val="nl-NL" w:eastAsia="en-US"/>
        </w:rPr>
        <w:lastRenderedPageBreak/>
        <w:t xml:space="preserve">1.8. Tư vấn giám sát: </w:t>
      </w:r>
      <w:r>
        <w:rPr>
          <w:rStyle w:val="StyleHeading3BoldCharCharCharCharCharCharCharCharCharCharCharCharCharCharChar"/>
          <w:rFonts w:ascii="Times New Roman" w:hAnsi="Times New Roman"/>
          <w:b w:val="0"/>
          <w:bCs w:val="0"/>
          <w:sz w:val="26"/>
          <w:szCs w:val="26"/>
          <w:lang w:val="nl-NL" w:eastAsia="en-US"/>
        </w:rPr>
        <w:t>là tổ chức tư vấn do Chủ đầu tư lựa chọn để giám sát thi công xây dựng công trình.</w:t>
      </w:r>
    </w:p>
    <w:p w14:paraId="09CBCD5A" w14:textId="77777777" w:rsidR="00DE62AE" w:rsidRDefault="00000000">
      <w:pPr>
        <w:spacing w:after="120" w:line="276" w:lineRule="auto"/>
        <w:jc w:val="both"/>
        <w:rPr>
          <w:rFonts w:ascii="Times New Roman" w:hAnsi="Times New Roman"/>
          <w:b/>
          <w:sz w:val="26"/>
          <w:szCs w:val="26"/>
          <w:lang w:val="nl-NL"/>
        </w:rPr>
      </w:pPr>
      <w:bookmarkStart w:id="15" w:name="_Toc179249744"/>
      <w:bookmarkStart w:id="16" w:name="_Toc273427109"/>
      <w:bookmarkEnd w:id="15"/>
      <w:r>
        <w:rPr>
          <w:rStyle w:val="StyleHeading3BoldCharCharCharCharCharCharCharCharCharCharCharCharCharCharChar"/>
          <w:rFonts w:ascii="Times New Roman" w:hAnsi="Times New Roman"/>
          <w:sz w:val="26"/>
          <w:szCs w:val="26"/>
          <w:lang w:val="nl-NL" w:eastAsia="en-US"/>
        </w:rPr>
        <w:t xml:space="preserve">1.9. Dự án: </w:t>
      </w:r>
      <w:bookmarkEnd w:id="16"/>
      <w:r>
        <w:rPr>
          <w:rStyle w:val="StyleHeading3BoldCharCharCharCharCharCharCharCharCharCharCharCharCharCharChar"/>
          <w:rFonts w:ascii="Times New Roman" w:hAnsi="Times New Roman"/>
          <w:b w:val="0"/>
          <w:bCs w:val="0"/>
          <w:sz w:val="26"/>
          <w:szCs w:val="26"/>
          <w:lang w:val="nl-NL" w:eastAsia="en-US"/>
        </w:rPr>
        <w:t>là</w:t>
      </w:r>
      <w:r>
        <w:rPr>
          <w:rStyle w:val="StyleHeading3BoldCharCharCharCharCharCharCharCharCharCharCharCharCharCharChar"/>
          <w:rFonts w:ascii="Times New Roman" w:hAnsi="Times New Roman"/>
          <w:b w:val="0"/>
          <w:bCs w:val="0"/>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14:paraId="6A91AC3E" w14:textId="77777777" w:rsidR="00DE62AE" w:rsidRDefault="00000000">
      <w:pPr>
        <w:spacing w:after="120" w:line="276" w:lineRule="auto"/>
        <w:jc w:val="both"/>
        <w:rPr>
          <w:rFonts w:ascii="Times New Roman" w:hAnsi="Times New Roman"/>
          <w:b/>
          <w:sz w:val="26"/>
          <w:szCs w:val="26"/>
          <w:lang w:val="nl-NL"/>
        </w:rPr>
      </w:pPr>
      <w:bookmarkStart w:id="17" w:name="_Toc179249737"/>
      <w:r>
        <w:rPr>
          <w:rStyle w:val="StyleHeading3BoldCharCharCharCharCharCharCharCharCharCharCharCharCharCharChar"/>
          <w:rFonts w:ascii="Times New Roman" w:hAnsi="Times New Roman"/>
          <w:sz w:val="26"/>
          <w:szCs w:val="26"/>
          <w:lang w:val="nl-NL" w:eastAsia="en-US"/>
        </w:rPr>
        <w:t>1.10. Hợp đồng</w:t>
      </w:r>
      <w:bookmarkEnd w:id="17"/>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14:paraId="7189A95A" w14:textId="77777777" w:rsidR="00DE62AE" w:rsidRDefault="00000000">
      <w:pPr>
        <w:spacing w:after="120" w:line="276" w:lineRule="auto"/>
        <w:jc w:val="both"/>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932D1F0" w14:textId="77777777" w:rsidR="00DE62AE"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DACC1EC" w14:textId="77777777" w:rsidR="00DE62AE"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Pr>
          <w:rStyle w:val="StyleHeading3BoldCharCharCharCharCharCharCharCharCharCharCharCharCharCharChar"/>
          <w:rFonts w:ascii="Times New Roman" w:hAnsi="Times New Roman"/>
          <w:sz w:val="26"/>
          <w:szCs w:val="26"/>
          <w:highlight w:val="yellow"/>
          <w:lang w:val="nl-NL" w:eastAsia="en-US"/>
        </w:rPr>
        <w:t>16/7/2026</w:t>
      </w:r>
      <w:r>
        <w:rPr>
          <w:rStyle w:val="StyleHeading3BoldCharCharCharCharCharCharCharCharCharCharCharCharCharCharChar"/>
          <w:rFonts w:ascii="Times New Roman" w:hAnsi="Times New Roman"/>
          <w:sz w:val="26"/>
          <w:szCs w:val="26"/>
          <w:lang w:val="nl-NL" w:eastAsia="en-US"/>
        </w:rPr>
        <w:t xml:space="preserve"> giữa Chủ đầu tư</w:t>
      </w:r>
      <w:r>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14:paraId="27985D7E" w14:textId="77777777" w:rsidR="00DE62AE" w:rsidRDefault="00000000">
      <w:pPr>
        <w:spacing w:after="120" w:line="276" w:lineRule="auto"/>
        <w:jc w:val="both"/>
        <w:rPr>
          <w:rFonts w:ascii="Times New Roman" w:hAnsi="Times New Roman"/>
          <w:b/>
          <w:sz w:val="26"/>
          <w:szCs w:val="26"/>
          <w:lang w:val="nl-NL"/>
        </w:rPr>
      </w:pPr>
      <w:r>
        <w:rPr>
          <w:rFonts w:ascii="Times New Roman" w:hAnsi="Times New Roman"/>
          <w:b/>
          <w:bCs/>
          <w:sz w:val="26"/>
          <w:szCs w:val="26"/>
          <w:lang w:val="nl-NL"/>
        </w:rPr>
        <w:t>1.14. Biểu chi tiết giá hợp đồng:</w:t>
      </w:r>
      <w:r>
        <w:rPr>
          <w:rFonts w:ascii="Times New Roman" w:hAnsi="Times New Roman"/>
          <w:sz w:val="26"/>
          <w:szCs w:val="26"/>
          <w:lang w:val="nl-NL"/>
        </w:rPr>
        <w:t xml:space="preserve"> là bảng kê chi tiết khối lượng và giá các công việc trong hợp đồng.</w:t>
      </w:r>
    </w:p>
    <w:p w14:paraId="1B476DB0" w14:textId="77777777" w:rsidR="00DE62AE" w:rsidRDefault="00000000">
      <w:pPr>
        <w:spacing w:after="120" w:line="276" w:lineRule="auto"/>
        <w:jc w:val="both"/>
        <w:rPr>
          <w:rFonts w:ascii="Times New Roman" w:hAnsi="Times New Roman"/>
          <w:b/>
          <w:sz w:val="26"/>
          <w:szCs w:val="26"/>
          <w:lang w:val="nl-NL"/>
        </w:rPr>
      </w:pPr>
      <w:bookmarkStart w:id="18" w:name="_Toc273427113"/>
      <w:bookmarkStart w:id="19" w:name="_Toc179249752"/>
      <w:bookmarkStart w:id="20" w:name="_Toc181075455"/>
      <w:bookmarkStart w:id="21" w:name="_Toc180807077"/>
      <w:r>
        <w:rPr>
          <w:rStyle w:val="StyleHeading3BoldCharCharCharCharCharCharCharCharCharCharCharCharCharCharChar"/>
          <w:rFonts w:ascii="Times New Roman" w:hAnsi="Times New Roman"/>
          <w:sz w:val="26"/>
          <w:szCs w:val="26"/>
          <w:lang w:val="nl-NL"/>
        </w:rPr>
        <w:t>1.15. Biên bản nghiệm thu</w:t>
      </w:r>
      <w:bookmarkEnd w:id="18"/>
      <w:bookmarkEnd w:id="19"/>
      <w:bookmarkEnd w:id="20"/>
      <w:bookmarkEnd w:id="21"/>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14:paraId="1E47B448" w14:textId="77777777" w:rsidR="00DE62AE" w:rsidRDefault="00000000">
      <w:pPr>
        <w:spacing w:after="120" w:line="276" w:lineRule="auto"/>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1.16. Ngày: </w:t>
      </w:r>
      <w:r>
        <w:rPr>
          <w:rStyle w:val="StyleHeading3BoldCharCharCharCharCharCharCharCharCharCharCharCharCharCharChar"/>
          <w:rFonts w:ascii="Times New Roman" w:hAnsi="Times New Roman"/>
          <w:b w:val="0"/>
          <w:bCs w:val="0"/>
          <w:sz w:val="26"/>
          <w:szCs w:val="26"/>
          <w:lang w:val="nl-NL"/>
        </w:rPr>
        <w:t>được hiểu là ngày dương lịch và tháng được hiểu là tháng dương lịch.</w:t>
      </w:r>
    </w:p>
    <w:p w14:paraId="3FDC029A" w14:textId="77777777" w:rsidR="00DE62AE" w:rsidRDefault="00000000">
      <w:pPr>
        <w:spacing w:after="120" w:line="276" w:lineRule="auto"/>
        <w:jc w:val="both"/>
        <w:rPr>
          <w:rFonts w:ascii="Times New Roman" w:hAnsi="Times New Roman"/>
          <w:b/>
          <w:sz w:val="26"/>
          <w:szCs w:val="26"/>
          <w:lang w:val="nl-NL"/>
        </w:rPr>
      </w:pPr>
      <w:bookmarkStart w:id="22" w:name="_Toc273427115"/>
      <w:bookmarkStart w:id="23" w:name="_Toc181075457"/>
      <w:bookmarkStart w:id="24" w:name="_Toc179249765"/>
      <w:bookmarkStart w:id="25" w:name="_Toc180807079"/>
      <w:r>
        <w:rPr>
          <w:rStyle w:val="StyleHeading3BoldCharCharCharCharCharCharCharCharCharCharCharCharCharCharChar"/>
          <w:rFonts w:ascii="Times New Roman" w:hAnsi="Times New Roman"/>
          <w:sz w:val="26"/>
          <w:szCs w:val="26"/>
          <w:lang w:val="nl-NL"/>
        </w:rPr>
        <w:t xml:space="preserve">1.17. Thiết bị của </w:t>
      </w:r>
      <w:bookmarkEnd w:id="22"/>
      <w:bookmarkEnd w:id="23"/>
      <w:bookmarkEnd w:id="24"/>
      <w:bookmarkEnd w:id="25"/>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765C9C9E" w14:textId="77777777" w:rsidR="00DE62AE" w:rsidRDefault="00000000">
      <w:pPr>
        <w:spacing w:after="120" w:line="276" w:lineRule="auto"/>
        <w:jc w:val="both"/>
        <w:rPr>
          <w:rFonts w:ascii="Times New Roman" w:hAnsi="Times New Roman"/>
          <w:b/>
          <w:bCs/>
          <w:sz w:val="26"/>
          <w:szCs w:val="26"/>
          <w:lang w:val="nl-NL"/>
        </w:rPr>
      </w:pPr>
      <w:bookmarkStart w:id="26" w:name="_Toc181075461"/>
      <w:bookmarkStart w:id="27" w:name="_Toc273427119"/>
      <w:bookmarkStart w:id="28" w:name="_Toc180807083"/>
      <w:r>
        <w:rPr>
          <w:rStyle w:val="StyleHeading3BoldCharCharCharCharCharCharCharCharCharCharCharCharCharCharChar"/>
          <w:rFonts w:ascii="Times New Roman" w:hAnsi="Times New Roman"/>
          <w:sz w:val="26"/>
          <w:szCs w:val="26"/>
          <w:lang w:val="nl-NL"/>
        </w:rPr>
        <w:t xml:space="preserve">1.18. Công trình: </w:t>
      </w:r>
      <w:bookmarkEnd w:id="26"/>
      <w:bookmarkEnd w:id="27"/>
      <w:bookmarkEnd w:id="28"/>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14:paraId="59F14EF6" w14:textId="77777777" w:rsidR="00DE62AE"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1.19.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14:paraId="196F0D0F" w14:textId="77777777" w:rsidR="00DE62AE" w:rsidRDefault="00000000">
      <w:pPr>
        <w:spacing w:after="120" w:line="276" w:lineRule="auto"/>
        <w:jc w:val="both"/>
        <w:rPr>
          <w:del w:id="29" w:author="VNCN E&amp;C - Thương thảo 17/10" w:date="2026-10-17T16:00:00Z"/>
          <w:rFonts w:ascii="Times New Roman" w:hAnsi="Times New Roman"/>
          <w:b/>
          <w:sz w:val="26"/>
          <w:szCs w:val="26"/>
          <w:lang w:val="nl-NL"/>
        </w:rPr>
      </w:pPr>
      <w:commentRangeStart w:id="30"/>
      <w:del w:id="31" w:author="VNCN E&amp;C - Thương thảo 17/10" w:date="2026-10-17T16:00:00Z">
        <w:r>
          <w:rPr>
            <w:rFonts w:ascii="Times New Roman" w:hAnsi="Times New Roman"/>
            <w:b/>
            <w:sz w:val="26"/>
            <w:szCs w:val="26"/>
            <w:lang w:val="nl-NL"/>
          </w:rPr>
          <w:delText>1.20</w:delText>
        </w:r>
        <w:commentRangeStart w:id="32"/>
        <w:r>
          <w:rPr>
            <w:rFonts w:ascii="Times New Roman" w:hAnsi="Times New Roman"/>
            <w:b/>
            <w:sz w:val="26"/>
            <w:szCs w:val="26"/>
            <w:lang w:val="nl-NL"/>
          </w:rPr>
          <w:delText xml:space="preserve">. </w:delText>
        </w:r>
      </w:del>
      <w:commentRangeEnd w:id="32"/>
      <w:r>
        <w:rPr>
          <w:rStyle w:val="CommentReference"/>
          <w:rFonts w:ascii="Times New Roman" w:hAnsi="Times New Roman"/>
          <w:b/>
          <w:sz w:val="26"/>
          <w:szCs w:val="26"/>
          <w:lang w:val="nl-NL"/>
        </w:rPr>
        <w:commentReference w:id="32"/>
      </w:r>
      <w:commentRangeEnd w:id="30"/>
      <w:r>
        <w:rPr>
          <w:rStyle w:val="CommentReference"/>
          <w:rFonts w:ascii="Times New Roman" w:hAnsi="Times New Roman"/>
          <w:b/>
          <w:sz w:val="26"/>
          <w:szCs w:val="26"/>
          <w:lang w:val="nl-NL"/>
        </w:rPr>
        <w:commentReference w:id="30"/>
      </w:r>
    </w:p>
    <w:p w14:paraId="6FC0453A" w14:textId="77777777" w:rsidR="00DE62AE" w:rsidRDefault="00000000">
      <w:pPr>
        <w:spacing w:after="120" w:line="276" w:lineRule="auto"/>
        <w:jc w:val="both"/>
        <w:rPr>
          <w:rFonts w:ascii="Times New Roman" w:hAnsi="Times New Roman"/>
          <w:bCs/>
          <w:sz w:val="26"/>
          <w:szCs w:val="26"/>
          <w:lang w:val="nl-NL"/>
        </w:rPr>
      </w:pPr>
      <w:r>
        <w:rPr>
          <w:rFonts w:ascii="Times New Roman" w:hAnsi="Times New Roman"/>
          <w:b/>
          <w:sz w:val="26"/>
          <w:szCs w:val="26"/>
          <w:lang w:val="nl-NL"/>
        </w:rPr>
        <w:t>1.</w:t>
      </w:r>
      <w:ins w:id="33" w:author="VNCN E&amp;C - Thương thảo 17/10" w:date="2026-10-17T16:00:00Z">
        <w:r>
          <w:rPr>
            <w:rFonts w:ascii="Times New Roman" w:hAnsi="Times New Roman"/>
            <w:b/>
            <w:sz w:val="26"/>
            <w:szCs w:val="26"/>
            <w:lang w:val="nl-NL"/>
          </w:rPr>
          <w:t>20</w:t>
        </w:r>
      </w:ins>
      <w:del w:id="34" w:author="VNCN E&amp;C - Thương thảo 17/10" w:date="2026-10-17T16:00:00Z">
        <w:r>
          <w:rPr>
            <w:rFonts w:ascii="Times New Roman" w:hAnsi="Times New Roman"/>
            <w:b/>
            <w:sz w:val="26"/>
            <w:szCs w:val="26"/>
            <w:lang w:val="nl-NL"/>
          </w:rPr>
          <w:delText>21</w:delText>
        </w:r>
      </w:del>
      <w:r>
        <w:rPr>
          <w:rFonts w:ascii="Times New Roman" w:hAnsi="Times New Roman"/>
          <w:b/>
          <w:sz w:val="26"/>
          <w:szCs w:val="26"/>
          <w:lang w:val="nl-NL"/>
        </w:rPr>
        <w:t xml:space="preserve">.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14:paraId="3E2CBB3B" w14:textId="77777777" w:rsidR="00DE62AE" w:rsidRDefault="00000000">
      <w:pPr>
        <w:spacing w:after="120" w:line="276" w:lineRule="auto"/>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w:t>
      </w:r>
      <w:ins w:id="35" w:author="VNCN E&amp;C - Thương thảo 17/10" w:date="2026-10-17T16:00:00Z">
        <w:r>
          <w:rPr>
            <w:rStyle w:val="StyleHeading3BoldCharCharCharCharCharCharCharCharCharCharCharCharCharCharChar"/>
            <w:rFonts w:ascii="Times New Roman" w:hAnsi="Times New Roman"/>
            <w:sz w:val="26"/>
            <w:szCs w:val="26"/>
          </w:rPr>
          <w:t>21</w:t>
        </w:r>
      </w:ins>
      <w:del w:id="36" w:author="VNCN E&amp;C - Thương thảo 17/10" w:date="2026-10-17T16:00:00Z">
        <w:r>
          <w:rPr>
            <w:rStyle w:val="StyleHeading3BoldCharCharCharCharCharCharCharCharCharCharCharCharCharCharChar"/>
            <w:rFonts w:ascii="Times New Roman" w:hAnsi="Times New Roman"/>
            <w:sz w:val="26"/>
            <w:szCs w:val="26"/>
          </w:rPr>
          <w:delText>22</w:delText>
        </w:r>
      </w:del>
      <w:r>
        <w:rPr>
          <w:rStyle w:val="StyleHeading3BoldCharCharCharCharCharCharCharCharCharCharCharCharCharCharChar"/>
          <w:rFonts w:ascii="Times New Roman" w:hAnsi="Times New Roman"/>
          <w:sz w:val="26"/>
          <w:szCs w:val="26"/>
        </w:rPr>
        <w:t>.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55179555" w14:textId="77777777" w:rsidR="00DE62AE" w:rsidRDefault="00000000">
      <w:pPr>
        <w:spacing w:after="120" w:line="276" w:lineRule="auto"/>
        <w:jc w:val="both"/>
        <w:rPr>
          <w:rFonts w:ascii="Times New Roman" w:hAnsi="Times New Roman"/>
          <w:b/>
          <w:sz w:val="26"/>
          <w:szCs w:val="26"/>
          <w:lang w:val="nl-NL"/>
        </w:rPr>
      </w:pPr>
      <w:bookmarkStart w:id="37" w:name="_Toc179249775"/>
      <w:bookmarkStart w:id="38" w:name="_Toc180807085"/>
      <w:bookmarkStart w:id="39" w:name="_Toc181075463"/>
      <w:bookmarkStart w:id="40" w:name="_Toc179249776"/>
      <w:bookmarkStart w:id="41" w:name="_Toc273427121"/>
      <w:bookmarkEnd w:id="37"/>
      <w:r>
        <w:rPr>
          <w:rStyle w:val="StyleHeading3BoldCharCharCharCharCharCharCharCharCharCharCharCharCharCharChar"/>
          <w:rFonts w:ascii="Times New Roman" w:hAnsi="Times New Roman"/>
          <w:sz w:val="26"/>
          <w:szCs w:val="26"/>
          <w:lang w:val="nl-NL"/>
        </w:rPr>
        <w:t>1.</w:t>
      </w:r>
      <w:ins w:id="42" w:author="VNCN E&amp;C - Thương thảo 17/10" w:date="2026-10-17T16:00:00Z">
        <w:r>
          <w:rPr>
            <w:rStyle w:val="StyleHeading3BoldCharCharCharCharCharCharCharCharCharCharCharCharCharCharChar"/>
            <w:rFonts w:ascii="Times New Roman" w:hAnsi="Times New Roman"/>
            <w:sz w:val="26"/>
            <w:szCs w:val="26"/>
            <w:lang w:val="nl-NL"/>
          </w:rPr>
          <w:t>22</w:t>
        </w:r>
      </w:ins>
      <w:del w:id="43" w:author="VNCN E&amp;C - Thương thảo 17/10" w:date="2026-10-17T16:00:00Z">
        <w:r>
          <w:rPr>
            <w:rStyle w:val="StyleHeading3BoldCharCharCharCharCharCharCharCharCharCharCharCharCharCharChar"/>
            <w:rFonts w:ascii="Times New Roman" w:hAnsi="Times New Roman"/>
            <w:sz w:val="26"/>
            <w:szCs w:val="26"/>
            <w:lang w:val="nl-NL"/>
          </w:rPr>
          <w:delText>23</w:delText>
        </w:r>
      </w:del>
      <w:r>
        <w:rPr>
          <w:rStyle w:val="StyleHeading3BoldCharCharCharCharCharCharCharCharCharCharCharCharCharCharChar"/>
          <w:rFonts w:ascii="Times New Roman" w:hAnsi="Times New Roman"/>
          <w:sz w:val="26"/>
          <w:szCs w:val="26"/>
          <w:lang w:val="nl-NL"/>
        </w:rPr>
        <w:t>. Rủi ro và bất khả kháng</w:t>
      </w:r>
      <w:bookmarkEnd w:id="38"/>
      <w:bookmarkEnd w:id="39"/>
      <w:bookmarkEnd w:id="40"/>
      <w:bookmarkEnd w:id="41"/>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14:paraId="04C8C1FD" w14:textId="77777777" w:rsidR="00DE62AE" w:rsidRDefault="00000000">
      <w:pPr>
        <w:spacing w:after="120" w:line="276" w:lineRule="auto"/>
        <w:jc w:val="both"/>
        <w:rPr>
          <w:rFonts w:ascii="Times New Roman" w:hAnsi="Times New Roman"/>
          <w:b/>
          <w:sz w:val="26"/>
          <w:szCs w:val="26"/>
          <w:lang w:val="nl-NL"/>
        </w:rPr>
      </w:pPr>
      <w:bookmarkStart w:id="44" w:name="_Toc273427122"/>
      <w:bookmarkStart w:id="45" w:name="_Toc181075464"/>
      <w:bookmarkStart w:id="46" w:name="_Toc180807086"/>
      <w:bookmarkStart w:id="47" w:name="_Toc179249777"/>
      <w:r>
        <w:rPr>
          <w:rStyle w:val="StyleHeading3BoldCharCharCharCharCharCharCharCharCharCharCharCharCharCharChar"/>
          <w:rFonts w:ascii="Times New Roman" w:hAnsi="Times New Roman"/>
          <w:sz w:val="26"/>
          <w:szCs w:val="26"/>
          <w:lang w:val="nl-NL"/>
        </w:rPr>
        <w:lastRenderedPageBreak/>
        <w:t>1.</w:t>
      </w:r>
      <w:ins w:id="48" w:author="VNCN E&amp;C - Thương thảo 17/10" w:date="2026-10-17T16:00:00Z">
        <w:r>
          <w:rPr>
            <w:rStyle w:val="StyleHeading3BoldCharCharCharCharCharCharCharCharCharCharCharCharCharCharChar"/>
            <w:rFonts w:ascii="Times New Roman" w:hAnsi="Times New Roman"/>
            <w:sz w:val="26"/>
            <w:szCs w:val="26"/>
            <w:lang w:val="nl-NL"/>
          </w:rPr>
          <w:t>23</w:t>
        </w:r>
      </w:ins>
      <w:del w:id="49" w:author="VNCN E&amp;C - Thương thảo 17/10" w:date="2026-10-17T16:00:00Z">
        <w:r>
          <w:rPr>
            <w:rStyle w:val="StyleHeading3BoldCharCharCharCharCharCharCharCharCharCharCharCharCharCharChar"/>
            <w:rFonts w:ascii="Times New Roman" w:hAnsi="Times New Roman"/>
            <w:sz w:val="26"/>
            <w:szCs w:val="26"/>
            <w:lang w:val="nl-NL"/>
          </w:rPr>
          <w:delText>24</w:delText>
        </w:r>
      </w:del>
      <w:r>
        <w:rPr>
          <w:rStyle w:val="StyleHeading3BoldCharCharCharCharCharCharCharCharCharCharCharCharCharCharChar"/>
          <w:rFonts w:ascii="Times New Roman" w:hAnsi="Times New Roman"/>
          <w:sz w:val="26"/>
          <w:szCs w:val="26"/>
          <w:lang w:val="nl-NL"/>
        </w:rPr>
        <w:t>. Luật</w:t>
      </w:r>
      <w:bookmarkEnd w:id="44"/>
      <w:bookmarkEnd w:id="45"/>
      <w:bookmarkEnd w:id="46"/>
      <w:bookmarkEnd w:id="4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14:paraId="24C6ADCD" w14:textId="77777777" w:rsidR="00DE62AE" w:rsidRDefault="00000000">
      <w:pPr>
        <w:spacing w:after="120" w:line="276" w:lineRule="auto"/>
        <w:jc w:val="both"/>
        <w:rPr>
          <w:rFonts w:ascii="Times New Roman" w:hAnsi="Times New Roman"/>
          <w:b/>
          <w:sz w:val="26"/>
          <w:szCs w:val="26"/>
          <w:lang w:val="nl-NL"/>
        </w:rPr>
      </w:pPr>
      <w:bookmarkStart w:id="50" w:name="_Toc273427123"/>
      <w:bookmarkStart w:id="51" w:name="_Toc179249779"/>
      <w:bookmarkStart w:id="52" w:name="_Toc181075465"/>
      <w:bookmarkStart w:id="53" w:name="_Toc180807087"/>
      <w:r>
        <w:rPr>
          <w:rStyle w:val="StyleHeading3BoldCharCharCharCharCharCharCharCharCharCharCharCharCharCharChar"/>
          <w:rFonts w:ascii="Times New Roman" w:hAnsi="Times New Roman"/>
          <w:sz w:val="26"/>
          <w:szCs w:val="26"/>
          <w:lang w:val="nl-NL"/>
        </w:rPr>
        <w:t>1.</w:t>
      </w:r>
      <w:ins w:id="54" w:author="VNCN E&amp;C - Thương thảo 17/10" w:date="2026-10-17T16:00:00Z">
        <w:r>
          <w:rPr>
            <w:rStyle w:val="StyleHeading3BoldCharCharCharCharCharCharCharCharCharCharCharCharCharCharChar"/>
            <w:rFonts w:ascii="Times New Roman" w:hAnsi="Times New Roman"/>
            <w:sz w:val="26"/>
            <w:szCs w:val="26"/>
            <w:lang w:val="nl-NL"/>
          </w:rPr>
          <w:t>24</w:t>
        </w:r>
      </w:ins>
      <w:del w:id="55" w:author="VNCN E&amp;C - Thương thảo 17/10" w:date="2026-10-17T16:00:00Z">
        <w:r>
          <w:rPr>
            <w:rStyle w:val="StyleHeading3BoldCharCharCharCharCharCharCharCharCharCharCharCharCharCharChar"/>
            <w:rFonts w:ascii="Times New Roman" w:hAnsi="Times New Roman"/>
            <w:sz w:val="26"/>
            <w:szCs w:val="26"/>
            <w:lang w:val="nl-NL"/>
          </w:rPr>
          <w:delText>25</w:delText>
        </w:r>
      </w:del>
      <w:r>
        <w:rPr>
          <w:rStyle w:val="StyleHeading3BoldCharCharCharCharCharCharCharCharCharCharCharCharCharCharChar"/>
          <w:rFonts w:ascii="Times New Roman" w:hAnsi="Times New Roman"/>
          <w:sz w:val="26"/>
          <w:szCs w:val="26"/>
          <w:lang w:val="nl-NL"/>
        </w:rPr>
        <w:t>. Công trường</w:t>
      </w:r>
      <w:bookmarkEnd w:id="50"/>
      <w:bookmarkEnd w:id="51"/>
      <w:bookmarkEnd w:id="52"/>
      <w:bookmarkEnd w:id="53"/>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khối nhà ở xã hội CT1.2 và CT2 (CT2.1, CT2.2 và CT2.3) Dự án NOXH Yên Sở </w:t>
      </w:r>
      <w:ins w:id="56" w:author="VNCN E&amp;C - Thương thảo 17/10" w:date="2026-10-17T16:00:00Z">
        <w:r>
          <w:rPr>
            <w:rFonts w:ascii="Times New Roman" w:hAnsi="Times New Roman"/>
            <w:sz w:val="26"/>
            <w:szCs w:val="26"/>
            <w:lang w:val="nl-NL"/>
          </w:rPr>
          <w:t>được Bên A giao cho Bên B để thi công công trình</w:t>
        </w:r>
      </w:ins>
      <w:r>
        <w:rPr>
          <w:rFonts w:ascii="Times New Roman" w:hAnsi="Times New Roman"/>
          <w:sz w:val="26"/>
          <w:szCs w:val="26"/>
          <w:lang w:val="nl-NL"/>
        </w:rPr>
        <w:t>.</w:t>
      </w:r>
    </w:p>
    <w:p w14:paraId="75064F5C" w14:textId="77777777" w:rsidR="00DE62AE" w:rsidRDefault="00000000">
      <w:pPr>
        <w:spacing w:after="120" w:line="276" w:lineRule="auto"/>
        <w:jc w:val="both"/>
        <w:rPr>
          <w:rFonts w:ascii="Times New Roman" w:hAnsi="Times New Roman"/>
          <w:b/>
          <w:sz w:val="26"/>
          <w:szCs w:val="26"/>
          <w:lang w:val="nl-NL"/>
        </w:rPr>
      </w:pPr>
      <w:r>
        <w:rPr>
          <w:rFonts w:ascii="Times New Roman" w:hAnsi="Times New Roman"/>
          <w:b/>
          <w:bCs/>
          <w:sz w:val="26"/>
          <w:szCs w:val="26"/>
          <w:lang w:val="nl-NL"/>
        </w:rPr>
        <w:t>1.</w:t>
      </w:r>
      <w:ins w:id="57" w:author="VNCN E&amp;C - Thương thảo 17/10" w:date="2026-10-17T16:00:00Z">
        <w:r>
          <w:rPr>
            <w:rFonts w:ascii="Times New Roman" w:hAnsi="Times New Roman"/>
            <w:b/>
            <w:bCs/>
            <w:sz w:val="26"/>
            <w:szCs w:val="26"/>
            <w:lang w:val="nl-NL"/>
          </w:rPr>
          <w:t>25</w:t>
        </w:r>
      </w:ins>
      <w:del w:id="58" w:author="VNCN E&amp;C - Thương thảo 17/10" w:date="2026-10-17T16:00:00Z">
        <w:r>
          <w:rPr>
            <w:rFonts w:ascii="Times New Roman" w:hAnsi="Times New Roman"/>
            <w:b/>
            <w:bCs/>
            <w:sz w:val="26"/>
            <w:szCs w:val="26"/>
            <w:lang w:val="nl-NL"/>
          </w:rPr>
          <w:delText>26</w:delText>
        </w:r>
      </w:del>
      <w:r>
        <w:rPr>
          <w:rFonts w:ascii="Times New Roman" w:hAnsi="Times New Roman"/>
          <w:b/>
          <w:bCs/>
          <w:sz w:val="26"/>
          <w:szCs w:val="26"/>
          <w:lang w:val="nl-NL"/>
        </w:rPr>
        <w:t>.</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14:paraId="0E1F7DFA" w14:textId="77777777" w:rsidR="00DE62AE" w:rsidRDefault="00000000">
      <w:pPr>
        <w:pStyle w:val="Heading2"/>
        <w:spacing w:after="120" w:line="276" w:lineRule="auto"/>
        <w:jc w:val="left"/>
        <w:rPr>
          <w:rFonts w:ascii="Times New Roman" w:hAnsi="Times New Roman"/>
          <w:sz w:val="26"/>
          <w:szCs w:val="26"/>
        </w:rPr>
      </w:pPr>
      <w:bookmarkStart w:id="59" w:name="_Toc283736554"/>
      <w:bookmarkStart w:id="60" w:name="_Toc283736673"/>
      <w:bookmarkStart w:id="61" w:name="_Toc179249784"/>
      <w:bookmarkStart w:id="62" w:name="_Toc181075467"/>
      <w:bookmarkStart w:id="63" w:name="_Toc180807089"/>
      <w:bookmarkStart w:id="64" w:name="_Toc183486577"/>
      <w:bookmarkStart w:id="65" w:name="_Toc181075441"/>
      <w:bookmarkStart w:id="66" w:name="_Toc183486575"/>
      <w:bookmarkStart w:id="67" w:name="_Toc269221361"/>
      <w:bookmarkStart w:id="68" w:name="_Toc272318672"/>
      <w:bookmarkStart w:id="69" w:name="_Toc272842163"/>
      <w:bookmarkStart w:id="70" w:name="_Toc273003007"/>
      <w:bookmarkStart w:id="71" w:name="_Toc283298425"/>
      <w:bookmarkStart w:id="72" w:name="_Toc273427126"/>
      <w:bookmarkStart w:id="73" w:name="_Toc283735875"/>
      <w:bookmarkStart w:id="74" w:name="_Toc269221776"/>
      <w:bookmarkStart w:id="75" w:name="_Toc179249782"/>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ascii="Times New Roman" w:hAnsi="Times New Roman"/>
          <w:sz w:val="26"/>
          <w:szCs w:val="26"/>
        </w:rPr>
        <w:t>Điều 2. HỒ SƠ HỢP ĐỒNG VÀ THỨ TỰ ƯU TIÊN</w:t>
      </w:r>
    </w:p>
    <w:p w14:paraId="6930958B" w14:textId="77777777" w:rsidR="00DE62AE" w:rsidRDefault="00000000">
      <w:pPr>
        <w:spacing w:after="120" w:line="276" w:lineRule="auto"/>
        <w:rPr>
          <w:rFonts w:ascii="Times New Roman" w:hAnsi="Times New Roman"/>
          <w:b/>
          <w:bCs/>
          <w:sz w:val="26"/>
          <w:szCs w:val="26"/>
        </w:rPr>
      </w:pPr>
      <w:r>
        <w:rPr>
          <w:rFonts w:ascii="Times New Roman" w:hAnsi="Times New Roman"/>
          <w:sz w:val="26"/>
          <w:szCs w:val="26"/>
        </w:rPr>
        <w:t>Thành phần Hợp đồng và thứ tự ưu tiên pháp lý như sau:</w:t>
      </w:r>
    </w:p>
    <w:p w14:paraId="07E5D868" w14:textId="77777777" w:rsidR="00DE62AE" w:rsidRDefault="00000000">
      <w:pPr>
        <w:spacing w:after="120" w:line="276" w:lineRule="auto"/>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14:paraId="17ABB845" w14:textId="77777777" w:rsidR="00DE62AE" w:rsidRDefault="00000000">
      <w:pPr>
        <w:spacing w:after="120" w:line="276" w:lineRule="auto"/>
        <w:rPr>
          <w:rFonts w:ascii="Times New Roman" w:hAnsi="Times New Roman"/>
          <w:b/>
          <w:bCs/>
          <w:sz w:val="26"/>
          <w:szCs w:val="26"/>
        </w:rPr>
      </w:pPr>
      <w:r>
        <w:rPr>
          <w:rFonts w:ascii="Times New Roman" w:hAnsi="Times New Roman"/>
          <w:sz w:val="26"/>
          <w:szCs w:val="26"/>
        </w:rPr>
        <w:t xml:space="preserve">b) Thông báo trúng thầu; </w:t>
      </w:r>
    </w:p>
    <w:p w14:paraId="31C8E22B" w14:textId="77777777" w:rsidR="00DE62AE" w:rsidRDefault="00000000">
      <w:pPr>
        <w:spacing w:after="120" w:line="276" w:lineRule="auto"/>
        <w:rPr>
          <w:rFonts w:ascii="Times New Roman" w:hAnsi="Times New Roman"/>
          <w:b/>
          <w:bCs/>
          <w:sz w:val="26"/>
          <w:szCs w:val="26"/>
        </w:rPr>
      </w:pPr>
      <w:r>
        <w:rPr>
          <w:rFonts w:ascii="Times New Roman" w:hAnsi="Times New Roman"/>
          <w:sz w:val="26"/>
          <w:szCs w:val="26"/>
        </w:rPr>
        <w:t>c) Hồ sơ mời thầu của Bên A và các câu hỏi làm rõ gói thầu;</w:t>
      </w:r>
    </w:p>
    <w:p w14:paraId="029960D2" w14:textId="77777777" w:rsidR="00DE62AE" w:rsidRDefault="00000000">
      <w:pPr>
        <w:spacing w:after="120" w:line="276" w:lineRule="auto"/>
        <w:rPr>
          <w:rFonts w:ascii="Times New Roman" w:hAnsi="Times New Roman"/>
          <w:b/>
          <w:bCs/>
          <w:sz w:val="26"/>
          <w:szCs w:val="26"/>
        </w:rPr>
      </w:pPr>
      <w:r>
        <w:rPr>
          <w:rFonts w:ascii="Times New Roman" w:hAnsi="Times New Roman"/>
          <w:sz w:val="26"/>
          <w:szCs w:val="26"/>
        </w:rPr>
        <w:t>d) Hồ sơ dự thầu của Bên B;</w:t>
      </w:r>
    </w:p>
    <w:p w14:paraId="5123F98E" w14:textId="77777777" w:rsidR="00DE62AE" w:rsidRDefault="00000000">
      <w:pPr>
        <w:spacing w:after="120" w:line="276" w:lineRule="auto"/>
        <w:rPr>
          <w:rFonts w:ascii="Times New Roman" w:hAnsi="Times New Roman"/>
          <w:b/>
          <w:bCs/>
          <w:sz w:val="26"/>
          <w:szCs w:val="26"/>
        </w:rPr>
      </w:pPr>
      <w:r>
        <w:rPr>
          <w:rFonts w:ascii="Times New Roman" w:hAnsi="Times New Roman"/>
          <w:sz w:val="26"/>
          <w:szCs w:val="26"/>
        </w:rPr>
        <w:t>e) Các chỉ dẫn kỹ thuật, các bản vẽ thiết kế kỹ thuật, bản vẽ thi công và các tài liệu Bên A cung cấp cho Bên B trong giai đoạn đấu thầu được đính kèm trong Hợp đồng này.</w:t>
      </w:r>
    </w:p>
    <w:p w14:paraId="6C29AF4D"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w:t>
      </w:r>
      <w:ins w:id="76" w:author="VNCN E&amp;C - Thương thảo 17/10" w:date="2026-10-17T16:00:00Z">
        <w:r>
          <w:rPr>
            <w:rFonts w:ascii="Times New Roman" w:hAnsi="Times New Roman"/>
            <w:sz w:val="26"/>
            <w:szCs w:val="26"/>
          </w:rPr>
          <w:t>khoản</w:t>
        </w:r>
      </w:ins>
      <w:del w:id="77" w:author="VNCN E&amp;C - Thương thảo 17/10" w:date="2026-10-17T16:00:00Z">
        <w:r>
          <w:rPr>
            <w:rFonts w:ascii="Times New Roman" w:hAnsi="Times New Roman"/>
            <w:sz w:val="26"/>
            <w:szCs w:val="26"/>
          </w:rPr>
          <w:delText>khỏan</w:delText>
        </w:r>
      </w:del>
      <w:r>
        <w:rPr>
          <w:rFonts w:ascii="Times New Roman" w:hAnsi="Times New Roman"/>
          <w:sz w:val="26"/>
          <w:szCs w:val="26"/>
        </w:rPr>
        <w:t xml:space="preserve"> a đến khoản e như trên.</w:t>
      </w:r>
    </w:p>
    <w:p w14:paraId="16371157" w14:textId="77777777" w:rsidR="00DE62AE" w:rsidRDefault="00000000">
      <w:pPr>
        <w:spacing w:after="120" w:line="276" w:lineRule="auto"/>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14:paraId="59A0ED87"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3. QUY ĐỊNH CHUNG</w:t>
      </w:r>
    </w:p>
    <w:p w14:paraId="0DC5335B" w14:textId="77777777" w:rsidR="00DE62AE" w:rsidRDefault="00000000">
      <w:pPr>
        <w:spacing w:after="120" w:line="276" w:lineRule="auto"/>
        <w:rPr>
          <w:rFonts w:ascii="Times New Roman" w:hAnsi="Times New Roman"/>
          <w:b/>
          <w:bCs/>
          <w:sz w:val="26"/>
          <w:szCs w:val="26"/>
        </w:rPr>
      </w:pPr>
      <w:r>
        <w:rPr>
          <w:rFonts w:ascii="Times New Roman" w:hAnsi="Times New Roman"/>
          <w:b/>
          <w:bCs/>
          <w:sz w:val="26"/>
          <w:szCs w:val="26"/>
        </w:rPr>
        <w:t>3.1. Luật và ngôn ngữ áp dụng</w:t>
      </w:r>
    </w:p>
    <w:p w14:paraId="614FDF55"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50379F56"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14:paraId="00E88FD2"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3.2. Chuyển nhượng hợp đồng</w:t>
      </w:r>
    </w:p>
    <w:p w14:paraId="74E21C24"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14:paraId="215E7B68"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3.3. Bảo mật</w:t>
      </w:r>
    </w:p>
    <w:p w14:paraId="40B0FA35"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lastRenderedPageBreak/>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14:paraId="607B8A49"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14:paraId="7E74F3D9"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3.4. Tuân thủ pháp luật</w:t>
      </w:r>
    </w:p>
    <w:p w14:paraId="67BBCA29"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14:paraId="2A476A53" w14:textId="77777777" w:rsidR="00DE62AE" w:rsidRDefault="00000000">
      <w:pPr>
        <w:spacing w:after="120" w:line="276" w:lineRule="auto"/>
        <w:jc w:val="both"/>
        <w:rPr>
          <w:ins w:id="78" w:author="VNCN E&amp;C - Thương thảo 17/10" w:date="2026-10-17T16:00:00Z"/>
          <w:rFonts w:ascii="Times New Roman" w:hAnsi="Times New Roman"/>
          <w:sz w:val="26"/>
          <w:szCs w:val="26"/>
        </w:rPr>
      </w:pPr>
      <w:commentRangeStart w:id="79"/>
      <w:ins w:id="80" w:author="VNCN E&amp;C - Thương thảo 17/10" w:date="2026-10-17T16:00:00Z">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ins>
      <w:commentRangeEnd w:id="79"/>
      <w:r>
        <w:rPr>
          <w:rStyle w:val="CommentReference"/>
          <w:rFonts w:ascii="Times New Roman" w:hAnsi="Times New Roman"/>
          <w:sz w:val="26"/>
          <w:szCs w:val="26"/>
        </w:rPr>
        <w:commentReference w:id="79"/>
      </w:r>
    </w:p>
    <w:p w14:paraId="35C33E7D" w14:textId="77777777" w:rsidR="00DE62AE" w:rsidRDefault="00000000">
      <w:pPr>
        <w:spacing w:after="120" w:line="276" w:lineRule="auto"/>
        <w:jc w:val="both"/>
        <w:rPr>
          <w:ins w:id="81" w:author="VNCN E&amp;C - Thương thảo 17/10" w:date="2026-10-17T16:00:00Z"/>
          <w:rFonts w:ascii="Times New Roman" w:hAnsi="Times New Roman"/>
          <w:sz w:val="26"/>
          <w:szCs w:val="26"/>
        </w:rPr>
      </w:pPr>
      <w:ins w:id="82" w:author="VNCN E&amp;C - Thương thảo 17/10" w:date="2026-10-17T16:00:00Z">
        <w:r>
          <w:rPr>
            <w:rFonts w:ascii="Times New Roman" w:hAnsi="Times New Roman"/>
            <w:sz w:val="26"/>
            <w:szCs w:val="26"/>
          </w:rPr>
          <w:t>c) Bên B phải bồi thường toàn bộ thiệt hại, chi phí, tiền phạt mà Bên A phải gánh chịu do Bên B vi phạm pháp luật.</w:t>
        </w:r>
      </w:ins>
    </w:p>
    <w:p w14:paraId="1E41193A" w14:textId="77777777" w:rsidR="00DE62AE" w:rsidRDefault="00000000">
      <w:pPr>
        <w:spacing w:after="120" w:line="276" w:lineRule="auto"/>
        <w:jc w:val="both"/>
        <w:rPr>
          <w:ins w:id="83" w:author="VNCN E&amp;C - Thương thảo 17/10" w:date="2026-10-17T16:00:00Z"/>
          <w:rFonts w:ascii="Times New Roman" w:hAnsi="Times New Roman"/>
          <w:b/>
          <w:bCs/>
          <w:sz w:val="26"/>
          <w:szCs w:val="26"/>
        </w:rPr>
      </w:pPr>
      <w:ins w:id="84" w:author="VNCN E&amp;C - Thương thảo 17/10" w:date="2026-10-17T16:00:00Z">
        <w:r>
          <w:rPr>
            <w:rFonts w:ascii="Times New Roman" w:hAnsi="Times New Roman"/>
            <w:b/>
            <w:bCs/>
            <w:sz w:val="26"/>
            <w:szCs w:val="26"/>
          </w:rPr>
          <w:t>3.5. Khấu trừ giá trị Hợp đồng</w:t>
        </w:r>
      </w:ins>
    </w:p>
    <w:p w14:paraId="42719B6A" w14:textId="77777777" w:rsidR="00DE62AE" w:rsidRDefault="00000000">
      <w:pPr>
        <w:spacing w:after="120" w:line="276" w:lineRule="auto"/>
        <w:jc w:val="both"/>
        <w:rPr>
          <w:ins w:id="85" w:author="VNCN E&amp;C - Thương thảo 17/10" w:date="2026-10-17T16:00:00Z"/>
          <w:rFonts w:ascii="Times New Roman" w:hAnsi="Times New Roman"/>
          <w:sz w:val="26"/>
          <w:szCs w:val="26"/>
        </w:rPr>
      </w:pPr>
      <w:ins w:id="86" w:author="VNCN E&amp;C - Thương thảo 17/10" w:date="2026-10-17T16:00:00Z">
        <w:r>
          <w:rPr>
            <w:rFonts w:ascii="Times New Roman" w:hAnsi="Times New Roman"/>
            <w:sz w:val="26"/>
            <w:szCs w:val="26"/>
          </w:rPr>
          <w:t xml:space="preserve">Chi phí để Bên B thực hiện toàn bộ nghĩa vụ theo đúng biện pháp thi công, hồ sơ thiết kế và Bảng khối lượng </w:t>
        </w:r>
        <w:del w:id="87" w:author="Ngọc Ánh Trương" w:date="2026-10-19T11:02:00Z" w16du:dateUtc="2026-10-19T04:02:00Z">
          <w:r w:rsidDel="0081215C">
            <w:rPr>
              <w:rFonts w:ascii="Times New Roman" w:hAnsi="Times New Roman"/>
              <w:sz w:val="26"/>
              <w:szCs w:val="26"/>
            </w:rPr>
            <w:delText xml:space="preserve">(BOQ) </w:delText>
          </w:r>
        </w:del>
        <w:r>
          <w:rPr>
            <w:rFonts w:ascii="Times New Roman" w:hAnsi="Times New Roman"/>
            <w:sz w:val="26"/>
            <w:szCs w:val="26"/>
          </w:rPr>
          <w:t>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ins>
    </w:p>
    <w:p w14:paraId="1B640714" w14:textId="77777777" w:rsidR="00DE62AE" w:rsidRDefault="00000000">
      <w:pPr>
        <w:spacing w:after="120" w:line="276" w:lineRule="auto"/>
        <w:jc w:val="both"/>
        <w:rPr>
          <w:rFonts w:ascii="Times New Roman" w:hAnsi="Times New Roman"/>
          <w:sz w:val="26"/>
          <w:szCs w:val="26"/>
        </w:rPr>
      </w:pPr>
      <w:commentRangeStart w:id="88"/>
      <w:commentRangeEnd w:id="88"/>
      <w:r>
        <w:rPr>
          <w:rStyle w:val="CommentReference"/>
          <w:rFonts w:ascii="Times New Roman" w:hAnsi="Times New Roman"/>
          <w:sz w:val="26"/>
          <w:szCs w:val="26"/>
        </w:rPr>
        <w:commentReference w:id="88"/>
      </w:r>
    </w:p>
    <w:p w14:paraId="5A7B96FC"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3.6. Thông báo</w:t>
      </w:r>
    </w:p>
    <w:p w14:paraId="525C20C8"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p>
    <w:p w14:paraId="33626D54"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3.7. Tài liệu tham chiếu</w:t>
      </w:r>
    </w:p>
    <w:p w14:paraId="6208ECBB"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0B6EAB23"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 xml:space="preserve">Điều 4. NỘI DUNG CÔNG VIỆC </w:t>
      </w:r>
    </w:p>
    <w:p w14:paraId="2FA81217"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4.1. Nội dung công việc</w:t>
      </w:r>
    </w:p>
    <w:p w14:paraId="5DCAD4EB"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14:paraId="49573009" w14:textId="77777777" w:rsidR="00DE62AE" w:rsidDel="00605D72" w:rsidRDefault="00000000">
      <w:pPr>
        <w:spacing w:after="120" w:line="276" w:lineRule="auto"/>
        <w:jc w:val="both"/>
        <w:rPr>
          <w:del w:id="89" w:author="Ngọc Ánh Trương" w:date="2026-10-19T11:15:00Z" w16du:dateUtc="2026-10-19T04:15:00Z"/>
          <w:rFonts w:ascii="Times New Roman" w:hAnsi="Times New Roman"/>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14:paraId="30DA9BFE" w14:textId="77777777" w:rsidR="00DE62AE" w:rsidRDefault="00000000">
      <w:pPr>
        <w:spacing w:after="120" w:line="276" w:lineRule="auto"/>
        <w:jc w:val="both"/>
        <w:rPr>
          <w:rFonts w:ascii="Times New Roman" w:hAnsi="Times New Roman"/>
          <w:sz w:val="26"/>
          <w:szCs w:val="26"/>
        </w:rPr>
      </w:pPr>
      <w:del w:id="90" w:author="Ngọc Ánh Trương" w:date="2026-10-19T11:15:00Z" w16du:dateUtc="2026-10-19T04:15:00Z">
        <w:r w:rsidDel="00605D72">
          <w:rPr>
            <w:rFonts w:ascii="Times New Roman" w:hAnsi="Times New Roman"/>
            <w:b/>
            <w:bCs/>
            <w:sz w:val="26"/>
            <w:szCs w:val="26"/>
          </w:rPr>
          <w:delText>4.1.1.</w:delText>
        </w:r>
        <w:commentRangeStart w:id="91"/>
        <w:r w:rsidDel="00605D72">
          <w:rPr>
            <w:rFonts w:ascii="Times New Roman" w:hAnsi="Times New Roman"/>
            <w:sz w:val="26"/>
            <w:szCs w:val="26"/>
          </w:rPr>
          <w:delText>.</w:delText>
        </w:r>
      </w:del>
      <w:commentRangeEnd w:id="91"/>
      <w:r>
        <w:rPr>
          <w:rStyle w:val="CommentReference"/>
          <w:rFonts w:ascii="Times New Roman" w:hAnsi="Times New Roman"/>
          <w:sz w:val="26"/>
          <w:szCs w:val="26"/>
        </w:rPr>
        <w:commentReference w:id="91"/>
      </w:r>
    </w:p>
    <w:p w14:paraId="6DACFE3E" w14:textId="02CE12B1" w:rsidR="00DE62AE" w:rsidRDefault="00000000">
      <w:pPr>
        <w:spacing w:after="120" w:line="276" w:lineRule="auto"/>
        <w:jc w:val="both"/>
        <w:rPr>
          <w:rFonts w:ascii="Times New Roman" w:hAnsi="Times New Roman"/>
          <w:sz w:val="26"/>
          <w:szCs w:val="26"/>
        </w:rPr>
      </w:pPr>
      <w:r>
        <w:rPr>
          <w:rFonts w:ascii="Times New Roman" w:hAnsi="Times New Roman"/>
          <w:b/>
          <w:bCs/>
          <w:sz w:val="26"/>
          <w:szCs w:val="26"/>
        </w:rPr>
        <w:t>4.</w:t>
      </w:r>
      <w:ins w:id="92" w:author="Ngọc Ánh Trương" w:date="2026-10-19T11:15:00Z" w16du:dateUtc="2026-10-19T04:15:00Z">
        <w:r w:rsidR="00605D72">
          <w:rPr>
            <w:rFonts w:ascii="Times New Roman" w:hAnsi="Times New Roman"/>
            <w:b/>
            <w:bCs/>
            <w:sz w:val="26"/>
            <w:szCs w:val="26"/>
          </w:rPr>
          <w:t xml:space="preserve">2. </w:t>
        </w:r>
      </w:ins>
      <w:del w:id="93" w:author="Ngọc Ánh Trương" w:date="2026-10-19T11:15:00Z" w16du:dateUtc="2026-10-19T04:15:00Z">
        <w:r w:rsidDel="00605D72">
          <w:rPr>
            <w:rFonts w:ascii="Times New Roman" w:hAnsi="Times New Roman"/>
            <w:b/>
            <w:bCs/>
            <w:sz w:val="26"/>
            <w:szCs w:val="26"/>
          </w:rPr>
          <w:delText xml:space="preserve">1.2. </w:delText>
        </w:r>
      </w:del>
      <w:r>
        <w:rPr>
          <w:rFonts w:ascii="Times New Roman" w:hAnsi="Times New Roman"/>
          <w:b/>
          <w:bCs/>
          <w:sz w:val="26"/>
          <w:szCs w:val="26"/>
        </w:rPr>
        <w:t>Phối hợp với Nhà thầu thi công công tác đất. Bên B có nghĩa vụ:</w:t>
      </w:r>
    </w:p>
    <w:p w14:paraId="20A287E3"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14:paraId="1643D095"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14:paraId="42A591AF"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14:paraId="64D2D132"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14:paraId="06B05737"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14:paraId="360E899C" w14:textId="77777777" w:rsidR="00DE62AE" w:rsidRDefault="00000000">
      <w:pPr>
        <w:spacing w:after="120" w:line="276" w:lineRule="auto"/>
        <w:jc w:val="both"/>
        <w:rPr>
          <w:rFonts w:ascii="Times New Roman" w:hAnsi="Times New Roman"/>
          <w:sz w:val="26"/>
          <w:szCs w:val="26"/>
          <w:highlight w:val="yellow"/>
        </w:rPr>
      </w:pPr>
      <w:commentRangeStart w:id="94"/>
      <w:r>
        <w:rPr>
          <w:rFonts w:ascii="Times New Roman" w:hAnsi="Times New Roman"/>
          <w:b/>
          <w:bCs/>
          <w:sz w:val="26"/>
          <w:szCs w:val="26"/>
          <w:highlight w:val="yellow"/>
        </w:rPr>
        <w:t>Chậm trễ của Nhà thầu khác</w:t>
      </w:r>
      <w:ins w:id="95" w:author="VNCN E&amp;C - Thương thảo 17/10" w:date="2026-10-17T16:00:00Z">
        <w:r>
          <w:rPr>
            <w:rFonts w:ascii="Times New Roman" w:hAnsi="Times New Roman"/>
            <w:b/>
            <w:bCs/>
            <w:sz w:val="26"/>
            <w:szCs w:val="26"/>
          </w:rPr>
          <w:t xml:space="preserve"> được xử lý theo Điều 15.1 điểm c (</w:t>
        </w:r>
      </w:ins>
      <w:del w:id="96" w:author="VNCN E&amp;C - Thương thảo 17/10" w:date="2026-10-17T16:00:00Z">
        <w:r>
          <w:rPr>
            <w:rFonts w:ascii="Times New Roman" w:hAnsi="Times New Roman"/>
            <w:b/>
            <w:bCs/>
            <w:sz w:val="26"/>
            <w:szCs w:val="26"/>
            <w:highlight w:val="yellow"/>
          </w:rPr>
          <w:delText xml:space="preserve">  là căn cứ để Bên A </w:delText>
        </w:r>
      </w:del>
      <w:r>
        <w:rPr>
          <w:rFonts w:ascii="Times New Roman" w:hAnsi="Times New Roman"/>
          <w:b/>
          <w:bCs/>
          <w:sz w:val="26"/>
          <w:szCs w:val="26"/>
          <w:highlight w:val="yellow"/>
        </w:rPr>
        <w:t>gia hạn</w:t>
      </w:r>
      <w:ins w:id="97" w:author="VNCN E&amp;C - Thương thảo 17/10" w:date="2026-10-17T16:00:00Z">
        <w:r>
          <w:rPr>
            <w:rFonts w:ascii="Times New Roman" w:hAnsi="Times New Roman"/>
            <w:b/>
            <w:bCs/>
            <w:sz w:val="26"/>
            <w:szCs w:val="26"/>
          </w:rPr>
          <w:t>) và Điều 17.1 điểm c (</w:t>
        </w:r>
      </w:ins>
      <w:del w:id="98" w:author="VNCN E&amp;C - Thương thảo 17/10" w:date="2026-10-17T16:00:00Z">
        <w:r>
          <w:rPr>
            <w:rFonts w:ascii="Times New Roman" w:hAnsi="Times New Roman"/>
            <w:b/>
            <w:bCs/>
            <w:sz w:val="26"/>
            <w:szCs w:val="26"/>
            <w:highlight w:val="yellow"/>
          </w:rPr>
          <w:delText xml:space="preserve"> thời gian tương ứng căn cứ theo tiến độ của Bên B được Bên A phê duyệt. Bên A phải thanh toán toàn bộ </w:delText>
        </w:r>
      </w:del>
      <w:r>
        <w:rPr>
          <w:rFonts w:ascii="Times New Roman" w:hAnsi="Times New Roman"/>
          <w:b/>
          <w:bCs/>
          <w:sz w:val="26"/>
          <w:szCs w:val="26"/>
          <w:highlight w:val="yellow"/>
        </w:rPr>
        <w:t xml:space="preserve">chi phí </w:t>
      </w:r>
      <w:del w:id="99" w:author="VNCN E&amp;C - Thương thảo 17/10" w:date="2026-10-17T16:00:00Z">
        <w:r>
          <w:rPr>
            <w:rFonts w:ascii="Times New Roman" w:hAnsi="Times New Roman"/>
            <w:b/>
            <w:bCs/>
            <w:sz w:val="26"/>
            <w:szCs w:val="26"/>
            <w:highlight w:val="yellow"/>
          </w:rPr>
          <w:delText xml:space="preserve">phát sinh do </w:delText>
        </w:r>
      </w:del>
      <w:r>
        <w:rPr>
          <w:rFonts w:ascii="Times New Roman" w:hAnsi="Times New Roman"/>
          <w:b/>
          <w:bCs/>
          <w:sz w:val="26"/>
          <w:szCs w:val="26"/>
          <w:highlight w:val="yellow"/>
        </w:rPr>
        <w:t>dừng chờ</w:t>
      </w:r>
      <w:ins w:id="100" w:author="VNCN E&amp;C - Thương thảo 17/10" w:date="2026-10-17T16:00:00Z">
        <w:r>
          <w:rPr>
            <w:rFonts w:ascii="Times New Roman" w:hAnsi="Times New Roman"/>
            <w:b/>
            <w:bCs/>
            <w:sz w:val="26"/>
            <w:szCs w:val="26"/>
          </w:rPr>
          <w:t>)</w:t>
        </w:r>
      </w:ins>
      <w:del w:id="101" w:author="VNCN E&amp;C - Thương thảo 17/10" w:date="2026-10-17T16:00:00Z">
        <w:r>
          <w:rPr>
            <w:rFonts w:ascii="Times New Roman" w:hAnsi="Times New Roman"/>
            <w:b/>
            <w:bCs/>
            <w:sz w:val="26"/>
            <w:szCs w:val="26"/>
            <w:highlight w:val="yellow"/>
          </w:rPr>
          <w:delText xml:space="preserve"> do ảnh hưởng việc chậm trễ từ các nhà thầu khác của Bên A</w:delText>
        </w:r>
      </w:del>
      <w:r>
        <w:rPr>
          <w:rFonts w:ascii="Times New Roman" w:hAnsi="Times New Roman"/>
          <w:b/>
          <w:bCs/>
          <w:sz w:val="26"/>
          <w:szCs w:val="26"/>
          <w:highlight w:val="yellow"/>
        </w:rPr>
        <w:t>.</w:t>
      </w:r>
      <w:commentRangeEnd w:id="94"/>
      <w:r>
        <w:rPr>
          <w:rStyle w:val="CommentReference"/>
          <w:rFonts w:ascii="Times New Roman" w:hAnsi="Times New Roman"/>
          <w:sz w:val="26"/>
          <w:szCs w:val="26"/>
          <w:highlight w:val="yellow"/>
        </w:rPr>
        <w:commentReference w:id="94"/>
      </w:r>
    </w:p>
    <w:p w14:paraId="3ACA7DE4" w14:textId="77777777" w:rsidR="00DE62AE" w:rsidRDefault="00000000">
      <w:pPr>
        <w:widowControl w:val="0"/>
        <w:spacing w:after="120" w:line="276" w:lineRule="auto"/>
        <w:jc w:val="both"/>
        <w:rPr>
          <w:rFonts w:ascii="Times New Roman" w:hAnsi="Times New Roman"/>
          <w:sz w:val="26"/>
          <w:szCs w:val="26"/>
          <w:highlight w:val="yellow"/>
        </w:rPr>
      </w:pPr>
      <w:r>
        <w:rPr>
          <w:rFonts w:ascii="Times New Roman" w:hAnsi="Times New Roman"/>
          <w:b/>
          <w:bCs/>
          <w:sz w:val="26"/>
          <w:szCs w:val="26"/>
          <w:highlight w:val="yellow"/>
        </w:rPr>
        <w:t>4.3.</w:t>
      </w:r>
      <w:r>
        <w:rPr>
          <w:rFonts w:ascii="Times New Roman" w:hAnsi="Times New Roman"/>
          <w:sz w:val="26"/>
          <w:szCs w:val="26"/>
          <w:highlight w:val="yellow"/>
        </w:rPr>
        <w:t xml:space="preserve"> Bên B phải thi công đúng Hồ sơ thiết kế, Chỉ dẫn kỹ thuật, yêu cầu của Chủ đầu tư, Tư vấn giám sát và chỉ dẫn của Bên A</w:t>
      </w:r>
      <w:del w:id="102" w:author="VNCN E&amp;C - Thương thảo 17/10" w:date="2026-10-17T16:00:00Z">
        <w:r>
          <w:rPr>
            <w:rFonts w:ascii="Times New Roman" w:hAnsi="Times New Roman"/>
            <w:sz w:val="26"/>
            <w:szCs w:val="26"/>
            <w:highlight w:val="yellow"/>
          </w:rPr>
          <w:delText>; Bên B có nghĩa vụ sửa chữa mọi sai sót thuộc phạm vi công việc của mình bằng chi phí của Bên B</w:delText>
        </w:r>
      </w:del>
      <w:r>
        <w:rPr>
          <w:rFonts w:ascii="Times New Roman" w:hAnsi="Times New Roman"/>
          <w:sz w:val="26"/>
          <w:szCs w:val="26"/>
          <w:highlight w:val="yellow"/>
        </w:rPr>
        <w:t>.</w:t>
      </w:r>
    </w:p>
    <w:p w14:paraId="054C7A2F" w14:textId="77777777" w:rsidR="00DE62AE" w:rsidRDefault="00000000">
      <w:pPr>
        <w:spacing w:after="120" w:line="276" w:lineRule="auto"/>
        <w:jc w:val="both"/>
        <w:rPr>
          <w:rFonts w:ascii="Times New Roman" w:hAnsi="Times New Roman"/>
          <w:sz w:val="26"/>
          <w:szCs w:val="26"/>
        </w:rPr>
      </w:pPr>
      <w:r>
        <w:rPr>
          <w:rFonts w:ascii="Times New Roman" w:hAnsi="Times New Roman"/>
          <w:b/>
          <w:bCs/>
          <w:sz w:val="26"/>
          <w:szCs w:val="26"/>
          <w:highlight w:val="yellow"/>
        </w:rPr>
        <w:t>4.4.</w:t>
      </w:r>
      <w:r>
        <w:rPr>
          <w:rFonts w:ascii="Times New Roman" w:hAnsi="Times New Roman"/>
          <w:sz w:val="26"/>
          <w:szCs w:val="26"/>
          <w:highlight w:val="yellow"/>
        </w:rPr>
        <w:t xml:space="preserve"> Trong phạm vi công việc của Hợp đồng, Bên B có nghĩa vụ tuân thủ các yêu cầu của Hồ sơ thiết kế, Chỉ dẫn kỹ thuật và chỉ dẫn hợp pháp của Chủ đầu tư, Tư vấn giám sát, Bên A.</w:t>
      </w:r>
      <w:del w:id="103" w:author="VNCN E&amp;C - Thương thảo 17/10" w:date="2026-10-17T16:00:00Z">
        <w:r>
          <w:rPr>
            <w:rFonts w:ascii="Times New Roman" w:hAnsi="Times New Roman"/>
            <w:sz w:val="26"/>
            <w:szCs w:val="26"/>
            <w:highlight w:val="yellow"/>
          </w:rPr>
          <w:delText>.</w:delText>
        </w:r>
      </w:del>
      <w:r>
        <w:rPr>
          <w:rFonts w:ascii="Times New Roman" w:hAnsi="Times New Roman"/>
          <w:sz w:val="26"/>
          <w:szCs w:val="26"/>
          <w:highlight w:val="yellow"/>
        </w:rPr>
        <w:t xml:space="preserve"> Trường hợp do lỗi của Bên B mà Chủ đầu tư từ chối nghiệm thu, giảm trừ thanh toán, yêu cầu sửa chữa, bồi thường </w:t>
      </w:r>
      <w:del w:id="104" w:author="VNCN E&amp;C - Thương thảo 17/10" w:date="2026-10-17T16:00:00Z">
        <w:r>
          <w:rPr>
            <w:rFonts w:ascii="Times New Roman" w:hAnsi="Times New Roman"/>
            <w:sz w:val="26"/>
            <w:szCs w:val="26"/>
            <w:highlight w:val="yellow"/>
          </w:rPr>
          <w:delText xml:space="preserve">hoặc áp dụng chế tài </w:delText>
        </w:r>
      </w:del>
      <w:r>
        <w:rPr>
          <w:rFonts w:ascii="Times New Roman" w:hAnsi="Times New Roman"/>
          <w:sz w:val="26"/>
          <w:szCs w:val="26"/>
          <w:highlight w:val="yellow"/>
        </w:rPr>
        <w:t>đối với Bên A</w:t>
      </w:r>
      <w:ins w:id="105" w:author="VNCN E&amp;C - Thương thảo 17/10" w:date="2026-10-17T16:00:00Z">
        <w:r>
          <w:rPr>
            <w:rFonts w:ascii="Times New Roman" w:hAnsi="Times New Roman"/>
            <w:sz w:val="26"/>
            <w:szCs w:val="26"/>
          </w:rPr>
          <w:t xml:space="preserve"> thì</w:t>
        </w:r>
      </w:ins>
      <w:del w:id="106" w:author="VNCN E&amp;C - Thương thảo 17/10" w:date="2026-10-17T16:00:00Z">
        <w:r>
          <w:rPr>
            <w:rFonts w:ascii="Times New Roman" w:hAnsi="Times New Roman"/>
            <w:sz w:val="26"/>
            <w:szCs w:val="26"/>
            <w:highlight w:val="yellow"/>
          </w:rPr>
          <w:delText>,</w:delText>
        </w:r>
      </w:del>
      <w:r>
        <w:rPr>
          <w:rFonts w:ascii="Times New Roman" w:hAnsi="Times New Roman"/>
          <w:sz w:val="26"/>
          <w:szCs w:val="26"/>
          <w:highlight w:val="yellow"/>
        </w:rPr>
        <w:t xml:space="preserve"> Bên B phải khắc phục </w:t>
      </w:r>
      <w:ins w:id="107" w:author="VNCN E&amp;C - Thương thảo 17/10" w:date="2026-10-17T16:00:00Z">
        <w:r>
          <w:rPr>
            <w:rFonts w:ascii="Times New Roman" w:hAnsi="Times New Roman"/>
            <w:sz w:val="26"/>
            <w:szCs w:val="26"/>
          </w:rPr>
          <w:t>bằng</w:t>
        </w:r>
      </w:ins>
      <w:del w:id="108" w:author="VNCN E&amp;C - Thương thảo 17/10" w:date="2026-10-17T16:00:00Z">
        <w:r>
          <w:rPr>
            <w:rFonts w:ascii="Times New Roman" w:hAnsi="Times New Roman"/>
            <w:sz w:val="26"/>
            <w:szCs w:val="26"/>
            <w:highlight w:val="yellow"/>
          </w:rPr>
          <w:delText>và hoàn trả cho Bên A toàn bộ</w:delText>
        </w:r>
      </w:del>
      <w:r>
        <w:rPr>
          <w:rFonts w:ascii="Times New Roman" w:hAnsi="Times New Roman"/>
          <w:sz w:val="26"/>
          <w:szCs w:val="26"/>
          <w:highlight w:val="yellow"/>
        </w:rPr>
        <w:t xml:space="preserve"> chi phí</w:t>
      </w:r>
      <w:ins w:id="109" w:author="VNCN E&amp;C - Thương thảo 17/10" w:date="2026-10-17T16:00:00Z">
        <w:r>
          <w:rPr>
            <w:rFonts w:ascii="Times New Roman" w:hAnsi="Times New Roman"/>
            <w:sz w:val="26"/>
            <w:szCs w:val="26"/>
          </w:rPr>
          <w:t xml:space="preserve"> của mình và chịu trách nhiệm bồi thường; đối với</w:t>
        </w:r>
      </w:ins>
      <w:del w:id="110" w:author="VNCN E&amp;C - Thương thảo 17/10" w:date="2026-10-17T16:00:00Z">
        <w:r>
          <w:rPr>
            <w:rFonts w:ascii="Times New Roman" w:hAnsi="Times New Roman"/>
            <w:sz w:val="26"/>
            <w:szCs w:val="26"/>
            <w:highlight w:val="yellow"/>
          </w:rPr>
          <w:delText>,</w:delText>
        </w:r>
      </w:del>
      <w:r>
        <w:rPr>
          <w:rFonts w:ascii="Times New Roman" w:hAnsi="Times New Roman"/>
          <w:sz w:val="26"/>
          <w:szCs w:val="26"/>
          <w:highlight w:val="yellow"/>
        </w:rPr>
        <w:t xml:space="preserve"> thiệt</w:t>
      </w:r>
      <w:r>
        <w:rPr>
          <w:rFonts w:ascii="Times New Roman" w:hAnsi="Times New Roman"/>
          <w:sz w:val="26"/>
          <w:szCs w:val="26"/>
        </w:rPr>
        <w:t xml:space="preserve"> hại</w:t>
      </w:r>
      <w:del w:id="111" w:author="VNCN E&amp;C - Thương thảo 17/10" w:date="2026-10-17T16:00:00Z">
        <w:r>
          <w:rPr>
            <w:rFonts w:ascii="Times New Roman" w:hAnsi="Times New Roman"/>
            <w:sz w:val="26"/>
            <w:szCs w:val="26"/>
          </w:rPr>
          <w:delText>, tiền phạt</w:delText>
        </w:r>
      </w:del>
      <w:r>
        <w:rPr>
          <w:rFonts w:ascii="Times New Roman" w:hAnsi="Times New Roman"/>
          <w:sz w:val="26"/>
          <w:szCs w:val="26"/>
        </w:rPr>
        <w:t xml:space="preserve"> phát sinh</w:t>
      </w:r>
      <w:ins w:id="112" w:author="VNCN E&amp;C - Thương thảo 17/10" w:date="2026-10-17T16:00:00Z">
        <w:r>
          <w:rPr>
            <w:rFonts w:ascii="Times New Roman" w:hAnsi="Times New Roman"/>
            <w:sz w:val="26"/>
            <w:szCs w:val="26"/>
          </w:rPr>
          <w:t>, hai bên cùng phối hợp xử lý theo nguyên tắc tại Điều 18</w:t>
        </w:r>
      </w:ins>
      <w:del w:id="113" w:author="VNCN E&amp;C - Thương thảo 17/10" w:date="2026-10-17T16:00:00Z">
        <w:r>
          <w:rPr>
            <w:rFonts w:ascii="Times New Roman" w:hAnsi="Times New Roman"/>
            <w:sz w:val="26"/>
            <w:szCs w:val="26"/>
          </w:rPr>
          <w:delText xml:space="preserve"> tương ứng</w:delText>
        </w:r>
      </w:del>
      <w:r>
        <w:rPr>
          <w:rFonts w:ascii="Times New Roman" w:hAnsi="Times New Roman"/>
          <w:sz w:val="26"/>
          <w:szCs w:val="26"/>
        </w:rPr>
        <w:t>.</w:t>
      </w:r>
    </w:p>
    <w:p w14:paraId="61F81532" w14:textId="77777777" w:rsidR="00DE62AE" w:rsidRDefault="00000000">
      <w:pPr>
        <w:tabs>
          <w:tab w:val="left" w:pos="720"/>
        </w:tabs>
        <w:spacing w:after="120" w:line="276" w:lineRule="auto"/>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14:paraId="0551FAE1"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5. YÊU CẦU VỀ CHẤT LƯỢNG, KỸ THUẬT</w:t>
      </w:r>
    </w:p>
    <w:p w14:paraId="351249CE" w14:textId="77777777" w:rsidR="00DE62AE"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14:paraId="19A622EE" w14:textId="77777777" w:rsidR="00DE62AE"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14:paraId="1596B5B1" w14:textId="77777777" w:rsidR="00DE62AE"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14:paraId="51C507BD" w14:textId="77777777" w:rsidR="00DE62AE"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14:paraId="0EC6BF98" w14:textId="77777777" w:rsidR="00DE62AE"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14:paraId="79B0ED34" w14:textId="77777777" w:rsidR="00DE62AE"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14:paraId="1388CC92" w14:textId="77777777" w:rsidR="00DE62AE" w:rsidRDefault="00000000">
      <w:pPr>
        <w:widowControl w:val="0"/>
        <w:spacing w:after="120" w:line="276" w:lineRule="auto"/>
        <w:jc w:val="both"/>
        <w:textAlignment w:val="baseline"/>
        <w:rPr>
          <w:del w:id="114" w:author="VNCN E&amp;C - Thương thảo 17/10" w:date="2026-10-17T16:00:00Z"/>
          <w:rFonts w:ascii="Times New Roman" w:hAnsi="Times New Roman"/>
          <w:sz w:val="26"/>
          <w:szCs w:val="26"/>
        </w:rPr>
      </w:pPr>
      <w:commentRangeStart w:id="115"/>
      <w:del w:id="116" w:author="VNCN E&amp;C - Thương thảo 17/10" w:date="2026-10-17T16:00:00Z">
        <w:r>
          <w:rPr>
            <w:rFonts w:ascii="Times New Roman" w:hAnsi="Times New Roman"/>
            <w:b/>
            <w:bCs/>
            <w:sz w:val="26"/>
            <w:szCs w:val="26"/>
          </w:rPr>
          <w:delText>5.7.</w:delText>
        </w:r>
        <w:r>
          <w:rPr>
            <w:rFonts w:ascii="Times New Roman" w:hAnsi="Times New Roman"/>
            <w:sz w:val="26"/>
            <w:szCs w:val="26"/>
          </w:rPr>
          <w:delTex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delText>
        </w:r>
      </w:del>
      <w:commentRangeEnd w:id="115"/>
      <w:r>
        <w:rPr>
          <w:rStyle w:val="CommentReference"/>
          <w:rFonts w:ascii="Times New Roman" w:hAnsi="Times New Roman"/>
          <w:sz w:val="26"/>
          <w:szCs w:val="26"/>
        </w:rPr>
        <w:commentReference w:id="115"/>
      </w:r>
    </w:p>
    <w:p w14:paraId="204259EC" w14:textId="77777777" w:rsidR="00DE62AE" w:rsidRDefault="00000000">
      <w:pPr>
        <w:widowControl w:val="0"/>
        <w:spacing w:after="120" w:line="276" w:lineRule="auto"/>
        <w:jc w:val="both"/>
        <w:textAlignment w:val="baseline"/>
        <w:rPr>
          <w:del w:id="117" w:author="VNCN E&amp;C - Thương thảo 17/10" w:date="2026-10-17T16:00:00Z"/>
          <w:rFonts w:ascii="Times New Roman" w:hAnsi="Times New Roman"/>
          <w:sz w:val="26"/>
          <w:szCs w:val="26"/>
        </w:rPr>
      </w:pPr>
      <w:del w:id="118" w:author="VNCN E&amp;C - Thương thảo 17/10" w:date="2026-10-17T16:00:00Z">
        <w:r>
          <w:rPr>
            <w:rFonts w:ascii="Times New Roman" w:hAnsi="Times New Roman"/>
            <w:b/>
            <w:bCs/>
            <w:sz w:val="26"/>
            <w:szCs w:val="26"/>
          </w:rPr>
          <w:delText>5.8.</w:delText>
        </w:r>
        <w:r>
          <w:rPr>
            <w:rFonts w:ascii="Times New Roman" w:hAnsi="Times New Roman"/>
            <w:sz w:val="26"/>
            <w:szCs w:val="26"/>
          </w:rPr>
          <w:delText xml:space="preserve"> Bên B chịu trách nhiệm hoàn thành công việc của Hợp đồng bằng chi phí của mình đến khi bàn giao Hạng mục công trình và hoàn thành nghĩa vụ bảo hành.</w:delText>
        </w:r>
      </w:del>
    </w:p>
    <w:p w14:paraId="2C807A4B" w14:textId="77777777" w:rsidR="00DE62AE" w:rsidRDefault="00000000">
      <w:pPr>
        <w:widowControl w:val="0"/>
        <w:spacing w:after="120" w:line="276" w:lineRule="auto"/>
        <w:jc w:val="both"/>
        <w:textAlignment w:val="baseline"/>
        <w:rPr>
          <w:del w:id="119" w:author="VNCN E&amp;C - Thương thảo 17/10" w:date="2026-10-17T16:00:00Z"/>
          <w:rFonts w:ascii="Times New Roman" w:hAnsi="Times New Roman"/>
          <w:sz w:val="26"/>
          <w:szCs w:val="26"/>
        </w:rPr>
      </w:pPr>
      <w:del w:id="120" w:author="VNCN E&amp;C - Thương thảo 17/10" w:date="2026-10-17T16:00:00Z">
        <w:r>
          <w:rPr>
            <w:rFonts w:ascii="Times New Roman" w:hAnsi="Times New Roman"/>
            <w:b/>
            <w:bCs/>
            <w:sz w:val="26"/>
            <w:szCs w:val="26"/>
          </w:rPr>
          <w:delText>5.9.</w:delText>
        </w:r>
        <w:r>
          <w:rPr>
            <w:rFonts w:ascii="Times New Roman" w:hAnsi="Times New Roman"/>
            <w:sz w:val="26"/>
            <w:szCs w:val="26"/>
          </w:rPr>
          <w:delText xml:space="preserve"> Mọi tổn thất, hư hỏng đối với Hạng mục công trình, người lao động, vật liệu, máy móc, thiết bị phát sinh do lỗi của Bên B thì Bên B phải sửa chữa, khắc phục, bồi thường bằng chi phí của mình.</w:delText>
        </w:r>
      </w:del>
    </w:p>
    <w:p w14:paraId="57E06BA2" w14:textId="77777777" w:rsidR="00DE62AE" w:rsidRDefault="00000000">
      <w:pPr>
        <w:widowControl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w:t>
      </w:r>
      <w:ins w:id="121" w:author="VNCN E&amp;C - Thương thảo 17/10" w:date="2026-10-17T16:00:00Z">
        <w:r>
          <w:rPr>
            <w:rFonts w:ascii="Times New Roman" w:hAnsi="Times New Roman"/>
            <w:b/>
            <w:bCs/>
            <w:sz w:val="26"/>
            <w:szCs w:val="26"/>
          </w:rPr>
          <w:t>7</w:t>
        </w:r>
      </w:ins>
      <w:del w:id="122" w:author="VNCN E&amp;C - Thương thảo 17/10" w:date="2026-10-17T16:00:00Z">
        <w:r>
          <w:rPr>
            <w:rFonts w:ascii="Times New Roman" w:hAnsi="Times New Roman"/>
            <w:b/>
            <w:bCs/>
            <w:sz w:val="26"/>
            <w:szCs w:val="26"/>
          </w:rPr>
          <w:delText>10</w:delText>
        </w:r>
      </w:del>
      <w:r>
        <w:rPr>
          <w:rFonts w:ascii="Times New Roman" w:hAnsi="Times New Roman"/>
          <w:b/>
          <w:bCs/>
          <w:sz w:val="26"/>
          <w:szCs w:val="26"/>
        </w:rPr>
        <w:t xml:space="preserve">. </w:t>
      </w:r>
      <w:r>
        <w:rPr>
          <w:rFonts w:ascii="Times New Roman" w:hAnsi="Times New Roman"/>
          <w:sz w:val="26"/>
          <w:szCs w:val="26"/>
        </w:rPr>
        <w:t>Bên B chịu trách nhiệm về chất lượng công tác chống thấm phần ngầm. Trước khi nghiệm thu, Bên B phải thực hiện thí nghiệm</w:t>
      </w:r>
      <w:del w:id="123" w:author="VNCN E&amp;C - Thương thảo 17/10" w:date="2026-10-17T16:00:00Z">
        <w:r>
          <w:rPr>
            <w:rFonts w:ascii="Times New Roman" w:hAnsi="Times New Roman"/>
            <w:sz w:val="26"/>
            <w:szCs w:val="26"/>
          </w:rPr>
          <w:delText>,</w:delText>
        </w:r>
      </w:del>
      <w:r>
        <w:rPr>
          <w:rFonts w:ascii="Times New Roman" w:hAnsi="Times New Roman"/>
          <w:sz w:val="26"/>
          <w:szCs w:val="26"/>
        </w:rPr>
        <w:t xml:space="preserve"> (ngâm nước) theo Chỉ dẫn kỹ thuật và yêu cầu của Bên A; mọi vị trí thấm, rò rỉ phát hiện trong thời gian thi công và bảo hành phải được Bên B xử lý bằng chi phí của mình.</w:t>
      </w:r>
    </w:p>
    <w:p w14:paraId="578DFE44"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6. NGHIỆM THU VÀ BÀN GIAO HẠNG MỤC CÔNG TRÌNH</w:t>
      </w:r>
    </w:p>
    <w:p w14:paraId="7D605D6D" w14:textId="77777777" w:rsidR="00DE62AE"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6.1. Nghiệm thu:</w:t>
      </w:r>
    </w:p>
    <w:p w14:paraId="74ED1FEC"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14:paraId="47EE8E5B" w14:textId="77777777" w:rsidR="00DE62AE"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14:paraId="25D80902" w14:textId="77777777" w:rsidR="00DE62AE"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14:paraId="6BDE644C"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w:t>
      </w:r>
      <w:r>
        <w:rPr>
          <w:rFonts w:ascii="Times New Roman" w:hAnsi="Times New Roman"/>
          <w:sz w:val="26"/>
          <w:szCs w:val="26"/>
        </w:rPr>
        <w:lastRenderedPageBreak/>
        <w:t>khuất phải được nghiệm thu và lập bản vẽ hoàn công trước khi thi công công việc tiếp theo; công việc bị che khuất khi chưa được nghiệm thu bị coi là không được chấp nhận.</w:t>
      </w:r>
    </w:p>
    <w:p w14:paraId="4DBA97E4" w14:textId="4B757D3A"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w:t>
      </w:r>
      <w:ins w:id="124" w:author="Ngọc Ánh Trương" w:date="2026-10-19T11:16:00Z" w16du:dateUtc="2026-10-19T04:16:00Z">
        <w:r w:rsidR="00605D72">
          <w:rPr>
            <w:rFonts w:ascii="Times New Roman" w:hAnsi="Times New Roman"/>
            <w:sz w:val="26"/>
            <w:szCs w:val="26"/>
          </w:rPr>
          <w:t>8</w:t>
        </w:r>
      </w:ins>
      <w:del w:id="125" w:author="Ngọc Ánh Trương" w:date="2026-10-19T11:16:00Z" w16du:dateUtc="2026-10-19T04:16:00Z">
        <w:r w:rsidDel="00605D72">
          <w:rPr>
            <w:rFonts w:ascii="Times New Roman" w:hAnsi="Times New Roman"/>
            <w:sz w:val="26"/>
            <w:szCs w:val="26"/>
          </w:rPr>
          <w:delText>6</w:delText>
        </w:r>
      </w:del>
      <w:r>
        <w:rPr>
          <w:rFonts w:ascii="Times New Roman" w:hAnsi="Times New Roman"/>
          <w:sz w:val="26"/>
          <w:szCs w:val="26"/>
        </w:rPr>
        <w:t xml:space="preserve"> bộ.</w:t>
      </w:r>
    </w:p>
    <w:p w14:paraId="0A61EF68" w14:textId="77777777" w:rsidR="00DE62AE"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14:paraId="6A2A19A2"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a) Điều kiện bàn giao: </w:t>
      </w:r>
    </w:p>
    <w:p w14:paraId="6C26462C"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135EFC86" w14:textId="77777777"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14:paraId="3E0A61F1" w14:textId="5177CACE" w:rsidR="00DE62AE" w:rsidRDefault="00000000">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w:t>
      </w:r>
      <w:del w:id="126" w:author="VNCN E&amp;C - Thương thảo 17/10" w:date="2026-10-17T16:00:00Z">
        <w:r>
          <w:rPr>
            <w:rFonts w:ascii="Times New Roman" w:hAnsi="Times New Roman"/>
            <w:sz w:val="26"/>
            <w:szCs w:val="26"/>
          </w:rPr>
          <w:delText>, chất lượng trong vòng 30 ngày sau khi ký biên bản bàn giao</w:delText>
        </w:r>
      </w:del>
      <w:ins w:id="127" w:author="Ngọc Ánh Trương" w:date="2026-10-19T11:17:00Z" w16du:dateUtc="2026-10-19T04:17:00Z">
        <w:r w:rsidR="00605D72">
          <w:rPr>
            <w:rFonts w:ascii="Times New Roman" w:hAnsi="Times New Roman"/>
            <w:sz w:val="26"/>
            <w:szCs w:val="26"/>
          </w:rPr>
          <w:t>, hồ sơ chất lượng.</w:t>
        </w:r>
      </w:ins>
      <w:del w:id="128" w:author="Ngọc Ánh Trương" w:date="2026-10-19T11:17:00Z" w16du:dateUtc="2026-10-19T04:17:00Z">
        <w:r w:rsidDel="00605D72">
          <w:rPr>
            <w:rFonts w:ascii="Times New Roman" w:hAnsi="Times New Roman"/>
            <w:sz w:val="26"/>
            <w:szCs w:val="26"/>
          </w:rPr>
          <w:delText>.</w:delText>
        </w:r>
      </w:del>
    </w:p>
    <w:p w14:paraId="2F5C3C69" w14:textId="77777777" w:rsidR="00DE62AE"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14:paraId="0086442B" w14:textId="77777777" w:rsidR="00DE62AE" w:rsidRDefault="00000000">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14:paraId="39F1C5B1" w14:textId="77777777" w:rsidR="00DE62AE" w:rsidRDefault="00000000">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w:t>
      </w:r>
      <w:ins w:id="129" w:author="VNCN E&amp;C - Thương thảo 17/10" w:date="2026-10-17T16:00:00Z">
        <w:r>
          <w:rPr>
            <w:rFonts w:ascii="Times New Roman" w:hAnsi="Times New Roman"/>
            <w:sz w:val="26"/>
            <w:szCs w:val="26"/>
            <w:lang w:val="en-US" w:eastAsia="en-US"/>
          </w:rPr>
          <w:t xml:space="preserve"> xử lý theo Điều 18.4.</w:t>
        </w:r>
      </w:ins>
      <w:del w:id="130" w:author="VNCN E&amp;C - Thương thảo 17/10" w:date="2026-10-17T16:00:00Z">
        <w:r>
          <w:rPr>
            <w:rFonts w:ascii="Times New Roman" w:hAnsi="Times New Roman"/>
            <w:sz w:val="26"/>
            <w:szCs w:val="26"/>
            <w:lang w:val="en-US" w:eastAsia="en-US"/>
          </w:rPr>
          <w:delText>/hoặc tự thực hiện hoặc thuê Nhà thầu khác thực hiện; toàn bộ chi phí phát sinh được khấu trừ vào giá trị thanh toán của Bên B.</w:delText>
        </w:r>
      </w:del>
    </w:p>
    <w:p w14:paraId="0B39E741" w14:textId="77777777" w:rsidR="00DE62AE"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14:paraId="47696049" w14:textId="77777777" w:rsidR="00DE62AE"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14:paraId="309FA8C9"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7. TIẾN ĐỘ THỰC HIỆN HỢP ĐỒNG</w:t>
      </w:r>
    </w:p>
    <w:p w14:paraId="781AFFCE"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 xml:space="preserve">7.1. Tiến độ thực hiện </w:t>
      </w:r>
    </w:p>
    <w:p w14:paraId="3ED48B68" w14:textId="77777777" w:rsidR="00DE62AE" w:rsidDel="00605D72" w:rsidRDefault="00000000">
      <w:pPr>
        <w:tabs>
          <w:tab w:val="left" w:pos="709"/>
        </w:tabs>
        <w:spacing w:after="120" w:line="276" w:lineRule="auto"/>
        <w:jc w:val="both"/>
        <w:rPr>
          <w:del w:id="131" w:author="Ngọc Ánh Trương" w:date="2026-10-19T11:18:00Z" w16du:dateUtc="2026-10-19T04:18:00Z"/>
          <w:rFonts w:ascii="Times New Roman" w:hAnsi="Times New Roman"/>
          <w:sz w:val="26"/>
          <w:szCs w:val="26"/>
          <w:highlight w:val="yellow"/>
        </w:rPr>
      </w:pPr>
      <w:r>
        <w:rPr>
          <w:rFonts w:ascii="Times New Roman" w:hAnsi="Times New Roman"/>
          <w:sz w:val="26"/>
          <w:szCs w:val="26"/>
        </w:rPr>
        <w:t xml:space="preserve">a) </w:t>
      </w:r>
      <w:del w:id="132" w:author="Ngọc Ánh Trương" w:date="2026-10-19T11:18:00Z" w16du:dateUtc="2026-10-19T04:18:00Z">
        <w:r w:rsidDel="00605D72">
          <w:rPr>
            <w:rFonts w:ascii="Times New Roman" w:hAnsi="Times New Roman"/>
            <w:sz w:val="26"/>
            <w:szCs w:val="26"/>
          </w:rPr>
          <w:delText>Tiến độ thực hiện Hợp đồng gồm các mốc bắt buộc sau, làm căn cứ xác định vi phạm và phạt chậm tiến độ:</w:delText>
        </w:r>
      </w:del>
    </w:p>
    <w:p w14:paraId="7AF4DB23" w14:textId="57E80B80" w:rsidR="00DE62AE" w:rsidDel="00605D72" w:rsidRDefault="00000000">
      <w:pPr>
        <w:spacing w:after="120" w:line="276" w:lineRule="auto"/>
        <w:jc w:val="both"/>
        <w:rPr>
          <w:del w:id="133" w:author="Ngọc Ánh Trương" w:date="2026-10-19T11:17:00Z" w16du:dateUtc="2026-10-19T04:17:00Z"/>
          <w:rFonts w:ascii="Times New Roman" w:hAnsi="Times New Roman"/>
          <w:sz w:val="26"/>
          <w:szCs w:val="26"/>
        </w:rPr>
      </w:pPr>
      <w:commentRangeStart w:id="134"/>
      <w:del w:id="135" w:author="Ngọc Ánh Trương" w:date="2026-10-19T11:18:00Z" w16du:dateUtc="2026-10-19T04:18:00Z">
        <w:r w:rsidDel="00605D72">
          <w:rPr>
            <w:rFonts w:ascii="Times New Roman" w:hAnsi="Times New Roman"/>
            <w:sz w:val="26"/>
            <w:szCs w:val="26"/>
          </w:rPr>
          <w:delText xml:space="preserve">- </w:delText>
        </w:r>
      </w:del>
      <w:r>
        <w:rPr>
          <w:rFonts w:ascii="Times New Roman" w:hAnsi="Times New Roman"/>
          <w:sz w:val="26"/>
          <w:szCs w:val="26"/>
        </w:rPr>
        <w:t xml:space="preserve">Tổng thời gian thực hiện Hợp đồng: </w:t>
      </w:r>
      <w:ins w:id="136" w:author="VNCN E&amp;C - Thương thảo 17/10" w:date="2026-10-17T16:00:00Z">
        <w:r>
          <w:rPr>
            <w:rFonts w:ascii="Times New Roman" w:hAnsi="Times New Roman"/>
            <w:sz w:val="26"/>
            <w:szCs w:val="26"/>
            <w:highlight w:val="yellow"/>
          </w:rPr>
          <w:t>……</w:t>
        </w:r>
      </w:ins>
      <w:del w:id="137" w:author="VNCN E&amp;C - Thương thảo 17/10" w:date="2026-10-17T16:00:00Z">
        <w:r>
          <w:rPr>
            <w:rFonts w:ascii="Times New Roman" w:hAnsi="Times New Roman"/>
            <w:sz w:val="26"/>
            <w:szCs w:val="26"/>
          </w:rPr>
          <w:delText>10,5 tháng (liên tục, bao gồm cả thứ Bảy, Chủ nhật,</w:delText>
        </w:r>
      </w:del>
      <w:r>
        <w:rPr>
          <w:rFonts w:ascii="Times New Roman" w:hAnsi="Times New Roman"/>
          <w:sz w:val="26"/>
          <w:szCs w:val="26"/>
        </w:rPr>
        <w:t xml:space="preserve"> ngày</w:t>
      </w:r>
      <w:del w:id="138" w:author="VNCN E&amp;C - Thương thảo 17/10" w:date="2026-10-17T16:00:00Z">
        <w:r>
          <w:rPr>
            <w:rFonts w:ascii="Times New Roman" w:hAnsi="Times New Roman"/>
            <w:sz w:val="26"/>
            <w:szCs w:val="26"/>
          </w:rPr>
          <w:delText xml:space="preserve"> nghỉ lễ; riêng ngày nghỉ Tết nguyên đán được công thêm 20 ngày)</w:delText>
        </w:r>
      </w:del>
      <w:r>
        <w:rPr>
          <w:rFonts w:ascii="Times New Roman" w:hAnsi="Times New Roman"/>
          <w:sz w:val="26"/>
          <w:szCs w:val="26"/>
        </w:rPr>
        <w:t xml:space="preserve"> kể từ ngày bắt đầu</w:t>
      </w:r>
      <w:ins w:id="139" w:author="VNCN E&amp;C - Thương thảo 17/10" w:date="2026-10-17T16:00:00Z">
        <w:del w:id="140" w:author="Ngọc Ánh Trương" w:date="2026-10-19T11:18:00Z" w16du:dateUtc="2026-10-19T04:18:00Z">
          <w:r w:rsidDel="00605D72">
            <w:rPr>
              <w:rFonts w:ascii="Times New Roman" w:hAnsi="Times New Roman"/>
              <w:sz w:val="26"/>
              <w:szCs w:val="26"/>
            </w:rPr>
            <w:delText xml:space="preserve"> (hai bên chưa thống nhất, tiếp tục đàm phán)</w:delText>
          </w:r>
        </w:del>
      </w:ins>
      <w:del w:id="141" w:author="Ngọc Ánh Trương" w:date="2026-10-19T11:18:00Z" w16du:dateUtc="2026-10-19T04:18:00Z">
        <w:r w:rsidDel="00605D72">
          <w:rPr>
            <w:rFonts w:ascii="Times New Roman" w:hAnsi="Times New Roman"/>
            <w:sz w:val="26"/>
            <w:szCs w:val="26"/>
          </w:rPr>
          <w:delText>.</w:delText>
        </w:r>
        <w:commentRangeEnd w:id="134"/>
        <w:r w:rsidDel="00605D72">
          <w:rPr>
            <w:rStyle w:val="CommentReference"/>
            <w:rFonts w:ascii="Times New Roman" w:hAnsi="Times New Roman"/>
            <w:sz w:val="26"/>
            <w:szCs w:val="26"/>
          </w:rPr>
          <w:commentReference w:id="134"/>
        </w:r>
      </w:del>
    </w:p>
    <w:p w14:paraId="586CBF4A" w14:textId="77777777" w:rsidR="00DE62AE" w:rsidRPr="00605D72" w:rsidRDefault="00DE62AE" w:rsidP="00605D72">
      <w:pPr>
        <w:tabs>
          <w:tab w:val="left" w:pos="709"/>
        </w:tabs>
        <w:spacing w:after="120" w:line="276" w:lineRule="auto"/>
        <w:jc w:val="both"/>
        <w:rPr>
          <w:rFonts w:ascii="Times New Roman" w:hAnsi="Times New Roman"/>
          <w:sz w:val="26"/>
          <w:szCs w:val="26"/>
          <w:rPrChange w:id="142" w:author="Ngọc Ánh Trương" w:date="2026-10-19T11:17:00Z" w16du:dateUtc="2026-10-19T04:17:00Z">
            <w:rPr/>
          </w:rPrChange>
        </w:rPr>
        <w:pPrChange w:id="143" w:author="Ngọc Ánh Trương" w:date="2026-10-19T11:18:00Z" w16du:dateUtc="2026-10-19T04:18:00Z">
          <w:pPr>
            <w:pStyle w:val="ListParagraph"/>
            <w:numPr>
              <w:numId w:val="26"/>
            </w:numPr>
            <w:tabs>
              <w:tab w:val="num" w:pos="0"/>
            </w:tabs>
            <w:spacing w:after="120"/>
            <w:ind w:left="780" w:hanging="360"/>
            <w:jc w:val="both"/>
          </w:pPr>
        </w:pPrChange>
      </w:pPr>
    </w:p>
    <w:p w14:paraId="5EF367BA"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7.2. Ngày bắt đầu và hoàn thành</w:t>
      </w:r>
    </w:p>
    <w:p w14:paraId="3ADF2F59"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Ngày bắt đầu được quy định như sau và được tính theo thời gian tùy theo điều kiện nào đến sau, cụ thể:</w:t>
      </w:r>
    </w:p>
    <w:p w14:paraId="1F284EF0" w14:textId="44A71AA7" w:rsidR="00DE62AE" w:rsidRPr="00605D72" w:rsidRDefault="00605D72" w:rsidP="00605D72">
      <w:pPr>
        <w:spacing w:after="120"/>
        <w:jc w:val="both"/>
        <w:rPr>
          <w:rFonts w:ascii="Times New Roman" w:hAnsi="Times New Roman"/>
          <w:sz w:val="26"/>
          <w:szCs w:val="26"/>
          <w:rPrChange w:id="144" w:author="Ngọc Ánh Trương" w:date="2026-10-19T11:18:00Z" w16du:dateUtc="2026-10-19T04:18:00Z">
            <w:rPr/>
          </w:rPrChange>
        </w:rPr>
        <w:pPrChange w:id="145" w:author="Ngọc Ánh Trương" w:date="2026-10-19T11:18:00Z" w16du:dateUtc="2026-10-19T04:18:00Z">
          <w:pPr>
            <w:pStyle w:val="ListParagraph"/>
            <w:numPr>
              <w:numId w:val="27"/>
            </w:numPr>
            <w:tabs>
              <w:tab w:val="num" w:pos="0"/>
            </w:tabs>
            <w:spacing w:after="120"/>
            <w:ind w:left="780" w:hanging="360"/>
            <w:jc w:val="both"/>
          </w:pPr>
        </w:pPrChange>
      </w:pPr>
      <w:ins w:id="146" w:author="Ngọc Ánh Trương" w:date="2026-10-19T11:18:00Z" w16du:dateUtc="2026-10-19T04:18:00Z">
        <w:r>
          <w:rPr>
            <w:rFonts w:ascii="Times New Roman" w:hAnsi="Times New Roman"/>
            <w:sz w:val="26"/>
            <w:szCs w:val="26"/>
          </w:rPr>
          <w:t xml:space="preserve">(i) </w:t>
        </w:r>
      </w:ins>
      <w:r w:rsidR="00000000" w:rsidRPr="00605D72">
        <w:rPr>
          <w:rFonts w:ascii="Times New Roman" w:hAnsi="Times New Roman"/>
          <w:sz w:val="26"/>
          <w:szCs w:val="26"/>
          <w:rPrChange w:id="147" w:author="Ngọc Ánh Trương" w:date="2026-10-19T11:18:00Z" w16du:dateUtc="2026-10-19T04:18:00Z">
            <w:rPr/>
          </w:rPrChange>
        </w:rPr>
        <w:t>H</w:t>
      </w:r>
      <w:r w:rsidR="00000000" w:rsidRPr="00605D72">
        <w:rPr>
          <w:rFonts w:ascii="Times New Roman" w:hAnsi="Times New Roman" w:cs="Calibri"/>
          <w:sz w:val="26"/>
          <w:szCs w:val="26"/>
          <w:rPrChange w:id="148" w:author="Ngọc Ánh Trương" w:date="2026-10-19T11:18:00Z" w16du:dateUtc="2026-10-19T04:18:00Z">
            <w:rPr>
              <w:rFonts w:cs="Calibri"/>
            </w:rPr>
          </w:rPrChange>
        </w:rPr>
        <w:t>ợ</w:t>
      </w:r>
      <w:r w:rsidR="00000000" w:rsidRPr="00605D72">
        <w:rPr>
          <w:rFonts w:ascii="Times New Roman" w:hAnsi="Times New Roman"/>
          <w:sz w:val="26"/>
          <w:szCs w:val="26"/>
          <w:rPrChange w:id="149" w:author="Ngọc Ánh Trương" w:date="2026-10-19T11:18:00Z" w16du:dateUtc="2026-10-19T04:18:00Z">
            <w:rPr/>
          </w:rPrChange>
        </w:rPr>
        <w:t xml:space="preserve">p </w:t>
      </w:r>
      <w:r w:rsidR="00000000" w:rsidRPr="00605D72">
        <w:rPr>
          <w:rFonts w:ascii="Times New Roman" w:hAnsi="Times New Roman" w:cs="Calibri"/>
          <w:sz w:val="26"/>
          <w:szCs w:val="26"/>
          <w:rPrChange w:id="150" w:author="Ngọc Ánh Trương" w:date="2026-10-19T11:18:00Z" w16du:dateUtc="2026-10-19T04:18:00Z">
            <w:rPr>
              <w:rFonts w:cs="Calibri"/>
            </w:rPr>
          </w:rPrChange>
        </w:rPr>
        <w:t>đồ</w:t>
      </w:r>
      <w:r w:rsidR="00000000" w:rsidRPr="00605D72">
        <w:rPr>
          <w:rFonts w:ascii="Times New Roman" w:hAnsi="Times New Roman"/>
          <w:sz w:val="26"/>
          <w:szCs w:val="26"/>
          <w:rPrChange w:id="151" w:author="Ngọc Ánh Trương" w:date="2026-10-19T11:18:00Z" w16du:dateUtc="2026-10-19T04:18:00Z">
            <w:rPr/>
          </w:rPrChange>
        </w:rPr>
        <w:t>ng</w:t>
      </w:r>
      <w:r w:rsidR="00000000" w:rsidRPr="00605D72">
        <w:rPr>
          <w:rFonts w:ascii="Times New Roman" w:hAnsi="Times New Roman"/>
          <w:sz w:val="26"/>
          <w:szCs w:val="26"/>
          <w:rPrChange w:id="152" w:author="Ngọc Ánh Trương" w:date="2026-10-19T11:18:00Z" w16du:dateUtc="2026-10-19T04:18:00Z">
            <w:rPr>
              <w:lang w:val="en-US"/>
            </w:rPr>
          </w:rPrChange>
        </w:rPr>
        <w:t xml:space="preserve"> được ký kết</w:t>
      </w:r>
      <w:r w:rsidR="00000000" w:rsidRPr="00605D72">
        <w:rPr>
          <w:rFonts w:ascii="Times New Roman" w:hAnsi="Times New Roman"/>
          <w:sz w:val="26"/>
          <w:szCs w:val="26"/>
          <w:rPrChange w:id="153" w:author="Ngọc Ánh Trương" w:date="2026-10-19T11:18:00Z" w16du:dateUtc="2026-10-19T04:18:00Z">
            <w:rPr/>
          </w:rPrChange>
        </w:rPr>
        <w:t>;</w:t>
      </w:r>
    </w:p>
    <w:p w14:paraId="68690C5A" w14:textId="13FB2C45" w:rsidR="00DE62AE" w:rsidRPr="00605D72" w:rsidRDefault="00605D72" w:rsidP="00605D72">
      <w:pPr>
        <w:spacing w:after="120"/>
        <w:jc w:val="both"/>
        <w:rPr>
          <w:rFonts w:ascii="Times New Roman" w:hAnsi="Times New Roman"/>
          <w:sz w:val="26"/>
          <w:szCs w:val="26"/>
          <w:rPrChange w:id="154" w:author="Ngọc Ánh Trương" w:date="2026-10-19T11:18:00Z" w16du:dateUtc="2026-10-19T04:18:00Z">
            <w:rPr/>
          </w:rPrChange>
        </w:rPr>
        <w:pPrChange w:id="155" w:author="Ngọc Ánh Trương" w:date="2026-10-19T11:18:00Z" w16du:dateUtc="2026-10-19T04:18:00Z">
          <w:pPr>
            <w:pStyle w:val="ListParagraph"/>
            <w:numPr>
              <w:numId w:val="27"/>
            </w:numPr>
            <w:tabs>
              <w:tab w:val="num" w:pos="0"/>
            </w:tabs>
            <w:spacing w:after="120"/>
            <w:ind w:left="780" w:hanging="360"/>
            <w:jc w:val="both"/>
          </w:pPr>
        </w:pPrChange>
      </w:pPr>
      <w:ins w:id="156" w:author="Ngọc Ánh Trương" w:date="2026-10-19T11:18:00Z" w16du:dateUtc="2026-10-19T04:18:00Z">
        <w:r>
          <w:rPr>
            <w:rFonts w:ascii="Times New Roman" w:hAnsi="Times New Roman"/>
            <w:sz w:val="26"/>
            <w:szCs w:val="26"/>
          </w:rPr>
          <w:t xml:space="preserve">(ii) </w:t>
        </w:r>
      </w:ins>
      <w:r w:rsidR="00000000" w:rsidRPr="00605D72">
        <w:rPr>
          <w:rFonts w:ascii="Times New Roman" w:hAnsi="Times New Roman"/>
          <w:sz w:val="26"/>
          <w:szCs w:val="26"/>
          <w:rPrChange w:id="157" w:author="Ngọc Ánh Trương" w:date="2026-10-19T11:18:00Z" w16du:dateUtc="2026-10-19T04:18:00Z">
            <w:rPr>
              <w:lang w:val="en-US"/>
            </w:rPr>
          </w:rPrChange>
        </w:rPr>
        <w:t>Hồ sơ thiết kế</w:t>
      </w:r>
    </w:p>
    <w:p w14:paraId="210BB742" w14:textId="0BAEF39E" w:rsidR="00DE62AE" w:rsidRPr="00605D72" w:rsidRDefault="00605D72" w:rsidP="00605D72">
      <w:pPr>
        <w:spacing w:after="120"/>
        <w:jc w:val="both"/>
        <w:rPr>
          <w:rFonts w:ascii="Times New Roman" w:hAnsi="Times New Roman"/>
          <w:sz w:val="26"/>
          <w:szCs w:val="26"/>
          <w:rPrChange w:id="158" w:author="Ngọc Ánh Trương" w:date="2026-10-19T11:18:00Z" w16du:dateUtc="2026-10-19T04:18:00Z">
            <w:rPr/>
          </w:rPrChange>
        </w:rPr>
        <w:pPrChange w:id="159" w:author="Ngọc Ánh Trương" w:date="2026-10-19T11:18:00Z" w16du:dateUtc="2026-10-19T04:18:00Z">
          <w:pPr>
            <w:pStyle w:val="ListParagraph"/>
            <w:numPr>
              <w:numId w:val="27"/>
            </w:numPr>
            <w:tabs>
              <w:tab w:val="num" w:pos="0"/>
            </w:tabs>
            <w:spacing w:after="120"/>
            <w:ind w:left="780" w:hanging="360"/>
            <w:jc w:val="both"/>
          </w:pPr>
        </w:pPrChange>
      </w:pPr>
      <w:ins w:id="160" w:author="Ngọc Ánh Trương" w:date="2026-10-19T11:18:00Z" w16du:dateUtc="2026-10-19T04:18:00Z">
        <w:r>
          <w:rPr>
            <w:rFonts w:ascii="Times New Roman" w:hAnsi="Times New Roman"/>
            <w:sz w:val="26"/>
            <w:szCs w:val="26"/>
          </w:rPr>
          <w:t xml:space="preserve">(iii) </w:t>
        </w:r>
      </w:ins>
      <w:r w:rsidR="00000000" w:rsidRPr="00605D72">
        <w:rPr>
          <w:rFonts w:ascii="Times New Roman" w:hAnsi="Times New Roman"/>
          <w:sz w:val="26"/>
          <w:szCs w:val="26"/>
          <w:rPrChange w:id="161" w:author="Ngọc Ánh Trương" w:date="2026-10-19T11:18:00Z" w16du:dateUtc="2026-10-19T04:18:00Z">
            <w:rPr>
              <w:lang w:val="en-US"/>
            </w:rPr>
          </w:rPrChange>
        </w:rPr>
        <w:t>Các bên ký biên bản bàn giao toàn bộ mặt bằng đủ điều kiện thi công</w:t>
      </w:r>
    </w:p>
    <w:p w14:paraId="59821B4B" w14:textId="79FFC8A6" w:rsidR="00DE62AE" w:rsidRPr="00605D72" w:rsidRDefault="00605D72" w:rsidP="00605D72">
      <w:pPr>
        <w:spacing w:after="120"/>
        <w:jc w:val="both"/>
        <w:rPr>
          <w:rFonts w:ascii="Times New Roman" w:hAnsi="Times New Roman"/>
          <w:sz w:val="26"/>
          <w:szCs w:val="26"/>
          <w:rPrChange w:id="162" w:author="Ngọc Ánh Trương" w:date="2026-10-19T11:18:00Z" w16du:dateUtc="2026-10-19T04:18:00Z">
            <w:rPr/>
          </w:rPrChange>
        </w:rPr>
        <w:pPrChange w:id="163" w:author="Ngọc Ánh Trương" w:date="2026-10-19T11:18:00Z" w16du:dateUtc="2026-10-19T04:18:00Z">
          <w:pPr>
            <w:pStyle w:val="ListParagraph"/>
            <w:numPr>
              <w:numId w:val="27"/>
            </w:numPr>
            <w:tabs>
              <w:tab w:val="num" w:pos="0"/>
            </w:tabs>
            <w:spacing w:after="120"/>
            <w:ind w:left="780" w:hanging="360"/>
            <w:jc w:val="both"/>
          </w:pPr>
        </w:pPrChange>
      </w:pPr>
      <w:ins w:id="164" w:author="Ngọc Ánh Trương" w:date="2026-10-19T11:18:00Z" w16du:dateUtc="2026-10-19T04:18:00Z">
        <w:r>
          <w:rPr>
            <w:rFonts w:ascii="Times New Roman" w:hAnsi="Times New Roman"/>
            <w:sz w:val="26"/>
            <w:szCs w:val="26"/>
          </w:rPr>
          <w:lastRenderedPageBreak/>
          <w:t xml:space="preserve">(iv) </w:t>
        </w:r>
      </w:ins>
      <w:r w:rsidR="00000000" w:rsidRPr="00605D72">
        <w:rPr>
          <w:rFonts w:ascii="Times New Roman" w:hAnsi="Times New Roman"/>
          <w:sz w:val="26"/>
          <w:szCs w:val="26"/>
          <w:rPrChange w:id="165" w:author="Ngọc Ánh Trương" w:date="2026-10-19T11:18:00Z" w16du:dateUtc="2026-10-19T04:18:00Z">
            <w:rPr>
              <w:lang w:val="en-US"/>
            </w:rPr>
          </w:rPrChange>
        </w:rPr>
        <w:t>Bên A cung cấp nguồn điện phục vụ thi công đủ công suất theo công suất dự kiến thiết bị tiêu thụ trong Biện pháp thi công được duyệt</w:t>
      </w:r>
    </w:p>
    <w:p w14:paraId="6F5DEE8D" w14:textId="6723C8ED" w:rsidR="00DE62AE" w:rsidRPr="00605D72" w:rsidRDefault="00605D72" w:rsidP="00605D72">
      <w:pPr>
        <w:spacing w:after="120"/>
        <w:jc w:val="both"/>
        <w:rPr>
          <w:rFonts w:ascii="Times New Roman" w:hAnsi="Times New Roman"/>
          <w:sz w:val="26"/>
          <w:szCs w:val="26"/>
          <w:rPrChange w:id="166" w:author="Ngọc Ánh Trương" w:date="2026-10-19T11:18:00Z" w16du:dateUtc="2026-10-19T04:18:00Z">
            <w:rPr/>
          </w:rPrChange>
        </w:rPr>
        <w:pPrChange w:id="167" w:author="Ngọc Ánh Trương" w:date="2026-10-19T11:18:00Z" w16du:dateUtc="2026-10-19T04:18:00Z">
          <w:pPr>
            <w:pStyle w:val="ListParagraph"/>
            <w:numPr>
              <w:numId w:val="27"/>
            </w:numPr>
            <w:tabs>
              <w:tab w:val="num" w:pos="0"/>
            </w:tabs>
            <w:spacing w:after="120"/>
            <w:ind w:left="780" w:hanging="360"/>
            <w:jc w:val="both"/>
          </w:pPr>
        </w:pPrChange>
      </w:pPr>
      <w:ins w:id="168" w:author="Ngọc Ánh Trương" w:date="2026-10-19T11:18:00Z" w16du:dateUtc="2026-10-19T04:18:00Z">
        <w:r>
          <w:rPr>
            <w:rFonts w:ascii="Times New Roman" w:hAnsi="Times New Roman"/>
            <w:sz w:val="26"/>
            <w:szCs w:val="26"/>
          </w:rPr>
          <w:t xml:space="preserve">(v) </w:t>
        </w:r>
      </w:ins>
      <w:commentRangeStart w:id="169"/>
      <w:r w:rsidR="00000000" w:rsidRPr="00605D72">
        <w:rPr>
          <w:rFonts w:ascii="Times New Roman" w:hAnsi="Times New Roman"/>
          <w:sz w:val="26"/>
          <w:szCs w:val="26"/>
          <w:rPrChange w:id="170" w:author="Ngọc Ánh Trương" w:date="2026-10-19T11:18:00Z" w16du:dateUtc="2026-10-19T04:18:00Z">
            <w:rPr>
              <w:lang w:val="en-US"/>
            </w:rPr>
          </w:rPrChange>
        </w:rPr>
        <w:t>Bên B nhận được toàn bộ tiền tạm ứng của Bên A</w:t>
      </w:r>
      <w:ins w:id="171" w:author="VNCN E&amp;C - Thương thảo 17/10" w:date="2026-10-17T16:00:00Z">
        <w:r w:rsidR="00000000" w:rsidRPr="00605D72">
          <w:rPr>
            <w:rFonts w:ascii="Times New Roman" w:hAnsi="Times New Roman"/>
            <w:sz w:val="26"/>
            <w:szCs w:val="26"/>
            <w:rPrChange w:id="172" w:author="Ngọc Ánh Trương" w:date="2026-10-19T11:18:00Z" w16du:dateUtc="2026-10-19T04:18:00Z">
              <w:rPr>
                <w:lang w:val="en-US"/>
              </w:rPr>
            </w:rPrChange>
          </w:rPr>
          <w:t>; điều kiện này chỉ áp dụng khi Bên A chậm tạm ứng từ 10 ngày làm việc trở lên so với thời hạn quy định tại Điều 10.3.1.</w:t>
        </w:r>
      </w:ins>
      <w:del w:id="173" w:author="VNCN E&amp;C - Thương thảo 17/10" w:date="2026-10-17T16:00:00Z">
        <w:r w:rsidR="00000000" w:rsidRPr="00605D72">
          <w:rPr>
            <w:rFonts w:ascii="Times New Roman" w:hAnsi="Times New Roman"/>
            <w:sz w:val="26"/>
            <w:szCs w:val="26"/>
            <w:rPrChange w:id="174" w:author="Ngọc Ánh Trương" w:date="2026-10-19T11:18:00Z" w16du:dateUtc="2026-10-19T04:18:00Z">
              <w:rPr>
                <w:lang w:val="en-US"/>
              </w:rPr>
            </w:rPrChange>
          </w:rPr>
          <w:delText xml:space="preserve">. </w:delText>
        </w:r>
      </w:del>
      <w:commentRangeEnd w:id="169"/>
      <w:r w:rsidR="00000000" w:rsidRPr="00605D72">
        <w:rPr>
          <w:rStyle w:val="CommentReference"/>
          <w:rFonts w:ascii="Times New Roman" w:hAnsi="Times New Roman"/>
          <w:sz w:val="26"/>
          <w:szCs w:val="26"/>
          <w:rPrChange w:id="175" w:author="Ngọc Ánh Trương" w:date="2026-10-19T11:18:00Z" w16du:dateUtc="2026-10-19T04:18:00Z">
            <w:rPr>
              <w:rStyle w:val="CommentReference"/>
              <w:sz w:val="28"/>
              <w:szCs w:val="24"/>
            </w:rPr>
          </w:rPrChange>
        </w:rPr>
        <w:commentReference w:id="169"/>
      </w:r>
    </w:p>
    <w:p w14:paraId="5EEB2FDE" w14:textId="350867AE" w:rsidR="00DE62AE" w:rsidDel="00605D72" w:rsidRDefault="00000000">
      <w:pPr>
        <w:numPr>
          <w:ilvl w:val="0"/>
          <w:numId w:val="23"/>
        </w:numPr>
        <w:spacing w:after="120" w:line="276" w:lineRule="auto"/>
        <w:ind w:left="0" w:firstLine="0"/>
        <w:jc w:val="both"/>
        <w:rPr>
          <w:del w:id="176" w:author="Ngọc Ánh Trương" w:date="2026-10-19T11:20:00Z" w16du:dateUtc="2026-10-19T04:20:00Z"/>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w:t>
      </w:r>
      <w:del w:id="177" w:author="VNCN E&amp;C - Thương thảo 17/10" w:date="2026-10-17T16:00:00Z">
        <w:r>
          <w:rPr>
            <w:rFonts w:ascii="Times New Roman" w:hAnsi="Times New Roman"/>
            <w:sz w:val="26"/>
            <w:szCs w:val="26"/>
          </w:rPr>
          <w:delText>.</w:delText>
        </w:r>
      </w:del>
      <w:ins w:id="178" w:author="Ngọc Ánh Trương" w:date="2026-10-19T11:20:00Z" w16du:dateUtc="2026-10-19T04:20:00Z">
        <w:r w:rsidR="00605D72">
          <w:rPr>
            <w:rFonts w:ascii="Times New Roman" w:hAnsi="Times New Roman"/>
            <w:sz w:val="26"/>
            <w:szCs w:val="26"/>
          </w:rPr>
          <w:t xml:space="preserve"> Việc chấp thuận tiến độ thi công chi tiết </w:t>
        </w:r>
      </w:ins>
      <w:ins w:id="179" w:author="Ngọc Ánh Trương" w:date="2026-10-19T11:21:00Z" w16du:dateUtc="2026-10-19T04:21:00Z">
        <w:r w:rsidR="00605D72">
          <w:rPr>
            <w:rFonts w:ascii="Times New Roman" w:hAnsi="Times New Roman"/>
            <w:sz w:val="26"/>
            <w:szCs w:val="26"/>
          </w:rPr>
          <w:t xml:space="preserve">của Bên A không miễn trừ, không làm giảm trách nhiệm của Bên B theo Hợp đồng. </w:t>
        </w:r>
      </w:ins>
    </w:p>
    <w:p w14:paraId="7F9830D0" w14:textId="77777777" w:rsidR="00DE62AE" w:rsidRPr="00605D72" w:rsidRDefault="00000000" w:rsidP="00605D72">
      <w:pPr>
        <w:numPr>
          <w:ilvl w:val="0"/>
          <w:numId w:val="23"/>
        </w:numPr>
        <w:spacing w:after="120" w:line="276" w:lineRule="auto"/>
        <w:ind w:left="0" w:firstLine="0"/>
        <w:jc w:val="both"/>
        <w:rPr>
          <w:rFonts w:ascii="Times New Roman" w:hAnsi="Times New Roman"/>
          <w:sz w:val="26"/>
          <w:szCs w:val="26"/>
        </w:rPr>
        <w:pPrChange w:id="180" w:author="Ngọc Ánh Trương" w:date="2026-10-19T11:20:00Z" w16du:dateUtc="2026-10-19T04:20:00Z">
          <w:pPr>
            <w:tabs>
              <w:tab w:val="left" w:pos="709"/>
            </w:tabs>
            <w:spacing w:after="120" w:line="276" w:lineRule="auto"/>
            <w:jc w:val="both"/>
          </w:pPr>
        </w:pPrChange>
      </w:pPr>
      <w:del w:id="181" w:author="VNCN E&amp;C - Thương thảo 17/10" w:date="2026-10-17T16:00:00Z">
        <w:r w:rsidRPr="00605D72">
          <w:rPr>
            <w:rFonts w:ascii="Times New Roman" w:hAnsi="Times New Roman"/>
            <w:sz w:val="26"/>
            <w:szCs w:val="26"/>
          </w:rPr>
          <w:delText xml:space="preserve">. </w:delText>
        </w:r>
      </w:del>
      <w:r w:rsidRPr="00605D72">
        <w:rPr>
          <w:rFonts w:ascii="Times New Roman" w:hAnsi="Times New Roman"/>
          <w:sz w:val="26"/>
          <w:szCs w:val="26"/>
        </w:rPr>
        <w:t>Tiến độ thi công chi tiết được Bên A chấp thuận là căn cứ để quản lý thi công, nghiệm thu, bàn giao và xác định thời gian chậm tiến độ.</w:t>
      </w:r>
    </w:p>
    <w:p w14:paraId="0C9586B7" w14:textId="77777777" w:rsidR="00DE62AE" w:rsidRDefault="00000000">
      <w:pPr>
        <w:numPr>
          <w:ilvl w:val="0"/>
          <w:numId w:val="23"/>
        </w:numPr>
        <w:spacing w:after="120" w:line="276" w:lineRule="auto"/>
        <w:ind w:left="0" w:firstLine="0"/>
        <w:jc w:val="both"/>
        <w:rPr>
          <w:rFonts w:ascii="Times New Roman" w:hAnsi="Times New Roman"/>
          <w:sz w:val="26"/>
          <w:szCs w:val="26"/>
        </w:rPr>
      </w:pPr>
      <w:del w:id="182" w:author="VNCN E&amp;C - Thương thảo 17/10" w:date="2026-10-17T16:00:00Z">
        <w:r>
          <w:rPr>
            <w:rFonts w:ascii="Times New Roman" w:hAnsi="Times New Roman"/>
            <w:sz w:val="26"/>
            <w:szCs w:val="26"/>
          </w:rPr>
          <w:delText xml:space="preserve">. </w:delText>
        </w:r>
      </w:del>
      <w:r>
        <w:rPr>
          <w:rFonts w:ascii="Times New Roman" w:hAnsi="Times New Roman"/>
          <w:sz w:val="26"/>
          <w:szCs w:val="26"/>
        </w:rPr>
        <w:t>Bên B có nghĩa vụ huy động máy móc, thiết bị, nhân lực, vật tư đến Công trường, thi công đúng tiến độ đã được chấp thuận và liên tục cho đến khi hoàn thành.</w:t>
      </w:r>
    </w:p>
    <w:p w14:paraId="5F5DC45D" w14:textId="77777777" w:rsidR="00DE62AE" w:rsidRDefault="00000000">
      <w:pPr>
        <w:numPr>
          <w:ilvl w:val="0"/>
          <w:numId w:val="23"/>
        </w:numPr>
        <w:spacing w:after="120" w:line="276" w:lineRule="auto"/>
        <w:ind w:left="0" w:firstLine="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del w:id="183" w:author="VNCN E&amp;C - Thương thảo 17/10" w:date="2026-10-17T16:00:00Z">
        <w:r>
          <w:rPr>
            <w:rFonts w:ascii="Times New Roman" w:hAnsi="Times New Roman"/>
            <w:sz w:val="26"/>
            <w:szCs w:val="26"/>
          </w:rPr>
          <w:delText>. Bên B phải điều chỉnh tiến độ theo yêu cầu của Bên A</w:delText>
        </w:r>
      </w:del>
      <w:r>
        <w:rPr>
          <w:rFonts w:ascii="Times New Roman" w:hAnsi="Times New Roman"/>
          <w:sz w:val="26"/>
          <w:szCs w:val="26"/>
        </w:rPr>
        <w:t>;</w:t>
      </w:r>
    </w:p>
    <w:p w14:paraId="2B43123B" w14:textId="4EA2DD4B" w:rsidR="00DE62AE" w:rsidRDefault="00000000">
      <w:pPr>
        <w:numPr>
          <w:ilvl w:val="0"/>
          <w:numId w:val="23"/>
        </w:numPr>
        <w:spacing w:after="120" w:line="276" w:lineRule="auto"/>
        <w:ind w:left="0" w:firstLine="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w:t>
      </w:r>
      <w:del w:id="184" w:author="VNCN E&amp;C - Thương thảo 17/10" w:date="2026-10-17T16:00:00Z">
        <w:r>
          <w:rPr>
            <w:rFonts w:ascii="Times New Roman" w:hAnsi="Times New Roman"/>
            <w:sz w:val="26"/>
            <w:szCs w:val="26"/>
          </w:rPr>
          <w:delText>,</w:delText>
        </w:r>
      </w:del>
      <w:ins w:id="185" w:author="Ngọc Ánh Trương" w:date="2026-10-19T11:22:00Z" w16du:dateUtc="2026-10-19T04:22:00Z">
        <w:r w:rsidR="00605D72">
          <w:rPr>
            <w:rFonts w:ascii="Times New Roman" w:hAnsi="Times New Roman"/>
            <w:sz w:val="26"/>
            <w:szCs w:val="26"/>
          </w:rPr>
          <w:t>;</w:t>
        </w:r>
      </w:ins>
      <w:del w:id="186" w:author="Ngọc Ánh Trương" w:date="2026-10-19T11:21:00Z" w16du:dateUtc="2026-10-19T04:21:00Z">
        <w:r w:rsidDel="00605D72">
          <w:rPr>
            <w:rFonts w:ascii="Times New Roman" w:hAnsi="Times New Roman"/>
            <w:sz w:val="26"/>
            <w:szCs w:val="26"/>
          </w:rPr>
          <w:delText>;</w:delText>
        </w:r>
      </w:del>
    </w:p>
    <w:p w14:paraId="471F313B" w14:textId="77777777" w:rsidR="00DE62AE" w:rsidRDefault="00000000">
      <w:pPr>
        <w:spacing w:after="120" w:line="276" w:lineRule="auto"/>
        <w:jc w:val="both"/>
        <w:rPr>
          <w:del w:id="187" w:author="VNCN E&amp;C - Thương thảo 17/10" w:date="2026-10-17T16:00:00Z"/>
          <w:rFonts w:ascii="Times New Roman" w:hAnsi="Times New Roman"/>
          <w:sz w:val="26"/>
          <w:szCs w:val="26"/>
        </w:rPr>
      </w:pPr>
      <w:del w:id="188" w:author="VNCN E&amp;C - Thương thảo 17/10" w:date="2026-10-17T16:00:00Z">
        <w:r>
          <w:rPr>
            <w:rFonts w:ascii="Times New Roman" w:hAnsi="Times New Roman"/>
            <w:sz w:val="26"/>
            <w:szCs w:val="26"/>
          </w:rPr>
          <w:delText>e) Khi chậm tiến độ, Bên B phải áp dụng biện pháp bổ sung, kể cả tăng ca, làm thêm giờ, làm vào ngày nghỉ, bằng chi phí của mình để bảo đảm tiến độ của Bên A.;</w:delText>
        </w:r>
      </w:del>
    </w:p>
    <w:p w14:paraId="12B08F6F" w14:textId="77777777" w:rsidR="00DE62AE" w:rsidRDefault="00000000">
      <w:pPr>
        <w:spacing w:after="120" w:line="276" w:lineRule="auto"/>
        <w:jc w:val="both"/>
        <w:rPr>
          <w:del w:id="189" w:author="VNCN E&amp;C - Thương thảo 17/10" w:date="2026-10-17T16:00:00Z"/>
          <w:rFonts w:ascii="Times New Roman" w:hAnsi="Times New Roman"/>
          <w:sz w:val="26"/>
          <w:szCs w:val="26"/>
        </w:rPr>
      </w:pPr>
      <w:del w:id="190" w:author="VNCN E&amp;C - Thương thảo 17/10" w:date="2026-10-17T16:00:00Z">
        <w:r>
          <w:rPr>
            <w:rFonts w:ascii="Times New Roman" w:hAnsi="Times New Roman"/>
            <w:sz w:val="26"/>
            <w:szCs w:val="26"/>
          </w:rPr>
          <w:delText>f) Khi tiến độ thực tế không phù hợp với tiến độ đã được chấp thuận, Bên A có quyền yêu cầu Bên B lập tiến độ điều chỉnh, nêu rõ biện pháp bảo đảm hoàn thành đúng các mốc tiến độ bắt buộc;</w:delText>
        </w:r>
      </w:del>
    </w:p>
    <w:p w14:paraId="1A7B577D" w14:textId="77777777" w:rsidR="00DE62AE" w:rsidRDefault="00000000">
      <w:pPr>
        <w:tabs>
          <w:tab w:val="left" w:pos="6750"/>
        </w:tabs>
        <w:spacing w:after="120" w:line="276" w:lineRule="auto"/>
        <w:jc w:val="both"/>
        <w:rPr>
          <w:rFonts w:ascii="Times New Roman" w:hAnsi="Times New Roman"/>
          <w:sz w:val="26"/>
          <w:szCs w:val="26"/>
        </w:rPr>
      </w:pPr>
      <w:ins w:id="191" w:author="VNCN E&amp;C - Thương thảo 17/10" w:date="2026-10-17T16:00:00Z">
        <w:r>
          <w:rPr>
            <w:rFonts w:ascii="Times New Roman" w:hAnsi="Times New Roman"/>
            <w:sz w:val="26"/>
            <w:szCs w:val="26"/>
          </w:rPr>
          <w:t>e</w:t>
        </w:r>
      </w:ins>
      <w:del w:id="192" w:author="VNCN E&amp;C - Thương thảo 17/10" w:date="2026-10-17T16:00:00Z">
        <w:r>
          <w:rPr>
            <w:rFonts w:ascii="Times New Roman" w:hAnsi="Times New Roman"/>
            <w:sz w:val="26"/>
            <w:szCs w:val="26"/>
          </w:rPr>
          <w:delText>g</w:delText>
        </w:r>
      </w:del>
      <w:r>
        <w:rPr>
          <w:rFonts w:ascii="Times New Roman" w:hAnsi="Times New Roman"/>
          <w:sz w:val="26"/>
          <w:szCs w:val="26"/>
        </w:rPr>
        <w:t>) Bên B phải lập và trình duyệt biện pháp thi công, bản vẽ thi công, bản vẽ chi tiết, mẫu vật liệu và tài liệu cần thiết khác trong thời hạn bảo đảm thực hiện đúng tiến độ;</w:t>
      </w:r>
    </w:p>
    <w:p w14:paraId="08D818CD" w14:textId="77777777" w:rsidR="00DE62AE" w:rsidRDefault="00000000">
      <w:pPr>
        <w:spacing w:after="120" w:line="276" w:lineRule="auto"/>
        <w:jc w:val="both"/>
        <w:rPr>
          <w:rFonts w:ascii="Times New Roman" w:hAnsi="Times New Roman"/>
          <w:sz w:val="26"/>
          <w:szCs w:val="26"/>
        </w:rPr>
      </w:pPr>
      <w:ins w:id="193" w:author="VNCN E&amp;C - Thương thảo 17/10" w:date="2026-10-17T16:00:00Z">
        <w:r>
          <w:rPr>
            <w:rFonts w:ascii="Times New Roman" w:hAnsi="Times New Roman"/>
            <w:sz w:val="26"/>
            <w:szCs w:val="26"/>
          </w:rPr>
          <w:t>f</w:t>
        </w:r>
      </w:ins>
      <w:del w:id="194" w:author="VNCN E&amp;C - Thương thảo 17/10" w:date="2026-10-17T16:00:00Z">
        <w:r>
          <w:rPr>
            <w:rFonts w:ascii="Times New Roman" w:hAnsi="Times New Roman"/>
            <w:sz w:val="26"/>
            <w:szCs w:val="26"/>
          </w:rPr>
          <w:delText>h</w:delText>
        </w:r>
      </w:del>
      <w:r>
        <w:rPr>
          <w:rFonts w:ascii="Times New Roman" w:hAnsi="Times New Roman"/>
          <w:sz w:val="26"/>
          <w:szCs w:val="26"/>
        </w:rPr>
        <w:t>) Thời hạn hoàn thành, bàn giao: theo Điều 7.1 và Tiến độ được Bên A chấp thuận.</w:t>
      </w:r>
      <w:ins w:id="195" w:author="VNCN E&amp;C - Thương thảo 17/10" w:date="2026-10-17T16:00:00Z">
        <w:r>
          <w:rPr>
            <w:rFonts w:ascii="Times New Roman" w:hAnsi="Times New Roman"/>
            <w:sz w:val="26"/>
            <w:szCs w:val="26"/>
          </w:rPr>
          <w:t xml:space="preserve"> Việc gia hạn thời gian hoàn thành thực hiện theo Điều 15.1 điểm c.</w:t>
        </w:r>
      </w:ins>
    </w:p>
    <w:p w14:paraId="653C2166" w14:textId="77777777" w:rsidR="00DE62AE" w:rsidRDefault="00000000">
      <w:pPr>
        <w:pStyle w:val="ListParagraph"/>
        <w:widowControl w:val="0"/>
        <w:numPr>
          <w:ilvl w:val="1"/>
          <w:numId w:val="33"/>
        </w:numPr>
        <w:spacing w:before="120" w:after="120" w:line="288" w:lineRule="auto"/>
        <w:jc w:val="both"/>
        <w:rPr>
          <w:del w:id="196" w:author="VNCN E&amp;C - Thương thảo 17/10" w:date="2026-10-17T16:00:00Z"/>
          <w:rFonts w:ascii="Times New Roman" w:hAnsi="Times New Roman"/>
          <w:b/>
          <w:sz w:val="26"/>
          <w:szCs w:val="26"/>
        </w:rPr>
      </w:pPr>
      <w:bookmarkStart w:id="197" w:name="_Ref500837428"/>
      <w:commentRangeStart w:id="198"/>
      <w:del w:id="199" w:author="VNCN E&amp;C - Thương thảo 17/10" w:date="2026-10-17T16:00:00Z">
        <w:r>
          <w:rPr>
            <w:rFonts w:ascii="Times New Roman" w:hAnsi="Times New Roman"/>
            <w:b/>
            <w:sz w:val="26"/>
            <w:szCs w:val="26"/>
            <w:lang w:val="en-US"/>
          </w:rPr>
          <w:delText xml:space="preserve">. </w:delText>
        </w:r>
        <w:r>
          <w:rPr>
            <w:rFonts w:ascii="Times New Roman" w:hAnsi="Times New Roman"/>
            <w:b/>
            <w:sz w:val="26"/>
            <w:szCs w:val="26"/>
          </w:rPr>
          <w:delText>Gia h</w:delText>
        </w:r>
        <w:r>
          <w:rPr>
            <w:rFonts w:ascii="Times New Roman" w:hAnsi="Times New Roman" w:cs="Calibri"/>
            <w:b/>
            <w:sz w:val="26"/>
            <w:szCs w:val="26"/>
          </w:rPr>
          <w:delText>ạ</w:delText>
        </w:r>
        <w:r>
          <w:rPr>
            <w:rFonts w:ascii="Times New Roman" w:hAnsi="Times New Roman"/>
            <w:b/>
            <w:sz w:val="26"/>
            <w:szCs w:val="26"/>
          </w:rPr>
          <w:delText>n th</w:delText>
        </w:r>
        <w:r>
          <w:rPr>
            <w:rFonts w:ascii="Times New Roman" w:hAnsi="Times New Roman" w:cs="Calibri"/>
            <w:b/>
            <w:sz w:val="26"/>
            <w:szCs w:val="26"/>
          </w:rPr>
          <w:delText>ờ</w:delText>
        </w:r>
        <w:r>
          <w:rPr>
            <w:rFonts w:ascii="Times New Roman" w:hAnsi="Times New Roman"/>
            <w:b/>
            <w:sz w:val="26"/>
            <w:szCs w:val="26"/>
          </w:rPr>
          <w:delText>i gian ho</w:delText>
        </w:r>
        <w:r>
          <w:rPr>
            <w:rFonts w:ascii="Times New Roman" w:hAnsi="Times New Roman" w:cs="Calibri"/>
            <w:b/>
            <w:sz w:val="26"/>
            <w:szCs w:val="26"/>
          </w:rPr>
          <w:delText>à</w:delText>
        </w:r>
        <w:r>
          <w:rPr>
            <w:rFonts w:ascii="Times New Roman" w:hAnsi="Times New Roman"/>
            <w:b/>
            <w:sz w:val="26"/>
            <w:szCs w:val="26"/>
          </w:rPr>
          <w:delText>n thành</w:delText>
        </w:r>
      </w:del>
      <w:bookmarkEnd w:id="197"/>
      <w:commentRangeEnd w:id="198"/>
      <w:r>
        <w:rPr>
          <w:rStyle w:val="CommentReference"/>
          <w:rFonts w:ascii="Times New Roman" w:hAnsi="Times New Roman"/>
          <w:b/>
          <w:sz w:val="26"/>
          <w:szCs w:val="26"/>
        </w:rPr>
        <w:commentReference w:id="198"/>
      </w:r>
    </w:p>
    <w:p w14:paraId="248A1D63" w14:textId="77777777" w:rsidR="00DE62AE" w:rsidRDefault="00000000">
      <w:pPr>
        <w:pStyle w:val="ListParagraph"/>
        <w:widowControl w:val="0"/>
        <w:numPr>
          <w:ilvl w:val="2"/>
          <w:numId w:val="32"/>
        </w:numPr>
        <w:tabs>
          <w:tab w:val="left" w:pos="360"/>
        </w:tabs>
        <w:spacing w:before="120" w:after="120" w:line="288" w:lineRule="auto"/>
        <w:ind w:left="360" w:hanging="360"/>
        <w:contextualSpacing w:val="0"/>
        <w:jc w:val="both"/>
        <w:rPr>
          <w:del w:id="200" w:author="VNCN E&amp;C - Thương thảo 17/10" w:date="2026-10-17T16:00:00Z"/>
          <w:rFonts w:ascii="Times New Roman" w:hAnsi="Times New Roman"/>
          <w:sz w:val="26"/>
          <w:szCs w:val="26"/>
          <w:lang w:val="vi-VN"/>
        </w:rPr>
      </w:pPr>
      <w:del w:id="201" w:author="VNCN E&amp;C - Thương thảo 17/10" w:date="2026-10-17T16:00:00Z">
        <w:r>
          <w:rPr>
            <w:rFonts w:ascii="Times New Roman" w:hAnsi="Times New Roman"/>
            <w:sz w:val="26"/>
            <w:szCs w:val="26"/>
            <w:lang w:val="vi-VN"/>
          </w:rPr>
          <w:delText>Bên B được phép gia hạn thời gian hoàn thành</w:delText>
        </w:r>
        <w:r>
          <w:rPr>
            <w:rFonts w:ascii="Times New Roman" w:hAnsi="Times New Roman"/>
            <w:sz w:val="26"/>
            <w:szCs w:val="26"/>
            <w:lang w:val="en-US"/>
          </w:rPr>
          <w:delText xml:space="preserve"> tướng ứng với thời gian ảnh hưởng do</w:delText>
        </w:r>
        <w:r>
          <w:rPr>
            <w:rFonts w:ascii="Times New Roman" w:hAnsi="Times New Roman"/>
            <w:sz w:val="26"/>
            <w:szCs w:val="26"/>
            <w:lang w:val="vi-VN"/>
          </w:rPr>
          <w:delText xml:space="preserve"> một trong những lý do sau đây: </w:delText>
        </w:r>
      </w:del>
    </w:p>
    <w:p w14:paraId="61962073" w14:textId="77777777" w:rsidR="00DE62AE" w:rsidRDefault="00000000">
      <w:pPr>
        <w:pStyle w:val="ListParagraph"/>
        <w:widowControl w:val="0"/>
        <w:numPr>
          <w:ilvl w:val="3"/>
          <w:numId w:val="32"/>
        </w:numPr>
        <w:spacing w:before="120" w:after="120" w:line="288" w:lineRule="auto"/>
        <w:contextualSpacing w:val="0"/>
        <w:jc w:val="both"/>
        <w:rPr>
          <w:del w:id="202" w:author="VNCN E&amp;C - Thương thảo 17/10" w:date="2026-10-17T16:00:00Z"/>
          <w:rFonts w:ascii="Times New Roman" w:hAnsi="Times New Roman"/>
          <w:sz w:val="26"/>
          <w:szCs w:val="26"/>
          <w:lang w:val="vi-VN"/>
        </w:rPr>
      </w:pPr>
      <w:del w:id="203" w:author="VNCN E&amp;C - Thương thảo 17/10" w:date="2026-10-17T16:00:00Z">
        <w:r>
          <w:rPr>
            <w:rFonts w:ascii="Times New Roman" w:hAnsi="Times New Roman"/>
            <w:sz w:val="26"/>
            <w:szCs w:val="26"/>
            <w:lang w:val="vi-VN"/>
          </w:rPr>
          <w:delText xml:space="preserve">Có </w:delText>
        </w:r>
        <w:r>
          <w:rPr>
            <w:rFonts w:ascii="Times New Roman" w:hAnsi="Times New Roman"/>
            <w:sz w:val="26"/>
            <w:szCs w:val="26"/>
          </w:rPr>
          <w:delText>sự</w:delText>
        </w:r>
        <w:r>
          <w:rPr>
            <w:rFonts w:ascii="Times New Roman" w:hAnsi="Times New Roman"/>
            <w:sz w:val="26"/>
            <w:szCs w:val="26"/>
            <w:lang w:val="vi-VN"/>
          </w:rPr>
          <w:delText xml:space="preserve"> thay đổi phạm vi công việc</w:delText>
        </w:r>
        <w:r>
          <w:rPr>
            <w:rFonts w:ascii="Times New Roman" w:hAnsi="Times New Roman"/>
            <w:sz w:val="26"/>
            <w:szCs w:val="26"/>
          </w:rPr>
          <w:delText xml:space="preserve"> do</w:delText>
        </w:r>
        <w:r>
          <w:rPr>
            <w:rFonts w:ascii="Times New Roman" w:hAnsi="Times New Roman"/>
            <w:sz w:val="26"/>
            <w:szCs w:val="26"/>
            <w:lang w:val="vi-VN"/>
          </w:rPr>
          <w:delText xml:space="preserve"> </w:delText>
        </w:r>
        <w:r>
          <w:rPr>
            <w:rFonts w:ascii="Times New Roman" w:hAnsi="Times New Roman"/>
            <w:sz w:val="26"/>
            <w:szCs w:val="26"/>
          </w:rPr>
          <w:delText xml:space="preserve">thay đổi </w:delText>
        </w:r>
        <w:r>
          <w:rPr>
            <w:rFonts w:ascii="Times New Roman" w:hAnsi="Times New Roman"/>
            <w:sz w:val="26"/>
            <w:szCs w:val="26"/>
            <w:lang w:val="vi-VN"/>
          </w:rPr>
          <w:delText>thiết kế</w:delText>
        </w:r>
        <w:r>
          <w:rPr>
            <w:rFonts w:ascii="Times New Roman" w:hAnsi="Times New Roman"/>
            <w:sz w:val="26"/>
            <w:szCs w:val="26"/>
          </w:rPr>
          <w:delText xml:space="preserve"> hoặc</w:delText>
        </w:r>
        <w:r>
          <w:rPr>
            <w:rFonts w:ascii="Times New Roman" w:hAnsi="Times New Roman"/>
            <w:sz w:val="26"/>
            <w:szCs w:val="26"/>
            <w:lang w:val="vi-VN"/>
          </w:rPr>
          <w:delText xml:space="preserve"> biện pháp thi công theo chỉ dẫn, yêu cầu của Bên A làm ảnh hưởng đến tiến độ thực hiện Hợp đồng;</w:delText>
        </w:r>
      </w:del>
    </w:p>
    <w:p w14:paraId="5767D28A" w14:textId="77777777" w:rsidR="00DE62AE" w:rsidRDefault="00000000">
      <w:pPr>
        <w:pStyle w:val="ListParagraph"/>
        <w:widowControl w:val="0"/>
        <w:numPr>
          <w:ilvl w:val="3"/>
          <w:numId w:val="32"/>
        </w:numPr>
        <w:spacing w:before="120" w:after="120" w:line="288" w:lineRule="auto"/>
        <w:contextualSpacing w:val="0"/>
        <w:jc w:val="both"/>
        <w:rPr>
          <w:del w:id="204" w:author="VNCN E&amp;C - Thương thảo 17/10" w:date="2026-10-17T16:00:00Z"/>
          <w:rFonts w:ascii="Times New Roman" w:hAnsi="Times New Roman"/>
          <w:sz w:val="26"/>
          <w:szCs w:val="26"/>
          <w:lang w:val="vi-VN"/>
        </w:rPr>
      </w:pPr>
      <w:del w:id="205" w:author="VNCN E&amp;C - Thương thảo 17/10" w:date="2026-10-17T16:00:00Z">
        <w:r>
          <w:rPr>
            <w:rFonts w:ascii="Times New Roman" w:hAnsi="Times New Roman"/>
            <w:sz w:val="26"/>
            <w:szCs w:val="26"/>
            <w:lang w:val="vi-VN"/>
          </w:rPr>
          <w:delText xml:space="preserve">Do ảnh </w:delText>
        </w:r>
        <w:r>
          <w:rPr>
            <w:rFonts w:ascii="Times New Roman" w:hAnsi="Times New Roman"/>
            <w:sz w:val="26"/>
            <w:szCs w:val="26"/>
          </w:rPr>
          <w:delText>hưởng</w:delText>
        </w:r>
        <w:r>
          <w:rPr>
            <w:rFonts w:ascii="Times New Roman" w:hAnsi="Times New Roman"/>
            <w:sz w:val="26"/>
            <w:szCs w:val="26"/>
            <w:lang w:val="vi-VN"/>
          </w:rPr>
          <w:delText xml:space="preserve"> của các trường hợp Bất khả kháng;</w:delText>
        </w:r>
      </w:del>
    </w:p>
    <w:p w14:paraId="4504CE27" w14:textId="77777777" w:rsidR="00DE62AE" w:rsidRDefault="00000000">
      <w:pPr>
        <w:pStyle w:val="ListParagraph"/>
        <w:widowControl w:val="0"/>
        <w:numPr>
          <w:ilvl w:val="3"/>
          <w:numId w:val="32"/>
        </w:numPr>
        <w:spacing w:before="120" w:after="120" w:line="288" w:lineRule="auto"/>
        <w:contextualSpacing w:val="0"/>
        <w:jc w:val="both"/>
        <w:rPr>
          <w:del w:id="206" w:author="VNCN E&amp;C - Thương thảo 17/10" w:date="2026-10-17T16:00:00Z"/>
          <w:rFonts w:ascii="Times New Roman" w:hAnsi="Times New Roman"/>
          <w:sz w:val="26"/>
          <w:szCs w:val="26"/>
          <w:lang w:val="vi-VN"/>
        </w:rPr>
      </w:pPr>
      <w:del w:id="207" w:author="VNCN E&amp;C - Thương thảo 17/10" w:date="2026-10-17T16:00:00Z">
        <w:r>
          <w:rPr>
            <w:rFonts w:ascii="Times New Roman" w:hAnsi="Times New Roman"/>
            <w:sz w:val="26"/>
            <w:szCs w:val="26"/>
            <w:lang w:val="en-US"/>
          </w:rPr>
          <w:delText>Do ảnh hưởng của mưa bão;</w:delText>
        </w:r>
      </w:del>
    </w:p>
    <w:p w14:paraId="646575B9" w14:textId="77777777" w:rsidR="00DE62AE" w:rsidRDefault="00000000">
      <w:pPr>
        <w:pStyle w:val="ListParagraph"/>
        <w:widowControl w:val="0"/>
        <w:numPr>
          <w:ilvl w:val="3"/>
          <w:numId w:val="32"/>
        </w:numPr>
        <w:spacing w:before="120" w:after="120" w:line="288" w:lineRule="auto"/>
        <w:contextualSpacing w:val="0"/>
        <w:jc w:val="both"/>
        <w:rPr>
          <w:del w:id="208" w:author="VNCN E&amp;C - Thương thảo 17/10" w:date="2026-10-17T16:00:00Z"/>
          <w:rFonts w:ascii="Times New Roman" w:hAnsi="Times New Roman"/>
          <w:sz w:val="26"/>
          <w:szCs w:val="26"/>
          <w:lang w:val="vi-VN"/>
        </w:rPr>
      </w:pPr>
      <w:del w:id="209" w:author="VNCN E&amp;C - Thương thảo 17/10" w:date="2026-10-17T16:00:00Z">
        <w:r>
          <w:rPr>
            <w:rFonts w:ascii="Times New Roman" w:hAnsi="Times New Roman"/>
            <w:sz w:val="26"/>
            <w:szCs w:val="26"/>
            <w:lang w:val="vi-VN"/>
          </w:rPr>
          <w:delText xml:space="preserve">Sự chậm trễ, trở ngại trên Công trường do Bên A, nhân lực của Bên A hay các nhà thầu </w:delText>
        </w:r>
        <w:r>
          <w:rPr>
            <w:rFonts w:ascii="Times New Roman" w:hAnsi="Times New Roman"/>
            <w:sz w:val="26"/>
            <w:szCs w:val="26"/>
          </w:rPr>
          <w:delText>khác</w:delText>
        </w:r>
        <w:r>
          <w:rPr>
            <w:rFonts w:ascii="Times New Roman" w:hAnsi="Times New Roman"/>
            <w:sz w:val="26"/>
            <w:szCs w:val="26"/>
            <w:lang w:val="vi-VN"/>
          </w:rPr>
          <w:delText xml:space="preserve"> của Bên A gây ra như: việc bàn giao toàn bộ hoặc một phần mặt bằng không đúng với các thoả thuận trong Hợp đồng, các thủ tục liên quan ảnh hưởng đến tiến độ thực hiện Hợp đồng mà không do lỗi của Bên B gây ra</w:delText>
        </w:r>
        <w:r>
          <w:rPr>
            <w:rFonts w:ascii="Times New Roman" w:hAnsi="Times New Roman"/>
            <w:sz w:val="26"/>
            <w:szCs w:val="26"/>
          </w:rPr>
          <w:delText>;</w:delText>
        </w:r>
      </w:del>
    </w:p>
    <w:p w14:paraId="236225F5" w14:textId="77777777" w:rsidR="00DE62AE" w:rsidRDefault="00000000">
      <w:pPr>
        <w:pStyle w:val="ListParagraph"/>
        <w:widowControl w:val="0"/>
        <w:numPr>
          <w:ilvl w:val="3"/>
          <w:numId w:val="32"/>
        </w:numPr>
        <w:spacing w:before="120" w:after="120" w:line="300" w:lineRule="auto"/>
        <w:contextualSpacing w:val="0"/>
        <w:jc w:val="both"/>
        <w:rPr>
          <w:del w:id="210" w:author="VNCN E&amp;C - Thương thảo 17/10" w:date="2026-10-17T16:00:00Z"/>
          <w:rFonts w:ascii="Times New Roman" w:hAnsi="Times New Roman"/>
          <w:sz w:val="26"/>
          <w:szCs w:val="26"/>
          <w:lang w:val="vi-VN"/>
        </w:rPr>
      </w:pPr>
      <w:del w:id="211" w:author="VNCN E&amp;C - Thương thảo 17/10" w:date="2026-10-17T16:00:00Z">
        <w:r>
          <w:rPr>
            <w:rFonts w:ascii="Times New Roman" w:hAnsi="Times New Roman"/>
            <w:sz w:val="26"/>
            <w:szCs w:val="26"/>
            <w:lang w:val="vi-VN"/>
          </w:rPr>
          <w:delText xml:space="preserve">Bên A chậm phản hồi, phê duyệt các đề xuất/ đề nghị/ hồ sơ do Bên B đệ trình, thời gian chậm tính từ thời điểm các hồ sơ này đủ điều kiện phê duyệt. Bên A chậm chuyển tiền tạm ứng, thanh toán cho Bên B, thời gian chậm thanh toán là quá </w:delText>
        </w:r>
        <w:r>
          <w:rPr>
            <w:rFonts w:ascii="Times New Roman" w:hAnsi="Times New Roman"/>
            <w:sz w:val="26"/>
            <w:szCs w:val="26"/>
            <w:lang w:val="en-US"/>
          </w:rPr>
          <w:delText>15</w:delText>
        </w:r>
        <w:r>
          <w:rPr>
            <w:rFonts w:ascii="Times New Roman" w:hAnsi="Times New Roman"/>
            <w:sz w:val="26"/>
            <w:szCs w:val="26"/>
            <w:lang w:val="vi-VN"/>
          </w:rPr>
          <w:delText xml:space="preserve"> ngày làm việc kể từ ngày hết hạn thanh toán;</w:delText>
        </w:r>
      </w:del>
    </w:p>
    <w:p w14:paraId="0756E320" w14:textId="77777777" w:rsidR="00DE62AE" w:rsidRDefault="00000000">
      <w:pPr>
        <w:pStyle w:val="ListParagraph"/>
        <w:widowControl w:val="0"/>
        <w:numPr>
          <w:ilvl w:val="3"/>
          <w:numId w:val="32"/>
        </w:numPr>
        <w:spacing w:before="120" w:after="120" w:line="300" w:lineRule="auto"/>
        <w:contextualSpacing w:val="0"/>
        <w:jc w:val="both"/>
        <w:rPr>
          <w:del w:id="212" w:author="VNCN E&amp;C - Thương thảo 17/10" w:date="2026-10-17T16:00:00Z"/>
          <w:rFonts w:ascii="Times New Roman" w:hAnsi="Times New Roman"/>
          <w:sz w:val="26"/>
          <w:szCs w:val="26"/>
          <w:lang w:val="vi-VN"/>
        </w:rPr>
      </w:pPr>
      <w:del w:id="213" w:author="VNCN E&amp;C - Thương thảo 17/10" w:date="2026-10-17T16:00:00Z">
        <w:r>
          <w:rPr>
            <w:rFonts w:ascii="Times New Roman" w:hAnsi="Times New Roman"/>
            <w:sz w:val="26"/>
            <w:szCs w:val="26"/>
            <w:lang w:val="en-US"/>
          </w:rPr>
          <w:delText>Chậm phê duyệt đơn giá hạng mục phát sinh ngoài hợp đồng</w:delText>
        </w:r>
      </w:del>
    </w:p>
    <w:p w14:paraId="2B54022A" w14:textId="77777777" w:rsidR="00DE62AE" w:rsidRDefault="00000000">
      <w:pPr>
        <w:pStyle w:val="ListParagraph"/>
        <w:widowControl w:val="0"/>
        <w:numPr>
          <w:ilvl w:val="3"/>
          <w:numId w:val="32"/>
        </w:numPr>
        <w:spacing w:before="120" w:after="120" w:line="300" w:lineRule="auto"/>
        <w:contextualSpacing w:val="0"/>
        <w:jc w:val="both"/>
        <w:rPr>
          <w:del w:id="214" w:author="VNCN E&amp;C - Thương thảo 17/10" w:date="2026-10-17T16:00:00Z"/>
          <w:rFonts w:ascii="Times New Roman" w:hAnsi="Times New Roman"/>
          <w:sz w:val="26"/>
          <w:szCs w:val="26"/>
          <w:lang w:val="vi-VN"/>
        </w:rPr>
      </w:pPr>
      <w:del w:id="215" w:author="VNCN E&amp;C - Thương thảo 17/10" w:date="2026-10-17T16:00:00Z">
        <w:r>
          <w:rPr>
            <w:rFonts w:ascii="Times New Roman" w:hAnsi="Times New Roman"/>
            <w:sz w:val="26"/>
            <w:szCs w:val="26"/>
            <w:lang w:val="vi-VN"/>
          </w:rPr>
          <w:delText>Các trường hợp tạm ngừng theo quyết định của Bên A mà không phải do lỗi của Bên B;</w:delText>
        </w:r>
      </w:del>
    </w:p>
    <w:p w14:paraId="50E3E04C" w14:textId="77777777" w:rsidR="00DE62AE" w:rsidRDefault="00000000">
      <w:pPr>
        <w:pStyle w:val="ListParagraph"/>
        <w:widowControl w:val="0"/>
        <w:numPr>
          <w:ilvl w:val="3"/>
          <w:numId w:val="32"/>
        </w:numPr>
        <w:tabs>
          <w:tab w:val="left" w:pos="1620"/>
        </w:tabs>
        <w:spacing w:before="120" w:after="120" w:line="300" w:lineRule="auto"/>
        <w:contextualSpacing w:val="0"/>
        <w:jc w:val="both"/>
        <w:rPr>
          <w:del w:id="216" w:author="VNCN E&amp;C - Thương thảo 17/10" w:date="2026-10-17T16:00:00Z"/>
          <w:rFonts w:ascii="Times New Roman" w:hAnsi="Times New Roman"/>
          <w:sz w:val="26"/>
          <w:szCs w:val="26"/>
        </w:rPr>
      </w:pPr>
      <w:del w:id="217" w:author="VNCN E&amp;C - Thương thảo 17/10" w:date="2026-10-17T16:00:00Z">
        <w:r>
          <w:rPr>
            <w:rFonts w:ascii="Times New Roman" w:hAnsi="Times New Roman"/>
            <w:sz w:val="26"/>
            <w:szCs w:val="26"/>
            <w:lang w:val="vi-VN"/>
          </w:rPr>
          <w:delText>Các trường hợp khác do hai Bên đàm phán thống nhất.</w:delText>
        </w:r>
      </w:del>
    </w:p>
    <w:p w14:paraId="512091AF" w14:textId="77777777" w:rsidR="00DE62AE" w:rsidRDefault="00000000">
      <w:pPr>
        <w:spacing w:after="120" w:line="276" w:lineRule="auto"/>
        <w:jc w:val="both"/>
        <w:rPr>
          <w:rFonts w:ascii="Times New Roman" w:hAnsi="Times New Roman"/>
          <w:b/>
          <w:bCs/>
          <w:sz w:val="26"/>
          <w:szCs w:val="26"/>
        </w:rPr>
      </w:pPr>
      <w:commentRangeStart w:id="218"/>
      <w:r>
        <w:rPr>
          <w:rFonts w:ascii="Times New Roman" w:hAnsi="Times New Roman"/>
          <w:b/>
          <w:bCs/>
          <w:sz w:val="26"/>
          <w:szCs w:val="26"/>
        </w:rPr>
        <w:t>7.3. Hậu quả của việc chậm tiến độ thực hiện</w:t>
      </w:r>
      <w:ins w:id="219" w:author="VNCN E&amp;C - Thương thảo 17/10" w:date="2026-10-17T16:00:00Z">
        <w:r>
          <w:rPr>
            <w:rFonts w:ascii="Times New Roman" w:hAnsi="Times New Roman"/>
            <w:b/>
            <w:bCs/>
            <w:sz w:val="26"/>
            <w:szCs w:val="26"/>
          </w:rPr>
          <w:t xml:space="preserve">: </w:t>
        </w:r>
        <w:r w:rsidRPr="00856939">
          <w:rPr>
            <w:rFonts w:ascii="Times New Roman" w:hAnsi="Times New Roman"/>
            <w:sz w:val="26"/>
            <w:szCs w:val="26"/>
            <w:rPrChange w:id="220" w:author="Ngọc Ánh Trương" w:date="2026-10-19T11:23:00Z" w16du:dateUtc="2026-10-19T04:23:00Z">
              <w:rPr>
                <w:rFonts w:ascii="Times New Roman" w:hAnsi="Times New Roman"/>
                <w:b/>
                <w:bCs/>
                <w:sz w:val="26"/>
                <w:szCs w:val="26"/>
              </w:rPr>
            </w:rPrChange>
          </w:rPr>
          <w:t>theo Điều 18.3.</w:t>
        </w:r>
      </w:ins>
      <w:del w:id="221" w:author="VNCN E&amp;C - Thương thảo 17/10" w:date="2026-10-17T16:00:00Z">
        <w:r>
          <w:rPr>
            <w:rFonts w:ascii="Times New Roman" w:hAnsi="Times New Roman"/>
            <w:b/>
            <w:bCs/>
            <w:sz w:val="26"/>
            <w:szCs w:val="26"/>
          </w:rPr>
          <w:delText xml:space="preserve"> </w:delText>
        </w:r>
      </w:del>
      <w:commentRangeEnd w:id="218"/>
      <w:r>
        <w:rPr>
          <w:rStyle w:val="CommentReference"/>
          <w:rFonts w:ascii="Times New Roman" w:hAnsi="Times New Roman"/>
          <w:b/>
          <w:bCs/>
          <w:sz w:val="26"/>
          <w:szCs w:val="26"/>
        </w:rPr>
        <w:commentReference w:id="218"/>
      </w:r>
    </w:p>
    <w:p w14:paraId="334C2255" w14:textId="77777777" w:rsidR="00DE62AE" w:rsidRDefault="00000000">
      <w:pPr>
        <w:tabs>
          <w:tab w:val="left" w:pos="709"/>
        </w:tabs>
        <w:spacing w:after="120" w:line="276" w:lineRule="auto"/>
        <w:jc w:val="both"/>
        <w:rPr>
          <w:del w:id="222" w:author="VNCN E&amp;C - Thương thảo 17/10" w:date="2026-10-17T16:00:00Z"/>
          <w:rFonts w:ascii="Times New Roman" w:hAnsi="Times New Roman"/>
          <w:sz w:val="26"/>
          <w:szCs w:val="26"/>
        </w:rPr>
      </w:pPr>
      <w:del w:id="223" w:author="VNCN E&amp;C - Thương thảo 17/10" w:date="2026-10-17T16:00:00Z">
        <w:r>
          <w:rPr>
            <w:rFonts w:ascii="Times New Roman" w:hAnsi="Times New Roman"/>
            <w:sz w:val="26"/>
            <w:szCs w:val="26"/>
          </w:rPr>
          <w:delText>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w:delText>
        </w:r>
      </w:del>
    </w:p>
    <w:p w14:paraId="0ACDF704" w14:textId="77777777" w:rsidR="00DE62AE" w:rsidRDefault="00000000">
      <w:pPr>
        <w:tabs>
          <w:tab w:val="left" w:pos="709"/>
        </w:tabs>
        <w:spacing w:after="120" w:line="276" w:lineRule="auto"/>
        <w:jc w:val="both"/>
        <w:rPr>
          <w:del w:id="224" w:author="VNCN E&amp;C - Thương thảo 17/10" w:date="2026-10-17T16:00:00Z"/>
          <w:rFonts w:ascii="Times New Roman" w:hAnsi="Times New Roman"/>
          <w:sz w:val="26"/>
          <w:szCs w:val="26"/>
        </w:rPr>
      </w:pPr>
      <w:del w:id="225" w:author="VNCN E&amp;C - Thương thảo 17/10" w:date="2026-10-17T16:00:00Z">
        <w:r>
          <w:rPr>
            <w:rFonts w:ascii="Times New Roman" w:hAnsi="Times New Roman"/>
            <w:sz w:val="26"/>
            <w:szCs w:val="26"/>
          </w:rPr>
          <w:delText>b) Khi tiến độ thi công bị chậm hoặc có nguy cơ bị chậm, Bên B phải áp dụng ngay biện pháp khắc phục (tăng cường thiết bị, nhân lực, vật tư, tăng ca…) bằng chi phí của mình.</w:delText>
        </w:r>
      </w:del>
    </w:p>
    <w:p w14:paraId="1A8A09A8" w14:textId="77777777" w:rsidR="00DE62AE" w:rsidRDefault="00000000">
      <w:pPr>
        <w:tabs>
          <w:tab w:val="left" w:pos="709"/>
        </w:tabs>
        <w:spacing w:after="120" w:line="276" w:lineRule="auto"/>
        <w:jc w:val="both"/>
        <w:rPr>
          <w:del w:id="226" w:author="VNCN E&amp;C - Thương thảo 17/10" w:date="2026-10-17T16:00:00Z"/>
          <w:rFonts w:ascii="Times New Roman" w:hAnsi="Times New Roman"/>
          <w:sz w:val="26"/>
          <w:szCs w:val="26"/>
        </w:rPr>
      </w:pPr>
      <w:del w:id="227" w:author="VNCN E&amp;C - Thương thảo 17/10" w:date="2026-10-17T16:00:00Z">
        <w:r>
          <w:rPr>
            <w:rFonts w:ascii="Times New Roman" w:hAnsi="Times New Roman"/>
            <w:sz w:val="26"/>
            <w:szCs w:val="26"/>
          </w:rPr>
          <w:delText>c) Trong vòng 15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hiện phần việc này và thiệt hại liên quan được khấu trừ vào giá trị thanh toán của Bên B (Đơn giá đối trừ do Bên A thuê các đơn vị khác thực hiện không vượt quá 20% đơn giá hợp đồng này cho các đầu việc tương ứng).</w:delText>
        </w:r>
      </w:del>
    </w:p>
    <w:p w14:paraId="3CA12429"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8. BẢO HIỂM VÀ BẢO HÀNH</w:t>
      </w:r>
    </w:p>
    <w:p w14:paraId="0CF5003B" w14:textId="77777777" w:rsidR="00DE62AE"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8.1. Bảo hiểm:</w:t>
      </w:r>
    </w:p>
    <w:p w14:paraId="2E1687EA"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14:paraId="3168E37E"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w:t>
      </w:r>
      <w:commentRangeStart w:id="228"/>
      <w:r>
        <w:rPr>
          <w:rFonts w:ascii="Times New Roman" w:hAnsi="Times New Roman"/>
          <w:sz w:val="26"/>
          <w:szCs w:val="26"/>
        </w:rPr>
        <w:t xml:space="preserve">bảo hiểm trách nhiệm dân sự đối với bên thứ ba cho phần công việc của Bên </w:t>
      </w:r>
      <w:commentRangeStart w:id="229"/>
      <w:r>
        <w:rPr>
          <w:rFonts w:ascii="Times New Roman" w:hAnsi="Times New Roman"/>
          <w:sz w:val="26"/>
          <w:szCs w:val="26"/>
        </w:rPr>
        <w:t>B</w:t>
      </w:r>
      <w:commentRangeEnd w:id="228"/>
      <w:r>
        <w:rPr>
          <w:rStyle w:val="CommentReference"/>
          <w:rFonts w:ascii="Times New Roman" w:hAnsi="Times New Roman"/>
          <w:sz w:val="26"/>
          <w:szCs w:val="26"/>
        </w:rPr>
        <w:commentReference w:id="228"/>
      </w:r>
      <w:commentRangeEnd w:id="229"/>
      <w:r>
        <w:rPr>
          <w:rStyle w:val="CommentReference"/>
          <w:rFonts w:ascii="Times New Roman" w:hAnsi="Times New Roman"/>
          <w:sz w:val="26"/>
          <w:szCs w:val="26"/>
        </w:rPr>
        <w:commentReference w:id="229"/>
      </w:r>
      <w:r>
        <w:rPr>
          <w:rFonts w:ascii="Times New Roman" w:hAnsi="Times New Roman"/>
          <w:sz w:val="26"/>
          <w:szCs w:val="26"/>
        </w:rPr>
        <w:t xml:space="preserve">.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w:t>
      </w:r>
      <w:r>
        <w:rPr>
          <w:rFonts w:ascii="Times New Roman" w:hAnsi="Times New Roman"/>
          <w:sz w:val="26"/>
          <w:szCs w:val="26"/>
        </w:rPr>
        <w:t xml:space="preserve"> ngày kể từ ngày ký Hợp đồng.</w:t>
      </w:r>
    </w:p>
    <w:p w14:paraId="731DCF28"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14:paraId="59A13674" w14:textId="77777777" w:rsidR="00DE62AE" w:rsidRDefault="00000000">
      <w:pPr>
        <w:tabs>
          <w:tab w:val="left" w:pos="709"/>
        </w:tabs>
        <w:spacing w:after="120" w:line="276" w:lineRule="auto"/>
        <w:jc w:val="both"/>
        <w:rPr>
          <w:rFonts w:ascii="Times New Roman" w:hAnsi="Times New Roman"/>
          <w:b/>
          <w:bCs/>
          <w:sz w:val="26"/>
          <w:szCs w:val="26"/>
          <w:highlight w:val="yellow"/>
        </w:rPr>
      </w:pPr>
      <w:r>
        <w:rPr>
          <w:rFonts w:ascii="Times New Roman" w:hAnsi="Times New Roman"/>
          <w:b/>
          <w:bCs/>
          <w:sz w:val="26"/>
          <w:szCs w:val="26"/>
        </w:rPr>
        <w:t>8.2. Bảo hành:</w:t>
      </w:r>
    </w:p>
    <w:p w14:paraId="18B2E2F9" w14:textId="77777777" w:rsidR="00DE62AE" w:rsidRDefault="00000000">
      <w:pPr>
        <w:tabs>
          <w:tab w:val="left" w:pos="709"/>
        </w:tabs>
        <w:spacing w:after="120" w:line="276" w:lineRule="auto"/>
        <w:jc w:val="both"/>
        <w:rPr>
          <w:rFonts w:ascii="Times New Roman" w:hAnsi="Times New Roman"/>
          <w:sz w:val="26"/>
          <w:szCs w:val="26"/>
          <w:highlight w:val="yellow"/>
        </w:rPr>
      </w:pPr>
      <w:commentRangeStart w:id="230"/>
      <w:r>
        <w:rPr>
          <w:rFonts w:ascii="Times New Roman" w:hAnsi="Times New Roman"/>
          <w:sz w:val="26"/>
          <w:szCs w:val="26"/>
        </w:rPr>
        <w:lastRenderedPageBreak/>
        <w:t xml:space="preserve">Thời hạn bảo hành: </w:t>
      </w:r>
      <w:ins w:id="231" w:author="VNCN E&amp;C - Thương thảo 17/10" w:date="2026-10-17T16:00:00Z">
        <w:r>
          <w:rPr>
            <w:rFonts w:ascii="Times New Roman" w:hAnsi="Times New Roman"/>
            <w:sz w:val="26"/>
            <w:szCs w:val="26"/>
          </w:rPr>
          <w:t>36</w:t>
        </w:r>
      </w:ins>
      <w:del w:id="232" w:author="VNCN E&amp;C - Thương thảo 17/10" w:date="2026-10-17T16:00:00Z">
        <w:r>
          <w:rPr>
            <w:rFonts w:ascii="Times New Roman" w:hAnsi="Times New Roman"/>
            <w:sz w:val="26"/>
            <w:szCs w:val="26"/>
            <w:highlight w:val="yellow"/>
          </w:rPr>
          <w:delText>24</w:delText>
        </w:r>
      </w:del>
      <w:r>
        <w:rPr>
          <w:rFonts w:ascii="Times New Roman" w:hAnsi="Times New Roman"/>
          <w:sz w:val="26"/>
          <w:szCs w:val="26"/>
        </w:rPr>
        <w:t xml:space="preserve"> tháng kể từ ngày Chủ đầu tư ký biên bản nghiệm thu hoàn thành hạng mục Công trình theo phạm vi hợp đồng, nhưng không ngắn hơn thời hạn bảo hành mà Bên A phải chịu theo Hợp đồng thầu chính.</w:t>
      </w:r>
      <w:commentRangeEnd w:id="230"/>
      <w:r>
        <w:rPr>
          <w:rStyle w:val="CommentReference"/>
          <w:rFonts w:ascii="Times New Roman" w:hAnsi="Times New Roman"/>
          <w:sz w:val="26"/>
          <w:szCs w:val="26"/>
          <w:highlight w:val="yellow"/>
        </w:rPr>
        <w:commentReference w:id="230"/>
      </w:r>
    </w:p>
    <w:p w14:paraId="7F76A4D3"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14:paraId="059E2DD7"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Trách nhiệm bảo hành:</w:t>
      </w:r>
    </w:p>
    <w:p w14:paraId="205135E6"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w:t>
      </w:r>
      <w:ins w:id="233" w:author="VNCN E&amp;C - Thương thảo 17/10" w:date="2026-10-17T16:00:00Z">
        <w:r>
          <w:rPr>
            <w:rFonts w:ascii="Times New Roman" w:hAnsi="Times New Roman"/>
            <w:sz w:val="26"/>
            <w:szCs w:val="26"/>
          </w:rPr>
          <w:t>xử lý theo Điều 18.4.</w:t>
        </w:r>
      </w:ins>
      <w:del w:id="234" w:author="VNCN E&amp;C - Thương thảo 17/10" w:date="2026-10-17T16:00:00Z">
        <w:r>
          <w:rPr>
            <w:rFonts w:ascii="Times New Roman" w:hAnsi="Times New Roman"/>
            <w:sz w:val="26"/>
            <w:szCs w:val="26"/>
          </w:rPr>
          <w:delText xml:space="preserve">tự thực hiện hoặc thuê Nhà thầu khác thực hiện; toàn bộ chi phí được khấu trừ vào khoản Bên A còn phải thanh toán cho Bên B, tiền bảo hành hoặc thu từ bảo lãnh bảo hành. </w:delText>
        </w:r>
      </w:del>
    </w:p>
    <w:p w14:paraId="668D7326"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14:paraId="5B87544A"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(iii) Bên B được hoàn trả tiền bảo hành sau khi kết thúc thời hạn bảo hành và được Bên A xác nhận hoàn thành nghĩa vụ bảo hành. Trường hợp Bên B nộp bảo lãnh bảo hành có giá trị bằng tiền bảo hành theo Điều </w:t>
      </w:r>
      <w:ins w:id="95029" w:author="VNCN E&amp;C" w:date="2026-10-19T09:00:00Z">
        <w:r>
          <w:rPr>
            <w:rFonts w:ascii="Times New Roman" w:hAnsi="Times New Roman"/>
            <w:sz w:val="26"/>
            <w:szCs w:val="26"/>
          </w:rPr>
          <w:t xml:space="preserve">14</w:t>
        </w:r>
      </w:ins>
      <w:ins w:id="95031" w:author="VNCN E&amp;C - Thương thảo 17/10" w:date="2026-10-17T16:00:00Z">
        <w:del w:id="95030" w:author="VNCN E&amp;C" w:date="2026-10-19T09:00:00Z">
          <w:r>
            <w:rPr>
              <w:rFonts w:ascii="Times New Roman" w:hAnsi="Times New Roman"/>
              <w:sz w:val="26"/>
              <w:szCs w:val="26"/>
            </w:rPr>
            <w:delText xml:space="preserve">19</w:delText>
          </w:r>
        </w:del>
      </w:ins>
      <w:del w:id="236" w:author="VNCN E&amp;C - Thương thảo 17/10" w:date="2026-10-17T16:00:00Z">
        <w:r>
          <w:rPr>
            <w:rFonts w:ascii="Times New Roman" w:hAnsi="Times New Roman"/>
            <w:sz w:val="26"/>
            <w:szCs w:val="26"/>
          </w:rPr>
          <w:delText>20</w:delText>
        </w:r>
      </w:del>
      <w:r>
        <w:rPr>
          <w:rFonts w:ascii="Times New Roman" w:hAnsi="Times New Roman"/>
          <w:sz w:val="26"/>
          <w:szCs w:val="26"/>
        </w:rPr>
        <w:t xml:space="preserve">.3, Bên A hoàn trả tiền bảo hành theo Điều 10.3.2 sau khi nhận được bản gốc thư bảo lãnh hợp lệ.</w:t>
      </w:r>
    </w:p>
    <w:p w14:paraId="71B992C4"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9. GIÁ HỢP ĐỒNG</w:t>
      </w:r>
    </w:p>
    <w:p w14:paraId="77405B04" w14:textId="77777777" w:rsidR="00DE62AE"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9.1. Hình thức giá Hợp đồng: </w:t>
      </w:r>
    </w:p>
    <w:p w14:paraId="7AF0A55B" w14:textId="2F11AAF5"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w:t>
      </w:r>
      <w:ins w:id="237" w:author="Ngọc Ánh Trương" w:date="2026-10-19T11:24:00Z" w16du:dateUtc="2026-10-19T04:24:00Z">
        <w:r w:rsidR="00856939">
          <w:rPr>
            <w:rFonts w:ascii="Times New Roman" w:hAnsi="Times New Roman"/>
            <w:sz w:val="26"/>
            <w:szCs w:val="26"/>
          </w:rPr>
          <w:t>g.</w:t>
        </w:r>
      </w:ins>
      <w:del w:id="238" w:author="Ngọc Ánh Trương" w:date="2026-10-19T11:24:00Z" w16du:dateUtc="2026-10-19T04:24:00Z">
        <w:r w:rsidDel="00856939">
          <w:rPr>
            <w:rFonts w:ascii="Times New Roman" w:hAnsi="Times New Roman"/>
            <w:sz w:val="26"/>
            <w:szCs w:val="26"/>
          </w:rPr>
          <w:delText xml:space="preserve">g, </w:delText>
        </w:r>
      </w:del>
      <w:ins w:id="239" w:author="VNCN E&amp;C - Thương thảo 17/10" w:date="2026-10-17T16:00:00Z">
        <w:del w:id="240" w:author="Ngọc Ánh Trương" w:date="2026-10-19T11:24:00Z" w16du:dateUtc="2026-10-19T04:24:00Z">
          <w:r w:rsidDel="00856939">
            <w:rPr>
              <w:rFonts w:ascii="Times New Roman" w:hAnsi="Times New Roman"/>
              <w:sz w:val="26"/>
              <w:szCs w:val="26"/>
            </w:rPr>
            <w:delText>trừ</w:delText>
          </w:r>
        </w:del>
      </w:ins>
      <w:del w:id="241" w:author="Ngọc Ánh Trương" w:date="2026-10-19T11:24:00Z" w16du:dateUtc="2026-10-19T04:24:00Z">
        <w:r w:rsidDel="00856939">
          <w:rPr>
            <w:rFonts w:ascii="Times New Roman" w:hAnsi="Times New Roman"/>
            <w:sz w:val="26"/>
            <w:szCs w:val="26"/>
          </w:rPr>
          <w:delText xml:space="preserve">(Trừ trường hợp khi có biến động giá vật liệu, theo quy định tại khoản 9.4 của Điều </w:delText>
        </w:r>
      </w:del>
      <w:ins w:id="242" w:author="VNCN E&amp;C - Thương thảo 17/10" w:date="2026-10-17T16:00:00Z">
        <w:del w:id="243" w:author="Ngọc Ánh Trương" w:date="2026-10-19T11:24:00Z" w16du:dateUtc="2026-10-19T04:24:00Z">
          <w:r w:rsidDel="00856939">
            <w:rPr>
              <w:rFonts w:ascii="Times New Roman" w:hAnsi="Times New Roman"/>
              <w:sz w:val="26"/>
              <w:szCs w:val="26"/>
            </w:rPr>
            <w:delText>15.3</w:delText>
          </w:r>
        </w:del>
      </w:ins>
      <w:del w:id="244" w:author="Ngọc Ánh Trương" w:date="2026-10-19T11:24:00Z" w16du:dateUtc="2026-10-19T04:24:00Z">
        <w:r w:rsidDel="00856939">
          <w:rPr>
            <w:rFonts w:ascii="Times New Roman" w:hAnsi="Times New Roman"/>
            <w:sz w:val="26"/>
            <w:szCs w:val="26"/>
          </w:rPr>
          <w:delText>này. Trường hợp pháp luật bắt buộc điều chỉnh hoặc Chủ đầu tư chấp thuận điều chỉnh giá cho Bên A, Bên B được điều chỉnh tương ứng với khối lượng do Bên B thực hiện, không vượt quá mức Chủ đầu tư chấp thuận và được thanh toán sau khi Bên A nhận được thanh toán từ Chủ đầu tư.</w:delText>
        </w:r>
      </w:del>
    </w:p>
    <w:p w14:paraId="7D048C77" w14:textId="77777777" w:rsidR="00DE62AE"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9.2. Tính đầy đủ của giá Hợp đồng:</w:t>
      </w:r>
    </w:p>
    <w:p w14:paraId="328DAD8A"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14:paraId="004747CD" w14:textId="77777777" w:rsidR="00DE62AE"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9.3. Giá hợp đồng:</w:t>
      </w:r>
    </w:p>
    <w:p w14:paraId="499A2D95" w14:textId="77777777" w:rsidR="00DE62AE" w:rsidRDefault="00000000">
      <w:pPr>
        <w:tabs>
          <w:tab w:val="left" w:pos="709"/>
        </w:tabs>
        <w:spacing w:after="120" w:line="276" w:lineRule="auto"/>
        <w:jc w:val="both"/>
        <w:rPr>
          <w:rFonts w:ascii="Times New Roman" w:hAnsi="Times New Roman"/>
          <w:sz w:val="26"/>
          <w:szCs w:val="26"/>
        </w:rPr>
      </w:pPr>
      <w:commentRangeStart w:id="245"/>
      <w:r>
        <w:rPr>
          <w:rFonts w:ascii="Times New Roman" w:hAnsi="Times New Roman"/>
          <w:sz w:val="26"/>
          <w:szCs w:val="26"/>
        </w:rPr>
        <w:t xml:space="preserve">a) Giá </w:t>
      </w:r>
      <w:commentRangeStart w:id="246"/>
      <w:r>
        <w:rPr>
          <w:rFonts w:ascii="Times New Roman" w:hAnsi="Times New Roman"/>
          <w:sz w:val="26"/>
          <w:szCs w:val="26"/>
        </w:rPr>
        <w:t xml:space="preserve">Hợp đồng (tạm tính): </w:t>
      </w:r>
      <w:ins w:id="247" w:author="VNCN E&amp;C - Thương thảo 17/10" w:date="2026-10-17T16:00:00Z">
        <w:r>
          <w:rPr>
            <w:rFonts w:ascii="Times New Roman" w:hAnsi="Times New Roman"/>
            <w:b/>
            <w:bCs/>
            <w:sz w:val="26"/>
            <w:szCs w:val="26"/>
            <w:highlight w:val="yellow"/>
          </w:rPr>
          <w:t>216.334.704.781</w:t>
        </w:r>
      </w:ins>
      <w:del w:id="248" w:author="VNCN E&amp;C - Thương thảo 17/10" w:date="2026-10-17T16:00:00Z">
        <w:r>
          <w:rPr>
            <w:rFonts w:ascii="Times New Roman" w:hAnsi="Times New Roman"/>
            <w:b/>
            <w:bCs/>
            <w:sz w:val="26"/>
            <w:szCs w:val="26"/>
            <w:highlight w:val="yellow"/>
          </w:rPr>
          <w:delText>215.928.265.204</w:delText>
        </w:r>
      </w:del>
      <w:r>
        <w:rPr>
          <w:rFonts w:ascii="Times New Roman" w:hAnsi="Times New Roman"/>
          <w:b/>
          <w:bCs/>
          <w:sz w:val="26"/>
          <w:szCs w:val="26"/>
        </w:rPr>
        <w:t xml:space="preserve"> đồng</w:t>
      </w:r>
      <w:r>
        <w:rPr>
          <w:rFonts w:ascii="Times New Roman" w:hAnsi="Times New Roman"/>
          <w:sz w:val="26"/>
          <w:szCs w:val="26"/>
        </w:rPr>
        <w:t>, đã bao gồm thuế GTGT 8% (</w:t>
      </w:r>
      <w:r>
        <w:rPr>
          <w:rFonts w:ascii="Times New Roman" w:hAnsi="Times New Roman"/>
          <w:i/>
          <w:iCs/>
          <w:sz w:val="26"/>
          <w:szCs w:val="26"/>
        </w:rPr>
        <w:t xml:space="preserve">Bằng chữ: </w:t>
      </w:r>
      <w:r>
        <w:rPr>
          <w:rFonts w:ascii="Times New Roman" w:hAnsi="Times New Roman"/>
          <w:i/>
          <w:iCs/>
          <w:sz w:val="26"/>
          <w:szCs w:val="26"/>
          <w:highlight w:val="yellow"/>
        </w:rPr>
        <w:t xml:space="preserve">Hai trăm mười </w:t>
      </w:r>
      <w:ins w:id="249" w:author="VNCN E&amp;C - Thương thảo 17/10" w:date="2026-10-17T16:00:00Z">
        <w:r>
          <w:rPr>
            <w:rFonts w:ascii="Times New Roman" w:hAnsi="Times New Roman"/>
            <w:i/>
            <w:iCs/>
            <w:sz w:val="26"/>
            <w:szCs w:val="26"/>
            <w:highlight w:val="yellow"/>
          </w:rPr>
          <w:t>sáu</w:t>
        </w:r>
      </w:ins>
      <w:del w:id="250" w:author="VNCN E&amp;C - Thương thảo 17/10" w:date="2026-10-17T16:00:00Z">
        <w:r>
          <w:rPr>
            <w:rFonts w:ascii="Times New Roman" w:hAnsi="Times New Roman"/>
            <w:i/>
            <w:iCs/>
            <w:sz w:val="26"/>
            <w:szCs w:val="26"/>
            <w:highlight w:val="yellow"/>
          </w:rPr>
          <w:delText>lăm</w:delText>
        </w:r>
      </w:del>
      <w:r>
        <w:rPr>
          <w:rFonts w:ascii="Times New Roman" w:hAnsi="Times New Roman"/>
          <w:i/>
          <w:iCs/>
          <w:sz w:val="26"/>
          <w:szCs w:val="26"/>
          <w:highlight w:val="yellow"/>
        </w:rPr>
        <w:t xml:space="preserve"> tỷ, </w:t>
      </w:r>
      <w:ins w:id="251" w:author="VNCN E&amp;C - Thương thảo 17/10" w:date="2026-10-17T16:00:00Z">
        <w:r>
          <w:rPr>
            <w:rFonts w:ascii="Times New Roman" w:hAnsi="Times New Roman"/>
            <w:i/>
            <w:iCs/>
            <w:sz w:val="26"/>
            <w:szCs w:val="26"/>
            <w:highlight w:val="yellow"/>
          </w:rPr>
          <w:t>ba</w:t>
        </w:r>
      </w:ins>
      <w:del w:id="252" w:author="VNCN E&amp;C - Thương thảo 17/10" w:date="2026-10-17T16:00:00Z">
        <w:r>
          <w:rPr>
            <w:rFonts w:ascii="Times New Roman" w:hAnsi="Times New Roman"/>
            <w:i/>
            <w:iCs/>
            <w:sz w:val="26"/>
            <w:szCs w:val="26"/>
            <w:highlight w:val="yellow"/>
          </w:rPr>
          <w:delText>chín</w:delText>
        </w:r>
      </w:del>
      <w:r>
        <w:rPr>
          <w:rFonts w:ascii="Times New Roman" w:hAnsi="Times New Roman"/>
          <w:i/>
          <w:iCs/>
          <w:sz w:val="26"/>
          <w:szCs w:val="26"/>
          <w:highlight w:val="yellow"/>
        </w:rPr>
        <w:t xml:space="preserve"> trăm </w:t>
      </w:r>
      <w:ins w:id="253" w:author="VNCN E&amp;C - Thương thảo 17/10" w:date="2026-10-17T16:00:00Z">
        <w:r>
          <w:rPr>
            <w:rFonts w:ascii="Times New Roman" w:hAnsi="Times New Roman"/>
            <w:i/>
            <w:iCs/>
            <w:sz w:val="26"/>
            <w:szCs w:val="26"/>
            <w:highlight w:val="yellow"/>
          </w:rPr>
          <w:t>ba</w:t>
        </w:r>
      </w:ins>
      <w:del w:id="254" w:author="VNCN E&amp;C - Thương thảo 17/10" w:date="2026-10-17T16:00:00Z">
        <w:r>
          <w:rPr>
            <w:rFonts w:ascii="Times New Roman" w:hAnsi="Times New Roman"/>
            <w:i/>
            <w:iCs/>
            <w:sz w:val="26"/>
            <w:szCs w:val="26"/>
            <w:highlight w:val="yellow"/>
          </w:rPr>
          <w:delText>hai</w:delText>
        </w:r>
      </w:del>
      <w:r>
        <w:rPr>
          <w:rFonts w:ascii="Times New Roman" w:hAnsi="Times New Roman"/>
          <w:i/>
          <w:iCs/>
          <w:sz w:val="26"/>
          <w:szCs w:val="26"/>
          <w:highlight w:val="yellow"/>
        </w:rPr>
        <w:t xml:space="preserve"> mươi </w:t>
      </w:r>
      <w:ins w:id="255" w:author="VNCN E&amp;C - Thương thảo 17/10" w:date="2026-10-17T16:00:00Z">
        <w:r>
          <w:rPr>
            <w:rFonts w:ascii="Times New Roman" w:hAnsi="Times New Roman"/>
            <w:i/>
            <w:iCs/>
            <w:sz w:val="26"/>
            <w:szCs w:val="26"/>
            <w:highlight w:val="yellow"/>
          </w:rPr>
          <w:t>tư</w:t>
        </w:r>
      </w:ins>
      <w:del w:id="256" w:author="VNCN E&amp;C - Thương thảo 17/10" w:date="2026-10-17T16:00:00Z">
        <w:r>
          <w:rPr>
            <w:rFonts w:ascii="Times New Roman" w:hAnsi="Times New Roman"/>
            <w:i/>
            <w:iCs/>
            <w:sz w:val="26"/>
            <w:szCs w:val="26"/>
            <w:highlight w:val="yellow"/>
          </w:rPr>
          <w:delText>tám</w:delText>
        </w:r>
      </w:del>
      <w:r>
        <w:rPr>
          <w:rFonts w:ascii="Times New Roman" w:hAnsi="Times New Roman"/>
          <w:i/>
          <w:iCs/>
          <w:sz w:val="26"/>
          <w:szCs w:val="26"/>
          <w:highlight w:val="yellow"/>
        </w:rPr>
        <w:t xml:space="preserve"> triệu, </w:t>
      </w:r>
      <w:ins w:id="257" w:author="VNCN E&amp;C - Thương thảo 17/10" w:date="2026-10-17T16:00:00Z">
        <w:r>
          <w:rPr>
            <w:rFonts w:ascii="Times New Roman" w:hAnsi="Times New Roman"/>
            <w:i/>
            <w:iCs/>
            <w:sz w:val="26"/>
            <w:szCs w:val="26"/>
            <w:highlight w:val="yellow"/>
          </w:rPr>
          <w:t>bảy</w:t>
        </w:r>
      </w:ins>
      <w:del w:id="258" w:author="VNCN E&amp;C - Thương thảo 17/10" w:date="2026-10-17T16:00:00Z">
        <w:r>
          <w:rPr>
            <w:rFonts w:ascii="Times New Roman" w:hAnsi="Times New Roman"/>
            <w:i/>
            <w:iCs/>
            <w:sz w:val="26"/>
            <w:szCs w:val="26"/>
            <w:highlight w:val="yellow"/>
          </w:rPr>
          <w:delText>hai trăm sáu mươi lăm nghìn, hai</w:delText>
        </w:r>
      </w:del>
      <w:r>
        <w:rPr>
          <w:rFonts w:ascii="Times New Roman" w:hAnsi="Times New Roman"/>
          <w:i/>
          <w:iCs/>
          <w:sz w:val="26"/>
          <w:szCs w:val="26"/>
          <w:highlight w:val="yellow"/>
        </w:rPr>
        <w:t xml:space="preserve"> trăm linh bốn</w:t>
      </w:r>
      <w:ins w:id="259" w:author="VNCN E&amp;C - Thương thảo 17/10" w:date="2026-10-17T16:00:00Z">
        <w:r>
          <w:rPr>
            <w:rFonts w:ascii="Times New Roman" w:hAnsi="Times New Roman"/>
            <w:i/>
            <w:iCs/>
            <w:sz w:val="26"/>
            <w:szCs w:val="26"/>
            <w:highlight w:val="yellow"/>
          </w:rPr>
          <w:t xml:space="preserve"> nghìn, bảy trăm tám mươi mốt</w:t>
        </w:r>
      </w:ins>
      <w:r>
        <w:rPr>
          <w:rFonts w:ascii="Times New Roman" w:hAnsi="Times New Roman"/>
          <w:i/>
          <w:iCs/>
          <w:sz w:val="26"/>
          <w:szCs w:val="26"/>
          <w:highlight w:val="yellow"/>
        </w:rPr>
        <w:t xml:space="preserve"> đồng</w:t>
      </w:r>
      <w:r>
        <w:rPr>
          <w:rFonts w:ascii="Times New Roman" w:hAnsi="Times New Roman"/>
          <w:sz w:val="26"/>
          <w:szCs w:val="26"/>
        </w:rPr>
        <w:t xml:space="preserve">). Trong đó: giá trị trước thuế </w:t>
      </w:r>
      <w:ins w:id="260" w:author="VNCN E&amp;C - Thương thảo 17/10" w:date="2026-10-17T16:00:00Z">
        <w:r>
          <w:rPr>
            <w:rFonts w:ascii="Times New Roman" w:hAnsi="Times New Roman"/>
            <w:sz w:val="26"/>
            <w:szCs w:val="26"/>
            <w:highlight w:val="yellow"/>
          </w:rPr>
          <w:t>200.309.911.834</w:t>
        </w:r>
      </w:ins>
      <w:del w:id="261" w:author="VNCN E&amp;C - Thương thảo 17/10" w:date="2026-10-17T16:00:00Z">
        <w:r>
          <w:rPr>
            <w:rFonts w:ascii="Times New Roman" w:hAnsi="Times New Roman"/>
            <w:sz w:val="26"/>
            <w:szCs w:val="26"/>
            <w:highlight w:val="yellow"/>
          </w:rPr>
          <w:delText>199.933.578.893</w:delText>
        </w:r>
      </w:del>
      <w:r>
        <w:rPr>
          <w:rFonts w:ascii="Times New Roman" w:hAnsi="Times New Roman"/>
          <w:sz w:val="26"/>
          <w:szCs w:val="26"/>
        </w:rPr>
        <w:t xml:space="preserve"> đồng; thuế GTGT 8% </w:t>
      </w:r>
      <w:ins w:id="262" w:author="VNCN E&amp;C - Thương thảo 17/10" w:date="2026-10-17T16:00:00Z">
        <w:r>
          <w:rPr>
            <w:rFonts w:ascii="Times New Roman" w:hAnsi="Times New Roman"/>
            <w:sz w:val="26"/>
            <w:szCs w:val="26"/>
            <w:highlight w:val="yellow"/>
          </w:rPr>
          <w:t>16.024.792.947</w:t>
        </w:r>
      </w:ins>
      <w:del w:id="263" w:author="VNCN E&amp;C - Thương thảo 17/10" w:date="2026-10-17T16:00:00Z">
        <w:r>
          <w:rPr>
            <w:rFonts w:ascii="Times New Roman" w:hAnsi="Times New Roman"/>
            <w:sz w:val="26"/>
            <w:szCs w:val="26"/>
            <w:highlight w:val="yellow"/>
          </w:rPr>
          <w:delText>15.994.686.311</w:delText>
        </w:r>
      </w:del>
      <w:r>
        <w:rPr>
          <w:rFonts w:ascii="Times New Roman" w:hAnsi="Times New Roman"/>
          <w:sz w:val="26"/>
          <w:szCs w:val="26"/>
        </w:rPr>
        <w:t xml:space="preserve"> đồng. Thuế suất GTGT áp dụng theo quy định của pháp luật</w:t>
      </w:r>
      <w:commentRangeEnd w:id="246"/>
      <w:r>
        <w:rPr>
          <w:rStyle w:val="CommentReference"/>
          <w:rFonts w:ascii="Times New Roman" w:hAnsi="Times New Roman"/>
          <w:sz w:val="26"/>
          <w:szCs w:val="26"/>
        </w:rPr>
        <w:commentReference w:id="246"/>
      </w:r>
      <w:r>
        <w:rPr>
          <w:rFonts w:ascii="Times New Roman" w:hAnsi="Times New Roman"/>
          <w:sz w:val="26"/>
          <w:szCs w:val="26"/>
        </w:rPr>
        <w:t>.</w:t>
      </w:r>
      <w:commentRangeEnd w:id="245"/>
      <w:r>
        <w:rPr>
          <w:rStyle w:val="CommentReference"/>
          <w:rFonts w:ascii="Times New Roman" w:hAnsi="Times New Roman"/>
          <w:sz w:val="26"/>
          <w:szCs w:val="26"/>
        </w:rPr>
        <w:commentReference w:id="245"/>
      </w:r>
    </w:p>
    <w:p w14:paraId="554BE42B" w14:textId="77777777" w:rsidR="00DE62AE" w:rsidRDefault="00000000">
      <w:pPr>
        <w:tabs>
          <w:tab w:val="left" w:pos="709"/>
        </w:tabs>
        <w:spacing w:after="120" w:line="276" w:lineRule="auto"/>
        <w:jc w:val="center"/>
        <w:rPr>
          <w:rFonts w:ascii="Times New Roman" w:hAnsi="Times New Roman"/>
          <w:i/>
          <w:iCs/>
          <w:sz w:val="26"/>
          <w:szCs w:val="26"/>
        </w:rPr>
      </w:pPr>
      <w:r>
        <w:rPr>
          <w:rFonts w:ascii="Times New Roman" w:hAnsi="Times New Roman"/>
          <w:i/>
          <w:iCs/>
          <w:sz w:val="26"/>
          <w:szCs w:val="26"/>
        </w:rPr>
        <w:t>Chi tiết xem Biểu 01[Chi tiết giá hợp đồng] đính kèm Hợp đồng.</w:t>
      </w:r>
    </w:p>
    <w:p w14:paraId="5B7D31F7"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 nước PCCC, bể nước xử lý nước thải là khối lượng tạm tính khi chưa có thiết kế bản vẽ thi </w:t>
      </w:r>
      <w:r>
        <w:rPr>
          <w:rFonts w:ascii="Times New Roman" w:hAnsi="Times New Roman"/>
          <w:sz w:val="26"/>
          <w:szCs w:val="26"/>
        </w:rPr>
        <w:lastRenderedPageBreak/>
        <w:t>công; hai bên điều chỉnh bằng phụ lục Hợp đồng theo khối lượng thiết kế được duyệt và đơn giá tại Biểu 01. Chi phí chung và chi phí cẩu tháp là trọn gói, không điều chỉnh.</w:t>
      </w:r>
    </w:p>
    <w:p w14:paraId="6CF2C398"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Giá Hợp đồng đã bao gồm: </w:t>
      </w:r>
    </w:p>
    <w:p w14:paraId="38468984"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14:paraId="05166AFE"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14:paraId="4813442D"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c) Bên B cung cấp toàn bộ vật liệu chính, vật liệu phụ và chịu toàn bộ chi phí hao hụt vật liệu trong quá trình thi công.</w:t>
      </w:r>
    </w:p>
    <w:p w14:paraId="262B4B24" w14:textId="77777777" w:rsidR="00DE62AE" w:rsidRDefault="00000000">
      <w:pPr>
        <w:tabs>
          <w:tab w:val="left" w:pos="709"/>
        </w:tabs>
        <w:spacing w:after="120" w:line="276" w:lineRule="auto"/>
        <w:jc w:val="both"/>
        <w:rPr>
          <w:del w:id="264" w:author="VNCN E&amp;C - Thương thảo 17/10" w:date="2026-10-17T16:00:00Z"/>
          <w:rFonts w:ascii="Times New Roman" w:hAnsi="Times New Roman"/>
          <w:b/>
          <w:bCs/>
          <w:sz w:val="26"/>
          <w:szCs w:val="26"/>
        </w:rPr>
      </w:pPr>
      <w:commentRangeStart w:id="265"/>
      <w:del w:id="266" w:author="VNCN E&amp;C - Thương thảo 17/10" w:date="2026-10-17T16:00:00Z">
        <w:r>
          <w:rPr>
            <w:rFonts w:ascii="Times New Roman" w:hAnsi="Times New Roman"/>
            <w:b/>
            <w:bCs/>
            <w:sz w:val="26"/>
            <w:szCs w:val="26"/>
          </w:rPr>
          <w:delText>9.4. Điều chỉnh giá trị Hợp đồng</w:delText>
        </w:r>
      </w:del>
      <w:commentRangeEnd w:id="265"/>
      <w:r>
        <w:rPr>
          <w:rStyle w:val="CommentReference"/>
          <w:rFonts w:ascii="Times New Roman" w:hAnsi="Times New Roman"/>
          <w:b/>
          <w:bCs/>
          <w:sz w:val="26"/>
          <w:szCs w:val="26"/>
        </w:rPr>
        <w:commentReference w:id="265"/>
      </w:r>
    </w:p>
    <w:p w14:paraId="05090419" w14:textId="77777777" w:rsidR="00DE62AE" w:rsidRDefault="00000000">
      <w:pPr>
        <w:tabs>
          <w:tab w:val="left" w:pos="709"/>
        </w:tabs>
        <w:spacing w:after="120" w:line="276" w:lineRule="auto"/>
        <w:jc w:val="both"/>
        <w:rPr>
          <w:del w:id="267" w:author="VNCN E&amp;C - Thương thảo 17/10" w:date="2026-10-17T16:00:00Z"/>
          <w:rFonts w:ascii="Times New Roman" w:hAnsi="Times New Roman"/>
          <w:sz w:val="26"/>
          <w:szCs w:val="26"/>
        </w:rPr>
      </w:pPr>
      <w:del w:id="268" w:author="VNCN E&amp;C - Thương thảo 17/10" w:date="2026-10-17T16:00:00Z">
        <w:r>
          <w:rPr>
            <w:rFonts w:ascii="Times New Roman" w:hAnsi="Times New Roman"/>
            <w:sz w:val="26"/>
            <w:szCs w:val="26"/>
          </w:rPr>
          <w:delText>b) Các trường hợp điều chỉnh giá trị Hợp đồng:</w:delText>
        </w:r>
      </w:del>
    </w:p>
    <w:p w14:paraId="45EED5B3" w14:textId="77777777" w:rsidR="00DE62AE" w:rsidRDefault="00000000">
      <w:pPr>
        <w:tabs>
          <w:tab w:val="left" w:pos="709"/>
        </w:tabs>
        <w:spacing w:after="120" w:line="276" w:lineRule="auto"/>
        <w:jc w:val="both"/>
        <w:rPr>
          <w:del w:id="269" w:author="VNCN E&amp;C - Thương thảo 17/10" w:date="2026-10-17T16:00:00Z"/>
          <w:rFonts w:ascii="Times New Roman" w:hAnsi="Times New Roman"/>
          <w:sz w:val="26"/>
          <w:szCs w:val="26"/>
        </w:rPr>
      </w:pPr>
      <w:del w:id="270" w:author="VNCN E&amp;C - Thương thảo 17/10" w:date="2026-10-17T16:00:00Z">
        <w:r>
          <w:rPr>
            <w:rFonts w:ascii="Times New Roman" w:hAnsi="Times New Roman"/>
            <w:sz w:val="26"/>
            <w:szCs w:val="26"/>
          </w:rPr>
          <w:delText>Trừ khi có yêu cầu khác của Bên A, việc phát sinh tăng hoặc giảm giá trị Hợp đồng chỉ được thực hiện khi xảy ra một trong các trường hợp sau:</w:delText>
        </w:r>
      </w:del>
    </w:p>
    <w:p w14:paraId="76890AB7" w14:textId="77777777" w:rsidR="00DE62AE" w:rsidRDefault="00000000">
      <w:pPr>
        <w:pStyle w:val="ListParagraph"/>
        <w:numPr>
          <w:ilvl w:val="0"/>
          <w:numId w:val="28"/>
        </w:numPr>
        <w:tabs>
          <w:tab w:val="left" w:pos="709"/>
        </w:tabs>
        <w:spacing w:after="120"/>
        <w:jc w:val="both"/>
        <w:rPr>
          <w:del w:id="271" w:author="VNCN E&amp;C - Thương thảo 17/10" w:date="2026-10-17T16:00:00Z"/>
          <w:rFonts w:ascii="Times New Roman" w:hAnsi="Times New Roman"/>
          <w:sz w:val="26"/>
          <w:szCs w:val="26"/>
        </w:rPr>
      </w:pPr>
      <w:del w:id="272" w:author="VNCN E&amp;C - Thương thảo 17/10" w:date="2026-10-17T16:00:00Z">
        <w:r>
          <w:rPr>
            <w:rFonts w:ascii="Times New Roman" w:hAnsi="Times New Roman"/>
            <w:sz w:val="26"/>
            <w:szCs w:val="26"/>
          </w:rPr>
          <w:delText xml:space="preserve">Bên A thay đổi thiết kế và/hoặc điều chỉnh nội dung, phạm vi công việc; </w:delText>
        </w:r>
      </w:del>
    </w:p>
    <w:p w14:paraId="026D14C2" w14:textId="77777777" w:rsidR="00DE62AE" w:rsidRDefault="00000000">
      <w:pPr>
        <w:pStyle w:val="ListParagraph"/>
        <w:numPr>
          <w:ilvl w:val="0"/>
          <w:numId w:val="28"/>
        </w:numPr>
        <w:tabs>
          <w:tab w:val="left" w:pos="709"/>
        </w:tabs>
        <w:spacing w:after="120"/>
        <w:jc w:val="both"/>
        <w:rPr>
          <w:del w:id="273" w:author="VNCN E&amp;C - Thương thảo 17/10" w:date="2026-10-17T16:00:00Z"/>
          <w:rFonts w:ascii="Times New Roman" w:hAnsi="Times New Roman"/>
          <w:sz w:val="26"/>
          <w:szCs w:val="26"/>
        </w:rPr>
      </w:pPr>
      <w:del w:id="274" w:author="VNCN E&amp;C - Thương thảo 17/10" w:date="2026-10-17T16:00:00Z">
        <w:r>
          <w:rPr>
            <w:rFonts w:ascii="Times New Roman" w:hAnsi="Times New Roman"/>
            <w:sz w:val="26"/>
            <w:szCs w:val="26"/>
          </w:rPr>
          <w:tab/>
          <w:delText>Bên A muốn tăng khối lượng/hạng mục ngoài Phạm vi công việc hoặc cắt giảm khối lượng hoặc hạng mục công việc và có thông báo đến Bên B trước khi Bên B bắt đầu triển khai thực hiện công việc đó. Trường hợp Bên A cắt giảm khối lượng công việc ảnh hưởng lớn đến giá trị Hợp đồng mà không phải do lỗi của Bên B gây ra, thì cần được Hai bên thống nhất;</w:delText>
        </w:r>
      </w:del>
    </w:p>
    <w:p w14:paraId="2DC1F6C6" w14:textId="77777777" w:rsidR="00DE62AE" w:rsidRDefault="00000000">
      <w:pPr>
        <w:pStyle w:val="ListParagraph"/>
        <w:numPr>
          <w:ilvl w:val="0"/>
          <w:numId w:val="28"/>
        </w:numPr>
        <w:tabs>
          <w:tab w:val="left" w:pos="709"/>
        </w:tabs>
        <w:spacing w:after="120"/>
        <w:jc w:val="both"/>
        <w:rPr>
          <w:del w:id="275" w:author="VNCN E&amp;C - Thương thảo 17/10" w:date="2026-10-17T16:00:00Z"/>
          <w:rFonts w:ascii="Times New Roman" w:hAnsi="Times New Roman"/>
          <w:sz w:val="26"/>
          <w:szCs w:val="26"/>
        </w:rPr>
      </w:pPr>
      <w:del w:id="276" w:author="VNCN E&amp;C - Thương thảo 17/10" w:date="2026-10-17T16:00:00Z">
        <w:r>
          <w:rPr>
            <w:rFonts w:ascii="Times New Roman" w:hAnsi="Times New Roman"/>
            <w:sz w:val="26"/>
            <w:szCs w:val="26"/>
          </w:rPr>
          <w:delText>Các công việc mà trên thực tế Bên B hoàn toàn không thực hiện hoặc thực hiện không đầy đủ Phạm vi công việc mà Các bên đã thỏa thuận tại Phụ lục số 01 và Bên A có quyền khấu trừ giá trị phần công việc chưa được thực hiện hoặc thực hiện không đầy đủ vào tổng giá trị của Hợp đồng quy định tại Khoản 6.1 Điều này;</w:delText>
        </w:r>
      </w:del>
    </w:p>
    <w:p w14:paraId="0524C86D" w14:textId="77777777" w:rsidR="00DE62AE" w:rsidRDefault="00000000">
      <w:pPr>
        <w:pStyle w:val="ListParagraph"/>
        <w:numPr>
          <w:ilvl w:val="0"/>
          <w:numId w:val="28"/>
        </w:numPr>
        <w:tabs>
          <w:tab w:val="left" w:pos="709"/>
        </w:tabs>
        <w:spacing w:after="120"/>
        <w:jc w:val="both"/>
        <w:rPr>
          <w:del w:id="277" w:author="VNCN E&amp;C - Thương thảo 17/10" w:date="2026-10-17T16:00:00Z"/>
          <w:rFonts w:ascii="Times New Roman" w:hAnsi="Times New Roman"/>
          <w:sz w:val="26"/>
          <w:szCs w:val="26"/>
        </w:rPr>
      </w:pPr>
      <w:del w:id="278" w:author="VNCN E&amp;C - Thương thảo 17/10" w:date="2026-10-17T16:00:00Z">
        <w:r>
          <w:rPr>
            <w:rFonts w:ascii="Times New Roman" w:hAnsi="Times New Roman"/>
            <w:sz w:val="26"/>
            <w:szCs w:val="26"/>
          </w:rPr>
          <w:tab/>
          <w:delText xml:space="preserve">Bên B thực hiện chậm trễ hoặc chất lượng không đạt tiêu chuẩn của một số hạng mục và Bên A cần thuê một nhà thầu khác thực hiện để đạt tiến độ và chất lượng theo yêu cầu. </w:delText>
        </w:r>
      </w:del>
    </w:p>
    <w:p w14:paraId="6F29B471" w14:textId="77777777" w:rsidR="00DE62AE" w:rsidRDefault="00000000">
      <w:pPr>
        <w:pStyle w:val="ListParagraph"/>
        <w:numPr>
          <w:ilvl w:val="0"/>
          <w:numId w:val="28"/>
        </w:numPr>
        <w:tabs>
          <w:tab w:val="left" w:pos="709"/>
        </w:tabs>
        <w:spacing w:after="120"/>
        <w:jc w:val="both"/>
        <w:rPr>
          <w:del w:id="279" w:author="VNCN E&amp;C - Thương thảo 17/10" w:date="2026-10-17T16:00:00Z"/>
          <w:rFonts w:ascii="Times New Roman" w:hAnsi="Times New Roman"/>
          <w:sz w:val="26"/>
          <w:szCs w:val="26"/>
        </w:rPr>
      </w:pPr>
      <w:del w:id="280" w:author="VNCN E&amp;C - Thương thảo 17/10" w:date="2026-10-17T16:00:00Z">
        <w:r>
          <w:rPr>
            <w:rFonts w:ascii="Times New Roman" w:hAnsi="Times New Roman"/>
            <w:sz w:val="26"/>
            <w:szCs w:val="26"/>
          </w:rPr>
          <w:tab/>
          <w:delText xml:space="preserve">Thời gian tạm dừng thực hiện Hợp đồng từ </w:delText>
        </w:r>
        <w:r>
          <w:rPr>
            <w:rFonts w:ascii="Times New Roman" w:hAnsi="Times New Roman"/>
            <w:sz w:val="26"/>
            <w:szCs w:val="26"/>
            <w:lang w:val="en-US"/>
          </w:rPr>
          <w:delText>30</w:delText>
        </w:r>
        <w:r>
          <w:rPr>
            <w:rFonts w:ascii="Times New Roman" w:hAnsi="Times New Roman"/>
            <w:sz w:val="26"/>
            <w:szCs w:val="26"/>
          </w:rPr>
          <w:delText xml:space="preserve"> (</w:delText>
        </w:r>
        <w:r>
          <w:rPr>
            <w:rFonts w:ascii="Times New Roman" w:hAnsi="Times New Roman"/>
            <w:sz w:val="26"/>
            <w:szCs w:val="26"/>
            <w:lang w:val="en-US"/>
          </w:rPr>
          <w:delText>ba</w:delText>
        </w:r>
        <w:r>
          <w:rPr>
            <w:rFonts w:ascii="Times New Roman" w:hAnsi="Times New Roman"/>
            <w:sz w:val="26"/>
            <w:szCs w:val="26"/>
          </w:rPr>
          <w:delText xml:space="preserve"> mươi) ngày trở lên mà không do lỗi của Bên B và/hoặc do sự kiện Bất khả kháng gây ra, Bên A sẽ thanh toán cho Bên B các khoản chi phí hợp lý phát sinh bao gồm chi phí nhân công và máy móc thiết bị chính (được Các bên thống nhất bằng văn bản trước khi thực hiện) tại Công trường trong thời gian tạm dừng. Tổng giá trị các khoản chi phí này sẽ được Các bên thống nhất trước khi thanh toán. </w:delText>
        </w:r>
      </w:del>
    </w:p>
    <w:p w14:paraId="2DFC51C2" w14:textId="77777777" w:rsidR="00DE62AE" w:rsidRDefault="00000000">
      <w:pPr>
        <w:pStyle w:val="ListParagraph"/>
        <w:numPr>
          <w:ilvl w:val="0"/>
          <w:numId w:val="28"/>
        </w:numPr>
        <w:tabs>
          <w:tab w:val="left" w:pos="709"/>
        </w:tabs>
        <w:spacing w:after="120"/>
        <w:jc w:val="both"/>
        <w:rPr>
          <w:del w:id="281" w:author="VNCN E&amp;C - Thương thảo 17/10" w:date="2026-10-17T16:00:00Z"/>
          <w:rFonts w:ascii="Times New Roman" w:hAnsi="Times New Roman"/>
          <w:sz w:val="26"/>
          <w:szCs w:val="26"/>
        </w:rPr>
      </w:pPr>
      <w:del w:id="282" w:author="VNCN E&amp;C - Thương thảo 17/10" w:date="2026-10-17T16:00:00Z">
        <w:r>
          <w:rPr>
            <w:rFonts w:ascii="Times New Roman" w:hAnsi="Times New Roman"/>
            <w:sz w:val="26"/>
            <w:szCs w:val="26"/>
          </w:rPr>
          <w:tab/>
          <w:delText>Đơn giá vật tư chính (gồm thép xây dựng, bê tông thương phẩm) tăng giảm quá 5% so với Đơn giá cơ sở.</w:delText>
        </w:r>
      </w:del>
    </w:p>
    <w:p w14:paraId="43D938F2" w14:textId="77777777" w:rsidR="00DE62AE" w:rsidRDefault="00000000">
      <w:pPr>
        <w:tabs>
          <w:tab w:val="left" w:pos="709"/>
        </w:tabs>
        <w:spacing w:after="120" w:line="276" w:lineRule="auto"/>
        <w:jc w:val="both"/>
        <w:rPr>
          <w:del w:id="283" w:author="VNCN E&amp;C - Thương thảo 17/10" w:date="2026-10-17T16:00:00Z"/>
          <w:rFonts w:ascii="Times New Roman" w:hAnsi="Times New Roman"/>
          <w:sz w:val="26"/>
          <w:szCs w:val="26"/>
        </w:rPr>
      </w:pPr>
      <w:del w:id="284" w:author="VNCN E&amp;C - Thương thảo 17/10" w:date="2026-10-17T16:00:00Z">
        <w:r>
          <w:rPr>
            <w:rFonts w:ascii="Times New Roman" w:hAnsi="Times New Roman"/>
            <w:sz w:val="26"/>
            <w:szCs w:val="26"/>
          </w:rPr>
          <w:delText>c)</w:delText>
        </w:r>
        <w:r>
          <w:rPr>
            <w:rFonts w:ascii="Times New Roman" w:hAnsi="Times New Roman"/>
            <w:sz w:val="26"/>
            <w:szCs w:val="26"/>
          </w:rPr>
          <w:tab/>
          <w:delText>Cách thức xác định đơn giá và khối lượng điều chỉnh:</w:delText>
        </w:r>
      </w:del>
    </w:p>
    <w:p w14:paraId="7F6A81F6" w14:textId="77777777" w:rsidR="00DE62AE" w:rsidRDefault="00000000">
      <w:pPr>
        <w:pStyle w:val="ListParagraph"/>
        <w:numPr>
          <w:ilvl w:val="0"/>
          <w:numId w:val="29"/>
        </w:numPr>
        <w:tabs>
          <w:tab w:val="left" w:pos="709"/>
        </w:tabs>
        <w:spacing w:after="120"/>
        <w:jc w:val="both"/>
        <w:rPr>
          <w:del w:id="285" w:author="VNCN E&amp;C - Thương thảo 17/10" w:date="2026-10-17T16:00:00Z"/>
          <w:rFonts w:ascii="Times New Roman" w:hAnsi="Times New Roman"/>
          <w:sz w:val="26"/>
          <w:szCs w:val="26"/>
        </w:rPr>
      </w:pPr>
      <w:del w:id="286" w:author="VNCN E&amp;C - Thương thảo 17/10" w:date="2026-10-17T16:00:00Z">
        <w:r>
          <w:rPr>
            <w:rFonts w:ascii="Times New Roman" w:hAnsi="Times New Roman"/>
            <w:sz w:val="26"/>
            <w:szCs w:val="26"/>
          </w:rPr>
          <w:delText xml:space="preserve">Khi có khối lượng công việc phát sinh ngoài phạm vi Hợp đồng đã ký kết thì Các bên phải lập phụ lục Hợp đồng bổ sung, trong đó xác định rõ về khối lượng công việc bổ sung và đơn giá áp dụng. </w:delText>
        </w:r>
      </w:del>
    </w:p>
    <w:p w14:paraId="3408C9B5" w14:textId="77777777" w:rsidR="00DE62AE" w:rsidRDefault="00000000">
      <w:pPr>
        <w:pStyle w:val="ListParagraph"/>
        <w:numPr>
          <w:ilvl w:val="0"/>
          <w:numId w:val="29"/>
        </w:numPr>
        <w:tabs>
          <w:tab w:val="left" w:pos="709"/>
        </w:tabs>
        <w:spacing w:after="120"/>
        <w:jc w:val="both"/>
        <w:rPr>
          <w:del w:id="287" w:author="VNCN E&amp;C - Thương thảo 17/10" w:date="2026-10-17T16:00:00Z"/>
          <w:rFonts w:ascii="Times New Roman" w:hAnsi="Times New Roman"/>
          <w:sz w:val="26"/>
          <w:szCs w:val="26"/>
        </w:rPr>
      </w:pPr>
      <w:del w:id="288" w:author="VNCN E&amp;C - Thương thảo 17/10" w:date="2026-10-17T16:00:00Z">
        <w:r>
          <w:rPr>
            <w:rFonts w:ascii="Times New Roman" w:hAnsi="Times New Roman"/>
            <w:sz w:val="26"/>
            <w:szCs w:val="26"/>
          </w:rPr>
          <w:tab/>
          <w:delText xml:space="preserve">Đối với các công việc phát sinh đã có đơn giá trong Hợp đồng tùy theo từng trường hợp và tính chất công việc phát sinh mà áp dụng đơn giá trong Hợp đồng đã ký. Đối với các công việc bổ sung chưa có đơn giá trong Hợp đồng thì đơn giá mới được xác định trên cơ sở thoả thuận của Các bên và phù hợp với quy định của pháp luật; </w:delText>
        </w:r>
      </w:del>
    </w:p>
    <w:p w14:paraId="502EEAA9" w14:textId="77777777" w:rsidR="00DE62AE" w:rsidRDefault="00000000">
      <w:pPr>
        <w:pStyle w:val="ListParagraph"/>
        <w:numPr>
          <w:ilvl w:val="0"/>
          <w:numId w:val="29"/>
        </w:numPr>
        <w:tabs>
          <w:tab w:val="left" w:pos="709"/>
        </w:tabs>
        <w:spacing w:after="120"/>
        <w:jc w:val="both"/>
        <w:rPr>
          <w:del w:id="289" w:author="VNCN E&amp;C - Thương thảo 17/10" w:date="2026-10-17T16:00:00Z"/>
          <w:rFonts w:ascii="Times New Roman" w:hAnsi="Times New Roman"/>
          <w:sz w:val="26"/>
          <w:szCs w:val="26"/>
        </w:rPr>
      </w:pPr>
      <w:del w:id="290" w:author="VNCN E&amp;C - Thương thảo 17/10" w:date="2026-10-17T16:00:00Z">
        <w:r>
          <w:rPr>
            <w:rFonts w:ascii="Times New Roman" w:hAnsi="Times New Roman"/>
            <w:sz w:val="26"/>
            <w:szCs w:val="26"/>
          </w:rPr>
          <w:tab/>
          <w:delText>Trường hợp điều chỉnh giá trị Hợp đồng theo quy định tại Mục (vi) Điểm b) Khoản này, phương pháp điều chỉnh như sau:</w:delText>
        </w:r>
      </w:del>
    </w:p>
    <w:p w14:paraId="32ED414B" w14:textId="77777777" w:rsidR="00DE62AE" w:rsidRDefault="00000000">
      <w:pPr>
        <w:pStyle w:val="ListParagraph"/>
        <w:numPr>
          <w:ilvl w:val="1"/>
          <w:numId w:val="30"/>
        </w:numPr>
        <w:tabs>
          <w:tab w:val="left" w:pos="709"/>
        </w:tabs>
        <w:spacing w:after="120"/>
        <w:ind w:left="1080"/>
        <w:jc w:val="both"/>
        <w:rPr>
          <w:del w:id="291" w:author="VNCN E&amp;C - Thương thảo 17/10" w:date="2026-10-17T16:00:00Z"/>
          <w:rFonts w:ascii="Times New Roman" w:hAnsi="Times New Roman"/>
          <w:sz w:val="26"/>
          <w:szCs w:val="26"/>
        </w:rPr>
      </w:pPr>
      <w:del w:id="292" w:author="VNCN E&amp;C - Thương thảo 17/10" w:date="2026-10-17T16:00:00Z">
        <w:r>
          <w:rPr>
            <w:rFonts w:ascii="Times New Roman" w:hAnsi="Times New Roman"/>
            <w:sz w:val="26"/>
            <w:szCs w:val="26"/>
          </w:rPr>
          <w:delText>Điều kiện áp dụng: Giá của từng chủng loại vật tư thuộc phạm vi điều chỉnh tăng hoặc giảm từ 5% trở lên so với Đơn giá cơ sở;</w:delText>
        </w:r>
      </w:del>
    </w:p>
    <w:p w14:paraId="52EEA34D" w14:textId="77777777" w:rsidR="00DE62AE" w:rsidRDefault="00000000">
      <w:pPr>
        <w:pStyle w:val="ListParagraph"/>
        <w:numPr>
          <w:ilvl w:val="1"/>
          <w:numId w:val="30"/>
        </w:numPr>
        <w:tabs>
          <w:tab w:val="left" w:pos="709"/>
        </w:tabs>
        <w:spacing w:after="120"/>
        <w:ind w:left="1080"/>
        <w:jc w:val="both"/>
        <w:rPr>
          <w:del w:id="293" w:author="VNCN E&amp;C - Thương thảo 17/10" w:date="2026-10-17T16:00:00Z"/>
          <w:rFonts w:ascii="Times New Roman" w:hAnsi="Times New Roman"/>
          <w:sz w:val="26"/>
          <w:szCs w:val="26"/>
        </w:rPr>
      </w:pPr>
      <w:del w:id="294" w:author="VNCN E&amp;C - Thương thảo 17/10" w:date="2026-10-17T16:00:00Z">
        <w:r>
          <w:rPr>
            <w:rFonts w:ascii="Times New Roman" w:hAnsi="Times New Roman"/>
            <w:sz w:val="26"/>
            <w:szCs w:val="26"/>
          </w:rPr>
          <w:delText>Danh mục vật tư được điều chỉnh giá: thép xây dựng, bê tông thương phẩm;</w:delText>
        </w:r>
      </w:del>
    </w:p>
    <w:p w14:paraId="27FB9EA3" w14:textId="77777777" w:rsidR="00DE62AE" w:rsidRDefault="00000000">
      <w:pPr>
        <w:pStyle w:val="ListParagraph"/>
        <w:numPr>
          <w:ilvl w:val="1"/>
          <w:numId w:val="30"/>
        </w:numPr>
        <w:tabs>
          <w:tab w:val="left" w:pos="709"/>
        </w:tabs>
        <w:spacing w:after="120"/>
        <w:ind w:left="1080"/>
        <w:jc w:val="both"/>
        <w:rPr>
          <w:del w:id="295" w:author="VNCN E&amp;C - Thương thảo 17/10" w:date="2026-10-17T16:00:00Z"/>
          <w:rFonts w:ascii="Times New Roman" w:hAnsi="Times New Roman"/>
          <w:sz w:val="26"/>
          <w:szCs w:val="26"/>
        </w:rPr>
      </w:pPr>
      <w:del w:id="296" w:author="VNCN E&amp;C - Thương thảo 17/10" w:date="2026-10-17T16:00:00Z">
        <w:r>
          <w:rPr>
            <w:rFonts w:ascii="Times New Roman" w:hAnsi="Times New Roman"/>
            <w:sz w:val="26"/>
            <w:szCs w:val="26"/>
          </w:rPr>
          <w:delText>Đơn giá cơ sở: Được xác định theo phụ lục đính kèm hợp đồng này;</w:delText>
        </w:r>
      </w:del>
    </w:p>
    <w:p w14:paraId="7B0188A3" w14:textId="77777777" w:rsidR="00DE62AE" w:rsidRDefault="00000000">
      <w:pPr>
        <w:pStyle w:val="ListParagraph"/>
        <w:numPr>
          <w:ilvl w:val="1"/>
          <w:numId w:val="30"/>
        </w:numPr>
        <w:tabs>
          <w:tab w:val="left" w:pos="709"/>
        </w:tabs>
        <w:spacing w:after="120"/>
        <w:ind w:left="1080"/>
        <w:jc w:val="both"/>
        <w:rPr>
          <w:del w:id="297" w:author="VNCN E&amp;C - Thương thảo 17/10" w:date="2026-10-17T16:00:00Z"/>
          <w:rFonts w:ascii="Times New Roman" w:hAnsi="Times New Roman"/>
          <w:sz w:val="26"/>
          <w:szCs w:val="26"/>
        </w:rPr>
      </w:pPr>
      <w:del w:id="298" w:author="VNCN E&amp;C - Thương thảo 17/10" w:date="2026-10-17T16:00:00Z">
        <w:r>
          <w:rPr>
            <w:rFonts w:ascii="Times New Roman" w:hAnsi="Times New Roman"/>
            <w:sz w:val="26"/>
            <w:szCs w:val="26"/>
          </w:rPr>
          <w:delText>Nguồn xác định đơn giá vật tư đầu vào:</w:delText>
        </w:r>
        <w:r>
          <w:rPr>
            <w:rFonts w:ascii="Times New Roman" w:hAnsi="Times New Roman"/>
            <w:sz w:val="26"/>
            <w:szCs w:val="26"/>
            <w:lang w:val="en-US"/>
          </w:rPr>
          <w:delText xml:space="preserve"> Theo</w:delText>
        </w:r>
        <w:r>
          <w:rPr>
            <w:rFonts w:ascii="Times New Roman" w:hAnsi="Times New Roman"/>
            <w:sz w:val="26"/>
            <w:szCs w:val="26"/>
          </w:rPr>
          <w:delText xml:space="preserve"> Thông báo giá của nhà sản xuất, nhà cung cấp đã được Bên A chấp thuận theo quy định của Hợp đồng này.</w:delText>
        </w:r>
      </w:del>
    </w:p>
    <w:p w14:paraId="04E3C29D" w14:textId="77777777" w:rsidR="00DE62AE" w:rsidRDefault="00000000">
      <w:pPr>
        <w:pStyle w:val="ListParagraph"/>
        <w:numPr>
          <w:ilvl w:val="1"/>
          <w:numId w:val="30"/>
        </w:numPr>
        <w:tabs>
          <w:tab w:val="left" w:pos="709"/>
        </w:tabs>
        <w:spacing w:after="120"/>
        <w:ind w:left="1080"/>
        <w:jc w:val="both"/>
        <w:rPr>
          <w:del w:id="299" w:author="VNCN E&amp;C - Thương thảo 17/10" w:date="2026-10-17T16:00:00Z"/>
          <w:rFonts w:ascii="Times New Roman" w:hAnsi="Times New Roman"/>
          <w:sz w:val="26"/>
          <w:szCs w:val="26"/>
        </w:rPr>
      </w:pPr>
      <w:del w:id="300" w:author="VNCN E&amp;C - Thương thảo 17/10" w:date="2026-10-17T16:00:00Z">
        <w:r>
          <w:rPr>
            <w:rFonts w:ascii="Times New Roman" w:hAnsi="Times New Roman"/>
            <w:sz w:val="26"/>
            <w:szCs w:val="26"/>
          </w:rPr>
          <w:delText>Phương pháp tính giá trị điều chỉnh:</w:delText>
        </w:r>
      </w:del>
    </w:p>
    <w:p w14:paraId="30ADBC01" w14:textId="77777777" w:rsidR="00DE62AE" w:rsidRDefault="00000000">
      <w:pPr>
        <w:tabs>
          <w:tab w:val="left" w:pos="709"/>
        </w:tabs>
        <w:spacing w:after="120"/>
        <w:ind w:left="1980" w:hanging="360"/>
        <w:jc w:val="both"/>
        <w:rPr>
          <w:del w:id="301" w:author="VNCN E&amp;C - Thương thảo 17/10" w:date="2026-10-17T16:00:00Z"/>
          <w:rFonts w:ascii="Times New Roman" w:hAnsi="Times New Roman"/>
          <w:sz w:val="26"/>
          <w:szCs w:val="26"/>
        </w:rPr>
      </w:pPr>
      <w:del w:id="302" w:author="VNCN E&amp;C - Thương thảo 17/10" w:date="2026-10-17T16:00:00Z">
        <w:r>
          <w:rPr>
            <w:rFonts w:ascii="Times New Roman" w:hAnsi="Times New Roman"/>
            <w:sz w:val="26"/>
            <w:szCs w:val="26"/>
          </w:rPr>
          <w:delText>Công thức tính giá trị điều chỉnh:</w:delText>
        </w:r>
      </w:del>
    </w:p>
    <w:p w14:paraId="14124A55" w14:textId="77777777" w:rsidR="00DE62AE" w:rsidRDefault="00000000">
      <w:pPr>
        <w:tabs>
          <w:tab w:val="left" w:pos="709"/>
        </w:tabs>
        <w:spacing w:after="120"/>
        <w:ind w:left="1980" w:hanging="360"/>
        <w:jc w:val="both"/>
        <w:rPr>
          <w:del w:id="303" w:author="VNCN E&amp;C - Thương thảo 17/10" w:date="2026-10-17T16:00:00Z"/>
          <w:rFonts w:ascii="Times New Roman" w:hAnsi="Times New Roman"/>
          <w:sz w:val="26"/>
          <w:szCs w:val="26"/>
        </w:rPr>
      </w:pPr>
      <w:del w:id="304" w:author="VNCN E&amp;C - Thương thảo 17/10" w:date="2026-10-17T16:00:00Z">
        <w:r>
          <w:rPr>
            <w:rFonts w:ascii="Times New Roman" w:hAnsi="Times New Roman"/>
            <w:sz w:val="26"/>
            <w:szCs w:val="26"/>
          </w:rPr>
          <w:delText>GTĐC= (Gt - Gc x (100% + D)) x Q</w:delText>
        </w:r>
      </w:del>
    </w:p>
    <w:p w14:paraId="1CBA5BCC" w14:textId="77777777" w:rsidR="00DE62AE" w:rsidRDefault="00000000">
      <w:pPr>
        <w:tabs>
          <w:tab w:val="left" w:pos="709"/>
        </w:tabs>
        <w:spacing w:after="120"/>
        <w:ind w:left="1980" w:hanging="360"/>
        <w:jc w:val="both"/>
        <w:rPr>
          <w:del w:id="305" w:author="VNCN E&amp;C - Thương thảo 17/10" w:date="2026-10-17T16:00:00Z"/>
          <w:rFonts w:ascii="Times New Roman" w:hAnsi="Times New Roman"/>
          <w:sz w:val="26"/>
          <w:szCs w:val="26"/>
        </w:rPr>
      </w:pPr>
      <w:del w:id="306" w:author="VNCN E&amp;C - Thương thảo 17/10" w:date="2026-10-17T16:00:00Z">
        <w:r>
          <w:rPr>
            <w:rFonts w:ascii="Times New Roman" w:hAnsi="Times New Roman"/>
            <w:sz w:val="26"/>
            <w:szCs w:val="26"/>
          </w:rPr>
          <w:delText xml:space="preserve">Trong đó: </w:delText>
        </w:r>
      </w:del>
    </w:p>
    <w:p w14:paraId="34606E70" w14:textId="77777777" w:rsidR="00DE62AE" w:rsidRDefault="00000000">
      <w:pPr>
        <w:tabs>
          <w:tab w:val="left" w:pos="709"/>
        </w:tabs>
        <w:spacing w:after="120"/>
        <w:ind w:left="1980" w:hanging="360"/>
        <w:jc w:val="both"/>
        <w:rPr>
          <w:del w:id="307" w:author="VNCN E&amp;C - Thương thảo 17/10" w:date="2026-10-17T16:00:00Z"/>
          <w:rFonts w:ascii="Times New Roman" w:hAnsi="Times New Roman"/>
          <w:sz w:val="26"/>
          <w:szCs w:val="26"/>
        </w:rPr>
      </w:pPr>
      <w:del w:id="308" w:author="VNCN E&amp;C - Thương thảo 17/10" w:date="2026-10-17T16:00:00Z">
        <w:r>
          <w:rPr>
            <w:rFonts w:ascii="Times New Roman" w:hAnsi="Times New Roman"/>
            <w:sz w:val="26"/>
            <w:szCs w:val="26"/>
          </w:rPr>
          <w:delText>GTĐC: Giá trị điều chỉnh (+ hoặc −);</w:delText>
        </w:r>
      </w:del>
    </w:p>
    <w:p w14:paraId="7279838B" w14:textId="77777777" w:rsidR="00DE62AE" w:rsidRDefault="00000000">
      <w:pPr>
        <w:tabs>
          <w:tab w:val="left" w:pos="709"/>
        </w:tabs>
        <w:spacing w:after="120"/>
        <w:ind w:left="1980" w:hanging="360"/>
        <w:jc w:val="both"/>
        <w:rPr>
          <w:del w:id="309" w:author="VNCN E&amp;C - Thương thảo 17/10" w:date="2026-10-17T16:00:00Z"/>
          <w:rFonts w:ascii="Times New Roman" w:hAnsi="Times New Roman"/>
          <w:sz w:val="26"/>
          <w:szCs w:val="26"/>
        </w:rPr>
      </w:pPr>
      <w:del w:id="310" w:author="VNCN E&amp;C - Thương thảo 17/10" w:date="2026-10-17T16:00:00Z">
        <w:r>
          <w:rPr>
            <w:rFonts w:ascii="Times New Roman" w:hAnsi="Times New Roman"/>
            <w:sz w:val="26"/>
            <w:szCs w:val="26"/>
          </w:rPr>
          <w:delText>Gt: Đơn giá vật tư đầu vào tại thời điểm có biến động giá;</w:delText>
        </w:r>
      </w:del>
    </w:p>
    <w:p w14:paraId="3AB868ED" w14:textId="77777777" w:rsidR="00DE62AE" w:rsidRDefault="00000000">
      <w:pPr>
        <w:tabs>
          <w:tab w:val="left" w:pos="709"/>
        </w:tabs>
        <w:spacing w:after="120"/>
        <w:ind w:left="1980" w:hanging="360"/>
        <w:jc w:val="both"/>
        <w:rPr>
          <w:del w:id="311" w:author="VNCN E&amp;C - Thương thảo 17/10" w:date="2026-10-17T16:00:00Z"/>
          <w:rFonts w:ascii="Times New Roman" w:hAnsi="Times New Roman"/>
          <w:sz w:val="26"/>
          <w:szCs w:val="26"/>
        </w:rPr>
      </w:pPr>
      <w:del w:id="312" w:author="VNCN E&amp;C - Thương thảo 17/10" w:date="2026-10-17T16:00:00Z">
        <w:r>
          <w:rPr>
            <w:rFonts w:ascii="Times New Roman" w:hAnsi="Times New Roman"/>
            <w:sz w:val="26"/>
            <w:szCs w:val="26"/>
          </w:rPr>
          <w:delText>Gc: Đơn giá cơ sở;</w:delText>
        </w:r>
      </w:del>
    </w:p>
    <w:p w14:paraId="4F9E28A2" w14:textId="77777777" w:rsidR="00DE62AE" w:rsidRDefault="00000000">
      <w:pPr>
        <w:tabs>
          <w:tab w:val="left" w:pos="709"/>
        </w:tabs>
        <w:spacing w:after="120"/>
        <w:ind w:left="1980" w:hanging="360"/>
        <w:jc w:val="both"/>
        <w:rPr>
          <w:del w:id="313" w:author="VNCN E&amp;C - Thương thảo 17/10" w:date="2026-10-17T16:00:00Z"/>
          <w:rFonts w:ascii="Times New Roman" w:hAnsi="Times New Roman"/>
          <w:sz w:val="26"/>
          <w:szCs w:val="26"/>
        </w:rPr>
      </w:pPr>
      <w:del w:id="314" w:author="VNCN E&amp;C - Thương thảo 17/10" w:date="2026-10-17T16:00:00Z">
        <w:r>
          <w:rPr>
            <w:rFonts w:ascii="Times New Roman" w:hAnsi="Times New Roman"/>
            <w:sz w:val="26"/>
            <w:szCs w:val="26"/>
          </w:rPr>
          <w:delText>Q: Khối lượng vật tư xét điều chỉnh giá cấp về Công trình được nghiệm thu (trong đó tổng khối lượng vật tư xét điều chỉnh giá không được vượt quá tổng khối lượng vật tư tương ứng theo Hợp đồng).</w:delText>
        </w:r>
      </w:del>
    </w:p>
    <w:p w14:paraId="0189B535" w14:textId="77777777" w:rsidR="00DE62AE" w:rsidRDefault="00000000">
      <w:pPr>
        <w:tabs>
          <w:tab w:val="left" w:pos="709"/>
        </w:tabs>
        <w:spacing w:after="120"/>
        <w:ind w:left="1980" w:hanging="360"/>
        <w:jc w:val="both"/>
        <w:rPr>
          <w:del w:id="315" w:author="VNCN E&amp;C - Thương thảo 17/10" w:date="2026-10-17T16:00:00Z"/>
          <w:rFonts w:ascii="Times New Roman" w:hAnsi="Times New Roman"/>
          <w:sz w:val="26"/>
          <w:szCs w:val="26"/>
        </w:rPr>
      </w:pPr>
      <w:del w:id="316" w:author="VNCN E&amp;C - Thương thảo 17/10" w:date="2026-10-17T16:00:00Z">
        <w:r>
          <w:rPr>
            <w:rFonts w:ascii="Times New Roman" w:hAnsi="Times New Roman"/>
            <w:sz w:val="26"/>
            <w:szCs w:val="26"/>
          </w:rPr>
          <w:delText>D: tỷ lệ biến động vật tư. D=5% nếu biến động tăng, D=-5% nếu biến động giảm so với giá cơ sở. Phần biến động trong phạm vi ± 5% không được tính vào giá trị điều chỉnh.</w:delText>
        </w:r>
      </w:del>
    </w:p>
    <w:p w14:paraId="1AF96A61" w14:textId="77777777" w:rsidR="00DE62AE" w:rsidRDefault="00000000">
      <w:pPr>
        <w:pStyle w:val="ListParagraph"/>
        <w:numPr>
          <w:ilvl w:val="1"/>
          <w:numId w:val="30"/>
        </w:numPr>
        <w:tabs>
          <w:tab w:val="left" w:pos="709"/>
        </w:tabs>
        <w:spacing w:after="120"/>
        <w:ind w:left="1080"/>
        <w:jc w:val="both"/>
        <w:rPr>
          <w:del w:id="317" w:author="VNCN E&amp;C - Thương thảo 17/10" w:date="2026-10-17T16:00:00Z"/>
          <w:rFonts w:ascii="Times New Roman" w:hAnsi="Times New Roman"/>
          <w:sz w:val="26"/>
          <w:szCs w:val="26"/>
        </w:rPr>
      </w:pPr>
      <w:del w:id="318" w:author="VNCN E&amp;C - Thương thảo 17/10" w:date="2026-10-17T16:00:00Z">
        <w:r>
          <w:rPr>
            <w:rFonts w:ascii="Times New Roman" w:hAnsi="Times New Roman"/>
            <w:sz w:val="26"/>
            <w:szCs w:val="26"/>
            <w:lang w:val="en-US"/>
          </w:rPr>
          <w:delText>K</w:delText>
        </w:r>
        <w:r>
          <w:rPr>
            <w:rFonts w:ascii="Times New Roman" w:hAnsi="Times New Roman"/>
            <w:sz w:val="26"/>
            <w:szCs w:val="26"/>
          </w:rPr>
          <w:delText xml:space="preserve">ỳ điều chỉnh giá: Định kỳ mỗi </w:delText>
        </w:r>
        <w:r>
          <w:rPr>
            <w:rFonts w:ascii="Times New Roman" w:hAnsi="Times New Roman"/>
            <w:sz w:val="26"/>
            <w:szCs w:val="26"/>
            <w:lang w:val="en-US"/>
          </w:rPr>
          <w:delText>01</w:delText>
        </w:r>
        <w:r>
          <w:rPr>
            <w:rFonts w:ascii="Times New Roman" w:hAnsi="Times New Roman"/>
            <w:sz w:val="26"/>
            <w:szCs w:val="26"/>
          </w:rPr>
          <w:delText xml:space="preserve"> tháng/lần</w:delText>
        </w:r>
      </w:del>
    </w:p>
    <w:p w14:paraId="6D72C096" w14:textId="77777777" w:rsidR="00DE62AE" w:rsidRDefault="00000000">
      <w:pPr>
        <w:pStyle w:val="ListParagraph"/>
        <w:numPr>
          <w:ilvl w:val="0"/>
          <w:numId w:val="29"/>
        </w:numPr>
        <w:tabs>
          <w:tab w:val="left" w:pos="709"/>
        </w:tabs>
        <w:spacing w:after="120"/>
        <w:jc w:val="both"/>
        <w:rPr>
          <w:del w:id="319" w:author="VNCN E&amp;C - Thương thảo 17/10" w:date="2026-10-17T16:00:00Z"/>
          <w:rFonts w:ascii="Times New Roman" w:hAnsi="Times New Roman"/>
          <w:sz w:val="26"/>
          <w:szCs w:val="26"/>
        </w:rPr>
      </w:pPr>
      <w:del w:id="320" w:author="VNCN E&amp;C - Thương thảo 17/10" w:date="2026-10-17T16:00:00Z">
        <w:r>
          <w:rPr>
            <w:rFonts w:ascii="Times New Roman" w:hAnsi="Times New Roman"/>
            <w:sz w:val="26"/>
            <w:szCs w:val="26"/>
          </w:rPr>
          <w:tab/>
          <w:delText>Trường hợp giảm khối lượng công việc hoặc hạng mục công việc thuộc phạm vi công việc phải thực hiện theo Hợp đồng đã ký kết thì giá trị Hợp đồng phải giảm tương ứng với phần giá trị khối lượng công việc/hạng mục công việc mà Bên B không thực hiện.</w:delText>
        </w:r>
      </w:del>
    </w:p>
    <w:p w14:paraId="66532C6B" w14:textId="77777777" w:rsidR="00DE62AE" w:rsidRDefault="00000000">
      <w:pPr>
        <w:pStyle w:val="ListParagraph"/>
        <w:numPr>
          <w:ilvl w:val="0"/>
          <w:numId w:val="29"/>
        </w:numPr>
        <w:tabs>
          <w:tab w:val="left" w:pos="709"/>
        </w:tabs>
        <w:spacing w:after="120"/>
        <w:jc w:val="both"/>
        <w:rPr>
          <w:del w:id="321" w:author="VNCN E&amp;C - Thương thảo 17/10" w:date="2026-10-17T16:00:00Z"/>
          <w:rFonts w:ascii="Times New Roman" w:hAnsi="Times New Roman"/>
          <w:sz w:val="26"/>
          <w:szCs w:val="26"/>
        </w:rPr>
      </w:pPr>
      <w:del w:id="322" w:author="VNCN E&amp;C - Thương thảo 17/10" w:date="2026-10-17T16:00:00Z">
        <w:r>
          <w:rPr>
            <w:rFonts w:ascii="Times New Roman" w:hAnsi="Times New Roman"/>
            <w:sz w:val="26"/>
            <w:szCs w:val="26"/>
          </w:rPr>
          <w:delText>Trường hợp thay đổi thiết kế, hai Bên sẽ chỉ tính toán khối lượng thay đổi tăng/giảm cho riêng việc thay đổi thiết kế. Những khu vực, hạng mục không thay đổi thiết kế sẽ không xem xét lại khối lượng.</w:delText>
        </w:r>
      </w:del>
    </w:p>
    <w:p w14:paraId="1FDBF916"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10. THANH TOÁN HỢP ĐỒNG</w:t>
      </w:r>
    </w:p>
    <w:p w14:paraId="54EF9044"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14:paraId="057E614A"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14:paraId="5C670C87" w14:textId="77777777" w:rsidR="00DE62AE"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10.3. Tạm ứng, thanh toán:</w:t>
      </w:r>
    </w:p>
    <w:p w14:paraId="78587D2B" w14:textId="77777777" w:rsidR="00DE62AE"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10.3.1. Tạm ứng hợp đồng: </w:t>
      </w:r>
    </w:p>
    <w:p w14:paraId="75C6CA90"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a) Giá trị tạm ứng: </w:t>
      </w:r>
      <w:ins w:id="323" w:author="VNCN E&amp;C - Thương thảo 17/10" w:date="2026-10-17T16:00:00Z">
        <w:r>
          <w:rPr>
            <w:rFonts w:ascii="Times New Roman" w:hAnsi="Times New Roman"/>
            <w:sz w:val="26"/>
            <w:szCs w:val="26"/>
          </w:rPr>
          <w:t>25</w:t>
        </w:r>
      </w:ins>
      <w:del w:id="324" w:author="VNCN E&amp;C - Thương thảo 17/10" w:date="2026-10-17T16:00:00Z">
        <w:r>
          <w:rPr>
            <w:rFonts w:ascii="Times New Roman" w:hAnsi="Times New Roman"/>
            <w:sz w:val="26"/>
            <w:szCs w:val="26"/>
          </w:rPr>
          <w:delText>30</w:delText>
        </w:r>
      </w:del>
      <w:r>
        <w:rPr>
          <w:rFonts w:ascii="Times New Roman" w:hAnsi="Times New Roman"/>
          <w:sz w:val="26"/>
          <w:szCs w:val="26"/>
        </w:rPr>
        <w:t>% giá trị Hợp đồng trước thuế GTGT,</w:t>
      </w:r>
      <w:ins w:id="325" w:author="VNCN E&amp;C - Thương thảo 17/10" w:date="2026-10-17T16:00:00Z">
        <w:r>
          <w:rPr>
            <w:rFonts w:ascii="Times New Roman" w:hAnsi="Times New Roman"/>
            <w:sz w:val="26"/>
            <w:szCs w:val="26"/>
          </w:rPr>
          <w:t xml:space="preserve"> tương ứng </w:t>
        </w:r>
        <w:r>
          <w:rPr>
            <w:rFonts w:ascii="Times New Roman" w:hAnsi="Times New Roman"/>
            <w:sz w:val="26"/>
            <w:szCs w:val="26"/>
            <w:highlight w:val="yellow"/>
          </w:rPr>
          <w:t>50.077.477.959</w:t>
        </w:r>
        <w:r>
          <w:rPr>
            <w:rFonts w:ascii="Times New Roman" w:hAnsi="Times New Roman"/>
            <w:sz w:val="26"/>
            <w:szCs w:val="26"/>
          </w:rPr>
          <w:t xml:space="preserve"> đồng</w:t>
        </w:r>
      </w:ins>
      <w:r>
        <w:rPr>
          <w:rFonts w:ascii="Times New Roman" w:hAnsi="Times New Roman"/>
          <w:sz w:val="26"/>
          <w:szCs w:val="26"/>
        </w:rPr>
        <w:t>. Bên A tạm ứng trong vòng 07 ngày làm việc kể từ ngày nhận đủ các hồ sơ hợp lệ sau của Bên B:</w:t>
      </w:r>
    </w:p>
    <w:p w14:paraId="6655DE89"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Hợp đồng đã được ký kết;</w:t>
      </w:r>
    </w:p>
    <w:p w14:paraId="07472117"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 Công văn đề nghị tạm ứng;</w:t>
      </w:r>
    </w:p>
    <w:p w14:paraId="4ECD115F"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 xml:space="preserve">05</w:t>
      </w:r>
      <w:r>
        <w:rPr>
          <w:rFonts w:ascii="Times New Roman" w:hAnsi="Times New Roman"/>
          <w:sz w:val="26"/>
          <w:szCs w:val="26"/>
        </w:rPr>
        <w:t xml:space="preserve">% giá trị Hợp đồng theo Điều </w:t>
      </w:r>
      <w:ins w:id="95032" w:author="VNCN E&amp;C" w:date="2026-10-19T09:00:00Z">
        <w:r>
          <w:rPr>
            <w:rFonts w:ascii="Times New Roman" w:hAnsi="Times New Roman"/>
            <w:sz w:val="26"/>
            <w:szCs w:val="26"/>
          </w:rPr>
          <w:t xml:space="preserve">14</w:t>
        </w:r>
      </w:ins>
      <w:ins w:id="95034" w:author="VNCN E&amp;C - Thương thảo 17/10" w:date="2026-10-17T16:00:00Z">
        <w:del w:id="95033" w:author="VNCN E&amp;C" w:date="2026-10-19T09:00:00Z">
          <w:r>
            <w:rPr>
              <w:rFonts w:ascii="Times New Roman" w:hAnsi="Times New Roman"/>
              <w:sz w:val="26"/>
              <w:szCs w:val="26"/>
            </w:rPr>
            <w:delText xml:space="preserve">19</w:delText>
          </w:r>
        </w:del>
      </w:ins>
      <w:del w:id="327" w:author="VNCN E&amp;C - Thương thảo 17/10" w:date="2026-10-17T16:00:00Z">
        <w:r>
          <w:rPr>
            <w:rFonts w:ascii="Times New Roman" w:hAnsi="Times New Roman"/>
            <w:sz w:val="26"/>
            <w:szCs w:val="26"/>
          </w:rPr>
          <w:delText>20</w:delText>
        </w:r>
      </w:del>
      <w:r>
        <w:rPr>
          <w:rFonts w:ascii="Times New Roman" w:hAnsi="Times New Roman"/>
          <w:sz w:val="26"/>
          <w:szCs w:val="26"/>
        </w:rPr>
        <w:t xml:space="preserve">.2;</w:t>
      </w:r>
    </w:p>
    <w:p w14:paraId="2C20552F"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 xml:space="preserve">100</w:t>
      </w:r>
      <w:r>
        <w:rPr>
          <w:rFonts w:ascii="Times New Roman" w:hAnsi="Times New Roman"/>
          <w:sz w:val="26"/>
          <w:szCs w:val="26"/>
        </w:rPr>
        <w:t xml:space="preserve">% số tiền tạm ứng theo Điều </w:t>
      </w:r>
      <w:ins w:id="95035" w:author="VNCN E&amp;C" w:date="2026-10-19T09:00:00Z">
        <w:r>
          <w:rPr>
            <w:rFonts w:ascii="Times New Roman" w:hAnsi="Times New Roman"/>
            <w:sz w:val="26"/>
            <w:szCs w:val="26"/>
          </w:rPr>
          <w:t xml:space="preserve">14</w:t>
        </w:r>
      </w:ins>
      <w:ins w:id="95037" w:author="VNCN E&amp;C - Thương thảo 17/10" w:date="2026-10-17T16:00:00Z">
        <w:del w:id="95036" w:author="VNCN E&amp;C" w:date="2026-10-19T09:00:00Z">
          <w:r>
            <w:rPr>
              <w:rFonts w:ascii="Times New Roman" w:hAnsi="Times New Roman"/>
              <w:sz w:val="26"/>
              <w:szCs w:val="26"/>
            </w:rPr>
            <w:delText xml:space="preserve">19</w:delText>
          </w:r>
        </w:del>
      </w:ins>
      <w:del w:id="329" w:author="VNCN E&amp;C - Thương thảo 17/10" w:date="2026-10-17T16:00:00Z">
        <w:r>
          <w:rPr>
            <w:rFonts w:ascii="Times New Roman" w:hAnsi="Times New Roman"/>
            <w:sz w:val="26"/>
            <w:szCs w:val="26"/>
          </w:rPr>
          <w:delText>20</w:delText>
        </w:r>
      </w:del>
      <w:r>
        <w:rPr>
          <w:rFonts w:ascii="Times New Roman" w:hAnsi="Times New Roman"/>
          <w:sz w:val="26"/>
          <w:szCs w:val="26"/>
        </w:rPr>
        <w:t xml:space="preserve">.1;</w:t>
      </w:r>
    </w:p>
    <w:p w14:paraId="6F70C696"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14:paraId="547F5284"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lastRenderedPageBreak/>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14:paraId="338D6CB1"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GTTƯ: Giá trị tạm ứng theo hợp đồng</w:t>
      </w:r>
    </w:p>
    <w:p w14:paraId="538F9ADD"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GTHT: Giá trị hoàn thành</w:t>
      </w:r>
    </w:p>
    <w:p w14:paraId="473504F3"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GTHĐ: Giá trị hợp đồng</w:t>
      </w:r>
    </w:p>
    <w:p w14:paraId="580BB0FF"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14:paraId="539214DB" w14:textId="77777777" w:rsidR="00DE62AE" w:rsidRDefault="00000000">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14:paraId="2636F6D1" w14:textId="77777777" w:rsidR="00DE62AE" w:rsidRDefault="00000000">
      <w:pPr>
        <w:widowControl w:val="0"/>
        <w:tabs>
          <w:tab w:val="left" w:pos="0"/>
        </w:tabs>
        <w:spacing w:after="120" w:line="276" w:lineRule="auto"/>
        <w:jc w:val="both"/>
        <w:rPr>
          <w:rFonts w:ascii="Times New Roman" w:hAnsi="Times New Roman"/>
          <w:sz w:val="26"/>
          <w:szCs w:val="26"/>
          <w:lang w:val="nl-NL"/>
        </w:rPr>
      </w:pPr>
      <w:r>
        <w:rPr>
          <w:rFonts w:ascii="Times New Roman" w:hAnsi="Times New Roman"/>
          <w:b/>
          <w:sz w:val="26"/>
          <w:szCs w:val="26"/>
          <w:lang w:val="nl-NL"/>
        </w:rPr>
        <w:t>10.3.2. Thanh toán:</w:t>
      </w:r>
    </w:p>
    <w:p w14:paraId="25A780ED" w14:textId="77777777" w:rsidR="00DE62AE" w:rsidRDefault="00000000">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xml:space="preserve">% giá trị khối lượng hoàn thành được nghiệm thu của từng đợt, sau khi trừ tiền thu hồi tạm ứng và các khoản khấu trừ (nếu có). Hồ sơ thanh </w:t>
      </w:r>
      <w:ins w:id="330" w:author="VNCN E&amp;C - Thương thảo 17/10" w:date="2026-10-17T16:00:00Z">
        <w:r>
          <w:rPr>
            <w:rFonts w:ascii="Times New Roman" w:hAnsi="Times New Roman"/>
            <w:sz w:val="26"/>
            <w:szCs w:val="26"/>
          </w:rPr>
          <w:t xml:space="preserve">toán </w:t>
        </w:r>
      </w:ins>
      <w:r>
        <w:rPr>
          <w:rFonts w:ascii="Times New Roman" w:hAnsi="Times New Roman"/>
          <w:sz w:val="26"/>
          <w:szCs w:val="26"/>
        </w:rPr>
        <w:t>gồm:</w:t>
      </w:r>
    </w:p>
    <w:p w14:paraId="2609C523"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w:t>
      </w:r>
      <w:commentRangeStart w:id="331"/>
      <w:r>
        <w:rPr>
          <w:rFonts w:ascii="Times New Roman" w:hAnsi="Times New Roman"/>
          <w:sz w:val="26"/>
          <w:szCs w:val="26"/>
        </w:rPr>
        <w:t>riêng công thí nghiệm chống thấm phải có đề cương thí nghiệm</w:t>
      </w:r>
      <w:commentRangeEnd w:id="331"/>
      <w:r>
        <w:rPr>
          <w:rStyle w:val="CommentReference"/>
          <w:rFonts w:ascii="Times New Roman" w:hAnsi="Times New Roman"/>
          <w:sz w:val="26"/>
          <w:szCs w:val="26"/>
        </w:rPr>
        <w:commentReference w:id="331"/>
      </w:r>
      <w:r>
        <w:rPr>
          <w:rFonts w:ascii="Times New Roman" w:hAnsi="Times New Roman"/>
          <w:sz w:val="26"/>
          <w:szCs w:val="26"/>
        </w:rPr>
        <w:t>;</w:t>
      </w:r>
    </w:p>
    <w:p w14:paraId="2D731481"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Đối với bê tông và vữa:</w:t>
      </w:r>
    </w:p>
    <w:p w14:paraId="32E65E2C" w14:textId="2A0F75F0" w:rsidR="00DE62AE" w:rsidRDefault="00DF4F58">
      <w:pPr>
        <w:spacing w:after="120" w:line="276" w:lineRule="auto"/>
        <w:jc w:val="both"/>
        <w:rPr>
          <w:rFonts w:ascii="Times New Roman" w:hAnsi="Times New Roman"/>
          <w:sz w:val="26"/>
          <w:szCs w:val="26"/>
        </w:rPr>
      </w:pPr>
      <w:ins w:id="332" w:author="Ngọc Ánh Trương" w:date="2026-10-19T11:39:00Z" w16du:dateUtc="2026-10-19T04:39:00Z">
        <w:r>
          <w:rPr>
            <w:rFonts w:ascii="Times New Roman" w:hAnsi="Times New Roman"/>
            <w:sz w:val="26"/>
            <w:szCs w:val="26"/>
          </w:rPr>
          <w:t xml:space="preserve">+ </w:t>
        </w:r>
      </w:ins>
      <w:del w:id="333" w:author="Ngọc Ánh Trương" w:date="2026-10-19T11:39:00Z" w16du:dateUtc="2026-10-19T04:39:00Z">
        <w:r w:rsidR="00000000" w:rsidDel="00DF4F58">
          <w:rPr>
            <w:rFonts w:ascii="Times New Roman" w:hAnsi="Times New Roman"/>
            <w:sz w:val="26"/>
            <w:szCs w:val="26"/>
          </w:rPr>
          <w:delText xml:space="preserve">- </w:delText>
        </w:r>
      </w:del>
      <w:r w:rsidR="00000000">
        <w:rPr>
          <w:rFonts w:ascii="Times New Roman" w:hAnsi="Times New Roman"/>
          <w:sz w:val="26"/>
          <w:szCs w:val="26"/>
        </w:rPr>
        <w:t>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14:paraId="4AB7987F"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w:t>
      </w:r>
      <w:commentRangeStart w:id="334"/>
      <w:ins w:id="335" w:author="VNCN E&amp;C - Thương thảo 17/10" w:date="2026-10-17T16:00:00Z">
        <w:r>
          <w:rPr>
            <w:rFonts w:ascii="Times New Roman" w:hAnsi="Times New Roman"/>
            <w:sz w:val="26"/>
            <w:szCs w:val="26"/>
          </w:rPr>
          <w:t>, Tư vấn giám sát</w:t>
        </w:r>
      </w:ins>
      <w:r>
        <w:rPr>
          <w:rFonts w:ascii="Times New Roman" w:hAnsi="Times New Roman"/>
          <w:sz w:val="26"/>
          <w:szCs w:val="26"/>
        </w:rPr>
        <w:t xml:space="preserve"> </w:t>
      </w:r>
      <w:commentRangeEnd w:id="334"/>
      <w:r>
        <w:rPr>
          <w:rStyle w:val="CommentReference"/>
          <w:rFonts w:ascii="Times New Roman" w:hAnsi="Times New Roman"/>
          <w:sz w:val="26"/>
          <w:szCs w:val="26"/>
        </w:rPr>
        <w:commentReference w:id="334"/>
      </w:r>
      <w:r>
        <w:rPr>
          <w:rFonts w:ascii="Times New Roman" w:hAnsi="Times New Roman"/>
          <w:sz w:val="26"/>
          <w:szCs w:val="26"/>
        </w:rPr>
        <w:t>xác nhận (khối lượng xác định theo bản vẽ hoàn công được phê duyệt);</w:t>
      </w:r>
    </w:p>
    <w:p w14:paraId="50F8418F" w14:textId="0F0C5C13"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w:t>
      </w:r>
      <w:ins w:id="336" w:author="Ngọc Ánh Trương" w:date="2026-10-19T11:27:00Z" w16du:dateUtc="2026-10-19T04:27:00Z">
        <w:r w:rsidR="00856939">
          <w:rPr>
            <w:rFonts w:ascii="Times New Roman" w:hAnsi="Times New Roman"/>
            <w:sz w:val="26"/>
            <w:szCs w:val="26"/>
          </w:rPr>
          <w:t>;</w:t>
        </w:r>
      </w:ins>
      <w:del w:id="337" w:author="Ngọc Ánh Trương" w:date="2026-10-19T11:27:00Z" w16du:dateUtc="2026-10-19T04:27:00Z">
        <w:r w:rsidDel="00856939">
          <w:rPr>
            <w:rFonts w:ascii="Times New Roman" w:hAnsi="Times New Roman"/>
            <w:sz w:val="26"/>
            <w:szCs w:val="26"/>
          </w:rPr>
          <w:delText xml:space="preserve"> (Khối lượng hoàn thành theo thực tế thi công tăng hoặc giảm so với khối lượng hợp đồng);</w:delText>
        </w:r>
      </w:del>
    </w:p>
    <w:p w14:paraId="5EF7DC8C"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Phần phát sinh sẽ được hai bên lập thành Phụ lục Hợp đồng;</w:t>
      </w:r>
    </w:p>
    <w:p w14:paraId="65D4C7AA"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14:paraId="2EFCB8AC"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Công văn đề nghị thanh toán (theo mẫu của Bên A);</w:t>
      </w:r>
    </w:p>
    <w:p w14:paraId="30457840" w14:textId="77EC16BE"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Hóa đơn GTGT hợp lệ. Số lượng hồ sơ thanh toán: 0</w:t>
      </w:r>
      <w:ins w:id="338" w:author="Ngọc Ánh Trương" w:date="2026-10-19T11:27:00Z" w16du:dateUtc="2026-10-19T04:27:00Z">
        <w:r w:rsidR="00856939">
          <w:rPr>
            <w:rFonts w:ascii="Times New Roman" w:hAnsi="Times New Roman"/>
            <w:sz w:val="26"/>
            <w:szCs w:val="26"/>
          </w:rPr>
          <w:t>8</w:t>
        </w:r>
      </w:ins>
      <w:del w:id="339" w:author="Ngọc Ánh Trương" w:date="2026-10-19T11:27:00Z" w16du:dateUtc="2026-10-19T04:27:00Z">
        <w:r w:rsidDel="00856939">
          <w:rPr>
            <w:rFonts w:ascii="Times New Roman" w:hAnsi="Times New Roman"/>
            <w:sz w:val="26"/>
            <w:szCs w:val="26"/>
          </w:rPr>
          <w:delText>6</w:delText>
        </w:r>
      </w:del>
      <w:r>
        <w:rPr>
          <w:rFonts w:ascii="Times New Roman" w:hAnsi="Times New Roman"/>
          <w:sz w:val="26"/>
          <w:szCs w:val="26"/>
        </w:rPr>
        <w:t xml:space="preserve"> bộ.</w:t>
      </w:r>
    </w:p>
    <w:p w14:paraId="7422F9F3" w14:textId="0CF3B7A6" w:rsidR="00DE62AE" w:rsidRPr="00B542DB" w:rsidRDefault="00000000">
      <w:pPr>
        <w:spacing w:after="120" w:line="276" w:lineRule="auto"/>
        <w:jc w:val="both"/>
        <w:rPr>
          <w:rFonts w:ascii="Times New Roman" w:hAnsi="Times New Roman"/>
          <w:sz w:val="26"/>
          <w:szCs w:val="26"/>
          <w:highlight w:val="yellow"/>
          <w:rPrChange w:id="340" w:author="Ngọc Ánh Trương" w:date="2026-10-19T11:47:00Z" w16du:dateUtc="2026-10-19T04:47:00Z">
            <w:rPr>
              <w:rFonts w:ascii="Times New Roman" w:hAnsi="Times New Roman"/>
              <w:sz w:val="26"/>
              <w:szCs w:val="26"/>
            </w:rPr>
          </w:rPrChange>
        </w:rPr>
      </w:pPr>
      <w:r>
        <w:rPr>
          <w:rFonts w:ascii="Times New Roman" w:hAnsi="Times New Roman"/>
          <w:sz w:val="26"/>
          <w:szCs w:val="26"/>
        </w:rPr>
        <w:t xml:space="preserve">- Giá trị phần Công tác trọn gói tại Biểu 01 [Chi tiết giá hợp đồng] được thanh toán </w:t>
      </w:r>
      <w:ins w:id="341" w:author="VNCN E&amp;C - Thương thảo 17/10" w:date="2026-10-17T16:00:00Z">
        <w:r>
          <w:rPr>
            <w:rFonts w:ascii="Times New Roman" w:hAnsi="Times New Roman"/>
            <w:sz w:val="26"/>
            <w:szCs w:val="26"/>
          </w:rPr>
          <w:t xml:space="preserve">theo tỷ lệ giá trị khối lượng công tác thi công chính hoàn thành trên tổng giá trị công tác thi </w:t>
        </w:r>
      </w:ins>
      <w:ins w:id="342" w:author="Ngọc Ánh Trương" w:date="2026-10-19T11:47:00Z" w16du:dateUtc="2026-10-19T04:47:00Z">
        <w:r w:rsidR="00B542DB">
          <w:rPr>
            <w:rFonts w:ascii="Times New Roman" w:hAnsi="Times New Roman"/>
            <w:sz w:val="26"/>
            <w:szCs w:val="26"/>
          </w:rPr>
          <w:t xml:space="preserve"> </w:t>
        </w:r>
      </w:ins>
      <w:ins w:id="343" w:author="VNCN E&amp;C - Thương thảo 17/10" w:date="2026-10-17T16:00:00Z">
        <w:r w:rsidRPr="00B542DB">
          <w:rPr>
            <w:rFonts w:ascii="Times New Roman" w:hAnsi="Times New Roman"/>
            <w:sz w:val="26"/>
            <w:szCs w:val="26"/>
            <w:highlight w:val="yellow"/>
            <w:rPrChange w:id="344" w:author="Ngọc Ánh Trương" w:date="2026-10-19T11:47:00Z" w16du:dateUtc="2026-10-19T04:47:00Z">
              <w:rPr>
                <w:rFonts w:ascii="Times New Roman" w:hAnsi="Times New Roman"/>
                <w:sz w:val="26"/>
                <w:szCs w:val="26"/>
              </w:rPr>
            </w:rPrChange>
          </w:rPr>
          <w:t>công chính của Hợp đồng, hoặc theo giá trị công việc Công tác chuẩn bị, Biện pháp thi công được nghiệm thu, áp dụng giá trị nào thấp hơn.</w:t>
        </w:r>
      </w:ins>
      <w:del w:id="345" w:author="VNCN E&amp;C - Thương thảo 17/10" w:date="2026-10-17T16:00:00Z">
        <w:r w:rsidRPr="00B542DB">
          <w:rPr>
            <w:rFonts w:ascii="Times New Roman" w:hAnsi="Times New Roman"/>
            <w:sz w:val="26"/>
            <w:szCs w:val="26"/>
            <w:highlight w:val="yellow"/>
            <w:rPrChange w:id="346" w:author="Ngọc Ánh Trương" w:date="2026-10-19T11:47:00Z" w16du:dateUtc="2026-10-19T04:47:00Z">
              <w:rPr>
                <w:rFonts w:ascii="Times New Roman" w:hAnsi="Times New Roman"/>
                <w:sz w:val="26"/>
                <w:szCs w:val="26"/>
              </w:rPr>
            </w:rPrChange>
          </w:rPr>
          <w:delText xml:space="preserve">như sau: </w:delText>
        </w:r>
      </w:del>
    </w:p>
    <w:p w14:paraId="7CDBE326" w14:textId="77777777" w:rsidR="00DE62AE" w:rsidRPr="00B542DB" w:rsidRDefault="00000000">
      <w:pPr>
        <w:pStyle w:val="ListParagraph"/>
        <w:numPr>
          <w:ilvl w:val="0"/>
          <w:numId w:val="31"/>
        </w:numPr>
        <w:spacing w:after="120"/>
        <w:jc w:val="both"/>
        <w:rPr>
          <w:del w:id="347" w:author="VNCN E&amp;C - Thương thảo 17/10" w:date="2026-10-17T16:00:00Z"/>
          <w:rFonts w:ascii="Times New Roman" w:hAnsi="Times New Roman"/>
          <w:sz w:val="26"/>
          <w:szCs w:val="26"/>
          <w:highlight w:val="yellow"/>
          <w:rPrChange w:id="348" w:author="Ngọc Ánh Trương" w:date="2026-10-19T11:47:00Z" w16du:dateUtc="2026-10-19T04:47:00Z">
            <w:rPr>
              <w:del w:id="349" w:author="VNCN E&amp;C - Thương thảo 17/10" w:date="2026-10-17T16:00:00Z"/>
              <w:rFonts w:ascii="Times New Roman" w:hAnsi="Times New Roman"/>
              <w:sz w:val="26"/>
              <w:szCs w:val="26"/>
            </w:rPr>
          </w:rPrChange>
        </w:rPr>
      </w:pPr>
      <w:del w:id="350" w:author="VNCN E&amp;C - Thương thảo 17/10" w:date="2026-10-17T16:00:00Z">
        <w:r w:rsidRPr="00B542DB">
          <w:rPr>
            <w:rFonts w:ascii="Times New Roman" w:hAnsi="Times New Roman"/>
            <w:sz w:val="26"/>
            <w:szCs w:val="26"/>
            <w:highlight w:val="yellow"/>
            <w:lang w:val="en-US"/>
            <w:rPrChange w:id="351" w:author="Ngọc Ánh Trương" w:date="2026-10-19T11:47:00Z" w16du:dateUtc="2026-10-19T04:47:00Z">
              <w:rPr>
                <w:rFonts w:ascii="Times New Roman" w:hAnsi="Times New Roman"/>
                <w:sz w:val="26"/>
                <w:szCs w:val="26"/>
                <w:lang w:val="en-US"/>
              </w:rPr>
            </w:rPrChange>
          </w:rPr>
          <w:delText>Phần chi phí chung: Thanh toán 70% sau khi Bên B hoàn thành lắp đặt văn phòng tiện ích, đấu nối điện nước thi công, lắp đặt đưa vào vận hành 03/4 cẩu tháp. 30% giá trị còn lại thanh toán theo tỷ lệ % khối lượng hoàn thành các đợt.</w:delText>
        </w:r>
      </w:del>
    </w:p>
    <w:p w14:paraId="1AA61D05" w14:textId="77777777" w:rsidR="00DE62AE" w:rsidRPr="00B542DB" w:rsidRDefault="00000000">
      <w:pPr>
        <w:pStyle w:val="ListParagraph"/>
        <w:numPr>
          <w:ilvl w:val="0"/>
          <w:numId w:val="31"/>
        </w:numPr>
        <w:spacing w:after="120"/>
        <w:jc w:val="both"/>
        <w:rPr>
          <w:del w:id="352" w:author="VNCN E&amp;C - Thương thảo 17/10" w:date="2026-10-17T16:00:00Z"/>
          <w:rFonts w:ascii="Times New Roman" w:hAnsi="Times New Roman"/>
          <w:sz w:val="26"/>
          <w:szCs w:val="26"/>
          <w:highlight w:val="yellow"/>
          <w:rPrChange w:id="353" w:author="Ngọc Ánh Trương" w:date="2026-10-19T11:47:00Z" w16du:dateUtc="2026-10-19T04:47:00Z">
            <w:rPr>
              <w:del w:id="354" w:author="VNCN E&amp;C - Thương thảo 17/10" w:date="2026-10-17T16:00:00Z"/>
              <w:rFonts w:ascii="Times New Roman" w:hAnsi="Times New Roman"/>
              <w:sz w:val="26"/>
              <w:szCs w:val="26"/>
            </w:rPr>
          </w:rPrChange>
        </w:rPr>
      </w:pPr>
      <w:del w:id="355" w:author="VNCN E&amp;C - Thương thảo 17/10" w:date="2026-10-17T16:00:00Z">
        <w:r w:rsidRPr="00B542DB">
          <w:rPr>
            <w:rFonts w:ascii="Times New Roman" w:hAnsi="Times New Roman"/>
            <w:sz w:val="26"/>
            <w:szCs w:val="26"/>
            <w:highlight w:val="yellow"/>
            <w:lang w:val="en-US"/>
            <w:rPrChange w:id="356" w:author="Ngọc Ánh Trương" w:date="2026-10-19T11:47:00Z" w16du:dateUtc="2026-10-19T04:47:00Z">
              <w:rPr>
                <w:rFonts w:ascii="Times New Roman" w:hAnsi="Times New Roman"/>
                <w:sz w:val="26"/>
                <w:szCs w:val="26"/>
                <w:lang w:val="en-US"/>
              </w:rPr>
            </w:rPrChange>
          </w:rPr>
          <w:delText xml:space="preserve">Phần chi phí cẩu tháp: Thanh toán 100% khối lượng hoàn thành từng thiết bị sau khi lắp đặt đưa cẩu vào vận hành </w:delText>
        </w:r>
      </w:del>
    </w:p>
    <w:p w14:paraId="71B4182A" w14:textId="48C1263B" w:rsidR="00DE62AE" w:rsidRPr="00B542DB" w:rsidRDefault="00000000" w:rsidP="00DF4F58">
      <w:pPr>
        <w:spacing w:after="120"/>
        <w:jc w:val="both"/>
        <w:rPr>
          <w:rFonts w:ascii="Times New Roman" w:hAnsi="Times New Roman"/>
          <w:sz w:val="26"/>
          <w:szCs w:val="26"/>
          <w:highlight w:val="yellow"/>
          <w:rPrChange w:id="357" w:author="Ngọc Ánh Trương" w:date="2026-10-19T11:47:00Z" w16du:dateUtc="2026-10-19T04:47:00Z">
            <w:rPr/>
          </w:rPrChange>
        </w:rPr>
        <w:pPrChange w:id="358" w:author="Ngọc Ánh Trương" w:date="2026-10-19T11:35:00Z" w16du:dateUtc="2026-10-19T04:35:00Z">
          <w:pPr>
            <w:pStyle w:val="ListParagraph"/>
            <w:numPr>
              <w:numId w:val="31"/>
            </w:numPr>
            <w:tabs>
              <w:tab w:val="num" w:pos="0"/>
            </w:tabs>
            <w:spacing w:after="120"/>
            <w:ind w:left="1500" w:hanging="360"/>
            <w:jc w:val="both"/>
          </w:pPr>
        </w:pPrChange>
      </w:pPr>
      <w:del w:id="359" w:author="Ngọc Ánh Trương" w:date="2026-10-19T11:35:00Z" w16du:dateUtc="2026-10-19T04:35:00Z">
        <w:r w:rsidRPr="00B542DB" w:rsidDel="00DF4F58">
          <w:rPr>
            <w:rFonts w:ascii="Times New Roman" w:hAnsi="Times New Roman"/>
            <w:sz w:val="26"/>
            <w:szCs w:val="26"/>
            <w:highlight w:val="yellow"/>
            <w:rPrChange w:id="360" w:author="Ngọc Ánh Trương" w:date="2026-10-19T11:47:00Z" w16du:dateUtc="2026-10-19T04:47:00Z">
              <w:rPr/>
            </w:rPrChange>
          </w:rPr>
          <w:delText xml:space="preserve">- </w:delText>
        </w:r>
      </w:del>
      <w:r w:rsidRPr="00B542DB">
        <w:rPr>
          <w:rFonts w:ascii="Times New Roman" w:hAnsi="Times New Roman"/>
          <w:sz w:val="26"/>
          <w:szCs w:val="26"/>
          <w:highlight w:val="yellow"/>
          <w:rPrChange w:id="361" w:author="Ngọc Ánh Trương" w:date="2026-10-19T11:47:00Z" w16du:dateUtc="2026-10-19T04:47:00Z">
            <w:rPr/>
          </w:rPrChange>
        </w:rPr>
        <w:t>Thời hạn xác nhận hồ sơ và thanh toán:</w:t>
      </w:r>
    </w:p>
    <w:p w14:paraId="250FEAD0" w14:textId="77777777" w:rsidR="00DE62AE" w:rsidRPr="00B542DB" w:rsidRDefault="00000000">
      <w:pPr>
        <w:spacing w:after="120" w:line="276" w:lineRule="auto"/>
        <w:jc w:val="both"/>
        <w:rPr>
          <w:rFonts w:ascii="Times New Roman" w:hAnsi="Times New Roman"/>
          <w:sz w:val="26"/>
          <w:szCs w:val="26"/>
          <w:highlight w:val="yellow"/>
          <w:rPrChange w:id="362" w:author="Ngọc Ánh Trương" w:date="2026-10-19T11:47:00Z" w16du:dateUtc="2026-10-19T04:47:00Z">
            <w:rPr>
              <w:rFonts w:ascii="Times New Roman" w:hAnsi="Times New Roman"/>
              <w:sz w:val="26"/>
              <w:szCs w:val="26"/>
            </w:rPr>
          </w:rPrChange>
        </w:rPr>
      </w:pPr>
      <w:commentRangeStart w:id="363"/>
      <w:r w:rsidRPr="00B542DB">
        <w:rPr>
          <w:rFonts w:ascii="Times New Roman" w:hAnsi="Times New Roman"/>
          <w:sz w:val="26"/>
          <w:szCs w:val="26"/>
          <w:highlight w:val="yellow"/>
          <w:rPrChange w:id="364" w:author="Ngọc Ánh Trương" w:date="2026-10-19T11:47:00Z" w16du:dateUtc="2026-10-19T04:47:00Z">
            <w:rPr>
              <w:rFonts w:ascii="Times New Roman" w:hAnsi="Times New Roman"/>
              <w:sz w:val="26"/>
              <w:szCs w:val="26"/>
            </w:rPr>
          </w:rPrChange>
        </w:rPr>
        <w:lastRenderedPageBreak/>
        <w:t>Bên A</w:t>
      </w:r>
      <w:del w:id="365" w:author="VNCN E&amp;C - Thương thảo 17/10" w:date="2026-10-17T16:00:00Z">
        <w:r w:rsidRPr="00B542DB">
          <w:rPr>
            <w:rFonts w:ascii="Times New Roman" w:hAnsi="Times New Roman"/>
            <w:sz w:val="26"/>
            <w:szCs w:val="26"/>
            <w:highlight w:val="yellow"/>
            <w:rPrChange w:id="366" w:author="Ngọc Ánh Trương" w:date="2026-10-19T11:47:00Z" w16du:dateUtc="2026-10-19T04:47:00Z">
              <w:rPr>
                <w:rFonts w:ascii="Times New Roman" w:hAnsi="Times New Roman"/>
                <w:sz w:val="26"/>
                <w:szCs w:val="26"/>
              </w:rPr>
            </w:rPrChange>
          </w:rPr>
          <w:delText xml:space="preserve"> sẽ</w:delText>
        </w:r>
      </w:del>
      <w:r w:rsidRPr="00B542DB">
        <w:rPr>
          <w:rFonts w:ascii="Times New Roman" w:hAnsi="Times New Roman"/>
          <w:sz w:val="26"/>
          <w:szCs w:val="26"/>
          <w:highlight w:val="yellow"/>
          <w:rPrChange w:id="367" w:author="Ngọc Ánh Trương" w:date="2026-10-19T11:47:00Z" w16du:dateUtc="2026-10-19T04:47:00Z">
            <w:rPr>
              <w:rFonts w:ascii="Times New Roman" w:hAnsi="Times New Roman"/>
              <w:sz w:val="26"/>
              <w:szCs w:val="26"/>
            </w:rPr>
          </w:rPrChange>
        </w:rPr>
        <w:t xml:space="preserve"> kiểm tra, cho ý kiến về hồ sơ</w:t>
      </w:r>
      <w:del w:id="368" w:author="VNCN E&amp;C - Thương thảo 17/10" w:date="2026-10-17T16:00:00Z">
        <w:r w:rsidRPr="00B542DB">
          <w:rPr>
            <w:rFonts w:ascii="Times New Roman" w:hAnsi="Times New Roman"/>
            <w:sz w:val="26"/>
            <w:szCs w:val="26"/>
            <w:highlight w:val="yellow"/>
            <w:rPrChange w:id="369" w:author="Ngọc Ánh Trương" w:date="2026-10-19T11:47:00Z" w16du:dateUtc="2026-10-19T04:47:00Z">
              <w:rPr>
                <w:rFonts w:ascii="Times New Roman" w:hAnsi="Times New Roman"/>
                <w:sz w:val="26"/>
                <w:szCs w:val="26"/>
              </w:rPr>
            </w:rPrChange>
          </w:rPr>
          <w:delText xml:space="preserve"> cho Bên B</w:delText>
        </w:r>
      </w:del>
      <w:r w:rsidRPr="00B542DB">
        <w:rPr>
          <w:rFonts w:ascii="Times New Roman" w:hAnsi="Times New Roman"/>
          <w:sz w:val="26"/>
          <w:szCs w:val="26"/>
          <w:highlight w:val="yellow"/>
          <w:rPrChange w:id="370" w:author="Ngọc Ánh Trương" w:date="2026-10-19T11:47:00Z" w16du:dateUtc="2026-10-19T04:47:00Z">
            <w:rPr>
              <w:rFonts w:ascii="Times New Roman" w:hAnsi="Times New Roman"/>
              <w:sz w:val="26"/>
              <w:szCs w:val="26"/>
            </w:rPr>
          </w:rPrChange>
        </w:rPr>
        <w:t xml:space="preserve"> trong vòng 15 (mười lăm) ngày kể từ ngày Bên A nhận được đầy đủ hồ sơ đề nghị thanh toán hợp lệ</w:t>
      </w:r>
      <w:ins w:id="371" w:author="VNCN E&amp;C - Thương thảo 17/10" w:date="2026-10-17T16:00:00Z">
        <w:r w:rsidRPr="00B542DB">
          <w:rPr>
            <w:rFonts w:ascii="Times New Roman" w:hAnsi="Times New Roman"/>
            <w:sz w:val="26"/>
            <w:szCs w:val="26"/>
            <w:highlight w:val="yellow"/>
            <w:rPrChange w:id="372" w:author="Ngọc Ánh Trương" w:date="2026-10-19T11:47:00Z" w16du:dateUtc="2026-10-19T04:47:00Z">
              <w:rPr>
                <w:rFonts w:ascii="Times New Roman" w:hAnsi="Times New Roman"/>
                <w:sz w:val="26"/>
                <w:szCs w:val="26"/>
              </w:rPr>
            </w:rPrChange>
          </w:rPr>
          <w:t>, đúng quy định của Hợp đồng</w:t>
        </w:r>
      </w:ins>
      <w:r w:rsidRPr="00B542DB">
        <w:rPr>
          <w:rFonts w:ascii="Times New Roman" w:hAnsi="Times New Roman"/>
          <w:sz w:val="26"/>
          <w:szCs w:val="26"/>
          <w:highlight w:val="yellow"/>
          <w:rPrChange w:id="373" w:author="Ngọc Ánh Trương" w:date="2026-10-19T11:47:00Z" w16du:dateUtc="2026-10-19T04:47:00Z">
            <w:rPr>
              <w:rFonts w:ascii="Times New Roman" w:hAnsi="Times New Roman"/>
              <w:sz w:val="26"/>
              <w:szCs w:val="26"/>
            </w:rPr>
          </w:rPrChange>
        </w:rPr>
        <w:t xml:space="preserve"> từ Bên B. Nếu có</w:t>
      </w:r>
      <w:del w:id="374" w:author="VNCN E&amp;C - Thương thảo 17/10" w:date="2026-10-17T16:00:00Z">
        <w:r w:rsidRPr="00B542DB">
          <w:rPr>
            <w:rFonts w:ascii="Times New Roman" w:hAnsi="Times New Roman"/>
            <w:sz w:val="26"/>
            <w:szCs w:val="26"/>
            <w:highlight w:val="yellow"/>
            <w:rPrChange w:id="375" w:author="Ngọc Ánh Trương" w:date="2026-10-19T11:47:00Z" w16du:dateUtc="2026-10-19T04:47:00Z">
              <w:rPr>
                <w:rFonts w:ascii="Times New Roman" w:hAnsi="Times New Roman"/>
                <w:sz w:val="26"/>
                <w:szCs w:val="26"/>
              </w:rPr>
            </w:rPrChange>
          </w:rPr>
          <w:delText xml:space="preserve"> bất kỳ</w:delText>
        </w:r>
      </w:del>
      <w:r w:rsidRPr="00B542DB">
        <w:rPr>
          <w:rFonts w:ascii="Times New Roman" w:hAnsi="Times New Roman"/>
          <w:sz w:val="26"/>
          <w:szCs w:val="26"/>
          <w:highlight w:val="yellow"/>
          <w:rPrChange w:id="376" w:author="Ngọc Ánh Trương" w:date="2026-10-19T11:47:00Z" w16du:dateUtc="2026-10-19T04:47:00Z">
            <w:rPr>
              <w:rFonts w:ascii="Times New Roman" w:hAnsi="Times New Roman"/>
              <w:sz w:val="26"/>
              <w:szCs w:val="26"/>
            </w:rPr>
          </w:rPrChange>
        </w:rPr>
        <w:t xml:space="preserve"> yêu cầu chỉnh sửa, giải trình </w:t>
      </w:r>
      <w:del w:id="377" w:author="VNCN E&amp;C - Thương thảo 17/10" w:date="2026-10-17T16:00:00Z">
        <w:r w:rsidRPr="00B542DB">
          <w:rPr>
            <w:rFonts w:ascii="Times New Roman" w:hAnsi="Times New Roman"/>
            <w:sz w:val="26"/>
            <w:szCs w:val="26"/>
            <w:highlight w:val="yellow"/>
            <w:rPrChange w:id="378" w:author="Ngọc Ánh Trương" w:date="2026-10-19T11:47:00Z" w16du:dateUtc="2026-10-19T04:47:00Z">
              <w:rPr>
                <w:rFonts w:ascii="Times New Roman" w:hAnsi="Times New Roman"/>
                <w:sz w:val="26"/>
                <w:szCs w:val="26"/>
              </w:rPr>
            </w:rPrChange>
          </w:rPr>
          <w:delText xml:space="preserve">nào về hồ sơ </w:delText>
        </w:r>
      </w:del>
      <w:r w:rsidRPr="00B542DB">
        <w:rPr>
          <w:rFonts w:ascii="Times New Roman" w:hAnsi="Times New Roman"/>
          <w:sz w:val="26"/>
          <w:szCs w:val="26"/>
          <w:highlight w:val="yellow"/>
          <w:rPrChange w:id="379" w:author="Ngọc Ánh Trương" w:date="2026-10-19T11:47:00Z" w16du:dateUtc="2026-10-19T04:47:00Z">
            <w:rPr>
              <w:rFonts w:ascii="Times New Roman" w:hAnsi="Times New Roman"/>
              <w:sz w:val="26"/>
              <w:szCs w:val="26"/>
            </w:rPr>
          </w:rPrChange>
        </w:rPr>
        <w:t>(nếu có), Bên A</w:t>
      </w:r>
      <w:del w:id="380" w:author="VNCN E&amp;C - Thương thảo 17/10" w:date="2026-10-17T16:00:00Z">
        <w:r w:rsidRPr="00B542DB">
          <w:rPr>
            <w:rFonts w:ascii="Times New Roman" w:hAnsi="Times New Roman"/>
            <w:sz w:val="26"/>
            <w:szCs w:val="26"/>
            <w:highlight w:val="yellow"/>
            <w:rPrChange w:id="381" w:author="Ngọc Ánh Trương" w:date="2026-10-19T11:47:00Z" w16du:dateUtc="2026-10-19T04:47:00Z">
              <w:rPr>
                <w:rFonts w:ascii="Times New Roman" w:hAnsi="Times New Roman"/>
                <w:sz w:val="26"/>
                <w:szCs w:val="26"/>
              </w:rPr>
            </w:rPrChange>
          </w:rPr>
          <w:delText xml:space="preserve"> sẽ</w:delText>
        </w:r>
      </w:del>
      <w:r w:rsidRPr="00B542DB">
        <w:rPr>
          <w:rFonts w:ascii="Times New Roman" w:hAnsi="Times New Roman"/>
          <w:sz w:val="26"/>
          <w:szCs w:val="26"/>
          <w:highlight w:val="yellow"/>
          <w:rPrChange w:id="382" w:author="Ngọc Ánh Trương" w:date="2026-10-19T11:47:00Z" w16du:dateUtc="2026-10-19T04:47:00Z">
            <w:rPr>
              <w:rFonts w:ascii="Times New Roman" w:hAnsi="Times New Roman"/>
              <w:sz w:val="26"/>
              <w:szCs w:val="26"/>
            </w:rPr>
          </w:rPrChange>
        </w:rPr>
        <w:t xml:space="preserve"> tổng hợp và phản hồi một lần </w:t>
      </w:r>
      <w:ins w:id="383" w:author="VNCN E&amp;C - Thương thảo 17/10" w:date="2026-10-17T16:00:00Z">
        <w:r w:rsidRPr="00B542DB">
          <w:rPr>
            <w:rFonts w:ascii="Times New Roman" w:hAnsi="Times New Roman"/>
            <w:sz w:val="26"/>
            <w:szCs w:val="26"/>
            <w:highlight w:val="yellow"/>
            <w:rPrChange w:id="384" w:author="Ngọc Ánh Trương" w:date="2026-10-19T11:47:00Z" w16du:dateUtc="2026-10-19T04:47:00Z">
              <w:rPr>
                <w:rFonts w:ascii="Times New Roman" w:hAnsi="Times New Roman"/>
                <w:sz w:val="26"/>
                <w:szCs w:val="26"/>
              </w:rPr>
            </w:rPrChange>
          </w:rPr>
          <w:t>bằng văn bản cho</w:t>
        </w:r>
      </w:ins>
      <w:del w:id="385" w:author="VNCN E&amp;C - Thương thảo 17/10" w:date="2026-10-17T16:00:00Z">
        <w:r w:rsidRPr="00B542DB">
          <w:rPr>
            <w:rFonts w:ascii="Times New Roman" w:hAnsi="Times New Roman"/>
            <w:sz w:val="26"/>
            <w:szCs w:val="26"/>
            <w:highlight w:val="yellow"/>
            <w:rPrChange w:id="386" w:author="Ngọc Ánh Trương" w:date="2026-10-19T11:47:00Z" w16du:dateUtc="2026-10-19T04:47:00Z">
              <w:rPr>
                <w:rFonts w:ascii="Times New Roman" w:hAnsi="Times New Roman"/>
                <w:sz w:val="26"/>
                <w:szCs w:val="26"/>
              </w:rPr>
            </w:rPrChange>
          </w:rPr>
          <w:delText>đến</w:delText>
        </w:r>
      </w:del>
      <w:r w:rsidRPr="00B542DB">
        <w:rPr>
          <w:rFonts w:ascii="Times New Roman" w:hAnsi="Times New Roman"/>
          <w:sz w:val="26"/>
          <w:szCs w:val="26"/>
          <w:highlight w:val="yellow"/>
          <w:rPrChange w:id="387" w:author="Ngọc Ánh Trương" w:date="2026-10-19T11:47:00Z" w16du:dateUtc="2026-10-19T04:47:00Z">
            <w:rPr>
              <w:rFonts w:ascii="Times New Roman" w:hAnsi="Times New Roman"/>
              <w:sz w:val="26"/>
              <w:szCs w:val="26"/>
            </w:rPr>
          </w:rPrChange>
        </w:rPr>
        <w:t xml:space="preserve"> Bên B trong </w:t>
      </w:r>
      <w:ins w:id="388" w:author="VNCN E&amp;C - Thương thảo 17/10" w:date="2026-10-17T16:00:00Z">
        <w:r w:rsidRPr="00B542DB">
          <w:rPr>
            <w:rFonts w:ascii="Times New Roman" w:hAnsi="Times New Roman"/>
            <w:sz w:val="26"/>
            <w:szCs w:val="26"/>
            <w:highlight w:val="yellow"/>
            <w:rPrChange w:id="389" w:author="Ngọc Ánh Trương" w:date="2026-10-19T11:47:00Z" w16du:dateUtc="2026-10-19T04:47:00Z">
              <w:rPr>
                <w:rFonts w:ascii="Times New Roman" w:hAnsi="Times New Roman"/>
                <w:sz w:val="26"/>
                <w:szCs w:val="26"/>
              </w:rPr>
            </w:rPrChange>
          </w:rPr>
          <w:t>thời hạn</w:t>
        </w:r>
      </w:ins>
      <w:del w:id="390" w:author="VNCN E&amp;C - Thương thảo 17/10" w:date="2026-10-17T16:00:00Z">
        <w:r w:rsidRPr="00B542DB">
          <w:rPr>
            <w:rFonts w:ascii="Times New Roman" w:hAnsi="Times New Roman"/>
            <w:sz w:val="26"/>
            <w:szCs w:val="26"/>
            <w:highlight w:val="yellow"/>
            <w:rPrChange w:id="391" w:author="Ngọc Ánh Trương" w:date="2026-10-19T11:47:00Z" w16du:dateUtc="2026-10-19T04:47:00Z">
              <w:rPr>
                <w:rFonts w:ascii="Times New Roman" w:hAnsi="Times New Roman"/>
                <w:sz w:val="26"/>
                <w:szCs w:val="26"/>
              </w:rPr>
            </w:rPrChange>
          </w:rPr>
          <w:delText>vòng 15 (mười lăm) việc</w:delText>
        </w:r>
      </w:del>
      <w:r w:rsidRPr="00B542DB">
        <w:rPr>
          <w:rFonts w:ascii="Times New Roman" w:hAnsi="Times New Roman"/>
          <w:sz w:val="26"/>
          <w:szCs w:val="26"/>
          <w:highlight w:val="yellow"/>
          <w:rPrChange w:id="392" w:author="Ngọc Ánh Trương" w:date="2026-10-19T11:47:00Z" w16du:dateUtc="2026-10-19T04:47:00Z">
            <w:rPr>
              <w:rFonts w:ascii="Times New Roman" w:hAnsi="Times New Roman"/>
              <w:sz w:val="26"/>
              <w:szCs w:val="26"/>
            </w:rPr>
          </w:rPrChange>
        </w:rPr>
        <w:t xml:space="preserve"> nêu trên. </w:t>
      </w:r>
      <w:ins w:id="393" w:author="VNCN E&amp;C - Thương thảo 17/10" w:date="2026-10-17T16:00:00Z">
        <w:r w:rsidRPr="00B542DB">
          <w:rPr>
            <w:rFonts w:ascii="Times New Roman" w:hAnsi="Times New Roman"/>
            <w:sz w:val="26"/>
            <w:szCs w:val="26"/>
            <w:highlight w:val="yellow"/>
            <w:rPrChange w:id="394" w:author="Ngọc Ánh Trương" w:date="2026-10-19T11:47:00Z" w16du:dateUtc="2026-10-19T04:47:00Z">
              <w:rPr>
                <w:rFonts w:ascii="Times New Roman" w:hAnsi="Times New Roman"/>
                <w:sz w:val="26"/>
                <w:szCs w:val="26"/>
              </w:rPr>
            </w:rPrChange>
          </w:rPr>
          <w:t>Thời gian Bên B chỉnh sửa, bổ sung hồ sơ không tính vào</w:t>
        </w:r>
      </w:ins>
      <w:del w:id="395" w:author="VNCN E&amp;C - Thương thảo 17/10" w:date="2026-10-17T16:00:00Z">
        <w:r w:rsidRPr="00B542DB">
          <w:rPr>
            <w:rFonts w:ascii="Times New Roman" w:hAnsi="Times New Roman"/>
            <w:sz w:val="26"/>
            <w:szCs w:val="26"/>
            <w:highlight w:val="yellow"/>
            <w:rPrChange w:id="396" w:author="Ngọc Ánh Trương" w:date="2026-10-19T11:47:00Z" w16du:dateUtc="2026-10-19T04:47:00Z">
              <w:rPr>
                <w:rFonts w:ascii="Times New Roman" w:hAnsi="Times New Roman"/>
                <w:sz w:val="26"/>
                <w:szCs w:val="26"/>
              </w:rPr>
            </w:rPrChange>
          </w:rPr>
          <w:delText>Nếu quá</w:delText>
        </w:r>
      </w:del>
      <w:r w:rsidRPr="00B542DB">
        <w:rPr>
          <w:rFonts w:ascii="Times New Roman" w:hAnsi="Times New Roman"/>
          <w:sz w:val="26"/>
          <w:szCs w:val="26"/>
          <w:highlight w:val="yellow"/>
          <w:rPrChange w:id="397" w:author="Ngọc Ánh Trương" w:date="2026-10-19T11:47:00Z" w16du:dateUtc="2026-10-19T04:47:00Z">
            <w:rPr>
              <w:rFonts w:ascii="Times New Roman" w:hAnsi="Times New Roman"/>
              <w:sz w:val="26"/>
              <w:szCs w:val="26"/>
            </w:rPr>
          </w:rPrChange>
        </w:rPr>
        <w:t xml:space="preserve"> thời hạn </w:t>
      </w:r>
      <w:ins w:id="398" w:author="VNCN E&amp;C - Thương thảo 17/10" w:date="2026-10-17T16:00:00Z">
        <w:r w:rsidRPr="00B542DB">
          <w:rPr>
            <w:rFonts w:ascii="Times New Roman" w:hAnsi="Times New Roman"/>
            <w:sz w:val="26"/>
            <w:szCs w:val="26"/>
            <w:highlight w:val="yellow"/>
            <w:rPrChange w:id="399" w:author="Ngọc Ánh Trương" w:date="2026-10-19T11:47:00Z" w16du:dateUtc="2026-10-19T04:47:00Z">
              <w:rPr>
                <w:rFonts w:ascii="Times New Roman" w:hAnsi="Times New Roman"/>
                <w:sz w:val="26"/>
                <w:szCs w:val="26"/>
              </w:rPr>
            </w:rPrChange>
          </w:rPr>
          <w:t>xem xét, thanh toán của</w:t>
        </w:r>
      </w:ins>
      <w:del w:id="400" w:author="VNCN E&amp;C - Thương thảo 17/10" w:date="2026-10-17T16:00:00Z">
        <w:r w:rsidRPr="00B542DB">
          <w:rPr>
            <w:rFonts w:ascii="Times New Roman" w:hAnsi="Times New Roman"/>
            <w:sz w:val="26"/>
            <w:szCs w:val="26"/>
            <w:highlight w:val="yellow"/>
            <w:rPrChange w:id="401" w:author="Ngọc Ánh Trương" w:date="2026-10-19T11:47:00Z" w16du:dateUtc="2026-10-19T04:47:00Z">
              <w:rPr>
                <w:rFonts w:ascii="Times New Roman" w:hAnsi="Times New Roman"/>
                <w:sz w:val="26"/>
                <w:szCs w:val="26"/>
              </w:rPr>
            </w:rPrChange>
          </w:rPr>
          <w:delText>trên mà Bên B không nhận được bất kỳ phản hồi nào từ</w:delText>
        </w:r>
      </w:del>
      <w:r w:rsidRPr="00B542DB">
        <w:rPr>
          <w:rFonts w:ascii="Times New Roman" w:hAnsi="Times New Roman"/>
          <w:sz w:val="26"/>
          <w:szCs w:val="26"/>
          <w:highlight w:val="yellow"/>
          <w:rPrChange w:id="402" w:author="Ngọc Ánh Trương" w:date="2026-10-19T11:47:00Z" w16du:dateUtc="2026-10-19T04:47:00Z">
            <w:rPr>
              <w:rFonts w:ascii="Times New Roman" w:hAnsi="Times New Roman"/>
              <w:sz w:val="26"/>
              <w:szCs w:val="26"/>
            </w:rPr>
          </w:rPrChange>
        </w:rPr>
        <w:t xml:space="preserve"> Bên A</w:t>
      </w:r>
      <w:ins w:id="403" w:author="VNCN E&amp;C - Thương thảo 17/10" w:date="2026-10-17T16:00:00Z">
        <w:r w:rsidRPr="00B542DB">
          <w:rPr>
            <w:rFonts w:ascii="Times New Roman" w:hAnsi="Times New Roman"/>
            <w:sz w:val="26"/>
            <w:szCs w:val="26"/>
            <w:highlight w:val="yellow"/>
            <w:rPrChange w:id="404" w:author="Ngọc Ánh Trương" w:date="2026-10-19T11:47:00Z" w16du:dateUtc="2026-10-19T04:47:00Z">
              <w:rPr>
                <w:rFonts w:ascii="Times New Roman" w:hAnsi="Times New Roman"/>
                <w:sz w:val="26"/>
                <w:szCs w:val="26"/>
              </w:rPr>
            </w:rPrChange>
          </w:rPr>
          <w:t>. Thời hạn thanh toán theo điểm e khoản này</w:t>
        </w:r>
      </w:ins>
      <w:del w:id="405" w:author="VNCN E&amp;C - Thương thảo 17/10" w:date="2026-10-17T16:00:00Z">
        <w:r w:rsidRPr="00B542DB">
          <w:rPr>
            <w:rFonts w:ascii="Times New Roman" w:hAnsi="Times New Roman"/>
            <w:sz w:val="26"/>
            <w:szCs w:val="26"/>
            <w:highlight w:val="yellow"/>
            <w:rPrChange w:id="406" w:author="Ngọc Ánh Trương" w:date="2026-10-19T11:47:00Z" w16du:dateUtc="2026-10-19T04:47:00Z">
              <w:rPr>
                <w:rFonts w:ascii="Times New Roman" w:hAnsi="Times New Roman"/>
                <w:sz w:val="26"/>
                <w:szCs w:val="26"/>
              </w:rPr>
            </w:rPrChange>
          </w:rPr>
          <w:delText xml:space="preserve"> thì xem như hồ sơ Bên B đệ trình đã được Bên A phê duyệt</w:delText>
        </w:r>
      </w:del>
      <w:r w:rsidRPr="00B542DB">
        <w:rPr>
          <w:rFonts w:ascii="Times New Roman" w:hAnsi="Times New Roman"/>
          <w:sz w:val="26"/>
          <w:szCs w:val="26"/>
          <w:highlight w:val="yellow"/>
          <w:rPrChange w:id="407" w:author="Ngọc Ánh Trương" w:date="2026-10-19T11:47:00Z" w16du:dateUtc="2026-10-19T04:47:00Z">
            <w:rPr>
              <w:rFonts w:ascii="Times New Roman" w:hAnsi="Times New Roman"/>
              <w:sz w:val="26"/>
              <w:szCs w:val="26"/>
            </w:rPr>
          </w:rPrChange>
        </w:rPr>
        <w:t>.</w:t>
      </w:r>
      <w:commentRangeEnd w:id="363"/>
      <w:r w:rsidRPr="00B542DB">
        <w:rPr>
          <w:rStyle w:val="CommentReference"/>
          <w:rFonts w:ascii="Times New Roman" w:hAnsi="Times New Roman"/>
          <w:sz w:val="26"/>
          <w:szCs w:val="26"/>
          <w:highlight w:val="yellow"/>
          <w:rPrChange w:id="408" w:author="Ngọc Ánh Trương" w:date="2026-10-19T11:47:00Z" w16du:dateUtc="2026-10-19T04:47:00Z">
            <w:rPr>
              <w:rStyle w:val="CommentReference"/>
              <w:rFonts w:ascii="Times New Roman" w:hAnsi="Times New Roman"/>
              <w:sz w:val="26"/>
              <w:szCs w:val="26"/>
            </w:rPr>
          </w:rPrChange>
        </w:rPr>
        <w:commentReference w:id="363"/>
      </w:r>
    </w:p>
    <w:p w14:paraId="6C870C3C" w14:textId="77777777" w:rsidR="00DE62AE" w:rsidRPr="00B542DB" w:rsidRDefault="00000000">
      <w:pPr>
        <w:spacing w:after="120" w:line="276" w:lineRule="auto"/>
        <w:jc w:val="both"/>
        <w:rPr>
          <w:del w:id="409" w:author="VNCN E&amp;C - Thương thảo 17/10" w:date="2026-10-17T16:00:00Z"/>
          <w:rFonts w:ascii="Times New Roman" w:hAnsi="Times New Roman"/>
          <w:sz w:val="26"/>
          <w:szCs w:val="26"/>
          <w:highlight w:val="yellow"/>
          <w:rPrChange w:id="410" w:author="Ngọc Ánh Trương" w:date="2026-10-19T11:47:00Z" w16du:dateUtc="2026-10-19T04:47:00Z">
            <w:rPr>
              <w:del w:id="411" w:author="VNCN E&amp;C - Thương thảo 17/10" w:date="2026-10-17T16:00:00Z"/>
              <w:rFonts w:ascii="Times New Roman" w:hAnsi="Times New Roman"/>
              <w:sz w:val="26"/>
              <w:szCs w:val="26"/>
            </w:rPr>
          </w:rPrChange>
        </w:rPr>
      </w:pPr>
      <w:del w:id="412" w:author="VNCN E&amp;C - Thương thảo 17/10" w:date="2026-10-17T16:00:00Z">
        <w:r w:rsidRPr="00B542DB">
          <w:rPr>
            <w:rFonts w:ascii="Times New Roman" w:hAnsi="Times New Roman"/>
            <w:sz w:val="26"/>
            <w:szCs w:val="26"/>
            <w:highlight w:val="yellow"/>
            <w:rPrChange w:id="413" w:author="Ngọc Ánh Trương" w:date="2026-10-19T11:47:00Z" w16du:dateUtc="2026-10-19T04:47:00Z">
              <w:rPr>
                <w:rFonts w:ascii="Times New Roman" w:hAnsi="Times New Roman"/>
                <w:sz w:val="26"/>
                <w:szCs w:val="26"/>
              </w:rPr>
            </w:rPrChange>
          </w:rPr>
          <w:delText>Thời hạn thanh toán: Trong vòng 07 ngày làm việc kể từ ngày Bên A phê duyệt hồ sơ thanh toán do Bên B cung cấp</w:delText>
        </w:r>
      </w:del>
    </w:p>
    <w:p w14:paraId="13ED3E21" w14:textId="77777777" w:rsidR="00DE62AE" w:rsidRPr="00B542DB" w:rsidRDefault="00DE62AE">
      <w:pPr>
        <w:spacing w:after="120" w:line="276" w:lineRule="auto"/>
        <w:jc w:val="both"/>
        <w:rPr>
          <w:rFonts w:ascii="Times New Roman" w:hAnsi="Times New Roman"/>
          <w:sz w:val="26"/>
          <w:szCs w:val="26"/>
          <w:highlight w:val="yellow"/>
          <w:rPrChange w:id="414" w:author="Ngọc Ánh Trương" w:date="2026-10-19T11:47:00Z" w16du:dateUtc="2026-10-19T04:47:00Z">
            <w:rPr>
              <w:rFonts w:ascii="Times New Roman" w:hAnsi="Times New Roman"/>
              <w:sz w:val="26"/>
              <w:szCs w:val="26"/>
            </w:rPr>
          </w:rPrChange>
        </w:rPr>
      </w:pPr>
    </w:p>
    <w:p w14:paraId="0F7533DC" w14:textId="77777777" w:rsidR="00DE62AE" w:rsidDel="00B542DB" w:rsidRDefault="00000000">
      <w:pPr>
        <w:spacing w:after="120" w:line="276" w:lineRule="auto"/>
        <w:jc w:val="both"/>
        <w:rPr>
          <w:del w:id="415" w:author="Ngọc Ánh Trương" w:date="2026-10-19T11:47:00Z" w16du:dateUtc="2026-10-19T04:47:00Z"/>
          <w:rFonts w:ascii="Times New Roman" w:hAnsi="Times New Roman"/>
          <w:sz w:val="26"/>
          <w:szCs w:val="26"/>
        </w:rPr>
      </w:pPr>
      <w:r w:rsidRPr="00B542DB">
        <w:rPr>
          <w:rFonts w:ascii="Times New Roman" w:hAnsi="Times New Roman"/>
          <w:sz w:val="26"/>
          <w:szCs w:val="26"/>
          <w:highlight w:val="yellow"/>
          <w:rPrChange w:id="416" w:author="Ngọc Ánh Trương" w:date="2026-10-19T11:47:00Z" w16du:dateUtc="2026-10-19T04:47:00Z">
            <w:rPr>
              <w:rFonts w:ascii="Times New Roman" w:hAnsi="Times New Roman"/>
              <w:sz w:val="26"/>
              <w:szCs w:val="26"/>
            </w:rPr>
          </w:rPrChange>
        </w:rPr>
        <w:t>- Bên B có trách nhiệm phối hợp cung cấp hồ sơ liên quan để Bên A hoàn thiện hồ sơ thanh toán đáp ứng yêu cầu của Tư vấn giám sát, Chủ đầu tư để Bên A kịp thời nộp hồ sơ thanh toán giữa Bên A với Chủ đầu tư.</w:t>
      </w:r>
    </w:p>
    <w:p w14:paraId="1E53376C" w14:textId="77777777" w:rsidR="00DE62AE" w:rsidDel="00B542DB" w:rsidRDefault="00DE62AE">
      <w:pPr>
        <w:spacing w:after="120" w:line="276" w:lineRule="auto"/>
        <w:jc w:val="both"/>
        <w:rPr>
          <w:del w:id="417" w:author="Ngọc Ánh Trương" w:date="2026-10-19T11:47:00Z" w16du:dateUtc="2026-10-19T04:47:00Z"/>
          <w:rFonts w:ascii="Times New Roman" w:hAnsi="Times New Roman"/>
          <w:sz w:val="26"/>
          <w:szCs w:val="26"/>
        </w:rPr>
      </w:pPr>
    </w:p>
    <w:p w14:paraId="7981DC0F" w14:textId="77777777" w:rsidR="00DE62AE" w:rsidRDefault="00000000">
      <w:pPr>
        <w:widowControl w:val="0"/>
        <w:tabs>
          <w:tab w:val="left" w:pos="270"/>
        </w:tabs>
        <w:spacing w:after="120" w:line="276" w:lineRule="auto"/>
        <w:jc w:val="both"/>
        <w:rPr>
          <w:del w:id="418" w:author="VNCN E&amp;C - Thương thảo 17/10" w:date="2026-10-17T16:00:00Z"/>
          <w:rFonts w:ascii="Times New Roman" w:hAnsi="Times New Roman"/>
          <w:sz w:val="26"/>
          <w:szCs w:val="26"/>
        </w:rPr>
      </w:pPr>
      <w:del w:id="419" w:author="VNCN E&amp;C - Thương thảo 17/10" w:date="2026-10-17T16:00:00Z">
        <w:r>
          <w:rPr>
            <w:rFonts w:ascii="Times New Roman" w:hAnsi="Times New Roman"/>
            <w:b/>
            <w:bCs/>
            <w:sz w:val="26"/>
            <w:szCs w:val="26"/>
          </w:rPr>
          <w:delText>b) Thanh toán vật tư:</w:delText>
        </w:r>
        <w:r>
          <w:rPr>
            <w:rFonts w:ascii="Times New Roman" w:hAnsi="Times New Roman"/>
            <w:sz w:val="26"/>
            <w:szCs w:val="26"/>
          </w:rPr>
          <w:delText xml:space="preserve"> Hàng tháng hai bên chốt khối lượng vật tư thép xây dựng, bê tông thương phẩm về công trình, Bên A thanh toán cho Bên B đến 80% giá trị vật tư thép xây dựng, bê tông theo hồ sơ thanh toán vật tư hàng tháng hoặc 65% giá trị phần vật tư theo khối lượng nhập về công trường và đơn giá hợp đồng của đầu việc tương ứng. Giá trị thanh toán vật tư này sẽ được khấu trừ trong hồ sơ thanh toán gần nhất tương tứng với tỷ lệ giá trị vật tư đưa vào hồ sơ thanh toán khối lượng hoàn thành.</w:delText>
        </w:r>
      </w:del>
    </w:p>
    <w:p w14:paraId="05E423A3" w14:textId="77777777" w:rsidR="00DE62AE" w:rsidRDefault="00DE62AE" w:rsidP="00B542DB">
      <w:pPr>
        <w:spacing w:after="120" w:line="276" w:lineRule="auto"/>
        <w:jc w:val="both"/>
        <w:rPr>
          <w:rFonts w:ascii="Times New Roman" w:hAnsi="Times New Roman"/>
          <w:b/>
          <w:bCs/>
          <w:sz w:val="26"/>
          <w:szCs w:val="26"/>
        </w:rPr>
        <w:pPrChange w:id="420" w:author="Ngọc Ánh Trương" w:date="2026-10-19T11:47:00Z" w16du:dateUtc="2026-10-19T04:47:00Z">
          <w:pPr>
            <w:widowControl w:val="0"/>
            <w:tabs>
              <w:tab w:val="left" w:pos="270"/>
            </w:tabs>
            <w:spacing w:after="120" w:line="276" w:lineRule="auto"/>
            <w:jc w:val="both"/>
          </w:pPr>
        </w:pPrChange>
      </w:pPr>
    </w:p>
    <w:p w14:paraId="1C37E52E" w14:textId="77777777" w:rsidR="00DE62AE" w:rsidRDefault="00000000">
      <w:pPr>
        <w:widowControl w:val="0"/>
        <w:tabs>
          <w:tab w:val="left" w:pos="270"/>
        </w:tabs>
        <w:spacing w:after="120" w:line="276" w:lineRule="auto"/>
        <w:jc w:val="both"/>
        <w:rPr>
          <w:rFonts w:ascii="Times New Roman" w:hAnsi="Times New Roman"/>
          <w:sz w:val="26"/>
          <w:szCs w:val="26"/>
        </w:rPr>
      </w:pPr>
      <w:ins w:id="421" w:author="VNCN E&amp;C - Thương thảo 17/10" w:date="2026-10-17T16:00:00Z">
        <w:r>
          <w:rPr>
            <w:rFonts w:ascii="Times New Roman" w:hAnsi="Times New Roman"/>
            <w:b/>
            <w:bCs/>
            <w:sz w:val="26"/>
            <w:szCs w:val="26"/>
          </w:rPr>
          <w:t>b</w:t>
        </w:r>
      </w:ins>
      <w:del w:id="422" w:author="VNCN E&amp;C - Thương thảo 17/10" w:date="2026-10-17T16:00:00Z">
        <w:r>
          <w:rPr>
            <w:rFonts w:ascii="Times New Roman" w:hAnsi="Times New Roman"/>
            <w:b/>
            <w:bCs/>
            <w:sz w:val="26"/>
            <w:szCs w:val="26"/>
          </w:rPr>
          <w:delText>c</w:delText>
        </w:r>
      </w:del>
      <w:r>
        <w:rPr>
          <w:rFonts w:ascii="Times New Roman" w:hAnsi="Times New Roman"/>
          <w:b/>
          <w:bCs/>
          <w:sz w:val="26"/>
          <w:szCs w:val="26"/>
        </w:rPr>
        <w:t xml:space="preserve">) Thanh toán quyết toán: </w:t>
      </w:r>
      <w:r>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 theo Hợp đồng thầu chính.</w:t>
      </w:r>
    </w:p>
    <w:p w14:paraId="275FDBB2" w14:textId="77777777" w:rsidR="00DE62AE" w:rsidRDefault="00000000">
      <w:pPr>
        <w:spacing w:after="120" w:line="276" w:lineRule="auto"/>
        <w:jc w:val="both"/>
        <w:rPr>
          <w:rFonts w:ascii="Times New Roman" w:hAnsi="Times New Roman"/>
          <w:sz w:val="26"/>
          <w:szCs w:val="26"/>
        </w:rPr>
      </w:pPr>
      <w:del w:id="423" w:author="VNCN E&amp;C - Thương thảo 17/10" w:date="2026-10-17T16:00:00Z">
        <w:r>
          <w:rPr>
            <w:rFonts w:ascii="Times New Roman" w:hAnsi="Times New Roman"/>
            <w:sz w:val="26"/>
            <w:szCs w:val="26"/>
          </w:rPr>
          <w:delTex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w:delText>
        </w:r>
      </w:del>
      <w:r>
        <w:rPr>
          <w:rFonts w:ascii="Times New Roman" w:hAnsi="Times New Roman"/>
          <w:sz w:val="26"/>
          <w:szCs w:val="26"/>
        </w:rPr>
        <w:t xml:space="preserve">Bên A thanh toán cho Bên B đến </w:t>
      </w:r>
      <w:r>
        <w:rPr>
          <w:rFonts w:ascii="Times New Roman" w:hAnsi="Times New Roman"/>
          <w:sz w:val="26"/>
          <w:szCs w:val="26"/>
          <w:highlight w:val="yellow"/>
        </w:rPr>
        <w:t xml:space="preserve">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 xml:space="preserve">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w:t>
      </w:r>
      <w:ins w:id="95038" w:author="VNCN E&amp;C" w:date="2026-10-19T09:00:00Z">
        <w:r>
          <w:rPr>
            <w:rFonts w:ascii="Times New Roman" w:hAnsi="Times New Roman"/>
            <w:sz w:val="26"/>
            <w:szCs w:val="26"/>
          </w:rPr>
          <w:t xml:space="preserve">14</w:t>
        </w:r>
      </w:ins>
      <w:ins w:id="95040" w:author="VNCN E&amp;C - Thương thảo 17/10" w:date="2026-10-17T16:00:00Z">
        <w:del w:id="95039" w:author="VNCN E&amp;C" w:date="2026-10-19T09:00:00Z">
          <w:r>
            <w:rPr>
              <w:rFonts w:ascii="Times New Roman" w:hAnsi="Times New Roman"/>
              <w:sz w:val="26"/>
              <w:szCs w:val="26"/>
            </w:rPr>
            <w:delText xml:space="preserve">19</w:delText>
          </w:r>
        </w:del>
      </w:ins>
      <w:del w:id="425" w:author="VNCN E&amp;C - Thương thảo 17/10" w:date="2026-10-17T16:00:00Z">
        <w:r>
          <w:rPr>
            <w:rFonts w:ascii="Times New Roman" w:hAnsi="Times New Roman"/>
            <w:sz w:val="26"/>
            <w:szCs w:val="26"/>
          </w:rPr>
          <w:delText>20</w:delText>
        </w:r>
      </w:del>
      <w:r>
        <w:rPr>
          <w:rFonts w:ascii="Times New Roman" w:hAnsi="Times New Roman"/>
          <w:sz w:val="26"/>
          <w:szCs w:val="26"/>
        </w:rPr>
        <w:t xml:space="preserve">.3, Bên A thanh toán đến </w:t>
      </w:r>
      <w:r>
        <w:rPr>
          <w:rFonts w:ascii="Times New Roman" w:hAnsi="Times New Roman"/>
          <w:sz w:val="26"/>
          <w:szCs w:val="26"/>
          <w:highlight w:val="yellow"/>
        </w:rPr>
        <w:t xml:space="preserve">100</w:t>
      </w:r>
      <w:r>
        <w:rPr>
          <w:rFonts w:ascii="Times New Roman" w:hAnsi="Times New Roman"/>
          <w:sz w:val="26"/>
          <w:szCs w:val="26"/>
        </w:rPr>
        <w:t xml:space="preserve">% giá trị quyết toán. </w:t>
      </w:r>
      <w:ins w:id="95041" w:author="VNCN E&amp;C - Thương thảo 17/10" w:date="2026-10-17T16:00:00Z">
        <w:r>
          <w:rPr>
            <w:rFonts w:ascii="Times New Roman" w:hAnsi="Times New Roman"/>
            <w:sz w:val="26"/>
            <w:szCs w:val="26"/>
          </w:rPr>
          <w:t xml:space="preserve">Hồ sơ, thời hạn lập và xác nhận quyết toán thực hiện theo Điều </w:t>
        </w:r>
      </w:ins>
      <w:ins w:id="95042" w:author="VNCN E&amp;C" w:date="2026-10-19T09:00:00Z">
        <w:r>
          <w:rPr>
            <w:rFonts w:ascii="Times New Roman" w:hAnsi="Times New Roman"/>
            <w:sz w:val="26"/>
            <w:szCs w:val="26"/>
          </w:rPr>
          <w:t xml:space="preserve">19</w:t>
        </w:r>
      </w:ins>
      <w:ins w:id="95044" w:author="VNCN E&amp;C - Thương thảo 17/10" w:date="2026-10-17T16:00:00Z">
        <w:del w:id="95043" w:author="VNCN E&amp;C" w:date="2026-10-19T09:00:00Z">
          <w:r>
            <w:rPr>
              <w:rFonts w:ascii="Times New Roman" w:hAnsi="Times New Roman"/>
              <w:sz w:val="26"/>
              <w:szCs w:val="26"/>
            </w:rPr>
            <w:delText xml:space="preserve">14</w:delText>
          </w:r>
        </w:del>
      </w:ins>
      <w:ins w:id="95045" w:author="VNCN E&amp;C - Thương thảo 17/10" w:date="2026-10-17T16:00:00Z">
        <w:r>
          <w:rPr>
            <w:rFonts w:ascii="Times New Roman" w:hAnsi="Times New Roman"/>
            <w:sz w:val="26"/>
            <w:szCs w:val="26"/>
          </w:rPr>
          <w:t xml:space="preserve">.1.</w:t>
        </w:r>
      </w:ins>
    </w:p>
    <w:p w14:paraId="237C082B" w14:textId="77777777" w:rsidR="00DE62AE" w:rsidRDefault="00000000">
      <w:pPr>
        <w:spacing w:after="120" w:line="276" w:lineRule="auto"/>
        <w:jc w:val="both"/>
        <w:rPr>
          <w:del w:id="427" w:author="VNCN E&amp;C - Thương thảo 17/10" w:date="2026-10-17T16:00:00Z"/>
          <w:rFonts w:ascii="Times New Roman" w:hAnsi="Times New Roman"/>
          <w:b/>
          <w:bCs/>
          <w:sz w:val="26"/>
          <w:szCs w:val="26"/>
        </w:rPr>
      </w:pPr>
      <w:commentRangeStart w:id="428"/>
      <w:del w:id="429" w:author="VNCN E&amp;C - Thương thảo 17/10" w:date="2026-10-17T16:00:00Z">
        <w:r>
          <w:rPr>
            <w:rFonts w:ascii="Times New Roman" w:hAnsi="Times New Roman"/>
            <w:b/>
            <w:bCs/>
            <w:sz w:val="26"/>
            <w:szCs w:val="26"/>
          </w:rPr>
          <w:delText>10.4. Chậm thanh toán</w:delText>
        </w:r>
      </w:del>
      <w:commentRangeEnd w:id="428"/>
      <w:r>
        <w:rPr>
          <w:rStyle w:val="CommentReference"/>
          <w:rFonts w:ascii="Times New Roman" w:hAnsi="Times New Roman"/>
          <w:b/>
          <w:bCs/>
          <w:sz w:val="26"/>
          <w:szCs w:val="26"/>
        </w:rPr>
        <w:commentReference w:id="428"/>
      </w:r>
    </w:p>
    <w:p w14:paraId="316B0B9F" w14:textId="77777777" w:rsidR="00DE62AE" w:rsidRDefault="00000000">
      <w:pPr>
        <w:pStyle w:val="ListParagraph"/>
        <w:numPr>
          <w:ilvl w:val="0"/>
          <w:numId w:val="34"/>
        </w:numPr>
        <w:spacing w:after="120"/>
        <w:ind w:left="360"/>
        <w:jc w:val="both"/>
        <w:rPr>
          <w:del w:id="430" w:author="VNCN E&amp;C - Thương thảo 17/10" w:date="2026-10-17T16:00:00Z"/>
          <w:rFonts w:ascii="Times New Roman" w:hAnsi="Times New Roman"/>
          <w:sz w:val="26"/>
          <w:szCs w:val="26"/>
        </w:rPr>
      </w:pPr>
      <w:del w:id="431" w:author="VNCN E&amp;C - Thương thảo 17/10" w:date="2026-10-17T16:00:00Z">
        <w:r>
          <w:rPr>
            <w:rFonts w:ascii="Times New Roman" w:hAnsi="Times New Roman"/>
            <w:sz w:val="26"/>
            <w:szCs w:val="26"/>
          </w:rPr>
          <w:delText xml:space="preserve">Trong trường Bên </w:delText>
        </w:r>
        <w:r>
          <w:rPr>
            <w:rFonts w:ascii="Times New Roman" w:hAnsi="Times New Roman"/>
            <w:sz w:val="26"/>
            <w:szCs w:val="26"/>
            <w:lang w:val="en-US"/>
          </w:rPr>
          <w:delText xml:space="preserve">A </w:delText>
        </w:r>
        <w:r>
          <w:rPr>
            <w:rFonts w:ascii="Times New Roman" w:hAnsi="Times New Roman"/>
            <w:sz w:val="26"/>
            <w:szCs w:val="26"/>
          </w:rPr>
          <w:delText>chậm thanh toán theo tiến độ</w:delText>
        </w:r>
        <w:r>
          <w:rPr>
            <w:rFonts w:ascii="Times New Roman" w:hAnsi="Times New Roman"/>
            <w:sz w:val="26"/>
            <w:szCs w:val="26"/>
            <w:lang w:val="en-US"/>
          </w:rPr>
          <w:delText xml:space="preserve"> hợp đồng </w:delText>
        </w:r>
        <w:r>
          <w:rPr>
            <w:rFonts w:ascii="Times New Roman" w:hAnsi="Times New Roman"/>
            <w:sz w:val="26"/>
            <w:szCs w:val="26"/>
          </w:rPr>
          <w:delText>thì phải chịu một khoản lãi chậm thanh toán bằng 150% của lãi suất tiết kiệm kỳ hạn 01 (một) tháng (đồng Việt Nam, trả lãi sau) do Ngân hàng TMCP Ngoại thương Việt Nam công bố tại thời điểm tính lãi nhân với số tiền chậm thanh toán. Thời gian chậm thanh toán tính từ ngày hết thời hạn thanh toán cho tới ngày liền trước ngày thanh toán thực tế.Hồ sơ quyết toán gồm:</w:delText>
        </w:r>
      </w:del>
    </w:p>
    <w:p w14:paraId="72A9AB06" w14:textId="77777777" w:rsidR="00DE62AE" w:rsidRDefault="00000000">
      <w:pPr>
        <w:spacing w:after="120" w:line="276" w:lineRule="auto"/>
        <w:jc w:val="both"/>
        <w:rPr>
          <w:del w:id="432" w:author="VNCN E&amp;C - Thương thảo 17/10" w:date="2026-10-17T16:00:00Z"/>
          <w:rFonts w:ascii="Times New Roman" w:hAnsi="Times New Roman"/>
          <w:sz w:val="26"/>
          <w:szCs w:val="26"/>
        </w:rPr>
      </w:pPr>
      <w:del w:id="433" w:author="VNCN E&amp;C - Thương thảo 17/10" w:date="2026-10-17T16:00:00Z">
        <w:r>
          <w:rPr>
            <w:rFonts w:ascii="Times New Roman" w:hAnsi="Times New Roman"/>
            <w:sz w:val="26"/>
            <w:szCs w:val="26"/>
          </w:rPr>
          <w:delText>- Giấy đề nghị quyết toán;</w:delText>
        </w:r>
      </w:del>
    </w:p>
    <w:p w14:paraId="72130455" w14:textId="77777777" w:rsidR="00DE62AE" w:rsidRDefault="00000000">
      <w:pPr>
        <w:spacing w:after="120" w:line="276" w:lineRule="auto"/>
        <w:jc w:val="both"/>
        <w:rPr>
          <w:del w:id="434" w:author="VNCN E&amp;C - Thương thảo 17/10" w:date="2026-10-17T16:00:00Z"/>
          <w:rFonts w:ascii="Times New Roman" w:hAnsi="Times New Roman"/>
          <w:sz w:val="26"/>
          <w:szCs w:val="26"/>
        </w:rPr>
      </w:pPr>
      <w:del w:id="435" w:author="VNCN E&amp;C - Thương thảo 17/10" w:date="2026-10-17T16:00:00Z">
        <w:r>
          <w:rPr>
            <w:rFonts w:ascii="Times New Roman" w:hAnsi="Times New Roman"/>
            <w:sz w:val="26"/>
            <w:szCs w:val="26"/>
          </w:rPr>
          <w:delText>- Hồ sơ chất lượng và các hồ sơ liên quan khác:</w:delText>
        </w:r>
      </w:del>
    </w:p>
    <w:p w14:paraId="5E9A1428" w14:textId="77777777" w:rsidR="00DE62AE" w:rsidRDefault="00000000">
      <w:pPr>
        <w:pStyle w:val="ListParagraph"/>
        <w:spacing w:after="120"/>
        <w:ind w:left="0"/>
        <w:contextualSpacing w:val="0"/>
        <w:jc w:val="both"/>
        <w:rPr>
          <w:del w:id="436" w:author="VNCN E&amp;C - Thương thảo 17/10" w:date="2026-10-17T16:00:00Z"/>
          <w:rFonts w:ascii="Times New Roman" w:hAnsi="Times New Roman"/>
          <w:b/>
          <w:bCs/>
          <w:sz w:val="26"/>
          <w:szCs w:val="26"/>
          <w:lang w:val="en-US" w:eastAsia="en-US"/>
        </w:rPr>
      </w:pPr>
      <w:del w:id="437" w:author="VNCN E&amp;C - Thương thảo 17/10" w:date="2026-10-17T16:00:00Z">
        <w:r>
          <w:rPr>
            <w:rFonts w:ascii="Times New Roman" w:hAnsi="Times New Roman"/>
            <w:b/>
            <w:bCs/>
            <w:sz w:val="26"/>
            <w:szCs w:val="26"/>
            <w:lang w:val="en-US" w:eastAsia="en-US"/>
          </w:rPr>
          <w:delText>Phần thi công: (Bên A tuân thủ biểu mẫu hồ sơ theo quy trình của dự án, việc xác nhận hồ sơ để phê duyệt thanh toán/quyết toán là sau khi Bên A ký phê duyệt không phụ thuộc và việc ký hồ sơ của TVGS hay Chủ đầu tư)</w:delText>
        </w:r>
      </w:del>
    </w:p>
    <w:p w14:paraId="5804364B" w14:textId="77777777" w:rsidR="00DE62AE" w:rsidRDefault="00000000">
      <w:pPr>
        <w:pStyle w:val="ListParagraph"/>
        <w:tabs>
          <w:tab w:val="left" w:pos="993"/>
        </w:tabs>
        <w:spacing w:after="120"/>
        <w:ind w:left="0"/>
        <w:contextualSpacing w:val="0"/>
        <w:jc w:val="both"/>
        <w:rPr>
          <w:del w:id="438" w:author="VNCN E&amp;C - Thương thảo 17/10" w:date="2026-10-17T16:00:00Z"/>
          <w:rFonts w:ascii="Times New Roman" w:hAnsi="Times New Roman"/>
          <w:sz w:val="26"/>
          <w:szCs w:val="26"/>
          <w:lang w:val="en-US" w:eastAsia="en-US"/>
        </w:rPr>
      </w:pPr>
      <w:del w:id="439" w:author="VNCN E&amp;C - Thương thảo 17/10" w:date="2026-10-17T16:00:00Z">
        <w:r>
          <w:rPr>
            <w:rFonts w:ascii="Times New Roman" w:hAnsi="Times New Roman"/>
            <w:sz w:val="26"/>
            <w:szCs w:val="26"/>
            <w:lang w:val="en-US" w:eastAsia="en-US"/>
          </w:rPr>
          <w:delText>- Hồ sơ, bản vẽ hoàn công;</w:delText>
        </w:r>
      </w:del>
    </w:p>
    <w:p w14:paraId="34A3CD70" w14:textId="77777777" w:rsidR="00DE62AE" w:rsidRDefault="00000000">
      <w:pPr>
        <w:pStyle w:val="ListParagraph"/>
        <w:spacing w:after="120"/>
        <w:ind w:left="0"/>
        <w:contextualSpacing w:val="0"/>
        <w:jc w:val="both"/>
        <w:rPr>
          <w:del w:id="440" w:author="VNCN E&amp;C - Thương thảo 17/10" w:date="2026-10-17T16:00:00Z"/>
          <w:rFonts w:ascii="Times New Roman" w:hAnsi="Times New Roman"/>
          <w:sz w:val="26"/>
          <w:szCs w:val="26"/>
          <w:lang w:val="en-US" w:eastAsia="en-US"/>
        </w:rPr>
      </w:pPr>
      <w:del w:id="441" w:author="VNCN E&amp;C - Thương thảo 17/10" w:date="2026-10-17T16:00:00Z">
        <w:r>
          <w:rPr>
            <w:rFonts w:ascii="Times New Roman" w:hAnsi="Times New Roman"/>
            <w:sz w:val="26"/>
            <w:szCs w:val="26"/>
            <w:lang w:val="en-US" w:eastAsia="en-US"/>
          </w:rPr>
          <w:delText xml:space="preserve">- Hồ sơ nghiệm thu gồm: </w:delText>
        </w:r>
      </w:del>
    </w:p>
    <w:p w14:paraId="0B0D14A3" w14:textId="77777777" w:rsidR="00DE62AE" w:rsidRDefault="00000000">
      <w:pPr>
        <w:pStyle w:val="ListParagraph"/>
        <w:spacing w:after="120"/>
        <w:ind w:left="0"/>
        <w:contextualSpacing w:val="0"/>
        <w:jc w:val="both"/>
        <w:rPr>
          <w:del w:id="442" w:author="VNCN E&amp;C - Thương thảo 17/10" w:date="2026-10-17T16:00:00Z"/>
          <w:rFonts w:ascii="Times New Roman" w:hAnsi="Times New Roman"/>
          <w:sz w:val="26"/>
          <w:szCs w:val="26"/>
          <w:lang w:val="en-US" w:eastAsia="en-US"/>
        </w:rPr>
      </w:pPr>
      <w:del w:id="443" w:author="VNCN E&amp;C - Thương thảo 17/10" w:date="2026-10-17T16:00:00Z">
        <w:r>
          <w:rPr>
            <w:rFonts w:ascii="Times New Roman" w:hAnsi="Times New Roman"/>
            <w:sz w:val="26"/>
            <w:szCs w:val="26"/>
            <w:lang w:val="en-US" w:eastAsia="en-US"/>
          </w:rPr>
          <w:delText>+ Biên bản nghiệm thu bàn giao Hạng mục công trình;</w:delText>
        </w:r>
      </w:del>
    </w:p>
    <w:p w14:paraId="0FDD679E" w14:textId="77777777" w:rsidR="00DE62AE" w:rsidRDefault="00000000">
      <w:pPr>
        <w:pStyle w:val="ListParagraph"/>
        <w:spacing w:after="120"/>
        <w:ind w:left="0"/>
        <w:contextualSpacing w:val="0"/>
        <w:jc w:val="both"/>
        <w:rPr>
          <w:del w:id="444" w:author="VNCN E&amp;C - Thương thảo 17/10" w:date="2026-10-17T16:00:00Z"/>
          <w:rFonts w:ascii="Times New Roman" w:hAnsi="Times New Roman"/>
          <w:sz w:val="26"/>
          <w:szCs w:val="26"/>
          <w:lang w:val="en-US" w:eastAsia="en-US"/>
        </w:rPr>
      </w:pPr>
      <w:del w:id="445" w:author="VNCN E&amp;C - Thương thảo 17/10" w:date="2026-10-17T16:00:00Z">
        <w:r>
          <w:rPr>
            <w:rFonts w:ascii="Times New Roman" w:hAnsi="Times New Roman"/>
            <w:sz w:val="26"/>
            <w:szCs w:val="26"/>
            <w:lang w:val="en-US" w:eastAsia="en-US"/>
          </w:rPr>
          <w:delText>+ Các biên bản nghiệm thu công việc hoàn thành;</w:delText>
        </w:r>
      </w:del>
    </w:p>
    <w:p w14:paraId="3BDCC6EE" w14:textId="77777777" w:rsidR="00DE62AE" w:rsidRDefault="00000000">
      <w:pPr>
        <w:pStyle w:val="ListParagraph"/>
        <w:spacing w:after="120"/>
        <w:ind w:left="0"/>
        <w:contextualSpacing w:val="0"/>
        <w:jc w:val="both"/>
        <w:rPr>
          <w:del w:id="446" w:author="VNCN E&amp;C - Thương thảo 17/10" w:date="2026-10-17T16:00:00Z"/>
          <w:rFonts w:ascii="Times New Roman" w:hAnsi="Times New Roman"/>
          <w:sz w:val="26"/>
          <w:szCs w:val="26"/>
          <w:lang w:val="en-US" w:eastAsia="en-US"/>
        </w:rPr>
      </w:pPr>
      <w:del w:id="447" w:author="VNCN E&amp;C - Thương thảo 17/10" w:date="2026-10-17T16:00:00Z">
        <w:r>
          <w:rPr>
            <w:rFonts w:ascii="Times New Roman" w:hAnsi="Times New Roman"/>
            <w:sz w:val="26"/>
            <w:szCs w:val="26"/>
            <w:lang w:val="en-US" w:eastAsia="en-US"/>
          </w:rPr>
          <w:delText>+ Hồ sơ nghiệm thu vật liệu đầu vào, kết quả thí nghiệm;</w:delText>
        </w:r>
      </w:del>
    </w:p>
    <w:p w14:paraId="1FC86A96" w14:textId="77777777" w:rsidR="00DE62AE" w:rsidRDefault="00000000">
      <w:pPr>
        <w:pStyle w:val="ListParagraph"/>
        <w:spacing w:after="120"/>
        <w:ind w:left="0"/>
        <w:contextualSpacing w:val="0"/>
        <w:jc w:val="both"/>
        <w:rPr>
          <w:del w:id="448" w:author="VNCN E&amp;C - Thương thảo 17/10" w:date="2026-10-17T16:00:00Z"/>
          <w:rFonts w:ascii="Times New Roman" w:hAnsi="Times New Roman"/>
          <w:sz w:val="26"/>
          <w:szCs w:val="26"/>
          <w:lang w:val="en-US" w:eastAsia="en-US"/>
        </w:rPr>
      </w:pPr>
      <w:del w:id="449" w:author="VNCN E&amp;C - Thương thảo 17/10" w:date="2026-10-17T16:00:00Z">
        <w:r>
          <w:rPr>
            <w:rFonts w:ascii="Times New Roman" w:hAnsi="Times New Roman"/>
            <w:sz w:val="26"/>
            <w:szCs w:val="26"/>
            <w:lang w:val="en-US" w:eastAsia="en-US"/>
          </w:rPr>
          <w:delText>+ Các biên bản hiện trường.</w:delText>
        </w:r>
      </w:del>
    </w:p>
    <w:p w14:paraId="66ADB2F7" w14:textId="77777777" w:rsidR="00DE62AE" w:rsidRDefault="00000000">
      <w:pPr>
        <w:pStyle w:val="ListParagraph"/>
        <w:tabs>
          <w:tab w:val="left" w:pos="993"/>
        </w:tabs>
        <w:spacing w:after="120"/>
        <w:ind w:left="0"/>
        <w:contextualSpacing w:val="0"/>
        <w:jc w:val="both"/>
        <w:rPr>
          <w:del w:id="450" w:author="VNCN E&amp;C - Thương thảo 17/10" w:date="2026-10-17T16:00:00Z"/>
          <w:rFonts w:ascii="Times New Roman" w:hAnsi="Times New Roman"/>
          <w:sz w:val="26"/>
          <w:szCs w:val="26"/>
          <w:lang w:val="en-US" w:eastAsia="en-US"/>
        </w:rPr>
      </w:pPr>
      <w:del w:id="451" w:author="VNCN E&amp;C - Thương thảo 17/10" w:date="2026-10-17T16:00:00Z">
        <w:r>
          <w:rPr>
            <w:rFonts w:ascii="Times New Roman" w:hAnsi="Times New Roman"/>
            <w:sz w:val="26"/>
            <w:szCs w:val="26"/>
            <w:lang w:val="en-US" w:eastAsia="en-US"/>
          </w:rPr>
          <w:delText>- Nhật ký thi công;</w:delText>
        </w:r>
      </w:del>
    </w:p>
    <w:p w14:paraId="30B78998" w14:textId="77777777" w:rsidR="00DE62AE" w:rsidRDefault="00000000">
      <w:pPr>
        <w:pStyle w:val="ListParagraph"/>
        <w:tabs>
          <w:tab w:val="left" w:pos="993"/>
        </w:tabs>
        <w:spacing w:after="120"/>
        <w:ind w:left="0"/>
        <w:contextualSpacing w:val="0"/>
        <w:jc w:val="both"/>
        <w:rPr>
          <w:del w:id="452" w:author="VNCN E&amp;C - Thương thảo 17/10" w:date="2026-10-17T16:00:00Z"/>
          <w:rFonts w:ascii="Times New Roman" w:hAnsi="Times New Roman"/>
          <w:sz w:val="26"/>
          <w:szCs w:val="26"/>
          <w:lang w:val="en-US" w:eastAsia="en-US"/>
        </w:rPr>
      </w:pPr>
      <w:del w:id="453" w:author="VNCN E&amp;C - Thương thảo 17/10" w:date="2026-10-17T16:00:00Z">
        <w:r>
          <w:rPr>
            <w:rFonts w:ascii="Times New Roman" w:hAnsi="Times New Roman"/>
            <w:sz w:val="26"/>
            <w:szCs w:val="26"/>
            <w:lang w:val="en-US" w:eastAsia="en-US"/>
          </w:rPr>
          <w:delText>- Hồ sơ quyết toán (giá trị hoàn thành) bao gồm:</w:delText>
        </w:r>
      </w:del>
    </w:p>
    <w:p w14:paraId="0C265A39" w14:textId="77777777" w:rsidR="00DE62AE" w:rsidRDefault="00000000">
      <w:pPr>
        <w:pStyle w:val="ListParagraph"/>
        <w:spacing w:after="120"/>
        <w:ind w:left="0"/>
        <w:contextualSpacing w:val="0"/>
        <w:jc w:val="both"/>
        <w:rPr>
          <w:del w:id="454" w:author="VNCN E&amp;C - Thương thảo 17/10" w:date="2026-10-17T16:00:00Z"/>
          <w:rFonts w:ascii="Times New Roman" w:hAnsi="Times New Roman"/>
          <w:sz w:val="26"/>
          <w:szCs w:val="26"/>
          <w:lang w:val="en-US" w:eastAsia="en-US"/>
        </w:rPr>
      </w:pPr>
      <w:del w:id="455" w:author="VNCN E&amp;C - Thương thảo 17/10" w:date="2026-10-17T16:00:00Z">
        <w:r>
          <w:rPr>
            <w:rFonts w:ascii="Times New Roman" w:hAnsi="Times New Roman"/>
            <w:sz w:val="26"/>
            <w:szCs w:val="26"/>
            <w:lang w:val="en-US" w:eastAsia="en-US"/>
          </w:rPr>
          <w:delText>+ Bảng giá trị công việc hoàn thành theo hợp đồng;</w:delText>
        </w:r>
      </w:del>
    </w:p>
    <w:p w14:paraId="365FF38E" w14:textId="77777777" w:rsidR="00DE62AE" w:rsidRDefault="00000000">
      <w:pPr>
        <w:pStyle w:val="ListParagraph"/>
        <w:spacing w:after="120"/>
        <w:ind w:left="0"/>
        <w:contextualSpacing w:val="0"/>
        <w:jc w:val="both"/>
        <w:rPr>
          <w:del w:id="456" w:author="VNCN E&amp;C - Thương thảo 17/10" w:date="2026-10-17T16:00:00Z"/>
          <w:rFonts w:ascii="Times New Roman" w:hAnsi="Times New Roman"/>
          <w:sz w:val="26"/>
          <w:szCs w:val="26"/>
          <w:lang w:val="en-US" w:eastAsia="en-US"/>
        </w:rPr>
      </w:pPr>
      <w:del w:id="457" w:author="VNCN E&amp;C - Thương thảo 17/10" w:date="2026-10-17T16:00:00Z">
        <w:r>
          <w:rPr>
            <w:rFonts w:ascii="Times New Roman" w:hAnsi="Times New Roman"/>
            <w:sz w:val="26"/>
            <w:szCs w:val="26"/>
            <w:lang w:val="en-US" w:eastAsia="en-US"/>
          </w:rPr>
          <w:delText>+ Bảng xác định giá trị quyết toán Hợp đồng, bao gồm bảng xác định giá trị khối lượng phát sinh ngoài phạm vi Hợp đồng (nếu có) đã được lập thành phụ lục Hợp đồng;</w:delText>
        </w:r>
      </w:del>
    </w:p>
    <w:p w14:paraId="1A0F66EE" w14:textId="77777777" w:rsidR="00DE62AE" w:rsidRDefault="00000000">
      <w:pPr>
        <w:pStyle w:val="ListParagraph"/>
        <w:spacing w:after="120"/>
        <w:ind w:left="0"/>
        <w:contextualSpacing w:val="0"/>
        <w:jc w:val="both"/>
        <w:rPr>
          <w:del w:id="458" w:author="VNCN E&amp;C - Thương thảo 17/10" w:date="2026-10-17T16:00:00Z"/>
          <w:rFonts w:ascii="Times New Roman" w:hAnsi="Times New Roman"/>
          <w:sz w:val="26"/>
          <w:szCs w:val="26"/>
          <w:lang w:val="en-US" w:eastAsia="en-US"/>
        </w:rPr>
      </w:pPr>
      <w:del w:id="459" w:author="VNCN E&amp;C - Thương thảo 17/10" w:date="2026-10-17T16:00:00Z">
        <w:r>
          <w:rPr>
            <w:rFonts w:ascii="Times New Roman" w:hAnsi="Times New Roman"/>
            <w:sz w:val="26"/>
            <w:szCs w:val="26"/>
            <w:lang w:val="en-US" w:eastAsia="en-US"/>
          </w:rPr>
          <w:delText>+ Bảng Tổng hợp các khoản thưởng, phạt, khấu trừ Hợp đồng và các hồ sơ liên quan.</w:delText>
        </w:r>
      </w:del>
    </w:p>
    <w:p w14:paraId="5BEC71DB" w14:textId="77777777" w:rsidR="00DE62AE" w:rsidRDefault="00000000">
      <w:pPr>
        <w:pStyle w:val="ListParagraph"/>
        <w:spacing w:after="120"/>
        <w:ind w:left="0"/>
        <w:contextualSpacing w:val="0"/>
        <w:jc w:val="both"/>
        <w:rPr>
          <w:del w:id="460" w:author="VNCN E&amp;C - Thương thảo 17/10" w:date="2026-10-17T16:00:00Z"/>
          <w:rFonts w:ascii="Times New Roman" w:hAnsi="Times New Roman"/>
          <w:b/>
          <w:bCs/>
          <w:sz w:val="26"/>
          <w:szCs w:val="26"/>
          <w:lang w:val="en-US" w:eastAsia="en-US"/>
        </w:rPr>
      </w:pPr>
      <w:del w:id="461" w:author="VNCN E&amp;C - Thương thảo 17/10" w:date="2026-10-17T16:00:00Z">
        <w:r>
          <w:rPr>
            <w:rFonts w:ascii="Times New Roman" w:hAnsi="Times New Roman"/>
            <w:b/>
            <w:bCs/>
            <w:sz w:val="26"/>
            <w:szCs w:val="26"/>
            <w:lang w:val="en-US" w:eastAsia="en-US"/>
          </w:rPr>
          <w:delText>Phần Công tác chuẩn bị, Biện pháp thi công:</w:delText>
        </w:r>
      </w:del>
    </w:p>
    <w:p w14:paraId="18D8BDA5" w14:textId="77777777" w:rsidR="00DE62AE" w:rsidRDefault="00000000">
      <w:pPr>
        <w:pStyle w:val="ListParagraph"/>
        <w:tabs>
          <w:tab w:val="left" w:pos="993"/>
        </w:tabs>
        <w:spacing w:after="120"/>
        <w:ind w:left="0"/>
        <w:contextualSpacing w:val="0"/>
        <w:jc w:val="both"/>
        <w:rPr>
          <w:del w:id="462" w:author="VNCN E&amp;C - Thương thảo 17/10" w:date="2026-10-17T16:00:00Z"/>
          <w:rFonts w:ascii="Times New Roman" w:hAnsi="Times New Roman"/>
          <w:sz w:val="26"/>
          <w:szCs w:val="26"/>
          <w:lang w:val="en-US" w:eastAsia="en-US"/>
        </w:rPr>
      </w:pPr>
      <w:del w:id="463" w:author="VNCN E&amp;C - Thương thảo 17/10" w:date="2026-10-17T16:00:00Z">
        <w:r>
          <w:rPr>
            <w:rFonts w:ascii="Times New Roman" w:hAnsi="Times New Roman"/>
            <w:sz w:val="26"/>
            <w:szCs w:val="26"/>
            <w:lang w:val="en-US" w:eastAsia="en-US"/>
          </w:rPr>
          <w:delText>- Biên bản nghiệm thu hoàn thành Công tác chuẩn bị;</w:delText>
        </w:r>
      </w:del>
    </w:p>
    <w:p w14:paraId="4DF029AC" w14:textId="77777777" w:rsidR="00DE62AE" w:rsidRDefault="00000000">
      <w:pPr>
        <w:pStyle w:val="ListParagraph"/>
        <w:tabs>
          <w:tab w:val="left" w:pos="993"/>
        </w:tabs>
        <w:spacing w:after="120"/>
        <w:ind w:left="0"/>
        <w:contextualSpacing w:val="0"/>
        <w:jc w:val="both"/>
        <w:rPr>
          <w:del w:id="464" w:author="VNCN E&amp;C - Thương thảo 17/10" w:date="2026-10-17T16:00:00Z"/>
          <w:rFonts w:ascii="Times New Roman" w:hAnsi="Times New Roman"/>
          <w:sz w:val="26"/>
          <w:szCs w:val="26"/>
          <w:lang w:val="en-US" w:eastAsia="en-US"/>
        </w:rPr>
      </w:pPr>
      <w:del w:id="465" w:author="VNCN E&amp;C - Thương thảo 17/10" w:date="2026-10-17T16:00:00Z">
        <w:r>
          <w:rPr>
            <w:rFonts w:ascii="Times New Roman" w:hAnsi="Times New Roman"/>
            <w:sz w:val="26"/>
            <w:szCs w:val="26"/>
            <w:lang w:val="en-US" w:eastAsia="en-US"/>
          </w:rPr>
          <w:delText>- Biên bản nghiệm thu hoàn thành Các Công tác thuộc phần Biện pháp thi công;</w:delText>
        </w:r>
      </w:del>
    </w:p>
    <w:p w14:paraId="117B974F" w14:textId="77777777" w:rsidR="00DE62AE" w:rsidRDefault="00000000">
      <w:pPr>
        <w:pStyle w:val="ListParagraph"/>
        <w:tabs>
          <w:tab w:val="left" w:pos="993"/>
        </w:tabs>
        <w:spacing w:after="120"/>
        <w:ind w:left="0"/>
        <w:contextualSpacing w:val="0"/>
        <w:jc w:val="both"/>
        <w:rPr>
          <w:del w:id="466" w:author="VNCN E&amp;C - Thương thảo 17/10" w:date="2026-10-17T16:00:00Z"/>
          <w:rFonts w:ascii="Times New Roman" w:hAnsi="Times New Roman"/>
          <w:sz w:val="26"/>
          <w:szCs w:val="26"/>
          <w:lang w:val="en-US" w:eastAsia="en-US"/>
        </w:rPr>
      </w:pPr>
      <w:del w:id="467" w:author="VNCN E&amp;C - Thương thảo 17/10" w:date="2026-10-17T16:00:00Z">
        <w:r>
          <w:rPr>
            <w:rFonts w:ascii="Times New Roman" w:hAnsi="Times New Roman"/>
            <w:sz w:val="26"/>
            <w:szCs w:val="26"/>
            <w:lang w:val="en-US" w:eastAsia="en-US"/>
          </w:rPr>
          <w:delText>- Các hồ sơ liên quan khác.</w:delText>
        </w:r>
      </w:del>
    </w:p>
    <w:p w14:paraId="4D6873C9" w14:textId="77777777" w:rsidR="00DE62AE" w:rsidRDefault="00000000">
      <w:pPr>
        <w:pStyle w:val="ListParagraph"/>
        <w:spacing w:after="120"/>
        <w:ind w:left="0"/>
        <w:contextualSpacing w:val="0"/>
        <w:jc w:val="both"/>
        <w:rPr>
          <w:del w:id="468" w:author="VNCN E&amp;C - Thương thảo 17/10" w:date="2026-10-17T16:00:00Z"/>
          <w:rFonts w:ascii="Times New Roman" w:hAnsi="Times New Roman"/>
          <w:sz w:val="26"/>
          <w:szCs w:val="26"/>
          <w:lang w:val="en-US" w:eastAsia="en-US"/>
        </w:rPr>
      </w:pPr>
      <w:del w:id="469" w:author="VNCN E&amp;C - Thương thảo 17/10" w:date="2026-10-17T16:00:00Z">
        <w:r>
          <w:rPr>
            <w:rFonts w:ascii="Times New Roman" w:hAnsi="Times New Roman"/>
            <w:sz w:val="26"/>
            <w:szCs w:val="26"/>
            <w:lang w:val="en-US" w:eastAsia="en-US"/>
          </w:rPr>
          <w:delText>- Hóa đơn GTGT tương ứng toàn bộ giá trị quyết toán Hợp đồng (căn cứ giá trị quyết toán, Bên B xuất hóa đơn bổ sung hoặc điều chỉnh giảm theo quy định);</w:delText>
        </w:r>
      </w:del>
    </w:p>
    <w:p w14:paraId="3B2EC7CD" w14:textId="77777777" w:rsidR="00DE62AE" w:rsidRDefault="00000000">
      <w:pPr>
        <w:pStyle w:val="ListParagraph"/>
        <w:spacing w:after="120"/>
        <w:ind w:left="0"/>
        <w:contextualSpacing w:val="0"/>
        <w:jc w:val="both"/>
        <w:rPr>
          <w:del w:id="470" w:author="VNCN E&amp;C - Thương thảo 17/10" w:date="2026-10-17T16:00:00Z"/>
          <w:rFonts w:ascii="Times New Roman" w:hAnsi="Times New Roman"/>
          <w:sz w:val="26"/>
          <w:szCs w:val="26"/>
          <w:lang w:val="en-US" w:eastAsia="en-US"/>
        </w:rPr>
      </w:pPr>
      <w:del w:id="471" w:author="VNCN E&amp;C - Thương thảo 17/10" w:date="2026-10-17T16:00:00Z">
        <w:r>
          <w:rPr>
            <w:rFonts w:ascii="Times New Roman" w:hAnsi="Times New Roman"/>
            <w:sz w:val="26"/>
            <w:szCs w:val="26"/>
            <w:lang w:val="en-US" w:eastAsia="en-US"/>
          </w:rPr>
          <w:delText xml:space="preserve">- Các tài liệu khác có liên quan theo quy định của pháp luật và yêu cầu của Chủ đầu tư. Số lượng hồ sơ quyết toán: </w:delText>
        </w:r>
        <w:r>
          <w:rPr>
            <w:rFonts w:ascii="Times New Roman" w:hAnsi="Times New Roman"/>
            <w:sz w:val="26"/>
            <w:szCs w:val="26"/>
            <w:highlight w:val="yellow"/>
            <w:lang w:val="en-US" w:eastAsia="en-US"/>
          </w:rPr>
          <w:delText>0</w:delText>
        </w:r>
        <w:r>
          <w:rPr>
            <w:rFonts w:ascii="Times New Roman" w:hAnsi="Times New Roman"/>
            <w:sz w:val="26"/>
            <w:szCs w:val="26"/>
            <w:lang w:val="en-US" w:eastAsia="en-US"/>
          </w:rPr>
          <w:delText>6 bộ gốc.</w:delText>
        </w:r>
      </w:del>
    </w:p>
    <w:p w14:paraId="0CB3DEE3" w14:textId="77777777" w:rsidR="00DE62AE" w:rsidRDefault="00000000">
      <w:pPr>
        <w:spacing w:after="120" w:line="276" w:lineRule="auto"/>
        <w:jc w:val="both"/>
        <w:rPr>
          <w:del w:id="472" w:author="VNCN E&amp;C - Thương thảo 17/10" w:date="2026-10-17T16:00:00Z"/>
          <w:rFonts w:ascii="Times New Roman" w:hAnsi="Times New Roman"/>
          <w:sz w:val="26"/>
          <w:szCs w:val="26"/>
        </w:rPr>
      </w:pPr>
      <w:del w:id="473" w:author="VNCN E&amp;C - Thương thảo 17/10" w:date="2026-10-17T16:00:00Z">
        <w:r>
          <w:rPr>
            <w:rFonts w:ascii="Times New Roman" w:hAnsi="Times New Roman"/>
            <w:sz w:val="26"/>
            <w:szCs w:val="26"/>
          </w:rPr>
          <w:delTex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delText>
        </w:r>
        <w:r>
          <w:rPr>
            <w:rFonts w:ascii="Times New Roman" w:hAnsi="Times New Roman"/>
            <w:sz w:val="26"/>
            <w:szCs w:val="26"/>
            <w:highlight w:val="yellow"/>
          </w:rPr>
          <w:delText>95%</w:delText>
        </w:r>
        <w:r>
          <w:rPr>
            <w:rFonts w:ascii="Times New Roman" w:hAnsi="Times New Roman"/>
            <w:sz w:val="26"/>
            <w:szCs w:val="26"/>
          </w:rPr>
          <w:delText xml:space="preserve"> giá trị quyết toán được phê duyệt, giữ lại </w:delText>
        </w:r>
        <w:r>
          <w:rPr>
            <w:rFonts w:ascii="Times New Roman" w:hAnsi="Times New Roman"/>
            <w:sz w:val="26"/>
            <w:szCs w:val="26"/>
            <w:highlight w:val="yellow"/>
          </w:rPr>
          <w:delText>05</w:delText>
        </w:r>
        <w:r>
          <w:rPr>
            <w:rFonts w:ascii="Times New Roman" w:hAnsi="Times New Roman"/>
            <w:sz w:val="26"/>
            <w:szCs w:val="26"/>
          </w:rPr>
          <w:delTex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20.3, Bên A thanh toán đến </w:delText>
        </w:r>
        <w:r>
          <w:rPr>
            <w:rFonts w:ascii="Times New Roman" w:hAnsi="Times New Roman"/>
            <w:sz w:val="26"/>
            <w:szCs w:val="26"/>
            <w:highlight w:val="yellow"/>
          </w:rPr>
          <w:delText>100</w:delText>
        </w:r>
        <w:r>
          <w:rPr>
            <w:rFonts w:ascii="Times New Roman" w:hAnsi="Times New Roman"/>
            <w:sz w:val="26"/>
            <w:szCs w:val="26"/>
          </w:rPr>
          <w:delText>% giá trị quyết toán.</w:delText>
        </w:r>
      </w:del>
    </w:p>
    <w:p w14:paraId="6B7A7504" w14:textId="77777777" w:rsidR="00DE62AE" w:rsidRDefault="00000000">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14:paraId="53E81064"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Công văn đề nghị thanh toán</w:t>
      </w:r>
    </w:p>
    <w:p w14:paraId="08C9A293"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14:paraId="3A6E9780"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Thanh lý hợp đồng</w:t>
      </w:r>
    </w:p>
    <w:p w14:paraId="3FB6E8E2"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Hóa đơn VAT (nếu có)</w:t>
      </w:r>
    </w:p>
    <w:p w14:paraId="671108B5" w14:textId="77777777" w:rsidR="00DE62AE" w:rsidRDefault="00000000">
      <w:pPr>
        <w:spacing w:after="120" w:line="276" w:lineRule="auto"/>
        <w:jc w:val="both"/>
        <w:rPr>
          <w:rFonts w:ascii="Times New Roman" w:hAnsi="Times New Roman"/>
          <w:sz w:val="26"/>
          <w:szCs w:val="26"/>
        </w:rPr>
      </w:pPr>
      <w:commentRangeStart w:id="474"/>
      <w:r>
        <w:rPr>
          <w:rFonts w:ascii="Times New Roman" w:hAnsi="Times New Roman"/>
          <w:sz w:val="26"/>
          <w:szCs w:val="26"/>
        </w:rPr>
        <w:t xml:space="preserve">Trường hợp Bên B không nộp bảo lãnh bảo hành, Bên A giữ lại </w:t>
      </w:r>
      <w:ins w:id="475" w:author="VNCN E&amp;C - Thương thảo 17/10" w:date="2026-10-17T16:00:00Z">
        <w:r>
          <w:rPr>
            <w:rFonts w:ascii="Times New Roman" w:hAnsi="Times New Roman"/>
            <w:sz w:val="26"/>
            <w:szCs w:val="26"/>
          </w:rPr>
          <w:t>05</w:t>
        </w:r>
      </w:ins>
      <w:del w:id="476" w:author="VNCN E&amp;C - Thương thảo 17/10" w:date="2026-10-17T16:00:00Z">
        <w:r>
          <w:rPr>
            <w:rFonts w:ascii="Times New Roman" w:hAnsi="Times New Roman"/>
            <w:sz w:val="26"/>
            <w:szCs w:val="26"/>
            <w:highlight w:val="yellow"/>
          </w:rPr>
          <w:delText>03</w:delText>
        </w:r>
      </w:del>
      <w:r>
        <w:rPr>
          <w:rFonts w:ascii="Times New Roman" w:hAnsi="Times New Roman"/>
          <w:sz w:val="26"/>
          <w:szCs w:val="26"/>
        </w:rPr>
        <w:t>% giá trị quyết toán và thanh toán cho Bên B khi kết thúc thời hạn bảo hành. Hồ sơ thanh toán gồm:</w:t>
      </w:r>
      <w:commentRangeEnd w:id="474"/>
      <w:r>
        <w:rPr>
          <w:rStyle w:val="CommentReference"/>
          <w:rFonts w:ascii="Times New Roman" w:hAnsi="Times New Roman"/>
          <w:sz w:val="26"/>
          <w:szCs w:val="26"/>
        </w:rPr>
        <w:commentReference w:id="474"/>
      </w:r>
    </w:p>
    <w:p w14:paraId="5F1FD34D"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Công văn đề nghị thanh toán Bên B</w:t>
      </w:r>
    </w:p>
    <w:p w14:paraId="62FA2B07"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Biên bản nghiệm thu hoàn thành nghĩa vụ bảo hành.</w:t>
      </w:r>
    </w:p>
    <w:p w14:paraId="3251A7A0"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Thanh lý hợp đồng</w:t>
      </w:r>
    </w:p>
    <w:p w14:paraId="0198772D"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Hóa đơn VAT (nếu có)</w:t>
      </w:r>
    </w:p>
    <w:p w14:paraId="5120A8DA"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14:paraId="6CFA932D"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14:paraId="63ED24CC"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lastRenderedPageBreak/>
        <w:t>- Khối lượng các công việc khác: theo bản vẽ thiết kế và nghiệm thu thực tế, không vượt quá khối lượng được Chủ đầu tư chấp thuận.</w:t>
      </w:r>
    </w:p>
    <w:p w14:paraId="1BA9A544" w14:textId="77777777" w:rsidR="00DE62AE" w:rsidRDefault="00000000">
      <w:pPr>
        <w:widowControl w:val="0"/>
        <w:tabs>
          <w:tab w:val="left" w:pos="0"/>
        </w:tabs>
        <w:spacing w:after="120" w:line="276" w:lineRule="auto"/>
        <w:jc w:val="both"/>
        <w:rPr>
          <w:rFonts w:ascii="Times New Roman" w:hAnsi="Times New Roman"/>
          <w:b/>
          <w:bCs/>
          <w:sz w:val="26"/>
          <w:szCs w:val="26"/>
        </w:rPr>
      </w:pPr>
      <w:r>
        <w:rPr>
          <w:rFonts w:ascii="Times New Roman" w:hAnsi="Times New Roman"/>
          <w:b/>
          <w:bCs/>
          <w:sz w:val="26"/>
          <w:szCs w:val="26"/>
        </w:rPr>
        <w:t xml:space="preserve">e) Thời hạn thanh toán: </w:t>
      </w:r>
    </w:p>
    <w:p w14:paraId="5635DE8B" w14:textId="2D37DE04"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Bên A thanh toán các khoản</w:t>
      </w:r>
      <w:del w:id="477" w:author="VNCN E&amp;C - Thương thảo 17/10" w:date="2026-10-17T16:00:00Z">
        <w:r>
          <w:rPr>
            <w:rFonts w:ascii="Times New Roman" w:hAnsi="Times New Roman"/>
            <w:sz w:val="26"/>
            <w:szCs w:val="26"/>
          </w:rPr>
          <w:delText>,</w:delText>
        </w:r>
      </w:del>
      <w:ins w:id="478" w:author="Ngọc Ánh Trương" w:date="2026-10-19T11:49:00Z" w16du:dateUtc="2026-10-19T04:49:00Z">
        <w:r w:rsidR="00B542DB">
          <w:rPr>
            <w:rFonts w:ascii="Times New Roman" w:hAnsi="Times New Roman"/>
            <w:sz w:val="26"/>
            <w:szCs w:val="26"/>
          </w:rPr>
          <w:t xml:space="preserve"> thanh toán</w:t>
        </w:r>
      </w:ins>
      <w:del w:id="479" w:author="Ngọc Ánh Trương" w:date="2026-10-19T11:49:00Z" w16du:dateUtc="2026-10-19T04:49:00Z">
        <w:r w:rsidDel="00B542DB">
          <w:rPr>
            <w:rFonts w:ascii="Times New Roman" w:hAnsi="Times New Roman"/>
            <w:sz w:val="26"/>
            <w:szCs w:val="26"/>
          </w:rPr>
          <w:delText xml:space="preserve"> thanh toán</w:delText>
        </w:r>
      </w:del>
      <w:r>
        <w:rPr>
          <w:rFonts w:ascii="Times New Roman" w:hAnsi="Times New Roman"/>
          <w:sz w:val="26"/>
          <w:szCs w:val="26"/>
        </w:rPr>
        <w:t xml:space="preserve"> theo đợt trong vòng </w:t>
      </w:r>
      <w:ins w:id="480" w:author="Ngọc Ánh Trương" w:date="2026-10-19T11:50:00Z" w16du:dateUtc="2026-10-19T04:50:00Z">
        <w:r w:rsidR="00B542DB">
          <w:rPr>
            <w:rFonts w:ascii="Times New Roman" w:hAnsi="Times New Roman"/>
            <w:sz w:val="26"/>
            <w:szCs w:val="26"/>
            <w:highlight w:val="yellow"/>
          </w:rPr>
          <w:t>14 ngày</w:t>
        </w:r>
      </w:ins>
      <w:ins w:id="481" w:author="VNCN E&amp;C - Thương thảo 17/10" w:date="2026-10-17T16:00:00Z">
        <w:del w:id="482" w:author="Ngọc Ánh Trương" w:date="2026-10-19T11:49:00Z" w16du:dateUtc="2026-10-19T04:49:00Z">
          <w:r w:rsidRPr="00B542DB" w:rsidDel="00B542DB">
            <w:rPr>
              <w:rFonts w:ascii="Times New Roman" w:hAnsi="Times New Roman"/>
              <w:sz w:val="26"/>
              <w:szCs w:val="26"/>
              <w:highlight w:val="yellow"/>
              <w:rPrChange w:id="483" w:author="Ngọc Ánh Trương" w:date="2026-10-19T11:50:00Z" w16du:dateUtc="2026-10-19T04:50:00Z">
                <w:rPr>
                  <w:rFonts w:ascii="Times New Roman" w:hAnsi="Times New Roman"/>
                  <w:sz w:val="26"/>
                  <w:szCs w:val="26"/>
                </w:rPr>
              </w:rPrChange>
            </w:rPr>
            <w:delText>20</w:delText>
          </w:r>
        </w:del>
      </w:ins>
      <w:del w:id="484" w:author="VNCN E&amp;C - Thương thảo 17/10" w:date="2026-10-17T16:00:00Z">
        <w:r w:rsidRPr="00B542DB">
          <w:rPr>
            <w:rFonts w:ascii="Times New Roman" w:hAnsi="Times New Roman"/>
            <w:sz w:val="26"/>
            <w:szCs w:val="26"/>
            <w:highlight w:val="yellow"/>
          </w:rPr>
          <w:delText>14</w:delText>
        </w:r>
      </w:del>
      <w:del w:id="485" w:author="Ngọc Ánh Trương" w:date="2026-10-19T11:50:00Z" w16du:dateUtc="2026-10-19T04:50:00Z">
        <w:r w:rsidRPr="00B542DB" w:rsidDel="00B542DB">
          <w:rPr>
            <w:rFonts w:ascii="Times New Roman" w:hAnsi="Times New Roman"/>
            <w:sz w:val="26"/>
            <w:szCs w:val="26"/>
            <w:highlight w:val="yellow"/>
            <w:rPrChange w:id="486" w:author="Ngọc Ánh Trương" w:date="2026-10-19T11:50:00Z" w16du:dateUtc="2026-10-19T04:50:00Z">
              <w:rPr>
                <w:rFonts w:ascii="Times New Roman" w:hAnsi="Times New Roman"/>
                <w:sz w:val="26"/>
                <w:szCs w:val="26"/>
              </w:rPr>
            </w:rPrChange>
          </w:rPr>
          <w:delText xml:space="preserve"> ngày</w:delText>
        </w:r>
      </w:del>
      <w:r>
        <w:rPr>
          <w:rFonts w:ascii="Times New Roman" w:hAnsi="Times New Roman"/>
          <w:sz w:val="26"/>
          <w:szCs w:val="26"/>
        </w:rPr>
        <w:t xml:space="preserve"> kể từ ngày </w:t>
      </w:r>
      <w:ins w:id="487" w:author="VNCN E&amp;C - Thương thảo 17/10" w:date="2026-10-17T16:00:00Z">
        <w:r>
          <w:rPr>
            <w:rFonts w:ascii="Times New Roman" w:hAnsi="Times New Roman"/>
            <w:sz w:val="26"/>
            <w:szCs w:val="26"/>
          </w:rPr>
          <w:t>Bên A phê duyệt</w:t>
        </w:r>
      </w:ins>
      <w:del w:id="488" w:author="VNCN E&amp;C - Thương thảo 17/10" w:date="2026-10-17T16:00:00Z">
        <w:r>
          <w:rPr>
            <w:rFonts w:ascii="Times New Roman" w:hAnsi="Times New Roman"/>
            <w:sz w:val="26"/>
            <w:szCs w:val="26"/>
          </w:rPr>
          <w:delText>nhận đủ</w:delText>
        </w:r>
      </w:del>
      <w:r>
        <w:rPr>
          <w:rFonts w:ascii="Times New Roman" w:hAnsi="Times New Roman"/>
          <w:sz w:val="26"/>
          <w:szCs w:val="26"/>
        </w:rPr>
        <w:t xml:space="preserve"> hồ sơ thanh toán hợp lệ của Bên B. Giá trị quyết toán còn lại được thanh toán trong vòng </w:t>
      </w:r>
      <w:ins w:id="489" w:author="Ngọc Ánh Trương" w:date="2026-10-19T11:50:00Z" w16du:dateUtc="2026-10-19T04:50:00Z">
        <w:r w:rsidR="00B542DB">
          <w:rPr>
            <w:rFonts w:ascii="Times New Roman" w:hAnsi="Times New Roman"/>
            <w:sz w:val="26"/>
            <w:szCs w:val="26"/>
            <w:highlight w:val="yellow"/>
          </w:rPr>
          <w:t>14</w:t>
        </w:r>
      </w:ins>
      <w:ins w:id="490" w:author="VNCN E&amp;C - Thương thảo 17/10" w:date="2026-10-17T16:00:00Z">
        <w:del w:id="491" w:author="Ngọc Ánh Trương" w:date="2026-10-19T11:50:00Z" w16du:dateUtc="2026-10-19T04:50:00Z">
          <w:r w:rsidRPr="00B542DB" w:rsidDel="00B542DB">
            <w:rPr>
              <w:rFonts w:ascii="Times New Roman" w:hAnsi="Times New Roman"/>
              <w:sz w:val="26"/>
              <w:szCs w:val="26"/>
              <w:highlight w:val="yellow"/>
              <w:rPrChange w:id="492" w:author="Ngọc Ánh Trương" w:date="2026-10-19T11:50:00Z" w16du:dateUtc="2026-10-19T04:50:00Z">
                <w:rPr>
                  <w:rFonts w:ascii="Times New Roman" w:hAnsi="Times New Roman"/>
                  <w:sz w:val="26"/>
                  <w:szCs w:val="26"/>
                </w:rPr>
              </w:rPrChange>
            </w:rPr>
            <w:delText>20</w:delText>
          </w:r>
        </w:del>
      </w:ins>
      <w:del w:id="493" w:author="VNCN E&amp;C - Thương thảo 17/10" w:date="2026-10-17T16:00:00Z">
        <w:r w:rsidRPr="00B542DB">
          <w:rPr>
            <w:rFonts w:ascii="Times New Roman" w:hAnsi="Times New Roman"/>
            <w:sz w:val="26"/>
            <w:szCs w:val="26"/>
            <w:highlight w:val="yellow"/>
          </w:rPr>
          <w:delText>14</w:delText>
        </w:r>
      </w:del>
      <w:r w:rsidRPr="00B542DB">
        <w:rPr>
          <w:rFonts w:ascii="Times New Roman" w:hAnsi="Times New Roman"/>
          <w:sz w:val="26"/>
          <w:szCs w:val="26"/>
          <w:highlight w:val="yellow"/>
          <w:rPrChange w:id="494" w:author="Ngọc Ánh Trương" w:date="2026-10-19T11:50:00Z" w16du:dateUtc="2026-10-19T04:50:00Z">
            <w:rPr>
              <w:rFonts w:ascii="Times New Roman" w:hAnsi="Times New Roman"/>
              <w:sz w:val="26"/>
              <w:szCs w:val="26"/>
            </w:rPr>
          </w:rPrChange>
        </w:rPr>
        <w:t xml:space="preserve"> ngày</w:t>
      </w:r>
      <w:r>
        <w:rPr>
          <w:rFonts w:ascii="Times New Roman" w:hAnsi="Times New Roman"/>
          <w:sz w:val="26"/>
          <w:szCs w:val="26"/>
        </w:rPr>
        <w:t xml:space="preserve"> kể từ ngày Bên A </w:t>
      </w:r>
      <w:ins w:id="495" w:author="VNCN E&amp;C - Thương thảo 17/10" w:date="2026-10-17T16:00:00Z">
        <w:r>
          <w:rPr>
            <w:rFonts w:ascii="Times New Roman" w:hAnsi="Times New Roman"/>
            <w:sz w:val="26"/>
            <w:szCs w:val="26"/>
          </w:rPr>
          <w:t>phê duyệt</w:t>
        </w:r>
      </w:ins>
      <w:del w:id="496" w:author="VNCN E&amp;C - Thương thảo 17/10" w:date="2026-10-17T16:00:00Z">
        <w:r>
          <w:rPr>
            <w:rFonts w:ascii="Times New Roman" w:hAnsi="Times New Roman"/>
            <w:sz w:val="26"/>
            <w:szCs w:val="26"/>
          </w:rPr>
          <w:delText>nhận được</w:delText>
        </w:r>
      </w:del>
      <w:r>
        <w:rPr>
          <w:rFonts w:ascii="Times New Roman" w:hAnsi="Times New Roman"/>
          <w:sz w:val="26"/>
          <w:szCs w:val="26"/>
        </w:rPr>
        <w:t xml:space="preserve"> hồ sơ </w:t>
      </w:r>
      <w:ins w:id="497" w:author="VNCN E&amp;C - Thương thảo 17/10" w:date="2026-10-17T16:00:00Z">
        <w:r>
          <w:rPr>
            <w:rFonts w:ascii="Times New Roman" w:hAnsi="Times New Roman"/>
            <w:sz w:val="26"/>
            <w:szCs w:val="26"/>
          </w:rPr>
          <w:t>quyết</w:t>
        </w:r>
      </w:ins>
      <w:del w:id="498" w:author="VNCN E&amp;C - Thương thảo 17/10" w:date="2026-10-17T16:00:00Z">
        <w:r>
          <w:rPr>
            <w:rFonts w:ascii="Times New Roman" w:hAnsi="Times New Roman"/>
            <w:sz w:val="26"/>
            <w:szCs w:val="26"/>
          </w:rPr>
          <w:delText>Quyết</w:delText>
        </w:r>
      </w:del>
      <w:r>
        <w:rPr>
          <w:rFonts w:ascii="Times New Roman" w:hAnsi="Times New Roman"/>
          <w:sz w:val="26"/>
          <w:szCs w:val="26"/>
        </w:rPr>
        <w:t xml:space="preserve"> toán của Bên B.</w:t>
      </w:r>
    </w:p>
    <w:p w14:paraId="6BA76737" w14:textId="48F38579"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Thời hạn thanh toán tiền bảo hành: trong vòng</w:t>
      </w:r>
      <w:ins w:id="499" w:author="Ngọc Ánh Trương" w:date="2026-10-19T11:50:00Z" w16du:dateUtc="2026-10-19T04:50:00Z">
        <w:r w:rsidR="00B542DB">
          <w:rPr>
            <w:rFonts w:ascii="Times New Roman" w:hAnsi="Times New Roman"/>
            <w:sz w:val="26"/>
            <w:szCs w:val="26"/>
          </w:rPr>
          <w:t xml:space="preserve"> </w:t>
        </w:r>
        <w:r w:rsidR="00B542DB" w:rsidRPr="00B542DB">
          <w:rPr>
            <w:rFonts w:ascii="Times New Roman" w:hAnsi="Times New Roman"/>
            <w:sz w:val="26"/>
            <w:szCs w:val="26"/>
            <w:highlight w:val="yellow"/>
            <w:rPrChange w:id="500" w:author="Ngọc Ánh Trương" w:date="2026-10-19T11:50:00Z" w16du:dateUtc="2026-10-19T04:50:00Z">
              <w:rPr>
                <w:rFonts w:ascii="Times New Roman" w:hAnsi="Times New Roman"/>
                <w:sz w:val="26"/>
                <w:szCs w:val="26"/>
              </w:rPr>
            </w:rPrChange>
          </w:rPr>
          <w:t>20</w:t>
        </w:r>
      </w:ins>
      <w:del w:id="501" w:author="Ngọc Ánh Trương" w:date="2026-10-19T11:50:00Z" w16du:dateUtc="2026-10-19T04:50:00Z">
        <w:r w:rsidRPr="00B542DB" w:rsidDel="00B542DB">
          <w:rPr>
            <w:rFonts w:ascii="Times New Roman" w:hAnsi="Times New Roman"/>
            <w:sz w:val="26"/>
            <w:szCs w:val="26"/>
            <w:highlight w:val="yellow"/>
            <w:rPrChange w:id="502" w:author="Ngọc Ánh Trương" w:date="2026-10-19T11:50:00Z" w16du:dateUtc="2026-10-19T04:50:00Z">
              <w:rPr>
                <w:rFonts w:ascii="Times New Roman" w:hAnsi="Times New Roman"/>
                <w:sz w:val="26"/>
                <w:szCs w:val="26"/>
              </w:rPr>
            </w:rPrChange>
          </w:rPr>
          <w:delText xml:space="preserve"> 07</w:delText>
        </w:r>
      </w:del>
      <w:r w:rsidRPr="00B542DB">
        <w:rPr>
          <w:rFonts w:ascii="Times New Roman" w:hAnsi="Times New Roman"/>
          <w:sz w:val="26"/>
          <w:szCs w:val="26"/>
          <w:highlight w:val="yellow"/>
          <w:rPrChange w:id="503" w:author="Ngọc Ánh Trương" w:date="2026-10-19T11:50:00Z" w16du:dateUtc="2026-10-19T04:50:00Z">
            <w:rPr>
              <w:rFonts w:ascii="Times New Roman" w:hAnsi="Times New Roman"/>
              <w:sz w:val="26"/>
              <w:szCs w:val="26"/>
            </w:rPr>
          </w:rPrChange>
        </w:rPr>
        <w:t xml:space="preserve"> ngày</w:t>
      </w:r>
      <w:r>
        <w:rPr>
          <w:rFonts w:ascii="Times New Roman" w:hAnsi="Times New Roman"/>
          <w:sz w:val="26"/>
          <w:szCs w:val="26"/>
        </w:rPr>
        <w:t xml:space="preserve"> làm việc kể từ ngày Bên A nhận đủ hồ sơ thanh toán tiền bảo hành hợp lệ của Bên B.</w:t>
      </w:r>
    </w:p>
    <w:p w14:paraId="102F9854"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 xml:space="preserve">10.4. Hoá đơn: </w:t>
      </w:r>
    </w:p>
    <w:p w14:paraId="0CF37EFF"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14:paraId="745BC41E" w14:textId="77777777" w:rsidR="00DE62AE" w:rsidRDefault="00000000">
      <w:pPr>
        <w:spacing w:after="120" w:line="276" w:lineRule="auto"/>
        <w:jc w:val="both"/>
        <w:rPr>
          <w:rFonts w:ascii="Times New Roman" w:hAnsi="Times New Roman"/>
          <w:b/>
          <w:bCs/>
          <w:sz w:val="26"/>
          <w:szCs w:val="26"/>
        </w:rPr>
      </w:pPr>
      <w:r>
        <w:rPr>
          <w:rFonts w:ascii="Times New Roman" w:hAnsi="Times New Roman"/>
          <w:b/>
          <w:bCs/>
          <w:sz w:val="26"/>
          <w:szCs w:val="26"/>
        </w:rPr>
        <w:t>10.5. Hồ sơ thanh toán:</w:t>
      </w:r>
    </w:p>
    <w:p w14:paraId="7F7F97AC" w14:textId="77777777" w:rsidR="00DE62AE" w:rsidRDefault="00000000">
      <w:pPr>
        <w:spacing w:after="120" w:line="276" w:lineRule="auto"/>
        <w:jc w:val="both"/>
        <w:rPr>
          <w:rFonts w:ascii="Times New Roman" w:hAnsi="Times New Roman"/>
          <w:sz w:val="26"/>
          <w:szCs w:val="26"/>
        </w:rPr>
      </w:pPr>
      <w:ins w:id="95046" w:author="VNCN E&amp;C - Thương thảo 17/10" w:date="2026-10-17T16:00:00Z">
        <w:r>
          <w:rPr>
            <w:rFonts w:ascii="Times New Roman" w:hAnsi="Times New Roman"/>
            <w:sz w:val="26"/>
            <w:szCs w:val="26"/>
          </w:rPr>
          <w:t xml:space="preserve">Công văn đề nghị</w:t>
        </w:r>
      </w:ins>
      <w:del w:id="505" w:author="VNCN E&amp;C - Thương thảo 17/10" w:date="2026-10-17T16:00:00Z">
        <w:r>
          <w:rPr>
            <w:rFonts w:ascii="Times New Roman" w:hAnsi="Times New Roman"/>
            <w:sz w:val="26"/>
            <w:szCs w:val="26"/>
          </w:rPr>
          <w:delText>Khi tiến hành</w:delText>
        </w:r>
      </w:del>
      <w:r>
        <w:rPr>
          <w:rFonts w:ascii="Times New Roman" w:hAnsi="Times New Roman"/>
          <w:sz w:val="26"/>
          <w:szCs w:val="26"/>
        </w:rPr>
        <w:t xml:space="preserve"> thanh toán giai đoạn, quyết toán, thanh lý Hợp đồng</w:t>
      </w:r>
      <w:ins w:id="95047" w:author="VNCN E&amp;C - Thương thảo 17/10" w:date="2026-10-17T16:00:00Z">
        <w:r>
          <w:rPr>
            <w:rFonts w:ascii="Times New Roman" w:hAnsi="Times New Roman"/>
            <w:sz w:val="26"/>
            <w:szCs w:val="26"/>
          </w:rPr>
          <w:t xml:space="preserve"> phải ghi rõ giá trị hóa đơn đã xuất, số tiền Bên A đã thanh toán cho Bên B, số tiền</w:t>
        </w:r>
      </w:ins>
      <w:del w:id="507" w:author="VNCN E&amp;C - Thương thảo 17/10" w:date="2026-10-17T16:00:00Z">
        <w:r>
          <w:rPr>
            <w:rFonts w:ascii="Times New Roman" w:hAnsi="Times New Roman"/>
            <w:sz w:val="26"/>
            <w:szCs w:val="26"/>
          </w:rPr>
          <w:delText>,</w:delText>
        </w:r>
      </w:del>
      <w:r>
        <w:rPr>
          <w:rFonts w:ascii="Times New Roman" w:hAnsi="Times New Roman"/>
          <w:sz w:val="26"/>
          <w:szCs w:val="26"/>
        </w:rPr>
        <w:t xml:space="preserve"> Bên B </w:t>
      </w:r>
      <w:ins w:id="95048" w:author="VNCN E&amp;C - Thương thảo 17/10" w:date="2026-10-17T16:00:00Z">
        <w:r>
          <w:rPr>
            <w:rFonts w:ascii="Times New Roman" w:hAnsi="Times New Roman"/>
            <w:sz w:val="26"/>
            <w:szCs w:val="26"/>
          </w:rPr>
          <w:t xml:space="preserve">còn được hưởng và tài khoản chuyển tiền, kèm phiếu giá thanh toán có xác nhận của đại diện</w:t>
        </w:r>
      </w:ins>
      <w:del w:id="509" w:author="VNCN E&amp;C - Thương thảo 17/10" w:date="2026-10-17T16:00:00Z">
        <w:r>
          <w:rPr>
            <w:rFonts w:ascii="Times New Roman" w:hAnsi="Times New Roman"/>
            <w:sz w:val="26"/>
            <w:szCs w:val="26"/>
          </w:rPr>
          <w:delText>gửi cho</w:delText>
        </w:r>
      </w:del>
      <w:r>
        <w:rPr>
          <w:rFonts w:ascii="Times New Roman" w:hAnsi="Times New Roman"/>
          <w:sz w:val="26"/>
          <w:szCs w:val="26"/>
        </w:rPr>
        <w:t xml:space="preserve"> Bên A</w:t>
      </w:r>
      <w:ins w:id="95049" w:author="VNCN E&amp;C - Thương thảo 17/10" w:date="2026-10-17T16:00:00Z">
        <w:r>
          <w:rPr>
            <w:rFonts w:ascii="Times New Roman" w:hAnsi="Times New Roman"/>
            <w:sz w:val="26"/>
            <w:szCs w:val="26"/>
          </w:rPr>
          <w:t xml:space="preserve">. Các thành phần hồ sơ khác theo Điều 10.3.2 và Điều </w:t>
        </w:r>
      </w:ins>
      <w:ins w:id="95050" w:author="VNCN E&amp;C" w:date="2026-10-19T09:00:00Z">
        <w:r>
          <w:rPr>
            <w:rFonts w:ascii="Times New Roman" w:hAnsi="Times New Roman"/>
            <w:sz w:val="26"/>
            <w:szCs w:val="26"/>
          </w:rPr>
          <w:t xml:space="preserve">19</w:t>
        </w:r>
      </w:ins>
      <w:ins w:id="95052" w:author="VNCN E&amp;C - Thương thảo 17/10" w:date="2026-10-17T16:00:00Z">
        <w:del w:id="95051" w:author="VNCN E&amp;C" w:date="2026-10-19T09:00:00Z">
          <w:r>
            <w:rPr>
              <w:rFonts w:ascii="Times New Roman" w:hAnsi="Times New Roman"/>
              <w:sz w:val="26"/>
              <w:szCs w:val="26"/>
            </w:rPr>
            <w:delText xml:space="preserve">14</w:delText>
          </w:r>
        </w:del>
      </w:ins>
      <w:ins w:id="95053" w:author="VNCN E&amp;C - Thương thảo 17/10" w:date="2026-10-17T16:00:00Z">
        <w:r>
          <w:rPr>
            <w:rFonts w:ascii="Times New Roman" w:hAnsi="Times New Roman"/>
            <w:sz w:val="26"/>
            <w:szCs w:val="26"/>
          </w:rPr>
          <w:t xml:space="preserve">.1.</w:t>
        </w:r>
      </w:ins>
      <w:del w:id="511" w:author="VNCN E&amp;C - Thương thảo 17/10" w:date="2026-10-17T16:00:00Z">
        <w:r>
          <w:rPr>
            <w:rFonts w:ascii="Times New Roman" w:hAnsi="Times New Roman"/>
            <w:sz w:val="26"/>
            <w:szCs w:val="26"/>
          </w:rPr>
          <w:delText xml:space="preserve"> các tài liệu bao gồm như sau:</w:delText>
        </w:r>
      </w:del>
    </w:p>
    <w:p w14:paraId="5CEAAD86" w14:textId="77777777" w:rsidR="00DE62AE" w:rsidRDefault="00000000">
      <w:pPr>
        <w:spacing w:after="120" w:line="276" w:lineRule="auto"/>
        <w:jc w:val="both"/>
        <w:rPr>
          <w:del w:id="512" w:author="VNCN E&amp;C - Thương thảo 17/10" w:date="2026-10-17T16:00:00Z"/>
          <w:rFonts w:ascii="Times New Roman" w:hAnsi="Times New Roman"/>
          <w:sz w:val="26"/>
          <w:szCs w:val="26"/>
        </w:rPr>
      </w:pPr>
      <w:del w:id="513" w:author="VNCN E&amp;C - Thương thảo 17/10" w:date="2026-10-17T16:00:00Z">
        <w:r>
          <w:rPr>
            <w:rFonts w:ascii="Times New Roman" w:hAnsi="Times New Roman"/>
            <w:sz w:val="26"/>
            <w:szCs w:val="26"/>
          </w:rPr>
          <w:delText>a) Công văn đề nghị thanh toán, trong đó ghi rõ giá trị hóa đơn đã xuất, số tiền Bên A đã thanh toán cho Bên B, số tiền Bên B còn được hưởng và tài khoản chuyển tiền;</w:delText>
        </w:r>
      </w:del>
    </w:p>
    <w:p w14:paraId="320FDA41" w14:textId="77777777" w:rsidR="00DE62AE" w:rsidRDefault="00000000">
      <w:pPr>
        <w:spacing w:after="120" w:line="276" w:lineRule="auto"/>
        <w:jc w:val="both"/>
        <w:rPr>
          <w:del w:id="514" w:author="VNCN E&amp;C - Thương thảo 17/10" w:date="2026-10-17T16:00:00Z"/>
          <w:rFonts w:ascii="Times New Roman" w:hAnsi="Times New Roman"/>
          <w:sz w:val="26"/>
          <w:szCs w:val="26"/>
        </w:rPr>
      </w:pPr>
      <w:del w:id="515" w:author="VNCN E&amp;C - Thương thảo 17/10" w:date="2026-10-17T16:00:00Z">
        <w:r>
          <w:rPr>
            <w:rFonts w:ascii="Times New Roman" w:hAnsi="Times New Roman"/>
            <w:sz w:val="26"/>
            <w:szCs w:val="26"/>
          </w:rPr>
          <w:delText>b) Hoá đơn hợp lệ theo quy định của Bộ Tài Chính;</w:delText>
        </w:r>
      </w:del>
    </w:p>
    <w:p w14:paraId="2534AAA9" w14:textId="77777777" w:rsidR="00DE62AE" w:rsidRDefault="00000000">
      <w:pPr>
        <w:spacing w:after="120" w:line="276" w:lineRule="auto"/>
        <w:jc w:val="both"/>
        <w:rPr>
          <w:del w:id="516" w:author="VNCN E&amp;C - Thương thảo 17/10" w:date="2026-10-17T16:00:00Z"/>
          <w:rFonts w:ascii="Times New Roman" w:hAnsi="Times New Roman"/>
          <w:sz w:val="26"/>
          <w:szCs w:val="26"/>
        </w:rPr>
      </w:pPr>
      <w:del w:id="517" w:author="VNCN E&amp;C - Thương thảo 17/10" w:date="2026-10-17T16:00:00Z">
        <w:r>
          <w:rPr>
            <w:rFonts w:ascii="Times New Roman" w:hAnsi="Times New Roman"/>
            <w:sz w:val="26"/>
            <w:szCs w:val="26"/>
          </w:rPr>
          <w:delText>c) Phiếu giá thanh toán tạm thời có xác nhận của đại diện Bên A;</w:delText>
        </w:r>
      </w:del>
    </w:p>
    <w:p w14:paraId="7083CDF6" w14:textId="77777777" w:rsidR="00DE62AE" w:rsidRDefault="00000000">
      <w:pPr>
        <w:spacing w:after="120" w:line="276" w:lineRule="auto"/>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14:paraId="0B815BE5" w14:textId="77777777" w:rsidR="00DE62AE" w:rsidRDefault="00000000">
      <w:pPr>
        <w:spacing w:after="120" w:line="276" w:lineRule="auto"/>
        <w:jc w:val="both"/>
        <w:rPr>
          <w:del w:id="518" w:author="VNCN E&amp;C - Thương thảo 17/10" w:date="2026-10-17T16:00:00Z"/>
          <w:rFonts w:ascii="Times New Roman" w:hAnsi="Times New Roman"/>
          <w:sz w:val="26"/>
          <w:szCs w:val="26"/>
        </w:rPr>
      </w:pPr>
      <w:commentRangeStart w:id="519"/>
      <w:del w:id="520" w:author="VNCN E&amp;C - Thương thảo 17/10" w:date="2026-10-17T16:00:00Z">
        <w:r>
          <w:rPr>
            <w:rFonts w:ascii="Times New Roman" w:hAnsi="Times New Roman"/>
            <w:b/>
            <w:bCs/>
            <w:sz w:val="26"/>
            <w:szCs w:val="26"/>
          </w:rPr>
          <w:delText>10.7.</w:delText>
        </w:r>
        <w:r>
          <w:rPr>
            <w:rFonts w:ascii="Times New Roman" w:hAnsi="Times New Roman"/>
            <w:sz w:val="26"/>
            <w:szCs w:val="26"/>
          </w:rPr>
          <w:delText xml:space="preserve"> Giá trị Bên A thanh toán cuối cùng cho Bên B là giá trị quyết toán Hợp đồng.</w:delText>
        </w:r>
      </w:del>
      <w:commentRangeEnd w:id="519"/>
      <w:r>
        <w:rPr>
          <w:rStyle w:val="CommentReference"/>
          <w:rFonts w:ascii="Times New Roman" w:hAnsi="Times New Roman"/>
          <w:sz w:val="26"/>
          <w:szCs w:val="26"/>
        </w:rPr>
        <w:commentReference w:id="519"/>
      </w:r>
    </w:p>
    <w:p w14:paraId="61C66D7C" w14:textId="77777777" w:rsidR="00DE62AE" w:rsidRDefault="00000000">
      <w:pPr>
        <w:spacing w:after="120" w:line="276" w:lineRule="auto"/>
        <w:jc w:val="both"/>
        <w:rPr>
          <w:rFonts w:ascii="Times New Roman" w:hAnsi="Times New Roman"/>
          <w:sz w:val="26"/>
          <w:szCs w:val="26"/>
        </w:rPr>
      </w:pPr>
      <w:r>
        <w:rPr>
          <w:rFonts w:ascii="Times New Roman" w:hAnsi="Times New Roman"/>
          <w:b/>
          <w:bCs/>
          <w:sz w:val="26"/>
          <w:szCs w:val="26"/>
        </w:rPr>
        <w:t>10.</w:t>
      </w:r>
      <w:ins w:id="521" w:author="VNCN E&amp;C - Thương thảo 17/10" w:date="2026-10-17T16:00:00Z">
        <w:r>
          <w:rPr>
            <w:rFonts w:ascii="Times New Roman" w:hAnsi="Times New Roman"/>
            <w:b/>
            <w:bCs/>
            <w:sz w:val="26"/>
            <w:szCs w:val="26"/>
          </w:rPr>
          <w:t>7</w:t>
        </w:r>
      </w:ins>
      <w:del w:id="522" w:author="VNCN E&amp;C - Thương thảo 17/10" w:date="2026-10-17T16:00:00Z">
        <w:r>
          <w:rPr>
            <w:rFonts w:ascii="Times New Roman" w:hAnsi="Times New Roman"/>
            <w:b/>
            <w:bCs/>
            <w:sz w:val="26"/>
            <w:szCs w:val="26"/>
          </w:rPr>
          <w:delText>8</w:delText>
        </w:r>
      </w:del>
      <w:r>
        <w:rPr>
          <w:rFonts w:ascii="Times New Roman" w:hAnsi="Times New Roman"/>
          <w:b/>
          <w:bCs/>
          <w:sz w:val="26"/>
          <w:szCs w:val="26"/>
        </w:rPr>
        <w:t>.</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14:paraId="14630EC8" w14:textId="77777777" w:rsidR="00DE62AE" w:rsidRDefault="00000000">
      <w:pPr>
        <w:spacing w:after="120" w:line="276" w:lineRule="auto"/>
        <w:jc w:val="both"/>
        <w:rPr>
          <w:rFonts w:ascii="Times New Roman" w:hAnsi="Times New Roman"/>
          <w:sz w:val="26"/>
          <w:szCs w:val="26"/>
        </w:rPr>
      </w:pPr>
      <w:r>
        <w:rPr>
          <w:rFonts w:ascii="Times New Roman" w:hAnsi="Times New Roman"/>
          <w:b/>
          <w:bCs/>
          <w:sz w:val="26"/>
          <w:szCs w:val="26"/>
        </w:rPr>
        <w:t>10.</w:t>
      </w:r>
      <w:ins w:id="523" w:author="VNCN E&amp;C - Thương thảo 17/10" w:date="2026-10-17T16:00:00Z">
        <w:r>
          <w:rPr>
            <w:rFonts w:ascii="Times New Roman" w:hAnsi="Times New Roman"/>
            <w:b/>
            <w:bCs/>
            <w:sz w:val="26"/>
            <w:szCs w:val="26"/>
          </w:rPr>
          <w:t>8</w:t>
        </w:r>
      </w:ins>
      <w:del w:id="524" w:author="VNCN E&amp;C - Thương thảo 17/10" w:date="2026-10-17T16:00:00Z">
        <w:r>
          <w:rPr>
            <w:rFonts w:ascii="Times New Roman" w:hAnsi="Times New Roman"/>
            <w:b/>
            <w:bCs/>
            <w:sz w:val="26"/>
            <w:szCs w:val="26"/>
          </w:rPr>
          <w:delText>9</w:delText>
        </w:r>
      </w:del>
      <w:r>
        <w:rPr>
          <w:rFonts w:ascii="Times New Roman" w:hAnsi="Times New Roman"/>
          <w:b/>
          <w:bCs/>
          <w:sz w:val="26"/>
          <w:szCs w:val="26"/>
        </w:rPr>
        <w:t>.</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14:paraId="373AD53D" w14:textId="77777777" w:rsidR="00DE62AE" w:rsidRDefault="00000000">
      <w:pPr>
        <w:spacing w:after="120" w:line="276" w:lineRule="auto"/>
        <w:jc w:val="both"/>
        <w:rPr>
          <w:del w:id="525" w:author="VNCN E&amp;C - Thương thảo 17/10" w:date="2026-10-17T16:00:00Z"/>
          <w:rFonts w:ascii="Times New Roman" w:hAnsi="Times New Roman"/>
          <w:sz w:val="26"/>
          <w:szCs w:val="26"/>
        </w:rPr>
      </w:pPr>
      <w:del w:id="526" w:author="VNCN E&amp;C - Thương thảo 17/10" w:date="2026-10-17T16:00:00Z">
        <w:r>
          <w:rPr>
            <w:rFonts w:ascii="Times New Roman" w:hAnsi="Times New Roman"/>
            <w:b/>
            <w:bCs/>
            <w:sz w:val="26"/>
            <w:szCs w:val="26"/>
          </w:rPr>
          <w:delText>10.10.</w:delText>
        </w:r>
        <w:r>
          <w:rPr>
            <w:rFonts w:ascii="Times New Roman" w:hAnsi="Times New Roman"/>
            <w:sz w:val="26"/>
            <w:szCs w:val="26"/>
          </w:rPr>
          <w:delText xml:space="preserve"> Bên A có quyền bù trừ mọi khoản Bên B phải trả cho Bên A vào các khoản thanh toán đến hạn cho Bên B theo Hợp đồng.</w:delText>
        </w:r>
      </w:del>
    </w:p>
    <w:p w14:paraId="6713630B"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14:paraId="6DCB8DB0" w14:textId="77777777" w:rsidR="00DE62AE" w:rsidRDefault="00000000">
      <w:pPr>
        <w:widowControl w:val="0"/>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14:paraId="350779F8" w14:textId="77777777" w:rsidR="00DE62AE"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14:paraId="7ADF019F" w14:textId="77777777" w:rsidR="00DE62AE"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584E2B7E" w14:textId="77777777" w:rsidR="00DE62AE"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lastRenderedPageBreak/>
        <w:t>Nhận đủ hồ sơ nghiệm thu, thanh toán, quyết toán, thanh lý Hợp đồng và tài liệu liên quan do Bên B lập theo quy định của pháp luật và Hợp đồng.</w:t>
      </w:r>
    </w:p>
    <w:p w14:paraId="49E76EFE" w14:textId="77777777" w:rsidR="00DE62AE" w:rsidRDefault="00000000">
      <w:pPr>
        <w:widowControl w:val="0"/>
        <w:numPr>
          <w:ilvl w:val="0"/>
          <w:numId w:val="3"/>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14:paraId="4E99E788" w14:textId="77777777" w:rsidR="00DE62AE"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14:paraId="01541D68" w14:textId="77777777" w:rsidR="00DE62AE" w:rsidRDefault="00000000">
      <w:pPr>
        <w:widowControl w:val="0"/>
        <w:numPr>
          <w:ilvl w:val="0"/>
          <w:numId w:val="3"/>
        </w:numPr>
        <w:tabs>
          <w:tab w:val="left" w:pos="284"/>
        </w:tabs>
        <w:spacing w:after="120" w:line="276" w:lineRule="auto"/>
        <w:ind w:left="0" w:firstLine="0"/>
        <w:jc w:val="both"/>
        <w:rPr>
          <w:del w:id="527" w:author="VNCN E&amp;C - Thương thảo 17/10" w:date="2026-10-17T16:00:00Z"/>
          <w:rFonts w:ascii="Times New Roman" w:hAnsi="Times New Roman"/>
          <w:strike/>
          <w:sz w:val="26"/>
          <w:szCs w:val="26"/>
          <w:lang w:val="vi-VN"/>
        </w:rPr>
      </w:pPr>
      <w:del w:id="528" w:author="VNCN E&amp;C - Thương thảo 17/10" w:date="2026-10-17T16:00:00Z">
        <w:r>
          <w:rPr>
            <w:rFonts w:ascii="Times New Roman" w:hAnsi="Times New Roman"/>
            <w:sz w:val="26"/>
            <w:szCs w:val="26"/>
            <w:lang w:val="vi-VN"/>
          </w:rPr>
          <w:delText>Tạm giữ khoản tiền tương ứng với các khoản phải khấu trừ, các khoản đang tranh chấp tại bất kỳ thời điểm nào trong quá trình thực hiện Hợp đồng.</w:delText>
        </w:r>
      </w:del>
    </w:p>
    <w:p w14:paraId="12F8DFD2" w14:textId="77777777" w:rsidR="00DE62AE"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Yêu cầu toàn bộ thiết bị, trang bị bảo hộ lao động của Bên B trên Công trường phải gắn biểu trưng (logo) của Bên A.</w:t>
      </w:r>
    </w:p>
    <w:p w14:paraId="70AF483D" w14:textId="77777777" w:rsidR="00DE62AE"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14:paraId="0F734669" w14:textId="77777777" w:rsidR="00DE62AE" w:rsidRDefault="00000000">
      <w:pPr>
        <w:widowControl w:val="0"/>
        <w:numPr>
          <w:ilvl w:val="0"/>
          <w:numId w:val="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14:paraId="5460D7C6" w14:textId="77777777" w:rsidR="00DE62AE"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11.2. Nghĩa vụ chung của Bên A:</w:t>
      </w:r>
    </w:p>
    <w:p w14:paraId="2242B886" w14:textId="77777777" w:rsidR="00DE62AE"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14:paraId="74ADAE3D" w14:textId="77777777" w:rsidR="00DE62AE"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Bàn giao cho Bên B hệ thống điện tạm, chiếu sáng thi công và hàng rào bao quanh Công trường theo Biểu 03; cung cấp nguồn điện thi công, điểm đấu nối nước tạm đến phạm vi Dự án.</w:t>
      </w:r>
    </w:p>
    <w:p w14:paraId="460257E4" w14:textId="77777777" w:rsidR="00DE62AE"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14:paraId="62F297DF" w14:textId="77777777" w:rsidR="00DE62AE"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0FB9423F" w14:textId="77777777" w:rsidR="00DE62AE"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512F2481" w14:textId="77777777" w:rsidR="00DE62AE"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ins w:id="529" w:author="VNCN E&amp;C - Thương thảo 17/10" w:date="2026-10-17T16:00:00Z">
        <w:r>
          <w:rPr>
            <w:rFonts w:ascii="Times New Roman" w:hAnsi="Times New Roman"/>
            <w:sz w:val="26"/>
            <w:szCs w:val="26"/>
          </w:rPr>
          <w:t>Hỗ trợ Bên B trong</w:t>
        </w:r>
      </w:ins>
      <w:del w:id="530" w:author="VNCN E&amp;C - Thương thảo 17/10" w:date="2026-10-17T16:00:00Z">
        <w:r>
          <w:rPr>
            <w:rFonts w:ascii="Times New Roman" w:hAnsi="Times New Roman"/>
            <w:sz w:val="26"/>
            <w:szCs w:val="26"/>
          </w:rPr>
          <w:delText>thực hiện</w:delText>
        </w:r>
      </w:del>
      <w:r>
        <w:rPr>
          <w:rFonts w:ascii="Times New Roman" w:hAnsi="Times New Roman"/>
          <w:sz w:val="26"/>
          <w:szCs w:val="26"/>
        </w:rPr>
        <w:t xml:space="preserve"> việc xin các loại giấy phép, thỏa thuận, văn bản chấp thuận liên quan đến công việc của Hợp đồng (nếu có).</w:t>
      </w:r>
    </w:p>
    <w:p w14:paraId="18985CDB" w14:textId="77777777" w:rsidR="00DE62AE"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Thanh toán cho Bên B theo đúng thỏa thuận trong Hợp đồng.</w:t>
      </w:r>
    </w:p>
    <w:p w14:paraId="282EF7EE" w14:textId="77777777" w:rsidR="00DE62AE" w:rsidRDefault="00000000">
      <w:pPr>
        <w:widowControl w:val="0"/>
        <w:numPr>
          <w:ilvl w:val="0"/>
          <w:numId w:val="2"/>
        </w:numPr>
        <w:tabs>
          <w:tab w:val="left" w:pos="284"/>
        </w:tabs>
        <w:spacing w:after="120" w:line="276" w:lineRule="auto"/>
        <w:ind w:left="0" w:firstLine="0"/>
        <w:jc w:val="both"/>
        <w:rPr>
          <w:del w:id="531" w:author="VNCN E&amp;C - Thương thảo 17/10" w:date="2026-10-17T16:00:00Z"/>
          <w:rFonts w:ascii="Times New Roman" w:hAnsi="Times New Roman"/>
          <w:sz w:val="26"/>
          <w:szCs w:val="26"/>
        </w:rPr>
      </w:pPr>
      <w:commentRangeStart w:id="532"/>
      <w:del w:id="533" w:author="VNCN E&amp;C - Thương thảo 17/10" w:date="2026-10-17T16:00:00Z">
        <w:r>
          <w:rPr>
            <w:rFonts w:ascii="Times New Roman" w:hAnsi="Times New Roman"/>
            <w:sz w:val="26"/>
            <w:szCs w:val="26"/>
          </w:rPr>
          <w:delText>Thanh toán chi phí dừng chờ cho Bên B chỉ khi đồng thời đáp ứng các điều kiện: (i) việc dừng chờ do lỗi không phải lỗi của Bên Bs;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delText>
        </w:r>
      </w:del>
      <w:commentRangeEnd w:id="532"/>
      <w:r>
        <w:rPr>
          <w:rStyle w:val="CommentReference"/>
          <w:rFonts w:ascii="Times New Roman" w:hAnsi="Times New Roman"/>
          <w:sz w:val="26"/>
          <w:szCs w:val="26"/>
        </w:rPr>
        <w:commentReference w:id="532"/>
      </w:r>
    </w:p>
    <w:p w14:paraId="2EA87FE2" w14:textId="77777777" w:rsidR="00DE62AE" w:rsidRDefault="00000000">
      <w:pPr>
        <w:widowControl w:val="0"/>
        <w:numPr>
          <w:ilvl w:val="0"/>
          <w:numId w:val="2"/>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nghĩa vụ khác theo quy định của pháp luật.</w:t>
      </w:r>
    </w:p>
    <w:p w14:paraId="113ECB6F"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14:paraId="310F1BFF" w14:textId="77777777" w:rsidR="00DE62AE"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12.1. Quyền chung của Bên B:</w:t>
      </w:r>
    </w:p>
    <w:p w14:paraId="2BB1C1BB" w14:textId="77777777" w:rsidR="00DE62AE"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 xml:space="preserve">và các điều kiện cần </w:t>
      </w:r>
      <w:r>
        <w:rPr>
          <w:rFonts w:ascii="Times New Roman" w:hAnsi="Times New Roman"/>
          <w:sz w:val="26"/>
          <w:szCs w:val="26"/>
          <w:lang w:val="nl-NL"/>
        </w:rPr>
        <w:lastRenderedPageBreak/>
        <w:t>thiết khác để</w:t>
      </w:r>
      <w:r>
        <w:rPr>
          <w:rFonts w:ascii="Times New Roman" w:hAnsi="Times New Roman"/>
          <w:sz w:val="26"/>
          <w:szCs w:val="26"/>
        </w:rPr>
        <w:t xml:space="preserve"> thực hiện công việc theo Hợp đồng.</w:t>
      </w:r>
    </w:p>
    <w:p w14:paraId="5D61F055" w14:textId="77777777" w:rsidR="00DE62AE"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14:paraId="114DDF13" w14:textId="77777777" w:rsidR="00DE62AE"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14:paraId="7373887B" w14:textId="77777777" w:rsidR="00DE62AE"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14:paraId="3247D9CF" w14:textId="77777777" w:rsidR="00DE62AE"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14:paraId="097BAF3F" w14:textId="77777777" w:rsidR="00DE62AE"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14:paraId="68FEBD94" w14:textId="77777777" w:rsidR="00DE62AE" w:rsidRDefault="00000000">
      <w:pPr>
        <w:widowControl w:val="0"/>
        <w:numPr>
          <w:ilvl w:val="0"/>
          <w:numId w:val="4"/>
        </w:numPr>
        <w:tabs>
          <w:tab w:val="left" w:pos="284"/>
        </w:tabs>
        <w:spacing w:after="120" w:line="276" w:lineRule="auto"/>
        <w:ind w:left="0" w:firstLine="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14:paraId="0FBBD1BA" w14:textId="77777777" w:rsidR="00DE62AE" w:rsidRDefault="00000000">
      <w:pPr>
        <w:widowControl w:val="0"/>
        <w:numPr>
          <w:ilvl w:val="0"/>
          <w:numId w:val="4"/>
        </w:numPr>
        <w:tabs>
          <w:tab w:val="left" w:pos="284"/>
        </w:tabs>
        <w:spacing w:after="120" w:line="276" w:lineRule="auto"/>
        <w:ind w:left="0" w:firstLine="0"/>
        <w:jc w:val="both"/>
        <w:rPr>
          <w:del w:id="534" w:author="VNCN E&amp;C - Thương thảo 17/10" w:date="2026-10-17T16:00:00Z"/>
          <w:rFonts w:ascii="Times New Roman" w:hAnsi="Times New Roman"/>
          <w:strike/>
          <w:sz w:val="26"/>
          <w:szCs w:val="26"/>
        </w:rPr>
      </w:pPr>
      <w:commentRangeStart w:id="535"/>
      <w:del w:id="536" w:author="VNCN E&amp;C - Thương thảo 17/10" w:date="2026-10-17T16:00:00Z">
        <w:r>
          <w:rPr>
            <w:rFonts w:ascii="Times New Roman" w:hAnsi="Times New Roman"/>
            <w:sz w:val="26"/>
            <w:szCs w:val="26"/>
          </w:rPr>
          <w:delText>Chưa thực hiện các ps chưa có trong hđ khi chưa được bên A phê duyệt giá và ký phụ lục hd,</w:delText>
        </w:r>
      </w:del>
      <w:commentRangeEnd w:id="535"/>
      <w:r>
        <w:rPr>
          <w:rStyle w:val="CommentReference"/>
          <w:rFonts w:ascii="Times New Roman" w:hAnsi="Times New Roman"/>
          <w:strike/>
          <w:sz w:val="26"/>
          <w:szCs w:val="26"/>
        </w:rPr>
        <w:commentReference w:id="535"/>
      </w:r>
    </w:p>
    <w:p w14:paraId="71CC793E" w14:textId="77777777" w:rsidR="00DE62AE" w:rsidRDefault="00000000">
      <w:pPr>
        <w:widowControl w:val="0"/>
        <w:numPr>
          <w:ilvl w:val="0"/>
          <w:numId w:val="4"/>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quyền khác theo quy định của pháp luật.</w:t>
      </w:r>
    </w:p>
    <w:p w14:paraId="4C544040" w14:textId="77777777" w:rsidR="00DE62AE" w:rsidRDefault="00000000">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12.2. Nghĩa vụ của Bên B:</w:t>
      </w:r>
    </w:p>
    <w:p w14:paraId="5731B37C"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 Nghĩa vụ chung</w:t>
      </w:r>
    </w:p>
    <w:p w14:paraId="28BF8CE4" w14:textId="77777777" w:rsidR="00DE62AE" w:rsidRDefault="00000000">
      <w:pPr>
        <w:tabs>
          <w:tab w:val="left" w:pos="709"/>
        </w:tabs>
        <w:spacing w:after="120" w:line="276" w:lineRule="auto"/>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14:paraId="578CCF6F"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14:paraId="4FFEAF8A"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14:paraId="78A10F48"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14:paraId="55D4284D"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14:paraId="471B0896"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f) Bên B chịu trách nhiệm toàn bộ về ổn định của hệ cừ, văng chống và thành hố đào được bảo vệ bởi hệ cừ, văng chống trong suốt thời gian thi công Phần ngầm. Bên A tổ chức </w:t>
      </w:r>
      <w:r>
        <w:rPr>
          <w:rFonts w:ascii="Times New Roman" w:hAnsi="Times New Roman"/>
          <w:sz w:val="26"/>
          <w:szCs w:val="26"/>
          <w:lang w:val="fr-FR"/>
        </w:rPr>
        <w:lastRenderedPageBreak/>
        <w:t xml:space="preserve">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w:t>
      </w:r>
      <w:ins w:id="537" w:author="VNCN E&amp;C - Thương thảo 17/10" w:date="2026-10-17T16:00:00Z">
        <w:r>
          <w:rPr>
            <w:rFonts w:ascii="Times New Roman" w:hAnsi="Times New Roman"/>
            <w:sz w:val="26"/>
            <w:szCs w:val="26"/>
            <w:lang w:val="fr-FR"/>
          </w:rPr>
          <w:t>Sự cố do lỗi của Bên B được khắc phục và bồi thường theo nguyên tắc tại Điều 18.</w:t>
        </w:r>
      </w:ins>
    </w:p>
    <w:p w14:paraId="73252A92"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14:paraId="73DF1933"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14:paraId="50D6A499"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14:paraId="55757126"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1582AA68"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50D004F6" w14:textId="77777777" w:rsidR="00DE62AE" w:rsidRDefault="00000000">
      <w:pPr>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575B3F83" w14:textId="77777777" w:rsidR="00DE62AE" w:rsidRDefault="00000000">
      <w:pPr>
        <w:spacing w:after="120" w:line="276" w:lineRule="auto"/>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14:paraId="62A05EE0" w14:textId="77777777" w:rsidR="00DE62AE" w:rsidRDefault="00000000">
      <w:pPr>
        <w:spacing w:after="120" w:line="276" w:lineRule="auto"/>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14:paraId="3D64B2DB" w14:textId="77777777" w:rsidR="00DE62AE" w:rsidRDefault="00000000">
      <w:pPr>
        <w:spacing w:after="120" w:line="276" w:lineRule="auto"/>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5B2E6295"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12.2.3 Hợp tác</w:t>
      </w:r>
    </w:p>
    <w:p w14:paraId="1D88E4F8"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Bên B có trách nhiệm phối hợp với nhân lực của Bên A, Nhà thầu khác và bên thứ ba trên Công trường; chịu trách nhiệm về hoạt động của mình trên Công trường và phải tuân thủ sự điều phối của Bên A.</w:t>
      </w:r>
    </w:p>
    <w:p w14:paraId="27C4B4B8"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12.2.4 Mặt bằng, mốc</w:t>
      </w:r>
    </w:p>
    <w:p w14:paraId="4055BA48"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14:paraId="33D821EA"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12.2.5 An toàn</w:t>
      </w:r>
    </w:p>
    <w:p w14:paraId="0599EBF9"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CFE5A63"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14:paraId="44DE8B3D" w14:textId="77777777" w:rsidR="00DE62AE" w:rsidRDefault="00000000">
      <w:pPr>
        <w:tabs>
          <w:tab w:val="left" w:pos="1134"/>
        </w:tabs>
        <w:spacing w:after="120" w:line="276" w:lineRule="auto"/>
        <w:jc w:val="both"/>
        <w:rPr>
          <w:rFonts w:ascii="Times New Roman" w:hAnsi="Times New Roman"/>
          <w:sz w:val="26"/>
          <w:szCs w:val="26"/>
          <w:lang w:val="fr-FR"/>
        </w:rPr>
      </w:pPr>
      <w:bookmarkStart w:id="538" w:name="_Toc323776361"/>
      <w:bookmarkStart w:id="539" w:name="_Toc323775524"/>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538"/>
      <w:bookmarkEnd w:id="539"/>
      <w:r>
        <w:rPr>
          <w:rFonts w:ascii="Times New Roman" w:hAnsi="Times New Roman"/>
          <w:sz w:val="26"/>
          <w:szCs w:val="26"/>
          <w:lang w:val="fr-FR"/>
        </w:rPr>
        <w:t>;</w:t>
      </w:r>
    </w:p>
    <w:p w14:paraId="289085FE"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B712B27"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4F9154C1"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156D44EF"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14:paraId="1BFA4FFB"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6CDB0AC6" w14:textId="77777777" w:rsidR="00DE62AE" w:rsidRDefault="00000000">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 xml:space="preserve">c) Trường hợp Bên B vi phạm quy định về an toàn, Bên A có quyền tạm dừng công việc tại khu vực bị ảnh hưởng </w:t>
      </w:r>
      <w:ins w:id="540" w:author="VNCN E&amp;C - Thương thảo 17/10" w:date="2026-10-17T16:00:00Z">
        <w:r>
          <w:rPr>
            <w:rFonts w:ascii="Times New Roman" w:hAnsi="Times New Roman"/>
            <w:sz w:val="26"/>
            <w:szCs w:val="26"/>
            <w:lang w:val="fr-FR"/>
          </w:rPr>
          <w:t xml:space="preserve">theo Điều 17.1 </w:t>
        </w:r>
      </w:ins>
      <w:r>
        <w:rPr>
          <w:rFonts w:ascii="Times New Roman" w:hAnsi="Times New Roman"/>
          <w:sz w:val="26"/>
          <w:szCs w:val="26"/>
          <w:lang w:val="fr-FR"/>
        </w:rPr>
        <w:t>cho đến khi Bên B thực hiện đầy đủ biện pháp an toàn</w:t>
      </w:r>
      <w:del w:id="541" w:author="VNCN E&amp;C - Thương thảo 17/10" w:date="2026-10-17T16:00:00Z">
        <w:r>
          <w:rPr>
            <w:rFonts w:ascii="Times New Roman" w:hAnsi="Times New Roman"/>
            <w:sz w:val="26"/>
            <w:szCs w:val="26"/>
            <w:lang w:val="fr-FR"/>
          </w:rPr>
          <w:delText>, hoặc Bên A tự thực hiện biện pháp khắc phục. Toàn bộ chi phí liên quan do Bên B chịu</w:delText>
        </w:r>
      </w:del>
      <w:r>
        <w:rPr>
          <w:rFonts w:ascii="Times New Roman" w:hAnsi="Times New Roman"/>
          <w:sz w:val="26"/>
          <w:szCs w:val="26"/>
          <w:lang w:val="fr-FR"/>
        </w:rPr>
        <w:t xml:space="preserve"> và </w:t>
      </w:r>
      <w:ins w:id="542" w:author="VNCN E&amp;C - Thương thảo 17/10" w:date="2026-10-17T16:00:00Z">
        <w:r>
          <w:rPr>
            <w:rFonts w:ascii="Times New Roman" w:hAnsi="Times New Roman"/>
            <w:sz w:val="26"/>
            <w:szCs w:val="26"/>
            <w:lang w:val="fr-FR"/>
          </w:rPr>
          <w:t>xử lý theo Điều 18.2, Điều 18.4</w:t>
        </w:r>
      </w:ins>
      <w:del w:id="543" w:author="VNCN E&amp;C - Thương thảo 17/10" w:date="2026-10-17T16:00:00Z">
        <w:r>
          <w:rPr>
            <w:rFonts w:ascii="Times New Roman" w:hAnsi="Times New Roman"/>
            <w:sz w:val="26"/>
            <w:szCs w:val="26"/>
            <w:lang w:val="fr-FR"/>
          </w:rPr>
          <w:delText>được khấu trừ vào giá trị thanh toán</w:delText>
        </w:r>
      </w:del>
      <w:r>
        <w:rPr>
          <w:rFonts w:ascii="Times New Roman" w:hAnsi="Times New Roman"/>
          <w:sz w:val="26"/>
          <w:szCs w:val="26"/>
          <w:lang w:val="fr-FR"/>
        </w:rPr>
        <w:t>; Bên B không được bồi thường, không được gia hạn thời gian trong trường hợp này.</w:t>
      </w:r>
    </w:p>
    <w:p w14:paraId="2A394FC8"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12.2.6 An ninh, trật tự</w:t>
      </w:r>
    </w:p>
    <w:p w14:paraId="73B67D40" w14:textId="77777777" w:rsidR="00DE62AE" w:rsidRDefault="00000000">
      <w:pPr>
        <w:tabs>
          <w:tab w:val="left" w:pos="1134"/>
        </w:tabs>
        <w:spacing w:after="120" w:line="276" w:lineRule="auto"/>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14:paraId="3AEFF909"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14:paraId="2331A09E"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14:paraId="41EB98C7"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w:t>
      </w:r>
      <w:del w:id="544" w:author="VNCN E&amp;C - Thương thảo 17/10" w:date="2026-10-17T16:00:00Z">
        <w:r>
          <w:rPr>
            <w:rFonts w:ascii="Times New Roman" w:hAnsi="Times New Roman"/>
            <w:sz w:val="26"/>
            <w:szCs w:val="26"/>
            <w:lang w:val="fr-FR"/>
          </w:rPr>
          <w:delText xml:space="preserve">sửa chữa, </w:delText>
        </w:r>
      </w:del>
      <w:r>
        <w:rPr>
          <w:rFonts w:ascii="Times New Roman" w:hAnsi="Times New Roman"/>
          <w:sz w:val="26"/>
          <w:szCs w:val="26"/>
          <w:lang w:val="fr-FR"/>
        </w:rPr>
        <w:t>khắc phục</w:t>
      </w:r>
      <w:del w:id="545" w:author="VNCN E&amp;C - Thương thảo 17/10" w:date="2026-10-17T16:00:00Z">
        <w:r>
          <w:rPr>
            <w:rFonts w:ascii="Times New Roman" w:hAnsi="Times New Roman"/>
            <w:sz w:val="26"/>
            <w:szCs w:val="26"/>
            <w:lang w:val="fr-FR"/>
          </w:rPr>
          <w:delText>, bồi thường</w:delText>
        </w:r>
      </w:del>
      <w:r>
        <w:rPr>
          <w:rFonts w:ascii="Times New Roman" w:hAnsi="Times New Roman"/>
          <w:sz w:val="26"/>
          <w:szCs w:val="26"/>
          <w:lang w:val="fr-FR"/>
        </w:rPr>
        <w:t xml:space="preserve"> bằng chi phí của mình</w:t>
      </w:r>
      <w:ins w:id="546" w:author="VNCN E&amp;C - Thương thảo 17/10" w:date="2026-10-17T16:00:00Z">
        <w:r>
          <w:rPr>
            <w:rFonts w:ascii="Times New Roman" w:hAnsi="Times New Roman"/>
            <w:sz w:val="26"/>
            <w:szCs w:val="26"/>
            <w:lang w:val="fr-FR"/>
          </w:rPr>
          <w:t>, bồi thường theo nguyên tắc tại Điều 18</w:t>
        </w:r>
      </w:ins>
      <w:r>
        <w:rPr>
          <w:rFonts w:ascii="Times New Roman" w:hAnsi="Times New Roman"/>
          <w:sz w:val="26"/>
          <w:szCs w:val="26"/>
          <w:lang w:val="fr-FR"/>
        </w:rPr>
        <w:t xml:space="preserve"> và vẫn phải bảo đảm tiến độ Hợp đồng.</w:t>
      </w:r>
    </w:p>
    <w:p w14:paraId="0650D9CC"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14:paraId="66C00FDE" w14:textId="77777777" w:rsidR="00DE62AE" w:rsidRDefault="00000000">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712DB0A8" w14:textId="77777777" w:rsidR="00DE62AE" w:rsidRDefault="00000000">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0DF0449" w14:textId="77777777" w:rsidR="00DE62AE" w:rsidRDefault="00000000">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14:paraId="06B423B0"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47C9CF22"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41C3989"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69D80765" w14:textId="77777777" w:rsidR="00DE62AE" w:rsidRDefault="00000000">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14:paraId="1FA0AA99" w14:textId="77777777" w:rsidR="00DE62AE" w:rsidRDefault="00000000">
      <w:pPr>
        <w:numPr>
          <w:ilvl w:val="0"/>
          <w:numId w:val="5"/>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lastRenderedPageBreak/>
        <w:t xml:space="preserve">Trường hợp Bên B không thực hiện hoặc thực hiện không đầy đủ các biện pháp bảo vệ môi trường, Bên A có quyền </w:t>
      </w:r>
      <w:ins w:id="547" w:author="VNCN E&amp;C - Thương thảo 17/10" w:date="2026-10-17T16:00:00Z">
        <w:r>
          <w:rPr>
            <w:rFonts w:ascii="Times New Roman" w:hAnsi="Times New Roman"/>
            <w:sz w:val="26"/>
            <w:szCs w:val="26"/>
            <w:lang w:val="fr-FR"/>
          </w:rPr>
          <w:t>xử lý theo Điều 18.2</w:t>
        </w:r>
      </w:ins>
      <w:del w:id="548" w:author="VNCN E&amp;C - Thương thảo 17/10" w:date="2026-10-17T16:00:00Z">
        <w:r>
          <w:rPr>
            <w:rFonts w:ascii="Times New Roman" w:hAnsi="Times New Roman"/>
            <w:sz w:val="26"/>
            <w:szCs w:val="26"/>
            <w:lang w:val="fr-FR"/>
          </w:rPr>
          <w:delText>tự thực hiện hoặc thuê đơn vị khác thực hiện</w:delText>
        </w:r>
      </w:del>
      <w:r>
        <w:rPr>
          <w:rFonts w:ascii="Times New Roman" w:hAnsi="Times New Roman"/>
          <w:sz w:val="26"/>
          <w:szCs w:val="26"/>
          <w:lang w:val="fr-FR"/>
        </w:rPr>
        <w:t xml:space="preserve"> và </w:t>
      </w:r>
      <w:ins w:id="549" w:author="VNCN E&amp;C - Thương thảo 17/10" w:date="2026-10-17T16:00:00Z">
        <w:r>
          <w:rPr>
            <w:rFonts w:ascii="Times New Roman" w:hAnsi="Times New Roman"/>
            <w:sz w:val="26"/>
            <w:szCs w:val="26"/>
            <w:lang w:val="fr-FR"/>
          </w:rPr>
          <w:t>Điều 18.4.</w:t>
        </w:r>
      </w:ins>
      <w:del w:id="550" w:author="VNCN E&amp;C - Thương thảo 17/10" w:date="2026-10-17T16:00:00Z">
        <w:r>
          <w:rPr>
            <w:rFonts w:ascii="Times New Roman" w:hAnsi="Times New Roman"/>
            <w:sz w:val="26"/>
            <w:szCs w:val="26"/>
            <w:lang w:val="fr-FR"/>
          </w:rPr>
          <w:delText xml:space="preserve">mọi chi phí có liên quan sẽ được Bên A khấu trừ vào giá trị thanh toán Hợp đồng và Bên B phải chấp nhận giá trị khấu trừ vô điều kiện. </w:delText>
        </w:r>
      </w:del>
    </w:p>
    <w:p w14:paraId="71BD818D"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14:paraId="0E1FF37D" w14:textId="77777777" w:rsidR="00DE62AE" w:rsidRDefault="00000000">
      <w:pPr>
        <w:tabs>
          <w:tab w:val="left" w:pos="709"/>
        </w:tabs>
        <w:spacing w:after="120" w:line="276" w:lineRule="auto"/>
        <w:jc w:val="both"/>
        <w:rPr>
          <w:rFonts w:ascii="Times New Roman" w:hAnsi="Times New Roman"/>
          <w:spacing w:val="-2"/>
          <w:sz w:val="26"/>
          <w:szCs w:val="26"/>
          <w:lang w:val="fr-FR"/>
        </w:rPr>
      </w:pPr>
      <w:r>
        <w:rPr>
          <w:rFonts w:ascii="Times New Roman" w:hAnsi="Times New Roman"/>
          <w:spacing w:val="-2"/>
          <w:sz w:val="26"/>
          <w:szCs w:val="26"/>
          <w:lang w:val="fr-FR"/>
        </w:rPr>
        <w:t xml:space="preserve">Bên B được coi là đã khảo sát, nắm đầy đủ điều kiện Công trường </w:t>
      </w:r>
      <w:ins w:id="551" w:author="VNCN E&amp;C - Thương thảo 17/10" w:date="2026-10-17T16:00:00Z">
        <w:r>
          <w:rPr>
            <w:rFonts w:ascii="Times New Roman" w:hAnsi="Times New Roman"/>
            <w:spacing w:val="-2"/>
            <w:sz w:val="26"/>
            <w:szCs w:val="26"/>
            <w:lang w:val="fr-FR"/>
          </w:rPr>
          <w:t>theo Điều 9.2</w:t>
        </w:r>
      </w:ins>
      <w:del w:id="552" w:author="VNCN E&amp;C - Thương thảo 17/10" w:date="2026-10-17T16:00:00Z">
        <w:r>
          <w:rPr>
            <w:rFonts w:ascii="Times New Roman" w:hAnsi="Times New Roman"/>
            <w:spacing w:val="-2"/>
            <w:sz w:val="26"/>
            <w:szCs w:val="26"/>
            <w:lang w:val="fr-FR"/>
          </w:rPr>
          <w:delText>(bao gồm điều kiện địa chất, thủy văn, công trình lân cận, hạ tầng kỹ thuật) để xác định giá Hợp đồng</w:delText>
        </w:r>
      </w:del>
      <w:r>
        <w:rPr>
          <w:rFonts w:ascii="Times New Roman" w:hAnsi="Times New Roman"/>
          <w:spacing w:val="-2"/>
          <w:sz w:val="26"/>
          <w:szCs w:val="26"/>
          <w:lang w:val="fr-FR"/>
        </w:rPr>
        <w:t>. Bên B không được</w:t>
      </w:r>
      <w:del w:id="553" w:author="VNCN E&amp;C - Thương thảo 17/10" w:date="2026-10-17T16:00:00Z">
        <w:r>
          <w:rPr>
            <w:rFonts w:ascii="Times New Roman" w:hAnsi="Times New Roman"/>
            <w:spacing w:val="-2"/>
            <w:sz w:val="26"/>
            <w:szCs w:val="26"/>
            <w:lang w:val="fr-FR"/>
          </w:rPr>
          <w:delText xml:space="preserve"> yêu cầu điều chỉnh giá Hợp đồng,</w:delText>
        </w:r>
      </w:del>
      <w:r>
        <w:rPr>
          <w:rFonts w:ascii="Times New Roman" w:hAnsi="Times New Roman"/>
          <w:spacing w:val="-2"/>
          <w:sz w:val="26"/>
          <w:szCs w:val="26"/>
          <w:lang w:val="fr-FR"/>
        </w:rPr>
        <w:t xml:space="preserve"> gia hạn thời gian vì lý do điều kiện Công trường.</w:t>
      </w:r>
    </w:p>
    <w:p w14:paraId="7ACCC039"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12.2.10 Điện, nước</w:t>
      </w:r>
    </w:p>
    <w:p w14:paraId="1BF7454B" w14:textId="0D8A3D4D" w:rsidR="00DE62AE" w:rsidRDefault="00740617">
      <w:pPr>
        <w:widowControl w:val="0"/>
        <w:tabs>
          <w:tab w:val="left" w:pos="284"/>
        </w:tabs>
        <w:spacing w:after="120" w:line="276" w:lineRule="auto"/>
        <w:jc w:val="both"/>
        <w:rPr>
          <w:ins w:id="554" w:author="Ngọc Ánh Trương" w:date="2026-10-19T13:25:00Z" w16du:dateUtc="2026-10-19T06:25:00Z"/>
          <w:rFonts w:ascii="Times New Roman" w:hAnsi="Times New Roman"/>
          <w:sz w:val="26"/>
          <w:szCs w:val="26"/>
          <w:lang w:val="fr-FR"/>
        </w:rPr>
      </w:pPr>
      <w:ins w:id="555" w:author="Ngọc Ánh Trương" w:date="2026-10-19T13:26:00Z" w16du:dateUtc="2026-10-19T06:26:00Z">
        <w:r>
          <w:rPr>
            <w:rFonts w:ascii="Times New Roman" w:hAnsi="Times New Roman"/>
            <w:sz w:val="26"/>
            <w:szCs w:val="26"/>
            <w:lang w:val="fr-FR"/>
          </w:rPr>
          <w:t xml:space="preserve">a) </w:t>
        </w:r>
      </w:ins>
      <w:r w:rsidR="00000000">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ins w:id="556" w:author="Ngọc Ánh Trương" w:date="2026-10-19T13:22:00Z" w16du:dateUtc="2026-10-19T06:22:00Z">
        <w:r>
          <w:rPr>
            <w:rFonts w:ascii="Times New Roman" w:hAnsi="Times New Roman"/>
            <w:sz w:val="26"/>
            <w:szCs w:val="26"/>
            <w:lang w:val="fr-FR"/>
          </w:rPr>
          <w:t xml:space="preserve"> </w:t>
        </w:r>
      </w:ins>
    </w:p>
    <w:p w14:paraId="6D9E0421" w14:textId="23758220" w:rsidR="00740617" w:rsidRDefault="00740617">
      <w:pPr>
        <w:widowControl w:val="0"/>
        <w:tabs>
          <w:tab w:val="left" w:pos="284"/>
        </w:tabs>
        <w:spacing w:after="120" w:line="276" w:lineRule="auto"/>
        <w:jc w:val="both"/>
        <w:rPr>
          <w:rFonts w:ascii="Times New Roman" w:hAnsi="Times New Roman"/>
          <w:sz w:val="26"/>
          <w:szCs w:val="26"/>
          <w:lang w:val="fr-FR"/>
        </w:rPr>
      </w:pPr>
      <w:ins w:id="557" w:author="Ngọc Ánh Trương" w:date="2026-10-19T13:26:00Z" w16du:dateUtc="2026-10-19T06:26:00Z">
        <w:r>
          <w:rPr>
            <w:rFonts w:ascii="Times New Roman" w:hAnsi="Times New Roman"/>
            <w:sz w:val="26"/>
            <w:szCs w:val="26"/>
          </w:rPr>
          <w:t xml:space="preserve">b) </w:t>
        </w:r>
      </w:ins>
      <w:ins w:id="558" w:author="Ngọc Ánh Trương" w:date="2026-10-19T13:25:00Z">
        <w:r w:rsidRPr="00740617">
          <w:rPr>
            <w:rFonts w:ascii="Times New Roman" w:hAnsi="Times New Roman"/>
            <w:sz w:val="26"/>
            <w:szCs w:val="26"/>
          </w:rPr>
          <w:t>Bên B có trách nhiệm bố trí nguồn điện dự phòng đủ công suất</w:t>
        </w:r>
      </w:ins>
      <w:ins w:id="559" w:author="Ngọc Ánh Trương" w:date="2026-10-19T13:26:00Z" w16du:dateUtc="2026-10-19T06:26:00Z">
        <w:r>
          <w:rPr>
            <w:rFonts w:ascii="Times New Roman" w:hAnsi="Times New Roman"/>
            <w:sz w:val="26"/>
            <w:szCs w:val="26"/>
          </w:rPr>
          <w:t xml:space="preserve"> đảm bảo</w:t>
        </w:r>
      </w:ins>
      <w:ins w:id="560" w:author="Ngọc Ánh Trương" w:date="2026-10-19T13:25:00Z">
        <w:r w:rsidRPr="00740617">
          <w:rPr>
            <w:rFonts w:ascii="Times New Roman" w:hAnsi="Times New Roman"/>
            <w:sz w:val="26"/>
            <w:szCs w:val="26"/>
          </w:rPr>
          <w:t xml:space="preserve"> Công trường vận hành liên tục tối đa </w:t>
        </w:r>
      </w:ins>
      <w:ins w:id="561" w:author="Ngọc Ánh Trương" w:date="2026-10-19T13:26:00Z" w16du:dateUtc="2026-10-19T06:26:00Z">
        <w:r>
          <w:rPr>
            <w:rFonts w:ascii="Times New Roman" w:hAnsi="Times New Roman"/>
            <w:sz w:val="26"/>
            <w:szCs w:val="26"/>
          </w:rPr>
          <w:t>03</w:t>
        </w:r>
      </w:ins>
      <w:ins w:id="562" w:author="Ngọc Ánh Trương" w:date="2026-10-19T13:25:00Z">
        <w:r w:rsidRPr="00740617">
          <w:rPr>
            <w:rFonts w:ascii="Times New Roman" w:hAnsi="Times New Roman"/>
            <w:sz w:val="26"/>
            <w:szCs w:val="26"/>
          </w:rPr>
          <w:t xml:space="preserve"> ngày cho mỗi lần gián đoạn. Chi phí trong thời hạn này do Bên B chịu, đã bao gồm trong giá Hợp đồng</w:t>
        </w:r>
      </w:ins>
      <w:ins w:id="563" w:author="Ngọc Ánh Trương" w:date="2026-10-19T13:26:00Z" w16du:dateUtc="2026-10-19T06:26:00Z">
        <w:r>
          <w:rPr>
            <w:rFonts w:ascii="Times New Roman" w:hAnsi="Times New Roman"/>
            <w:sz w:val="26"/>
            <w:szCs w:val="26"/>
          </w:rPr>
          <w:t>.</w:t>
        </w:r>
      </w:ins>
    </w:p>
    <w:p w14:paraId="782A0803" w14:textId="77777777" w:rsidR="00DE62AE" w:rsidRDefault="00000000">
      <w:pPr>
        <w:widowControl w:val="0"/>
        <w:tabs>
          <w:tab w:val="left" w:pos="284"/>
        </w:tabs>
        <w:spacing w:after="120" w:line="276" w:lineRule="auto"/>
        <w:jc w:val="both"/>
        <w:rPr>
          <w:del w:id="564" w:author="VNCN E&amp;C - Thương thảo 17/10" w:date="2026-10-17T16:00:00Z"/>
          <w:rFonts w:ascii="Times New Roman" w:hAnsi="Times New Roman"/>
          <w:sz w:val="26"/>
          <w:szCs w:val="26"/>
          <w:lang w:val="fr-FR"/>
        </w:rPr>
      </w:pPr>
      <w:commentRangeStart w:id="565"/>
      <w:del w:id="566" w:author="VNCN E&amp;C - Thương thảo 17/10" w:date="2026-10-17T16:00:00Z">
        <w:r>
          <w:rPr>
            <w:rFonts w:ascii="Times New Roman" w:hAnsi="Times New Roman"/>
            <w:sz w:val="26"/>
            <w:szCs w:val="26"/>
            <w:lang w:val="fr-FR"/>
          </w:rPr>
          <w:delText>.</w:delText>
        </w:r>
      </w:del>
      <w:commentRangeEnd w:id="565"/>
      <w:r>
        <w:rPr>
          <w:rStyle w:val="CommentReference"/>
          <w:rFonts w:ascii="Times New Roman" w:hAnsi="Times New Roman"/>
          <w:sz w:val="26"/>
          <w:szCs w:val="26"/>
          <w:lang w:val="fr-FR"/>
        </w:rPr>
        <w:commentReference w:id="565"/>
      </w:r>
    </w:p>
    <w:p w14:paraId="47373B18"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14:paraId="2CE2DD10" w14:textId="77777777" w:rsidR="00DE62AE"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16478462" w14:textId="77777777" w:rsidR="00DE62AE"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50AE67B6" w14:textId="77777777" w:rsidR="00DE62AE"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cung cấp đầy đủ, kịp thời các máy và thiết bị thi công (bao gồm cả các máy và thiết bị thi công phụ, nhỏ lẻ) </w:t>
      </w:r>
      <w:del w:id="567" w:author="VNCN E&amp;C - Thương thảo 17/10" w:date="2026-10-17T16:00:00Z">
        <w:r>
          <w:rPr>
            <w:rFonts w:ascii="Times New Roman" w:hAnsi="Times New Roman"/>
            <w:sz w:val="26"/>
            <w:szCs w:val="26"/>
            <w:lang w:val="fr-FR"/>
          </w:rPr>
          <w:delText xml:space="preserve">để thi công các công việc thuộc hợp đồng </w:delText>
        </w:r>
      </w:del>
      <w:r>
        <w:rPr>
          <w:rFonts w:ascii="Times New Roman" w:hAnsi="Times New Roman"/>
          <w:sz w:val="26"/>
          <w:szCs w:val="26"/>
          <w:lang w:val="fr-FR"/>
        </w:rPr>
        <w:t xml:space="preserve">theo yêu cầu của Bên A, Tư vấn giám sát, Chủ đầu tư, </w:t>
      </w:r>
      <w:del w:id="568" w:author="VNCN E&amp;C - Thương thảo 17/10" w:date="2026-10-17T16:00:00Z">
        <w:r>
          <w:rPr>
            <w:rFonts w:ascii="Times New Roman" w:hAnsi="Times New Roman"/>
            <w:sz w:val="26"/>
            <w:szCs w:val="26"/>
            <w:lang w:val="fr-FR"/>
          </w:rPr>
          <w:delText xml:space="preserve">sau khi thông báo cho Bên B, </w:delText>
        </w:r>
      </w:del>
      <w:r>
        <w:rPr>
          <w:rFonts w:ascii="Times New Roman" w:hAnsi="Times New Roman"/>
          <w:sz w:val="26"/>
          <w:szCs w:val="26"/>
          <w:lang w:val="fr-FR"/>
        </w:rPr>
        <w:t xml:space="preserve">Bên A có quyền </w:t>
      </w:r>
      <w:ins w:id="569" w:author="VNCN E&amp;C - Thương thảo 17/10" w:date="2026-10-17T16:00:00Z">
        <w:r>
          <w:rPr>
            <w:rFonts w:ascii="Times New Roman" w:hAnsi="Times New Roman"/>
            <w:sz w:val="26"/>
            <w:szCs w:val="26"/>
            <w:lang w:val="fr-FR"/>
          </w:rPr>
          <w:t>xử lý theo Điều 18.4</w:t>
        </w:r>
      </w:ins>
      <w:del w:id="570" w:author="VNCN E&amp;C - Thương thảo 17/10" w:date="2026-10-17T16:00:00Z">
        <w:r>
          <w:rPr>
            <w:rFonts w:ascii="Times New Roman" w:hAnsi="Times New Roman"/>
            <w:sz w:val="26"/>
            <w:szCs w:val="26"/>
            <w:lang w:val="fr-FR"/>
          </w:rPr>
          <w:delText>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delText>
        </w:r>
      </w:del>
      <w:r>
        <w:rPr>
          <w:rFonts w:ascii="Times New Roman" w:hAnsi="Times New Roman"/>
          <w:sz w:val="26"/>
          <w:szCs w:val="26"/>
          <w:lang w:val="fr-FR"/>
        </w:rPr>
        <w:t>.</w:t>
      </w:r>
    </w:p>
    <w:p w14:paraId="4DCD8F3A" w14:textId="77777777" w:rsidR="00DE62AE"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w:t>
      </w:r>
      <w:ins w:id="571" w:author="VNCN E&amp;C - Thương thảo 17/10" w:date="2026-10-17T16:00:00Z">
        <w:r>
          <w:rPr>
            <w:rFonts w:ascii="Times New Roman" w:hAnsi="Times New Roman"/>
            <w:sz w:val="26"/>
            <w:szCs w:val="26"/>
            <w:lang w:val="fr-FR"/>
          </w:rPr>
          <w:t>; quá</w:t>
        </w:r>
      </w:ins>
      <w:del w:id="572" w:author="VNCN E&amp;C - Thương thảo 17/10" w:date="2026-10-17T16:00:00Z">
        <w:r>
          <w:rPr>
            <w:rFonts w:ascii="Times New Roman" w:hAnsi="Times New Roman"/>
            <w:sz w:val="26"/>
            <w:szCs w:val="26"/>
            <w:lang w:val="fr-FR"/>
          </w:rPr>
          <w:delText>. Sau</w:delText>
        </w:r>
      </w:del>
      <w:r>
        <w:rPr>
          <w:rFonts w:ascii="Times New Roman" w:hAnsi="Times New Roman"/>
          <w:sz w:val="26"/>
          <w:szCs w:val="26"/>
          <w:lang w:val="fr-FR"/>
        </w:rPr>
        <w:t xml:space="preserve"> thời hạn </w:t>
      </w:r>
      <w:ins w:id="573" w:author="VNCN E&amp;C - Thương thảo 17/10" w:date="2026-10-17T16:00:00Z">
        <w:r>
          <w:rPr>
            <w:rFonts w:ascii="Times New Roman" w:hAnsi="Times New Roman"/>
            <w:sz w:val="26"/>
            <w:szCs w:val="26"/>
            <w:lang w:val="fr-FR"/>
          </w:rPr>
          <w:t>này</w:t>
        </w:r>
      </w:ins>
      <w:del w:id="574" w:author="VNCN E&amp;C - Thương thảo 17/10" w:date="2026-10-17T16:00:00Z">
        <w:r>
          <w:rPr>
            <w:rFonts w:ascii="Times New Roman" w:hAnsi="Times New Roman"/>
            <w:sz w:val="26"/>
            <w:szCs w:val="26"/>
            <w:lang w:val="fr-FR"/>
          </w:rPr>
          <w:delText>nêu trên mà Bên B không có thiết bị thay thế thì Bên B phải chịu toàn bộ chi phí hợp lý cho khối lượng công việc mà</w:delText>
        </w:r>
      </w:del>
      <w:r>
        <w:rPr>
          <w:rFonts w:ascii="Times New Roman" w:hAnsi="Times New Roman"/>
          <w:sz w:val="26"/>
          <w:szCs w:val="26"/>
          <w:lang w:val="fr-FR"/>
        </w:rPr>
        <w:t xml:space="preserve"> Bên A </w:t>
      </w:r>
      <w:ins w:id="575" w:author="VNCN E&amp;C - Thương thảo 17/10" w:date="2026-10-17T16:00:00Z">
        <w:r>
          <w:rPr>
            <w:rFonts w:ascii="Times New Roman" w:hAnsi="Times New Roman"/>
            <w:sz w:val="26"/>
            <w:szCs w:val="26"/>
            <w:lang w:val="fr-FR"/>
          </w:rPr>
          <w:t>có quyền xử lý theo Điều 18.4.</w:t>
        </w:r>
      </w:ins>
      <w:del w:id="576" w:author="VNCN E&amp;C - Thương thảo 17/10" w:date="2026-10-17T16:00:00Z">
        <w:r>
          <w:rPr>
            <w:rFonts w:ascii="Times New Roman" w:hAnsi="Times New Roman"/>
            <w:sz w:val="26"/>
            <w:szCs w:val="26"/>
            <w:lang w:val="fr-FR"/>
          </w:rPr>
          <w:delText>phải thuê thiết bị khác để thi công thay thế.</w:delText>
        </w:r>
      </w:del>
    </w:p>
    <w:p w14:paraId="61FC834D" w14:textId="77777777" w:rsidR="00DE62AE"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2F461C02" w14:textId="77777777" w:rsidR="00DE62AE"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lastRenderedPageBreak/>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2FAD35F2" w14:textId="77777777" w:rsidR="00DE62AE" w:rsidRDefault="00000000">
      <w:pPr>
        <w:numPr>
          <w:ilvl w:val="2"/>
          <w:numId w:val="6"/>
        </w:numPr>
        <w:tabs>
          <w:tab w:val="left" w:pos="284"/>
        </w:tabs>
        <w:spacing w:after="120" w:line="276" w:lineRule="auto"/>
        <w:ind w:left="0" w:firstLine="0"/>
        <w:jc w:val="both"/>
        <w:rPr>
          <w:rFonts w:ascii="Times New Roman" w:hAnsi="Times New Roman"/>
          <w:sz w:val="26"/>
          <w:szCs w:val="26"/>
          <w:lang w:val="fr-FR"/>
        </w:rPr>
      </w:pPr>
      <w:ins w:id="577" w:author="VNCN E&amp;C - Thương thảo 17/10" w:date="2026-10-17T16:00:00Z">
        <w:r>
          <w:rPr>
            <w:rFonts w:ascii="Times New Roman" w:hAnsi="Times New Roman"/>
            <w:sz w:val="26"/>
            <w:szCs w:val="26"/>
            <w:lang w:val="fr-FR"/>
          </w:rPr>
          <w:t>Bên B</w:t>
        </w:r>
      </w:ins>
      <w:del w:id="578" w:author="VNCN E&amp;C - Thương thảo 17/10" w:date="2026-10-17T16:00:00Z">
        <w:r>
          <w:rPr>
            <w:rFonts w:ascii="Times New Roman" w:hAnsi="Times New Roman"/>
            <w:sz w:val="26"/>
            <w:szCs w:val="26"/>
            <w:lang w:val="fr-FR"/>
          </w:rPr>
          <w:delText>Nhà thầu</w:delText>
        </w:r>
      </w:del>
      <w:r>
        <w:rPr>
          <w:rFonts w:ascii="Times New Roman" w:hAnsi="Times New Roman"/>
          <w:sz w:val="26"/>
          <w:szCs w:val="26"/>
          <w:lang w:val="fr-FR"/>
        </w:rPr>
        <w:t xml:space="preserve"> được chủ động giải thể, rút </w:t>
      </w:r>
      <w:ins w:id="579" w:author="VNCN E&amp;C - Thương thảo 17/10" w:date="2026-10-17T16:00:00Z">
        <w:r>
          <w:rPr>
            <w:rFonts w:ascii="Times New Roman" w:hAnsi="Times New Roman"/>
            <w:sz w:val="26"/>
            <w:szCs w:val="26"/>
            <w:lang w:val="fr-FR"/>
          </w:rPr>
          <w:t>quân</w:t>
        </w:r>
      </w:ins>
      <w:del w:id="580" w:author="VNCN E&amp;C - Thương thảo 17/10" w:date="2026-10-17T16:00:00Z">
        <w:r>
          <w:rPr>
            <w:rFonts w:ascii="Times New Roman" w:hAnsi="Times New Roman"/>
            <w:sz w:val="26"/>
            <w:szCs w:val="26"/>
            <w:lang w:val="fr-FR"/>
          </w:rPr>
          <w:delText>thiệt</w:delText>
        </w:r>
      </w:del>
      <w:r>
        <w:rPr>
          <w:rFonts w:ascii="Times New Roman" w:hAnsi="Times New Roman"/>
          <w:sz w:val="26"/>
          <w:szCs w:val="26"/>
          <w:lang w:val="fr-FR"/>
        </w:rPr>
        <w:t xml:space="preserve"> sau khi hoàn thành các công việc theo tiến độ được phê duyệt.</w:t>
      </w:r>
    </w:p>
    <w:p w14:paraId="22FB47C1"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14:paraId="1CFC6B7E" w14:textId="77777777" w:rsidR="00DE62AE" w:rsidRDefault="00000000">
      <w:pPr>
        <w:numPr>
          <w:ilvl w:val="2"/>
          <w:numId w:val="7"/>
        </w:numPr>
        <w:tabs>
          <w:tab w:val="left" w:pos="284"/>
        </w:tabs>
        <w:spacing w:after="120" w:line="276" w:lineRule="auto"/>
        <w:ind w:left="0" w:firstLine="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1AB472FA" w14:textId="77777777" w:rsidR="00DE62AE" w:rsidRDefault="00000000">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14:paraId="17ABAF20" w14:textId="77777777" w:rsidR="00DE62AE" w:rsidRDefault="00000000">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14:paraId="306A0AFC" w14:textId="77777777" w:rsidR="00DE62AE" w:rsidRDefault="00000000">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6F342D67" w14:textId="77777777" w:rsidR="00DE62AE" w:rsidRDefault="00000000">
      <w:pPr>
        <w:numPr>
          <w:ilvl w:val="2"/>
          <w:numId w:val="7"/>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w:t>
      </w:r>
      <w:ins w:id="581" w:author="VNCN E&amp;C - Thương thảo 17/10" w:date="2026-10-17T16:00:00Z">
        <w:r>
          <w:rPr>
            <w:rFonts w:ascii="Times New Roman" w:hAnsi="Times New Roman"/>
            <w:sz w:val="26"/>
            <w:szCs w:val="26"/>
            <w:lang w:val="fr-FR"/>
          </w:rPr>
          <w:t>xử lý theo Điều 18.4.</w:t>
        </w:r>
      </w:ins>
      <w:del w:id="582" w:author="VNCN E&amp;C - Thương thảo 17/10" w:date="2026-10-17T16:00:00Z">
        <w:r>
          <w:rPr>
            <w:rFonts w:ascii="Times New Roman" w:hAnsi="Times New Roman"/>
            <w:sz w:val="26"/>
            <w:szCs w:val="26"/>
            <w:lang w:val="fr-FR"/>
          </w:rPr>
          <w:delText xml:space="preserve">tự thực hiện hoặc thuê đơn vị khác thực hiện và mọi chi phí có liên quan sẽ được Bên A khấu trừ vào giá trị thanh toán Hợp đồng. </w:delText>
        </w:r>
      </w:del>
    </w:p>
    <w:p w14:paraId="3FBEA9AD"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12.2.13 Báo cáo</w:t>
      </w:r>
    </w:p>
    <w:p w14:paraId="10802300" w14:textId="77777777" w:rsidR="00DE62AE" w:rsidRDefault="00000000">
      <w:pPr>
        <w:widowControl w:val="0"/>
        <w:spacing w:after="120" w:line="276" w:lineRule="auto"/>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14:paraId="1ECB5F9D" w14:textId="77777777" w:rsidR="00DE62AE" w:rsidRDefault="00000000">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14:paraId="7B1FCEBE" w14:textId="77777777" w:rsidR="00DE62AE" w:rsidRDefault="00000000">
      <w:pPr>
        <w:tabs>
          <w:tab w:val="left" w:pos="709"/>
        </w:tabs>
        <w:spacing w:after="120" w:line="276" w:lineRule="auto"/>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14:paraId="0E4B3E85" w14:textId="77777777" w:rsidR="00DE62AE" w:rsidRDefault="00000000">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14:paraId="77AA3294" w14:textId="77777777" w:rsidR="00DE62AE" w:rsidRDefault="00000000">
      <w:pPr>
        <w:tabs>
          <w:tab w:val="left" w:pos="709"/>
        </w:tabs>
        <w:spacing w:after="120" w:line="276" w:lineRule="auto"/>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14:paraId="576355CB" w14:textId="77777777" w:rsidR="00DE62AE" w:rsidRDefault="00000000">
      <w:pPr>
        <w:tabs>
          <w:tab w:val="left" w:pos="709"/>
        </w:tabs>
        <w:spacing w:after="120" w:line="276" w:lineRule="auto"/>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14:paraId="18DF3AAB" w14:textId="77777777" w:rsidR="00DE62AE" w:rsidRDefault="00000000">
      <w:pPr>
        <w:pStyle w:val="Heading2"/>
        <w:spacing w:after="120" w:line="276" w:lineRule="auto"/>
        <w:jc w:val="left"/>
        <w:rPr>
          <w:del w:id="583" w:author="VNCN E&amp;C - Thương thảo 17/10" w:date="2026-10-17T16:00:00Z"/>
          <w:rFonts w:ascii="Times New Roman" w:hAnsi="Times New Roman"/>
          <w:sz w:val="26"/>
          <w:szCs w:val="26"/>
        </w:rPr>
      </w:pPr>
      <w:commentRangeStart w:id="584"/>
      <w:del w:id="585" w:author="VNCN E&amp;C - Thương thảo 17/10" w:date="2026-10-17T16:00:00Z">
        <w:r>
          <w:rPr>
            <w:rFonts w:ascii="Times New Roman" w:hAnsi="Times New Roman"/>
            <w:sz w:val="26"/>
            <w:szCs w:val="26"/>
          </w:rPr>
          <w:lastRenderedPageBreak/>
          <w:delText xml:space="preserve">Điều 13. PHÁT SINH, THAY ĐỔI </w:delText>
        </w:r>
      </w:del>
      <w:commentRangeEnd w:id="584"/>
      <w:r>
        <w:rPr>
          <w:rStyle w:val="CommentReference"/>
          <w:rFonts w:ascii="Times New Roman" w:hAnsi="Times New Roman"/>
          <w:sz w:val="26"/>
          <w:szCs w:val="26"/>
        </w:rPr>
        <w:commentReference w:id="584"/>
      </w:r>
    </w:p>
    <w:p w14:paraId="46277158" w14:textId="77777777" w:rsidR="00DE62AE" w:rsidRDefault="00000000">
      <w:pPr>
        <w:widowControl w:val="0"/>
        <w:spacing w:after="120" w:line="276" w:lineRule="auto"/>
        <w:jc w:val="both"/>
        <w:rPr>
          <w:del w:id="586" w:author="VNCN E&amp;C - Thương thảo 17/10" w:date="2026-10-17T16:00:00Z"/>
          <w:rFonts w:ascii="Times New Roman" w:hAnsi="Times New Roman"/>
          <w:b/>
          <w:bCs/>
          <w:sz w:val="26"/>
          <w:szCs w:val="26"/>
          <w:lang w:val="nl-NL"/>
        </w:rPr>
      </w:pPr>
      <w:del w:id="587" w:author="VNCN E&amp;C - Thương thảo 17/10" w:date="2026-10-17T16:00:00Z">
        <w:r>
          <w:rPr>
            <w:rFonts w:ascii="Times New Roman" w:hAnsi="Times New Roman"/>
            <w:b/>
            <w:bCs/>
            <w:sz w:val="26"/>
            <w:szCs w:val="26"/>
            <w:lang w:val="nl-NL"/>
          </w:rPr>
          <w:delText>13.1. Thực hiện công việc phát sinh, thay đổi</w:delText>
        </w:r>
      </w:del>
    </w:p>
    <w:p w14:paraId="723422DE" w14:textId="77777777" w:rsidR="00DE62AE" w:rsidRDefault="00000000">
      <w:pPr>
        <w:pStyle w:val="ListParagraph"/>
        <w:numPr>
          <w:ilvl w:val="0"/>
          <w:numId w:val="8"/>
        </w:numPr>
        <w:tabs>
          <w:tab w:val="left" w:pos="284"/>
        </w:tabs>
        <w:spacing w:after="120"/>
        <w:ind w:left="0" w:firstLine="0"/>
        <w:contextualSpacing w:val="0"/>
        <w:jc w:val="both"/>
        <w:rPr>
          <w:del w:id="588" w:author="VNCN E&amp;C - Thương thảo 17/10" w:date="2026-10-17T16:00:00Z"/>
          <w:rFonts w:ascii="Times New Roman" w:hAnsi="Times New Roman"/>
          <w:sz w:val="26"/>
          <w:szCs w:val="26"/>
        </w:rPr>
      </w:pPr>
      <w:del w:id="589" w:author="VNCN E&amp;C - Thương thảo 17/10" w:date="2026-10-17T16:00:00Z">
        <w:r>
          <w:rPr>
            <w:rFonts w:ascii="Times New Roman" w:hAnsi="Times New Roman"/>
            <w:sz w:val="26"/>
            <w:szCs w:val="26"/>
          </w:rPr>
          <w:delTex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delText>
        </w:r>
      </w:del>
    </w:p>
    <w:p w14:paraId="552AA00C" w14:textId="77777777" w:rsidR="00DE62AE" w:rsidRDefault="00000000">
      <w:pPr>
        <w:pStyle w:val="ListParagraph"/>
        <w:numPr>
          <w:ilvl w:val="0"/>
          <w:numId w:val="8"/>
        </w:numPr>
        <w:tabs>
          <w:tab w:val="left" w:pos="284"/>
        </w:tabs>
        <w:spacing w:after="120"/>
        <w:ind w:left="0" w:firstLine="0"/>
        <w:contextualSpacing w:val="0"/>
        <w:jc w:val="both"/>
        <w:rPr>
          <w:del w:id="590" w:author="VNCN E&amp;C - Thương thảo 17/10" w:date="2026-10-17T16:00:00Z"/>
          <w:rFonts w:ascii="Times New Roman" w:hAnsi="Times New Roman"/>
          <w:sz w:val="26"/>
          <w:szCs w:val="26"/>
        </w:rPr>
      </w:pPr>
      <w:del w:id="591" w:author="VNCN E&amp;C - Thương thảo 17/10" w:date="2026-10-17T16:00:00Z">
        <w:r>
          <w:rPr>
            <w:rFonts w:ascii="Times New Roman" w:hAnsi="Times New Roman"/>
            <w:sz w:val="26"/>
            <w:szCs w:val="26"/>
          </w:rPr>
          <w:delText>Đối với công việc phát sinh, thay đổi khẩn cấp liên quan đến công việc của Bên B, Bên B phải thực hiện ngay bằng nguồn lực hiện có.</w:delText>
        </w:r>
      </w:del>
    </w:p>
    <w:p w14:paraId="5F4AE0DF" w14:textId="77777777" w:rsidR="00DE62AE" w:rsidRDefault="00000000">
      <w:pPr>
        <w:pStyle w:val="ListParagraph"/>
        <w:numPr>
          <w:ilvl w:val="0"/>
          <w:numId w:val="8"/>
        </w:numPr>
        <w:tabs>
          <w:tab w:val="left" w:pos="284"/>
        </w:tabs>
        <w:spacing w:after="120"/>
        <w:ind w:left="0" w:firstLine="0"/>
        <w:contextualSpacing w:val="0"/>
        <w:jc w:val="both"/>
        <w:rPr>
          <w:del w:id="592" w:author="VNCN E&amp;C - Thương thảo 17/10" w:date="2026-10-17T16:00:00Z"/>
          <w:rFonts w:ascii="Times New Roman" w:hAnsi="Times New Roman"/>
          <w:sz w:val="26"/>
          <w:szCs w:val="26"/>
        </w:rPr>
      </w:pPr>
      <w:del w:id="593" w:author="VNCN E&amp;C - Thương thảo 17/10" w:date="2026-10-17T16:00:00Z">
        <w:r>
          <w:rPr>
            <w:rFonts w:ascii="Times New Roman" w:hAnsi="Times New Roman"/>
            <w:sz w:val="26"/>
            <w:szCs w:val="26"/>
          </w:rPr>
          <w:delText>Bên B có trách nhiệm lập và nộp Bên A hồ sơ khối lượng phát sinh, gồm biện pháp thi công và đơn giá, theo nguyên tắc:</w:delText>
        </w:r>
      </w:del>
    </w:p>
    <w:p w14:paraId="56A1B628" w14:textId="77777777" w:rsidR="00DE62AE" w:rsidRDefault="00000000">
      <w:pPr>
        <w:pStyle w:val="ListParagraph"/>
        <w:tabs>
          <w:tab w:val="left" w:pos="284"/>
        </w:tabs>
        <w:spacing w:after="120"/>
        <w:ind w:left="0"/>
        <w:contextualSpacing w:val="0"/>
        <w:jc w:val="both"/>
        <w:rPr>
          <w:del w:id="594" w:author="VNCN E&amp;C - Thương thảo 17/10" w:date="2026-10-17T16:00:00Z"/>
          <w:rFonts w:ascii="Times New Roman" w:hAnsi="Times New Roman"/>
          <w:sz w:val="26"/>
          <w:szCs w:val="26"/>
        </w:rPr>
      </w:pPr>
      <w:del w:id="595" w:author="VNCN E&amp;C - Thương thảo 17/10" w:date="2026-10-17T16:00:00Z">
        <w:r>
          <w:rPr>
            <w:rFonts w:ascii="Times New Roman" w:hAnsi="Times New Roman"/>
            <w:sz w:val="26"/>
            <w:szCs w:val="26"/>
          </w:rPr>
          <w:delText>(i) Trường hợp khối lượng công việc phát sinh, thay đổi đã có đơn giá trong Hợp đồng thì sử dụng đơn giá trong Hợp đồng để thanh toán.</w:delText>
        </w:r>
      </w:del>
    </w:p>
    <w:p w14:paraId="14D612FF" w14:textId="77777777" w:rsidR="00DE62AE" w:rsidRDefault="00000000">
      <w:pPr>
        <w:pStyle w:val="ListParagraph"/>
        <w:tabs>
          <w:tab w:val="left" w:pos="284"/>
        </w:tabs>
        <w:spacing w:after="120"/>
        <w:ind w:left="0"/>
        <w:contextualSpacing w:val="0"/>
        <w:jc w:val="both"/>
        <w:rPr>
          <w:del w:id="596" w:author="VNCN E&amp;C - Thương thảo 17/10" w:date="2026-10-17T16:00:00Z"/>
          <w:rFonts w:ascii="Times New Roman" w:hAnsi="Times New Roman"/>
          <w:strike/>
          <w:sz w:val="26"/>
          <w:szCs w:val="26"/>
          <w:lang w:val="en-US"/>
        </w:rPr>
      </w:pPr>
      <w:del w:id="597" w:author="VNCN E&amp;C - Thương thảo 17/10" w:date="2026-10-17T16:00:00Z">
        <w:r>
          <w:rPr>
            <w:rFonts w:ascii="Times New Roman" w:hAnsi="Times New Roman"/>
            <w:sz w:val="26"/>
            <w:szCs w:val="26"/>
          </w:rPr>
          <w:delTex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Bên B nộp hồ sơ phát sinh trong vòng </w:delText>
        </w:r>
        <w:r>
          <w:rPr>
            <w:rFonts w:ascii="Times New Roman" w:hAnsi="Times New Roman"/>
            <w:sz w:val="26"/>
            <w:szCs w:val="26"/>
            <w:highlight w:val="yellow"/>
          </w:rPr>
          <w:delText>07</w:delText>
        </w:r>
        <w:r>
          <w:rPr>
            <w:rFonts w:ascii="Times New Roman" w:hAnsi="Times New Roman"/>
            <w:sz w:val="26"/>
            <w:szCs w:val="26"/>
          </w:rPr>
          <w:delText xml:space="preserve"> ngày kể từ ngày nhận được yêu cầu; Bên A xem xét trong vòng </w:delText>
        </w:r>
        <w:r>
          <w:rPr>
            <w:rFonts w:ascii="Times New Roman" w:hAnsi="Times New Roman"/>
            <w:sz w:val="26"/>
            <w:szCs w:val="26"/>
            <w:lang w:val="en-US"/>
          </w:rPr>
          <w:delText>07</w:delText>
        </w:r>
        <w:r>
          <w:rPr>
            <w:rFonts w:ascii="Times New Roman" w:hAnsi="Times New Roman"/>
            <w:sz w:val="26"/>
            <w:szCs w:val="26"/>
          </w:rPr>
          <w:delText xml:space="preserve"> ngày làm việc kể từ ngày nhận đủ hồ sơ hợp lệ. Việc Bên A không có ý kiến trong thời hạn nêu trên được coi là chấp thuận.</w:delText>
        </w:r>
        <w:r>
          <w:rPr>
            <w:rFonts w:ascii="Times New Roman" w:hAnsi="Times New Roman"/>
            <w:sz w:val="26"/>
            <w:szCs w:val="26"/>
            <w:lang w:val="en-US"/>
          </w:rPr>
          <w:delText xml:space="preserve"> Bên B chỉ triển khai thi công các hạng mục ps sau khi được bên A phê duyệt và ký phụ lục hợp đồng</w:delText>
        </w:r>
      </w:del>
    </w:p>
    <w:p w14:paraId="73A37AC7" w14:textId="77777777" w:rsidR="00DE62AE" w:rsidRDefault="00DE62AE">
      <w:pPr>
        <w:spacing w:after="120" w:line="276" w:lineRule="auto"/>
        <w:jc w:val="both"/>
        <w:rPr>
          <w:del w:id="598" w:author="VNCN E&amp;C - Thương thảo 17/10" w:date="2026-10-17T16:00:00Z"/>
          <w:rFonts w:ascii="Times New Roman" w:hAnsi="Times New Roman"/>
          <w:sz w:val="26"/>
          <w:szCs w:val="26"/>
        </w:rPr>
      </w:pPr>
    </w:p>
    <w:p w14:paraId="61AA22B2" w14:textId="77777777" w:rsidR="00DE62AE" w:rsidRDefault="00000000">
      <w:pPr>
        <w:widowControl w:val="0"/>
        <w:spacing w:after="120" w:line="276" w:lineRule="auto"/>
        <w:jc w:val="both"/>
        <w:rPr>
          <w:del w:id="599" w:author="VNCN E&amp;C - Thương thảo 17/10" w:date="2026-10-17T16:00:00Z"/>
          <w:rFonts w:ascii="Times New Roman" w:hAnsi="Times New Roman"/>
          <w:b/>
          <w:bCs/>
          <w:sz w:val="26"/>
          <w:szCs w:val="26"/>
        </w:rPr>
      </w:pPr>
      <w:del w:id="600" w:author="VNCN E&amp;C - Thương thảo 17/10" w:date="2026-10-17T16:00:00Z">
        <w:r>
          <w:rPr>
            <w:rFonts w:ascii="Times New Roman" w:hAnsi="Times New Roman"/>
            <w:b/>
            <w:bCs/>
            <w:sz w:val="26"/>
            <w:szCs w:val="26"/>
          </w:rPr>
          <w:delText>13.2. Thanh toán công việc phát sinh, thay đổi</w:delText>
        </w:r>
      </w:del>
    </w:p>
    <w:p w14:paraId="5701F0FC" w14:textId="77777777" w:rsidR="00DE62AE" w:rsidRDefault="00000000">
      <w:pPr>
        <w:pStyle w:val="ListParagraph"/>
        <w:numPr>
          <w:ilvl w:val="0"/>
          <w:numId w:val="9"/>
        </w:numPr>
        <w:tabs>
          <w:tab w:val="left" w:pos="284"/>
        </w:tabs>
        <w:spacing w:after="120"/>
        <w:ind w:left="0" w:firstLine="0"/>
        <w:contextualSpacing w:val="0"/>
        <w:jc w:val="both"/>
        <w:rPr>
          <w:del w:id="601" w:author="VNCN E&amp;C - Thương thảo 17/10" w:date="2026-10-17T16:00:00Z"/>
          <w:rFonts w:ascii="Times New Roman" w:hAnsi="Times New Roman"/>
          <w:sz w:val="26"/>
          <w:szCs w:val="26"/>
        </w:rPr>
      </w:pPr>
      <w:del w:id="602" w:author="VNCN E&amp;C - Thương thảo 17/10" w:date="2026-10-17T16:00:00Z">
        <w:r>
          <w:rPr>
            <w:rFonts w:ascii="Times New Roman" w:hAnsi="Times New Roman"/>
            <w:sz w:val="26"/>
            <w:szCs w:val="26"/>
          </w:rPr>
          <w:delTex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delText>
        </w:r>
      </w:del>
    </w:p>
    <w:p w14:paraId="0086EA16" w14:textId="77777777" w:rsidR="00DE62AE" w:rsidRDefault="00000000">
      <w:pPr>
        <w:pStyle w:val="ListParagraph"/>
        <w:numPr>
          <w:ilvl w:val="0"/>
          <w:numId w:val="9"/>
        </w:numPr>
        <w:tabs>
          <w:tab w:val="left" w:pos="284"/>
        </w:tabs>
        <w:spacing w:after="120"/>
        <w:ind w:left="0" w:firstLine="0"/>
        <w:contextualSpacing w:val="0"/>
        <w:jc w:val="both"/>
        <w:rPr>
          <w:del w:id="603" w:author="VNCN E&amp;C - Thương thảo 17/10" w:date="2026-10-17T16:00:00Z"/>
          <w:rFonts w:ascii="Times New Roman" w:hAnsi="Times New Roman"/>
          <w:sz w:val="26"/>
          <w:szCs w:val="26"/>
        </w:rPr>
      </w:pPr>
      <w:del w:id="604" w:author="VNCN E&amp;C - Thương thảo 17/10" w:date="2026-10-17T16:00:00Z">
        <w:r>
          <w:rPr>
            <w:rFonts w:ascii="Times New Roman" w:hAnsi="Times New Roman"/>
            <w:sz w:val="26"/>
            <w:szCs w:val="26"/>
          </w:rPr>
          <w:delText xml:space="preserve">Bên A thanh toán công việc phát sinh, thay đổi trong vòng 14 ngày làm việc kể từ ngày nhận </w:delText>
        </w:r>
        <w:r>
          <w:rPr>
            <w:rFonts w:ascii="Times New Roman" w:hAnsi="Times New Roman"/>
            <w:sz w:val="26"/>
            <w:szCs w:val="26"/>
            <w:lang w:val="en-US"/>
          </w:rPr>
          <w:delText xml:space="preserve">đủ </w:delText>
        </w:r>
        <w:r>
          <w:rPr>
            <w:rFonts w:ascii="Times New Roman" w:hAnsi="Times New Roman"/>
            <w:sz w:val="26"/>
            <w:szCs w:val="26"/>
          </w:rPr>
          <w:delText>hồ sơ thanh toán hợp lệ của Bên B.</w:delText>
        </w:r>
      </w:del>
    </w:p>
    <w:p w14:paraId="52CF0F1B"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w:t>
      </w:r>
      <w:ins w:id="605" w:author="VNCN E&amp;C - Thương thảo 17/10" w:date="2026-10-17T16:00:00Z">
        <w:r>
          <w:rPr>
            <w:rFonts w:ascii="Times New Roman" w:hAnsi="Times New Roman"/>
            <w:sz w:val="26"/>
            <w:szCs w:val="26"/>
          </w:rPr>
          <w:t>13</w:t>
        </w:r>
      </w:ins>
      <w:del w:id="606" w:author="VNCN E&amp;C - Thương thảo 17/10" w:date="2026-10-17T16:00:00Z">
        <w:r>
          <w:rPr>
            <w:rFonts w:ascii="Times New Roman" w:hAnsi="Times New Roman"/>
            <w:sz w:val="26"/>
            <w:szCs w:val="26"/>
          </w:rPr>
          <w:delText>14</w:delText>
        </w:r>
      </w:del>
      <w:r>
        <w:rPr>
          <w:rFonts w:ascii="Times New Roman" w:hAnsi="Times New Roman"/>
          <w:sz w:val="26"/>
          <w:szCs w:val="26"/>
        </w:rPr>
        <w:t>. VẬT TƯ, VẬT LIỆU DO BÊN B CUNG CẤP</w:t>
      </w:r>
    </w:p>
    <w:p w14:paraId="6C8352BA" w14:textId="77777777" w:rsidR="00DE62AE" w:rsidRDefault="00000000">
      <w:pPr>
        <w:spacing w:after="120" w:line="276" w:lineRule="auto"/>
        <w:jc w:val="both"/>
        <w:rPr>
          <w:rFonts w:ascii="Times New Roman" w:hAnsi="Times New Roman"/>
          <w:bCs/>
          <w:sz w:val="26"/>
          <w:szCs w:val="26"/>
          <w:highlight w:val="yellow"/>
        </w:rPr>
      </w:pPr>
      <w:ins w:id="607" w:author="VNCN E&amp;C - Thương thảo 17/10" w:date="2026-10-17T16:00:00Z">
        <w:r>
          <w:rPr>
            <w:rFonts w:ascii="Times New Roman" w:hAnsi="Times New Roman"/>
            <w:b/>
            <w:sz w:val="26"/>
            <w:szCs w:val="26"/>
          </w:rPr>
          <w:t>13</w:t>
        </w:r>
      </w:ins>
      <w:del w:id="608" w:author="VNCN E&amp;C - Thương thảo 17/10" w:date="2026-10-17T16:00:00Z">
        <w:r>
          <w:rPr>
            <w:rFonts w:ascii="Times New Roman" w:hAnsi="Times New Roman"/>
            <w:b/>
            <w:sz w:val="26"/>
            <w:szCs w:val="26"/>
          </w:rPr>
          <w:delText>14</w:delText>
        </w:r>
      </w:del>
      <w:r>
        <w:rPr>
          <w:rFonts w:ascii="Times New Roman" w:hAnsi="Times New Roman"/>
          <w:b/>
          <w:sz w:val="26"/>
          <w:szCs w:val="26"/>
        </w:rPr>
        <w:t>.1.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14:paraId="05099FA9" w14:textId="77777777" w:rsidR="00DE62AE" w:rsidRDefault="00000000">
      <w:pPr>
        <w:spacing w:after="120" w:line="276" w:lineRule="auto"/>
        <w:jc w:val="both"/>
        <w:rPr>
          <w:rFonts w:ascii="Times New Roman" w:hAnsi="Times New Roman"/>
          <w:bCs/>
          <w:sz w:val="26"/>
          <w:szCs w:val="26"/>
          <w:highlight w:val="yellow"/>
          <w:lang w:val="vi-VN"/>
        </w:rPr>
      </w:pPr>
      <w:ins w:id="609" w:author="VNCN E&amp;C - Thương thảo 17/10" w:date="2026-10-17T16:00:00Z">
        <w:r>
          <w:rPr>
            <w:rFonts w:ascii="Times New Roman" w:hAnsi="Times New Roman"/>
            <w:b/>
            <w:sz w:val="26"/>
            <w:szCs w:val="26"/>
            <w:lang w:val="vi-VN"/>
          </w:rPr>
          <w:t>13</w:t>
        </w:r>
      </w:ins>
      <w:del w:id="610" w:author="VNCN E&amp;C - Thương thảo 17/10" w:date="2026-10-17T16:00:00Z">
        <w:r>
          <w:rPr>
            <w:rFonts w:ascii="Times New Roman" w:hAnsi="Times New Roman"/>
            <w:b/>
            <w:sz w:val="26"/>
            <w:szCs w:val="26"/>
            <w:lang w:val="vi-VN"/>
          </w:rPr>
          <w:delText>14</w:delText>
        </w:r>
      </w:del>
      <w:r>
        <w:rPr>
          <w:rFonts w:ascii="Times New Roman" w:hAnsi="Times New Roman"/>
          <w:b/>
          <w:sz w:val="26"/>
          <w:szCs w:val="26"/>
          <w:lang w:val="vi-VN"/>
        </w:rPr>
        <w:t>.2.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14:paraId="5D3ED40F" w14:textId="77777777" w:rsidR="00DE62AE" w:rsidRDefault="00000000">
      <w:pPr>
        <w:spacing w:after="120" w:line="276" w:lineRule="auto"/>
        <w:jc w:val="both"/>
        <w:rPr>
          <w:rFonts w:ascii="Times New Roman" w:hAnsi="Times New Roman"/>
          <w:bCs/>
          <w:strike/>
          <w:sz w:val="26"/>
          <w:szCs w:val="26"/>
          <w:highlight w:val="yellow"/>
          <w:lang w:val="vi-VN"/>
        </w:rPr>
      </w:pPr>
      <w:ins w:id="611" w:author="VNCN E&amp;C - Thương thảo 17/10" w:date="2026-10-17T16:00:00Z">
        <w:r>
          <w:rPr>
            <w:rFonts w:ascii="Times New Roman" w:hAnsi="Times New Roman"/>
            <w:b/>
            <w:sz w:val="26"/>
            <w:szCs w:val="26"/>
            <w:lang w:val="vi-VN"/>
          </w:rPr>
          <w:t>13</w:t>
        </w:r>
      </w:ins>
      <w:del w:id="612" w:author="VNCN E&amp;C - Thương thảo 17/10" w:date="2026-10-17T16:00:00Z">
        <w:r>
          <w:rPr>
            <w:rFonts w:ascii="Times New Roman" w:hAnsi="Times New Roman"/>
            <w:b/>
            <w:sz w:val="26"/>
            <w:szCs w:val="26"/>
            <w:lang w:val="vi-VN"/>
          </w:rPr>
          <w:delText>14</w:delText>
        </w:r>
      </w:del>
      <w:r>
        <w:rPr>
          <w:rFonts w:ascii="Times New Roman" w:hAnsi="Times New Roman"/>
          <w:b/>
          <w:sz w:val="26"/>
          <w:szCs w:val="26"/>
          <w:lang w:val="vi-VN"/>
        </w:rPr>
        <w:t>.3.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14:paraId="4E5A3018" w14:textId="77777777" w:rsidR="00DE62AE" w:rsidRDefault="00000000">
      <w:pPr>
        <w:spacing w:after="120" w:line="276" w:lineRule="auto"/>
        <w:jc w:val="both"/>
        <w:rPr>
          <w:rFonts w:ascii="Times New Roman" w:hAnsi="Times New Roman"/>
          <w:bCs/>
          <w:sz w:val="26"/>
          <w:szCs w:val="26"/>
          <w:highlight w:val="yellow"/>
          <w:lang w:val="vi-VN"/>
        </w:rPr>
      </w:pPr>
      <w:ins w:id="613" w:author="VNCN E&amp;C - Thương thảo 17/10" w:date="2026-10-17T16:00:00Z">
        <w:r>
          <w:rPr>
            <w:rFonts w:ascii="Times New Roman" w:hAnsi="Times New Roman"/>
            <w:b/>
            <w:sz w:val="26"/>
            <w:szCs w:val="26"/>
            <w:lang w:val="vi-VN"/>
          </w:rPr>
          <w:t>13</w:t>
        </w:r>
      </w:ins>
      <w:del w:id="614" w:author="VNCN E&amp;C - Thương thảo 17/10" w:date="2026-10-17T16:00:00Z">
        <w:r>
          <w:rPr>
            <w:rFonts w:ascii="Times New Roman" w:hAnsi="Times New Roman"/>
            <w:b/>
            <w:sz w:val="26"/>
            <w:szCs w:val="26"/>
            <w:lang w:val="vi-VN"/>
          </w:rPr>
          <w:delText>14</w:delText>
        </w:r>
      </w:del>
      <w:r>
        <w:rPr>
          <w:rFonts w:ascii="Times New Roman" w:hAnsi="Times New Roman"/>
          <w:b/>
          <w:sz w:val="26"/>
          <w:szCs w:val="26"/>
          <w:lang w:val="vi-VN"/>
        </w:rPr>
        <w:t>.4.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14:paraId="4879D639"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w:t>
      </w:r>
      <w:ins w:id="95014" w:author="VNCN E&amp;C" w:date="2026-10-19T09:00:00Z">
        <w:r>
          <w:rPr>
            <w:rFonts w:ascii="Times New Roman" w:hAnsi="Times New Roman"/>
            <w:sz w:val="26"/>
            <w:szCs w:val="26"/>
          </w:rPr>
          <w:t xml:space="preserve">14</w:t>
        </w:r>
      </w:ins>
      <w:ins w:id="95016" w:author="VNCN E&amp;C - Thương thảo 17/10" w:date="2026-10-17T16:00:00Z">
        <w:del w:id="95015" w:author="VNCN E&amp;C" w:date="2026-10-19T09:00:00Z">
          <w:r>
            <w:rPr>
              <w:rFonts w:ascii="Times New Roman" w:hAnsi="Times New Roman"/>
              <w:sz w:val="26"/>
              <w:szCs w:val="26"/>
            </w:rPr>
            <w:delText xml:space="preserve">19</w:delText>
          </w:r>
        </w:del>
      </w:ins>
      <w:del w:id="1004" w:author="VNCN E&amp;C - Thương thảo 17/10" w:date="2026-10-17T16:00:00Z">
        <w:r>
          <w:rPr>
            <w:rFonts w:ascii="Times New Roman" w:hAnsi="Times New Roman"/>
            <w:sz w:val="26"/>
            <w:szCs w:val="26"/>
          </w:rPr>
          <w:delText>20</w:delText>
        </w:r>
      </w:del>
      <w:r>
        <w:rPr>
          <w:rFonts w:ascii="Times New Roman" w:hAnsi="Times New Roman"/>
          <w:sz w:val="26"/>
          <w:szCs w:val="26"/>
        </w:rPr>
        <w:t xml:space="preserve">. BẢO LÃNH</w:t>
      </w:r>
    </w:p>
    <w:p w14:paraId="051C124A" w14:textId="77777777" w:rsidR="00DE62AE" w:rsidRDefault="00000000">
      <w:pPr>
        <w:spacing w:after="120" w:line="276" w:lineRule="auto"/>
        <w:jc w:val="both"/>
        <w:rPr>
          <w:rFonts w:ascii="Times New Roman" w:hAnsi="Times New Roman"/>
          <w:b/>
          <w:sz w:val="26"/>
          <w:szCs w:val="26"/>
        </w:rPr>
      </w:pPr>
      <w:ins w:id="95017" w:author="VNCN E&amp;C" w:date="2026-10-19T09:00:00Z">
        <w:r>
          <w:rPr>
            <w:rFonts w:ascii="Times New Roman" w:hAnsi="Times New Roman"/>
            <w:b/>
            <w:sz w:val="26"/>
            <w:szCs w:val="26"/>
          </w:rPr>
          <w:t xml:space="preserve">14</w:t>
        </w:r>
      </w:ins>
      <w:ins w:id="95019" w:author="VNCN E&amp;C - Thương thảo 17/10" w:date="2026-10-17T16:00:00Z">
        <w:del w:id="95018" w:author="VNCN E&amp;C" w:date="2026-10-19T09:00:00Z">
          <w:r>
            <w:rPr>
              <w:rFonts w:ascii="Times New Roman" w:hAnsi="Times New Roman"/>
              <w:b/>
              <w:sz w:val="26"/>
              <w:szCs w:val="26"/>
            </w:rPr>
            <w:delText xml:space="preserve">19</w:delText>
          </w:r>
        </w:del>
      </w:ins>
      <w:del w:id="1006" w:author="VNCN E&amp;C - Thương thảo 17/10" w:date="2026-10-17T16:00:00Z">
        <w:r>
          <w:rPr>
            <w:rFonts w:ascii="Times New Roman" w:hAnsi="Times New Roman"/>
            <w:b/>
            <w:sz w:val="26"/>
            <w:szCs w:val="26"/>
          </w:rPr>
          <w:delText>20</w:delText>
        </w:r>
      </w:del>
      <w:r>
        <w:rPr>
          <w:rFonts w:ascii="Times New Roman" w:hAnsi="Times New Roman"/>
          <w:b/>
          <w:sz w:val="26"/>
          <w:szCs w:val="26"/>
        </w:rPr>
        <w:t xml:space="preserve">.1. Bảo lãnh tạm ứng Hợp đồng:</w:t>
      </w:r>
    </w:p>
    <w:p w14:paraId="20F66299"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27314686"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286B4C56" w14:textId="77777777" w:rsidR="00DE62AE"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14:paraId="375C47EC"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14:paraId="6A4009EA" w14:textId="77777777" w:rsidR="00DE62AE"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14:paraId="35C94667" w14:textId="77777777" w:rsidR="00DE62AE" w:rsidRDefault="00000000">
      <w:pPr>
        <w:tabs>
          <w:tab w:val="left" w:pos="720"/>
        </w:tabs>
        <w:spacing w:after="120" w:line="276" w:lineRule="auto"/>
        <w:jc w:val="both"/>
        <w:rPr>
          <w:rFonts w:ascii="Times New Roman" w:hAnsi="Times New Roman"/>
          <w:b/>
          <w:sz w:val="26"/>
          <w:szCs w:val="26"/>
        </w:rPr>
      </w:pPr>
      <w:ins w:id="95020" w:author="VNCN E&amp;C" w:date="2026-10-19T09:00:00Z">
        <w:r>
          <w:rPr>
            <w:rFonts w:ascii="Times New Roman" w:hAnsi="Times New Roman"/>
            <w:b/>
            <w:sz w:val="26"/>
            <w:szCs w:val="26"/>
          </w:rPr>
          <w:t xml:space="preserve">14</w:t>
        </w:r>
      </w:ins>
      <w:ins w:id="95022" w:author="VNCN E&amp;C - Thương thảo 17/10" w:date="2026-10-17T16:00:00Z">
        <w:del w:id="95021" w:author="VNCN E&amp;C" w:date="2026-10-19T09:00:00Z">
          <w:r>
            <w:rPr>
              <w:rFonts w:ascii="Times New Roman" w:hAnsi="Times New Roman"/>
              <w:b/>
              <w:sz w:val="26"/>
              <w:szCs w:val="26"/>
            </w:rPr>
            <w:delText xml:space="preserve">19</w:delText>
          </w:r>
        </w:del>
      </w:ins>
      <w:del w:id="1008" w:author="VNCN E&amp;C - Thương thảo 17/10" w:date="2026-10-17T16:00:00Z">
        <w:r>
          <w:rPr>
            <w:rFonts w:ascii="Times New Roman" w:hAnsi="Times New Roman"/>
            <w:b/>
            <w:sz w:val="26"/>
            <w:szCs w:val="26"/>
          </w:rPr>
          <w:delText>20</w:delText>
        </w:r>
      </w:del>
      <w:r>
        <w:rPr>
          <w:rFonts w:ascii="Times New Roman" w:hAnsi="Times New Roman"/>
          <w:b/>
          <w:sz w:val="26"/>
          <w:szCs w:val="26"/>
        </w:rPr>
        <w:t xml:space="preserve">.2. Bảo lãnh thực hiện Hợp đồng: </w:t>
      </w:r>
    </w:p>
    <w:p w14:paraId="059EA295" w14:textId="77777777" w:rsidR="00DE62AE"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31CFD458" w14:textId="77777777" w:rsidR="00DE62AE"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0D11FFE0" w14:textId="77777777" w:rsidR="00DE62AE"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14:paraId="0691E7EE"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267B47BD"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14:paraId="627BF2ED" w14:textId="77777777" w:rsidR="00DE62AE"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14:paraId="4823630F" w14:textId="77777777" w:rsidR="00DE62AE" w:rsidRDefault="00000000">
      <w:pPr>
        <w:tabs>
          <w:tab w:val="left" w:pos="720"/>
        </w:tabs>
        <w:spacing w:after="120" w:line="276" w:lineRule="auto"/>
        <w:jc w:val="both"/>
        <w:rPr>
          <w:rFonts w:ascii="Times New Roman" w:hAnsi="Times New Roman"/>
          <w:sz w:val="26"/>
          <w:szCs w:val="26"/>
        </w:rPr>
      </w:pPr>
      <w:r>
        <w:rPr>
          <w:rFonts w:ascii="Times New Roman" w:hAnsi="Times New Roman"/>
          <w:sz w:val="26"/>
          <w:szCs w:val="26"/>
        </w:rPr>
        <w:t>Mẫu bảo lãnh: Theo Biểu 06 đính kèm Hợp đồng.</w:t>
      </w:r>
    </w:p>
    <w:p w14:paraId="109C250C" w14:textId="77777777" w:rsidR="00DE62AE" w:rsidRDefault="00000000">
      <w:pPr>
        <w:spacing w:after="120" w:line="276" w:lineRule="auto"/>
        <w:jc w:val="both"/>
        <w:rPr>
          <w:rFonts w:ascii="Times New Roman" w:hAnsi="Times New Roman"/>
          <w:sz w:val="26"/>
          <w:szCs w:val="26"/>
        </w:rPr>
      </w:pPr>
      <w:ins w:id="95023" w:author="VNCN E&amp;C" w:date="2026-10-19T09:00:00Z">
        <w:r>
          <w:rPr>
            <w:rFonts w:ascii="Times New Roman" w:hAnsi="Times New Roman"/>
            <w:b/>
            <w:sz w:val="26"/>
            <w:szCs w:val="26"/>
          </w:rPr>
          <w:t xml:space="preserve">14</w:t>
        </w:r>
      </w:ins>
      <w:ins w:id="95025" w:author="VNCN E&amp;C - Thương thảo 17/10" w:date="2026-10-17T16:00:00Z">
        <w:del w:id="95024" w:author="VNCN E&amp;C" w:date="2026-10-19T09:00:00Z">
          <w:r>
            <w:rPr>
              <w:rFonts w:ascii="Times New Roman" w:hAnsi="Times New Roman"/>
              <w:b/>
              <w:sz w:val="26"/>
              <w:szCs w:val="26"/>
            </w:rPr>
            <w:delText xml:space="preserve">19</w:delText>
          </w:r>
        </w:del>
      </w:ins>
      <w:del w:id="1010" w:author="VNCN E&amp;C - Thương thảo 17/10" w:date="2026-10-17T16:00:00Z">
        <w:r>
          <w:rPr>
            <w:rFonts w:ascii="Times New Roman" w:hAnsi="Times New Roman"/>
            <w:b/>
            <w:sz w:val="26"/>
            <w:szCs w:val="26"/>
          </w:rPr>
          <w:delText>20</w:delText>
        </w:r>
      </w:del>
      <w:r>
        <w:rPr>
          <w:rFonts w:ascii="Times New Roman" w:hAnsi="Times New Roman"/>
          <w:b/>
          <w:sz w:val="26"/>
          <w:szCs w:val="26"/>
        </w:rPr>
        <w:t xml:space="preserve">.3. Bảo lãnh Bảo hành</w:t>
      </w:r>
      <w:r>
        <w:rPr>
          <w:rFonts w:ascii="Times New Roman" w:hAnsi="Times New Roman"/>
          <w:sz w:val="26"/>
          <w:szCs w:val="26"/>
        </w:rPr>
        <w:t xml:space="preserve">: </w:t>
      </w:r>
    </w:p>
    <w:p w14:paraId="5145F4BB"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03CA8CB1"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Áp dụng theo mẫu mà Bên A ban hành tại Biểu 06 đính kèm Hợp đồng này. Bảo lãnh bảo hành là bảo lãnh vô điều kiện và không hủy ngang dưới mọi hình thức, có giá trị bằng </w:t>
      </w:r>
      <w:ins w:id="1011" w:author="VNCN E&amp;C - Thương thảo 17/10" w:date="2026-10-17T16:00:00Z">
        <w:r>
          <w:rPr>
            <w:rFonts w:ascii="Times New Roman" w:hAnsi="Times New Roman"/>
            <w:sz w:val="26"/>
            <w:szCs w:val="26"/>
          </w:rPr>
          <w:t>05</w:t>
        </w:r>
      </w:ins>
      <w:del w:id="1012" w:author="VNCN E&amp;C - Thương thảo 17/10" w:date="2026-10-17T16:00:00Z">
        <w:r>
          <w:rPr>
            <w:rFonts w:ascii="Times New Roman" w:hAnsi="Times New Roman"/>
            <w:sz w:val="26"/>
            <w:szCs w:val="26"/>
            <w:highlight w:val="yellow"/>
          </w:rPr>
          <w:delText>03</w:delText>
        </w:r>
      </w:del>
      <w:r>
        <w:rPr>
          <w:rFonts w:ascii="Times New Roman" w:hAnsi="Times New Roman"/>
          <w:sz w:val="26"/>
          <w:szCs w:val="26"/>
        </w:rPr>
        <w:t>% giá trị quyết toán Hợp đồng và có hiệu lực đến hết thời hạn bảo hành theo Hợp đồng cộng thêm 14 ngày.</w:t>
      </w:r>
    </w:p>
    <w:p w14:paraId="0C842537" w14:textId="77777777" w:rsidR="00DE62AE" w:rsidRDefault="00000000">
      <w:pPr>
        <w:spacing w:after="120" w:line="276" w:lineRule="auto"/>
        <w:jc w:val="both"/>
        <w:rPr>
          <w:rFonts w:ascii="Times New Roman" w:hAnsi="Times New Roman"/>
          <w:b/>
          <w:sz w:val="26"/>
          <w:szCs w:val="26"/>
        </w:rPr>
      </w:pPr>
      <w:commentRangeStart w:id="1013"/>
      <w:ins w:id="95026" w:author="VNCN E&amp;C" w:date="2026-10-19T09:00:00Z">
        <w:r>
          <w:rPr>
            <w:rFonts w:ascii="Times New Roman" w:hAnsi="Times New Roman"/>
            <w:b/>
            <w:sz w:val="26"/>
            <w:szCs w:val="26"/>
          </w:rPr>
          <w:t xml:space="preserve">14</w:t>
        </w:r>
      </w:ins>
      <w:ins w:id="95028" w:author="VNCN E&amp;C - Thương thảo 17/10" w:date="2026-10-17T16:00:00Z">
        <w:del w:id="95027" w:author="VNCN E&amp;C" w:date="2026-10-19T09:00:00Z">
          <w:r>
            <w:rPr>
              <w:rFonts w:ascii="Times New Roman" w:hAnsi="Times New Roman"/>
              <w:b/>
              <w:sz w:val="26"/>
              <w:szCs w:val="26"/>
            </w:rPr>
            <w:delText xml:space="preserve">19</w:delText>
          </w:r>
        </w:del>
      </w:ins>
      <w:del w:id="1015" w:author="VNCN E&amp;C - Thương thảo 17/10" w:date="2026-10-17T16:00:00Z">
        <w:r>
          <w:rPr>
            <w:rFonts w:ascii="Times New Roman" w:hAnsi="Times New Roman"/>
            <w:b/>
            <w:sz w:val="26"/>
            <w:szCs w:val="26"/>
          </w:rPr>
          <w:delText>20</w:delText>
        </w:r>
      </w:del>
      <w:r>
        <w:rPr>
          <w:rFonts w:ascii="Times New Roman" w:hAnsi="Times New Roman"/>
          <w:b/>
          <w:sz w:val="26"/>
          <w:szCs w:val="26"/>
        </w:rPr>
        <w:t xml:space="preserve">.4. Bảo lãnh thanh toán:</w:t>
      </w:r>
      <w:commentRangeEnd w:id="1013"/>
      <w:r>
        <w:rPr>
          <w:rStyle w:val="CommentReference"/>
          <w:rFonts w:ascii="Times New Roman" w:hAnsi="Times New Roman"/>
          <w:b/>
          <w:sz w:val="26"/>
          <w:szCs w:val="26"/>
        </w:rPr>
        <w:commentReference w:id="1013"/>
      </w:r>
    </w:p>
    <w:p w14:paraId="0CBFC69A"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Trong vòng 20 ngày sau khi ký kết hợp đồng, Bên A sẽ cung cấp cho Bên B chứng thư bảo lãnh thanh toán của hợp đồng với giá trị được bảo lãnh tương ứng với số tiền bằng 15% giá trị hợp đồng</w:t>
      </w:r>
    </w:p>
    <w:p w14:paraId="3432AA42"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này.Hiệu lực của Bảo lãnh thanh toán: Từ thời điểm phát hành đến thời điểm phê duyệt quyết toán hợp đồng này.</w:t>
      </w:r>
    </w:p>
    <w:p w14:paraId="23B85E92"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15. SỬA ĐỔI, ĐIỀU CHỈNH HỢP ĐỒNG </w:t>
      </w:r>
      <w:ins w:id="645" w:author="VNCN E&amp;C - Thương thảo 17/10" w:date="2026-10-17T16:00:00Z">
        <w:r>
          <w:rPr>
            <w:rFonts w:ascii="Times New Roman" w:hAnsi="Times New Roman"/>
            <w:sz w:val="26"/>
            <w:szCs w:val="26"/>
          </w:rPr>
          <w:t>VÀ CÔNG VIỆC PHÁT SINH</w:t>
        </w:r>
      </w:ins>
    </w:p>
    <w:p w14:paraId="7310D124" w14:textId="77777777" w:rsidR="00DE62AE"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14:paraId="67344491" w14:textId="77777777" w:rsidR="00DE62AE" w:rsidRDefault="00000000">
      <w:pPr>
        <w:tabs>
          <w:tab w:val="left" w:pos="709"/>
        </w:tabs>
        <w:spacing w:after="120" w:line="276" w:lineRule="auto"/>
        <w:jc w:val="both"/>
        <w:rPr>
          <w:rFonts w:ascii="Times New Roman" w:hAnsi="Times New Roman"/>
          <w:sz w:val="26"/>
          <w:szCs w:val="26"/>
          <w:lang w:val="vi-VN"/>
        </w:rPr>
      </w:pPr>
      <w:r>
        <w:rPr>
          <w:rFonts w:ascii="Times New Roman" w:hAnsi="Times New Roman"/>
          <w:sz w:val="26"/>
          <w:szCs w:val="26"/>
          <w:lang w:val="vi-VN"/>
        </w:rPr>
        <w:t>a) Vào bất kỳ thời điểm nào, nếu tiến độ thi công trước đó không phù hợp với tiến độ thực tế hoặc không phù hợp với nghĩa vụ của Bên B theo Hợp đồng này</w:t>
      </w:r>
      <w:ins w:id="646" w:author="VNCN E&amp;C - Thương thảo 17/10" w:date="2026-10-17T16:00:00Z">
        <w:r>
          <w:rPr>
            <w:rFonts w:ascii="Times New Roman" w:hAnsi="Times New Roman"/>
            <w:sz w:val="26"/>
            <w:szCs w:val="26"/>
            <w:lang w:val="vi-VN"/>
          </w:rPr>
          <w:t>, hoặc theo yêu cầu của Bên A,</w:t>
        </w:r>
      </w:ins>
      <w:del w:id="647" w:author="VNCN E&amp;C - Thương thảo 17/10" w:date="2026-10-17T16:00:00Z">
        <w:r>
          <w:rPr>
            <w:rFonts w:ascii="Times New Roman" w:hAnsi="Times New Roman"/>
            <w:sz w:val="26"/>
            <w:szCs w:val="26"/>
            <w:lang w:val="vi-VN"/>
          </w:rPr>
          <w:delText xml:space="preserve"> thì</w:delText>
        </w:r>
      </w:del>
      <w:r>
        <w:rPr>
          <w:rFonts w:ascii="Times New Roman" w:hAnsi="Times New Roman"/>
          <w:sz w:val="26"/>
          <w:szCs w:val="26"/>
          <w:lang w:val="vi-VN"/>
        </w:rPr>
        <w:t xml:space="preserve"> Bên B phải trình cho Bên A tiến độ thi công </w:t>
      </w:r>
      <w:ins w:id="648" w:author="VNCN E&amp;C - Thương thảo 17/10" w:date="2026-10-17T16:00:00Z">
        <w:r>
          <w:rPr>
            <w:rFonts w:ascii="Times New Roman" w:hAnsi="Times New Roman"/>
            <w:sz w:val="26"/>
            <w:szCs w:val="26"/>
            <w:lang w:val="vi-VN"/>
          </w:rPr>
          <w:t>điều chỉnh, nêu rõ biện pháp bảo đảm hoàn thành đúng các mốc tiến độ bắt buộc</w:t>
        </w:r>
      </w:ins>
      <w:del w:id="649" w:author="VNCN E&amp;C - Thương thảo 17/10" w:date="2026-10-17T16:00:00Z">
        <w:r>
          <w:rPr>
            <w:rFonts w:ascii="Times New Roman" w:hAnsi="Times New Roman"/>
            <w:sz w:val="26"/>
            <w:szCs w:val="26"/>
            <w:lang w:val="vi-VN"/>
          </w:rPr>
          <w:delText>đã được sửa đổi</w:delText>
        </w:r>
      </w:del>
      <w:r>
        <w:rPr>
          <w:rFonts w:ascii="Times New Roman" w:hAnsi="Times New Roman"/>
          <w:sz w:val="26"/>
          <w:szCs w:val="26"/>
          <w:lang w:val="vi-VN"/>
        </w:rPr>
        <w:t xml:space="preserve">. Thời hạn đệ trình tiến độ thi công không quá 07 ngày, kể từ ngày được Bên A yêu cầu. </w:t>
      </w:r>
    </w:p>
    <w:p w14:paraId="5B375D7E" w14:textId="77777777" w:rsidR="00DE62AE" w:rsidRDefault="00000000">
      <w:pPr>
        <w:tabs>
          <w:tab w:val="left" w:pos="709"/>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del w:id="650" w:author="VNCN E&amp;C - Thương thảo 17/10" w:date="2026-10-17T16:00:00Z">
        <w:r>
          <w:rPr>
            <w:rFonts w:ascii="Times New Roman" w:hAnsi="Times New Roman"/>
            <w:sz w:val="26"/>
            <w:szCs w:val="26"/>
            <w:lang w:val="vi-VN"/>
          </w:rPr>
          <w:delText>.</w:delText>
        </w:r>
      </w:del>
    </w:p>
    <w:p w14:paraId="11CEECA1" w14:textId="7356BF2C" w:rsidR="00D0637A" w:rsidRPr="00D0637A" w:rsidRDefault="00D0637A" w:rsidP="00D0637A">
      <w:pPr>
        <w:tabs>
          <w:tab w:val="left" w:pos="709"/>
        </w:tabs>
        <w:spacing w:after="120" w:line="276" w:lineRule="auto"/>
        <w:jc w:val="both"/>
        <w:rPr>
          <w:ins w:id="651" w:author="Ngọc Ánh Trương" w:date="2026-10-19T13:39:00Z"/>
          <w:rFonts w:ascii="Times New Roman" w:hAnsi="Times New Roman"/>
          <w:sz w:val="26"/>
          <w:szCs w:val="26"/>
        </w:rPr>
      </w:pPr>
      <w:ins w:id="652" w:author="Ngọc Ánh Trương" w:date="2026-10-19T13:39:00Z" w16du:dateUtc="2026-10-19T06:39:00Z">
        <w:r w:rsidRPr="00D0637A">
          <w:rPr>
            <w:rFonts w:ascii="Times New Roman" w:hAnsi="Times New Roman"/>
            <w:sz w:val="26"/>
            <w:szCs w:val="26"/>
            <w:rPrChange w:id="653" w:author="Ngọc Ánh Trương" w:date="2026-10-19T13:39:00Z" w16du:dateUtc="2026-10-19T06:39:00Z">
              <w:rPr>
                <w:rFonts w:ascii="Times New Roman" w:hAnsi="Times New Roman"/>
                <w:b/>
                <w:bCs/>
                <w:sz w:val="26"/>
                <w:szCs w:val="26"/>
              </w:rPr>
            </w:rPrChange>
          </w:rPr>
          <w:t xml:space="preserve">c) </w:t>
        </w:r>
      </w:ins>
      <w:ins w:id="654" w:author="Ngọc Ánh Trương" w:date="2026-10-19T13:39:00Z">
        <w:r w:rsidRPr="00D0637A">
          <w:rPr>
            <w:rFonts w:ascii="Times New Roman" w:hAnsi="Times New Roman"/>
            <w:sz w:val="26"/>
            <w:szCs w:val="26"/>
            <w:rPrChange w:id="655" w:author="Ngọc Ánh Trương" w:date="2026-10-19T13:39:00Z" w16du:dateUtc="2026-10-19T06:39:00Z">
              <w:rPr>
                <w:rFonts w:ascii="Times New Roman" w:hAnsi="Times New Roman"/>
                <w:b/>
                <w:bCs/>
                <w:sz w:val="26"/>
                <w:szCs w:val="26"/>
              </w:rPr>
            </w:rPrChange>
          </w:rPr>
          <w:t>Gia hạn thời gian hoàn thành:</w:t>
        </w:r>
        <w:r w:rsidRPr="00D0637A">
          <w:rPr>
            <w:rFonts w:ascii="Times New Roman" w:hAnsi="Times New Roman"/>
            <w:sz w:val="26"/>
            <w:szCs w:val="26"/>
          </w:rPr>
          <w:t xml:space="preserve"> Bên B được gia hạn tương ứng với mức ảnh hưởng thực tế đến đường găng của Tiến độ thi công chi tiết do:</w:t>
        </w:r>
      </w:ins>
    </w:p>
    <w:p w14:paraId="4A58A638" w14:textId="77777777" w:rsidR="00D0637A" w:rsidRPr="00D0637A" w:rsidRDefault="00D0637A" w:rsidP="00D0637A">
      <w:pPr>
        <w:tabs>
          <w:tab w:val="left" w:pos="709"/>
        </w:tabs>
        <w:spacing w:after="120" w:line="276" w:lineRule="auto"/>
        <w:jc w:val="both"/>
        <w:rPr>
          <w:ins w:id="656" w:author="Ngọc Ánh Trương" w:date="2026-10-19T13:39:00Z"/>
          <w:rFonts w:ascii="Times New Roman" w:hAnsi="Times New Roman"/>
          <w:sz w:val="26"/>
          <w:szCs w:val="26"/>
        </w:rPr>
      </w:pPr>
      <w:ins w:id="657" w:author="Ngọc Ánh Trương" w:date="2026-10-19T13:39:00Z">
        <w:r w:rsidRPr="00D0637A">
          <w:rPr>
            <w:rFonts w:ascii="Times New Roman" w:hAnsi="Times New Roman"/>
            <w:sz w:val="26"/>
            <w:szCs w:val="26"/>
          </w:rPr>
          <w:t>(i) Thay đổi thiết kế, phạm vi công việc theo yêu cầu bằng văn bản của Bên A;</w:t>
        </w:r>
      </w:ins>
    </w:p>
    <w:p w14:paraId="45ED81FE" w14:textId="77777777" w:rsidR="00D0637A" w:rsidRPr="00D0637A" w:rsidRDefault="00D0637A" w:rsidP="00D0637A">
      <w:pPr>
        <w:tabs>
          <w:tab w:val="left" w:pos="709"/>
        </w:tabs>
        <w:spacing w:after="120" w:line="276" w:lineRule="auto"/>
        <w:jc w:val="both"/>
        <w:rPr>
          <w:ins w:id="658" w:author="Ngọc Ánh Trương" w:date="2026-10-19T13:39:00Z"/>
          <w:rFonts w:ascii="Times New Roman" w:hAnsi="Times New Roman"/>
          <w:sz w:val="26"/>
          <w:szCs w:val="26"/>
        </w:rPr>
      </w:pPr>
      <w:ins w:id="659" w:author="Ngọc Ánh Trương" w:date="2026-10-19T13:39:00Z">
        <w:r w:rsidRPr="00D0637A">
          <w:rPr>
            <w:rFonts w:ascii="Times New Roman" w:hAnsi="Times New Roman"/>
            <w:sz w:val="26"/>
            <w:szCs w:val="26"/>
          </w:rPr>
          <w:t>(ii) Bất khả kháng theo Điều 16;</w:t>
        </w:r>
      </w:ins>
    </w:p>
    <w:p w14:paraId="43A0CA56" w14:textId="354C87C5" w:rsidR="00D0637A" w:rsidRPr="00D0637A" w:rsidRDefault="00D0637A" w:rsidP="00D0637A">
      <w:pPr>
        <w:tabs>
          <w:tab w:val="left" w:pos="709"/>
        </w:tabs>
        <w:spacing w:after="120" w:line="276" w:lineRule="auto"/>
        <w:jc w:val="both"/>
        <w:rPr>
          <w:ins w:id="660" w:author="Ngọc Ánh Trương" w:date="2026-10-19T13:39:00Z"/>
          <w:rFonts w:ascii="Times New Roman" w:hAnsi="Times New Roman"/>
          <w:sz w:val="26"/>
          <w:szCs w:val="26"/>
        </w:rPr>
      </w:pPr>
      <w:ins w:id="661" w:author="Ngọc Ánh Trương" w:date="2026-10-19T13:39:00Z">
        <w:r w:rsidRPr="00D0637A">
          <w:rPr>
            <w:rFonts w:ascii="Times New Roman" w:hAnsi="Times New Roman"/>
            <w:sz w:val="26"/>
            <w:szCs w:val="26"/>
          </w:rPr>
          <w:t xml:space="preserve">(iii) </w:t>
        </w:r>
      </w:ins>
      <w:ins w:id="662" w:author="Ngọc Ánh Trương" w:date="2026-10-19T13:57:00Z" w16du:dateUtc="2026-10-19T06:57:00Z">
        <w:r w:rsidR="00D5464A">
          <w:rPr>
            <w:rFonts w:ascii="Times New Roman" w:hAnsi="Times New Roman"/>
            <w:sz w:val="26"/>
            <w:szCs w:val="26"/>
          </w:rPr>
          <w:t>Điều kiện thời tiết</w:t>
        </w:r>
      </w:ins>
      <w:ins w:id="663" w:author="Ngọc Ánh Trương" w:date="2026-10-19T13:39:00Z">
        <w:r w:rsidRPr="00D0637A">
          <w:rPr>
            <w:rFonts w:ascii="Times New Roman" w:hAnsi="Times New Roman"/>
            <w:sz w:val="26"/>
            <w:szCs w:val="26"/>
          </w:rPr>
          <w:t xml:space="preserve"> bất thường, có xác nhận của cơ quan khí tượng thủy văn;</w:t>
        </w:r>
      </w:ins>
    </w:p>
    <w:p w14:paraId="0A7F0FA6" w14:textId="77777777" w:rsidR="00D0637A" w:rsidRPr="00D0637A" w:rsidRDefault="00D0637A" w:rsidP="00D0637A">
      <w:pPr>
        <w:tabs>
          <w:tab w:val="left" w:pos="709"/>
        </w:tabs>
        <w:spacing w:after="120" w:line="276" w:lineRule="auto"/>
        <w:jc w:val="both"/>
        <w:rPr>
          <w:ins w:id="664" w:author="Ngọc Ánh Trương" w:date="2026-10-19T13:39:00Z"/>
          <w:rFonts w:ascii="Times New Roman" w:hAnsi="Times New Roman"/>
          <w:sz w:val="26"/>
          <w:szCs w:val="26"/>
        </w:rPr>
      </w:pPr>
      <w:ins w:id="665" w:author="Ngọc Ánh Trương" w:date="2026-10-19T13:39:00Z">
        <w:r w:rsidRPr="00D0637A">
          <w:rPr>
            <w:rFonts w:ascii="Times New Roman" w:hAnsi="Times New Roman"/>
            <w:sz w:val="26"/>
            <w:szCs w:val="26"/>
          </w:rPr>
          <w:t>(iv) Bên A hoặc nhà thầu khác của Bên A gây chậm trễ, kể cả chậm bàn giao mặt bằng;</w:t>
        </w:r>
      </w:ins>
    </w:p>
    <w:p w14:paraId="478814F1" w14:textId="77777777" w:rsidR="00D0637A" w:rsidRPr="00D0637A" w:rsidRDefault="00D0637A" w:rsidP="00D0637A">
      <w:pPr>
        <w:tabs>
          <w:tab w:val="left" w:pos="709"/>
        </w:tabs>
        <w:spacing w:after="120" w:line="276" w:lineRule="auto"/>
        <w:jc w:val="both"/>
        <w:rPr>
          <w:ins w:id="666" w:author="Ngọc Ánh Trương" w:date="2026-10-19T13:39:00Z"/>
          <w:rFonts w:ascii="Times New Roman" w:hAnsi="Times New Roman"/>
          <w:sz w:val="26"/>
          <w:szCs w:val="26"/>
        </w:rPr>
      </w:pPr>
      <w:ins w:id="667" w:author="Ngọc Ánh Trương" w:date="2026-10-19T13:39:00Z">
        <w:r w:rsidRPr="00D0637A">
          <w:rPr>
            <w:rFonts w:ascii="Times New Roman" w:hAnsi="Times New Roman"/>
            <w:sz w:val="26"/>
            <w:szCs w:val="26"/>
          </w:rPr>
          <w:t>(v) Bên A chậm phê duyệt hồ sơ hợp lệ quá thời hạn quy định trong Hợp đồng;</w:t>
        </w:r>
      </w:ins>
    </w:p>
    <w:p w14:paraId="4A983FE3" w14:textId="77777777" w:rsidR="00D0637A" w:rsidRPr="00D0637A" w:rsidRDefault="00D0637A" w:rsidP="00D0637A">
      <w:pPr>
        <w:tabs>
          <w:tab w:val="left" w:pos="709"/>
        </w:tabs>
        <w:spacing w:after="120" w:line="276" w:lineRule="auto"/>
        <w:jc w:val="both"/>
        <w:rPr>
          <w:ins w:id="668" w:author="Ngọc Ánh Trương" w:date="2026-10-19T13:39:00Z"/>
          <w:rFonts w:ascii="Times New Roman" w:hAnsi="Times New Roman"/>
          <w:sz w:val="26"/>
          <w:szCs w:val="26"/>
        </w:rPr>
      </w:pPr>
      <w:ins w:id="669" w:author="Ngọc Ánh Trương" w:date="2026-10-19T13:39:00Z">
        <w:r w:rsidRPr="00D0637A">
          <w:rPr>
            <w:rFonts w:ascii="Times New Roman" w:hAnsi="Times New Roman"/>
            <w:sz w:val="26"/>
            <w:szCs w:val="26"/>
          </w:rPr>
          <w:t>(vi) Tạm dừng theo Điều 17.1 không do lỗi của Bên B.</w:t>
        </w:r>
      </w:ins>
    </w:p>
    <w:p w14:paraId="4DD7B53D" w14:textId="5550FC06" w:rsidR="00D0637A" w:rsidRPr="00D0637A" w:rsidRDefault="00D0637A" w:rsidP="00D0637A">
      <w:pPr>
        <w:tabs>
          <w:tab w:val="left" w:pos="709"/>
        </w:tabs>
        <w:spacing w:after="120" w:line="276" w:lineRule="auto"/>
        <w:jc w:val="both"/>
        <w:rPr>
          <w:ins w:id="670" w:author="Ngọc Ánh Trương" w:date="2026-10-19T13:39:00Z"/>
          <w:rFonts w:ascii="Times New Roman" w:hAnsi="Times New Roman"/>
          <w:sz w:val="26"/>
          <w:szCs w:val="26"/>
        </w:rPr>
      </w:pPr>
      <w:ins w:id="671" w:author="Ngọc Ánh Trương" w:date="2026-10-19T13:39:00Z">
        <w:r w:rsidRPr="00D0637A">
          <w:rPr>
            <w:rFonts w:ascii="Times New Roman" w:hAnsi="Times New Roman"/>
            <w:sz w:val="26"/>
            <w:szCs w:val="26"/>
          </w:rPr>
          <w:t xml:space="preserve">Bên B phải thông báo bằng văn bản kèm tài liệu chứng minh trong vòng </w:t>
        </w:r>
      </w:ins>
      <w:ins w:id="672" w:author="Ngọc Ánh Trương" w:date="2026-10-19T13:39:00Z" w16du:dateUtc="2026-10-19T06:39:00Z">
        <w:r w:rsidRPr="00D0637A">
          <w:rPr>
            <w:rFonts w:ascii="Times New Roman" w:hAnsi="Times New Roman"/>
            <w:sz w:val="26"/>
            <w:szCs w:val="26"/>
            <w:highlight w:val="yellow"/>
            <w:rPrChange w:id="673" w:author="Ngọc Ánh Trương" w:date="2026-10-19T13:39:00Z" w16du:dateUtc="2026-10-19T06:39:00Z">
              <w:rPr>
                <w:rFonts w:ascii="Times New Roman" w:hAnsi="Times New Roman"/>
                <w:sz w:val="26"/>
                <w:szCs w:val="26"/>
              </w:rPr>
            </w:rPrChange>
          </w:rPr>
          <w:t xml:space="preserve">07 </w:t>
        </w:r>
      </w:ins>
      <w:ins w:id="674" w:author="Ngọc Ánh Trương" w:date="2026-10-19T13:39:00Z">
        <w:r w:rsidRPr="00D0637A">
          <w:rPr>
            <w:rFonts w:ascii="Times New Roman" w:hAnsi="Times New Roman"/>
            <w:sz w:val="26"/>
            <w:szCs w:val="26"/>
            <w:highlight w:val="yellow"/>
            <w:rPrChange w:id="675" w:author="Ngọc Ánh Trương" w:date="2026-10-19T13:39:00Z" w16du:dateUtc="2026-10-19T06:39:00Z">
              <w:rPr>
                <w:rFonts w:ascii="Times New Roman" w:hAnsi="Times New Roman"/>
                <w:sz w:val="26"/>
                <w:szCs w:val="26"/>
              </w:rPr>
            </w:rPrChange>
          </w:rPr>
          <w:t>ngày</w:t>
        </w:r>
        <w:r w:rsidRPr="00D0637A">
          <w:rPr>
            <w:rFonts w:ascii="Times New Roman" w:hAnsi="Times New Roman"/>
            <w:sz w:val="26"/>
            <w:szCs w:val="26"/>
          </w:rPr>
          <w:t xml:space="preserve"> kể từ ngày phát sinh sự kiện; quá thời hạn này, Bên B mất quyền yêu cầu gia hạn. Việc gia hạn chỉ có hiệu lực khi được Bên A chấp thuận bằng văn bản và không làm phát sinh chi phí, trừ trường hợp quy định tại Điều 17.1 điểm c.</w:t>
        </w:r>
      </w:ins>
    </w:p>
    <w:p w14:paraId="760A9D69" w14:textId="24209A5F" w:rsidR="00DE62AE" w:rsidDel="00D0637A" w:rsidRDefault="00000000">
      <w:pPr>
        <w:tabs>
          <w:tab w:val="left" w:pos="709"/>
        </w:tabs>
        <w:spacing w:after="120" w:line="276" w:lineRule="auto"/>
        <w:jc w:val="both"/>
        <w:rPr>
          <w:ins w:id="676" w:author="VNCN E&amp;C - Thương thảo 17/10" w:date="2026-10-17T16:00:00Z"/>
          <w:del w:id="677" w:author="Ngọc Ánh Trương" w:date="2026-10-19T13:39:00Z" w16du:dateUtc="2026-10-19T06:39:00Z"/>
          <w:rFonts w:ascii="Times New Roman" w:hAnsi="Times New Roman"/>
          <w:strike/>
          <w:sz w:val="26"/>
          <w:szCs w:val="26"/>
          <w:lang w:val="vi-VN"/>
        </w:rPr>
      </w:pPr>
      <w:commentRangeStart w:id="678"/>
      <w:ins w:id="679" w:author="VNCN E&amp;C - Thương thảo 17/10" w:date="2026-10-17T16:00:00Z">
        <w:del w:id="680" w:author="Ngọc Ánh Trương" w:date="2026-10-19T13:39:00Z" w16du:dateUtc="2026-10-19T06:39:00Z">
          <w:r w:rsidDel="00D0637A">
            <w:rPr>
              <w:rFonts w:ascii="Times New Roman" w:hAnsi="Times New Roman"/>
              <w:sz w:val="26"/>
              <w:szCs w:val="26"/>
              <w:lang w:val="vi-VN"/>
            </w:rPr>
            <w:delText>c) Gia hạn thời gian hoàn thành: Bên B được gia hạn thời gian hoàn thành tương ứng với thời gian bị ảnh hưởng thực tế do một trong những lý do sau: (i) Có sự thay đổi phạm vi công việc do thay đổi thiết kế hoặc biện pháp thi công theo chỉ dẫn, yêu cầu của Bên A làm ảnh hưởng đến tiến độ thực hiện Hợp đồng; (ii) Do ảnh hưởng của các trường hợp bất khả kháng theo Điều 16; (iii) Do ảnh hưởng của mưa bão; (iv) Sự chậm trễ, trở ngại trên Công trường do Bên A, nhân lực của Bên A hay các nhà thầu khác của Bên A gây ra như: việc bàn giao toàn bộ hoặc một phần mặt bằng không đúng với các thoả thuận trong Hợp đồng, các thủ tục liên quan ảnh hưởng đến tiến độ thực hiện Hợp đồng mà không do lỗi của Bên B gây ra; (v) Bên A chậm phản hồi, phê duyệt các đề xuất, đề nghị, hồ sơ do Bên B đệ trình, thời gian chậm tính từ thời điểm các hồ sơ này đủ điều kiện phê duyệt; Bên A chậm thanh toán cho Bên B quá 15 ngày làm việc kể từ ngày hết hạn thanh toán; (vi) Chậm phê duyệt đơn giá hạng mục phát sinh ngoài Hợp đồng; (vii) Các trường hợp tạm ngừng theo quyết định của Bên A mà không phải do lỗi của Bên B; (viii) Các trường hợp khác do hai Bên đàm phán thống nhất.</w:delText>
          </w:r>
        </w:del>
      </w:ins>
      <w:commentRangeEnd w:id="678"/>
      <w:del w:id="681" w:author="Ngọc Ánh Trương" w:date="2026-10-19T13:39:00Z" w16du:dateUtc="2026-10-19T06:39:00Z">
        <w:r w:rsidR="00D0637A" w:rsidDel="00D0637A">
          <w:rPr>
            <w:rStyle w:val="CommentReference"/>
            <w:rFonts w:ascii="Times New Roman" w:hAnsi="Times New Roman"/>
            <w:strike/>
            <w:sz w:val="26"/>
            <w:szCs w:val="26"/>
            <w:lang w:val="vi-VN"/>
          </w:rPr>
          <w:commentReference w:id="678"/>
        </w:r>
      </w:del>
    </w:p>
    <w:p w14:paraId="5F2C7F07" w14:textId="77777777" w:rsidR="00DE62AE"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14:paraId="49120DA7" w14:textId="77777777" w:rsidR="00DE62AE" w:rsidRDefault="00000000">
      <w:pPr>
        <w:widowControl w:val="0"/>
        <w:tabs>
          <w:tab w:val="left" w:pos="884"/>
        </w:tabs>
        <w:spacing w:after="120" w:line="276" w:lineRule="auto"/>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w:t>
      </w:r>
      <w:ins w:id="682" w:author="VNCN E&amp;C - Thương thảo 17/10" w:date="2026-10-17T16:00:00Z">
        <w:r>
          <w:rPr>
            <w:rFonts w:ascii="Times New Roman" w:hAnsi="Times New Roman"/>
            <w:sz w:val="26"/>
            <w:szCs w:val="26"/>
            <w:lang w:val="vi-VN"/>
          </w:rPr>
          <w:t xml:space="preserve">, được Tư vấn giám sát nghiệm </w:t>
        </w:r>
        <w:r>
          <w:rPr>
            <w:rFonts w:ascii="Times New Roman" w:hAnsi="Times New Roman"/>
            <w:sz w:val="26"/>
            <w:szCs w:val="26"/>
            <w:lang w:val="vi-VN"/>
          </w:rPr>
          <w:lastRenderedPageBreak/>
          <w:t>thu cho Bên A và</w:t>
        </w:r>
      </w:ins>
      <w:r>
        <w:rPr>
          <w:rFonts w:ascii="Times New Roman" w:hAnsi="Times New Roman"/>
          <w:sz w:val="26"/>
          <w:szCs w:val="26"/>
          <w:lang w:val="vi-VN"/>
        </w:rPr>
        <w:t xml:space="preserve"> được Bên A xác nhận.</w:t>
      </w:r>
    </w:p>
    <w:p w14:paraId="54A29EE7" w14:textId="77777777" w:rsidR="00DE62AE" w:rsidRDefault="00000000">
      <w:pPr>
        <w:widowControl w:val="0"/>
        <w:spacing w:after="120" w:line="276" w:lineRule="auto"/>
        <w:jc w:val="both"/>
        <w:rPr>
          <w:ins w:id="683" w:author="VNCN E&amp;C - Thương thảo 17/10" w:date="2026-10-17T16:00:00Z"/>
          <w:rFonts w:ascii="Times New Roman" w:hAnsi="Times New Roman"/>
          <w:b/>
          <w:sz w:val="26"/>
          <w:szCs w:val="26"/>
          <w:lang w:val="vi-VN"/>
        </w:rPr>
      </w:pPr>
      <w:commentRangeStart w:id="684"/>
      <w:ins w:id="685" w:author="VNCN E&amp;C - Thương thảo 17/10" w:date="2026-10-17T16:00:00Z">
        <w:r>
          <w:rPr>
            <w:rFonts w:ascii="Times New Roman" w:hAnsi="Times New Roman"/>
            <w:b/>
            <w:sz w:val="26"/>
            <w:szCs w:val="26"/>
            <w:lang w:val="vi-VN"/>
          </w:rPr>
          <w:t>15.3. Điều chỉnh giá trị Hợp đồng:</w:t>
        </w:r>
      </w:ins>
      <w:commentRangeEnd w:id="684"/>
      <w:r>
        <w:rPr>
          <w:rStyle w:val="CommentReference"/>
          <w:rFonts w:ascii="Times New Roman" w:hAnsi="Times New Roman"/>
          <w:b/>
          <w:sz w:val="26"/>
          <w:szCs w:val="26"/>
          <w:lang w:val="vi-VN"/>
        </w:rPr>
        <w:commentReference w:id="684"/>
      </w:r>
    </w:p>
    <w:p w14:paraId="6A9FD612" w14:textId="40929D17" w:rsidR="00DE62AE" w:rsidRDefault="00000000">
      <w:pPr>
        <w:widowControl w:val="0"/>
        <w:tabs>
          <w:tab w:val="left" w:pos="884"/>
        </w:tabs>
        <w:spacing w:after="120" w:line="276" w:lineRule="auto"/>
        <w:jc w:val="both"/>
        <w:rPr>
          <w:ins w:id="686" w:author="VNCN E&amp;C - Thương thảo 17/10" w:date="2026-10-17T16:00:00Z"/>
          <w:rFonts w:ascii="Times New Roman" w:hAnsi="Times New Roman"/>
          <w:strike/>
          <w:sz w:val="26"/>
          <w:szCs w:val="26"/>
          <w:lang w:val="vi-VN"/>
        </w:rPr>
      </w:pPr>
      <w:ins w:id="687" w:author="VNCN E&amp;C - Thương thảo 17/10" w:date="2026-10-17T16:00:00Z">
        <w:r>
          <w:rPr>
            <w:rFonts w:ascii="Times New Roman" w:hAnsi="Times New Roman"/>
            <w:sz w:val="26"/>
            <w:szCs w:val="26"/>
            <w:lang w:val="vi-VN"/>
          </w:rPr>
          <w:t>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(ii) Giảm trừ giá trị phần công việc Bên B không thực hiện hoặc thực hiện không đầy đủ, phần công việc Bên A thực hiện thay theo Điều 18.</w:t>
        </w:r>
      </w:ins>
      <w:ins w:id="688" w:author="Ngọc Ánh Trương" w:date="2026-10-19T13:40:00Z" w16du:dateUtc="2026-10-19T06:40:00Z">
        <w:r w:rsidR="00D0637A">
          <w:rPr>
            <w:rFonts w:ascii="Times New Roman" w:hAnsi="Times New Roman"/>
            <w:sz w:val="26"/>
            <w:szCs w:val="26"/>
          </w:rPr>
          <w:t>4.</w:t>
        </w:r>
      </w:ins>
      <w:ins w:id="689" w:author="VNCN E&amp;C - Thương thảo 17/10" w:date="2026-10-17T16:00:00Z">
        <w:del w:id="690" w:author="Ngọc Ánh Trương" w:date="2026-10-19T13:40:00Z" w16du:dateUtc="2026-10-19T06:40:00Z">
          <w:r w:rsidDel="00D0637A">
            <w:rPr>
              <w:rFonts w:ascii="Times New Roman" w:hAnsi="Times New Roman"/>
              <w:sz w:val="26"/>
              <w:szCs w:val="26"/>
              <w:lang w:val="vi-VN"/>
            </w:rPr>
            <w:delText>4; (iii) Đơn giá thép xây dựng, bê tông thương phẩm tăng hoặc giảm quá 5% so với đơn giá cơ sở tại Biểu 01: giá trị điều chỉnh hằng tháng GTĐC = (Gt − Gc × (100% + D)) × Q, trong đó Gt là đơn giá theo thông báo giá của nhà sản xuất, nhà cung cấp được Bên A chấp thuận; Gc là đơn giá cơ sở; D = +5% khi giá tăng, −5% khi giá giảm; Q là khối lượng vật tư đưa vào Công trình được nghiệm thu, không vượt khối lượng tương ứng theo Hợp đồng; phần biến động trong phạm vi ±5% không được điều chỉnh. Chi phí tạm dừng, dừng chờ thực hiện theo Điều 17.1 điểm c.</w:delText>
          </w:r>
        </w:del>
      </w:ins>
    </w:p>
    <w:p w14:paraId="10E459D1" w14:textId="77777777" w:rsidR="00DE62AE" w:rsidRDefault="00000000">
      <w:pPr>
        <w:widowControl w:val="0"/>
        <w:spacing w:after="120" w:line="276" w:lineRule="auto"/>
        <w:jc w:val="both"/>
        <w:rPr>
          <w:ins w:id="691" w:author="VNCN E&amp;C - Thương thảo 17/10" w:date="2026-10-17T16:00:00Z"/>
          <w:rFonts w:ascii="Times New Roman" w:hAnsi="Times New Roman"/>
          <w:b/>
          <w:sz w:val="26"/>
          <w:szCs w:val="26"/>
          <w:lang w:val="vi-VN"/>
        </w:rPr>
      </w:pPr>
      <w:ins w:id="692" w:author="VNCN E&amp;C - Thương thảo 17/10" w:date="2026-10-17T16:00:00Z">
        <w:r>
          <w:rPr>
            <w:rFonts w:ascii="Times New Roman" w:hAnsi="Times New Roman"/>
            <w:b/>
            <w:sz w:val="26"/>
            <w:szCs w:val="26"/>
            <w:lang w:val="vi-VN"/>
          </w:rPr>
          <w:t>15.4. Công việc phát sinh, thay đổi:</w:t>
        </w:r>
      </w:ins>
    </w:p>
    <w:p w14:paraId="23566245" w14:textId="77777777" w:rsidR="00DE62AE" w:rsidRDefault="00000000">
      <w:pPr>
        <w:widowControl w:val="0"/>
        <w:tabs>
          <w:tab w:val="left" w:pos="884"/>
        </w:tabs>
        <w:spacing w:after="120" w:line="276" w:lineRule="auto"/>
        <w:jc w:val="both"/>
        <w:rPr>
          <w:ins w:id="693" w:author="VNCN E&amp;C - Thương thảo 17/10" w:date="2026-10-17T16:00:00Z"/>
          <w:rFonts w:ascii="Times New Roman" w:hAnsi="Times New Roman"/>
          <w:strike/>
          <w:sz w:val="26"/>
          <w:szCs w:val="26"/>
          <w:lang w:val="vi-VN"/>
        </w:rPr>
      </w:pPr>
      <w:ins w:id="694" w:author="VNCN E&amp;C - Thương thảo 17/10" w:date="2026-10-17T16:00:00Z">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ins>
    </w:p>
    <w:p w14:paraId="4404C583" w14:textId="77777777" w:rsidR="00DE62AE" w:rsidRDefault="00000000">
      <w:pPr>
        <w:widowControl w:val="0"/>
        <w:tabs>
          <w:tab w:val="left" w:pos="884"/>
        </w:tabs>
        <w:spacing w:after="120" w:line="276" w:lineRule="auto"/>
        <w:jc w:val="both"/>
        <w:rPr>
          <w:ins w:id="695" w:author="VNCN E&amp;C - Thương thảo 17/10" w:date="2026-10-17T16:00:00Z"/>
          <w:rFonts w:ascii="Times New Roman" w:hAnsi="Times New Roman"/>
          <w:strike/>
          <w:sz w:val="26"/>
          <w:szCs w:val="26"/>
          <w:lang w:val="vi-VN"/>
        </w:rPr>
      </w:pPr>
      <w:ins w:id="696" w:author="VNCN E&amp;C - Thương thảo 17/10" w:date="2026-10-17T16:00:00Z">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ins>
    </w:p>
    <w:p w14:paraId="061A0145" w14:textId="77777777" w:rsidR="00DE62AE" w:rsidRDefault="00000000">
      <w:pPr>
        <w:widowControl w:val="0"/>
        <w:tabs>
          <w:tab w:val="left" w:pos="884"/>
        </w:tabs>
        <w:spacing w:after="120" w:line="276" w:lineRule="auto"/>
        <w:jc w:val="both"/>
        <w:rPr>
          <w:ins w:id="697" w:author="VNCN E&amp;C - Thương thảo 17/10" w:date="2026-10-17T16:00:00Z"/>
          <w:rFonts w:ascii="Times New Roman" w:hAnsi="Times New Roman"/>
          <w:strike/>
          <w:sz w:val="26"/>
          <w:szCs w:val="26"/>
          <w:lang w:val="vi-VN"/>
        </w:rPr>
      </w:pPr>
      <w:ins w:id="698" w:author="VNCN E&amp;C - Thương thảo 17/10" w:date="2026-10-17T16:00:00Z">
        <w:r>
          <w:rPr>
            <w:rFonts w:ascii="Times New Roman" w:hAnsi="Times New Roman"/>
            <w:sz w:val="26"/>
            <w:szCs w:val="26"/>
            <w:lang w:val="vi-VN"/>
          </w:rPr>
          <w:t>Bên B có trách nhiệm lập và nộp Bên A hồ sơ khối lượng phát sinh, gồm biện pháp thi công và đơn giá, theo nguyên tắc:</w:t>
        </w:r>
      </w:ins>
    </w:p>
    <w:p w14:paraId="2EAF5CE7" w14:textId="77777777" w:rsidR="00DE62AE" w:rsidRDefault="00000000">
      <w:pPr>
        <w:widowControl w:val="0"/>
        <w:tabs>
          <w:tab w:val="left" w:pos="884"/>
        </w:tabs>
        <w:spacing w:after="120" w:line="276" w:lineRule="auto"/>
        <w:jc w:val="both"/>
        <w:rPr>
          <w:ins w:id="699" w:author="VNCN E&amp;C - Thương thảo 17/10" w:date="2026-10-17T16:00:00Z"/>
          <w:rFonts w:ascii="Times New Roman" w:hAnsi="Times New Roman"/>
          <w:strike/>
          <w:sz w:val="26"/>
          <w:szCs w:val="26"/>
          <w:lang w:val="vi-VN"/>
        </w:rPr>
      </w:pPr>
      <w:ins w:id="700" w:author="VNCN E&amp;C - Thương thảo 17/10" w:date="2026-10-17T16:00:00Z">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ins>
    </w:p>
    <w:p w14:paraId="188BE389" w14:textId="77777777" w:rsidR="00DE62AE" w:rsidRDefault="00000000">
      <w:pPr>
        <w:widowControl w:val="0"/>
        <w:tabs>
          <w:tab w:val="left" w:pos="884"/>
        </w:tabs>
        <w:spacing w:after="120" w:line="276" w:lineRule="auto"/>
        <w:jc w:val="both"/>
        <w:rPr>
          <w:ins w:id="701" w:author="VNCN E&amp;C - Thương thảo 17/10" w:date="2026-10-17T16:00:00Z"/>
          <w:rFonts w:ascii="Times New Roman" w:hAnsi="Times New Roman"/>
          <w:strike/>
          <w:sz w:val="26"/>
          <w:szCs w:val="26"/>
          <w:lang w:val="vi-VN"/>
        </w:rPr>
      </w:pPr>
      <w:ins w:id="702" w:author="VNCN E&amp;C - Thương thảo 17/10" w:date="2026-10-17T16:00:00Z">
        <w:r>
          <w:rPr>
            <w:rFonts w:ascii="Times New Roman" w:hAnsi="Times New Roman"/>
            <w:sz w:val="26"/>
            <w:szCs w:val="26"/>
            <w:lang w:val="vi-VN"/>
          </w:rPr>
          <w:t>(ii)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Bên B nộp hồ sơ phát sinh trong vòng 07 ngày kể từ ngày nhận được yêu cầu; Bên A xem xét trong vòng 07 ngày làm việc kể từ ngày nhận đủ hồ sơ hợp lệ. Việc Bên A không có ý kiến trong thời hạn nêu trên được coi là chấp thuận. Bên B chỉ triển khai thi công các hạng mục phát sinh sau khi được Bên A phê duyệt và ký phụ lục hợp đồng, trừ công việc khẩn cấp nêu trên.</w:t>
        </w:r>
      </w:ins>
    </w:p>
    <w:p w14:paraId="49A4BB89" w14:textId="77777777" w:rsidR="00DE62AE" w:rsidRDefault="00000000">
      <w:pPr>
        <w:widowControl w:val="0"/>
        <w:spacing w:after="120" w:line="276" w:lineRule="auto"/>
        <w:jc w:val="both"/>
        <w:rPr>
          <w:ins w:id="703" w:author="VNCN E&amp;C - Thương thảo 17/10" w:date="2026-10-17T16:00:00Z"/>
          <w:rFonts w:ascii="Times New Roman" w:hAnsi="Times New Roman"/>
          <w:b/>
          <w:sz w:val="26"/>
          <w:szCs w:val="26"/>
          <w:lang w:val="vi-VN"/>
        </w:rPr>
      </w:pPr>
      <w:ins w:id="704" w:author="VNCN E&amp;C - Thương thảo 17/10" w:date="2026-10-17T16:00:00Z">
        <w:r>
          <w:rPr>
            <w:rFonts w:ascii="Times New Roman" w:hAnsi="Times New Roman"/>
            <w:b/>
            <w:sz w:val="26"/>
            <w:szCs w:val="26"/>
            <w:lang w:val="vi-VN"/>
          </w:rPr>
          <w:t>15.5. Thanh toán công việc phát sinh, thay đổi:</w:t>
        </w:r>
      </w:ins>
    </w:p>
    <w:p w14:paraId="4FBB5C86" w14:textId="77777777" w:rsidR="00DE62AE" w:rsidRDefault="00000000">
      <w:pPr>
        <w:widowControl w:val="0"/>
        <w:tabs>
          <w:tab w:val="left" w:pos="884"/>
        </w:tabs>
        <w:spacing w:after="120" w:line="276" w:lineRule="auto"/>
        <w:jc w:val="both"/>
        <w:rPr>
          <w:ins w:id="705" w:author="VNCN E&amp;C - Thương thảo 17/10" w:date="2026-10-17T16:00:00Z"/>
          <w:rFonts w:ascii="Times New Roman" w:hAnsi="Times New Roman"/>
          <w:strike/>
          <w:sz w:val="26"/>
          <w:szCs w:val="26"/>
          <w:lang w:val="vi-VN"/>
        </w:rPr>
      </w:pPr>
      <w:ins w:id="706" w:author="VNCN E&amp;C - Thương thảo 17/10" w:date="2026-10-17T16:00:00Z">
        <w:r>
          <w:rPr>
            <w:rFonts w:ascii="Times New Roman" w:hAnsi="Times New Roman"/>
            <w:sz w:val="26"/>
            <w:szCs w:val="26"/>
            <w:lang w:val="vi-VN"/>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15.4, Bên A không có nghĩa vụ thanh toán công việc phát sinh, thay đổi không được Bên A chấp thuận theo Điều 15.4. Giá trị công việc phát sinh, thay đổi được thanh toán cùng kỳ thanh toán theo đợt tại Điều 10.3.2.</w:t>
        </w:r>
      </w:ins>
    </w:p>
    <w:p w14:paraId="61D94DC7" w14:textId="77777777" w:rsidR="00DE62AE" w:rsidRDefault="00000000">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w:t>
      </w:r>
      <w:ins w:id="707" w:author="VNCN E&amp;C - Thương thảo 17/10" w:date="2026-10-17T16:00:00Z">
        <w:r>
          <w:rPr>
            <w:rFonts w:ascii="Times New Roman" w:hAnsi="Times New Roman"/>
            <w:b/>
            <w:sz w:val="26"/>
            <w:szCs w:val="26"/>
            <w:lang w:val="vi-VN"/>
          </w:rPr>
          <w:t>6</w:t>
        </w:r>
      </w:ins>
      <w:del w:id="708" w:author="VNCN E&amp;C - Thương thảo 17/10" w:date="2026-10-17T16:00:00Z">
        <w:r>
          <w:rPr>
            <w:rFonts w:ascii="Times New Roman" w:hAnsi="Times New Roman"/>
            <w:b/>
            <w:sz w:val="26"/>
            <w:szCs w:val="26"/>
            <w:lang w:val="vi-VN"/>
          </w:rPr>
          <w:delText>3</w:delText>
        </w:r>
      </w:del>
      <w:r>
        <w:rPr>
          <w:rFonts w:ascii="Times New Roman" w:hAnsi="Times New Roman"/>
          <w:b/>
          <w:sz w:val="26"/>
          <w:szCs w:val="26"/>
          <w:lang w:val="vi-VN"/>
        </w:rPr>
        <w:t>. Điều chỉnh, sửa đổi các điều khoản, nội dung khác của Hợp đồng:</w:t>
      </w:r>
    </w:p>
    <w:p w14:paraId="6889C7F9" w14:textId="77777777" w:rsidR="00DE62AE" w:rsidRDefault="00000000">
      <w:pPr>
        <w:widowControl w:val="0"/>
        <w:tabs>
          <w:tab w:val="left" w:pos="360"/>
        </w:tabs>
        <w:spacing w:after="120" w:line="276" w:lineRule="auto"/>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14:paraId="08C97EE4"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16. BẤT KHẢ KHÁNG</w:t>
      </w:r>
    </w:p>
    <w:p w14:paraId="3515A5BA" w14:textId="77777777" w:rsidR="00DE62AE"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14:paraId="1A83B38E" w14:textId="77777777" w:rsidR="00DE62AE"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14:paraId="498C000A" w14:textId="77777777" w:rsidR="00DE62AE"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14:paraId="1AEA54FB" w14:textId="77777777" w:rsidR="00DE62AE"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14:paraId="2ACAD064" w14:textId="77777777" w:rsidR="00DE62AE"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41A95070" w14:textId="77777777" w:rsidR="00DE62AE"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14:paraId="177FB6CD" w14:textId="77777777" w:rsidR="00DE62AE" w:rsidRDefault="00000000">
      <w:pPr>
        <w:tabs>
          <w:tab w:val="left" w:pos="884"/>
        </w:tabs>
        <w:spacing w:after="120" w:line="276" w:lineRule="auto"/>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w:t>
      </w:r>
      <w:ins w:id="709" w:author="VNCN E&amp;C - Thương thảo 17/10" w:date="2026-10-17T16:00:00Z">
        <w:r>
          <w:rPr>
            <w:rFonts w:ascii="Times New Roman" w:hAnsi="Times New Roman"/>
            <w:sz w:val="26"/>
            <w:szCs w:val="26"/>
            <w:lang w:val="vi-VN"/>
          </w:rPr>
          <w:t>việc</w:t>
        </w:r>
      </w:ins>
      <w:del w:id="710" w:author="VNCN E&amp;C - Thương thảo 17/10" w:date="2026-10-17T16:00:00Z">
        <w:r>
          <w:rPr>
            <w:rFonts w:ascii="Times New Roman" w:hAnsi="Times New Roman"/>
            <w:sz w:val="26"/>
            <w:szCs w:val="26"/>
            <w:lang w:val="vi-VN"/>
          </w:rPr>
          <w:delText>Bên B chỉ được</w:delText>
        </w:r>
      </w:del>
      <w:r>
        <w:rPr>
          <w:rFonts w:ascii="Times New Roman" w:hAnsi="Times New Roman"/>
          <w:sz w:val="26"/>
          <w:szCs w:val="26"/>
          <w:lang w:val="vi-VN"/>
        </w:rPr>
        <w:t xml:space="preserve"> gia hạn </w:t>
      </w:r>
      <w:ins w:id="711" w:author="VNCN E&amp;C - Thương thảo 17/10" w:date="2026-10-17T16:00:00Z">
        <w:r>
          <w:rPr>
            <w:rFonts w:ascii="Times New Roman" w:hAnsi="Times New Roman"/>
            <w:sz w:val="26"/>
            <w:szCs w:val="26"/>
            <w:lang w:val="vi-VN"/>
          </w:rPr>
          <w:t>thực hiện theo Điều 15.1 điểm c,</w:t>
        </w:r>
      </w:ins>
      <w:del w:id="712" w:author="VNCN E&amp;C - Thương thảo 17/10" w:date="2026-10-17T16:00:00Z">
        <w:r>
          <w:rPr>
            <w:rFonts w:ascii="Times New Roman" w:hAnsi="Times New Roman"/>
            <w:sz w:val="26"/>
            <w:szCs w:val="26"/>
            <w:lang w:val="vi-VN"/>
          </w:rPr>
          <w:delText>thời gian tương ứng với</w:delText>
        </w:r>
      </w:del>
      <w:r>
        <w:rPr>
          <w:rFonts w:ascii="Times New Roman" w:hAnsi="Times New Roman"/>
          <w:sz w:val="26"/>
          <w:szCs w:val="26"/>
          <w:lang w:val="vi-VN"/>
        </w:rPr>
        <w:t xml:space="preserve"> thời gian </w:t>
      </w:r>
      <w:ins w:id="713" w:author="VNCN E&amp;C - Thương thảo 17/10" w:date="2026-10-17T16:00:00Z">
        <w:r>
          <w:rPr>
            <w:rFonts w:ascii="Times New Roman" w:hAnsi="Times New Roman"/>
            <w:sz w:val="26"/>
            <w:szCs w:val="26"/>
            <w:lang w:val="vi-VN"/>
          </w:rPr>
          <w:t>gia hạn</w:t>
        </w:r>
      </w:ins>
      <w:del w:id="714" w:author="VNCN E&amp;C - Thương thảo 17/10" w:date="2026-10-17T16:00:00Z">
        <w:r>
          <w:rPr>
            <w:rFonts w:ascii="Times New Roman" w:hAnsi="Times New Roman"/>
            <w:sz w:val="26"/>
            <w:szCs w:val="26"/>
            <w:lang w:val="vi-VN"/>
          </w:rPr>
          <w:delText>bị ảnh hưởng trực tiếp và</w:delText>
        </w:r>
      </w:del>
      <w:r>
        <w:rPr>
          <w:rFonts w:ascii="Times New Roman" w:hAnsi="Times New Roman"/>
          <w:sz w:val="26"/>
          <w:szCs w:val="26"/>
          <w:lang w:val="vi-VN"/>
        </w:rPr>
        <w:t xml:space="preserve"> không vượt quá thời gian Bên A được Chủ đầu tư gia hạn; Bên B tự chịu các chi phí, thiệt hại của mình do sự kiện bất khả kháng gây ra.</w:t>
      </w:r>
    </w:p>
    <w:p w14:paraId="19948F59"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Điều 17. TẠM DỪNG VÀ CHẤM DỨT HỢP ĐỒNG</w:t>
      </w:r>
    </w:p>
    <w:p w14:paraId="734BF7A3" w14:textId="77777777" w:rsidR="00DE62AE" w:rsidRDefault="00000000">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17.1. Tạm dừng hợp đồng:</w:t>
      </w:r>
    </w:p>
    <w:p w14:paraId="44680BCB" w14:textId="77777777" w:rsidR="00DE62AE" w:rsidRDefault="00000000">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14:paraId="66995405" w14:textId="77777777" w:rsidR="00DE62AE" w:rsidRDefault="00000000">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14:paraId="23392586" w14:textId="77777777" w:rsidR="00DE62AE" w:rsidRDefault="00000000">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w:t>
      </w:r>
      <w:del w:id="715" w:author="VNCN E&amp;C - Thương thảo 17/10" w:date="2026-10-17T16:00:00Z">
        <w:r>
          <w:rPr>
            <w:rFonts w:ascii="Times New Roman" w:hAnsi="Times New Roman"/>
            <w:sz w:val="26"/>
            <w:szCs w:val="26"/>
            <w:lang w:val="vi-VN"/>
          </w:rPr>
          <w:delText xml:space="preserve">xem xét </w:delText>
        </w:r>
      </w:del>
      <w:r>
        <w:rPr>
          <w:rFonts w:ascii="Times New Roman" w:hAnsi="Times New Roman"/>
          <w:sz w:val="26"/>
          <w:szCs w:val="26"/>
          <w:lang w:val="vi-VN"/>
        </w:rPr>
        <w:t xml:space="preserve">gia hạn </w:t>
      </w:r>
      <w:ins w:id="716" w:author="VNCN E&amp;C - Thương thảo 17/10" w:date="2026-10-17T16:00:00Z">
        <w:r>
          <w:rPr>
            <w:rFonts w:ascii="Times New Roman" w:hAnsi="Times New Roman"/>
            <w:sz w:val="26"/>
            <w:szCs w:val="26"/>
            <w:lang w:val="vi-VN"/>
          </w:rPr>
          <w:t>theo Điều 15.1 điểm c</w:t>
        </w:r>
      </w:ins>
      <w:del w:id="717" w:author="VNCN E&amp;C - Thương thảo 17/10" w:date="2026-10-17T16:00:00Z">
        <w:r>
          <w:rPr>
            <w:rFonts w:ascii="Times New Roman" w:hAnsi="Times New Roman"/>
            <w:sz w:val="26"/>
            <w:szCs w:val="26"/>
            <w:lang w:val="vi-VN"/>
          </w:rPr>
          <w:delText>thời gian tương ứng</w:delText>
        </w:r>
      </w:del>
      <w:r>
        <w:rPr>
          <w:rFonts w:ascii="Times New Roman" w:hAnsi="Times New Roman"/>
          <w:sz w:val="26"/>
          <w:szCs w:val="26"/>
          <w:lang w:val="vi-VN"/>
        </w:rPr>
        <w:t>; chi phí phát sinh (nếu có) được Bên A chấp thuận bù đắp</w:t>
      </w:r>
      <w:ins w:id="718" w:author="VNCN E&amp;C - Thương thảo 17/10" w:date="2026-10-17T16:00:00Z">
        <w:r>
          <w:rPr>
            <w:rFonts w:ascii="Times New Roman" w:hAnsi="Times New Roman"/>
            <w:sz w:val="26"/>
            <w:szCs w:val="26"/>
            <w:lang w:val="vi-VN"/>
          </w:rPr>
          <w:t xml:space="preserve"> theo điểm c khoản này</w:t>
        </w:r>
      </w:ins>
      <w:r>
        <w:rPr>
          <w:rFonts w:ascii="Times New Roman" w:hAnsi="Times New Roman"/>
          <w:sz w:val="26"/>
          <w:szCs w:val="26"/>
          <w:lang w:val="vi-VN"/>
        </w:rPr>
        <w:t>.</w:t>
      </w:r>
    </w:p>
    <w:p w14:paraId="62615A1F" w14:textId="77777777" w:rsidR="00DE62AE" w:rsidRDefault="00000000">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(iii) Bên A chậm thanh toán, tạm ứng quá </w:t>
      </w:r>
      <w:ins w:id="719" w:author="VNCN E&amp;C - Thương thảo 17/10" w:date="2026-10-17T16:00:00Z">
        <w:r w:rsidRPr="00D01C59">
          <w:rPr>
            <w:rFonts w:ascii="Times New Roman" w:hAnsi="Times New Roman"/>
            <w:sz w:val="26"/>
            <w:szCs w:val="26"/>
            <w:highlight w:val="yellow"/>
            <w:rPrChange w:id="720" w:author="Ngọc Ánh Trương" w:date="2026-10-19T13:42:00Z" w16du:dateUtc="2026-10-19T06:42:00Z">
              <w:rPr>
                <w:rFonts w:ascii="Times New Roman" w:hAnsi="Times New Roman"/>
                <w:sz w:val="26"/>
                <w:szCs w:val="26"/>
              </w:rPr>
            </w:rPrChange>
          </w:rPr>
          <w:t>45</w:t>
        </w:r>
      </w:ins>
      <w:del w:id="721" w:author="VNCN E&amp;C - Thương thảo 17/10" w:date="2026-10-17T16:00:00Z">
        <w:r w:rsidRPr="00D01C59">
          <w:rPr>
            <w:rFonts w:ascii="Times New Roman" w:hAnsi="Times New Roman"/>
            <w:sz w:val="26"/>
            <w:szCs w:val="26"/>
            <w:highlight w:val="yellow"/>
            <w:rPrChange w:id="722" w:author="Ngọc Ánh Trương" w:date="2026-10-19T13:42:00Z" w16du:dateUtc="2026-10-19T06:42:00Z">
              <w:rPr>
                <w:rFonts w:ascii="Times New Roman" w:hAnsi="Times New Roman"/>
                <w:sz w:val="26"/>
                <w:szCs w:val="26"/>
              </w:rPr>
            </w:rPrChange>
          </w:rPr>
          <w:delText>07</w:delText>
        </w:r>
      </w:del>
      <w:r w:rsidRPr="00D01C59">
        <w:rPr>
          <w:rFonts w:ascii="Times New Roman" w:hAnsi="Times New Roman"/>
          <w:sz w:val="26"/>
          <w:szCs w:val="26"/>
          <w:highlight w:val="yellow"/>
          <w:rPrChange w:id="723" w:author="Ngọc Ánh Trương" w:date="2026-10-19T13:42:00Z" w16du:dateUtc="2026-10-19T06:42:00Z">
            <w:rPr>
              <w:rFonts w:ascii="Times New Roman" w:hAnsi="Times New Roman"/>
              <w:sz w:val="26"/>
              <w:szCs w:val="26"/>
            </w:rPr>
          </w:rPrChange>
        </w:rPr>
        <w:t xml:space="preserve"> ngày</w:t>
      </w:r>
      <w:r>
        <w:rPr>
          <w:rFonts w:ascii="Times New Roman" w:hAnsi="Times New Roman"/>
          <w:sz w:val="26"/>
          <w:szCs w:val="26"/>
        </w:rPr>
        <w:t xml:space="preserve"> sau thời hạn thanh toán quy định trong hợp đồng.</w:t>
      </w:r>
    </w:p>
    <w:p w14:paraId="4BCB4C4D" w14:textId="77777777" w:rsidR="00DE62AE" w:rsidRDefault="00000000">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14:paraId="513AF52C" w14:textId="410F7924" w:rsidR="00DE62AE" w:rsidDel="00D01C59" w:rsidRDefault="00000000" w:rsidP="00D01C59">
      <w:pPr>
        <w:widowControl w:val="0"/>
        <w:tabs>
          <w:tab w:val="left" w:pos="1134"/>
        </w:tabs>
        <w:spacing w:after="120" w:line="276" w:lineRule="auto"/>
        <w:jc w:val="both"/>
        <w:rPr>
          <w:del w:id="724" w:author="Ngọc Ánh Trương" w:date="2026-10-19T13:43:00Z" w16du:dateUtc="2026-10-19T06:43:00Z"/>
          <w:rFonts w:ascii="Times New Roman" w:hAnsi="Times New Roman"/>
          <w:bCs/>
          <w:sz w:val="26"/>
          <w:szCs w:val="26"/>
        </w:rPr>
      </w:pPr>
      <w:commentRangeStart w:id="725"/>
      <w:ins w:id="726" w:author="VNCN E&amp;C - Thương thảo 17/10" w:date="2026-10-17T16:00:00Z">
        <w:r>
          <w:rPr>
            <w:rFonts w:ascii="Times New Roman" w:hAnsi="Times New Roman"/>
            <w:sz w:val="26"/>
            <w:szCs w:val="26"/>
            <w:lang w:val="vi-VN"/>
          </w:rPr>
          <w:lastRenderedPageBreak/>
          <w:t xml:space="preserve">(v) Bên A không kiểm tra, cho ý kiến đối với hồ sơ thanh toán quá </w:t>
        </w:r>
        <w:r w:rsidRPr="00D01C59">
          <w:rPr>
            <w:rFonts w:ascii="Times New Roman" w:hAnsi="Times New Roman"/>
            <w:sz w:val="26"/>
            <w:szCs w:val="26"/>
            <w:highlight w:val="yellow"/>
            <w:lang w:val="vi-VN"/>
            <w:rPrChange w:id="727" w:author="Ngọc Ánh Trương" w:date="2026-10-19T13:42:00Z" w16du:dateUtc="2026-10-19T06:42:00Z">
              <w:rPr>
                <w:rFonts w:ascii="Times New Roman" w:hAnsi="Times New Roman"/>
                <w:sz w:val="26"/>
                <w:szCs w:val="26"/>
                <w:lang w:val="vi-VN"/>
              </w:rPr>
            </w:rPrChange>
          </w:rPr>
          <w:t>20 ngày</w:t>
        </w:r>
        <w:r>
          <w:rPr>
            <w:rFonts w:ascii="Times New Roman" w:hAnsi="Times New Roman"/>
            <w:sz w:val="26"/>
            <w:szCs w:val="26"/>
            <w:lang w:val="vi-VN"/>
          </w:rPr>
          <w:t xml:space="preserve"> kể từ ngày Bên B trình hồ sơ thanh toán đầy đủ, đúng quy định của Hợp đồng.</w:t>
        </w:r>
      </w:ins>
      <w:commentRangeEnd w:id="725"/>
      <w:r>
        <w:rPr>
          <w:rStyle w:val="CommentReference"/>
          <w:rFonts w:ascii="Times New Roman" w:hAnsi="Times New Roman"/>
          <w:bCs/>
          <w:sz w:val="26"/>
          <w:szCs w:val="26"/>
        </w:rPr>
        <w:commentReference w:id="725"/>
      </w:r>
      <w:ins w:id="728" w:author="Ngọc Ánh Trương" w:date="2026-10-19T13:43:00Z" w16du:dateUtc="2026-10-19T06:43:00Z">
        <w:r w:rsidR="00D01C59">
          <w:rPr>
            <w:rFonts w:ascii="Times New Roman" w:hAnsi="Times New Roman"/>
            <w:bCs/>
            <w:sz w:val="26"/>
            <w:szCs w:val="26"/>
          </w:rPr>
          <w:t xml:space="preserve"> </w:t>
        </w:r>
      </w:ins>
    </w:p>
    <w:p w14:paraId="2D152BEF" w14:textId="77777777" w:rsidR="00D01C59" w:rsidRDefault="00D01C59">
      <w:pPr>
        <w:widowControl w:val="0"/>
        <w:tabs>
          <w:tab w:val="left" w:pos="1134"/>
        </w:tabs>
        <w:spacing w:after="120" w:line="276" w:lineRule="auto"/>
        <w:jc w:val="both"/>
        <w:rPr>
          <w:ins w:id="729" w:author="Ngọc Ánh Trương" w:date="2026-10-19T13:44:00Z" w16du:dateUtc="2026-10-19T06:44:00Z"/>
          <w:rFonts w:ascii="Times New Roman" w:hAnsi="Times New Roman"/>
          <w:sz w:val="26"/>
          <w:szCs w:val="26"/>
          <w:lang w:val="vi-VN"/>
        </w:rPr>
      </w:pPr>
    </w:p>
    <w:p w14:paraId="6D253AB6" w14:textId="77777777" w:rsidR="00DE62AE" w:rsidRPr="00D01C59" w:rsidRDefault="00000000" w:rsidP="00D01C59">
      <w:pPr>
        <w:widowControl w:val="0"/>
        <w:tabs>
          <w:tab w:val="left" w:pos="1134"/>
        </w:tabs>
        <w:spacing w:after="120" w:line="276" w:lineRule="auto"/>
        <w:jc w:val="both"/>
        <w:rPr>
          <w:rFonts w:ascii="Times New Roman" w:hAnsi="Times New Roman"/>
          <w:bCs/>
          <w:sz w:val="26"/>
          <w:szCs w:val="26"/>
          <w:lang w:val="vi-VN"/>
          <w:rPrChange w:id="730" w:author="Ngọc Ánh Trương" w:date="2026-10-19T13:42:00Z" w16du:dateUtc="2026-10-19T06:42:00Z">
            <w:rPr>
              <w:lang w:val="vi-VN"/>
            </w:rPr>
          </w:rPrChange>
        </w:rPr>
        <w:pPrChange w:id="731" w:author="Ngọc Ánh Trương" w:date="2026-10-19T13:43:00Z" w16du:dateUtc="2026-10-19T06:43:00Z">
          <w:pPr>
            <w:pStyle w:val="ListParagraph"/>
            <w:numPr>
              <w:numId w:val="9"/>
            </w:numPr>
            <w:tabs>
              <w:tab w:val="num" w:pos="0"/>
              <w:tab w:val="left" w:pos="709"/>
            </w:tabs>
            <w:spacing w:after="120"/>
            <w:ind w:left="502" w:hanging="360"/>
            <w:jc w:val="both"/>
          </w:pPr>
        </w:pPrChange>
      </w:pPr>
      <w:ins w:id="732" w:author="VNCN E&amp;C - Thương thảo 17/10" w:date="2026-10-17T16:00:00Z">
        <w:del w:id="733" w:author="Ngọc Ánh Trương" w:date="2026-10-19T13:42:00Z" w16du:dateUtc="2026-10-19T06:42:00Z">
          <w:r w:rsidRPr="00D01C59" w:rsidDel="00D01C59">
            <w:rPr>
              <w:rFonts w:ascii="Times New Roman" w:hAnsi="Times New Roman"/>
              <w:bCs/>
              <w:sz w:val="26"/>
              <w:szCs w:val="26"/>
              <w:lang w:val="vi-VN"/>
              <w:rPrChange w:id="734" w:author="Ngọc Ánh Trương" w:date="2026-10-19T13:42:00Z" w16du:dateUtc="2026-10-19T06:42:00Z">
                <w:rPr>
                  <w:lang w:val="vi-VN"/>
                </w:rPr>
              </w:rPrChange>
            </w:rPr>
            <w:delText xml:space="preserve">b) </w:delText>
          </w:r>
        </w:del>
      </w:ins>
      <w:r w:rsidRPr="00D01C59">
        <w:rPr>
          <w:rFonts w:ascii="Times New Roman" w:hAnsi="Times New Roman"/>
          <w:bCs/>
          <w:sz w:val="26"/>
          <w:szCs w:val="26"/>
          <w:lang w:val="vi-VN"/>
          <w:rPrChange w:id="735" w:author="Ngọc Ánh Trương" w:date="2026-10-19T13:42:00Z" w16du:dateUtc="2026-10-19T06:42:00Z">
            <w:rPr>
              <w:lang w:val="vi-VN"/>
            </w:rPr>
          </w:rPrChange>
        </w:rPr>
        <w:t xml:space="preserve">Bên tạm dừng phải thông báo bằng văn bản cho bên kia ít nhất </w:t>
      </w:r>
      <w:ins w:id="736" w:author="VNCN E&amp;C - Thương thảo 17/10" w:date="2026-10-17T16:00:00Z">
        <w:r w:rsidRPr="00D01C59">
          <w:rPr>
            <w:rFonts w:ascii="Times New Roman" w:hAnsi="Times New Roman"/>
            <w:bCs/>
            <w:sz w:val="26"/>
            <w:szCs w:val="26"/>
            <w:highlight w:val="yellow"/>
            <w:rPrChange w:id="737" w:author="Ngọc Ánh Trương" w:date="2026-10-19T13:43:00Z" w16du:dateUtc="2026-10-19T06:43:00Z">
              <w:rPr/>
            </w:rPrChange>
          </w:rPr>
          <w:t>28</w:t>
        </w:r>
      </w:ins>
      <w:del w:id="738" w:author="VNCN E&amp;C - Thương thảo 17/10" w:date="2026-10-17T16:00:00Z">
        <w:r w:rsidRPr="00D01C59">
          <w:rPr>
            <w:rFonts w:ascii="Times New Roman" w:hAnsi="Times New Roman"/>
            <w:bCs/>
            <w:sz w:val="26"/>
            <w:szCs w:val="26"/>
            <w:highlight w:val="yellow"/>
            <w:rPrChange w:id="739" w:author="Ngọc Ánh Trương" w:date="2026-10-19T13:43:00Z" w16du:dateUtc="2026-10-19T06:43:00Z">
              <w:rPr/>
            </w:rPrChange>
          </w:rPr>
          <w:delText>15</w:delText>
        </w:r>
      </w:del>
      <w:r w:rsidRPr="00D01C59">
        <w:rPr>
          <w:rFonts w:ascii="Times New Roman" w:hAnsi="Times New Roman"/>
          <w:bCs/>
          <w:sz w:val="26"/>
          <w:szCs w:val="26"/>
          <w:highlight w:val="yellow"/>
          <w:lang w:val="vi-VN"/>
          <w:rPrChange w:id="740" w:author="Ngọc Ánh Trương" w:date="2026-10-19T13:43:00Z" w16du:dateUtc="2026-10-19T06:43:00Z">
            <w:rPr>
              <w:lang w:val="vi-VN"/>
            </w:rPr>
          </w:rPrChange>
        </w:rPr>
        <w:t xml:space="preserve"> ngày</w:t>
      </w:r>
      <w:r w:rsidRPr="00D01C59">
        <w:rPr>
          <w:rFonts w:ascii="Times New Roman" w:hAnsi="Times New Roman"/>
          <w:bCs/>
          <w:sz w:val="26"/>
          <w:szCs w:val="26"/>
          <w:lang w:val="vi-VN"/>
          <w:rPrChange w:id="741" w:author="Ngọc Ánh Trương" w:date="2026-10-19T13:42:00Z" w16du:dateUtc="2026-10-19T06:42:00Z">
            <w:rPr>
              <w:lang w:val="vi-VN"/>
            </w:rPr>
          </w:rPrChange>
        </w:rPr>
        <w:t xml:space="preserve"> trước</w:t>
      </w:r>
      <w:r w:rsidRPr="00D01C59">
        <w:rPr>
          <w:rFonts w:ascii="Times New Roman" w:hAnsi="Times New Roman"/>
          <w:bCs/>
          <w:sz w:val="26"/>
          <w:szCs w:val="26"/>
          <w:rPrChange w:id="742" w:author="Ngọc Ánh Trương" w:date="2026-10-19T13:42:00Z" w16du:dateUtc="2026-10-19T06:42:00Z">
            <w:rPr/>
          </w:rPrChange>
        </w:rPr>
        <w:t xml:space="preserve"> (trừ trường hợp bên A chậm thanh toán)</w:t>
      </w:r>
      <w:r w:rsidRPr="00D01C59">
        <w:rPr>
          <w:rFonts w:ascii="Times New Roman" w:hAnsi="Times New Roman"/>
          <w:bCs/>
          <w:sz w:val="26"/>
          <w:szCs w:val="26"/>
          <w:lang w:val="vi-VN"/>
          <w:rPrChange w:id="743" w:author="Ngọc Ánh Trương" w:date="2026-10-19T13:42:00Z" w16du:dateUtc="2026-10-19T06:42:00Z">
            <w:rPr>
              <w:lang w:val="vi-VN"/>
            </w:rPr>
          </w:rPrChange>
        </w:rPr>
        <w:t>,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14:paraId="484A3DDF" w14:textId="58BC5760" w:rsidR="00DE62AE" w:rsidRPr="00D01C59" w:rsidDel="00D01C59" w:rsidRDefault="00000000" w:rsidP="00D01C59">
      <w:pPr>
        <w:tabs>
          <w:tab w:val="left" w:pos="709"/>
        </w:tabs>
        <w:spacing w:after="120"/>
        <w:jc w:val="both"/>
        <w:rPr>
          <w:del w:id="744" w:author="Ngọc Ánh Trương" w:date="2026-10-19T13:43:00Z" w16du:dateUtc="2026-10-19T06:43:00Z"/>
          <w:rFonts w:ascii="Times New Roman" w:hAnsi="Times New Roman"/>
          <w:bCs/>
          <w:sz w:val="26"/>
          <w:szCs w:val="26"/>
          <w:lang w:val="vi-VN"/>
          <w:rPrChange w:id="745" w:author="Ngọc Ánh Trương" w:date="2026-10-19T13:42:00Z" w16du:dateUtc="2026-10-19T06:42:00Z">
            <w:rPr>
              <w:del w:id="746" w:author="Ngọc Ánh Trương" w:date="2026-10-19T13:43:00Z" w16du:dateUtc="2026-10-19T06:43:00Z"/>
              <w:lang w:val="vi-VN"/>
            </w:rPr>
          </w:rPrChange>
        </w:rPr>
        <w:pPrChange w:id="747" w:author="Ngọc Ánh Trương" w:date="2026-10-19T13:42:00Z" w16du:dateUtc="2026-10-19T06:42:00Z">
          <w:pPr>
            <w:pStyle w:val="ListParagraph"/>
            <w:numPr>
              <w:numId w:val="9"/>
            </w:numPr>
            <w:tabs>
              <w:tab w:val="num" w:pos="0"/>
              <w:tab w:val="left" w:pos="709"/>
            </w:tabs>
            <w:spacing w:after="120"/>
            <w:ind w:left="502" w:hanging="360"/>
            <w:jc w:val="both"/>
          </w:pPr>
        </w:pPrChange>
      </w:pPr>
      <w:commentRangeStart w:id="748"/>
      <w:ins w:id="749" w:author="VNCN E&amp;C - Thương thảo 17/10" w:date="2026-10-17T16:00:00Z">
        <w:del w:id="750" w:author="Ngọc Ánh Trương" w:date="2026-10-19T13:42:00Z" w16du:dateUtc="2026-10-19T06:42:00Z">
          <w:r w:rsidRPr="00D01C59" w:rsidDel="00D01C59">
            <w:rPr>
              <w:rFonts w:ascii="Times New Roman" w:hAnsi="Times New Roman"/>
              <w:bCs/>
              <w:sz w:val="26"/>
              <w:szCs w:val="26"/>
              <w:rPrChange w:id="751" w:author="Ngọc Ánh Trương" w:date="2026-10-19T13:42:00Z" w16du:dateUtc="2026-10-19T06:42:00Z">
                <w:rPr>
                  <w:lang w:val="en-US"/>
                </w:rPr>
              </w:rPrChange>
            </w:rPr>
            <w:delText xml:space="preserve">c) </w:delText>
          </w:r>
        </w:del>
        <w:del w:id="752" w:author="Ngọc Ánh Trương" w:date="2026-10-19T13:43:00Z" w16du:dateUtc="2026-10-19T06:43:00Z">
          <w:r w:rsidRPr="00D01C59" w:rsidDel="00D01C59">
            <w:rPr>
              <w:rFonts w:ascii="Times New Roman" w:hAnsi="Times New Roman"/>
              <w:bCs/>
              <w:sz w:val="26"/>
              <w:szCs w:val="26"/>
              <w:rPrChange w:id="753" w:author="Ngọc Ánh Trương" w:date="2026-10-19T13:42:00Z" w16du:dateUtc="2026-10-19T06:42:00Z">
                <w:rPr>
                  <w:lang w:val="en-US"/>
                </w:rPr>
              </w:rPrChange>
            </w:rPr>
            <w:delText>Chi phí dừng chờ, tạm dừng: Bên A</w:delText>
          </w:r>
        </w:del>
      </w:ins>
      <w:del w:id="754" w:author="Ngọc Ánh Trương" w:date="2026-10-19T13:43:00Z" w16du:dateUtc="2026-10-19T06:43:00Z">
        <w:r w:rsidRPr="00D01C59" w:rsidDel="00D01C59">
          <w:rPr>
            <w:rFonts w:ascii="Times New Roman" w:hAnsi="Times New Roman"/>
            <w:bCs/>
            <w:sz w:val="26"/>
            <w:szCs w:val="26"/>
            <w:rPrChange w:id="755" w:author="Ngọc Ánh Trương" w:date="2026-10-19T13:42:00Z" w16du:dateUtc="2026-10-19T06:42:00Z">
              <w:rPr>
                <w:lang w:val="en-US"/>
              </w:rPr>
            </w:rPrChange>
          </w:rPr>
          <w:delText xml:space="preserve">Trường hợp thời gian kiểm tra phê duyệt hồ sơ thanh toán </w:delText>
        </w:r>
      </w:del>
      <w:ins w:id="756" w:author="VNCN E&amp;C - Thương thảo 17/10" w:date="2026-10-17T16:00:00Z">
        <w:del w:id="757" w:author="Ngọc Ánh Trương" w:date="2026-10-19T13:43:00Z" w16du:dateUtc="2026-10-19T06:43:00Z">
          <w:r w:rsidRPr="00D01C59" w:rsidDel="00D01C59">
            <w:rPr>
              <w:rFonts w:ascii="Times New Roman" w:hAnsi="Times New Roman"/>
              <w:bCs/>
              <w:sz w:val="26"/>
              <w:szCs w:val="26"/>
              <w:rPrChange w:id="758" w:author="Ngọc Ánh Trương" w:date="2026-10-19T13:42:00Z" w16du:dateUtc="2026-10-19T06:42:00Z">
                <w:rPr>
                  <w:lang w:val="en-US"/>
                </w:rPr>
              </w:rPrChange>
            </w:rPr>
            <w:delText>chi phí dừng chờ cho Bên B khi đồng thời đáp ứng các điều kiện: (i) việc dừng chờ không phải do lỗi</w:delText>
          </w:r>
        </w:del>
      </w:ins>
      <w:del w:id="759" w:author="Ngọc Ánh Trương" w:date="2026-10-19T13:43:00Z" w16du:dateUtc="2026-10-19T06:43:00Z">
        <w:r w:rsidRPr="00D01C59" w:rsidDel="00D01C59">
          <w:rPr>
            <w:rFonts w:ascii="Times New Roman" w:hAnsi="Times New Roman"/>
            <w:bCs/>
            <w:sz w:val="26"/>
            <w:szCs w:val="26"/>
            <w:rPrChange w:id="760" w:author="Ngọc Ánh Trương" w:date="2026-10-19T13:42:00Z" w16du:dateUtc="2026-10-19T06:42:00Z">
              <w:rPr>
                <w:lang w:val="en-US"/>
              </w:rPr>
            </w:rPrChange>
          </w:rPr>
          <w:delText xml:space="preserve">từ BCH công trường của Bên </w:delText>
        </w:r>
      </w:del>
      <w:ins w:id="761" w:author="VNCN E&amp;C - Thương thảo 17/10" w:date="2026-10-17T16:00:00Z">
        <w:del w:id="762" w:author="Ngọc Ánh Trương" w:date="2026-10-19T13:43:00Z" w16du:dateUtc="2026-10-19T06:43:00Z">
          <w:r w:rsidRPr="00D01C59" w:rsidDel="00D01C59">
            <w:rPr>
              <w:rFonts w:ascii="Times New Roman" w:hAnsi="Times New Roman"/>
              <w:bCs/>
              <w:sz w:val="26"/>
              <w:szCs w:val="26"/>
              <w:rPrChange w:id="763" w:author="Ngọc Ánh Trương" w:date="2026-10-19T13:42:00Z" w16du:dateUtc="2026-10-19T06:42:00Z">
                <w:rPr>
                  <w:lang w:val="en-US"/>
                </w:rPr>
              </w:rPrChange>
            </w:rPr>
            <w:delText>B; (ii) kéo dài liên tục</w:delText>
          </w:r>
        </w:del>
      </w:ins>
      <w:del w:id="764" w:author="Ngọc Ánh Trương" w:date="2026-10-19T13:43:00Z" w16du:dateUtc="2026-10-19T06:43:00Z">
        <w:r w:rsidRPr="00D01C59" w:rsidDel="00D01C59">
          <w:rPr>
            <w:rFonts w:ascii="Times New Roman" w:hAnsi="Times New Roman"/>
            <w:bCs/>
            <w:sz w:val="26"/>
            <w:szCs w:val="26"/>
            <w:rPrChange w:id="765" w:author="Ngọc Ánh Trương" w:date="2026-10-19T13:42:00Z" w16du:dateUtc="2026-10-19T06:42:00Z">
              <w:rPr>
                <w:lang w:val="en-US"/>
              </w:rPr>
            </w:rPrChange>
          </w:rPr>
          <w:delText xml:space="preserve">A quá </w:delText>
        </w:r>
      </w:del>
      <w:ins w:id="766" w:author="VNCN E&amp;C - Thương thảo 17/10" w:date="2026-10-17T16:00:00Z">
        <w:del w:id="767" w:author="Ngọc Ánh Trương" w:date="2026-10-19T13:43:00Z" w16du:dateUtc="2026-10-19T06:43:00Z">
          <w:r w:rsidRPr="00D01C59" w:rsidDel="00D01C59">
            <w:rPr>
              <w:rFonts w:ascii="Times New Roman" w:hAnsi="Times New Roman"/>
              <w:bCs/>
              <w:sz w:val="26"/>
              <w:szCs w:val="26"/>
              <w:rPrChange w:id="768" w:author="Ngọc Ánh Trương" w:date="2026-10-19T13:42:00Z" w16du:dateUtc="2026-10-19T06:42:00Z">
                <w:rPr>
                  <w:lang w:val="en-US"/>
                </w:rPr>
              </w:rPrChange>
            </w:rPr>
            <w:delText>14 (mười bốn)</w:delText>
          </w:r>
        </w:del>
      </w:ins>
      <w:del w:id="769" w:author="Ngọc Ánh Trương" w:date="2026-10-19T13:43:00Z" w16du:dateUtc="2026-10-19T06:43:00Z">
        <w:r w:rsidRPr="00D01C59" w:rsidDel="00D01C59">
          <w:rPr>
            <w:rFonts w:ascii="Times New Roman" w:hAnsi="Times New Roman"/>
            <w:bCs/>
            <w:sz w:val="26"/>
            <w:szCs w:val="26"/>
            <w:rPrChange w:id="770" w:author="Ngọc Ánh Trương" w:date="2026-10-19T13:42:00Z" w16du:dateUtc="2026-10-19T06:42:00Z">
              <w:rPr>
                <w:lang w:val="en-US"/>
              </w:rPr>
            </w:rPrChange>
          </w:rPr>
          <w:delText>20 ngày</w:delText>
        </w:r>
      </w:del>
      <w:ins w:id="771" w:author="VNCN E&amp;C - Thương thảo 17/10" w:date="2026-10-17T16:00:00Z">
        <w:del w:id="772" w:author="Ngọc Ánh Trương" w:date="2026-10-19T13:43:00Z" w16du:dateUtc="2026-10-19T06:43:00Z">
          <w:r w:rsidRPr="00D01C59" w:rsidDel="00D01C59">
            <w:rPr>
              <w:rFonts w:ascii="Times New Roman" w:hAnsi="Times New Roman"/>
              <w:bCs/>
              <w:sz w:val="26"/>
              <w:szCs w:val="26"/>
              <w:rPrChange w:id="773" w:author="Ngọc Ánh Trương" w:date="2026-10-19T13:42:00Z" w16du:dateUtc="2026-10-19T06:42:00Z">
                <w:rPr>
                  <w:lang w:val="en-US"/>
                </w:rPr>
              </w:rPrChange>
            </w:rPr>
            <w:delText>; (iii) được hai bên lập biên bản xác nhận tại hiện trường trong vòng 24 giờ</w:delText>
          </w:r>
        </w:del>
      </w:ins>
      <w:del w:id="774" w:author="Ngọc Ánh Trương" w:date="2026-10-19T13:43:00Z" w16du:dateUtc="2026-10-19T06:43:00Z">
        <w:r w:rsidRPr="00D01C59" w:rsidDel="00D01C59">
          <w:rPr>
            <w:rFonts w:ascii="Times New Roman" w:hAnsi="Times New Roman"/>
            <w:bCs/>
            <w:sz w:val="26"/>
            <w:szCs w:val="26"/>
            <w:rPrChange w:id="775" w:author="Ngọc Ánh Trương" w:date="2026-10-19T13:42:00Z" w16du:dateUtc="2026-10-19T06:42:00Z">
              <w:rPr>
                <w:lang w:val="en-US"/>
              </w:rPr>
            </w:rPrChange>
          </w:rPr>
          <w:delText xml:space="preserve"> kể từ </w:delText>
        </w:r>
      </w:del>
      <w:ins w:id="776" w:author="VNCN E&amp;C - Thương thảo 17/10" w:date="2026-10-17T16:00:00Z">
        <w:del w:id="777" w:author="Ngọc Ánh Trương" w:date="2026-10-19T13:43:00Z" w16du:dateUtc="2026-10-19T06:43:00Z">
          <w:r w:rsidRPr="00D01C59" w:rsidDel="00D01C59">
            <w:rPr>
              <w:rFonts w:ascii="Times New Roman" w:hAnsi="Times New Roman"/>
              <w:bCs/>
              <w:sz w:val="26"/>
              <w:szCs w:val="26"/>
              <w:rPrChange w:id="778" w:author="Ngọc Ánh Trương" w:date="2026-10-19T13:42:00Z" w16du:dateUtc="2026-10-19T06:42:00Z">
                <w:rPr>
                  <w:lang w:val="en-US"/>
                </w:rPr>
              </w:rPrChange>
            </w:rPr>
            <w:delText>khi phát sinh. Chi phí dừng chờ xác định theo số lượng thiết bị, nhân lực thực tế phải dừng, được hai bên thống nhất bằng văn bản, không bao gồm lợi nhuận và chi phí gián tiếp. Chậm trễ của Nhà thầu khác do</w:delText>
          </w:r>
        </w:del>
      </w:ins>
      <w:del w:id="779" w:author="Ngọc Ánh Trương" w:date="2026-10-19T13:43:00Z" w16du:dateUtc="2026-10-19T06:43:00Z">
        <w:r w:rsidRPr="00D01C59" w:rsidDel="00D01C59">
          <w:rPr>
            <w:rFonts w:ascii="Times New Roman" w:hAnsi="Times New Roman"/>
            <w:bCs/>
            <w:sz w:val="26"/>
            <w:szCs w:val="26"/>
            <w:rPrChange w:id="780" w:author="Ngọc Ánh Trương" w:date="2026-10-19T13:42:00Z" w16du:dateUtc="2026-10-19T06:42:00Z">
              <w:rPr>
                <w:lang w:val="en-US"/>
              </w:rPr>
            </w:rPrChange>
          </w:rPr>
          <w:delText xml:space="preserve">ngày Bên </w:delText>
        </w:r>
      </w:del>
      <w:ins w:id="781" w:author="VNCN E&amp;C - Thương thảo 17/10" w:date="2026-10-17T16:00:00Z">
        <w:del w:id="782" w:author="Ngọc Ánh Trương" w:date="2026-10-19T13:43:00Z" w16du:dateUtc="2026-10-19T06:43:00Z">
          <w:r w:rsidRPr="00D01C59" w:rsidDel="00D01C59">
            <w:rPr>
              <w:rFonts w:ascii="Times New Roman" w:hAnsi="Times New Roman"/>
              <w:bCs/>
              <w:sz w:val="26"/>
              <w:szCs w:val="26"/>
              <w:rPrChange w:id="783" w:author="Ngọc Ánh Trương" w:date="2026-10-19T13:42:00Z" w16du:dateUtc="2026-10-19T06:42:00Z">
                <w:rPr>
                  <w:lang w:val="en-US"/>
                </w:rPr>
              </w:rPrChange>
            </w:rPr>
            <w:delText>A thuê được thanh toán theo điểm này. Bên A không chịu chi phí dừng chờ do nguyên nhân từ Chủ đầu tư, cơ quan nhà nước, bên thứ ba hoặc sự kiện bất khả kháng, trừ phần Bên A được Chủ đầu tư bù đắp tương ứng.</w:delText>
          </w:r>
        </w:del>
      </w:ins>
      <w:del w:id="784" w:author="Ngọc Ánh Trương" w:date="2026-10-19T13:43:00Z" w16du:dateUtc="2026-10-19T06:43:00Z">
        <w:r w:rsidRPr="00D01C59" w:rsidDel="00D01C59">
          <w:rPr>
            <w:rFonts w:ascii="Times New Roman" w:hAnsi="Times New Roman"/>
            <w:bCs/>
            <w:sz w:val="26"/>
            <w:szCs w:val="26"/>
            <w:rPrChange w:id="785" w:author="Ngọc Ánh Trương" w:date="2026-10-19T13:42:00Z" w16du:dateUtc="2026-10-19T06:42:00Z">
              <w:rPr>
                <w:lang w:val="en-US"/>
              </w:rPr>
            </w:rPrChange>
          </w:rPr>
          <w:delText>B gửi trình hồ.</w:delText>
        </w:r>
        <w:commentRangeEnd w:id="748"/>
        <w:r w:rsidRPr="00D01C59" w:rsidDel="00D01C59">
          <w:rPr>
            <w:rStyle w:val="CommentReference"/>
            <w:rFonts w:ascii="Times New Roman" w:hAnsi="Times New Roman"/>
            <w:bCs/>
            <w:sz w:val="26"/>
            <w:szCs w:val="26"/>
            <w:lang w:val="vi-VN"/>
            <w:rPrChange w:id="786" w:author="Ngọc Ánh Trương" w:date="2026-10-19T13:42:00Z" w16du:dateUtc="2026-10-19T06:42:00Z">
              <w:rPr>
                <w:rStyle w:val="CommentReference"/>
                <w:sz w:val="28"/>
                <w:szCs w:val="24"/>
                <w:lang w:val="vi-VN"/>
              </w:rPr>
            </w:rPrChange>
          </w:rPr>
          <w:commentReference w:id="748"/>
        </w:r>
      </w:del>
    </w:p>
    <w:p w14:paraId="6B842B97" w14:textId="77777777" w:rsidR="00DE62AE" w:rsidRDefault="00000000">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17.2. Chấm dứt hợp đồng:</w:t>
      </w:r>
    </w:p>
    <w:p w14:paraId="48894168" w14:textId="77777777" w:rsidR="00DE62AE" w:rsidRDefault="00000000">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14:paraId="549F0EDE" w14:textId="77777777" w:rsidR="00DE62AE" w:rsidRDefault="00000000">
      <w:pPr>
        <w:spacing w:after="120" w:line="276" w:lineRule="auto"/>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14:paraId="750A3D8D" w14:textId="77777777" w:rsidR="00DE62AE" w:rsidRDefault="00000000">
      <w:pPr>
        <w:spacing w:after="120" w:line="276" w:lineRule="auto"/>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14:paraId="24E84170" w14:textId="77777777" w:rsidR="00DE62AE" w:rsidRDefault="00000000">
      <w:pPr>
        <w:spacing w:after="120" w:line="276" w:lineRule="auto"/>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7D2318DC" w14:textId="7B1E2CA9" w:rsidR="00DE62AE" w:rsidDel="00D01C59" w:rsidRDefault="00D01C59">
      <w:pPr>
        <w:tabs>
          <w:tab w:val="left" w:pos="709"/>
        </w:tabs>
        <w:spacing w:after="120" w:line="276" w:lineRule="auto"/>
        <w:jc w:val="both"/>
        <w:rPr>
          <w:del w:id="787" w:author="Ngọc Ánh Trương" w:date="2026-10-19T13:46:00Z" w16du:dateUtc="2026-10-19T06:46:00Z"/>
          <w:rFonts w:ascii="Times New Roman" w:hAnsi="Times New Roman"/>
          <w:sz w:val="26"/>
          <w:szCs w:val="26"/>
        </w:rPr>
      </w:pPr>
      <w:ins w:id="788" w:author="Ngọc Ánh Trương" w:date="2026-10-19T13:46:00Z" w16du:dateUtc="2026-10-19T06:46:00Z">
        <w:r>
          <w:rPr>
            <w:rFonts w:ascii="Times New Roman" w:hAnsi="Times New Roman"/>
            <w:sz w:val="26"/>
            <w:szCs w:val="26"/>
          </w:rPr>
          <w:t>(iv</w:t>
        </w:r>
      </w:ins>
      <w:ins w:id="789" w:author="Ngọc Ánh Trương" w:date="2026-10-19T13:46:00Z">
        <w:r w:rsidRPr="00D01C59">
          <w:rPr>
            <w:rFonts w:ascii="Times New Roman" w:hAnsi="Times New Roman"/>
            <w:sz w:val="26"/>
            <w:szCs w:val="26"/>
          </w:rPr>
          <w:t xml:space="preserve">) Hợp đồng thầu chính bị chấm dứt trước thời hạn: Bên A có quyền đơn phương chấm dứt Hợp đồng và phải thông báo bằng văn bản cho Bên B. Trong vòng </w:t>
        </w:r>
      </w:ins>
      <w:ins w:id="790" w:author="Ngọc Ánh Trương" w:date="2026-10-19T13:46:00Z" w16du:dateUtc="2026-10-19T06:46:00Z">
        <w:r w:rsidRPr="00D01C59">
          <w:rPr>
            <w:rFonts w:ascii="Times New Roman" w:hAnsi="Times New Roman"/>
            <w:sz w:val="26"/>
            <w:szCs w:val="26"/>
            <w:highlight w:val="yellow"/>
            <w:rPrChange w:id="791" w:author="Ngọc Ánh Trương" w:date="2026-10-19T13:46:00Z" w16du:dateUtc="2026-10-19T06:46:00Z">
              <w:rPr>
                <w:rFonts w:ascii="Times New Roman" w:hAnsi="Times New Roman"/>
                <w:sz w:val="26"/>
                <w:szCs w:val="26"/>
              </w:rPr>
            </w:rPrChange>
          </w:rPr>
          <w:t xml:space="preserve">07 </w:t>
        </w:r>
      </w:ins>
      <w:ins w:id="792" w:author="Ngọc Ánh Trương" w:date="2026-10-19T13:46:00Z">
        <w:r w:rsidRPr="00D01C59">
          <w:rPr>
            <w:rFonts w:ascii="Times New Roman" w:hAnsi="Times New Roman"/>
            <w:sz w:val="26"/>
            <w:szCs w:val="26"/>
            <w:highlight w:val="yellow"/>
            <w:rPrChange w:id="793" w:author="Ngọc Ánh Trương" w:date="2026-10-19T13:46:00Z" w16du:dateUtc="2026-10-19T06:46:00Z">
              <w:rPr>
                <w:rFonts w:ascii="Times New Roman" w:hAnsi="Times New Roman"/>
                <w:sz w:val="26"/>
                <w:szCs w:val="26"/>
              </w:rPr>
            </w:rPrChange>
          </w:rPr>
          <w:t>ngày</w:t>
        </w:r>
        <w:r w:rsidRPr="00D01C59">
          <w:rPr>
            <w:rFonts w:ascii="Times New Roman" w:hAnsi="Times New Roman"/>
            <w:sz w:val="26"/>
            <w:szCs w:val="26"/>
          </w:rPr>
          <w:t xml:space="preserve"> kể từ ngày Bên B nhận được thông báo, hai bên lập biên bản xác nhận hiện trạng và khối lượng công việc Bên B đã thực hiện, được nghiệm thu đến thời điểm chấm dứt; Bên B bàn giao mặt bằng, hồ sơ, tài liệu liên quan cho Bên A. Bên A thanh toán cho Bên B giá trị khối lượng đã được nghiệm thu theo đơn giá Hợp đồng, sau khi khấu trừ tạm ứng chưa thu hồi và các khoản Bên B phải trả cho Bên A (nếu có)</w:t>
        </w:r>
      </w:ins>
      <w:ins w:id="794" w:author="Ngọc Ánh Trương" w:date="2026-10-19T13:46:00Z" w16du:dateUtc="2026-10-19T06:46:00Z">
        <w:r>
          <w:rPr>
            <w:rFonts w:ascii="Times New Roman" w:hAnsi="Times New Roman"/>
            <w:sz w:val="26"/>
            <w:szCs w:val="26"/>
          </w:rPr>
          <w:t>.</w:t>
        </w:r>
      </w:ins>
      <w:commentRangeStart w:id="795"/>
      <w:del w:id="796" w:author="Ngọc Ánh Trương" w:date="2026-10-19T13:46:00Z" w16du:dateUtc="2026-10-19T06:46:00Z">
        <w:r w:rsidR="00000000" w:rsidDel="00D01C59">
          <w:rPr>
            <w:rFonts w:ascii="Times New Roman" w:hAnsi="Times New Roman"/>
            <w:sz w:val="26"/>
            <w:szCs w:val="26"/>
            <w:lang w:val="vi-VN"/>
          </w:rPr>
          <w:delText xml:space="preserve">(iv) Hợp đồng thầu chính bị chấm dứt trước thời hạn: </w:delText>
        </w:r>
      </w:del>
      <w:ins w:id="797" w:author="VNCN E&amp;C - Thương thảo 17/10" w:date="2026-10-17T16:00:00Z">
        <w:del w:id="798" w:author="Ngọc Ánh Trương" w:date="2026-10-19T13:46:00Z" w16du:dateUtc="2026-10-19T06:46:00Z">
          <w:r w:rsidR="00000000" w:rsidDel="00D01C59">
            <w:rPr>
              <w:rFonts w:ascii="Times New Roman" w:hAnsi="Times New Roman"/>
              <w:sz w:val="26"/>
              <w:szCs w:val="26"/>
              <w:lang w:val="vi-VN"/>
            </w:rPr>
            <w:delText>hai bên lập biên bản xác nhận hiện trạng,</w:delText>
          </w:r>
        </w:del>
      </w:ins>
      <w:del w:id="799" w:author="Ngọc Ánh Trương" w:date="2026-10-19T13:46:00Z" w16du:dateUtc="2026-10-19T06:46:00Z">
        <w:r w:rsidR="00000000" w:rsidDel="00D01C59">
          <w:rPr>
            <w:rFonts w:ascii="Times New Roman" w:hAnsi="Times New Roman"/>
            <w:sz w:val="26"/>
            <w:szCs w:val="26"/>
            <w:lang w:val="vi-VN"/>
          </w:rPr>
          <w:delText>Bên A</w:delText>
        </w:r>
        <w:r w:rsidR="00000000" w:rsidDel="00D01C59">
          <w:rPr>
            <w:rFonts w:ascii="Times New Roman" w:hAnsi="Times New Roman"/>
            <w:sz w:val="26"/>
            <w:szCs w:val="26"/>
          </w:rPr>
          <w:delText xml:space="preserve"> sẽ</w:delText>
        </w:r>
        <w:r w:rsidR="00000000" w:rsidDel="00D01C59">
          <w:rPr>
            <w:rFonts w:ascii="Times New Roman" w:hAnsi="Times New Roman"/>
            <w:sz w:val="26"/>
            <w:szCs w:val="26"/>
            <w:lang w:val="vi-VN"/>
          </w:rPr>
          <w:delText xml:space="preserve"> thanh toán giá trị khối lượng</w:delText>
        </w:r>
        <w:r w:rsidR="00000000" w:rsidDel="00D01C59">
          <w:rPr>
            <w:rFonts w:ascii="Times New Roman" w:hAnsi="Times New Roman"/>
            <w:sz w:val="26"/>
            <w:szCs w:val="26"/>
          </w:rPr>
          <w:delText xml:space="preserve"> Bên B</w:delText>
        </w:r>
        <w:r w:rsidR="00000000" w:rsidDel="00D01C59">
          <w:rPr>
            <w:rFonts w:ascii="Times New Roman" w:hAnsi="Times New Roman"/>
            <w:sz w:val="26"/>
            <w:szCs w:val="26"/>
            <w:lang w:val="vi-VN"/>
          </w:rPr>
          <w:delText xml:space="preserve"> đã </w:delText>
        </w:r>
        <w:r w:rsidR="00000000" w:rsidDel="00D01C59">
          <w:rPr>
            <w:rFonts w:ascii="Times New Roman" w:hAnsi="Times New Roman"/>
            <w:sz w:val="26"/>
            <w:szCs w:val="26"/>
          </w:rPr>
          <w:delText>thực hiện</w:delText>
        </w:r>
        <w:r w:rsidR="00000000" w:rsidDel="00D01C59">
          <w:rPr>
            <w:rFonts w:ascii="Times New Roman" w:hAnsi="Times New Roman"/>
            <w:sz w:val="26"/>
            <w:szCs w:val="26"/>
            <w:lang w:val="vi-VN"/>
          </w:rPr>
          <w:delText xml:space="preserve"> </w:delText>
        </w:r>
      </w:del>
      <w:ins w:id="800" w:author="VNCN E&amp;C - Thương thảo 17/10" w:date="2026-10-17T16:00:00Z">
        <w:del w:id="801" w:author="Ngọc Ánh Trương" w:date="2026-10-19T13:46:00Z" w16du:dateUtc="2026-10-19T06:46:00Z">
          <w:r w:rsidR="00000000" w:rsidDel="00D01C59">
            <w:rPr>
              <w:rFonts w:ascii="Times New Roman" w:hAnsi="Times New Roman"/>
              <w:sz w:val="26"/>
              <w:szCs w:val="26"/>
              <w:lang w:val="vi-VN"/>
            </w:rPr>
            <w:delText xml:space="preserve">theo quy định của pháp luật về hợp đồng xây dựng; Bên A thanh toán </w:delText>
          </w:r>
        </w:del>
      </w:ins>
      <w:del w:id="802" w:author="Ngọc Ánh Trương" w:date="2026-10-19T13:46:00Z" w16du:dateUtc="2026-10-19T06:46:00Z">
        <w:r w:rsidR="00000000" w:rsidDel="00D01C59">
          <w:rPr>
            <w:rFonts w:ascii="Times New Roman" w:hAnsi="Times New Roman"/>
            <w:sz w:val="26"/>
            <w:szCs w:val="26"/>
            <w:lang w:val="vi-VN"/>
          </w:rPr>
          <w:delText>cho Bên B</w:delText>
        </w:r>
      </w:del>
      <w:ins w:id="803" w:author="VNCN E&amp;C - Thương thảo 17/10" w:date="2026-10-17T16:00:00Z">
        <w:del w:id="804" w:author="Ngọc Ánh Trương" w:date="2026-10-19T13:46:00Z" w16du:dateUtc="2026-10-19T06:46:00Z">
          <w:r w:rsidR="00000000" w:rsidDel="00D01C59">
            <w:rPr>
              <w:rFonts w:ascii="Times New Roman" w:hAnsi="Times New Roman"/>
              <w:sz w:val="26"/>
              <w:szCs w:val="26"/>
              <w:lang w:val="vi-VN"/>
            </w:rPr>
            <w:delText xml:space="preserve"> giá trị khối lượng đã được xác nhận, không chịu phạt và không bồi thường</w:delText>
          </w:r>
        </w:del>
      </w:ins>
      <w:del w:id="805" w:author="Ngọc Ánh Trương" w:date="2026-10-19T13:46:00Z" w16du:dateUtc="2026-10-19T06:46:00Z">
        <w:r w:rsidR="00000000" w:rsidDel="00D01C59">
          <w:rPr>
            <w:rFonts w:ascii="Times New Roman" w:hAnsi="Times New Roman"/>
            <w:sz w:val="26"/>
            <w:szCs w:val="26"/>
            <w:lang w:val="vi-VN"/>
          </w:rPr>
          <w:delText>.</w:delText>
        </w:r>
        <w:commentRangeEnd w:id="795"/>
        <w:r w:rsidDel="00D01C59">
          <w:rPr>
            <w:rStyle w:val="CommentReference"/>
            <w:rFonts w:ascii="Times New Roman" w:hAnsi="Times New Roman"/>
            <w:sz w:val="26"/>
            <w:szCs w:val="26"/>
          </w:rPr>
          <w:commentReference w:id="795"/>
        </w:r>
      </w:del>
    </w:p>
    <w:p w14:paraId="620BEADC" w14:textId="77777777" w:rsidR="00D01C59" w:rsidRDefault="00D01C59">
      <w:pPr>
        <w:spacing w:after="120" w:line="276" w:lineRule="auto"/>
        <w:jc w:val="both"/>
        <w:rPr>
          <w:ins w:id="806" w:author="Ngọc Ánh Trương" w:date="2026-10-19T13:46:00Z" w16du:dateUtc="2026-10-19T06:46:00Z"/>
          <w:rFonts w:ascii="Times New Roman" w:hAnsi="Times New Roman"/>
          <w:bCs/>
          <w:sz w:val="26"/>
          <w:szCs w:val="26"/>
          <w:lang w:val="vi-VN"/>
        </w:rPr>
      </w:pPr>
    </w:p>
    <w:p w14:paraId="5F33A970" w14:textId="77777777" w:rsidR="00DE62AE" w:rsidRDefault="00000000">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14:paraId="5BF80859" w14:textId="77777777" w:rsidR="00DE62AE" w:rsidRDefault="00000000">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14:paraId="5565364B" w14:textId="671997CF" w:rsidR="00DE62AE" w:rsidDel="00D01C59" w:rsidRDefault="00D01C59" w:rsidP="00D01C59">
      <w:pPr>
        <w:widowControl w:val="0"/>
        <w:tabs>
          <w:tab w:val="left" w:pos="284"/>
        </w:tabs>
        <w:spacing w:after="120" w:line="276" w:lineRule="auto"/>
        <w:jc w:val="both"/>
        <w:rPr>
          <w:del w:id="807" w:author="Ngọc Ánh Trương" w:date="2026-10-19T13:47:00Z" w16du:dateUtc="2026-10-19T06:47:00Z"/>
          <w:rFonts w:ascii="Times New Roman" w:hAnsi="Times New Roman"/>
          <w:sz w:val="26"/>
          <w:szCs w:val="26"/>
        </w:rPr>
      </w:pPr>
      <w:ins w:id="808" w:author="Ngọc Ánh Trương" w:date="2026-10-19T13:47:00Z" w16du:dateUtc="2026-10-19T06:47:00Z">
        <w:r>
          <w:rPr>
            <w:rFonts w:ascii="Times New Roman" w:hAnsi="Times New Roman"/>
            <w:sz w:val="26"/>
            <w:szCs w:val="26"/>
          </w:rPr>
          <w:t xml:space="preserve">(i) </w:t>
        </w:r>
      </w:ins>
      <w:r w:rsidR="00000000">
        <w:rPr>
          <w:rFonts w:ascii="Times New Roman" w:hAnsi="Times New Roman"/>
          <w:sz w:val="26"/>
          <w:szCs w:val="26"/>
          <w:lang w:val="vi-VN"/>
        </w:rPr>
        <w:t xml:space="preserve">Bên B ngừng thi công </w:t>
      </w:r>
      <w:r w:rsidR="00000000">
        <w:rPr>
          <w:rFonts w:ascii="Times New Roman" w:hAnsi="Times New Roman"/>
          <w:sz w:val="26"/>
          <w:szCs w:val="26"/>
          <w:highlight w:val="yellow"/>
          <w:lang w:val="vi-VN"/>
        </w:rPr>
        <w:t>14</w:t>
      </w:r>
      <w:r w:rsidR="00000000">
        <w:rPr>
          <w:rFonts w:ascii="Times New Roman" w:hAnsi="Times New Roman"/>
          <w:sz w:val="26"/>
          <w:szCs w:val="26"/>
          <w:lang w:val="vi-VN"/>
        </w:rPr>
        <w:t xml:space="preserve"> ngày liên tục không có lý do chính đáng;</w:t>
      </w:r>
    </w:p>
    <w:p w14:paraId="3098EBDD" w14:textId="77777777" w:rsidR="00D01C59" w:rsidRPr="00D01C59" w:rsidRDefault="00D01C59" w:rsidP="00D01C59">
      <w:pPr>
        <w:widowControl w:val="0"/>
        <w:tabs>
          <w:tab w:val="left" w:pos="284"/>
        </w:tabs>
        <w:spacing w:after="120" w:line="276" w:lineRule="auto"/>
        <w:jc w:val="both"/>
        <w:rPr>
          <w:ins w:id="809" w:author="Ngọc Ánh Trương" w:date="2026-10-19T13:47:00Z" w16du:dateUtc="2026-10-19T06:47:00Z"/>
          <w:rFonts w:ascii="Times New Roman" w:hAnsi="Times New Roman"/>
          <w:sz w:val="26"/>
          <w:szCs w:val="26"/>
          <w:rPrChange w:id="810" w:author="Ngọc Ánh Trương" w:date="2026-10-19T13:47:00Z" w16du:dateUtc="2026-10-19T06:47:00Z">
            <w:rPr>
              <w:ins w:id="811" w:author="Ngọc Ánh Trương" w:date="2026-10-19T13:47:00Z" w16du:dateUtc="2026-10-19T06:47:00Z"/>
              <w:rFonts w:ascii="Times New Roman" w:hAnsi="Times New Roman"/>
              <w:sz w:val="26"/>
              <w:szCs w:val="26"/>
              <w:lang w:val="vi-VN"/>
            </w:rPr>
          </w:rPrChange>
        </w:rPr>
        <w:pPrChange w:id="812" w:author="Ngọc Ánh Trương" w:date="2026-10-19T13:47:00Z" w16du:dateUtc="2026-10-19T06:47:00Z">
          <w:pPr>
            <w:widowControl w:val="0"/>
            <w:numPr>
              <w:numId w:val="10"/>
            </w:numPr>
            <w:tabs>
              <w:tab w:val="num" w:pos="0"/>
              <w:tab w:val="left" w:pos="284"/>
            </w:tabs>
            <w:spacing w:after="120" w:line="276" w:lineRule="auto"/>
            <w:jc w:val="both"/>
          </w:pPr>
        </w:pPrChange>
      </w:pPr>
    </w:p>
    <w:p w14:paraId="26E0ADAB" w14:textId="1B57AA17" w:rsidR="00DE62AE" w:rsidDel="00D01C59" w:rsidRDefault="00D01C59" w:rsidP="00D01C59">
      <w:pPr>
        <w:widowControl w:val="0"/>
        <w:tabs>
          <w:tab w:val="left" w:pos="284"/>
        </w:tabs>
        <w:spacing w:after="120" w:line="276" w:lineRule="auto"/>
        <w:jc w:val="both"/>
        <w:rPr>
          <w:del w:id="813" w:author="Ngọc Ánh Trương" w:date="2026-10-19T13:47:00Z" w16du:dateUtc="2026-10-19T06:47:00Z"/>
          <w:rFonts w:ascii="Times New Roman" w:hAnsi="Times New Roman"/>
          <w:sz w:val="26"/>
          <w:szCs w:val="26"/>
        </w:rPr>
      </w:pPr>
      <w:ins w:id="814" w:author="Ngọc Ánh Trương" w:date="2026-10-19T13:47:00Z" w16du:dateUtc="2026-10-19T06:47:00Z">
        <w:r>
          <w:rPr>
            <w:rFonts w:ascii="Times New Roman" w:hAnsi="Times New Roman"/>
            <w:sz w:val="26"/>
            <w:szCs w:val="26"/>
          </w:rPr>
          <w:t xml:space="preserve">(ii) </w:t>
        </w:r>
      </w:ins>
      <w:r w:rsidR="00000000">
        <w:rPr>
          <w:rFonts w:ascii="Times New Roman" w:hAnsi="Times New Roman"/>
          <w:sz w:val="26"/>
          <w:szCs w:val="26"/>
          <w:lang w:val="vi-VN"/>
        </w:rPr>
        <w:t xml:space="preserve">Công việc bị chậm quá </w:t>
      </w:r>
      <w:r w:rsidR="00000000">
        <w:rPr>
          <w:rFonts w:ascii="Times New Roman" w:hAnsi="Times New Roman"/>
          <w:sz w:val="26"/>
          <w:szCs w:val="26"/>
          <w:highlight w:val="yellow"/>
          <w:lang w:val="vi-VN"/>
        </w:rPr>
        <w:t>45</w:t>
      </w:r>
      <w:r w:rsidR="00000000">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14:paraId="6DFC350D" w14:textId="77777777" w:rsidR="00D01C59" w:rsidRDefault="00D01C59" w:rsidP="00D01C59">
      <w:pPr>
        <w:widowControl w:val="0"/>
        <w:tabs>
          <w:tab w:val="left" w:pos="284"/>
        </w:tabs>
        <w:spacing w:after="120" w:line="276" w:lineRule="auto"/>
        <w:jc w:val="both"/>
        <w:rPr>
          <w:ins w:id="815" w:author="Ngọc Ánh Trương" w:date="2026-10-19T13:47:00Z" w16du:dateUtc="2026-10-19T06:47:00Z"/>
          <w:rFonts w:ascii="Times New Roman" w:hAnsi="Times New Roman"/>
          <w:sz w:val="26"/>
          <w:szCs w:val="26"/>
          <w:lang w:val="vi-VN"/>
        </w:rPr>
        <w:pPrChange w:id="816" w:author="Ngọc Ánh Trương" w:date="2026-10-19T13:47:00Z" w16du:dateUtc="2026-10-19T06:47:00Z">
          <w:pPr>
            <w:widowControl w:val="0"/>
            <w:numPr>
              <w:numId w:val="10"/>
            </w:numPr>
            <w:tabs>
              <w:tab w:val="num" w:pos="0"/>
              <w:tab w:val="left" w:pos="426"/>
            </w:tabs>
            <w:spacing w:after="120" w:line="276" w:lineRule="auto"/>
            <w:jc w:val="both"/>
          </w:pPr>
        </w:pPrChange>
      </w:pPr>
    </w:p>
    <w:p w14:paraId="14734B78" w14:textId="7269A2C7" w:rsidR="00DE62AE" w:rsidRDefault="00D01C59" w:rsidP="00D01C59">
      <w:pPr>
        <w:widowControl w:val="0"/>
        <w:tabs>
          <w:tab w:val="left" w:pos="284"/>
        </w:tabs>
        <w:spacing w:after="120" w:line="276" w:lineRule="auto"/>
        <w:jc w:val="both"/>
        <w:rPr>
          <w:rFonts w:ascii="Times New Roman" w:hAnsi="Times New Roman"/>
          <w:sz w:val="26"/>
          <w:szCs w:val="26"/>
          <w:lang w:val="vi-VN"/>
        </w:rPr>
        <w:pPrChange w:id="817" w:author="Ngọc Ánh Trương" w:date="2026-10-19T13:47:00Z" w16du:dateUtc="2026-10-19T06:47:00Z">
          <w:pPr>
            <w:widowControl w:val="0"/>
            <w:numPr>
              <w:numId w:val="10"/>
            </w:numPr>
            <w:tabs>
              <w:tab w:val="num" w:pos="0"/>
              <w:tab w:val="left" w:pos="426"/>
            </w:tabs>
            <w:spacing w:after="120" w:line="276" w:lineRule="auto"/>
            <w:jc w:val="both"/>
          </w:pPr>
        </w:pPrChange>
      </w:pPr>
      <w:ins w:id="818" w:author="Ngọc Ánh Trương" w:date="2026-10-19T13:47:00Z" w16du:dateUtc="2026-10-19T06:47:00Z">
        <w:r>
          <w:rPr>
            <w:rFonts w:ascii="Times New Roman" w:hAnsi="Times New Roman"/>
            <w:sz w:val="26"/>
            <w:szCs w:val="26"/>
          </w:rPr>
          <w:t xml:space="preserve">(iii) </w:t>
        </w:r>
      </w:ins>
      <w:r w:rsidR="00000000">
        <w:rPr>
          <w:rFonts w:ascii="Times New Roman" w:hAnsi="Times New Roman"/>
          <w:sz w:val="26"/>
          <w:szCs w:val="26"/>
          <w:lang w:val="vi-VN"/>
        </w:rPr>
        <w:t>Tổng số tiền phạt chậm tiến độ của Bên B đạt mức phạt tối đa theo Điều 18</w:t>
      </w:r>
      <w:ins w:id="819" w:author="VNCN E&amp;C - Thương thảo 17/10" w:date="2026-10-17T16:00:00Z">
        <w:r w:rsidR="00000000">
          <w:rPr>
            <w:rFonts w:ascii="Times New Roman" w:hAnsi="Times New Roman"/>
            <w:sz w:val="26"/>
            <w:szCs w:val="26"/>
            <w:lang w:val="vi-VN"/>
          </w:rPr>
          <w:t>.3</w:t>
        </w:r>
      </w:ins>
      <w:r w:rsidR="00000000">
        <w:rPr>
          <w:rFonts w:ascii="Times New Roman" w:hAnsi="Times New Roman"/>
          <w:sz w:val="26"/>
          <w:szCs w:val="26"/>
          <w:lang w:val="vi-VN"/>
        </w:rPr>
        <w:t>;</w:t>
      </w:r>
    </w:p>
    <w:p w14:paraId="262305F9" w14:textId="3E4A7112" w:rsidR="00DE62AE" w:rsidRDefault="00D01C59" w:rsidP="00D01C59">
      <w:pPr>
        <w:widowControl w:val="0"/>
        <w:tabs>
          <w:tab w:val="left" w:pos="426"/>
        </w:tabs>
        <w:spacing w:after="120" w:line="276" w:lineRule="auto"/>
        <w:jc w:val="both"/>
        <w:rPr>
          <w:rFonts w:ascii="Times New Roman" w:hAnsi="Times New Roman"/>
          <w:sz w:val="26"/>
          <w:szCs w:val="26"/>
          <w:lang w:val="vi-VN"/>
        </w:rPr>
        <w:pPrChange w:id="820" w:author="Ngọc Ánh Trương" w:date="2026-10-19T13:47:00Z" w16du:dateUtc="2026-10-19T06:47:00Z">
          <w:pPr>
            <w:widowControl w:val="0"/>
            <w:numPr>
              <w:numId w:val="10"/>
            </w:numPr>
            <w:tabs>
              <w:tab w:val="num" w:pos="0"/>
              <w:tab w:val="left" w:pos="426"/>
            </w:tabs>
            <w:spacing w:after="120" w:line="276" w:lineRule="auto"/>
            <w:jc w:val="both"/>
          </w:pPr>
        </w:pPrChange>
      </w:pPr>
      <w:ins w:id="821" w:author="Ngọc Ánh Trương" w:date="2026-10-19T13:47:00Z" w16du:dateUtc="2026-10-19T06:47:00Z">
        <w:r>
          <w:rPr>
            <w:rFonts w:ascii="Times New Roman" w:hAnsi="Times New Roman"/>
            <w:sz w:val="26"/>
            <w:szCs w:val="26"/>
          </w:rPr>
          <w:t xml:space="preserve">(iv) </w:t>
        </w:r>
      </w:ins>
      <w:ins w:id="822" w:author="VNCN E&amp;C - Thương thảo 17/10" w:date="2026-10-17T16:00:00Z">
        <w:r w:rsidR="00000000">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ins>
      <w:del w:id="823" w:author="VNCN E&amp;C - Thương thảo 17/10" w:date="2026-10-17T16:00:00Z">
        <w:r w:rsidR="00000000">
          <w:rPr>
            <w:rFonts w:ascii="Times New Roman" w:hAnsi="Times New Roman"/>
            <w:sz w:val="26"/>
            <w:szCs w:val="26"/>
            <w:lang w:val="vi-VN"/>
          </w:rPr>
          <w:delText xml:space="preserve">; </w:delText>
        </w:r>
      </w:del>
    </w:p>
    <w:p w14:paraId="28A8F0F5" w14:textId="699E5228" w:rsidR="00DE62AE" w:rsidRDefault="00D01C59" w:rsidP="00D01C59">
      <w:pPr>
        <w:widowControl w:val="0"/>
        <w:tabs>
          <w:tab w:val="left" w:pos="426"/>
        </w:tabs>
        <w:spacing w:after="120" w:line="276" w:lineRule="auto"/>
        <w:jc w:val="both"/>
        <w:rPr>
          <w:ins w:id="824" w:author="VNCN E&amp;C - Thương thảo 17/10" w:date="2026-10-17T16:00:00Z"/>
          <w:rFonts w:ascii="Times New Roman" w:hAnsi="Times New Roman"/>
          <w:sz w:val="26"/>
          <w:szCs w:val="26"/>
          <w:lang w:val="vi-VN"/>
        </w:rPr>
        <w:pPrChange w:id="825" w:author="Ngọc Ánh Trương" w:date="2026-10-19T13:47:00Z" w16du:dateUtc="2026-10-19T06:47:00Z">
          <w:pPr>
            <w:widowControl w:val="0"/>
            <w:numPr>
              <w:numId w:val="10"/>
            </w:numPr>
            <w:tabs>
              <w:tab w:val="num" w:pos="0"/>
              <w:tab w:val="left" w:pos="426"/>
            </w:tabs>
            <w:spacing w:after="120" w:line="276" w:lineRule="auto"/>
            <w:jc w:val="both"/>
          </w:pPr>
        </w:pPrChange>
      </w:pPr>
      <w:ins w:id="826" w:author="Ngọc Ánh Trương" w:date="2026-10-19T13:47:00Z" w16du:dateUtc="2026-10-19T06:47:00Z">
        <w:r>
          <w:rPr>
            <w:rFonts w:ascii="Times New Roman" w:hAnsi="Times New Roman"/>
            <w:sz w:val="26"/>
            <w:szCs w:val="26"/>
          </w:rPr>
          <w:t xml:space="preserve">(v) </w:t>
        </w:r>
      </w:ins>
      <w:commentRangeStart w:id="827"/>
      <w:ins w:id="828" w:author="VNCN E&amp;C - Thương thảo 17/10" w:date="2026-10-17T16:00:00Z">
        <w:r w:rsidR="00000000">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ins>
      <w:commentRangeEnd w:id="827"/>
      <w:r w:rsidR="00000000">
        <w:rPr>
          <w:rStyle w:val="CommentReference"/>
          <w:rFonts w:ascii="Times New Roman" w:hAnsi="Times New Roman"/>
          <w:sz w:val="26"/>
          <w:szCs w:val="26"/>
          <w:lang w:val="vi-VN"/>
        </w:rPr>
        <w:commentReference w:id="827"/>
      </w:r>
    </w:p>
    <w:p w14:paraId="0BC7E2A3" w14:textId="46377F61" w:rsidR="00DE62AE" w:rsidRDefault="00D01C59" w:rsidP="00D01C59">
      <w:pPr>
        <w:widowControl w:val="0"/>
        <w:tabs>
          <w:tab w:val="left" w:pos="567"/>
        </w:tabs>
        <w:spacing w:after="120" w:line="276" w:lineRule="auto"/>
        <w:jc w:val="both"/>
        <w:rPr>
          <w:rFonts w:ascii="Times New Roman" w:hAnsi="Times New Roman"/>
          <w:sz w:val="26"/>
          <w:szCs w:val="26"/>
          <w:lang w:val="vi-VN"/>
        </w:rPr>
        <w:pPrChange w:id="829" w:author="Ngọc Ánh Trương" w:date="2026-10-19T13:47:00Z" w16du:dateUtc="2026-10-19T06:47:00Z">
          <w:pPr>
            <w:widowControl w:val="0"/>
            <w:numPr>
              <w:numId w:val="10"/>
            </w:numPr>
            <w:tabs>
              <w:tab w:val="num" w:pos="0"/>
              <w:tab w:val="left" w:pos="567"/>
            </w:tabs>
            <w:spacing w:after="120" w:line="276" w:lineRule="auto"/>
            <w:jc w:val="both"/>
          </w:pPr>
        </w:pPrChange>
      </w:pPr>
      <w:ins w:id="830" w:author="Ngọc Ánh Trương" w:date="2026-10-19T13:47:00Z" w16du:dateUtc="2026-10-19T06:47:00Z">
        <w:r>
          <w:rPr>
            <w:rFonts w:ascii="Times New Roman" w:hAnsi="Times New Roman"/>
            <w:sz w:val="26"/>
            <w:szCs w:val="26"/>
          </w:rPr>
          <w:t xml:space="preserve">(vi) </w:t>
        </w:r>
      </w:ins>
      <w:r w:rsidR="00000000">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0E4E482E" w14:textId="4E052F76" w:rsidR="00DE62AE" w:rsidRDefault="00D01C59" w:rsidP="00D01C59">
      <w:pPr>
        <w:widowControl w:val="0"/>
        <w:tabs>
          <w:tab w:val="left" w:pos="567"/>
        </w:tabs>
        <w:spacing w:after="120" w:line="276" w:lineRule="auto"/>
        <w:jc w:val="both"/>
        <w:rPr>
          <w:rFonts w:ascii="Times New Roman" w:hAnsi="Times New Roman"/>
          <w:sz w:val="26"/>
          <w:szCs w:val="26"/>
          <w:lang w:val="vi-VN"/>
        </w:rPr>
        <w:pPrChange w:id="831" w:author="Ngọc Ánh Trương" w:date="2026-10-19T13:47:00Z" w16du:dateUtc="2026-10-19T06:47:00Z">
          <w:pPr>
            <w:widowControl w:val="0"/>
            <w:numPr>
              <w:numId w:val="10"/>
            </w:numPr>
            <w:tabs>
              <w:tab w:val="num" w:pos="0"/>
              <w:tab w:val="left" w:pos="567"/>
            </w:tabs>
            <w:spacing w:after="120" w:line="276" w:lineRule="auto"/>
            <w:jc w:val="both"/>
          </w:pPr>
        </w:pPrChange>
      </w:pPr>
      <w:ins w:id="832" w:author="Ngọc Ánh Trương" w:date="2026-10-19T13:47:00Z" w16du:dateUtc="2026-10-19T06:47:00Z">
        <w:r>
          <w:rPr>
            <w:rFonts w:ascii="Times New Roman" w:hAnsi="Times New Roman"/>
            <w:sz w:val="26"/>
            <w:szCs w:val="26"/>
          </w:rPr>
          <w:lastRenderedPageBreak/>
          <w:t xml:space="preserve">(vii) </w:t>
        </w:r>
      </w:ins>
      <w:r w:rsidR="00000000">
        <w:rPr>
          <w:rFonts w:ascii="Times New Roman" w:hAnsi="Times New Roman"/>
          <w:sz w:val="26"/>
          <w:szCs w:val="26"/>
          <w:lang w:val="vi-VN"/>
        </w:rPr>
        <w:t>Bên B chuyển nhượng Hợp đồng hoặc giao thầu lại toàn</w:t>
      </w:r>
      <w:ins w:id="833" w:author="VNCN E&amp;C - Thương thảo 17/10" w:date="2026-10-17T16:00:00Z">
        <w:r w:rsidR="00000000">
          <w:rPr>
            <w:rFonts w:ascii="Times New Roman" w:hAnsi="Times New Roman"/>
            <w:sz w:val="26"/>
            <w:szCs w:val="26"/>
            <w:lang w:val="vi-VN"/>
          </w:rPr>
          <w:t xml:space="preserve"> bộ công</w:t>
        </w:r>
      </w:ins>
      <w:r w:rsidR="00000000">
        <w:rPr>
          <w:rFonts w:ascii="Times New Roman" w:hAnsi="Times New Roman"/>
          <w:sz w:val="26"/>
          <w:szCs w:val="26"/>
          <w:lang w:val="vi-VN"/>
        </w:rPr>
        <w:t xml:space="preserve"> việc khi chưa được Bên A chấp thuận bằng văn bản;</w:t>
      </w:r>
    </w:p>
    <w:p w14:paraId="6C33D2B1" w14:textId="2E31B2FB" w:rsidR="00DE62AE" w:rsidRDefault="00D01C59" w:rsidP="00D01C59">
      <w:pPr>
        <w:widowControl w:val="0"/>
        <w:tabs>
          <w:tab w:val="left" w:pos="426"/>
        </w:tabs>
        <w:spacing w:after="120" w:line="276" w:lineRule="auto"/>
        <w:jc w:val="both"/>
        <w:rPr>
          <w:rFonts w:ascii="Times New Roman" w:hAnsi="Times New Roman"/>
          <w:sz w:val="26"/>
          <w:szCs w:val="26"/>
          <w:lang w:val="vi-VN"/>
        </w:rPr>
        <w:pPrChange w:id="834" w:author="Ngọc Ánh Trương" w:date="2026-10-19T13:47:00Z" w16du:dateUtc="2026-10-19T06:47:00Z">
          <w:pPr>
            <w:widowControl w:val="0"/>
            <w:numPr>
              <w:numId w:val="10"/>
            </w:numPr>
            <w:tabs>
              <w:tab w:val="num" w:pos="0"/>
              <w:tab w:val="left" w:pos="426"/>
            </w:tabs>
            <w:spacing w:after="120" w:line="276" w:lineRule="auto"/>
            <w:jc w:val="both"/>
          </w:pPr>
        </w:pPrChange>
      </w:pPr>
      <w:ins w:id="835" w:author="Ngọc Ánh Trương" w:date="2026-10-19T13:47:00Z" w16du:dateUtc="2026-10-19T06:47:00Z">
        <w:r>
          <w:rPr>
            <w:rFonts w:ascii="Times New Roman" w:hAnsi="Times New Roman"/>
            <w:sz w:val="26"/>
            <w:szCs w:val="26"/>
          </w:rPr>
          <w:t xml:space="preserve">(viii) </w:t>
        </w:r>
      </w:ins>
      <w:r w:rsidR="00000000">
        <w:rPr>
          <w:rFonts w:ascii="Times New Roman" w:hAnsi="Times New Roman"/>
          <w:sz w:val="26"/>
          <w:szCs w:val="26"/>
          <w:lang w:val="vi-VN"/>
        </w:rPr>
        <w:t>Bên B lâm vào tình trạng phá sản, giải thể, bị đình chỉ hoạt động;</w:t>
      </w:r>
    </w:p>
    <w:p w14:paraId="1B26C32B" w14:textId="42B09FFE" w:rsidR="00DE62AE" w:rsidRDefault="00D01C59" w:rsidP="00D01C59">
      <w:pPr>
        <w:widowControl w:val="0"/>
        <w:tabs>
          <w:tab w:val="left" w:pos="426"/>
        </w:tabs>
        <w:spacing w:after="120" w:line="276" w:lineRule="auto"/>
        <w:jc w:val="both"/>
        <w:rPr>
          <w:rFonts w:ascii="Times New Roman" w:hAnsi="Times New Roman"/>
          <w:sz w:val="26"/>
          <w:szCs w:val="26"/>
          <w:lang w:val="vi-VN"/>
        </w:rPr>
        <w:pPrChange w:id="836" w:author="Ngọc Ánh Trương" w:date="2026-10-19T13:48:00Z" w16du:dateUtc="2026-10-19T06:48:00Z">
          <w:pPr>
            <w:widowControl w:val="0"/>
            <w:numPr>
              <w:numId w:val="10"/>
            </w:numPr>
            <w:tabs>
              <w:tab w:val="num" w:pos="0"/>
              <w:tab w:val="left" w:pos="426"/>
            </w:tabs>
            <w:spacing w:after="120" w:line="276" w:lineRule="auto"/>
            <w:jc w:val="both"/>
          </w:pPr>
        </w:pPrChange>
      </w:pPr>
      <w:ins w:id="837" w:author="Ngọc Ánh Trương" w:date="2026-10-19T13:48:00Z" w16du:dateUtc="2026-10-19T06:48:00Z">
        <w:r>
          <w:rPr>
            <w:rFonts w:ascii="Times New Roman" w:hAnsi="Times New Roman"/>
            <w:sz w:val="26"/>
            <w:szCs w:val="26"/>
          </w:rPr>
          <w:t xml:space="preserve">(ix) </w:t>
        </w:r>
      </w:ins>
      <w:r w:rsidR="00000000">
        <w:rPr>
          <w:rFonts w:ascii="Times New Roman" w:hAnsi="Times New Roman"/>
          <w:sz w:val="26"/>
          <w:szCs w:val="26"/>
          <w:lang w:val="vi-VN"/>
        </w:rPr>
        <w:t>Bên B không nộp</w:t>
      </w:r>
      <w:ins w:id="838" w:author="VNCN E&amp;C - Thương thảo 17/10" w:date="2026-10-17T16:00:00Z">
        <w:r w:rsidR="00000000">
          <w:rPr>
            <w:rFonts w:ascii="Times New Roman" w:hAnsi="Times New Roman"/>
            <w:sz w:val="26"/>
            <w:szCs w:val="26"/>
            <w:lang w:val="vi-VN"/>
          </w:rPr>
          <w:t xml:space="preserve"> bảo đảm thực hiện hợp đồng</w:t>
        </w:r>
      </w:ins>
      <w:r w:rsidR="00000000">
        <w:rPr>
          <w:rFonts w:ascii="Times New Roman" w:hAnsi="Times New Roman"/>
          <w:sz w:val="26"/>
          <w:szCs w:val="26"/>
          <w:lang w:val="vi-VN"/>
        </w:rPr>
        <w:t xml:space="preserve"> hoặc không gia hạn bảo lãnh theo quy định của Hợp đồng;</w:t>
      </w:r>
    </w:p>
    <w:p w14:paraId="391A0DA1" w14:textId="47BAFF7C" w:rsidR="00DE62AE" w:rsidRDefault="00D01C59" w:rsidP="00D01C59">
      <w:pPr>
        <w:widowControl w:val="0"/>
        <w:tabs>
          <w:tab w:val="left" w:pos="426"/>
        </w:tabs>
        <w:spacing w:after="120" w:line="276" w:lineRule="auto"/>
        <w:jc w:val="both"/>
        <w:rPr>
          <w:ins w:id="839" w:author="VNCN E&amp;C - Thương thảo 17/10" w:date="2026-10-17T16:00:00Z"/>
          <w:rFonts w:ascii="Times New Roman" w:hAnsi="Times New Roman"/>
          <w:sz w:val="26"/>
          <w:szCs w:val="26"/>
          <w:lang w:val="vi-VN"/>
        </w:rPr>
        <w:pPrChange w:id="840" w:author="Ngọc Ánh Trương" w:date="2026-10-19T13:48:00Z" w16du:dateUtc="2026-10-19T06:48:00Z">
          <w:pPr>
            <w:widowControl w:val="0"/>
            <w:numPr>
              <w:numId w:val="10"/>
            </w:numPr>
            <w:tabs>
              <w:tab w:val="num" w:pos="0"/>
              <w:tab w:val="left" w:pos="426"/>
            </w:tabs>
            <w:spacing w:after="120" w:line="276" w:lineRule="auto"/>
            <w:jc w:val="both"/>
          </w:pPr>
        </w:pPrChange>
      </w:pPr>
      <w:ins w:id="841" w:author="Ngọc Ánh Trương" w:date="2026-10-19T13:48:00Z" w16du:dateUtc="2026-10-19T06:48:00Z">
        <w:r>
          <w:rPr>
            <w:rFonts w:ascii="Times New Roman" w:hAnsi="Times New Roman"/>
            <w:sz w:val="26"/>
            <w:szCs w:val="26"/>
          </w:rPr>
          <w:t xml:space="preserve">(x) </w:t>
        </w:r>
      </w:ins>
      <w:commentRangeStart w:id="842"/>
      <w:ins w:id="843" w:author="VNCN E&amp;C - Thương thảo 17/10" w:date="2026-10-17T16:00:00Z">
        <w:r w:rsidR="00000000">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ins>
      <w:commentRangeEnd w:id="842"/>
      <w:r w:rsidR="00000000">
        <w:rPr>
          <w:rStyle w:val="CommentReference"/>
          <w:rFonts w:ascii="Times New Roman" w:hAnsi="Times New Roman"/>
          <w:sz w:val="26"/>
          <w:szCs w:val="26"/>
          <w:lang w:val="vi-VN"/>
        </w:rPr>
        <w:commentReference w:id="842"/>
      </w:r>
    </w:p>
    <w:p w14:paraId="3A5DBBEB" w14:textId="6CC35BCD" w:rsidR="00DE62AE" w:rsidRDefault="00D01C59" w:rsidP="00D01C59">
      <w:pPr>
        <w:widowControl w:val="0"/>
        <w:tabs>
          <w:tab w:val="left" w:pos="426"/>
        </w:tabs>
        <w:spacing w:after="120" w:line="276" w:lineRule="auto"/>
        <w:jc w:val="both"/>
        <w:rPr>
          <w:rFonts w:ascii="Times New Roman" w:hAnsi="Times New Roman"/>
          <w:sz w:val="26"/>
          <w:szCs w:val="26"/>
          <w:lang w:val="vi-VN"/>
        </w:rPr>
        <w:pPrChange w:id="844" w:author="Ngọc Ánh Trương" w:date="2026-10-19T13:48:00Z" w16du:dateUtc="2026-10-19T06:48:00Z">
          <w:pPr>
            <w:widowControl w:val="0"/>
            <w:numPr>
              <w:numId w:val="10"/>
            </w:numPr>
            <w:tabs>
              <w:tab w:val="num" w:pos="0"/>
              <w:tab w:val="left" w:pos="426"/>
            </w:tabs>
            <w:spacing w:after="120" w:line="276" w:lineRule="auto"/>
            <w:jc w:val="both"/>
          </w:pPr>
        </w:pPrChange>
      </w:pPr>
      <w:ins w:id="845" w:author="Ngọc Ánh Trương" w:date="2026-10-19T13:48:00Z" w16du:dateUtc="2026-10-19T06:48:00Z">
        <w:r>
          <w:rPr>
            <w:rFonts w:ascii="Times New Roman" w:hAnsi="Times New Roman"/>
            <w:sz w:val="26"/>
            <w:szCs w:val="26"/>
          </w:rPr>
          <w:t xml:space="preserve">(xi) </w:t>
        </w:r>
      </w:ins>
      <w:ins w:id="846" w:author="Ngọc Ánh Trương" w:date="2026-10-19T13:50:00Z">
        <w:r w:rsidRPr="00D01C59">
          <w:rPr>
            <w:rFonts w:ascii="Times New Roman" w:hAnsi="Times New Roman"/>
            <w:sz w:val="26"/>
            <w:szCs w:val="26"/>
          </w:rPr>
          <w:t xml:space="preserve">Việc chấm dứt Hợp đồng không làm mất quyền lợi của Bên A theo Hợp đồng và pháp luật. Bên A được tự thực hiện hoặc giao đơn vị khác hoàn thành phần việc còn lại, và được sử dụng thiết bị, vật tư, công trình tạm của Bên B còn trên Công trường trong phạm vi cần thiết để bảo đảm an toàn và tiếp tục thi công. Hai bên lập biên bản kiểm kê khi bàn giao; chi phí sử dụng (nếu có) được đối trừ khi thanh toán. Bên B di dời tài sản còn lại trong vòng </w:t>
        </w:r>
      </w:ins>
      <w:ins w:id="847" w:author="Ngọc Ánh Trương" w:date="2026-10-19T13:50:00Z" w16du:dateUtc="2026-10-19T06:50:00Z">
        <w:r w:rsidRPr="00D01C59">
          <w:rPr>
            <w:rFonts w:ascii="Times New Roman" w:hAnsi="Times New Roman"/>
            <w:sz w:val="26"/>
            <w:szCs w:val="26"/>
            <w:highlight w:val="yellow"/>
            <w:rPrChange w:id="848" w:author="Ngọc Ánh Trương" w:date="2026-10-19T13:50:00Z" w16du:dateUtc="2026-10-19T06:50:00Z">
              <w:rPr>
                <w:rFonts w:ascii="Times New Roman" w:hAnsi="Times New Roman"/>
                <w:sz w:val="26"/>
                <w:szCs w:val="26"/>
              </w:rPr>
            </w:rPrChange>
          </w:rPr>
          <w:t xml:space="preserve">07 </w:t>
        </w:r>
      </w:ins>
      <w:ins w:id="849" w:author="Ngọc Ánh Trương" w:date="2026-10-19T13:50:00Z">
        <w:r w:rsidRPr="00D01C59">
          <w:rPr>
            <w:rFonts w:ascii="Times New Roman" w:hAnsi="Times New Roman"/>
            <w:sz w:val="26"/>
            <w:szCs w:val="26"/>
            <w:highlight w:val="yellow"/>
            <w:rPrChange w:id="850" w:author="Ngọc Ánh Trương" w:date="2026-10-19T13:50:00Z" w16du:dateUtc="2026-10-19T06:50:00Z">
              <w:rPr>
                <w:rFonts w:ascii="Times New Roman" w:hAnsi="Times New Roman"/>
                <w:sz w:val="26"/>
                <w:szCs w:val="26"/>
              </w:rPr>
            </w:rPrChange>
          </w:rPr>
          <w:t>ngày</w:t>
        </w:r>
        <w:r w:rsidRPr="00D01C59">
          <w:rPr>
            <w:rFonts w:ascii="Times New Roman" w:hAnsi="Times New Roman"/>
            <w:sz w:val="26"/>
            <w:szCs w:val="26"/>
          </w:rPr>
          <w:t xml:space="preserve"> kể từ ngày được Bên A yêu cầu.</w:t>
        </w:r>
      </w:ins>
      <w:del w:id="851" w:author="Ngọc Ánh Trương" w:date="2026-10-19T13:50:00Z" w16du:dateUtc="2026-10-19T06:50:00Z">
        <w:r w:rsidR="00000000" w:rsidDel="00D01C59">
          <w:rPr>
            <w:rFonts w:ascii="Times New Roman" w:hAnsi="Times New Roman"/>
            <w:sz w:val="26"/>
            <w:szCs w:val="26"/>
            <w:lang w:val="vi-VN"/>
          </w:rPr>
          <w:delTex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w:delText>
        </w:r>
      </w:del>
      <w:ins w:id="852" w:author="VNCN E&amp;C - Thương thảo 17/10" w:date="2026-10-17T16:00:00Z">
        <w:del w:id="853" w:author="Ngọc Ánh Trương" w:date="2026-10-19T13:50:00Z" w16du:dateUtc="2026-10-19T06:50:00Z">
          <w:r w:rsidR="00000000" w:rsidDel="00D01C59">
            <w:rPr>
              <w:rFonts w:ascii="Times New Roman" w:hAnsi="Times New Roman"/>
              <w:sz w:val="26"/>
              <w:szCs w:val="26"/>
              <w:lang w:val="vi-VN"/>
            </w:rPr>
            <w:delText xml:space="preserve">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delText>
          </w:r>
        </w:del>
      </w:ins>
      <w:del w:id="854" w:author="Ngọc Ánh Trương" w:date="2026-10-19T13:50:00Z" w16du:dateUtc="2026-10-19T06:50:00Z">
        <w:r w:rsidR="00000000" w:rsidDel="00D01C59">
          <w:rPr>
            <w:rFonts w:ascii="Times New Roman" w:hAnsi="Times New Roman"/>
            <w:sz w:val="26"/>
            <w:szCs w:val="26"/>
            <w:lang w:val="vi-VN"/>
          </w:rPr>
          <w:delText>.</w:delText>
        </w:r>
      </w:del>
    </w:p>
    <w:p w14:paraId="38FEFF89" w14:textId="595BE06E" w:rsidR="00DE62AE" w:rsidDel="00D01C59" w:rsidRDefault="00000000" w:rsidP="00D01C59">
      <w:pPr>
        <w:tabs>
          <w:tab w:val="left" w:pos="709"/>
        </w:tabs>
        <w:spacing w:after="120" w:line="276" w:lineRule="auto"/>
        <w:jc w:val="both"/>
        <w:rPr>
          <w:del w:id="855" w:author="Ngọc Ánh Trương" w:date="2026-10-19T13:52:00Z" w16du:dateUtc="2026-10-19T06:52:00Z"/>
          <w:rFonts w:ascii="Times New Roman" w:hAnsi="Times New Roman"/>
          <w:b/>
          <w:bCs/>
          <w:sz w:val="26"/>
          <w:szCs w:val="26"/>
        </w:rPr>
      </w:pPr>
      <w:r>
        <w:rPr>
          <w:rFonts w:ascii="Times New Roman" w:hAnsi="Times New Roman"/>
          <w:b/>
          <w:bCs/>
          <w:sz w:val="26"/>
          <w:szCs w:val="26"/>
          <w:lang w:val="vi-VN"/>
        </w:rPr>
        <w:t>c) Đơn phương chấm dứt hợp đồng bởi Bên B:</w:t>
      </w:r>
      <w:ins w:id="856" w:author="Ngọc Ánh Trương" w:date="2026-10-19T13:52:00Z" w16du:dateUtc="2026-10-19T06:52:00Z">
        <w:r w:rsidR="00D01C59">
          <w:rPr>
            <w:rFonts w:ascii="Times New Roman" w:hAnsi="Times New Roman"/>
            <w:b/>
            <w:bCs/>
            <w:sz w:val="26"/>
            <w:szCs w:val="26"/>
          </w:rPr>
          <w:t xml:space="preserve"> </w:t>
        </w:r>
      </w:ins>
    </w:p>
    <w:p w14:paraId="66655924" w14:textId="77777777" w:rsidR="00D01C59" w:rsidRDefault="00D01C59">
      <w:pPr>
        <w:tabs>
          <w:tab w:val="left" w:pos="709"/>
        </w:tabs>
        <w:spacing w:after="120" w:line="276" w:lineRule="auto"/>
        <w:jc w:val="both"/>
        <w:rPr>
          <w:ins w:id="857" w:author="Ngọc Ánh Trương" w:date="2026-10-19T13:52:00Z" w16du:dateUtc="2026-10-19T06:52:00Z"/>
          <w:rFonts w:ascii="Times New Roman" w:hAnsi="Times New Roman"/>
          <w:b/>
          <w:bCs/>
          <w:sz w:val="26"/>
          <w:szCs w:val="26"/>
          <w:lang w:val="vi-VN"/>
        </w:rPr>
      </w:pPr>
    </w:p>
    <w:p w14:paraId="5F1D6864" w14:textId="4F58BE1C" w:rsidR="00D01C59" w:rsidRPr="00D01C59" w:rsidRDefault="00D01C59" w:rsidP="00D01C59">
      <w:pPr>
        <w:tabs>
          <w:tab w:val="left" w:pos="709"/>
        </w:tabs>
        <w:spacing w:after="120" w:line="276" w:lineRule="auto"/>
        <w:jc w:val="both"/>
        <w:rPr>
          <w:ins w:id="858" w:author="Ngọc Ánh Trương" w:date="2026-10-19T13:52:00Z"/>
          <w:rFonts w:ascii="Times New Roman" w:hAnsi="Times New Roman"/>
          <w:sz w:val="26"/>
          <w:szCs w:val="26"/>
        </w:rPr>
      </w:pPr>
      <w:ins w:id="859" w:author="Ngọc Ánh Trương" w:date="2026-10-19T13:52:00Z">
        <w:r w:rsidRPr="00D01C59">
          <w:rPr>
            <w:rFonts w:ascii="Times New Roman" w:hAnsi="Times New Roman"/>
            <w:sz w:val="26"/>
            <w:szCs w:val="26"/>
          </w:rPr>
          <w:t>Bên B có quyền đơn phương chấm dứt Hợp đồng khi:</w:t>
        </w:r>
      </w:ins>
    </w:p>
    <w:p w14:paraId="063AB40D" w14:textId="77777777" w:rsidR="00D01C59" w:rsidRPr="00D01C59" w:rsidRDefault="00D01C59" w:rsidP="00D01C59">
      <w:pPr>
        <w:tabs>
          <w:tab w:val="left" w:pos="709"/>
        </w:tabs>
        <w:spacing w:after="120" w:line="276" w:lineRule="auto"/>
        <w:jc w:val="both"/>
        <w:rPr>
          <w:ins w:id="860" w:author="Ngọc Ánh Trương" w:date="2026-10-19T13:52:00Z"/>
          <w:rFonts w:ascii="Times New Roman" w:hAnsi="Times New Roman"/>
          <w:sz w:val="26"/>
          <w:szCs w:val="26"/>
        </w:rPr>
      </w:pPr>
      <w:ins w:id="861" w:author="Ngọc Ánh Trương" w:date="2026-10-19T13:52:00Z">
        <w:r w:rsidRPr="00D01C59">
          <w:rPr>
            <w:rFonts w:ascii="Times New Roman" w:hAnsi="Times New Roman"/>
            <w:sz w:val="26"/>
            <w:szCs w:val="26"/>
          </w:rPr>
          <w:t>(i) Bên A bị phá sản hoặc giải thể;</w:t>
        </w:r>
      </w:ins>
    </w:p>
    <w:p w14:paraId="151A0388" w14:textId="4791B793" w:rsidR="00D01C59" w:rsidRPr="00D01C59" w:rsidRDefault="00D01C59" w:rsidP="00D01C59">
      <w:pPr>
        <w:tabs>
          <w:tab w:val="left" w:pos="709"/>
        </w:tabs>
        <w:spacing w:after="120" w:line="276" w:lineRule="auto"/>
        <w:jc w:val="both"/>
        <w:rPr>
          <w:ins w:id="862" w:author="Ngọc Ánh Trương" w:date="2026-10-19T13:52:00Z"/>
          <w:rFonts w:ascii="Times New Roman" w:hAnsi="Times New Roman"/>
          <w:sz w:val="26"/>
          <w:szCs w:val="26"/>
        </w:rPr>
      </w:pPr>
      <w:ins w:id="863" w:author="Ngọc Ánh Trương" w:date="2026-10-19T13:52:00Z">
        <w:r w:rsidRPr="00D01C59">
          <w:rPr>
            <w:rFonts w:ascii="Times New Roman" w:hAnsi="Times New Roman"/>
            <w:sz w:val="26"/>
            <w:szCs w:val="26"/>
          </w:rPr>
          <w:t xml:space="preserve">(ii) Bên A không thanh toán quá </w:t>
        </w:r>
      </w:ins>
      <w:ins w:id="864" w:author="Ngọc Ánh Trương" w:date="2026-10-19T13:52:00Z" w16du:dateUtc="2026-10-19T06:52:00Z">
        <w:r w:rsidR="00D5464A" w:rsidRPr="00D5464A">
          <w:rPr>
            <w:rFonts w:ascii="Times New Roman" w:hAnsi="Times New Roman"/>
            <w:sz w:val="26"/>
            <w:szCs w:val="26"/>
            <w:highlight w:val="yellow"/>
            <w:rPrChange w:id="865" w:author="Ngọc Ánh Trương" w:date="2026-10-19T13:53:00Z" w16du:dateUtc="2026-10-19T06:53:00Z">
              <w:rPr>
                <w:rFonts w:ascii="Times New Roman" w:hAnsi="Times New Roman"/>
                <w:sz w:val="26"/>
                <w:szCs w:val="26"/>
              </w:rPr>
            </w:rPrChange>
          </w:rPr>
          <w:t xml:space="preserve">60 </w:t>
        </w:r>
      </w:ins>
      <w:ins w:id="866" w:author="Ngọc Ánh Trương" w:date="2026-10-19T13:52:00Z">
        <w:r w:rsidRPr="00D5464A">
          <w:rPr>
            <w:rFonts w:ascii="Times New Roman" w:hAnsi="Times New Roman"/>
            <w:sz w:val="26"/>
            <w:szCs w:val="26"/>
            <w:highlight w:val="yellow"/>
            <w:rPrChange w:id="867" w:author="Ngọc Ánh Trương" w:date="2026-10-19T13:53:00Z" w16du:dateUtc="2026-10-19T06:53:00Z">
              <w:rPr>
                <w:rFonts w:ascii="Times New Roman" w:hAnsi="Times New Roman"/>
                <w:sz w:val="26"/>
                <w:szCs w:val="26"/>
              </w:rPr>
            </w:rPrChange>
          </w:rPr>
          <w:t>ngày</w:t>
        </w:r>
        <w:r w:rsidRPr="00D01C59">
          <w:rPr>
            <w:rFonts w:ascii="Times New Roman" w:hAnsi="Times New Roman"/>
            <w:sz w:val="26"/>
            <w:szCs w:val="26"/>
          </w:rPr>
          <w:t xml:space="preserve"> kể từ ngày nhận đủ hồ sơ thanh toán hợp lệ, không do lỗi của Bên B;</w:t>
        </w:r>
      </w:ins>
    </w:p>
    <w:p w14:paraId="220643B6" w14:textId="697E8566" w:rsidR="00D01C59" w:rsidRPr="00D01C59" w:rsidRDefault="00D01C59" w:rsidP="00D01C59">
      <w:pPr>
        <w:tabs>
          <w:tab w:val="left" w:pos="709"/>
        </w:tabs>
        <w:spacing w:after="120" w:line="276" w:lineRule="auto"/>
        <w:jc w:val="both"/>
        <w:rPr>
          <w:ins w:id="868" w:author="Ngọc Ánh Trương" w:date="2026-10-19T13:52:00Z"/>
          <w:rFonts w:ascii="Times New Roman" w:hAnsi="Times New Roman"/>
          <w:sz w:val="26"/>
          <w:szCs w:val="26"/>
        </w:rPr>
      </w:pPr>
      <w:ins w:id="869" w:author="Ngọc Ánh Trương" w:date="2026-10-19T13:52:00Z">
        <w:r w:rsidRPr="00D01C59">
          <w:rPr>
            <w:rFonts w:ascii="Times New Roman" w:hAnsi="Times New Roman"/>
            <w:sz w:val="26"/>
            <w:szCs w:val="26"/>
          </w:rPr>
          <w:t xml:space="preserve">(iii) Công việc bị dừng liên tục quá </w:t>
        </w:r>
      </w:ins>
      <w:ins w:id="870" w:author="Ngọc Ánh Trương" w:date="2026-10-19T13:52:00Z" w16du:dateUtc="2026-10-19T06:52:00Z">
        <w:r w:rsidR="00D5464A" w:rsidRPr="00D5464A">
          <w:rPr>
            <w:rFonts w:ascii="Times New Roman" w:hAnsi="Times New Roman"/>
            <w:sz w:val="26"/>
            <w:szCs w:val="26"/>
            <w:highlight w:val="yellow"/>
            <w:rPrChange w:id="871" w:author="Ngọc Ánh Trương" w:date="2026-10-19T13:53:00Z" w16du:dateUtc="2026-10-19T06:53:00Z">
              <w:rPr>
                <w:rFonts w:ascii="Times New Roman" w:hAnsi="Times New Roman"/>
                <w:sz w:val="26"/>
                <w:szCs w:val="26"/>
              </w:rPr>
            </w:rPrChange>
          </w:rPr>
          <w:t>45</w:t>
        </w:r>
      </w:ins>
      <w:ins w:id="872" w:author="Ngọc Ánh Trương" w:date="2026-10-19T13:52:00Z">
        <w:r w:rsidRPr="00D5464A">
          <w:rPr>
            <w:rFonts w:ascii="Times New Roman" w:hAnsi="Times New Roman"/>
            <w:sz w:val="26"/>
            <w:szCs w:val="26"/>
            <w:highlight w:val="yellow"/>
            <w:rPrChange w:id="873" w:author="Ngọc Ánh Trương" w:date="2026-10-19T13:53:00Z" w16du:dateUtc="2026-10-19T06:53:00Z">
              <w:rPr>
                <w:rFonts w:ascii="Times New Roman" w:hAnsi="Times New Roman"/>
                <w:sz w:val="26"/>
                <w:szCs w:val="26"/>
              </w:rPr>
            </w:rPrChange>
          </w:rPr>
          <w:t xml:space="preserve"> ngày</w:t>
        </w:r>
        <w:r w:rsidRPr="00D01C59">
          <w:rPr>
            <w:rFonts w:ascii="Times New Roman" w:hAnsi="Times New Roman"/>
            <w:sz w:val="26"/>
            <w:szCs w:val="26"/>
          </w:rPr>
          <w:t xml:space="preserve"> theo Điều 17.1 do lỗi của Bên A.</w:t>
        </w:r>
      </w:ins>
    </w:p>
    <w:p w14:paraId="656065A5" w14:textId="77777777" w:rsidR="00D01C59" w:rsidRPr="00D01C59" w:rsidRDefault="00D01C59" w:rsidP="00D01C59">
      <w:pPr>
        <w:tabs>
          <w:tab w:val="left" w:pos="709"/>
        </w:tabs>
        <w:spacing w:after="120" w:line="276" w:lineRule="auto"/>
        <w:jc w:val="both"/>
        <w:rPr>
          <w:ins w:id="874" w:author="Ngọc Ánh Trương" w:date="2026-10-19T13:52:00Z"/>
          <w:rFonts w:ascii="Times New Roman" w:hAnsi="Times New Roman"/>
          <w:sz w:val="26"/>
          <w:szCs w:val="26"/>
        </w:rPr>
      </w:pPr>
      <w:ins w:id="875" w:author="Ngọc Ánh Trương" w:date="2026-10-19T13:52:00Z">
        <w:r w:rsidRPr="00D01C59">
          <w:rPr>
            <w:rFonts w:ascii="Times New Roman" w:hAnsi="Times New Roman"/>
            <w:sz w:val="26"/>
            <w:szCs w:val="26"/>
          </w:rPr>
          <w:t xml:space="preserve">Trước khi chấm dứt, Bên B phải thông báo bằng văn bản cho Bên A tối thiểu </w:t>
        </w:r>
        <w:r w:rsidRPr="00D5464A">
          <w:rPr>
            <w:rFonts w:ascii="Times New Roman" w:hAnsi="Times New Roman"/>
            <w:sz w:val="26"/>
            <w:szCs w:val="26"/>
            <w:highlight w:val="yellow"/>
            <w:rPrChange w:id="876" w:author="Ngọc Ánh Trương" w:date="2026-10-19T13:53:00Z" w16du:dateUtc="2026-10-19T06:53:00Z">
              <w:rPr>
                <w:rFonts w:ascii="Times New Roman" w:hAnsi="Times New Roman"/>
                <w:sz w:val="26"/>
                <w:szCs w:val="26"/>
              </w:rPr>
            </w:rPrChange>
          </w:rPr>
          <w:t>28 ngày</w:t>
        </w:r>
        <w:r w:rsidRPr="00D01C59">
          <w:rPr>
            <w:rFonts w:ascii="Times New Roman" w:hAnsi="Times New Roman"/>
            <w:sz w:val="26"/>
            <w:szCs w:val="26"/>
          </w:rPr>
          <w:t>; nếu trong thời hạn này Bên A khắc phục vi phạm thì Bên B không được chấm dứt Hợp đồng.</w:t>
        </w:r>
      </w:ins>
    </w:p>
    <w:p w14:paraId="299E0A74" w14:textId="0FD572CB" w:rsidR="00DE62AE" w:rsidDel="00D01C59" w:rsidRDefault="00000000">
      <w:pPr>
        <w:widowControl w:val="0"/>
        <w:spacing w:after="120" w:line="276" w:lineRule="auto"/>
        <w:jc w:val="both"/>
        <w:rPr>
          <w:del w:id="877" w:author="Ngọc Ánh Trương" w:date="2026-10-19T13:52:00Z" w16du:dateUtc="2026-10-19T06:52:00Z"/>
          <w:rFonts w:ascii="Times New Roman" w:hAnsi="Times New Roman"/>
          <w:sz w:val="26"/>
          <w:szCs w:val="26"/>
          <w:lang w:val="vi-VN"/>
        </w:rPr>
      </w:pPr>
      <w:commentRangeStart w:id="878"/>
      <w:del w:id="879" w:author="Ngọc Ánh Trương" w:date="2026-10-19T13:52:00Z" w16du:dateUtc="2026-10-19T06:52:00Z">
        <w:r w:rsidDel="00D01C59">
          <w:rPr>
            <w:rFonts w:ascii="Times New Roman" w:hAnsi="Times New Roman"/>
            <w:sz w:val="26"/>
            <w:szCs w:val="26"/>
            <w:lang w:val="vi-VN"/>
          </w:rPr>
          <w:delText>Bên B có quyền đơn phương chấm dứt Hợp đồng</w:delText>
        </w:r>
      </w:del>
      <w:ins w:id="880" w:author="VNCN E&amp;C - Thương thảo 17/10" w:date="2026-10-17T16:00:00Z">
        <w:del w:id="881" w:author="Ngọc Ánh Trương" w:date="2026-10-19T13:52:00Z" w16du:dateUtc="2026-10-19T06:52:00Z">
          <w:r w:rsidDel="00D01C59">
            <w:rPr>
              <w:rFonts w:ascii="Times New Roman" w:hAnsi="Times New Roman"/>
              <w:sz w:val="26"/>
              <w:szCs w:val="26"/>
              <w:lang w:val="vi-VN"/>
            </w:rPr>
            <w:delText xml:space="preserve"> theo quy định của pháp luật về hợp đồng xây dựng,</w:delText>
          </w:r>
        </w:del>
      </w:ins>
      <w:del w:id="882" w:author="Ngọc Ánh Trương" w:date="2026-10-19T13:52:00Z" w16du:dateUtc="2026-10-19T06:52:00Z">
        <w:r w:rsidDel="00D01C59">
          <w:rPr>
            <w:rFonts w:ascii="Times New Roman" w:hAnsi="Times New Roman"/>
            <w:sz w:val="26"/>
            <w:szCs w:val="26"/>
            <w:lang w:val="vi-VN"/>
          </w:rPr>
          <w:delText xml:space="preserve"> nhưng phải thông báo bằng văn bản trước cho Bên A tối thiểu là </w:delText>
        </w:r>
        <w:r w:rsidDel="00D01C59">
          <w:rPr>
            <w:rFonts w:ascii="Times New Roman" w:hAnsi="Times New Roman"/>
            <w:sz w:val="26"/>
            <w:szCs w:val="26"/>
          </w:rPr>
          <w:delText>15</w:delText>
        </w:r>
        <w:r w:rsidDel="00D01C59">
          <w:rPr>
            <w:rFonts w:ascii="Times New Roman" w:hAnsi="Times New Roman"/>
            <w:sz w:val="26"/>
            <w:szCs w:val="26"/>
            <w:lang w:val="vi-VN"/>
          </w:rPr>
          <w:delText xml:space="preserve"> ngày</w:delText>
        </w:r>
      </w:del>
      <w:ins w:id="883" w:author="VNCN E&amp;C - Thương thảo 17/10" w:date="2026-10-17T16:00:00Z">
        <w:del w:id="884" w:author="Ngọc Ánh Trương" w:date="2026-10-19T13:52:00Z" w16du:dateUtc="2026-10-19T06:52:00Z">
          <w:r w:rsidDel="00D01C59">
            <w:rPr>
              <w:rFonts w:ascii="Times New Roman" w:hAnsi="Times New Roman"/>
              <w:sz w:val="26"/>
              <w:szCs w:val="26"/>
              <w:lang w:val="vi-VN"/>
            </w:rPr>
            <w:delText>,</w:delText>
          </w:r>
        </w:del>
      </w:ins>
      <w:del w:id="885" w:author="Ngọc Ánh Trương" w:date="2026-10-19T13:52:00Z" w16du:dateUtc="2026-10-19T06:52:00Z">
        <w:r w:rsidDel="00D01C59">
          <w:rPr>
            <w:rFonts w:ascii="Times New Roman" w:hAnsi="Times New Roman"/>
            <w:sz w:val="26"/>
            <w:szCs w:val="26"/>
            <w:lang w:val="vi-VN"/>
          </w:rPr>
          <w:delText xml:space="preserve"> trong các trường hợp sau:</w:delText>
        </w:r>
        <w:commentRangeEnd w:id="878"/>
        <w:r w:rsidR="00D01C59" w:rsidDel="00D01C59">
          <w:rPr>
            <w:rStyle w:val="CommentReference"/>
            <w:rFonts w:ascii="Times New Roman" w:hAnsi="Times New Roman"/>
            <w:sz w:val="26"/>
            <w:szCs w:val="26"/>
            <w:lang w:val="vi-VN"/>
          </w:rPr>
          <w:commentReference w:id="878"/>
        </w:r>
      </w:del>
    </w:p>
    <w:p w14:paraId="42259AD5" w14:textId="5C8FA3F9" w:rsidR="00DE62AE" w:rsidDel="00D01C59" w:rsidRDefault="00000000">
      <w:pPr>
        <w:pStyle w:val="ListParagraph"/>
        <w:numPr>
          <w:ilvl w:val="0"/>
          <w:numId w:val="24"/>
        </w:numPr>
        <w:spacing w:after="120"/>
        <w:ind w:left="0" w:firstLine="0"/>
        <w:contextualSpacing w:val="0"/>
        <w:jc w:val="both"/>
        <w:rPr>
          <w:del w:id="886" w:author="Ngọc Ánh Trương" w:date="2026-10-19T13:52:00Z" w16du:dateUtc="2026-10-19T06:52:00Z"/>
          <w:rFonts w:ascii="Times New Roman" w:hAnsi="Times New Roman"/>
          <w:sz w:val="26"/>
          <w:szCs w:val="26"/>
        </w:rPr>
      </w:pPr>
      <w:del w:id="887" w:author="Ngọc Ánh Trương" w:date="2026-10-19T13:52:00Z" w16du:dateUtc="2026-10-19T06:52:00Z">
        <w:r w:rsidDel="00D01C59">
          <w:rPr>
            <w:rFonts w:ascii="Times New Roman" w:hAnsi="Times New Roman"/>
            <w:sz w:val="26"/>
            <w:szCs w:val="26"/>
          </w:rPr>
          <w:delText>Bên A bị phá sản</w:delText>
        </w:r>
      </w:del>
      <w:ins w:id="888" w:author="VNCN E&amp;C - Thương thảo 17/10" w:date="2026-10-17T16:00:00Z">
        <w:del w:id="889" w:author="Ngọc Ánh Trương" w:date="2026-10-19T13:52:00Z" w16du:dateUtc="2026-10-19T06:52:00Z">
          <w:r w:rsidDel="00D01C59">
            <w:rPr>
              <w:rFonts w:ascii="Times New Roman" w:hAnsi="Times New Roman"/>
              <w:sz w:val="26"/>
              <w:szCs w:val="26"/>
            </w:rPr>
            <w:delText>, giải thể</w:delText>
          </w:r>
        </w:del>
      </w:ins>
      <w:del w:id="890" w:author="Ngọc Ánh Trương" w:date="2026-10-19T13:52:00Z" w16du:dateUtc="2026-10-19T06:52:00Z">
        <w:r w:rsidDel="00D01C59">
          <w:rPr>
            <w:rFonts w:ascii="Times New Roman" w:hAnsi="Times New Roman"/>
            <w:sz w:val="26"/>
            <w:szCs w:val="26"/>
          </w:rPr>
          <w:delText xml:space="preserve"> hoặc vỡ nợ, bị đóng cửa, bị quản lý tài sản, bị đình chỉ hoạt động; </w:delText>
        </w:r>
      </w:del>
    </w:p>
    <w:p w14:paraId="37B1A277" w14:textId="3F03AF35" w:rsidR="00DE62AE" w:rsidDel="00D01C59" w:rsidRDefault="00000000">
      <w:pPr>
        <w:pStyle w:val="ListParagraph"/>
        <w:numPr>
          <w:ilvl w:val="0"/>
          <w:numId w:val="24"/>
        </w:numPr>
        <w:spacing w:after="120"/>
        <w:jc w:val="both"/>
        <w:rPr>
          <w:del w:id="891" w:author="Ngọc Ánh Trương" w:date="2026-10-19T13:52:00Z" w16du:dateUtc="2026-10-19T06:52:00Z"/>
          <w:rFonts w:ascii="Times New Roman" w:hAnsi="Times New Roman"/>
          <w:sz w:val="26"/>
          <w:szCs w:val="26"/>
        </w:rPr>
      </w:pPr>
      <w:del w:id="892" w:author="Ngọc Ánh Trương" w:date="2026-10-19T13:52:00Z" w16du:dateUtc="2026-10-19T06:52:00Z">
        <w:r w:rsidDel="00D01C59">
          <w:rPr>
            <w:rFonts w:ascii="Times New Roman" w:hAnsi="Times New Roman"/>
            <w:sz w:val="26"/>
            <w:szCs w:val="26"/>
          </w:rPr>
          <w:delText xml:space="preserve">Bên A </w:delText>
        </w:r>
      </w:del>
      <w:ins w:id="893" w:author="VNCN E&amp;C - Thương thảo 17/10" w:date="2026-10-17T16:00:00Z">
        <w:del w:id="894" w:author="Ngọc Ánh Trương" w:date="2026-10-19T13:52:00Z" w16du:dateUtc="2026-10-19T06:52:00Z">
          <w:r w:rsidDel="00D01C59">
            <w:rPr>
              <w:rFonts w:ascii="Times New Roman" w:hAnsi="Times New Roman"/>
              <w:sz w:val="26"/>
              <w:szCs w:val="26"/>
            </w:rPr>
            <w:delText>không</w:delText>
          </w:r>
        </w:del>
      </w:ins>
      <w:del w:id="895" w:author="Ngọc Ánh Trương" w:date="2026-10-19T13:52:00Z" w16du:dateUtc="2026-10-19T06:52:00Z">
        <w:r w:rsidDel="00D01C59">
          <w:rPr>
            <w:rFonts w:ascii="Times New Roman" w:hAnsi="Times New Roman"/>
            <w:sz w:val="26"/>
            <w:szCs w:val="26"/>
          </w:rPr>
          <w:delText xml:space="preserve">chậm thanh toán </w:delText>
        </w:r>
      </w:del>
      <w:ins w:id="896" w:author="VNCN E&amp;C - Thương thảo 17/10" w:date="2026-10-17T16:00:00Z">
        <w:del w:id="897" w:author="Ngọc Ánh Trương" w:date="2026-10-19T13:52:00Z" w16du:dateUtc="2026-10-19T06:52:00Z">
          <w:r w:rsidDel="00D01C59">
            <w:rPr>
              <w:rFonts w:ascii="Times New Roman" w:hAnsi="Times New Roman"/>
              <w:sz w:val="26"/>
              <w:szCs w:val="26"/>
            </w:rPr>
            <w:delText xml:space="preserve">cho Bên B </w:delText>
          </w:r>
        </w:del>
      </w:ins>
      <w:del w:id="898" w:author="Ngọc Ánh Trương" w:date="2026-10-19T13:52:00Z" w16du:dateUtc="2026-10-19T06:52:00Z">
        <w:r w:rsidDel="00D01C59">
          <w:rPr>
            <w:rFonts w:ascii="Times New Roman" w:hAnsi="Times New Roman"/>
            <w:sz w:val="26"/>
            <w:szCs w:val="26"/>
          </w:rPr>
          <w:delText xml:space="preserve">quá </w:delText>
        </w:r>
      </w:del>
      <w:ins w:id="899" w:author="VNCN E&amp;C - Thương thảo 17/10" w:date="2026-10-17T16:00:00Z">
        <w:del w:id="900" w:author="Ngọc Ánh Trương" w:date="2026-10-19T13:52:00Z" w16du:dateUtc="2026-10-19T06:52:00Z">
          <w:r w:rsidDel="00D01C59">
            <w:rPr>
              <w:rFonts w:ascii="Times New Roman" w:hAnsi="Times New Roman"/>
              <w:sz w:val="26"/>
              <w:szCs w:val="26"/>
              <w:highlight w:val="yellow"/>
            </w:rPr>
            <w:delText>60</w:delText>
          </w:r>
        </w:del>
      </w:ins>
      <w:del w:id="901" w:author="Ngọc Ánh Trương" w:date="2026-10-19T13:52:00Z" w16du:dateUtc="2026-10-19T06:52:00Z">
        <w:r w:rsidDel="00D01C59">
          <w:rPr>
            <w:rFonts w:ascii="Times New Roman" w:hAnsi="Times New Roman"/>
            <w:sz w:val="26"/>
            <w:szCs w:val="26"/>
          </w:rPr>
          <w:delText xml:space="preserve">30 ngày </w:delText>
        </w:r>
      </w:del>
      <w:ins w:id="902" w:author="VNCN E&amp;C - Thương thảo 17/10" w:date="2026-10-17T16:00:00Z">
        <w:del w:id="903" w:author="Ngọc Ánh Trương" w:date="2026-10-19T13:52:00Z" w16du:dateUtc="2026-10-19T06:52:00Z">
          <w:r w:rsidDel="00D01C59">
            <w:rPr>
              <w:rFonts w:ascii="Times New Roman" w:hAnsi="Times New Roman"/>
              <w:sz w:val="26"/>
              <w:szCs w:val="26"/>
            </w:rPr>
            <w:delText>kể từ ngày hết</w:delText>
          </w:r>
        </w:del>
      </w:ins>
      <w:del w:id="904" w:author="Ngọc Ánh Trương" w:date="2026-10-19T13:52:00Z" w16du:dateUtc="2026-10-19T06:52:00Z">
        <w:r w:rsidDel="00D01C59">
          <w:rPr>
            <w:rFonts w:ascii="Times New Roman" w:hAnsi="Times New Roman"/>
            <w:sz w:val="26"/>
            <w:szCs w:val="26"/>
          </w:rPr>
          <w:delText xml:space="preserve">so với thời hạn </w:delText>
        </w:r>
      </w:del>
      <w:ins w:id="905" w:author="VNCN E&amp;C - Thương thảo 17/10" w:date="2026-10-17T16:00:00Z">
        <w:del w:id="906" w:author="Ngọc Ánh Trương" w:date="2026-10-19T13:52:00Z" w16du:dateUtc="2026-10-19T06:52:00Z">
          <w:r w:rsidDel="00D01C59">
            <w:rPr>
              <w:rFonts w:ascii="Times New Roman" w:hAnsi="Times New Roman"/>
              <w:sz w:val="26"/>
              <w:szCs w:val="26"/>
            </w:rPr>
            <w:delText>thanh toán theo</w:delText>
          </w:r>
        </w:del>
      </w:ins>
      <w:del w:id="907" w:author="Ngọc Ánh Trương" w:date="2026-10-19T13:52:00Z" w16du:dateUtc="2026-10-19T06:52:00Z">
        <w:r w:rsidDel="00D01C59">
          <w:rPr>
            <w:rFonts w:ascii="Times New Roman" w:hAnsi="Times New Roman"/>
            <w:sz w:val="26"/>
            <w:szCs w:val="26"/>
          </w:rPr>
          <w:delText>quy định tại Hợp đồng</w:delText>
        </w:r>
      </w:del>
      <w:ins w:id="908" w:author="VNCN E&amp;C - Thương thảo 17/10" w:date="2026-10-17T16:00:00Z">
        <w:del w:id="909" w:author="Ngọc Ánh Trương" w:date="2026-10-19T13:52:00Z" w16du:dateUtc="2026-10-19T06:52:00Z">
          <w:r w:rsidDel="00D01C59">
            <w:rPr>
              <w:rFonts w:ascii="Times New Roman" w:hAnsi="Times New Roman"/>
              <w:sz w:val="26"/>
              <w:szCs w:val="26"/>
            </w:rPr>
            <w:delText xml:space="preserve"> đối với hồ sơ thanh toán đầy đủ, hợp lệ, không do lỗi của Bên B</w:delText>
          </w:r>
        </w:del>
      </w:ins>
      <w:del w:id="910" w:author="Ngọc Ánh Trương" w:date="2026-10-19T13:52:00Z" w16du:dateUtc="2026-10-19T06:52:00Z">
        <w:r w:rsidDel="00D01C59">
          <w:rPr>
            <w:rFonts w:ascii="Times New Roman" w:hAnsi="Times New Roman"/>
            <w:sz w:val="26"/>
            <w:szCs w:val="26"/>
          </w:rPr>
          <w:delText>;</w:delText>
        </w:r>
      </w:del>
    </w:p>
    <w:p w14:paraId="34B274D7" w14:textId="04878C48" w:rsidR="00DE62AE" w:rsidDel="00D01C59" w:rsidRDefault="00000000">
      <w:pPr>
        <w:pStyle w:val="ListParagraph"/>
        <w:numPr>
          <w:ilvl w:val="0"/>
          <w:numId w:val="24"/>
        </w:numPr>
        <w:spacing w:after="120"/>
        <w:jc w:val="both"/>
        <w:rPr>
          <w:del w:id="911" w:author="Ngọc Ánh Trương" w:date="2026-10-19T13:52:00Z" w16du:dateUtc="2026-10-19T06:52:00Z"/>
          <w:rFonts w:ascii="Times New Roman" w:hAnsi="Times New Roman"/>
          <w:sz w:val="26"/>
          <w:szCs w:val="26"/>
        </w:rPr>
      </w:pPr>
      <w:ins w:id="912" w:author="VNCN E&amp;C - Thương thảo 17/10" w:date="2026-10-17T16:00:00Z">
        <w:del w:id="913" w:author="Ngọc Ánh Trương" w:date="2026-10-19T13:52:00Z" w16du:dateUtc="2026-10-19T06:52:00Z">
          <w:r w:rsidDel="00D01C59">
            <w:rPr>
              <w:rFonts w:ascii="Times New Roman" w:hAnsi="Times New Roman"/>
              <w:sz w:val="26"/>
              <w:szCs w:val="26"/>
              <w:lang w:val="en-US"/>
            </w:rPr>
            <w:delText>Công việc bị</w:delText>
          </w:r>
        </w:del>
      </w:ins>
      <w:del w:id="914" w:author="Ngọc Ánh Trương" w:date="2026-10-19T13:52:00Z" w16du:dateUtc="2026-10-19T06:52:00Z">
        <w:r w:rsidDel="00D01C59">
          <w:rPr>
            <w:rFonts w:ascii="Times New Roman" w:hAnsi="Times New Roman"/>
            <w:sz w:val="26"/>
            <w:szCs w:val="26"/>
            <w:lang w:val="en-US"/>
          </w:rPr>
          <w:delText xml:space="preserve">Tạm dừng </w:delText>
        </w:r>
      </w:del>
      <w:ins w:id="915" w:author="VNCN E&amp;C - Thương thảo 17/10" w:date="2026-10-17T16:00:00Z">
        <w:del w:id="916" w:author="Ngọc Ánh Trương" w:date="2026-10-19T13:52:00Z" w16du:dateUtc="2026-10-19T06:52:00Z">
          <w:r w:rsidDel="00D01C59">
            <w:rPr>
              <w:rFonts w:ascii="Times New Roman" w:hAnsi="Times New Roman"/>
              <w:sz w:val="26"/>
              <w:szCs w:val="26"/>
              <w:lang w:val="en-US"/>
            </w:rPr>
            <w:delText>liên tục</w:delText>
          </w:r>
        </w:del>
      </w:ins>
      <w:del w:id="917" w:author="Ngọc Ánh Trương" w:date="2026-10-19T13:52:00Z" w16du:dateUtc="2026-10-19T06:52:00Z">
        <w:r w:rsidDel="00D01C59">
          <w:rPr>
            <w:rFonts w:ascii="Times New Roman" w:hAnsi="Times New Roman"/>
            <w:sz w:val="26"/>
            <w:szCs w:val="26"/>
            <w:lang w:val="en-US"/>
          </w:rPr>
          <w:delText xml:space="preserve">hợp đồng quá </w:delText>
        </w:r>
      </w:del>
      <w:ins w:id="918" w:author="VNCN E&amp;C - Thương thảo 17/10" w:date="2026-10-17T16:00:00Z">
        <w:del w:id="919" w:author="Ngọc Ánh Trương" w:date="2026-10-19T13:52:00Z" w16du:dateUtc="2026-10-19T06:52:00Z">
          <w:r w:rsidDel="00D01C59">
            <w:rPr>
              <w:rFonts w:ascii="Times New Roman" w:hAnsi="Times New Roman"/>
              <w:sz w:val="26"/>
              <w:szCs w:val="26"/>
              <w:highlight w:val="yellow"/>
              <w:lang w:val="en-US"/>
            </w:rPr>
            <w:delText>45</w:delText>
          </w:r>
        </w:del>
      </w:ins>
      <w:del w:id="920" w:author="Ngọc Ánh Trương" w:date="2026-10-19T13:52:00Z" w16du:dateUtc="2026-10-19T06:52:00Z">
        <w:r w:rsidDel="00D01C59">
          <w:rPr>
            <w:rFonts w:ascii="Times New Roman" w:hAnsi="Times New Roman"/>
            <w:sz w:val="26"/>
            <w:szCs w:val="26"/>
            <w:lang w:val="en-US"/>
          </w:rPr>
          <w:delText xml:space="preserve">30 ngày theo </w:delText>
        </w:r>
      </w:del>
      <w:ins w:id="921" w:author="VNCN E&amp;C - Thương thảo 17/10" w:date="2026-10-17T16:00:00Z">
        <w:del w:id="922" w:author="Ngọc Ánh Trương" w:date="2026-10-19T13:52:00Z" w16du:dateUtc="2026-10-19T06:52:00Z">
          <w:r w:rsidDel="00D01C59">
            <w:rPr>
              <w:rFonts w:ascii="Times New Roman" w:hAnsi="Times New Roman"/>
              <w:sz w:val="26"/>
              <w:szCs w:val="26"/>
              <w:lang w:val="en-US"/>
            </w:rPr>
            <w:delText>Điều</w:delText>
          </w:r>
        </w:del>
      </w:ins>
      <w:del w:id="923" w:author="Ngọc Ánh Trương" w:date="2026-10-19T13:52:00Z" w16du:dateUtc="2026-10-19T06:52:00Z">
        <w:r w:rsidDel="00D01C59">
          <w:rPr>
            <w:rFonts w:ascii="Times New Roman" w:hAnsi="Times New Roman"/>
            <w:sz w:val="26"/>
            <w:szCs w:val="26"/>
            <w:lang w:val="en-US"/>
          </w:rPr>
          <w:delText xml:space="preserve">điều 17.1 không phải do lỗi của Bên </w:delText>
        </w:r>
      </w:del>
      <w:ins w:id="924" w:author="VNCN E&amp;C - Thương thảo 17/10" w:date="2026-10-17T16:00:00Z">
        <w:del w:id="925" w:author="Ngọc Ánh Trương" w:date="2026-10-19T13:52:00Z" w16du:dateUtc="2026-10-19T06:52:00Z">
          <w:r w:rsidDel="00D01C59">
            <w:rPr>
              <w:rFonts w:ascii="Times New Roman" w:hAnsi="Times New Roman"/>
              <w:sz w:val="26"/>
              <w:szCs w:val="26"/>
              <w:lang w:val="en-US"/>
            </w:rPr>
            <w:delText>A.</w:delText>
          </w:r>
        </w:del>
      </w:ins>
      <w:del w:id="926" w:author="Ngọc Ánh Trương" w:date="2026-10-19T13:52:00Z" w16du:dateUtc="2026-10-19T06:52:00Z">
        <w:r w:rsidDel="00D01C59">
          <w:rPr>
            <w:rFonts w:ascii="Times New Roman" w:hAnsi="Times New Roman"/>
            <w:sz w:val="26"/>
            <w:szCs w:val="26"/>
            <w:lang w:val="en-US"/>
          </w:rPr>
          <w:delText>B</w:delText>
        </w:r>
      </w:del>
    </w:p>
    <w:p w14:paraId="3D392C21" w14:textId="77777777" w:rsidR="00DE62AE" w:rsidRDefault="00000000">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d) Thủ tục chấm dứt hợp đồng:</w:t>
      </w:r>
    </w:p>
    <w:p w14:paraId="555EC787" w14:textId="77777777" w:rsidR="00DE62AE" w:rsidRDefault="00000000">
      <w:pPr>
        <w:numPr>
          <w:ilvl w:val="2"/>
          <w:numId w:val="11"/>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30196235" w14:textId="77777777" w:rsidR="00DE62AE" w:rsidRDefault="00000000">
      <w:pPr>
        <w:numPr>
          <w:ilvl w:val="2"/>
          <w:numId w:val="11"/>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58D94EC3" w14:textId="77777777" w:rsidR="00DE62AE" w:rsidRDefault="00000000">
      <w:pPr>
        <w:numPr>
          <w:ilvl w:val="2"/>
          <w:numId w:val="11"/>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23AF81EF" w14:textId="77777777" w:rsidR="00DE62AE" w:rsidRDefault="00000000">
      <w:pPr>
        <w:numPr>
          <w:ilvl w:val="2"/>
          <w:numId w:val="11"/>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lastRenderedPageBreak/>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1F18614D" w14:textId="77777777" w:rsidR="00DE62AE" w:rsidRDefault="00000000">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055998A6" w14:textId="77777777" w:rsidR="00DE62AE" w:rsidRDefault="00000000">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941CB54" w14:textId="77777777" w:rsidR="00DE62AE" w:rsidRDefault="00000000">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4C224A1B" w14:textId="77777777" w:rsidR="00DE62AE" w:rsidRDefault="00000000">
      <w:pPr>
        <w:tabs>
          <w:tab w:val="left" w:pos="567"/>
        </w:tabs>
        <w:spacing w:after="120" w:line="276" w:lineRule="auto"/>
        <w:jc w:val="both"/>
        <w:rPr>
          <w:del w:id="927" w:author="VNCN E&amp;C - Thương thảo 17/10" w:date="2026-10-17T16:00:00Z"/>
          <w:rFonts w:ascii="Times New Roman" w:hAnsi="Times New Roman"/>
          <w:bCs/>
          <w:sz w:val="26"/>
          <w:szCs w:val="26"/>
        </w:rPr>
      </w:pPr>
      <w:del w:id="928" w:author="VNCN E&amp;C - Thương thảo 17/10" w:date="2026-10-17T16:00:00Z">
        <w:r>
          <w:rPr>
            <w:rFonts w:ascii="Times New Roman" w:hAnsi="Times New Roman"/>
            <w:bCs/>
            <w:sz w:val="26"/>
            <w:szCs w:val="26"/>
          </w:rPr>
          <w:delText>(viii) 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delText>
        </w:r>
      </w:del>
    </w:p>
    <w:p w14:paraId="5A81B98F"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18. PHẠT, BỒI THƯỜNG </w:t>
      </w:r>
      <w:ins w:id="929" w:author="VNCN E&amp;C - Thương thảo 17/10" w:date="2026-10-17T16:00:00Z">
        <w:r>
          <w:rPr>
            <w:rFonts w:ascii="Times New Roman" w:hAnsi="Times New Roman"/>
            <w:sz w:val="26"/>
            <w:szCs w:val="26"/>
          </w:rPr>
          <w:t xml:space="preserve">VÀ XỬ LÝ VI PHẠM </w:t>
        </w:r>
      </w:ins>
      <w:r>
        <w:rPr>
          <w:rFonts w:ascii="Times New Roman" w:hAnsi="Times New Roman"/>
          <w:sz w:val="26"/>
          <w:szCs w:val="26"/>
        </w:rPr>
        <w:t>HỢP ĐỒNG</w:t>
      </w:r>
    </w:p>
    <w:p w14:paraId="3DB8954A" w14:textId="77777777" w:rsidR="00DE62AE" w:rsidRDefault="00000000">
      <w:pPr>
        <w:spacing w:after="120" w:line="276" w:lineRule="auto"/>
        <w:jc w:val="both"/>
        <w:rPr>
          <w:rFonts w:ascii="Times New Roman" w:hAnsi="Times New Roman"/>
          <w:sz w:val="26"/>
          <w:szCs w:val="26"/>
        </w:rPr>
      </w:pPr>
      <w:commentRangeStart w:id="930"/>
      <w:r>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w:t>
      </w:r>
      <w:ins w:id="931" w:author="VNCN E&amp;C - Thương thảo 17/10" w:date="2026-10-17T16:00:00Z">
        <w:r>
          <w:rPr>
            <w:rFonts w:ascii="Times New Roman" w:hAnsi="Times New Roman"/>
            <w:sz w:val="26"/>
            <w:szCs w:val="26"/>
          </w:rPr>
          <w:t>10</w:t>
        </w:r>
      </w:ins>
      <w:del w:id="932" w:author="VNCN E&amp;C - Thương thảo 17/10" w:date="2026-10-17T16:00:00Z">
        <w:r>
          <w:rPr>
            <w:rFonts w:ascii="Times New Roman" w:hAnsi="Times New Roman"/>
            <w:sz w:val="26"/>
            <w:szCs w:val="26"/>
          </w:rPr>
          <w:delText>8</w:delText>
        </w:r>
      </w:del>
      <w:r>
        <w:rPr>
          <w:rFonts w:ascii="Times New Roman" w:hAnsi="Times New Roman"/>
          <w:sz w:val="26"/>
          <w:szCs w:val="26"/>
        </w:rPr>
        <w:t xml:space="preserve">% giá trị Hợp đồng. </w:t>
      </w:r>
      <w:ins w:id="933" w:author="VNCN E&amp;C - Thương thảo 17/10" w:date="2026-10-17T16:00:00Z">
        <w:r>
          <w:rPr>
            <w:rFonts w:ascii="Times New Roman" w:hAnsi="Times New Roman"/>
            <w:sz w:val="26"/>
            <w:szCs w:val="26"/>
          </w:rPr>
          <w:t>Nguyên tắc khắc phục và bồi thường áp dụng thống nhất cho toàn bộ Hợp đồng: (i) mọi sai sót, hư hỏng, sự cố,</w:t>
        </w:r>
      </w:ins>
      <w:del w:id="934" w:author="VNCN E&amp;C - Thương thảo 17/10" w:date="2026-10-17T16:00:00Z">
        <w:r>
          <w:rPr>
            <w:rFonts w:ascii="Times New Roman" w:hAnsi="Times New Roman"/>
            <w:sz w:val="26"/>
            <w:szCs w:val="26"/>
          </w:rPr>
          <w:delText>Việc phạt</w:delText>
        </w:r>
      </w:del>
      <w:r>
        <w:rPr>
          <w:rFonts w:ascii="Times New Roman" w:hAnsi="Times New Roman"/>
          <w:sz w:val="26"/>
          <w:szCs w:val="26"/>
        </w:rPr>
        <w:t xml:space="preserve"> vi phạm </w:t>
      </w:r>
      <w:ins w:id="935" w:author="VNCN E&amp;C - Thương thảo 17/10" w:date="2026-10-17T16:00:00Z">
        <w:r>
          <w:rPr>
            <w:rFonts w:ascii="Times New Roman" w:hAnsi="Times New Roman"/>
            <w:sz w:val="26"/>
            <w:szCs w:val="26"/>
          </w:rPr>
          <w:t>do lỗi của Bên B phải được Bên B khắc phục</w:t>
        </w:r>
      </w:ins>
      <w:del w:id="936" w:author="VNCN E&amp;C - Thương thảo 17/10" w:date="2026-10-17T16:00:00Z">
        <w:r>
          <w:rPr>
            <w:rFonts w:ascii="Times New Roman" w:hAnsi="Times New Roman"/>
            <w:sz w:val="26"/>
            <w:szCs w:val="26"/>
          </w:rPr>
          <w:delText>không loại trừ nghĩa vụ bồi thường</w:delText>
        </w:r>
      </w:del>
      <w:r>
        <w:rPr>
          <w:rFonts w:ascii="Times New Roman" w:hAnsi="Times New Roman"/>
          <w:sz w:val="26"/>
          <w:szCs w:val="26"/>
        </w:rPr>
        <w:t xml:space="preserve"> toàn bộ </w:t>
      </w:r>
      <w:ins w:id="937" w:author="VNCN E&amp;C - Thương thảo 17/10" w:date="2026-10-17T16:00:00Z">
        <w:r>
          <w:rPr>
            <w:rFonts w:ascii="Times New Roman" w:hAnsi="Times New Roman"/>
            <w:sz w:val="26"/>
            <w:szCs w:val="26"/>
          </w:rPr>
          <w:t xml:space="preserve">(100%) bằng chi phí của mình; (ii) </w:t>
        </w:r>
      </w:ins>
      <w:r>
        <w:rPr>
          <w:rFonts w:ascii="Times New Roman" w:hAnsi="Times New Roman"/>
          <w:sz w:val="26"/>
          <w:szCs w:val="26"/>
        </w:rPr>
        <w:t xml:space="preserve">thiệt hại </w:t>
      </w:r>
      <w:ins w:id="938" w:author="VNCN E&amp;C - Thương thảo 17/10" w:date="2026-10-17T16:00:00Z">
        <w:r>
          <w:rPr>
            <w:rFonts w:ascii="Times New Roman" w:hAnsi="Times New Roman"/>
            <w:sz w:val="26"/>
            <w:szCs w:val="26"/>
          </w:rPr>
          <w:t>phát sinh do lỗi</w:t>
        </w:r>
      </w:ins>
      <w:del w:id="939" w:author="VNCN E&amp;C - Thương thảo 17/10" w:date="2026-10-17T16:00:00Z">
        <w:r>
          <w:rPr>
            <w:rFonts w:ascii="Times New Roman" w:hAnsi="Times New Roman"/>
            <w:sz w:val="26"/>
            <w:szCs w:val="26"/>
          </w:rPr>
          <w:delText>thực tế</w:delText>
        </w:r>
      </w:del>
      <w:r>
        <w:rPr>
          <w:rFonts w:ascii="Times New Roman" w:hAnsi="Times New Roman"/>
          <w:sz w:val="26"/>
          <w:szCs w:val="26"/>
        </w:rPr>
        <w:t xml:space="preserve"> của</w:t>
      </w:r>
      <w:ins w:id="940" w:author="VNCN E&amp;C - Thương thảo 17/10" w:date="2026-10-17T16:00:00Z">
        <w:r>
          <w:rPr>
            <w:rFonts w:ascii="Times New Roman" w:hAnsi="Times New Roman"/>
            <w:sz w:val="26"/>
            <w:szCs w:val="26"/>
          </w:rPr>
          <w:t xml:space="preserve"> Bên B (đối với</w:t>
        </w:r>
      </w:ins>
      <w:r>
        <w:rPr>
          <w:rFonts w:ascii="Times New Roman" w:hAnsi="Times New Roman"/>
          <w:sz w:val="26"/>
          <w:szCs w:val="26"/>
        </w:rPr>
        <w:t xml:space="preserve"> Bên A, </w:t>
      </w:r>
      <w:ins w:id="941" w:author="VNCN E&amp;C - Thương thảo 17/10" w:date="2026-10-17T16:00:00Z">
        <w:r>
          <w:rPr>
            <w:rFonts w:ascii="Times New Roman" w:hAnsi="Times New Roman"/>
            <w:sz w:val="26"/>
            <w:szCs w:val="26"/>
          </w:rPr>
          <w:t>Chủ đầu tư hoặc bên thứ ba, kể cả</w:t>
        </w:r>
      </w:ins>
      <w:del w:id="942" w:author="VNCN E&amp;C - Thương thảo 17/10" w:date="2026-10-17T16:00:00Z">
        <w:r>
          <w:rPr>
            <w:rFonts w:ascii="Times New Roman" w:hAnsi="Times New Roman"/>
            <w:sz w:val="26"/>
            <w:szCs w:val="26"/>
          </w:rPr>
          <w:delText>bao gồm</w:delText>
        </w:r>
      </w:del>
      <w:r>
        <w:rPr>
          <w:rFonts w:ascii="Times New Roman" w:hAnsi="Times New Roman"/>
          <w:sz w:val="26"/>
          <w:szCs w:val="26"/>
        </w:rPr>
        <w:t xml:space="preserve"> các khoản Bên A bị Chủ đầu tư phạt, khấu trừ</w:t>
      </w:r>
      <w:del w:id="943" w:author="VNCN E&amp;C - Thương thảo 17/10" w:date="2026-10-17T16:00:00Z">
        <w:r>
          <w:rPr>
            <w:rFonts w:ascii="Times New Roman" w:hAnsi="Times New Roman"/>
            <w:sz w:val="26"/>
            <w:szCs w:val="26"/>
          </w:rPr>
          <w:delText>, yêu cầu bồi thường</w:delText>
        </w:r>
      </w:del>
      <w:r>
        <w:rPr>
          <w:rFonts w:ascii="Times New Roman" w:hAnsi="Times New Roman"/>
          <w:sz w:val="26"/>
          <w:szCs w:val="26"/>
        </w:rPr>
        <w:t xml:space="preserve"> do lỗi của Bên B</w:t>
      </w:r>
      <w:ins w:id="944" w:author="VNCN E&amp;C - Thương thảo 17/10" w:date="2026-10-17T16:00:00Z">
        <w:r>
          <w:rPr>
            <w:rFonts w:ascii="Times New Roman" w:hAnsi="Times New Roman"/>
            <w:sz w:val="26"/>
            <w:szCs w:val="26"/>
          </w:rPr>
          <w:t>)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w:t>
        </w:r>
      </w:ins>
      <w:r>
        <w:rPr>
          <w:rFonts w:ascii="Times New Roman" w:hAnsi="Times New Roman"/>
          <w:sz w:val="26"/>
          <w:szCs w:val="26"/>
        </w:rPr>
        <w:t xml:space="preserve">. Bên A có quyền thu tiền phạt, tiền bồi thường bằng cách khấu trừ vào giá trị thanh toán </w:t>
      </w:r>
      <w:ins w:id="945" w:author="VNCN E&amp;C - Thương thảo 17/10" w:date="2026-10-17T16:00:00Z">
        <w:r>
          <w:rPr>
            <w:rFonts w:ascii="Times New Roman" w:hAnsi="Times New Roman"/>
            <w:sz w:val="26"/>
            <w:szCs w:val="26"/>
          </w:rPr>
          <w:t xml:space="preserve">theo Điều 3.5 </w:t>
        </w:r>
      </w:ins>
      <w:r>
        <w:rPr>
          <w:rFonts w:ascii="Times New Roman" w:hAnsi="Times New Roman"/>
          <w:sz w:val="26"/>
          <w:szCs w:val="26"/>
        </w:rPr>
        <w:t>hoặc thu từ bảo lãnh thực hiện Hợp đồng.</w:t>
      </w:r>
      <w:commentRangeEnd w:id="930"/>
      <w:r>
        <w:rPr>
          <w:rStyle w:val="CommentReference"/>
          <w:rFonts w:ascii="Times New Roman" w:hAnsi="Times New Roman"/>
          <w:sz w:val="26"/>
          <w:szCs w:val="26"/>
        </w:rPr>
        <w:commentReference w:id="930"/>
      </w:r>
    </w:p>
    <w:p w14:paraId="6876EBB8" w14:textId="77777777" w:rsidR="00DE62AE"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18.1. Phạt, bồi thường do vi phạm chất lượng:</w:t>
      </w:r>
    </w:p>
    <w:p w14:paraId="353DEDDA"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14:paraId="23DA8F47" w14:textId="77777777" w:rsidR="00DE62AE"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14:paraId="12B74A6C" w14:textId="77777777" w:rsidR="00DE62AE"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14:paraId="1CAECA7B" w14:textId="77777777" w:rsidR="00DE62AE"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lastRenderedPageBreak/>
        <w:t xml:space="preserve">18.3. Phạt, bồi thường </w:t>
      </w:r>
      <w:ins w:id="946" w:author="VNCN E&amp;C - Thương thảo 17/10" w:date="2026-10-17T16:00:00Z">
        <w:r>
          <w:rPr>
            <w:rFonts w:ascii="Times New Roman" w:hAnsi="Times New Roman"/>
            <w:b/>
            <w:sz w:val="26"/>
            <w:szCs w:val="26"/>
          </w:rPr>
          <w:t xml:space="preserve">và xử lý </w:t>
        </w:r>
      </w:ins>
      <w:r>
        <w:rPr>
          <w:rFonts w:ascii="Times New Roman" w:hAnsi="Times New Roman"/>
          <w:b/>
          <w:sz w:val="26"/>
          <w:szCs w:val="26"/>
        </w:rPr>
        <w:t>do chậm tiến độ:</w:t>
      </w:r>
    </w:p>
    <w:p w14:paraId="789AA1D4" w14:textId="77777777" w:rsidR="00DE62AE" w:rsidRDefault="00000000">
      <w:pPr>
        <w:spacing w:after="120" w:line="276" w:lineRule="auto"/>
        <w:jc w:val="both"/>
        <w:rPr>
          <w:rFonts w:ascii="Times New Roman" w:hAnsi="Times New Roman"/>
          <w:sz w:val="26"/>
          <w:szCs w:val="26"/>
        </w:rPr>
      </w:pPr>
      <w:commentRangeStart w:id="947"/>
      <w:ins w:id="948" w:author="VNCN E&amp;C - Thương thảo 17/10" w:date="2026-10-17T16:00:00Z">
        <w:r>
          <w:rPr>
            <w:rFonts w:ascii="Times New Roman" w:hAnsi="Times New Roman"/>
            <w:sz w:val="26"/>
            <w:szCs w:val="26"/>
          </w:rPr>
          <w:t xml:space="preserve">a) </w:t>
        </w:r>
      </w:ins>
      <w:r>
        <w:rPr>
          <w:rFonts w:ascii="Times New Roman" w:hAnsi="Times New Roman"/>
          <w:sz w:val="26"/>
          <w:szCs w:val="26"/>
        </w:rPr>
        <w:t xml:space="preserve">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0,1%</w:t>
      </w:r>
      <w:r>
        <w:rPr>
          <w:rFonts w:ascii="Times New Roman" w:hAnsi="Times New Roman"/>
          <w:sz w:val="26"/>
          <w:szCs w:val="26"/>
        </w:rPr>
        <w:t xml:space="preserve"> giá trị Hợp đồng cho mỗi 01 </w:t>
      </w:r>
      <w:ins w:id="949" w:author="VNCN E&amp;C - Thương thảo 17/10" w:date="2026-10-17T16:00:00Z">
        <w:r>
          <w:rPr>
            <w:rFonts w:ascii="Times New Roman" w:hAnsi="Times New Roman"/>
            <w:sz w:val="26"/>
            <w:szCs w:val="26"/>
          </w:rPr>
          <w:t>ngày</w:t>
        </w:r>
      </w:ins>
      <w:del w:id="950" w:author="VNCN E&amp;C - Thương thảo 17/10" w:date="2026-10-17T16:00:00Z">
        <w:r>
          <w:rPr>
            <w:rFonts w:ascii="Times New Roman" w:hAnsi="Times New Roman"/>
            <w:sz w:val="26"/>
            <w:szCs w:val="26"/>
          </w:rPr>
          <w:delText>tuần</w:delText>
        </w:r>
      </w:del>
      <w:r>
        <w:rPr>
          <w:rFonts w:ascii="Times New Roman" w:hAnsi="Times New Roman"/>
          <w:sz w:val="26"/>
          <w:szCs w:val="26"/>
        </w:rPr>
        <w:t xml:space="preserve">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08</w:t>
      </w:r>
      <w:r>
        <w:rPr>
          <w:rFonts w:ascii="Times New Roman" w:hAnsi="Times New Roman"/>
          <w:sz w:val="26"/>
          <w:szCs w:val="26"/>
        </w:rPr>
        <w:t>% giá trị Hợp đồng. Việc phạt vi phạm không loại trừ quyền yêu cầu bồi thường thiệt hại của Bên A.</w:t>
      </w:r>
      <w:commentRangeEnd w:id="947"/>
      <w:r>
        <w:rPr>
          <w:rStyle w:val="CommentReference"/>
          <w:rFonts w:ascii="Times New Roman" w:hAnsi="Times New Roman"/>
          <w:sz w:val="26"/>
          <w:szCs w:val="26"/>
        </w:rPr>
        <w:commentReference w:id="947"/>
      </w:r>
    </w:p>
    <w:p w14:paraId="173B62EC" w14:textId="77777777" w:rsidR="00DE62AE" w:rsidRDefault="00000000">
      <w:pPr>
        <w:spacing w:after="120" w:line="276" w:lineRule="auto"/>
        <w:jc w:val="both"/>
        <w:rPr>
          <w:ins w:id="951" w:author="VNCN E&amp;C - Thương thảo 17/10" w:date="2026-10-17T16:00:00Z"/>
          <w:rFonts w:ascii="Times New Roman" w:hAnsi="Times New Roman"/>
          <w:sz w:val="26"/>
          <w:szCs w:val="26"/>
        </w:rPr>
      </w:pPr>
      <w:ins w:id="952" w:author="VNCN E&amp;C - Thương thảo 17/10" w:date="2026-10-17T16:00:00Z">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ins>
    </w:p>
    <w:p w14:paraId="5C4EA870" w14:textId="77777777" w:rsidR="00DE62AE" w:rsidRDefault="00000000">
      <w:pPr>
        <w:spacing w:after="120" w:line="276" w:lineRule="auto"/>
        <w:jc w:val="both"/>
        <w:rPr>
          <w:ins w:id="953" w:author="VNCN E&amp;C - Thương thảo 17/10" w:date="2026-10-17T16:00:00Z"/>
          <w:rFonts w:ascii="Times New Roman" w:hAnsi="Times New Roman"/>
          <w:sz w:val="26"/>
          <w:szCs w:val="26"/>
        </w:rPr>
      </w:pPr>
      <w:ins w:id="954" w:author="VNCN E&amp;C - Thương thảo 17/10" w:date="2026-10-17T16:00:00Z">
        <w:r>
          <w:rPr>
            <w:rFonts w:ascii="Times New Roman" w:hAnsi="Times New Roman"/>
            <w:sz w:val="26"/>
            <w:szCs w:val="26"/>
          </w:rPr>
          <w:t xml:space="preserve">c) Trong vòng </w:t>
        </w:r>
        <w:r w:rsidRPr="00AF771F">
          <w:rPr>
            <w:rFonts w:ascii="Times New Roman" w:hAnsi="Times New Roman"/>
            <w:sz w:val="26"/>
            <w:szCs w:val="26"/>
            <w:highlight w:val="yellow"/>
            <w:rPrChange w:id="955" w:author="Ngọc Ánh Trương" w:date="2026-10-19T14:00:00Z" w16du:dateUtc="2026-10-19T07:00:00Z">
              <w:rPr>
                <w:rFonts w:ascii="Times New Roman" w:hAnsi="Times New Roman"/>
                <w:sz w:val="26"/>
                <w:szCs w:val="26"/>
              </w:rPr>
            </w:rPrChange>
          </w:rPr>
          <w:t>07 ngày</w:t>
        </w:r>
        <w:r>
          <w:rPr>
            <w:rFonts w:ascii="Times New Roman" w:hAnsi="Times New Roman"/>
            <w:sz w:val="26"/>
            <w:szCs w:val="26"/>
          </w:rPr>
          <w:t xml:space="preserve">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ins>
    </w:p>
    <w:p w14:paraId="50A0AD13" w14:textId="77777777" w:rsidR="00DE62AE" w:rsidRDefault="00000000">
      <w:pPr>
        <w:widowControl w:val="0"/>
        <w:tabs>
          <w:tab w:val="left" w:pos="709"/>
        </w:tabs>
        <w:spacing w:after="120" w:line="276" w:lineRule="auto"/>
        <w:jc w:val="both"/>
        <w:rPr>
          <w:rFonts w:ascii="Times New Roman" w:hAnsi="Times New Roman"/>
          <w:b/>
          <w:sz w:val="26"/>
          <w:szCs w:val="26"/>
        </w:rPr>
      </w:pPr>
      <w:commentRangeStart w:id="956"/>
      <w:r>
        <w:rPr>
          <w:rFonts w:ascii="Times New Roman" w:hAnsi="Times New Roman"/>
          <w:b/>
          <w:sz w:val="26"/>
          <w:szCs w:val="26"/>
        </w:rPr>
        <w:t xml:space="preserve">18.4. </w:t>
      </w:r>
      <w:ins w:id="957" w:author="VNCN E&amp;C - Thương thảo 17/10" w:date="2026-10-17T16:00:00Z">
        <w:r>
          <w:rPr>
            <w:rFonts w:ascii="Times New Roman" w:hAnsi="Times New Roman"/>
            <w:b/>
            <w:sz w:val="26"/>
            <w:szCs w:val="26"/>
          </w:rPr>
          <w:t>Bên A tự thực hiện hoặc thuê đơn vị khác thực hiện thay Bên B</w:t>
        </w:r>
      </w:ins>
      <w:del w:id="958" w:author="VNCN E&amp;C - Thương thảo 17/10" w:date="2026-10-17T16:00:00Z">
        <w:r>
          <w:rPr>
            <w:rFonts w:ascii="Times New Roman" w:hAnsi="Times New Roman"/>
            <w:b/>
            <w:sz w:val="26"/>
            <w:szCs w:val="26"/>
          </w:rPr>
          <w:delText>Phạt, bồi thường do chậm khắc phục sai sót</w:delText>
        </w:r>
      </w:del>
      <w:r>
        <w:rPr>
          <w:rFonts w:ascii="Times New Roman" w:hAnsi="Times New Roman"/>
          <w:b/>
          <w:sz w:val="26"/>
          <w:szCs w:val="26"/>
        </w:rPr>
        <w:t>:</w:t>
      </w:r>
      <w:commentRangeEnd w:id="956"/>
      <w:r>
        <w:rPr>
          <w:rStyle w:val="CommentReference"/>
          <w:rFonts w:ascii="Times New Roman" w:hAnsi="Times New Roman"/>
          <w:b/>
          <w:sz w:val="26"/>
          <w:szCs w:val="26"/>
        </w:rPr>
        <w:commentReference w:id="956"/>
      </w:r>
    </w:p>
    <w:p w14:paraId="44F32C27"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w:t>
      </w:r>
      <w:ins w:id="959" w:author="VNCN E&amp;C - Thương thảo 17/10" w:date="2026-10-17T16:00:00Z">
        <w:r>
          <w:rPr>
            <w:rFonts w:ascii="Times New Roman" w:hAnsi="Times New Roman"/>
            <w:sz w:val="26"/>
            <w:szCs w:val="26"/>
          </w:rPr>
          <w:t xml:space="preserve">thực hiện, thực hiện không đầy đủ hoặc không </w:t>
        </w:r>
      </w:ins>
      <w:r>
        <w:rPr>
          <w:rFonts w:ascii="Times New Roman" w:hAnsi="Times New Roman"/>
          <w:sz w:val="26"/>
          <w:szCs w:val="26"/>
        </w:rPr>
        <w:t>khắc phục sai sót</w:t>
      </w:r>
      <w:ins w:id="960" w:author="VNCN E&amp;C - Thương thảo 17/10" w:date="2026-10-17T16:00:00Z">
        <w:r>
          <w:rPr>
            <w:rFonts w:ascii="Times New Roman" w:hAnsi="Times New Roman"/>
            <w:sz w:val="26"/>
            <w:szCs w:val="26"/>
          </w:rPr>
          <w:t>, tồn tại, vi phạm (về chất lượng, tiến độ, an toàn, môi trường, máy và thiết bị thi công, thu dọn mặt bằng, bảo hành hoặc bất kỳ nghĩa vụ nào khác) trong</w:t>
        </w:r>
      </w:ins>
      <w:del w:id="961" w:author="VNCN E&amp;C - Thương thảo 17/10" w:date="2026-10-17T16:00:00Z">
        <w:r>
          <w:rPr>
            <w:rFonts w:ascii="Times New Roman" w:hAnsi="Times New Roman"/>
            <w:sz w:val="26"/>
            <w:szCs w:val="26"/>
          </w:rPr>
          <w:delText xml:space="preserve"> đúng</w:delText>
        </w:r>
      </w:del>
      <w:r>
        <w:rPr>
          <w:rFonts w:ascii="Times New Roman" w:hAnsi="Times New Roman"/>
          <w:sz w:val="26"/>
          <w:szCs w:val="26"/>
        </w:rPr>
        <w:t xml:space="preserve"> thời hạn </w:t>
      </w:r>
      <w:ins w:id="962" w:author="VNCN E&amp;C - Thương thảo 17/10" w:date="2026-10-17T16:00:00Z">
        <w:r>
          <w:rPr>
            <w:rFonts w:ascii="Times New Roman" w:hAnsi="Times New Roman"/>
            <w:sz w:val="26"/>
            <w:szCs w:val="26"/>
          </w:rPr>
          <w:t>quy định tại Hợp đồng hoặc thời hạn</w:t>
        </w:r>
      </w:ins>
      <w:del w:id="963" w:author="VNCN E&amp;C - Thương thảo 17/10" w:date="2026-10-17T16:00:00Z">
        <w:r>
          <w:rPr>
            <w:rFonts w:ascii="Times New Roman" w:hAnsi="Times New Roman"/>
            <w:sz w:val="26"/>
            <w:szCs w:val="26"/>
          </w:rPr>
          <w:delText>theo thông báo của</w:delText>
        </w:r>
      </w:del>
      <w:r>
        <w:rPr>
          <w:rFonts w:ascii="Times New Roman" w:hAnsi="Times New Roman"/>
          <w:sz w:val="26"/>
          <w:szCs w:val="26"/>
        </w:rPr>
        <w:t xml:space="preserve"> Bên A</w:t>
      </w:r>
      <w:ins w:id="964" w:author="VNCN E&amp;C - Thương thảo 17/10" w:date="2026-10-17T16:00:00Z">
        <w:r>
          <w:rPr>
            <w:rFonts w:ascii="Times New Roman" w:hAnsi="Times New Roman"/>
            <w:sz w:val="26"/>
            <w:szCs w:val="26"/>
          </w:rPr>
          <w:t xml:space="preserve"> ấn định bằng văn bản, Bên A có quyền tự thực hiện hoặc thuê đơn vị khác thực hiện.</w:t>
        </w:r>
      </w:ins>
      <w:del w:id="965" w:author="VNCN E&amp;C - Thương thảo 17/10" w:date="2026-10-17T16:00:00Z">
        <w:r>
          <w:rPr>
            <w:rFonts w:ascii="Times New Roman" w:hAnsi="Times New Roman"/>
            <w:sz w:val="26"/>
            <w:szCs w:val="26"/>
          </w:rPr>
          <w:delText>,</w:delText>
        </w:r>
      </w:del>
      <w:r>
        <w:rPr>
          <w:rFonts w:ascii="Times New Roman" w:hAnsi="Times New Roman"/>
          <w:sz w:val="26"/>
          <w:szCs w:val="26"/>
        </w:rPr>
        <w:t xml:space="preserve"> Bên B </w:t>
      </w:r>
      <w:ins w:id="966" w:author="VNCN E&amp;C - Thương thảo 17/10" w:date="2026-10-17T16:00:00Z">
        <w:r>
          <w:rPr>
            <w:rFonts w:ascii="Times New Roman" w:hAnsi="Times New Roman"/>
            <w:sz w:val="26"/>
            <w:szCs w:val="26"/>
          </w:rPr>
          <w:t>chịu</w:t>
        </w:r>
      </w:ins>
      <w:del w:id="967" w:author="VNCN E&amp;C - Thương thảo 17/10" w:date="2026-10-17T16:00:00Z">
        <w:r>
          <w:rPr>
            <w:rFonts w:ascii="Times New Roman" w:hAnsi="Times New Roman"/>
            <w:sz w:val="26"/>
            <w:szCs w:val="26"/>
          </w:rPr>
          <w:delText>phải hoàn trả</w:delText>
        </w:r>
      </w:del>
      <w:r>
        <w:rPr>
          <w:rFonts w:ascii="Times New Roman" w:hAnsi="Times New Roman"/>
          <w:sz w:val="26"/>
          <w:szCs w:val="26"/>
        </w:rPr>
        <w:t xml:space="preserve"> toàn bộ chi phí </w:t>
      </w:r>
      <w:ins w:id="968" w:author="VNCN E&amp;C - Thương thảo 17/10" w:date="2026-10-17T16:00:00Z">
        <w:r>
          <w:rPr>
            <w:rFonts w:ascii="Times New Roman" w:hAnsi="Times New Roman"/>
            <w:sz w:val="26"/>
            <w:szCs w:val="26"/>
          </w:rPr>
          <w:t>thực tế hợp lý và chi phí quản lý theo Điều 3.5</w:t>
        </w:r>
      </w:ins>
      <w:del w:id="969" w:author="VNCN E&amp;C - Thương thảo 17/10" w:date="2026-10-17T16:00:00Z">
        <w:r>
          <w:rPr>
            <w:rFonts w:ascii="Times New Roman" w:hAnsi="Times New Roman"/>
            <w:sz w:val="26"/>
            <w:szCs w:val="26"/>
          </w:rPr>
          <w:delText>khắc phục của Bên A</w:delText>
        </w:r>
      </w:del>
      <w:r>
        <w:rPr>
          <w:rFonts w:ascii="Times New Roman" w:hAnsi="Times New Roman"/>
          <w:sz w:val="26"/>
          <w:szCs w:val="26"/>
        </w:rPr>
        <w:t xml:space="preserve"> và bồi thường thiệt hại </w:t>
      </w:r>
      <w:ins w:id="970" w:author="VNCN E&amp;C - Thương thảo 17/10" w:date="2026-10-17T16:00:00Z">
        <w:r>
          <w:rPr>
            <w:rFonts w:ascii="Times New Roman" w:hAnsi="Times New Roman"/>
            <w:sz w:val="26"/>
            <w:szCs w:val="26"/>
          </w:rPr>
          <w:t>theo nguyên tắc tại Điều này;</w:t>
        </w:r>
      </w:ins>
      <w:del w:id="971" w:author="VNCN E&amp;C - Thương thảo 17/10" w:date="2026-10-17T16:00:00Z">
        <w:r>
          <w:rPr>
            <w:rFonts w:ascii="Times New Roman" w:hAnsi="Times New Roman"/>
            <w:sz w:val="26"/>
            <w:szCs w:val="26"/>
          </w:rPr>
          <w:delText>thực tế cho</w:delText>
        </w:r>
      </w:del>
      <w:r>
        <w:rPr>
          <w:rFonts w:ascii="Times New Roman" w:hAnsi="Times New Roman"/>
          <w:sz w:val="26"/>
          <w:szCs w:val="26"/>
        </w:rPr>
        <w:t xml:space="preserve"> Bên A</w:t>
      </w:r>
      <w:ins w:id="972" w:author="VNCN E&amp;C - Thương thảo 17/10" w:date="2026-10-17T16:00:00Z">
        <w:r>
          <w:rPr>
            <w:rFonts w:ascii="Times New Roman" w:hAnsi="Times New Roman"/>
            <w:sz w:val="26"/>
            <w:szCs w:val="26"/>
          </w:rPr>
          <w:t xml:space="preserve"> khấu trừ vào giá trị thanh toán, tiền bảo hành hoặc thu từ bảo lãnh.</w:t>
        </w:r>
      </w:ins>
      <w:del w:id="973" w:author="VNCN E&amp;C - Thương thảo 17/10" w:date="2026-10-17T16:00:00Z">
        <w:r>
          <w:rPr>
            <w:rFonts w:ascii="Times New Roman" w:hAnsi="Times New Roman"/>
            <w:sz w:val="26"/>
            <w:szCs w:val="26"/>
          </w:rPr>
          <w:delText xml:space="preserve">. </w:delText>
        </w:r>
      </w:del>
    </w:p>
    <w:p w14:paraId="3FF1AF22" w14:textId="77777777" w:rsidR="00DE62AE" w:rsidRDefault="00000000">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w:t>
      </w:r>
      <w:ins w:id="974" w:author="VNCN E&amp;C - Thương thảo 17/10" w:date="2026-10-17T16:00:00Z">
        <w:r>
          <w:rPr>
            <w:rFonts w:ascii="Times New Roman" w:hAnsi="Times New Roman"/>
            <w:b/>
            <w:sz w:val="26"/>
            <w:szCs w:val="26"/>
          </w:rPr>
          <w:t>5</w:t>
        </w:r>
      </w:ins>
      <w:del w:id="975" w:author="VNCN E&amp;C - Thương thảo 17/10" w:date="2026-10-17T16:00:00Z">
        <w:r>
          <w:rPr>
            <w:rFonts w:ascii="Times New Roman" w:hAnsi="Times New Roman"/>
            <w:b/>
            <w:sz w:val="26"/>
            <w:szCs w:val="26"/>
          </w:rPr>
          <w:delText>6</w:delText>
        </w:r>
      </w:del>
      <w:r>
        <w:rPr>
          <w:rFonts w:ascii="Times New Roman" w:hAnsi="Times New Roman"/>
          <w:b/>
          <w:sz w:val="26"/>
          <w:szCs w:val="26"/>
        </w:rPr>
        <w:t>. Phạt do chấm dứt Hợp đồng:</w:t>
      </w:r>
    </w:p>
    <w:p w14:paraId="35D87276" w14:textId="77777777" w:rsidR="00DE62AE" w:rsidRDefault="00000000">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14:paraId="4BABDACE" w14:textId="77777777" w:rsidR="00DE62AE" w:rsidRDefault="00000000">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b) Trường hợp chấm dứt Hợp đồng do lỗi của Bên A</w:t>
      </w:r>
      <w:ins w:id="976" w:author="VNCN E&amp;C - Thương thảo 17/10" w:date="2026-10-17T16:00:00Z">
        <w:r>
          <w:rPr>
            <w:rFonts w:ascii="Times New Roman" w:hAnsi="Times New Roman"/>
            <w:sz w:val="26"/>
            <w:szCs w:val="26"/>
          </w:rPr>
          <w:t xml:space="preserve"> (bao gồm trường hợp Bên B chấm dứt theo Điều 17.2 điểm c)</w:t>
        </w:r>
      </w:ins>
      <w:r>
        <w:rPr>
          <w:rFonts w:ascii="Times New Roman" w:hAnsi="Times New Roman"/>
          <w:sz w:val="26"/>
          <w:szCs w:val="26"/>
        </w:rPr>
        <w:t>, Bên A thanh toán cho Bên B</w:t>
      </w:r>
      <w:ins w:id="977" w:author="VNCN E&amp;C - Thương thảo 17/10" w:date="2026-10-17T16:00:00Z">
        <w:r>
          <w:rPr>
            <w:rFonts w:ascii="Times New Roman" w:hAnsi="Times New Roman"/>
            <w:sz w:val="26"/>
            <w:szCs w:val="26"/>
          </w:rPr>
          <w:t>: (1)</w:t>
        </w:r>
      </w:ins>
      <w:r>
        <w:rPr>
          <w:rFonts w:ascii="Times New Roman" w:hAnsi="Times New Roman"/>
          <w:sz w:val="26"/>
          <w:szCs w:val="26"/>
        </w:rPr>
        <w:t xml:space="preserve"> giá trị khối lượng đã được nghiệm thu hợp lệ</w:t>
      </w:r>
      <w:ins w:id="978" w:author="VNCN E&amp;C - Thương thảo 17/10" w:date="2026-10-17T16:00:00Z">
        <w:r>
          <w:rPr>
            <w:rFonts w:ascii="Times New Roman" w:hAnsi="Times New Roman"/>
            <w:sz w:val="26"/>
            <w:szCs w:val="26"/>
          </w:rPr>
          <w:t>; (2) chi phí huy động, giải thể hợp lý chưa được thanh toán; (3) giá trị vật tư đã đặt hàng không thể hủy, với điều kiện vật tư được bàn giao cho Bên A;</w:t>
        </w:r>
      </w:ins>
      <w:del w:id="979" w:author="VNCN E&amp;C - Thương thảo 17/10" w:date="2026-10-17T16:00:00Z">
        <w:r>
          <w:rPr>
            <w:rFonts w:ascii="Times New Roman" w:hAnsi="Times New Roman"/>
            <w:sz w:val="26"/>
            <w:szCs w:val="26"/>
          </w:rPr>
          <w:delText xml:space="preserve"> đến thời điểm chấm dứt,</w:delText>
        </w:r>
      </w:del>
      <w:r>
        <w:rPr>
          <w:rFonts w:ascii="Times New Roman" w:hAnsi="Times New Roman"/>
          <w:sz w:val="26"/>
          <w:szCs w:val="26"/>
        </w:rPr>
        <w:t xml:space="preserve"> sau khi trừ các khoản đã tạm ứng, thanh toán</w:t>
      </w:r>
      <w:ins w:id="980" w:author="VNCN E&amp;C - Thương thảo 17/10" w:date="2026-10-17T16:00:00Z">
        <w:r>
          <w:rPr>
            <w:rFonts w:ascii="Times New Roman" w:hAnsi="Times New Roman"/>
            <w:sz w:val="26"/>
            <w:szCs w:val="26"/>
          </w:rPr>
          <w:t>. Các khoản trên phải có chứng từ hợp lệ và biên bản xác nhận của hai bên</w:t>
        </w:r>
      </w:ins>
      <w:r>
        <w:rPr>
          <w:rFonts w:ascii="Times New Roman" w:hAnsi="Times New Roman"/>
          <w:sz w:val="26"/>
          <w:szCs w:val="26"/>
        </w:rPr>
        <w:t>. Bên A không chịu phạt và không bồi thường lợi nhuận dự kiến của phần việc chưa thực hiện.</w:t>
      </w:r>
    </w:p>
    <w:p w14:paraId="1AF5E4AF" w14:textId="77777777" w:rsidR="00DE62AE" w:rsidRDefault="00000000">
      <w:pPr>
        <w:pStyle w:val="Heading2"/>
        <w:spacing w:after="120" w:line="276" w:lineRule="auto"/>
        <w:jc w:val="left"/>
        <w:rPr>
          <w:del w:id="981" w:author="VNCN E&amp;C - Thương thảo 17/10" w:date="2026-10-17T16:00:00Z"/>
          <w:rFonts w:ascii="Times New Roman" w:hAnsi="Times New Roman"/>
          <w:sz w:val="26"/>
          <w:szCs w:val="26"/>
        </w:rPr>
      </w:pPr>
      <w:del w:id="982" w:author="VNCN E&amp;C - Thương thảo 17/10" w:date="2026-10-17T16:00:00Z">
        <w:r>
          <w:rPr>
            <w:rFonts w:ascii="Times New Roman" w:hAnsi="Times New Roman"/>
            <w:sz w:val="26"/>
            <w:szCs w:val="26"/>
          </w:rPr>
          <w:delText>Điều 19. QUYẾT TOÁN VÀ THANH LÝ HỢP ĐỒNG</w:delText>
        </w:r>
      </w:del>
    </w:p>
    <w:p w14:paraId="6652CADD" w14:textId="77777777" w:rsidR="00DE62AE" w:rsidRDefault="00000000">
      <w:pPr>
        <w:widowControl w:val="0"/>
        <w:tabs>
          <w:tab w:val="left" w:pos="709"/>
        </w:tabs>
        <w:spacing w:after="120" w:line="276" w:lineRule="auto"/>
        <w:jc w:val="both"/>
        <w:rPr>
          <w:del w:id="983" w:author="VNCN E&amp;C - Thương thảo 17/10" w:date="2026-10-17T16:00:00Z"/>
          <w:rFonts w:ascii="Times New Roman" w:hAnsi="Times New Roman"/>
          <w:b/>
          <w:sz w:val="26"/>
          <w:szCs w:val="26"/>
        </w:rPr>
      </w:pPr>
      <w:del w:id="984" w:author="VNCN E&amp;C - Thương thảo 17/10" w:date="2026-10-17T16:00:00Z">
        <w:r>
          <w:rPr>
            <w:rFonts w:ascii="Times New Roman" w:hAnsi="Times New Roman"/>
            <w:b/>
            <w:sz w:val="26"/>
            <w:szCs w:val="26"/>
          </w:rPr>
          <w:delText xml:space="preserve">19.1. Quyết toán hợp đồng: </w:delText>
        </w:r>
      </w:del>
    </w:p>
    <w:p w14:paraId="113D7075" w14:textId="77777777" w:rsidR="00DE62AE" w:rsidRDefault="00000000">
      <w:pPr>
        <w:numPr>
          <w:ilvl w:val="0"/>
          <w:numId w:val="12"/>
        </w:numPr>
        <w:tabs>
          <w:tab w:val="left" w:pos="284"/>
        </w:tabs>
        <w:spacing w:after="120" w:line="276" w:lineRule="auto"/>
        <w:ind w:left="0" w:firstLine="0"/>
        <w:jc w:val="both"/>
        <w:rPr>
          <w:del w:id="985" w:author="VNCN E&amp;C - Thương thảo 17/10" w:date="2026-10-17T16:00:00Z"/>
          <w:rFonts w:ascii="Times New Roman" w:hAnsi="Times New Roman"/>
          <w:bCs/>
          <w:sz w:val="26"/>
          <w:szCs w:val="26"/>
        </w:rPr>
      </w:pPr>
      <w:del w:id="986" w:author="VNCN E&amp;C - Thương thảo 17/10" w:date="2026-10-17T16:00:00Z">
        <w:r>
          <w:rPr>
            <w:rFonts w:ascii="Times New Roman" w:hAnsi="Times New Roman"/>
            <w:bCs/>
            <w:sz w:val="26"/>
            <w:szCs w:val="26"/>
          </w:rPr>
          <w:delText>Sau khi hoàn thành toàn bộ công việc của Hợp đồng, Bên B phải lập và trình Bên A hồ sơ quyết toán Hợp đồng theo mẫu của Bên A, cụ thể:</w:delText>
        </w:r>
      </w:del>
    </w:p>
    <w:p w14:paraId="7D0FE8C1" w14:textId="77777777" w:rsidR="00DE62AE" w:rsidRDefault="00000000">
      <w:pPr>
        <w:tabs>
          <w:tab w:val="left" w:pos="709"/>
        </w:tabs>
        <w:spacing w:after="120" w:line="276" w:lineRule="auto"/>
        <w:jc w:val="both"/>
        <w:rPr>
          <w:del w:id="987" w:author="VNCN E&amp;C - Thương thảo 17/10" w:date="2026-10-17T16:00:00Z"/>
          <w:rFonts w:ascii="Times New Roman" w:hAnsi="Times New Roman"/>
          <w:bCs/>
          <w:sz w:val="26"/>
          <w:szCs w:val="26"/>
        </w:rPr>
      </w:pPr>
      <w:del w:id="988" w:author="VNCN E&amp;C - Thương thảo 17/10" w:date="2026-10-17T16:00:00Z">
        <w:r>
          <w:rPr>
            <w:rFonts w:ascii="Times New Roman" w:hAnsi="Times New Roman"/>
            <w:bCs/>
            <w:sz w:val="26"/>
            <w:szCs w:val="26"/>
          </w:rPr>
          <w:delText xml:space="preserve">(i) Thời hạn nộp hồ sơ quyết toán Hợp đồng: Trong vòng </w:delText>
        </w:r>
        <w:r>
          <w:rPr>
            <w:rFonts w:ascii="Times New Roman" w:hAnsi="Times New Roman"/>
            <w:bCs/>
            <w:sz w:val="26"/>
            <w:szCs w:val="26"/>
            <w:highlight w:val="yellow"/>
          </w:rPr>
          <w:delText>30</w:delText>
        </w:r>
        <w:r>
          <w:rPr>
            <w:rFonts w:ascii="Times New Roman" w:hAnsi="Times New Roman"/>
            <w:bCs/>
            <w:sz w:val="26"/>
            <w:szCs w:val="26"/>
          </w:rPr>
          <w:delText xml:space="preserve"> ngày kể từ ngày Bên B hoàn thành toàn bộ các công việc của Hợp đồng.</w:delText>
        </w:r>
      </w:del>
    </w:p>
    <w:p w14:paraId="6661336A" w14:textId="77777777" w:rsidR="00DE62AE" w:rsidRDefault="00000000">
      <w:pPr>
        <w:tabs>
          <w:tab w:val="left" w:pos="709"/>
        </w:tabs>
        <w:spacing w:after="120" w:line="276" w:lineRule="auto"/>
        <w:jc w:val="both"/>
        <w:rPr>
          <w:del w:id="989" w:author="VNCN E&amp;C - Thương thảo 17/10" w:date="2026-10-17T16:00:00Z"/>
          <w:rFonts w:ascii="Times New Roman" w:hAnsi="Times New Roman"/>
          <w:bCs/>
          <w:strike/>
          <w:sz w:val="26"/>
          <w:szCs w:val="26"/>
        </w:rPr>
      </w:pPr>
      <w:del w:id="990" w:author="VNCN E&amp;C - Thương thảo 17/10" w:date="2026-10-17T16:00:00Z">
        <w:r>
          <w:rPr>
            <w:rFonts w:ascii="Times New Roman" w:hAnsi="Times New Roman"/>
            <w:bCs/>
            <w:sz w:val="26"/>
            <w:szCs w:val="26"/>
          </w:rPr>
          <w:delText xml:space="preserve">(ii) Thành phần hồ sơ quyết toán Hợp đồng, bao gồm nhưng không giới hạn: (1) Bảng xác định giá trị quyết toán Hợp đồng (bao gồm giá trị khối lượng phát sinh ngoài phạm vi Hợp đồng, nếu có); (2) Biên bản nghiệm thu hoàn thành, bàn giao toàn bộ công việc; (3) Biên bản xác nhận khối lượng hoàn thành; (4) Hồ sơ chất lượng, hồ sơ hoàn công, nhật ký thi công; (5) Bảng tổng hợp các khoản phạt, khấu trừ; (6) Hóa đơn GTGT; (7) Giấy đề nghị quyết toán; (8) Các tài liệu khác theo yêu cầu của Bên A và Chủ đầu tư. Số lượng: </w:delText>
        </w:r>
        <w:r>
          <w:rPr>
            <w:rFonts w:ascii="Times New Roman" w:hAnsi="Times New Roman"/>
            <w:bCs/>
            <w:sz w:val="26"/>
            <w:szCs w:val="26"/>
            <w:highlight w:val="yellow"/>
          </w:rPr>
          <w:delText>0</w:delText>
        </w:r>
        <w:r>
          <w:rPr>
            <w:rFonts w:ascii="Times New Roman" w:hAnsi="Times New Roman"/>
            <w:bCs/>
            <w:sz w:val="26"/>
            <w:szCs w:val="26"/>
          </w:rPr>
          <w:delText>6 bộ gốc.</w:delText>
        </w:r>
      </w:del>
    </w:p>
    <w:p w14:paraId="39FE5ABA" w14:textId="77777777" w:rsidR="00DE62AE" w:rsidRDefault="00000000">
      <w:pPr>
        <w:tabs>
          <w:tab w:val="left" w:pos="709"/>
        </w:tabs>
        <w:spacing w:after="120" w:line="276" w:lineRule="auto"/>
        <w:jc w:val="both"/>
        <w:rPr>
          <w:del w:id="991" w:author="VNCN E&amp;C - Thương thảo 17/10" w:date="2026-10-17T16:00:00Z"/>
          <w:rFonts w:ascii="Times New Roman" w:hAnsi="Times New Roman"/>
          <w:bCs/>
          <w:sz w:val="26"/>
          <w:szCs w:val="26"/>
        </w:rPr>
      </w:pPr>
      <w:del w:id="992" w:author="VNCN E&amp;C - Thương thảo 17/10" w:date="2026-10-17T16:00:00Z">
        <w:r>
          <w:rPr>
            <w:rFonts w:ascii="Times New Roman" w:hAnsi="Times New Roman"/>
            <w:bCs/>
            <w:sz w:val="26"/>
            <w:szCs w:val="26"/>
          </w:rPr>
          <w:delText>(iii) Thời hạn hoàn thành việc ký quyết toán Hợp đồng: Trong vòng 28 ngày kể từ ngày Bên A đã nhận được đầy đủ hồ sơ quyết toán Hợp đồng hợp lệ do Bên B lập theo quy định của Hợp đồng.</w:delText>
        </w:r>
      </w:del>
    </w:p>
    <w:p w14:paraId="6DEB56A7" w14:textId="77777777" w:rsidR="00DE62AE" w:rsidRDefault="00000000">
      <w:pPr>
        <w:numPr>
          <w:ilvl w:val="0"/>
          <w:numId w:val="12"/>
        </w:numPr>
        <w:tabs>
          <w:tab w:val="left" w:pos="284"/>
        </w:tabs>
        <w:spacing w:after="120" w:line="276" w:lineRule="auto"/>
        <w:ind w:left="0" w:firstLine="0"/>
        <w:jc w:val="both"/>
        <w:rPr>
          <w:del w:id="993" w:author="VNCN E&amp;C - Thương thảo 17/10" w:date="2026-10-17T16:00:00Z"/>
          <w:rFonts w:ascii="Times New Roman" w:hAnsi="Times New Roman"/>
          <w:bCs/>
          <w:sz w:val="26"/>
          <w:szCs w:val="26"/>
        </w:rPr>
      </w:pPr>
      <w:del w:id="994" w:author="VNCN E&amp;C - Thương thảo 17/10" w:date="2026-10-17T16:00:00Z">
        <w:r>
          <w:rPr>
            <w:rFonts w:ascii="Times New Roman" w:hAnsi="Times New Roman"/>
            <w:bCs/>
            <w:sz w:val="26"/>
            <w:szCs w:val="26"/>
          </w:rPr>
          <w:delText>Trường hợp Bên A chưa chấp thuận một phần hồ sơ quyết toán, Bên B phải bổ sung thông tin, tài liệu, chỉnh sửa hồ sơ theo yêu cầu của Bên A và trình lại trong thời hạn Bên A ấn định.</w:delText>
        </w:r>
      </w:del>
    </w:p>
    <w:p w14:paraId="786830A3" w14:textId="77777777" w:rsidR="00DE62AE" w:rsidRDefault="00000000">
      <w:pPr>
        <w:numPr>
          <w:ilvl w:val="0"/>
          <w:numId w:val="12"/>
        </w:numPr>
        <w:tabs>
          <w:tab w:val="left" w:pos="284"/>
        </w:tabs>
        <w:spacing w:after="120" w:line="276" w:lineRule="auto"/>
        <w:ind w:left="0" w:firstLine="0"/>
        <w:jc w:val="both"/>
        <w:rPr>
          <w:del w:id="995" w:author="VNCN E&amp;C - Thương thảo 17/10" w:date="2026-10-17T16:00:00Z"/>
          <w:rFonts w:ascii="Times New Roman" w:hAnsi="Times New Roman"/>
          <w:bCs/>
          <w:sz w:val="26"/>
          <w:szCs w:val="26"/>
        </w:rPr>
      </w:pPr>
      <w:del w:id="996" w:author="VNCN E&amp;C - Thương thảo 17/10" w:date="2026-10-17T16:00:00Z">
        <w:r>
          <w:rPr>
            <w:rFonts w:ascii="Times New Roman" w:hAnsi="Times New Roman"/>
            <w:bCs/>
            <w:sz w:val="26"/>
            <w:szCs w:val="26"/>
          </w:rPr>
          <w:delTex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delText>
        </w:r>
      </w:del>
    </w:p>
    <w:p w14:paraId="501ED3AD" w14:textId="77777777" w:rsidR="00DE62AE" w:rsidRDefault="00000000">
      <w:pPr>
        <w:numPr>
          <w:ilvl w:val="0"/>
          <w:numId w:val="12"/>
        </w:numPr>
        <w:tabs>
          <w:tab w:val="left" w:pos="284"/>
        </w:tabs>
        <w:spacing w:after="120" w:line="276" w:lineRule="auto"/>
        <w:ind w:left="0" w:firstLine="0"/>
        <w:jc w:val="both"/>
        <w:rPr>
          <w:del w:id="997" w:author="VNCN E&amp;C - Thương thảo 17/10" w:date="2026-10-17T16:00:00Z"/>
          <w:rFonts w:ascii="Times New Roman" w:hAnsi="Times New Roman"/>
          <w:bCs/>
          <w:sz w:val="26"/>
          <w:szCs w:val="26"/>
        </w:rPr>
      </w:pPr>
      <w:del w:id="998" w:author="VNCN E&amp;C - Thương thảo 17/10" w:date="2026-10-17T16:00:00Z">
        <w:r>
          <w:rPr>
            <w:rFonts w:ascii="Times New Roman" w:hAnsi="Times New Roman"/>
            <w:bCs/>
            <w:sz w:val="26"/>
            <w:szCs w:val="26"/>
          </w:rPr>
          <w:delTex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delText>
        </w:r>
      </w:del>
    </w:p>
    <w:p w14:paraId="49AB746E" w14:textId="77777777" w:rsidR="00DE62AE" w:rsidRDefault="00000000">
      <w:pPr>
        <w:widowControl w:val="0"/>
        <w:tabs>
          <w:tab w:val="left" w:pos="709"/>
        </w:tabs>
        <w:spacing w:after="120" w:line="276" w:lineRule="auto"/>
        <w:jc w:val="both"/>
        <w:rPr>
          <w:del w:id="999" w:author="VNCN E&amp;C - Thương thảo 17/10" w:date="2026-10-17T16:00:00Z"/>
          <w:rFonts w:ascii="Times New Roman" w:hAnsi="Times New Roman"/>
          <w:b/>
          <w:sz w:val="26"/>
          <w:szCs w:val="26"/>
        </w:rPr>
      </w:pPr>
      <w:del w:id="1000" w:author="VNCN E&amp;C - Thương thảo 17/10" w:date="2026-10-17T16:00:00Z">
        <w:r>
          <w:rPr>
            <w:rFonts w:ascii="Times New Roman" w:hAnsi="Times New Roman"/>
            <w:b/>
            <w:sz w:val="26"/>
            <w:szCs w:val="26"/>
          </w:rPr>
          <w:delText xml:space="preserve">19.2. Thanh lý hợp đồng: </w:delText>
        </w:r>
      </w:del>
    </w:p>
    <w:p w14:paraId="519E7EF8" w14:textId="77777777" w:rsidR="00DE62AE" w:rsidRDefault="00000000">
      <w:pPr>
        <w:widowControl w:val="0"/>
        <w:tabs>
          <w:tab w:val="left" w:pos="709"/>
        </w:tabs>
        <w:spacing w:after="120" w:line="276" w:lineRule="auto"/>
        <w:jc w:val="both"/>
        <w:rPr>
          <w:del w:id="1001" w:author="VNCN E&amp;C - Thương thảo 17/10" w:date="2026-10-17T16:00:00Z"/>
          <w:rFonts w:ascii="Times New Roman" w:hAnsi="Times New Roman"/>
          <w:sz w:val="26"/>
          <w:szCs w:val="26"/>
        </w:rPr>
      </w:pPr>
      <w:del w:id="1002" w:author="VNCN E&amp;C - Thương thảo 17/10" w:date="2026-10-17T16:00:00Z">
        <w:r>
          <w:rPr>
            <w:rFonts w:ascii="Times New Roman" w:hAnsi="Times New Roman"/>
            <w:sz w:val="26"/>
            <w:szCs w:val="26"/>
          </w:rPr>
          <w:delText>Hợp đồng được thanh lý khi các bên đã hoàn thành toàn bộ nghĩa vụ theo Hợp đồng, bao gồm nghĩa vụ bảo hành. Các bên ký biên bản thanh lý Hợp đồng trong vòng 30 ngày kể từ ngày hoàn thành nghĩa vụ.</w:delText>
        </w:r>
      </w:del>
    </w:p>
    <w:p w14:paraId="74F3F117" w14:textId="77777777" w:rsidR="00DE62AE" w:rsidRDefault="00000000">
      <w:pPr>
        <w:pStyle w:val="Heading2"/>
        <w:spacing w:after="120" w:line="276" w:lineRule="auto"/>
        <w:jc w:val="left"/>
        <w:rPr>
          <w:ins w:id="615" w:author="VNCN E&amp;C - Thương thảo 17/10" w:date="2026-10-17T16:00:00Z"/>
          <w:rFonts w:ascii="Times New Roman" w:hAnsi="Times New Roman"/>
          <w:sz w:val="26"/>
          <w:szCs w:val="26"/>
        </w:rPr>
      </w:pPr>
      <w:ins w:id="95001" w:author="VNCN E&amp;C - Thương thảo 17/10" w:date="2026-10-17T16:00:00Z">
        <w:r>
          <w:rPr>
            <w:rFonts w:ascii="Times New Roman" w:hAnsi="Times New Roman"/>
            <w:sz w:val="26"/>
            <w:szCs w:val="26"/>
          </w:rPr>
          <w:t xml:space="preserve">Điều </w:t>
        </w:r>
      </w:ins>
      <w:ins w:id="95002" w:author="VNCN E&amp;C" w:date="2026-10-19T09:00:00Z">
        <w:r>
          <w:rPr>
            <w:rFonts w:ascii="Times New Roman" w:hAnsi="Times New Roman"/>
            <w:sz w:val="26"/>
            <w:szCs w:val="26"/>
          </w:rPr>
          <w:t xml:space="preserve">19</w:t>
        </w:r>
      </w:ins>
      <w:ins w:id="95004" w:author="VNCN E&amp;C - Thương thảo 17/10" w:date="2026-10-17T16:00:00Z">
        <w:del w:id="95003" w:author="VNCN E&amp;C" w:date="2026-10-19T09:00:00Z">
          <w:r>
            <w:rPr>
              <w:rFonts w:ascii="Times New Roman" w:hAnsi="Times New Roman"/>
              <w:sz w:val="26"/>
              <w:szCs w:val="26"/>
            </w:rPr>
            <w:delText xml:space="preserve">14</w:delText>
          </w:r>
        </w:del>
      </w:ins>
      <w:ins w:id="95005" w:author="VNCN E&amp;C - Thương thảo 17/10" w:date="2026-10-17T16:00:00Z">
        <w:r>
          <w:rPr>
            <w:rFonts w:ascii="Times New Roman" w:hAnsi="Times New Roman"/>
            <w:sz w:val="26"/>
            <w:szCs w:val="26"/>
          </w:rPr>
          <w:t xml:space="preserve">. QUYẾT TOÁN VÀ THANH LÝ HỢP ĐỒNG</w:t>
        </w:r>
      </w:ins>
    </w:p>
    <w:p w14:paraId="4D750088" w14:textId="77777777" w:rsidR="00DE62AE" w:rsidRDefault="00000000">
      <w:pPr>
        <w:widowControl w:val="0"/>
        <w:tabs>
          <w:tab w:val="left" w:pos="709"/>
        </w:tabs>
        <w:spacing w:after="120" w:line="276" w:lineRule="auto"/>
        <w:jc w:val="both"/>
        <w:rPr>
          <w:ins w:id="617" w:author="VNCN E&amp;C - Thương thảo 17/10" w:date="2026-10-17T16:00:00Z"/>
          <w:rFonts w:ascii="Times New Roman" w:hAnsi="Times New Roman"/>
          <w:b/>
          <w:sz w:val="26"/>
          <w:szCs w:val="26"/>
        </w:rPr>
      </w:pPr>
      <w:ins w:id="95006" w:author="VNCN E&amp;C" w:date="2026-10-19T09:00:00Z">
        <w:r>
          <w:rPr>
            <w:rFonts w:ascii="Times New Roman" w:hAnsi="Times New Roman"/>
            <w:b/>
            <w:sz w:val="26"/>
            <w:szCs w:val="26"/>
          </w:rPr>
          <w:t xml:space="preserve">19</w:t>
        </w:r>
      </w:ins>
      <w:ins w:id="95008" w:author="VNCN E&amp;C - Thương thảo 17/10" w:date="2026-10-17T16:00:00Z">
        <w:del w:id="95007" w:author="VNCN E&amp;C" w:date="2026-10-19T09:00:00Z">
          <w:r>
            <w:rPr>
              <w:rFonts w:ascii="Times New Roman" w:hAnsi="Times New Roman"/>
              <w:b/>
              <w:sz w:val="26"/>
              <w:szCs w:val="26"/>
            </w:rPr>
            <w:delText xml:space="preserve">14</w:delText>
          </w:r>
        </w:del>
      </w:ins>
      <w:ins w:id="95009" w:author="VNCN E&amp;C - Thương thảo 17/10" w:date="2026-10-17T16:00:00Z">
        <w:r>
          <w:rPr>
            <w:rFonts w:ascii="Times New Roman" w:hAnsi="Times New Roman"/>
            <w:b/>
            <w:sz w:val="26"/>
            <w:szCs w:val="26"/>
          </w:rPr>
          <w:t xml:space="preserve">.1. Quyết toán hợp đồng: </w:t>
        </w:r>
      </w:ins>
    </w:p>
    <w:p w14:paraId="1CA240F1" w14:textId="77777777" w:rsidR="00DE62AE" w:rsidRDefault="00000000">
      <w:pPr>
        <w:numPr>
          <w:ilvl w:val="0"/>
          <w:numId w:val="12"/>
        </w:numPr>
        <w:tabs>
          <w:tab w:val="left" w:pos="284"/>
        </w:tabs>
        <w:spacing w:after="120" w:line="276" w:lineRule="auto"/>
        <w:ind w:left="0" w:firstLine="0"/>
        <w:jc w:val="both"/>
        <w:rPr>
          <w:ins w:id="619" w:author="VNCN E&amp;C - Thương thảo 17/10" w:date="2026-10-17T16:00:00Z"/>
          <w:rFonts w:ascii="Times New Roman" w:hAnsi="Times New Roman"/>
          <w:bCs/>
          <w:sz w:val="26"/>
          <w:szCs w:val="26"/>
        </w:rPr>
      </w:pPr>
      <w:ins w:id="620" w:author="VNCN E&amp;C - Thương thảo 17/10" w:date="2026-10-17T16:00:00Z">
        <w:r>
          <w:rPr>
            <w:rFonts w:ascii="Times New Roman" w:hAnsi="Times New Roman"/>
            <w:bCs/>
            <w:sz w:val="26"/>
            <w:szCs w:val="26"/>
          </w:rPr>
          <w:t>Sau khi hoàn thành toàn bộ công việc của Hợp đồng, Bên B phải lập và trình Bên A hồ sơ quyết toán Hợp đồng theo mẫu của Bên A, cụ thể:</w:t>
        </w:r>
      </w:ins>
    </w:p>
    <w:p w14:paraId="17A227BC" w14:textId="77777777" w:rsidR="00DE62AE" w:rsidRDefault="00000000">
      <w:pPr>
        <w:tabs>
          <w:tab w:val="left" w:pos="709"/>
        </w:tabs>
        <w:spacing w:after="120" w:line="276" w:lineRule="auto"/>
        <w:jc w:val="both"/>
        <w:rPr>
          <w:ins w:id="621" w:author="VNCN E&amp;C - Thương thảo 17/10" w:date="2026-10-17T16:00:00Z"/>
          <w:rFonts w:ascii="Times New Roman" w:hAnsi="Times New Roman"/>
          <w:bCs/>
          <w:sz w:val="26"/>
          <w:szCs w:val="26"/>
        </w:rPr>
      </w:pPr>
      <w:ins w:id="622" w:author="VNCN E&amp;C - Thương thảo 17/10" w:date="2026-10-17T16:00:00Z">
        <w:r>
          <w:rPr>
            <w:rFonts w:ascii="Times New Roman" w:hAnsi="Times New Roman"/>
            <w:bCs/>
            <w:sz w:val="26"/>
            <w:szCs w:val="26"/>
          </w:rPr>
          <w:t>(i) Thời hạn nộp hồ sơ quyết toán Hợp đồng: Trong vòng 30 ngày kể từ ngày Bên B hoàn thành toàn bộ các công việc của Hợp đồng.</w:t>
        </w:r>
      </w:ins>
    </w:p>
    <w:p w14:paraId="42DB0407" w14:textId="016098D4" w:rsidR="00DE62AE" w:rsidRPr="00D5464A" w:rsidRDefault="00000000">
      <w:pPr>
        <w:tabs>
          <w:tab w:val="left" w:pos="709"/>
        </w:tabs>
        <w:spacing w:after="120" w:line="276" w:lineRule="auto"/>
        <w:jc w:val="both"/>
        <w:rPr>
          <w:ins w:id="623" w:author="VNCN E&amp;C - Thương thảo 17/10" w:date="2026-10-17T16:00:00Z"/>
          <w:rFonts w:ascii="Times New Roman" w:hAnsi="Times New Roman"/>
          <w:bCs/>
          <w:sz w:val="26"/>
          <w:szCs w:val="26"/>
          <w:rPrChange w:id="624" w:author="Ngọc Ánh Trương" w:date="2026-10-19T13:56:00Z" w16du:dateUtc="2026-10-19T06:56:00Z">
            <w:rPr>
              <w:ins w:id="625" w:author="VNCN E&amp;C - Thương thảo 17/10" w:date="2026-10-17T16:00:00Z"/>
              <w:rFonts w:ascii="Times New Roman" w:hAnsi="Times New Roman"/>
              <w:bCs/>
              <w:strike/>
              <w:sz w:val="26"/>
              <w:szCs w:val="26"/>
            </w:rPr>
          </w:rPrChange>
        </w:rPr>
      </w:pPr>
      <w:ins w:id="626" w:author="VNCN E&amp;C - Thương thảo 17/10" w:date="2026-10-17T16:00:00Z">
        <w:r w:rsidRPr="00D5464A">
          <w:rPr>
            <w:rFonts w:ascii="Times New Roman" w:hAnsi="Times New Roman"/>
            <w:bCs/>
            <w:sz w:val="26"/>
            <w:szCs w:val="26"/>
            <w:rPrChange w:id="627" w:author="Ngọc Ánh Trương" w:date="2026-10-19T13:56:00Z" w16du:dateUtc="2026-10-19T06:56:00Z">
              <w:rPr>
                <w:rFonts w:ascii="Times New Roman" w:hAnsi="Times New Roman"/>
                <w:bCs/>
                <w:strike/>
                <w:sz w:val="26"/>
                <w:szCs w:val="26"/>
              </w:rPr>
            </w:rPrChange>
          </w:rPr>
          <w:t>(ii) Thành phần hồ sơ quyết toán Hợp đồng, bao gồm nhưng không giới hạn: (1) Giấy đề nghị quyết toán; (2) Bảng xác định giá trị quyết toán Hợp đồng (bao gồm giá trị khối lượng phát sinh đã được lập thành phụ lục Hợp đồng, nếu có); (3) Biên bản nghiệm thu hoàn thành, bàn giao Hạng mục công trình và các biên bản nghiệm thu công việc, Công tác chuẩn bị, Biện pháp thi công; (4) Biên bản xác nhận khối lượng hoàn thành; (5) Hồ sơ chất lượng, hồ sơ nghiệm thu vật liệu đầu vào, kết quả thí nghiệm, hồ sơ và bản vẽ hoàn công, nhật ký thi công, các biên bản hiện trường; (6) Bảng tổng hợp các khoản thưởng, phạt, khấu trừ; (7) Hóa đơn GTGT tương ứng toàn bộ giá trị quyết toán; (8) Các tài liệu khác theo quy định của pháp luật và yêu cầu của Bên A, Chủ đầu tư. Số lượng: 0</w:t>
        </w:r>
      </w:ins>
      <w:ins w:id="628" w:author="Ngọc Ánh Trương" w:date="2026-10-19T13:57:00Z" w16du:dateUtc="2026-10-19T06:57:00Z">
        <w:r w:rsidR="00D5464A">
          <w:rPr>
            <w:rFonts w:ascii="Times New Roman" w:hAnsi="Times New Roman"/>
            <w:bCs/>
            <w:sz w:val="26"/>
            <w:szCs w:val="26"/>
          </w:rPr>
          <w:t>8</w:t>
        </w:r>
      </w:ins>
      <w:ins w:id="629" w:author="VNCN E&amp;C - Thương thảo 17/10" w:date="2026-10-17T16:00:00Z">
        <w:del w:id="630" w:author="Ngọc Ánh Trương" w:date="2026-10-19T13:56:00Z" w16du:dateUtc="2026-10-19T06:56:00Z">
          <w:r w:rsidRPr="00D5464A" w:rsidDel="00D5464A">
            <w:rPr>
              <w:rFonts w:ascii="Times New Roman" w:hAnsi="Times New Roman"/>
              <w:bCs/>
              <w:sz w:val="26"/>
              <w:szCs w:val="26"/>
              <w:rPrChange w:id="631" w:author="Ngọc Ánh Trương" w:date="2026-10-19T13:56:00Z" w16du:dateUtc="2026-10-19T06:56:00Z">
                <w:rPr>
                  <w:rFonts w:ascii="Times New Roman" w:hAnsi="Times New Roman"/>
                  <w:bCs/>
                  <w:strike/>
                  <w:sz w:val="26"/>
                  <w:szCs w:val="26"/>
                </w:rPr>
              </w:rPrChange>
            </w:rPr>
            <w:delText>6</w:delText>
          </w:r>
        </w:del>
        <w:r w:rsidRPr="00D5464A">
          <w:rPr>
            <w:rFonts w:ascii="Times New Roman" w:hAnsi="Times New Roman"/>
            <w:bCs/>
            <w:sz w:val="26"/>
            <w:szCs w:val="26"/>
            <w:rPrChange w:id="632" w:author="Ngọc Ánh Trương" w:date="2026-10-19T13:56:00Z" w16du:dateUtc="2026-10-19T06:56:00Z">
              <w:rPr>
                <w:rFonts w:ascii="Times New Roman" w:hAnsi="Times New Roman"/>
                <w:bCs/>
                <w:strike/>
                <w:sz w:val="26"/>
                <w:szCs w:val="26"/>
              </w:rPr>
            </w:rPrChange>
          </w:rPr>
          <w:t xml:space="preserve"> bộ gốc.</w:t>
        </w:r>
      </w:ins>
    </w:p>
    <w:p w14:paraId="67366B3D" w14:textId="77777777" w:rsidR="00DE62AE" w:rsidRDefault="00000000">
      <w:pPr>
        <w:tabs>
          <w:tab w:val="left" w:pos="709"/>
        </w:tabs>
        <w:spacing w:after="120" w:line="276" w:lineRule="auto"/>
        <w:jc w:val="both"/>
        <w:rPr>
          <w:ins w:id="633" w:author="VNCN E&amp;C - Thương thảo 17/10" w:date="2026-10-17T16:00:00Z"/>
          <w:rFonts w:ascii="Times New Roman" w:hAnsi="Times New Roman"/>
          <w:bCs/>
          <w:sz w:val="26"/>
          <w:szCs w:val="26"/>
        </w:rPr>
      </w:pPr>
      <w:ins w:id="634" w:author="VNCN E&amp;C - Thương thảo 17/10" w:date="2026-10-17T16:00:00Z">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ins>
    </w:p>
    <w:p w14:paraId="2DBCF62D" w14:textId="77777777" w:rsidR="00DE62AE" w:rsidRDefault="00000000">
      <w:pPr>
        <w:numPr>
          <w:ilvl w:val="0"/>
          <w:numId w:val="12"/>
        </w:numPr>
        <w:tabs>
          <w:tab w:val="left" w:pos="284"/>
        </w:tabs>
        <w:spacing w:after="120" w:line="276" w:lineRule="auto"/>
        <w:ind w:left="0" w:firstLine="0"/>
        <w:jc w:val="both"/>
        <w:rPr>
          <w:ins w:id="635" w:author="VNCN E&amp;C - Thương thảo 17/10" w:date="2026-10-17T16:00:00Z"/>
          <w:rFonts w:ascii="Times New Roman" w:hAnsi="Times New Roman"/>
          <w:bCs/>
          <w:sz w:val="26"/>
          <w:szCs w:val="26"/>
        </w:rPr>
      </w:pPr>
      <w:ins w:id="636" w:author="VNCN E&amp;C - Thương thảo 17/10" w:date="2026-10-17T16:00:00Z">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ins>
    </w:p>
    <w:p w14:paraId="453CEF38" w14:textId="77777777" w:rsidR="00DE62AE" w:rsidRDefault="00000000">
      <w:pPr>
        <w:numPr>
          <w:ilvl w:val="0"/>
          <w:numId w:val="12"/>
        </w:numPr>
        <w:tabs>
          <w:tab w:val="left" w:pos="284"/>
        </w:tabs>
        <w:spacing w:after="120" w:line="276" w:lineRule="auto"/>
        <w:ind w:left="0" w:firstLine="0"/>
        <w:jc w:val="both"/>
        <w:rPr>
          <w:ins w:id="637" w:author="VNCN E&amp;C - Thương thảo 17/10" w:date="2026-10-17T16:00:00Z"/>
          <w:rFonts w:ascii="Times New Roman" w:hAnsi="Times New Roman"/>
          <w:bCs/>
          <w:sz w:val="26"/>
          <w:szCs w:val="26"/>
        </w:rPr>
      </w:pPr>
      <w:ins w:id="638" w:author="VNCN E&amp;C - Thương thảo 17/10" w:date="2026-10-17T16:00:00Z">
        <w:r>
          <w:rPr>
            <w:rFonts w:ascii="Times New Roman" w:hAnsi="Times New Roman"/>
            <w:bCs/>
            <w:sz w:val="26"/>
            <w:szCs w:val="26"/>
          </w:rPr>
          <w:t xml:space="preserve">Trường hợp Bên B không lập hồ sơ quyết toán theo Hợp đồng, sau văn bản yêu cầu lần thứ ba của Bên A mà Bên B vẫn không thực hiện, Bên A có quyền căn cứ hồ sơ thực </w:t>
        </w:r>
        <w:r>
          <w:rPr>
            <w:rFonts w:ascii="Times New Roman" w:hAnsi="Times New Roman"/>
            <w:bCs/>
            <w:sz w:val="26"/>
            <w:szCs w:val="26"/>
          </w:rPr>
          <w:lastRenderedPageBreak/>
          <w:t>tế để xác định giá trị quyết toán. Bên B phải chấp hành giá trị quyết toán do Bên A lập và chịu toàn bộ thiệt hại phát sinh (nếu có).</w:t>
        </w:r>
      </w:ins>
    </w:p>
    <w:p w14:paraId="4DB20D23" w14:textId="77777777" w:rsidR="00DE62AE" w:rsidRDefault="00000000">
      <w:pPr>
        <w:numPr>
          <w:ilvl w:val="0"/>
          <w:numId w:val="12"/>
        </w:numPr>
        <w:tabs>
          <w:tab w:val="left" w:pos="284"/>
        </w:tabs>
        <w:spacing w:after="120" w:line="276" w:lineRule="auto"/>
        <w:ind w:left="0" w:firstLine="0"/>
        <w:jc w:val="both"/>
        <w:rPr>
          <w:ins w:id="639" w:author="VNCN E&amp;C - Thương thảo 17/10" w:date="2026-10-17T16:00:00Z"/>
          <w:rFonts w:ascii="Times New Roman" w:hAnsi="Times New Roman"/>
          <w:bCs/>
          <w:sz w:val="26"/>
          <w:szCs w:val="26"/>
        </w:rPr>
      </w:pPr>
      <w:ins w:id="640" w:author="VNCN E&amp;C - Thương thảo 17/10" w:date="2026-10-17T16:00:00Z">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ins>
    </w:p>
    <w:p w14:paraId="42AED0BB" w14:textId="77777777" w:rsidR="00DE62AE" w:rsidRDefault="00000000">
      <w:pPr>
        <w:widowControl w:val="0"/>
        <w:tabs>
          <w:tab w:val="left" w:pos="709"/>
        </w:tabs>
        <w:spacing w:after="120" w:line="276" w:lineRule="auto"/>
        <w:jc w:val="both"/>
        <w:rPr>
          <w:ins w:id="641" w:author="VNCN E&amp;C - Thương thảo 17/10" w:date="2026-10-17T16:00:00Z"/>
          <w:rFonts w:ascii="Times New Roman" w:hAnsi="Times New Roman"/>
          <w:b/>
          <w:sz w:val="26"/>
          <w:szCs w:val="26"/>
        </w:rPr>
      </w:pPr>
      <w:ins w:id="95010" w:author="VNCN E&amp;C" w:date="2026-10-19T09:00:00Z">
        <w:r>
          <w:rPr>
            <w:rFonts w:ascii="Times New Roman" w:hAnsi="Times New Roman"/>
            <w:b/>
            <w:sz w:val="26"/>
            <w:szCs w:val="26"/>
          </w:rPr>
          <w:t xml:space="preserve">19</w:t>
        </w:r>
      </w:ins>
      <w:ins w:id="95012" w:author="VNCN E&amp;C - Thương thảo 17/10" w:date="2026-10-17T16:00:00Z">
        <w:del w:id="95011" w:author="VNCN E&amp;C" w:date="2026-10-19T09:00:00Z">
          <w:r>
            <w:rPr>
              <w:rFonts w:ascii="Times New Roman" w:hAnsi="Times New Roman"/>
              <w:b/>
              <w:sz w:val="26"/>
              <w:szCs w:val="26"/>
            </w:rPr>
            <w:delText xml:space="preserve">14</w:delText>
          </w:r>
        </w:del>
      </w:ins>
      <w:ins w:id="95013" w:author="VNCN E&amp;C - Thương thảo 17/10" w:date="2026-10-17T16:00:00Z">
        <w:r>
          <w:rPr>
            <w:rFonts w:ascii="Times New Roman" w:hAnsi="Times New Roman"/>
            <w:b/>
            <w:sz w:val="26"/>
            <w:szCs w:val="26"/>
          </w:rPr>
          <w:t xml:space="preserve">.2. Thanh lý hợp đồng: </w:t>
        </w:r>
      </w:ins>
    </w:p>
    <w:p w14:paraId="478A67AE" w14:textId="77777777" w:rsidR="00DE62AE" w:rsidRDefault="00000000">
      <w:pPr>
        <w:widowControl w:val="0"/>
        <w:tabs>
          <w:tab w:val="left" w:pos="709"/>
        </w:tabs>
        <w:spacing w:after="120" w:line="276" w:lineRule="auto"/>
        <w:jc w:val="both"/>
        <w:rPr>
          <w:ins w:id="643" w:author="VNCN E&amp;C - Thương thảo 17/10" w:date="2026-10-17T16:00:00Z"/>
          <w:rFonts w:ascii="Times New Roman" w:hAnsi="Times New Roman"/>
          <w:sz w:val="26"/>
          <w:szCs w:val="26"/>
        </w:rPr>
      </w:pPr>
      <w:ins w:id="644" w:author="VNCN E&amp;C - Thương thảo 17/10" w:date="2026-10-17T16:00:00Z">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ins>
    </w:p>
    <w:p w14:paraId="16BA752E"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w:t>
      </w:r>
      <w:ins w:id="1016" w:author="VNCN E&amp;C - Thương thảo 17/10" w:date="2026-10-17T16:00:00Z">
        <w:r>
          <w:rPr>
            <w:rFonts w:ascii="Times New Roman" w:hAnsi="Times New Roman"/>
            <w:sz w:val="26"/>
            <w:szCs w:val="26"/>
          </w:rPr>
          <w:t>20</w:t>
        </w:r>
      </w:ins>
      <w:del w:id="1017" w:author="VNCN E&amp;C - Thương thảo 17/10" w:date="2026-10-17T16:00:00Z">
        <w:r>
          <w:rPr>
            <w:rFonts w:ascii="Times New Roman" w:hAnsi="Times New Roman"/>
            <w:sz w:val="26"/>
            <w:szCs w:val="26"/>
          </w:rPr>
          <w:delText>21</w:delText>
        </w:r>
      </w:del>
      <w:r>
        <w:rPr>
          <w:rFonts w:ascii="Times New Roman" w:hAnsi="Times New Roman"/>
          <w:sz w:val="26"/>
          <w:szCs w:val="26"/>
        </w:rPr>
        <w:t>. TRANH CHẤP, GIẢI QUYẾT TRANH CHẤP</w:t>
      </w:r>
    </w:p>
    <w:p w14:paraId="0A2E18F7" w14:textId="77777777" w:rsidR="00DE62AE" w:rsidRDefault="00000000">
      <w:pPr>
        <w:widowControl w:val="0"/>
        <w:spacing w:after="120" w:line="276" w:lineRule="auto"/>
        <w:jc w:val="both"/>
        <w:rPr>
          <w:rFonts w:ascii="Times New Roman" w:hAnsi="Times New Roman"/>
          <w:sz w:val="26"/>
          <w:szCs w:val="26"/>
        </w:rPr>
      </w:pPr>
      <w:ins w:id="1018" w:author="VNCN E&amp;C - Thương thảo 17/10" w:date="2026-10-17T16:00:00Z">
        <w:r>
          <w:rPr>
            <w:rFonts w:ascii="Times New Roman" w:hAnsi="Times New Roman"/>
            <w:b/>
            <w:sz w:val="26"/>
            <w:szCs w:val="26"/>
          </w:rPr>
          <w:t>20</w:t>
        </w:r>
      </w:ins>
      <w:del w:id="1019" w:author="VNCN E&amp;C - Thương thảo 17/10" w:date="2026-10-17T16:00:00Z">
        <w:r>
          <w:rPr>
            <w:rFonts w:ascii="Times New Roman" w:hAnsi="Times New Roman"/>
            <w:b/>
            <w:sz w:val="26"/>
            <w:szCs w:val="26"/>
          </w:rPr>
          <w:delText>21</w:delText>
        </w:r>
      </w:del>
      <w:r>
        <w:rPr>
          <w:rFonts w:ascii="Times New Roman" w:hAnsi="Times New Roman"/>
          <w:b/>
          <w:sz w:val="26"/>
          <w:szCs w:val="26"/>
        </w:rPr>
        <w:t>.1.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14:paraId="25807880" w14:textId="77777777" w:rsidR="00DE62AE" w:rsidRDefault="00000000">
      <w:pPr>
        <w:widowControl w:val="0"/>
        <w:spacing w:after="120" w:line="276" w:lineRule="auto"/>
        <w:jc w:val="both"/>
        <w:rPr>
          <w:rFonts w:ascii="Times New Roman" w:hAnsi="Times New Roman"/>
          <w:sz w:val="26"/>
          <w:szCs w:val="26"/>
        </w:rPr>
      </w:pPr>
      <w:ins w:id="1020" w:author="VNCN E&amp;C - Thương thảo 17/10" w:date="2026-10-17T16:00:00Z">
        <w:r>
          <w:rPr>
            <w:rFonts w:ascii="Times New Roman" w:hAnsi="Times New Roman"/>
            <w:b/>
            <w:sz w:val="26"/>
            <w:szCs w:val="26"/>
          </w:rPr>
          <w:t>20</w:t>
        </w:r>
      </w:ins>
      <w:del w:id="1021" w:author="VNCN E&amp;C - Thương thảo 17/10" w:date="2026-10-17T16:00:00Z">
        <w:r>
          <w:rPr>
            <w:rFonts w:ascii="Times New Roman" w:hAnsi="Times New Roman"/>
            <w:b/>
            <w:sz w:val="26"/>
            <w:szCs w:val="26"/>
          </w:rPr>
          <w:delText>21</w:delText>
        </w:r>
      </w:del>
      <w:r>
        <w:rPr>
          <w:rFonts w:ascii="Times New Roman" w:hAnsi="Times New Roman"/>
          <w:b/>
          <w:sz w:val="26"/>
          <w:szCs w:val="26"/>
        </w:rPr>
        <w:t xml:space="preserve">.2.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14:paraId="4C9B85E4" w14:textId="77777777" w:rsidR="00DE62AE" w:rsidRDefault="00000000">
      <w:pPr>
        <w:widowControl w:val="0"/>
        <w:tabs>
          <w:tab w:val="left" w:pos="284"/>
        </w:tabs>
        <w:spacing w:after="120" w:line="276" w:lineRule="auto"/>
        <w:jc w:val="both"/>
        <w:rPr>
          <w:rFonts w:ascii="Times New Roman" w:hAnsi="Times New Roman"/>
          <w:sz w:val="26"/>
          <w:szCs w:val="26"/>
        </w:rPr>
      </w:pPr>
      <w:ins w:id="1022" w:author="VNCN E&amp;C - Thương thảo 17/10" w:date="2026-10-17T16:00:00Z">
        <w:r>
          <w:rPr>
            <w:rFonts w:ascii="Times New Roman" w:hAnsi="Times New Roman"/>
            <w:b/>
            <w:sz w:val="26"/>
            <w:szCs w:val="26"/>
          </w:rPr>
          <w:t>20</w:t>
        </w:r>
      </w:ins>
      <w:del w:id="1023" w:author="VNCN E&amp;C - Thương thảo 17/10" w:date="2026-10-17T16:00:00Z">
        <w:r>
          <w:rPr>
            <w:rFonts w:ascii="Times New Roman" w:hAnsi="Times New Roman"/>
            <w:b/>
            <w:sz w:val="26"/>
            <w:szCs w:val="26"/>
          </w:rPr>
          <w:delText>21</w:delText>
        </w:r>
      </w:del>
      <w:r>
        <w:rPr>
          <w:rFonts w:ascii="Times New Roman" w:hAnsi="Times New Roman"/>
          <w:b/>
          <w:sz w:val="26"/>
          <w:szCs w:val="26"/>
        </w:rPr>
        <w:t>.3.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56C48EF" w14:textId="77777777" w:rsidR="00DE62AE" w:rsidRDefault="00000000">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w:t>
      </w:r>
      <w:ins w:id="1024" w:author="VNCN E&amp;C - Thương thảo 17/10" w:date="2026-10-17T16:00:00Z">
        <w:r>
          <w:rPr>
            <w:rFonts w:ascii="Times New Roman" w:hAnsi="Times New Roman"/>
            <w:sz w:val="26"/>
            <w:szCs w:val="26"/>
          </w:rPr>
          <w:t>21</w:t>
        </w:r>
      </w:ins>
      <w:del w:id="1025" w:author="VNCN E&amp;C - Thương thảo 17/10" w:date="2026-10-17T16:00:00Z">
        <w:r>
          <w:rPr>
            <w:rFonts w:ascii="Times New Roman" w:hAnsi="Times New Roman"/>
            <w:sz w:val="26"/>
            <w:szCs w:val="26"/>
          </w:rPr>
          <w:delText>22</w:delText>
        </w:r>
      </w:del>
      <w:r>
        <w:rPr>
          <w:rFonts w:ascii="Times New Roman" w:hAnsi="Times New Roman"/>
          <w:sz w:val="26"/>
          <w:szCs w:val="26"/>
        </w:rPr>
        <w:t>. ĐIỀU KHOẢN CHUNG</w:t>
      </w:r>
    </w:p>
    <w:p w14:paraId="2636A8C8" w14:textId="77777777" w:rsidR="00DE62AE" w:rsidRDefault="00000000">
      <w:pPr>
        <w:widowControl w:val="0"/>
        <w:spacing w:after="120" w:line="276" w:lineRule="auto"/>
        <w:jc w:val="both"/>
        <w:rPr>
          <w:rFonts w:ascii="Times New Roman" w:hAnsi="Times New Roman"/>
          <w:sz w:val="26"/>
          <w:szCs w:val="26"/>
        </w:rPr>
      </w:pPr>
      <w:ins w:id="1026" w:author="VNCN E&amp;C - Thương thảo 17/10" w:date="2026-10-17T16:00:00Z">
        <w:r>
          <w:rPr>
            <w:rFonts w:ascii="Times New Roman" w:hAnsi="Times New Roman"/>
            <w:b/>
            <w:sz w:val="26"/>
            <w:szCs w:val="26"/>
          </w:rPr>
          <w:t>21</w:t>
        </w:r>
      </w:ins>
      <w:del w:id="1027" w:author="VNCN E&amp;C - Thương thảo 17/10" w:date="2026-10-17T16:00:00Z">
        <w:r>
          <w:rPr>
            <w:rFonts w:ascii="Times New Roman" w:hAnsi="Times New Roman"/>
            <w:b/>
            <w:sz w:val="26"/>
            <w:szCs w:val="26"/>
          </w:rPr>
          <w:delText>22</w:delText>
        </w:r>
      </w:del>
      <w:r>
        <w:rPr>
          <w:rFonts w:ascii="Times New Roman" w:hAnsi="Times New Roman"/>
          <w:b/>
          <w:sz w:val="26"/>
          <w:szCs w:val="26"/>
        </w:rPr>
        <w:t>.1.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9F5BDBA" w14:textId="77777777" w:rsidR="00DE62AE" w:rsidRDefault="00000000">
      <w:pPr>
        <w:widowControl w:val="0"/>
        <w:spacing w:after="120" w:line="276" w:lineRule="auto"/>
        <w:jc w:val="both"/>
        <w:rPr>
          <w:rFonts w:ascii="Times New Roman" w:hAnsi="Times New Roman"/>
          <w:sz w:val="26"/>
          <w:szCs w:val="26"/>
        </w:rPr>
      </w:pPr>
      <w:ins w:id="1028" w:author="VNCN E&amp;C - Thương thảo 17/10" w:date="2026-10-17T16:00:00Z">
        <w:r>
          <w:rPr>
            <w:rFonts w:ascii="Times New Roman" w:hAnsi="Times New Roman"/>
            <w:b/>
            <w:sz w:val="26"/>
            <w:szCs w:val="26"/>
          </w:rPr>
          <w:lastRenderedPageBreak/>
          <w:t>21</w:t>
        </w:r>
      </w:ins>
      <w:del w:id="1029" w:author="VNCN E&amp;C - Thương thảo 17/10" w:date="2026-10-17T16:00:00Z">
        <w:r>
          <w:rPr>
            <w:rFonts w:ascii="Times New Roman" w:hAnsi="Times New Roman"/>
            <w:b/>
            <w:sz w:val="26"/>
            <w:szCs w:val="26"/>
          </w:rPr>
          <w:delText>22</w:delText>
        </w:r>
      </w:del>
      <w:r>
        <w:rPr>
          <w:rFonts w:ascii="Times New Roman" w:hAnsi="Times New Roman"/>
          <w:b/>
          <w:sz w:val="26"/>
          <w:szCs w:val="26"/>
        </w:rPr>
        <w:t>.2.</w:t>
      </w:r>
      <w:r>
        <w:rPr>
          <w:rFonts w:ascii="Times New Roman" w:hAnsi="Times New Roman"/>
          <w:sz w:val="26"/>
          <w:szCs w:val="26"/>
        </w:rPr>
        <w:t xml:space="preserve"> Các bên cam kết thực hiện đầy đủ các điều khoản của Hợp đồng.</w:t>
      </w:r>
    </w:p>
    <w:p w14:paraId="037C3D79" w14:textId="77777777" w:rsidR="00DE62AE" w:rsidRDefault="00000000">
      <w:pPr>
        <w:widowControl w:val="0"/>
        <w:spacing w:after="120" w:line="276" w:lineRule="auto"/>
        <w:jc w:val="both"/>
        <w:rPr>
          <w:rFonts w:ascii="Times New Roman" w:hAnsi="Times New Roman"/>
          <w:sz w:val="26"/>
          <w:szCs w:val="26"/>
        </w:rPr>
      </w:pPr>
      <w:ins w:id="1030" w:author="VNCN E&amp;C - Thương thảo 17/10" w:date="2026-10-17T16:00:00Z">
        <w:r>
          <w:rPr>
            <w:rFonts w:ascii="Times New Roman" w:hAnsi="Times New Roman"/>
            <w:b/>
            <w:sz w:val="26"/>
            <w:szCs w:val="26"/>
          </w:rPr>
          <w:t>21</w:t>
        </w:r>
      </w:ins>
      <w:del w:id="1031" w:author="VNCN E&amp;C - Thương thảo 17/10" w:date="2026-10-17T16:00:00Z">
        <w:r>
          <w:rPr>
            <w:rFonts w:ascii="Times New Roman" w:hAnsi="Times New Roman"/>
            <w:b/>
            <w:sz w:val="26"/>
            <w:szCs w:val="26"/>
          </w:rPr>
          <w:delText>22</w:delText>
        </w:r>
      </w:del>
      <w:r>
        <w:rPr>
          <w:rFonts w:ascii="Times New Roman" w:hAnsi="Times New Roman"/>
          <w:b/>
          <w:sz w:val="26"/>
          <w:szCs w:val="26"/>
        </w:rPr>
        <w:t>.3.</w:t>
      </w:r>
      <w:r>
        <w:rPr>
          <w:rFonts w:ascii="Times New Roman" w:hAnsi="Times New Roman"/>
          <w:sz w:val="26"/>
          <w:szCs w:val="26"/>
        </w:rPr>
        <w:t xml:space="preserve"> Hợp đồng này có hiệu lực kể từ ngày ký.</w:t>
      </w:r>
    </w:p>
    <w:p w14:paraId="504F0793" w14:textId="77777777" w:rsidR="00DE62AE" w:rsidRDefault="00000000">
      <w:pPr>
        <w:widowControl w:val="0"/>
        <w:spacing w:after="120" w:line="276" w:lineRule="auto"/>
        <w:jc w:val="both"/>
        <w:rPr>
          <w:rFonts w:ascii="Times New Roman" w:hAnsi="Times New Roman"/>
          <w:sz w:val="26"/>
          <w:szCs w:val="26"/>
        </w:rPr>
      </w:pPr>
      <w:ins w:id="1032" w:author="VNCN E&amp;C - Thương thảo 17/10" w:date="2026-10-17T16:00:00Z">
        <w:r>
          <w:rPr>
            <w:rFonts w:ascii="Times New Roman" w:hAnsi="Times New Roman"/>
            <w:b/>
            <w:sz w:val="26"/>
            <w:szCs w:val="26"/>
          </w:rPr>
          <w:t>21</w:t>
        </w:r>
      </w:ins>
      <w:del w:id="1033" w:author="VNCN E&amp;C - Thương thảo 17/10" w:date="2026-10-17T16:00:00Z">
        <w:r>
          <w:rPr>
            <w:rFonts w:ascii="Times New Roman" w:hAnsi="Times New Roman"/>
            <w:b/>
            <w:sz w:val="26"/>
            <w:szCs w:val="26"/>
          </w:rPr>
          <w:delText>22</w:delText>
        </w:r>
      </w:del>
      <w:r>
        <w:rPr>
          <w:rFonts w:ascii="Times New Roman" w:hAnsi="Times New Roman"/>
          <w:b/>
          <w:sz w:val="26"/>
          <w:szCs w:val="26"/>
        </w:rPr>
        <w:t>.4</w:t>
      </w:r>
      <w:r>
        <w:rPr>
          <w:rFonts w:ascii="Times New Roman" w:hAnsi="Times New Roman"/>
          <w:sz w:val="26"/>
          <w:szCs w:val="26"/>
        </w:rPr>
        <w:t>. Hợp đồng này được lập thành 07 bản gốc có giá trị pháp lý như nhau, Bên A giữ 04 bản, Bên B giữ 03 bản.</w:t>
      </w:r>
    </w:p>
    <w:tbl>
      <w:tblPr>
        <w:tblW w:w="9214" w:type="dxa"/>
        <w:jc w:val="center"/>
        <w:tblLayout w:type="fixed"/>
        <w:tblLook w:val="01E0" w:firstRow="1" w:lastRow="1" w:firstColumn="1" w:lastColumn="1" w:noHBand="0" w:noVBand="0"/>
      </w:tblPr>
      <w:tblGrid>
        <w:gridCol w:w="4608"/>
        <w:gridCol w:w="4606"/>
      </w:tblGrid>
      <w:tr w:rsidR="00DE62AE" w14:paraId="1A5A2483" w14:textId="77777777">
        <w:trPr>
          <w:jc w:val="center"/>
        </w:trPr>
        <w:tc>
          <w:tcPr>
            <w:tcW w:w="4607" w:type="dxa"/>
          </w:tcPr>
          <w:p w14:paraId="02E26A39" w14:textId="77777777" w:rsidR="00DE62AE" w:rsidRDefault="00000000">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A</w:t>
            </w:r>
          </w:p>
        </w:tc>
        <w:tc>
          <w:tcPr>
            <w:tcW w:w="4606" w:type="dxa"/>
          </w:tcPr>
          <w:p w14:paraId="4311BBB0" w14:textId="77777777" w:rsidR="00DE62AE" w:rsidRDefault="00000000">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B</w:t>
            </w:r>
            <w:bookmarkStart w:id="1034" w:name="_Toc283298428"/>
            <w:bookmarkStart w:id="1035" w:name="_Toc283735878"/>
            <w:bookmarkStart w:id="1036" w:name="_Toc273427131"/>
            <w:bookmarkStart w:id="1037" w:name="_Toc283736676"/>
            <w:bookmarkStart w:id="1038" w:name="_Toc283736557"/>
            <w:bookmarkStart w:id="1039" w:name="_Toc273003011"/>
            <w:bookmarkEnd w:id="1034"/>
            <w:bookmarkEnd w:id="1035"/>
            <w:bookmarkEnd w:id="1036"/>
            <w:bookmarkEnd w:id="1037"/>
            <w:bookmarkEnd w:id="1038"/>
            <w:bookmarkEnd w:id="1039"/>
          </w:p>
        </w:tc>
      </w:tr>
    </w:tbl>
    <w:p w14:paraId="0F376A58" w14:textId="77777777" w:rsidR="00DE62AE" w:rsidRDefault="00DE62AE">
      <w:pPr>
        <w:spacing w:after="120" w:line="276" w:lineRule="auto"/>
        <w:jc w:val="both"/>
        <w:rPr>
          <w:rFonts w:ascii="Times New Roman" w:hAnsi="Times New Roman"/>
          <w:sz w:val="26"/>
          <w:szCs w:val="26"/>
          <w:lang w:val="nl-NL"/>
        </w:rPr>
      </w:pPr>
    </w:p>
    <w:p w14:paraId="5BF760A6" w14:textId="77777777" w:rsidR="00DE62AE" w:rsidRDefault="00DE62AE">
      <w:pPr>
        <w:spacing w:after="120" w:line="276" w:lineRule="auto"/>
        <w:jc w:val="center"/>
        <w:rPr>
          <w:rFonts w:ascii="Times New Roman" w:hAnsi="Times New Roman"/>
          <w:b/>
          <w:bCs/>
          <w:sz w:val="26"/>
          <w:szCs w:val="26"/>
        </w:rPr>
      </w:pPr>
    </w:p>
    <w:p w14:paraId="3C43A05D" w14:textId="77777777" w:rsidR="00DE62AE" w:rsidRDefault="00DE62AE">
      <w:pPr>
        <w:spacing w:after="120" w:line="276" w:lineRule="auto"/>
        <w:jc w:val="center"/>
        <w:rPr>
          <w:rFonts w:ascii="Times New Roman" w:hAnsi="Times New Roman"/>
          <w:b/>
          <w:bCs/>
          <w:sz w:val="26"/>
          <w:szCs w:val="26"/>
        </w:rPr>
      </w:pPr>
    </w:p>
    <w:p w14:paraId="096BE462" w14:textId="77777777" w:rsidR="00DE62AE" w:rsidRDefault="00DE62AE">
      <w:pPr>
        <w:spacing w:after="120" w:line="276" w:lineRule="auto"/>
        <w:jc w:val="center"/>
        <w:rPr>
          <w:rFonts w:ascii="Times New Roman" w:hAnsi="Times New Roman"/>
          <w:b/>
          <w:bCs/>
          <w:sz w:val="26"/>
          <w:szCs w:val="26"/>
        </w:rPr>
      </w:pPr>
    </w:p>
    <w:p w14:paraId="0B2539DA" w14:textId="77777777" w:rsidR="00DE62AE" w:rsidRDefault="00DE62AE">
      <w:pPr>
        <w:spacing w:after="120" w:line="276" w:lineRule="auto"/>
        <w:jc w:val="center"/>
        <w:rPr>
          <w:rFonts w:ascii="Times New Roman" w:hAnsi="Times New Roman"/>
          <w:b/>
          <w:bCs/>
          <w:sz w:val="26"/>
          <w:szCs w:val="26"/>
        </w:rPr>
      </w:pPr>
    </w:p>
    <w:p w14:paraId="2E292727" w14:textId="77777777" w:rsidR="00DE62AE" w:rsidRDefault="00DE62AE">
      <w:pPr>
        <w:spacing w:after="120" w:line="276" w:lineRule="auto"/>
        <w:jc w:val="center"/>
        <w:rPr>
          <w:rFonts w:ascii="Times New Roman" w:hAnsi="Times New Roman"/>
          <w:b/>
          <w:bCs/>
          <w:sz w:val="26"/>
          <w:szCs w:val="26"/>
        </w:rPr>
      </w:pPr>
    </w:p>
    <w:p w14:paraId="7BCFDD87" w14:textId="77777777" w:rsidR="00DE62AE" w:rsidRDefault="00DE62AE">
      <w:pPr>
        <w:spacing w:after="120" w:line="276" w:lineRule="auto"/>
        <w:jc w:val="center"/>
        <w:rPr>
          <w:rFonts w:ascii="Times New Roman" w:hAnsi="Times New Roman"/>
          <w:b/>
          <w:bCs/>
          <w:sz w:val="26"/>
          <w:szCs w:val="26"/>
        </w:rPr>
      </w:pPr>
    </w:p>
    <w:p w14:paraId="7072867E" w14:textId="77777777" w:rsidR="00DE62AE" w:rsidRDefault="00DE62AE">
      <w:pPr>
        <w:spacing w:after="120" w:line="276" w:lineRule="auto"/>
        <w:jc w:val="center"/>
        <w:rPr>
          <w:rFonts w:ascii="Times New Roman" w:hAnsi="Times New Roman"/>
          <w:b/>
          <w:bCs/>
          <w:sz w:val="26"/>
          <w:szCs w:val="26"/>
        </w:rPr>
      </w:pPr>
    </w:p>
    <w:p w14:paraId="749E72C0" w14:textId="77777777" w:rsidR="00DE62AE" w:rsidRDefault="00DE62AE">
      <w:pPr>
        <w:spacing w:after="120" w:line="276" w:lineRule="auto"/>
        <w:jc w:val="center"/>
        <w:rPr>
          <w:rFonts w:ascii="Times New Roman" w:hAnsi="Times New Roman"/>
          <w:b/>
          <w:bCs/>
          <w:sz w:val="26"/>
          <w:szCs w:val="26"/>
        </w:rPr>
      </w:pPr>
    </w:p>
    <w:p w14:paraId="7DA52E00" w14:textId="77777777" w:rsidR="00DE62AE" w:rsidRDefault="00DE62AE">
      <w:pPr>
        <w:spacing w:after="120" w:line="276" w:lineRule="auto"/>
        <w:jc w:val="center"/>
        <w:rPr>
          <w:rFonts w:ascii="Times New Roman" w:hAnsi="Times New Roman"/>
          <w:b/>
          <w:bCs/>
          <w:sz w:val="26"/>
          <w:szCs w:val="26"/>
        </w:rPr>
      </w:pPr>
    </w:p>
    <w:p w14:paraId="44E2B8C0" w14:textId="77777777" w:rsidR="00DE62AE" w:rsidRDefault="00DE62AE">
      <w:pPr>
        <w:spacing w:after="120" w:line="276" w:lineRule="auto"/>
        <w:jc w:val="center"/>
        <w:rPr>
          <w:rFonts w:ascii="Times New Roman" w:hAnsi="Times New Roman"/>
          <w:b/>
          <w:bCs/>
          <w:sz w:val="26"/>
          <w:szCs w:val="26"/>
        </w:rPr>
      </w:pPr>
    </w:p>
    <w:p w14:paraId="48D6763D" w14:textId="77777777" w:rsidR="00DE62AE" w:rsidRDefault="00DE62AE">
      <w:pPr>
        <w:spacing w:after="120" w:line="276" w:lineRule="auto"/>
        <w:jc w:val="center"/>
        <w:rPr>
          <w:rFonts w:ascii="Times New Roman" w:hAnsi="Times New Roman"/>
          <w:b/>
          <w:bCs/>
          <w:sz w:val="26"/>
          <w:szCs w:val="26"/>
        </w:rPr>
      </w:pPr>
    </w:p>
    <w:p w14:paraId="6682EFDA" w14:textId="77777777" w:rsidR="00DE62AE" w:rsidRDefault="00DE62AE">
      <w:pPr>
        <w:spacing w:after="120" w:line="276" w:lineRule="auto"/>
        <w:jc w:val="center"/>
        <w:rPr>
          <w:rFonts w:ascii="Times New Roman" w:hAnsi="Times New Roman"/>
          <w:b/>
          <w:bCs/>
          <w:sz w:val="26"/>
          <w:szCs w:val="26"/>
        </w:rPr>
      </w:pPr>
    </w:p>
    <w:p w14:paraId="48387B66" w14:textId="77777777" w:rsidR="00DE62AE" w:rsidRDefault="00DE62AE">
      <w:pPr>
        <w:spacing w:after="120" w:line="276" w:lineRule="auto"/>
        <w:jc w:val="center"/>
        <w:rPr>
          <w:rFonts w:ascii="Times New Roman" w:hAnsi="Times New Roman"/>
          <w:b/>
          <w:bCs/>
          <w:sz w:val="26"/>
          <w:szCs w:val="26"/>
        </w:rPr>
      </w:pPr>
    </w:p>
    <w:p w14:paraId="39E2E5E6" w14:textId="77777777" w:rsidR="00DE62AE" w:rsidRDefault="00DE62AE">
      <w:pPr>
        <w:spacing w:after="120" w:line="276" w:lineRule="auto"/>
        <w:jc w:val="center"/>
        <w:rPr>
          <w:rFonts w:ascii="Times New Roman" w:hAnsi="Times New Roman"/>
          <w:b/>
          <w:bCs/>
          <w:sz w:val="26"/>
          <w:szCs w:val="26"/>
        </w:rPr>
      </w:pPr>
    </w:p>
    <w:p w14:paraId="509A8D55" w14:textId="77777777" w:rsidR="00DE62AE" w:rsidRDefault="00000000">
      <w:pPr>
        <w:spacing w:after="120" w:line="276" w:lineRule="auto"/>
        <w:jc w:val="center"/>
        <w:rPr>
          <w:rFonts w:ascii="Times New Roman" w:hAnsi="Times New Roman"/>
          <w:b/>
          <w:bCs/>
          <w:sz w:val="26"/>
          <w:szCs w:val="26"/>
        </w:rPr>
      </w:pPr>
      <w:r>
        <w:br w:type="column"/>
      </w:r>
      <w:r>
        <w:rPr>
          <w:rFonts w:ascii="Times New Roman" w:hAnsi="Times New Roman"/>
          <w:b/>
          <w:bCs/>
          <w:sz w:val="26"/>
          <w:szCs w:val="26"/>
          <w:highlight w:val="yellow"/>
        </w:rPr>
        <w:lastRenderedPageBreak/>
        <w:t>DANH MỤC BIỂU CHI TIẾT KÈM THEO HỢP ĐỒNG</w:t>
      </w:r>
    </w:p>
    <w:tbl>
      <w:tblPr>
        <w:tblW w:w="9658" w:type="dxa"/>
        <w:tblLayout w:type="fixed"/>
        <w:tblCellMar>
          <w:left w:w="0" w:type="dxa"/>
          <w:right w:w="0" w:type="dxa"/>
        </w:tblCellMar>
        <w:tblLook w:val="04A0" w:firstRow="1" w:lastRow="0" w:firstColumn="1" w:lastColumn="0" w:noHBand="0" w:noVBand="1"/>
      </w:tblPr>
      <w:tblGrid>
        <w:gridCol w:w="570"/>
        <w:gridCol w:w="1702"/>
        <w:gridCol w:w="7386"/>
      </w:tblGrid>
      <w:tr w:rsidR="00DE62AE" w14:paraId="57CA3A07"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542CDB7B" w14:textId="77777777" w:rsidR="00DE62AE" w:rsidRDefault="00000000">
            <w:pPr>
              <w:spacing w:after="120" w:line="276" w:lineRule="auto"/>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14:paraId="57ECE336" w14:textId="77777777" w:rsidR="00DE62AE" w:rsidRDefault="00000000">
            <w:pPr>
              <w:spacing w:after="120" w:line="276" w:lineRule="auto"/>
              <w:jc w:val="center"/>
              <w:rPr>
                <w:rFonts w:ascii="Times New Roman" w:hAnsi="Times New Roman"/>
                <w:sz w:val="26"/>
                <w:szCs w:val="26"/>
              </w:rPr>
            </w:pPr>
            <w:r>
              <w:rPr>
                <w:rFonts w:ascii="Times New Roman" w:hAnsi="Times New Roman"/>
                <w:b/>
                <w:bCs/>
                <w:sz w:val="26"/>
                <w:szCs w:val="26"/>
              </w:rPr>
              <w:t>Ký hiệu</w:t>
            </w:r>
          </w:p>
        </w:tc>
        <w:tc>
          <w:tcPr>
            <w:tcW w:w="7386" w:type="dxa"/>
            <w:tcBorders>
              <w:top w:val="single" w:sz="4" w:space="0" w:color="000000"/>
              <w:left w:val="single" w:sz="4" w:space="0" w:color="000000"/>
              <w:bottom w:val="single" w:sz="4" w:space="0" w:color="000000"/>
              <w:right w:val="single" w:sz="4" w:space="0" w:color="000000"/>
            </w:tcBorders>
            <w:vAlign w:val="center"/>
          </w:tcPr>
          <w:p w14:paraId="35D56D2D" w14:textId="77777777" w:rsidR="00DE62AE" w:rsidRDefault="00000000">
            <w:pPr>
              <w:spacing w:after="120" w:line="276" w:lineRule="auto"/>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rsidR="00DE62AE" w14:paraId="72540C6D"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042100DA"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14:paraId="012A6AAA"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Biểu 01</w:t>
            </w:r>
          </w:p>
        </w:tc>
        <w:tc>
          <w:tcPr>
            <w:tcW w:w="7386" w:type="dxa"/>
            <w:tcBorders>
              <w:top w:val="single" w:sz="4" w:space="0" w:color="000000"/>
              <w:left w:val="single" w:sz="4" w:space="0" w:color="000000"/>
              <w:bottom w:val="single" w:sz="4" w:space="0" w:color="000000"/>
              <w:right w:val="single" w:sz="4" w:space="0" w:color="000000"/>
            </w:tcBorders>
            <w:vAlign w:val="center"/>
          </w:tcPr>
          <w:p w14:paraId="534AA977" w14:textId="77777777" w:rsidR="00DE62AE" w:rsidRDefault="00000000">
            <w:pPr>
              <w:spacing w:after="120" w:line="276" w:lineRule="auto"/>
              <w:rPr>
                <w:rFonts w:ascii="Times New Roman" w:hAnsi="Times New Roman"/>
                <w:sz w:val="26"/>
                <w:szCs w:val="26"/>
              </w:rPr>
            </w:pPr>
            <w:r>
              <w:rPr>
                <w:rFonts w:ascii="Times New Roman" w:hAnsi="Times New Roman"/>
                <w:sz w:val="26"/>
                <w:szCs w:val="26"/>
              </w:rPr>
              <w:t xml:space="preserve"> Chi tiết giá hợp đồng</w:t>
            </w:r>
          </w:p>
        </w:tc>
      </w:tr>
      <w:tr w:rsidR="00DE62AE" w14:paraId="491878AB"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1D6DA0DE"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14:paraId="11C13473"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Biểu 02</w:t>
            </w:r>
          </w:p>
        </w:tc>
        <w:tc>
          <w:tcPr>
            <w:tcW w:w="7386" w:type="dxa"/>
            <w:tcBorders>
              <w:top w:val="single" w:sz="4" w:space="0" w:color="000000"/>
              <w:left w:val="single" w:sz="4" w:space="0" w:color="000000"/>
              <w:bottom w:val="single" w:sz="4" w:space="0" w:color="000000"/>
              <w:right w:val="single" w:sz="4" w:space="0" w:color="000000"/>
            </w:tcBorders>
            <w:vAlign w:val="center"/>
          </w:tcPr>
          <w:p w14:paraId="3C05E46A" w14:textId="77777777" w:rsidR="00DE62AE" w:rsidRDefault="00000000">
            <w:pPr>
              <w:spacing w:after="120" w:line="276" w:lineRule="auto"/>
              <w:rPr>
                <w:rFonts w:ascii="Times New Roman" w:hAnsi="Times New Roman"/>
                <w:sz w:val="26"/>
                <w:szCs w:val="26"/>
                <w:lang w:val="vi-VN"/>
              </w:rPr>
            </w:pPr>
            <w:r>
              <w:rPr>
                <w:rFonts w:ascii="Times New Roman" w:hAnsi="Times New Roman"/>
                <w:sz w:val="26"/>
                <w:szCs w:val="26"/>
              </w:rPr>
              <w:t xml:space="preserve"> Phạm vi công việc, cách</w:t>
            </w:r>
            <w:r>
              <w:rPr>
                <w:rFonts w:ascii="Times New Roman" w:hAnsi="Times New Roman"/>
                <w:sz w:val="26"/>
                <w:szCs w:val="26"/>
                <w:lang w:val="vi-VN"/>
              </w:rPr>
              <w:t xml:space="preserve"> tính khối lượng và bao hàm đơn giá</w:t>
            </w:r>
          </w:p>
        </w:tc>
      </w:tr>
      <w:tr w:rsidR="00DE62AE" w14:paraId="108C1DC2"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4ADA20DF" w14:textId="77777777" w:rsidR="00DE62AE" w:rsidRDefault="00000000">
            <w:pPr>
              <w:spacing w:after="120" w:line="276" w:lineRule="auto"/>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14:paraId="2D2BE24E"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Biểu 03</w:t>
            </w:r>
          </w:p>
        </w:tc>
        <w:tc>
          <w:tcPr>
            <w:tcW w:w="7386" w:type="dxa"/>
            <w:tcBorders>
              <w:top w:val="single" w:sz="4" w:space="0" w:color="000000"/>
              <w:left w:val="single" w:sz="4" w:space="0" w:color="000000"/>
              <w:bottom w:val="single" w:sz="4" w:space="0" w:color="000000"/>
              <w:right w:val="single" w:sz="4" w:space="0" w:color="000000"/>
            </w:tcBorders>
            <w:vAlign w:val="center"/>
          </w:tcPr>
          <w:p w14:paraId="07959545" w14:textId="77777777" w:rsidR="00DE62AE" w:rsidRDefault="00000000">
            <w:pPr>
              <w:spacing w:after="120" w:line="276" w:lineRule="auto"/>
              <w:rPr>
                <w:rFonts w:ascii="Times New Roman" w:hAnsi="Times New Roman"/>
                <w:sz w:val="26"/>
                <w:szCs w:val="26"/>
                <w:lang w:val="fr-FR"/>
              </w:rPr>
            </w:pPr>
            <w:r>
              <w:rPr>
                <w:rFonts w:ascii="Times New Roman" w:hAnsi="Times New Roman"/>
                <w:sz w:val="26"/>
                <w:szCs w:val="26"/>
                <w:lang w:val="fr-FR"/>
              </w:rPr>
              <w:t xml:space="preserve"> Ma trận phân chia phạm vi công việc và trách nhiệm</w:t>
            </w:r>
          </w:p>
        </w:tc>
      </w:tr>
      <w:tr w:rsidR="00DE62AE" w14:paraId="038DFC49"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6A5E5CF6" w14:textId="77777777" w:rsidR="00DE62AE" w:rsidRDefault="00000000">
            <w:pPr>
              <w:spacing w:after="120" w:line="276" w:lineRule="auto"/>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14:paraId="41214021"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Biểu 04</w:t>
            </w:r>
          </w:p>
        </w:tc>
        <w:tc>
          <w:tcPr>
            <w:tcW w:w="7386" w:type="dxa"/>
            <w:tcBorders>
              <w:top w:val="single" w:sz="4" w:space="0" w:color="000000"/>
              <w:left w:val="single" w:sz="4" w:space="0" w:color="000000"/>
              <w:bottom w:val="single" w:sz="4" w:space="0" w:color="000000"/>
              <w:right w:val="single" w:sz="4" w:space="0" w:color="000000"/>
            </w:tcBorders>
            <w:vAlign w:val="center"/>
          </w:tcPr>
          <w:p w14:paraId="33A60802" w14:textId="77777777" w:rsidR="00DE62AE" w:rsidRDefault="00000000">
            <w:pPr>
              <w:spacing w:after="120" w:line="276" w:lineRule="auto"/>
              <w:rPr>
                <w:rFonts w:ascii="Times New Roman" w:hAnsi="Times New Roman"/>
                <w:sz w:val="26"/>
                <w:szCs w:val="26"/>
              </w:rPr>
            </w:pPr>
            <w:r>
              <w:rPr>
                <w:rFonts w:ascii="Times New Roman" w:hAnsi="Times New Roman"/>
                <w:sz w:val="26"/>
                <w:szCs w:val="26"/>
              </w:rPr>
              <w:t xml:space="preserve"> Yêu cầu thiết bị</w:t>
            </w:r>
          </w:p>
        </w:tc>
      </w:tr>
      <w:tr w:rsidR="00DE62AE" w14:paraId="108023EA"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791441E6"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14:paraId="19311C67"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Biểu 05</w:t>
            </w:r>
          </w:p>
        </w:tc>
        <w:tc>
          <w:tcPr>
            <w:tcW w:w="7386" w:type="dxa"/>
            <w:tcBorders>
              <w:top w:val="single" w:sz="4" w:space="0" w:color="000000"/>
              <w:left w:val="single" w:sz="4" w:space="0" w:color="000000"/>
              <w:bottom w:val="single" w:sz="4" w:space="0" w:color="000000"/>
              <w:right w:val="single" w:sz="4" w:space="0" w:color="000000"/>
            </w:tcBorders>
            <w:vAlign w:val="center"/>
          </w:tcPr>
          <w:p w14:paraId="0C1B5B09" w14:textId="77777777" w:rsidR="00DE62AE" w:rsidRDefault="00000000">
            <w:pPr>
              <w:spacing w:after="120" w:line="276" w:lineRule="auto"/>
              <w:rPr>
                <w:rFonts w:ascii="Times New Roman" w:hAnsi="Times New Roman"/>
                <w:sz w:val="26"/>
                <w:szCs w:val="26"/>
              </w:rPr>
            </w:pPr>
            <w:r>
              <w:rPr>
                <w:rFonts w:ascii="Times New Roman" w:hAnsi="Times New Roman"/>
                <w:sz w:val="26"/>
                <w:szCs w:val="26"/>
              </w:rPr>
              <w:t xml:space="preserve"> Mức phạt do vi phạm an toàn, bảo vệ môi trường</w:t>
            </w:r>
          </w:p>
        </w:tc>
      </w:tr>
      <w:tr w:rsidR="00DE62AE" w14:paraId="35F081DA"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1EEE91F7"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14:paraId="41626EEC"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Biểu 06</w:t>
            </w:r>
          </w:p>
        </w:tc>
        <w:tc>
          <w:tcPr>
            <w:tcW w:w="7386" w:type="dxa"/>
            <w:tcBorders>
              <w:top w:val="single" w:sz="4" w:space="0" w:color="000000"/>
              <w:left w:val="single" w:sz="4" w:space="0" w:color="000000"/>
              <w:bottom w:val="single" w:sz="4" w:space="0" w:color="000000"/>
              <w:right w:val="single" w:sz="4" w:space="0" w:color="000000"/>
            </w:tcBorders>
            <w:vAlign w:val="center"/>
          </w:tcPr>
          <w:p w14:paraId="7846246E" w14:textId="77777777" w:rsidR="00DE62AE" w:rsidRDefault="00000000">
            <w:pPr>
              <w:spacing w:after="120" w:line="276" w:lineRule="auto"/>
              <w:rPr>
                <w:rFonts w:ascii="Times New Roman" w:hAnsi="Times New Roman"/>
                <w:sz w:val="26"/>
                <w:szCs w:val="26"/>
              </w:rPr>
            </w:pPr>
            <w:r>
              <w:rPr>
                <w:rFonts w:ascii="Times New Roman" w:hAnsi="Times New Roman"/>
                <w:sz w:val="26"/>
                <w:szCs w:val="26"/>
              </w:rPr>
              <w:t xml:space="preserve"> Mẫu bảo lãnh</w:t>
            </w:r>
          </w:p>
        </w:tc>
      </w:tr>
      <w:tr w:rsidR="00DE62AE" w14:paraId="0BFA3783"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66B265A1"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14:paraId="64F1BEBB" w14:textId="77777777" w:rsidR="00DE62AE" w:rsidRDefault="00000000">
            <w:pPr>
              <w:spacing w:after="120" w:line="276" w:lineRule="auto"/>
              <w:jc w:val="center"/>
              <w:rPr>
                <w:rFonts w:ascii="Times New Roman" w:hAnsi="Times New Roman"/>
                <w:sz w:val="26"/>
                <w:szCs w:val="26"/>
              </w:rPr>
            </w:pPr>
            <w:r>
              <w:rPr>
                <w:rFonts w:ascii="Times New Roman" w:hAnsi="Times New Roman"/>
                <w:sz w:val="26"/>
                <w:szCs w:val="26"/>
              </w:rPr>
              <w:t>Biểu 07</w:t>
            </w:r>
          </w:p>
        </w:tc>
        <w:tc>
          <w:tcPr>
            <w:tcW w:w="7386" w:type="dxa"/>
            <w:tcBorders>
              <w:top w:val="single" w:sz="4" w:space="0" w:color="000000"/>
              <w:left w:val="single" w:sz="4" w:space="0" w:color="000000"/>
              <w:bottom w:val="single" w:sz="4" w:space="0" w:color="000000"/>
              <w:right w:val="single" w:sz="4" w:space="0" w:color="000000"/>
            </w:tcBorders>
            <w:vAlign w:val="center"/>
          </w:tcPr>
          <w:p w14:paraId="292F05B2" w14:textId="77777777" w:rsidR="00DE62AE" w:rsidRDefault="00000000">
            <w:pPr>
              <w:spacing w:after="120" w:line="276" w:lineRule="auto"/>
              <w:rPr>
                <w:rFonts w:ascii="Times New Roman" w:hAnsi="Times New Roman"/>
                <w:sz w:val="26"/>
                <w:szCs w:val="26"/>
              </w:rPr>
            </w:pPr>
            <w:r>
              <w:rPr>
                <w:rFonts w:ascii="Times New Roman" w:hAnsi="Times New Roman"/>
                <w:sz w:val="26"/>
                <w:szCs w:val="26"/>
              </w:rPr>
              <w:t xml:space="preserve"> Danh mục, thương hiệu vật tư chính do Bên B cung cấp</w:t>
            </w:r>
          </w:p>
        </w:tc>
      </w:tr>
      <w:tr w:rsidR="00DE62AE" w14:paraId="5B436B87"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193058C3" w14:textId="77777777" w:rsidR="00DE62AE"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14:paraId="6EC9DED8" w14:textId="77777777" w:rsidR="00DE62AE"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6" w:type="dxa"/>
            <w:tcBorders>
              <w:top w:val="single" w:sz="4" w:space="0" w:color="000000"/>
              <w:left w:val="single" w:sz="4" w:space="0" w:color="000000"/>
              <w:bottom w:val="single" w:sz="4" w:space="0" w:color="000000"/>
              <w:right w:val="single" w:sz="4" w:space="0" w:color="000000"/>
            </w:tcBorders>
            <w:vAlign w:val="center"/>
          </w:tcPr>
          <w:p w14:paraId="5176F28A" w14:textId="77777777" w:rsidR="00DE62AE" w:rsidRDefault="00000000">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Tiến độ thỏa thuận</w:t>
            </w:r>
          </w:p>
        </w:tc>
      </w:tr>
      <w:tr w:rsidR="00DE62AE" w14:paraId="1ED73040"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4480FA40" w14:textId="77777777" w:rsidR="00DE62AE"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14:paraId="230D4BC8" w14:textId="77777777" w:rsidR="00DE62AE"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6" w:type="dxa"/>
            <w:tcBorders>
              <w:top w:val="single" w:sz="4" w:space="0" w:color="000000"/>
              <w:left w:val="single" w:sz="4" w:space="0" w:color="000000"/>
              <w:bottom w:val="single" w:sz="4" w:space="0" w:color="000000"/>
              <w:right w:val="single" w:sz="4" w:space="0" w:color="000000"/>
            </w:tcBorders>
            <w:vAlign w:val="center"/>
          </w:tcPr>
          <w:p w14:paraId="50210C06" w14:textId="77777777" w:rsidR="00DE62AE" w:rsidRDefault="00000000">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Chỉ dẫn kỹ thuật</w:t>
            </w:r>
          </w:p>
        </w:tc>
      </w:tr>
      <w:tr w:rsidR="00DE62AE" w14:paraId="52FB5768"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4062DA92" w14:textId="77777777" w:rsidR="00DE62AE"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14:paraId="2B67EC48" w14:textId="77777777" w:rsidR="00DE62AE"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6" w:type="dxa"/>
            <w:tcBorders>
              <w:top w:val="single" w:sz="4" w:space="0" w:color="000000"/>
              <w:left w:val="single" w:sz="4" w:space="0" w:color="000000"/>
              <w:bottom w:val="single" w:sz="4" w:space="0" w:color="000000"/>
              <w:right w:val="single" w:sz="4" w:space="0" w:color="000000"/>
            </w:tcBorders>
            <w:vAlign w:val="center"/>
          </w:tcPr>
          <w:p w14:paraId="4CE04672" w14:textId="77777777" w:rsidR="00DE62AE" w:rsidRDefault="00000000">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Bản vẽ thiết kế</w:t>
            </w:r>
          </w:p>
        </w:tc>
      </w:tr>
      <w:tr w:rsidR="00DE62AE" w14:paraId="5DAEF8FB" w14:textId="77777777">
        <w:tc>
          <w:tcPr>
            <w:tcW w:w="570" w:type="dxa"/>
            <w:tcBorders>
              <w:top w:val="single" w:sz="4" w:space="0" w:color="000000"/>
              <w:left w:val="single" w:sz="4" w:space="0" w:color="000000"/>
              <w:bottom w:val="single" w:sz="4" w:space="0" w:color="000000"/>
              <w:right w:val="single" w:sz="4" w:space="0" w:color="000000"/>
            </w:tcBorders>
            <w:vAlign w:val="center"/>
          </w:tcPr>
          <w:p w14:paraId="0F552260" w14:textId="77777777" w:rsidR="00DE62AE"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14:paraId="50147E70" w14:textId="77777777" w:rsidR="00DE62AE" w:rsidRDefault="00000000">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6" w:type="dxa"/>
            <w:tcBorders>
              <w:top w:val="single" w:sz="4" w:space="0" w:color="000000"/>
              <w:left w:val="single" w:sz="4" w:space="0" w:color="000000"/>
              <w:bottom w:val="single" w:sz="4" w:space="0" w:color="000000"/>
              <w:right w:val="single" w:sz="4" w:space="0" w:color="000000"/>
            </w:tcBorders>
            <w:vAlign w:val="center"/>
          </w:tcPr>
          <w:p w14:paraId="3D43660E" w14:textId="77777777" w:rsidR="00DE62AE" w:rsidRDefault="00000000">
            <w:pPr>
              <w:spacing w:after="120" w:line="276" w:lineRule="auto"/>
              <w:rPr>
                <w:rFonts w:ascii="Times New Roman" w:hAnsi="Times New Roman"/>
                <w:sz w:val="26"/>
                <w:szCs w:val="26"/>
              </w:rPr>
            </w:pPr>
            <w:r>
              <w:rPr>
                <w:rFonts w:ascii="Times New Roman" w:hAnsi="Times New Roman"/>
                <w:sz w:val="26"/>
                <w:szCs w:val="26"/>
                <w:highlight w:val="yellow"/>
              </w:rPr>
              <w:t xml:space="preserve"> Các tài liệu khác</w:t>
            </w:r>
          </w:p>
        </w:tc>
      </w:tr>
    </w:tbl>
    <w:p w14:paraId="1C92A37B" w14:textId="77777777" w:rsidR="00DE62AE" w:rsidRDefault="00DE62AE">
      <w:pPr>
        <w:spacing w:after="120" w:line="276" w:lineRule="auto"/>
        <w:jc w:val="both"/>
        <w:rPr>
          <w:rFonts w:ascii="Times New Roman" w:hAnsi="Times New Roman"/>
          <w:sz w:val="26"/>
          <w:szCs w:val="26"/>
          <w:lang w:val="nl-NL"/>
        </w:rPr>
      </w:pPr>
    </w:p>
    <w:p w14:paraId="4096678C" w14:textId="77777777" w:rsidR="00DE62AE" w:rsidRDefault="00DE62AE">
      <w:pPr>
        <w:spacing w:after="120" w:line="276" w:lineRule="auto"/>
        <w:jc w:val="both"/>
        <w:rPr>
          <w:rFonts w:ascii="Times New Roman" w:hAnsi="Times New Roman"/>
          <w:sz w:val="26"/>
          <w:szCs w:val="26"/>
          <w:lang w:val="nl-NL"/>
        </w:rPr>
      </w:pPr>
    </w:p>
    <w:p w14:paraId="650F32BC" w14:textId="77777777" w:rsidR="00DE62AE" w:rsidRDefault="00DE62AE">
      <w:pPr>
        <w:spacing w:after="120" w:line="276" w:lineRule="auto"/>
        <w:jc w:val="both"/>
        <w:rPr>
          <w:rFonts w:ascii="Times New Roman" w:hAnsi="Times New Roman"/>
          <w:sz w:val="26"/>
          <w:szCs w:val="26"/>
          <w:lang w:val="nl-NL"/>
        </w:rPr>
      </w:pPr>
    </w:p>
    <w:p w14:paraId="131A3E13" w14:textId="77777777" w:rsidR="00DE62AE" w:rsidRDefault="00DE62AE">
      <w:pPr>
        <w:spacing w:after="120" w:line="276" w:lineRule="auto"/>
        <w:jc w:val="both"/>
        <w:rPr>
          <w:rFonts w:ascii="Times New Roman" w:hAnsi="Times New Roman"/>
          <w:sz w:val="26"/>
          <w:szCs w:val="26"/>
          <w:lang w:val="nl-NL"/>
        </w:rPr>
      </w:pPr>
    </w:p>
    <w:p w14:paraId="70CC2854" w14:textId="77777777" w:rsidR="00DE62AE" w:rsidRDefault="00DE62AE">
      <w:pPr>
        <w:spacing w:after="120" w:line="276" w:lineRule="auto"/>
        <w:jc w:val="both"/>
        <w:rPr>
          <w:rFonts w:ascii="Times New Roman" w:hAnsi="Times New Roman"/>
          <w:sz w:val="26"/>
          <w:szCs w:val="26"/>
          <w:lang w:val="nl-NL"/>
        </w:rPr>
      </w:pPr>
    </w:p>
    <w:p w14:paraId="63341F04" w14:textId="77777777" w:rsidR="00DE62AE" w:rsidRDefault="00DE62AE">
      <w:pPr>
        <w:spacing w:after="120" w:line="276" w:lineRule="auto"/>
        <w:jc w:val="both"/>
        <w:rPr>
          <w:rFonts w:ascii="Times New Roman" w:hAnsi="Times New Roman"/>
          <w:sz w:val="26"/>
          <w:szCs w:val="26"/>
          <w:lang w:val="nl-NL"/>
        </w:rPr>
      </w:pPr>
    </w:p>
    <w:p w14:paraId="6196CA12" w14:textId="77777777" w:rsidR="00DE62AE" w:rsidRDefault="00DE62AE">
      <w:pPr>
        <w:spacing w:after="120" w:line="276" w:lineRule="auto"/>
        <w:jc w:val="both"/>
        <w:rPr>
          <w:rFonts w:ascii="Times New Roman" w:hAnsi="Times New Roman"/>
          <w:sz w:val="26"/>
          <w:szCs w:val="26"/>
          <w:lang w:val="nl-NL"/>
        </w:rPr>
      </w:pPr>
    </w:p>
    <w:p w14:paraId="70D30AC6" w14:textId="77777777" w:rsidR="00DE62AE" w:rsidRDefault="00DE62AE">
      <w:pPr>
        <w:spacing w:after="120" w:line="276" w:lineRule="auto"/>
        <w:jc w:val="both"/>
        <w:rPr>
          <w:rFonts w:ascii="Times New Roman" w:hAnsi="Times New Roman"/>
          <w:sz w:val="26"/>
          <w:szCs w:val="26"/>
          <w:lang w:val="nl-NL"/>
        </w:rPr>
      </w:pPr>
    </w:p>
    <w:p w14:paraId="6B513FE5" w14:textId="77777777" w:rsidR="00DE62AE" w:rsidRDefault="00DE62AE">
      <w:pPr>
        <w:spacing w:after="120" w:line="276" w:lineRule="auto"/>
        <w:jc w:val="both"/>
        <w:rPr>
          <w:rFonts w:ascii="Times New Roman" w:hAnsi="Times New Roman"/>
          <w:sz w:val="26"/>
          <w:szCs w:val="26"/>
          <w:lang w:val="nl-NL"/>
        </w:rPr>
      </w:pPr>
    </w:p>
    <w:p w14:paraId="270D18AC" w14:textId="77777777" w:rsidR="00DE62AE" w:rsidRDefault="00DE62AE">
      <w:pPr>
        <w:spacing w:after="120" w:line="276" w:lineRule="auto"/>
        <w:jc w:val="both"/>
        <w:rPr>
          <w:rFonts w:ascii="Times New Roman" w:hAnsi="Times New Roman"/>
          <w:sz w:val="26"/>
          <w:szCs w:val="26"/>
          <w:lang w:val="nl-NL"/>
        </w:rPr>
      </w:pPr>
    </w:p>
    <w:p w14:paraId="3C78484A" w14:textId="77777777" w:rsidR="00DE62AE" w:rsidRDefault="00DE62AE">
      <w:pPr>
        <w:spacing w:after="120" w:line="276" w:lineRule="auto"/>
        <w:jc w:val="both"/>
        <w:rPr>
          <w:rFonts w:ascii="Times New Roman" w:hAnsi="Times New Roman"/>
          <w:sz w:val="26"/>
          <w:szCs w:val="26"/>
          <w:lang w:val="nl-NL"/>
        </w:rPr>
      </w:pPr>
    </w:p>
    <w:p w14:paraId="6D7A157F" w14:textId="77777777" w:rsidR="00DE62AE" w:rsidRDefault="00DE62AE">
      <w:pPr>
        <w:spacing w:after="120" w:line="276" w:lineRule="auto"/>
        <w:rPr>
          <w:rFonts w:ascii="Times New Roman" w:hAnsi="Times New Roman"/>
          <w:sz w:val="26"/>
          <w:szCs w:val="26"/>
          <w:lang w:val="nl-NL"/>
        </w:rPr>
      </w:pPr>
    </w:p>
    <w:p w14:paraId="7F97A870" w14:textId="77777777" w:rsidR="00DE62AE" w:rsidRDefault="00DE62AE">
      <w:pPr>
        <w:spacing w:after="120" w:line="276" w:lineRule="auto"/>
        <w:jc w:val="center"/>
        <w:rPr>
          <w:rFonts w:ascii="Times New Roman" w:hAnsi="Times New Roman"/>
          <w:b/>
          <w:bCs/>
          <w:sz w:val="26"/>
          <w:szCs w:val="26"/>
          <w:highlight w:val="yellow"/>
          <w:lang w:val="nl-NL"/>
        </w:rPr>
      </w:pPr>
    </w:p>
    <w:p w14:paraId="7825C1E7" w14:textId="77777777" w:rsidR="00DE62AE" w:rsidRDefault="00DE62AE">
      <w:pPr>
        <w:spacing w:after="120" w:line="276" w:lineRule="auto"/>
        <w:jc w:val="center"/>
        <w:rPr>
          <w:rFonts w:ascii="Times New Roman" w:hAnsi="Times New Roman"/>
          <w:b/>
          <w:bCs/>
          <w:sz w:val="26"/>
          <w:szCs w:val="26"/>
          <w:highlight w:val="yellow"/>
          <w:lang w:val="nl-NL"/>
        </w:rPr>
      </w:pPr>
    </w:p>
    <w:p w14:paraId="5B8CA670" w14:textId="77777777" w:rsidR="00DE62AE" w:rsidRDefault="00DE62AE">
      <w:pPr>
        <w:spacing w:after="120" w:line="276" w:lineRule="auto"/>
        <w:jc w:val="center"/>
        <w:rPr>
          <w:rFonts w:ascii="Times New Roman" w:hAnsi="Times New Roman"/>
          <w:b/>
          <w:bCs/>
          <w:sz w:val="26"/>
          <w:szCs w:val="26"/>
          <w:highlight w:val="yellow"/>
          <w:lang w:val="nl-NL"/>
        </w:rPr>
      </w:pPr>
    </w:p>
    <w:p w14:paraId="3DDA09B4" w14:textId="77777777" w:rsidR="00DE62AE" w:rsidRDefault="00DE62AE">
      <w:pPr>
        <w:spacing w:after="120" w:line="276" w:lineRule="auto"/>
        <w:jc w:val="center"/>
        <w:rPr>
          <w:rFonts w:ascii="Times New Roman" w:hAnsi="Times New Roman"/>
          <w:b/>
          <w:bCs/>
          <w:sz w:val="26"/>
          <w:szCs w:val="26"/>
          <w:highlight w:val="yellow"/>
          <w:lang w:val="nl-NL"/>
        </w:rPr>
      </w:pPr>
    </w:p>
    <w:p w14:paraId="70B31142" w14:textId="77777777" w:rsidR="00DE62AE" w:rsidRDefault="00DE62AE">
      <w:pPr>
        <w:spacing w:after="120" w:line="276" w:lineRule="auto"/>
        <w:jc w:val="center"/>
        <w:rPr>
          <w:rFonts w:ascii="Times New Roman" w:hAnsi="Times New Roman"/>
          <w:b/>
          <w:bCs/>
          <w:sz w:val="26"/>
          <w:szCs w:val="26"/>
          <w:highlight w:val="yellow"/>
          <w:lang w:val="nl-NL"/>
        </w:rPr>
      </w:pPr>
    </w:p>
    <w:p w14:paraId="20AA0D23" w14:textId="77777777" w:rsidR="00DE62AE" w:rsidRDefault="00DE62AE">
      <w:pPr>
        <w:spacing w:after="120" w:line="276" w:lineRule="auto"/>
        <w:jc w:val="center"/>
        <w:rPr>
          <w:rFonts w:ascii="Times New Roman" w:hAnsi="Times New Roman"/>
          <w:b/>
          <w:bCs/>
          <w:sz w:val="26"/>
          <w:szCs w:val="26"/>
          <w:highlight w:val="yellow"/>
          <w:lang w:val="nl-NL"/>
        </w:rPr>
      </w:pPr>
    </w:p>
    <w:p w14:paraId="36C6AA71" w14:textId="77777777" w:rsidR="00DE62AE" w:rsidRDefault="00000000">
      <w:pPr>
        <w:spacing w:after="120" w:line="276" w:lineRule="auto"/>
        <w:jc w:val="center"/>
        <w:rPr>
          <w:rFonts w:ascii="Times New Roman" w:hAnsi="Times New Roman"/>
          <w:b/>
          <w:bCs/>
          <w:sz w:val="26"/>
          <w:szCs w:val="26"/>
          <w:lang w:val="nl-NL"/>
        </w:rPr>
      </w:pPr>
      <w:r>
        <w:rPr>
          <w:rFonts w:ascii="Times New Roman" w:hAnsi="Times New Roman"/>
          <w:b/>
          <w:bCs/>
          <w:sz w:val="26"/>
          <w:szCs w:val="26"/>
          <w:highlight w:val="yellow"/>
          <w:lang w:val="nl-NL"/>
        </w:rPr>
        <w:lastRenderedPageBreak/>
        <w:t>BIỂU 01</w:t>
      </w:r>
    </w:p>
    <w:p w14:paraId="7E8589C3" w14:textId="77777777" w:rsidR="00DE62AE" w:rsidRDefault="00000000">
      <w:pPr>
        <w:spacing w:after="120" w:line="276" w:lineRule="auto"/>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14:paraId="64030070" w14:textId="77777777" w:rsidR="00DE62AE" w:rsidRDefault="00000000">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số……..…/2026/HĐ/YS/BXD ngày……tháng……năm 2026)</w:t>
      </w:r>
    </w:p>
    <w:p w14:paraId="6234B99A"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1BC13EE3" w14:textId="77777777" w:rsidR="00DE62AE" w:rsidRDefault="00000000">
      <w:pPr>
        <w:spacing w:after="120" w:line="276" w:lineRule="auto"/>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14:paraId="5F963A31" w14:textId="77777777" w:rsidR="00DE62AE" w:rsidRDefault="00000000">
      <w:pPr>
        <w:spacing w:after="120" w:line="276" w:lineRule="auto"/>
        <w:jc w:val="both"/>
        <w:rPr>
          <w:rFonts w:ascii="Times New Roman" w:hAnsi="Times New Roman"/>
        </w:rPr>
      </w:pPr>
      <w:r>
        <w:rPr>
          <w:rFonts w:ascii="Times New Roman" w:hAnsi="Times New Roman"/>
          <w:b/>
          <w:bCs/>
          <w:sz w:val="24"/>
        </w:rPr>
        <w:t>I. BẢNG TỔNG HỢP GIÁ TRỊ HỢP ĐỒNG</w:t>
      </w:r>
    </w:p>
    <w:p w14:paraId="21435EB1" w14:textId="77777777" w:rsidR="00DE62AE" w:rsidRDefault="00000000">
      <w:pPr>
        <w:spacing w:after="120" w:line="276" w:lineRule="auto"/>
        <w:jc w:val="both"/>
        <w:rPr>
          <w:rFonts w:ascii="Times New Roman" w:hAnsi="Times New Roman"/>
        </w:rPr>
      </w:pPr>
      <w:r>
        <w:rPr>
          <w:rFonts w:ascii="Times New Roman" w:hAnsi="Times New Roman"/>
          <w:i/>
          <w:iCs/>
          <w:sz w:val="20"/>
          <w:szCs w:val="20"/>
        </w:rPr>
        <w:t>Đơn vị tính: đồng</w:t>
      </w:r>
    </w:p>
    <w:tbl>
      <w:tblPr>
        <w:tblW w:w="9072" w:type="dxa"/>
        <w:jc w:val="center"/>
        <w:tblLayout w:type="fixed"/>
        <w:tblCellMar>
          <w:left w:w="50" w:type="dxa"/>
          <w:right w:w="50" w:type="dxa"/>
        </w:tblCellMar>
        <w:tblLook w:val="04A0" w:firstRow="1" w:lastRow="0" w:firstColumn="1" w:lastColumn="0" w:noHBand="0" w:noVBand="1"/>
      </w:tblPr>
      <w:tblGrid>
        <w:gridCol w:w="701"/>
        <w:gridCol w:w="3972"/>
        <w:gridCol w:w="1999"/>
        <w:gridCol w:w="2400"/>
      </w:tblGrid>
      <w:tr w:rsidR="00DE62AE" w14:paraId="43FA5D0F"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946D91"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TT</w:t>
            </w:r>
          </w:p>
        </w:tc>
        <w:tc>
          <w:tcPr>
            <w:tcW w:w="39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3C0F2B"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Nội dung</w:t>
            </w:r>
          </w:p>
        </w:tc>
        <w:tc>
          <w:tcPr>
            <w:tcW w:w="19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1EC701"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Số tiền (VNĐ)</w:t>
            </w:r>
          </w:p>
        </w:tc>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C537CB"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Ghi chú</w:t>
            </w:r>
          </w:p>
        </w:tc>
      </w:tr>
      <w:tr w:rsidR="00DE62AE" w14:paraId="757DA235"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76D0DB04"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1</w:t>
            </w:r>
          </w:p>
        </w:tc>
        <w:tc>
          <w:tcPr>
            <w:tcW w:w="3972" w:type="dxa"/>
            <w:tcBorders>
              <w:top w:val="single" w:sz="4" w:space="0" w:color="000000"/>
              <w:left w:val="single" w:sz="4" w:space="0" w:color="000000"/>
              <w:bottom w:val="single" w:sz="4" w:space="0" w:color="000000"/>
              <w:right w:val="single" w:sz="4" w:space="0" w:color="000000"/>
            </w:tcBorders>
            <w:vAlign w:val="center"/>
          </w:tcPr>
          <w:p w14:paraId="456F2F19"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14:paraId="556EBBA8"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14:paraId="1421F340" w14:textId="77777777" w:rsidR="00DE62AE" w:rsidRDefault="00DE62AE">
            <w:pPr>
              <w:spacing w:after="120" w:line="276" w:lineRule="auto"/>
              <w:rPr>
                <w:rFonts w:ascii="Times New Roman" w:hAnsi="Times New Roman"/>
                <w:sz w:val="22"/>
                <w:szCs w:val="22"/>
              </w:rPr>
            </w:pPr>
          </w:p>
        </w:tc>
      </w:tr>
      <w:tr w:rsidR="00DE62AE" w14:paraId="4CCCFFE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6FC4C1CA" w14:textId="77777777" w:rsidR="00DE62AE" w:rsidRDefault="00DE62AE">
            <w:pPr>
              <w:spacing w:after="120" w:line="276" w:lineRule="auto"/>
              <w:jc w:val="center"/>
              <w:rPr>
                <w:rFonts w:ascii="Times New Roman" w:hAnsi="Times New Roman"/>
                <w:sz w:val="22"/>
                <w:szCs w:val="22"/>
              </w:rPr>
            </w:pPr>
          </w:p>
        </w:tc>
        <w:tc>
          <w:tcPr>
            <w:tcW w:w="3972" w:type="dxa"/>
            <w:tcBorders>
              <w:top w:val="single" w:sz="4" w:space="0" w:color="000000"/>
              <w:left w:val="single" w:sz="4" w:space="0" w:color="000000"/>
              <w:bottom w:val="single" w:sz="4" w:space="0" w:color="000000"/>
              <w:right w:val="single" w:sz="4" w:space="0" w:color="000000"/>
            </w:tcBorders>
            <w:vAlign w:val="center"/>
          </w:tcPr>
          <w:p w14:paraId="6A4B4A02" w14:textId="77777777" w:rsidR="00DE62AE" w:rsidRDefault="00000000">
            <w:pPr>
              <w:spacing w:after="120" w:line="276" w:lineRule="auto"/>
              <w:rPr>
                <w:rFonts w:ascii="Times New Roman" w:hAnsi="Times New Roman"/>
                <w:sz w:val="22"/>
                <w:szCs w:val="22"/>
              </w:rPr>
            </w:pPr>
            <w:r>
              <w:rPr>
                <w:rFonts w:ascii="Times New Roman" w:hAnsi="Times New Roman"/>
                <w:sz w:val="22"/>
                <w:szCs w:val="22"/>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14:paraId="656310A8" w14:textId="77777777" w:rsidR="00DE62AE" w:rsidRDefault="00000000">
            <w:pPr>
              <w:spacing w:after="120" w:line="276" w:lineRule="auto"/>
              <w:jc w:val="right"/>
              <w:rPr>
                <w:rFonts w:ascii="Times New Roman" w:hAnsi="Times New Roman"/>
                <w:sz w:val="22"/>
                <w:szCs w:val="22"/>
              </w:rPr>
            </w:pPr>
            <w:r>
              <w:rPr>
                <w:rFonts w:ascii="Times New Roman" w:hAnsi="Times New Roman"/>
                <w:sz w:val="22"/>
                <w:szCs w:val="22"/>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14:paraId="2482E662" w14:textId="77777777" w:rsidR="00DE62AE" w:rsidRDefault="00000000">
            <w:pPr>
              <w:spacing w:after="120" w:line="276" w:lineRule="auto"/>
              <w:rPr>
                <w:rFonts w:ascii="Times New Roman" w:hAnsi="Times New Roman"/>
                <w:sz w:val="22"/>
                <w:szCs w:val="22"/>
              </w:rPr>
            </w:pPr>
            <w:r>
              <w:rPr>
                <w:rFonts w:ascii="Times New Roman" w:hAnsi="Times New Roman"/>
                <w:i/>
                <w:iCs/>
                <w:sz w:val="22"/>
                <w:szCs w:val="22"/>
              </w:rPr>
              <w:t>Trọn gói</w:t>
            </w:r>
          </w:p>
        </w:tc>
      </w:tr>
      <w:tr w:rsidR="00DE62AE" w14:paraId="551ADDC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6F828454" w14:textId="77777777" w:rsidR="00DE62AE" w:rsidRDefault="00DE62AE">
            <w:pPr>
              <w:spacing w:after="120" w:line="276" w:lineRule="auto"/>
              <w:jc w:val="center"/>
              <w:rPr>
                <w:rFonts w:ascii="Times New Roman" w:hAnsi="Times New Roman"/>
                <w:sz w:val="22"/>
                <w:szCs w:val="22"/>
              </w:rPr>
            </w:pPr>
          </w:p>
        </w:tc>
        <w:tc>
          <w:tcPr>
            <w:tcW w:w="3972" w:type="dxa"/>
            <w:tcBorders>
              <w:top w:val="single" w:sz="4" w:space="0" w:color="000000"/>
              <w:left w:val="single" w:sz="4" w:space="0" w:color="000000"/>
              <w:bottom w:val="single" w:sz="4" w:space="0" w:color="000000"/>
              <w:right w:val="single" w:sz="4" w:space="0" w:color="000000"/>
            </w:tcBorders>
            <w:vAlign w:val="center"/>
          </w:tcPr>
          <w:p w14:paraId="7D1B7FED" w14:textId="77777777" w:rsidR="00DE62AE" w:rsidRDefault="00000000">
            <w:pPr>
              <w:spacing w:after="120" w:line="276" w:lineRule="auto"/>
              <w:rPr>
                <w:rFonts w:ascii="Times New Roman" w:hAnsi="Times New Roman"/>
                <w:sz w:val="22"/>
                <w:szCs w:val="22"/>
              </w:rPr>
            </w:pPr>
            <w:r>
              <w:rPr>
                <w:rFonts w:ascii="Times New Roman" w:hAnsi="Times New Roman"/>
                <w:sz w:val="22"/>
                <w:szCs w:val="22"/>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14:paraId="23079937" w14:textId="77777777" w:rsidR="00DE62AE" w:rsidRDefault="00000000">
            <w:pPr>
              <w:spacing w:after="120" w:line="276" w:lineRule="auto"/>
              <w:jc w:val="right"/>
              <w:rPr>
                <w:rFonts w:ascii="Times New Roman" w:hAnsi="Times New Roman"/>
                <w:sz w:val="22"/>
                <w:szCs w:val="22"/>
              </w:rPr>
            </w:pPr>
            <w:r>
              <w:rPr>
                <w:rFonts w:ascii="Times New Roman" w:hAnsi="Times New Roman"/>
                <w:sz w:val="22"/>
                <w:szCs w:val="22"/>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14:paraId="758D9F08" w14:textId="77777777" w:rsidR="00DE62AE" w:rsidRDefault="00000000">
            <w:pPr>
              <w:spacing w:after="120" w:line="276" w:lineRule="auto"/>
              <w:rPr>
                <w:rFonts w:ascii="Times New Roman" w:hAnsi="Times New Roman"/>
                <w:sz w:val="22"/>
                <w:szCs w:val="22"/>
              </w:rPr>
            </w:pPr>
            <w:r>
              <w:rPr>
                <w:rFonts w:ascii="Times New Roman" w:hAnsi="Times New Roman"/>
                <w:i/>
                <w:iCs/>
                <w:sz w:val="22"/>
                <w:szCs w:val="22"/>
              </w:rPr>
              <w:t>Trọn gói</w:t>
            </w:r>
          </w:p>
        </w:tc>
      </w:tr>
      <w:tr w:rsidR="00DE62AE" w14:paraId="7DF7935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02BA2C07"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2</w:t>
            </w:r>
          </w:p>
        </w:tc>
        <w:tc>
          <w:tcPr>
            <w:tcW w:w="3972" w:type="dxa"/>
            <w:tcBorders>
              <w:top w:val="single" w:sz="4" w:space="0" w:color="000000"/>
              <w:left w:val="single" w:sz="4" w:space="0" w:color="000000"/>
              <w:bottom w:val="single" w:sz="4" w:space="0" w:color="000000"/>
              <w:right w:val="single" w:sz="4" w:space="0" w:color="000000"/>
            </w:tcBorders>
            <w:vAlign w:val="center"/>
          </w:tcPr>
          <w:p w14:paraId="3B37C622"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14:paraId="65B8EC08"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14:paraId="0243CC0C" w14:textId="77777777" w:rsidR="00DE62AE" w:rsidRDefault="00DE62AE">
            <w:pPr>
              <w:spacing w:after="120" w:line="276" w:lineRule="auto"/>
              <w:rPr>
                <w:rFonts w:ascii="Times New Roman" w:hAnsi="Times New Roman"/>
                <w:sz w:val="22"/>
                <w:szCs w:val="22"/>
              </w:rPr>
            </w:pPr>
          </w:p>
        </w:tc>
      </w:tr>
      <w:tr w:rsidR="00DE62AE" w14:paraId="12DD07F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1DDD6108"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3</w:t>
            </w:r>
          </w:p>
        </w:tc>
        <w:tc>
          <w:tcPr>
            <w:tcW w:w="3972" w:type="dxa"/>
            <w:tcBorders>
              <w:top w:val="single" w:sz="4" w:space="0" w:color="000000"/>
              <w:left w:val="single" w:sz="4" w:space="0" w:color="000000"/>
              <w:bottom w:val="single" w:sz="4" w:space="0" w:color="000000"/>
              <w:right w:val="single" w:sz="4" w:space="0" w:color="000000"/>
            </w:tcBorders>
            <w:vAlign w:val="center"/>
          </w:tcPr>
          <w:p w14:paraId="50E03F41"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14:paraId="45E7882A"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14:paraId="5E5F8E25" w14:textId="77777777" w:rsidR="00DE62AE" w:rsidRDefault="00000000">
            <w:pPr>
              <w:spacing w:after="120" w:line="276" w:lineRule="auto"/>
              <w:rPr>
                <w:rFonts w:ascii="Times New Roman" w:hAnsi="Times New Roman"/>
                <w:sz w:val="22"/>
                <w:szCs w:val="22"/>
              </w:rPr>
            </w:pPr>
            <w:r>
              <w:rPr>
                <w:rFonts w:ascii="Times New Roman" w:hAnsi="Times New Roman"/>
                <w:i/>
                <w:iCs/>
                <w:sz w:val="22"/>
                <w:szCs w:val="22"/>
              </w:rPr>
              <w:t>Không bao gồm công tác đất, chống mối</w:t>
            </w:r>
          </w:p>
        </w:tc>
      </w:tr>
      <w:tr w:rsidR="00DE62AE" w14:paraId="7AEE81B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448694F9"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4</w:t>
            </w:r>
          </w:p>
        </w:tc>
        <w:tc>
          <w:tcPr>
            <w:tcW w:w="3972" w:type="dxa"/>
            <w:tcBorders>
              <w:top w:val="single" w:sz="4" w:space="0" w:color="000000"/>
              <w:left w:val="single" w:sz="4" w:space="0" w:color="000000"/>
              <w:bottom w:val="single" w:sz="4" w:space="0" w:color="000000"/>
              <w:right w:val="single" w:sz="4" w:space="0" w:color="000000"/>
            </w:tcBorders>
            <w:vAlign w:val="center"/>
          </w:tcPr>
          <w:p w14:paraId="7A0DE7ED"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14:paraId="02875647"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14:paraId="1D0599EB" w14:textId="77777777" w:rsidR="00DE62AE" w:rsidRDefault="00000000">
            <w:pPr>
              <w:spacing w:after="120" w:line="276" w:lineRule="auto"/>
              <w:rPr>
                <w:rFonts w:ascii="Times New Roman" w:hAnsi="Times New Roman"/>
                <w:sz w:val="22"/>
                <w:szCs w:val="22"/>
              </w:rPr>
            </w:pPr>
            <w:r>
              <w:rPr>
                <w:rFonts w:ascii="Times New Roman" w:hAnsi="Times New Roman"/>
                <w:i/>
                <w:iCs/>
                <w:sz w:val="22"/>
                <w:szCs w:val="22"/>
              </w:rPr>
              <w:t>Khối lượng tạm tính</w:t>
            </w:r>
          </w:p>
        </w:tc>
      </w:tr>
      <w:tr w:rsidR="00DE62AE" w14:paraId="5C011C3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2AF36D46"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5</w:t>
            </w:r>
          </w:p>
        </w:tc>
        <w:tc>
          <w:tcPr>
            <w:tcW w:w="3972" w:type="dxa"/>
            <w:tcBorders>
              <w:top w:val="single" w:sz="4" w:space="0" w:color="000000"/>
              <w:left w:val="single" w:sz="4" w:space="0" w:color="000000"/>
              <w:bottom w:val="single" w:sz="4" w:space="0" w:color="000000"/>
              <w:right w:val="single" w:sz="4" w:space="0" w:color="000000"/>
            </w:tcBorders>
            <w:vAlign w:val="center"/>
          </w:tcPr>
          <w:p w14:paraId="57B3F2F7"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14:paraId="2D7CD415"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14:paraId="28E1081D" w14:textId="77777777" w:rsidR="00DE62AE" w:rsidRDefault="00000000">
            <w:pPr>
              <w:spacing w:after="120" w:line="276" w:lineRule="auto"/>
              <w:rPr>
                <w:rFonts w:ascii="Times New Roman" w:hAnsi="Times New Roman"/>
                <w:sz w:val="22"/>
                <w:szCs w:val="22"/>
              </w:rPr>
            </w:pPr>
            <w:r>
              <w:rPr>
                <w:rFonts w:ascii="Times New Roman" w:hAnsi="Times New Roman"/>
                <w:i/>
                <w:iCs/>
                <w:sz w:val="22"/>
                <w:szCs w:val="22"/>
              </w:rPr>
              <w:t>Khối lượng tạm tính</w:t>
            </w:r>
          </w:p>
        </w:tc>
      </w:tr>
      <w:tr w:rsidR="00DE62AE" w14:paraId="38FC688B"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31A58351"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6</w:t>
            </w:r>
          </w:p>
        </w:tc>
        <w:tc>
          <w:tcPr>
            <w:tcW w:w="3972" w:type="dxa"/>
            <w:tcBorders>
              <w:top w:val="single" w:sz="4" w:space="0" w:color="000000"/>
              <w:left w:val="single" w:sz="4" w:space="0" w:color="000000"/>
              <w:bottom w:val="single" w:sz="4" w:space="0" w:color="000000"/>
              <w:right w:val="single" w:sz="4" w:space="0" w:color="000000"/>
            </w:tcBorders>
            <w:vAlign w:val="center"/>
          </w:tcPr>
          <w:p w14:paraId="35AB7984"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14:paraId="0E61948C"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14:paraId="508C7F4C" w14:textId="77777777" w:rsidR="00DE62AE" w:rsidRDefault="00000000">
            <w:pPr>
              <w:spacing w:after="120" w:line="276" w:lineRule="auto"/>
              <w:rPr>
                <w:rFonts w:ascii="Times New Roman" w:hAnsi="Times New Roman"/>
                <w:sz w:val="22"/>
                <w:szCs w:val="22"/>
              </w:rPr>
            </w:pPr>
            <w:r>
              <w:rPr>
                <w:rFonts w:ascii="Times New Roman" w:hAnsi="Times New Roman"/>
                <w:i/>
                <w:iCs/>
                <w:sz w:val="22"/>
                <w:szCs w:val="22"/>
              </w:rPr>
              <w:t>Khối lượng tạm tính</w:t>
            </w:r>
          </w:p>
        </w:tc>
      </w:tr>
      <w:tr w:rsidR="00DE62AE" w14:paraId="4223ED5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46435F7B"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7</w:t>
            </w:r>
          </w:p>
        </w:tc>
        <w:tc>
          <w:tcPr>
            <w:tcW w:w="3972" w:type="dxa"/>
            <w:tcBorders>
              <w:top w:val="single" w:sz="4" w:space="0" w:color="000000"/>
              <w:left w:val="single" w:sz="4" w:space="0" w:color="000000"/>
              <w:bottom w:val="single" w:sz="4" w:space="0" w:color="000000"/>
              <w:right w:val="single" w:sz="4" w:space="0" w:color="000000"/>
            </w:tcBorders>
            <w:vAlign w:val="center"/>
          </w:tcPr>
          <w:p w14:paraId="21B2DA5C"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14:paraId="656FCBBE"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14:paraId="0CE82D71" w14:textId="77777777" w:rsidR="00DE62AE" w:rsidRDefault="00000000">
            <w:pPr>
              <w:spacing w:after="120" w:line="276" w:lineRule="auto"/>
              <w:rPr>
                <w:rFonts w:ascii="Times New Roman" w:hAnsi="Times New Roman"/>
                <w:sz w:val="22"/>
                <w:szCs w:val="22"/>
              </w:rPr>
            </w:pPr>
            <w:r>
              <w:rPr>
                <w:rFonts w:ascii="Times New Roman" w:hAnsi="Times New Roman"/>
                <w:i/>
                <w:iCs/>
                <w:sz w:val="22"/>
                <w:szCs w:val="22"/>
              </w:rPr>
              <w:t>Nền hầm và tường hầm</w:t>
            </w:r>
          </w:p>
        </w:tc>
      </w:tr>
      <w:tr w:rsidR="00DE62AE" w14:paraId="4EA58FD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7755F428"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8</w:t>
            </w:r>
          </w:p>
        </w:tc>
        <w:tc>
          <w:tcPr>
            <w:tcW w:w="3972" w:type="dxa"/>
            <w:tcBorders>
              <w:top w:val="single" w:sz="4" w:space="0" w:color="000000"/>
              <w:left w:val="single" w:sz="4" w:space="0" w:color="000000"/>
              <w:bottom w:val="single" w:sz="4" w:space="0" w:color="000000"/>
              <w:right w:val="single" w:sz="4" w:space="0" w:color="000000"/>
            </w:tcBorders>
            <w:vAlign w:val="center"/>
          </w:tcPr>
          <w:p w14:paraId="37848789"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14:paraId="725066E9"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14:paraId="1188F82D" w14:textId="77777777" w:rsidR="00DE62AE" w:rsidRDefault="00000000">
            <w:pPr>
              <w:spacing w:after="120" w:line="276" w:lineRule="auto"/>
              <w:rPr>
                <w:rFonts w:ascii="Times New Roman" w:hAnsi="Times New Roman"/>
                <w:sz w:val="22"/>
                <w:szCs w:val="22"/>
              </w:rPr>
            </w:pPr>
            <w:r>
              <w:rPr>
                <w:rFonts w:ascii="Times New Roman" w:hAnsi="Times New Roman"/>
                <w:i/>
                <w:iCs/>
                <w:sz w:val="22"/>
                <w:szCs w:val="22"/>
              </w:rPr>
              <w:t>Đảm bảo 04 móng cẩu tháp; Không bao gồm cọc khoan nhồi, phá dỡ móng và cọc</w:t>
            </w:r>
          </w:p>
        </w:tc>
      </w:tr>
      <w:tr w:rsidR="00DE62AE" w14:paraId="1E3269D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8B2AFA" w14:textId="77777777" w:rsidR="00DE62AE" w:rsidRDefault="00DE62AE">
            <w:pPr>
              <w:spacing w:after="120" w:line="276" w:lineRule="auto"/>
              <w:rPr>
                <w:rFonts w:ascii="Times New Roman" w:hAnsi="Times New Roman"/>
                <w:sz w:val="22"/>
                <w:szCs w:val="22"/>
              </w:rPr>
            </w:pPr>
          </w:p>
        </w:tc>
        <w:tc>
          <w:tcPr>
            <w:tcW w:w="39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FCA1CC"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D7D4F2"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11067A" w14:textId="77777777" w:rsidR="00DE62AE" w:rsidRDefault="00DE62AE">
            <w:pPr>
              <w:spacing w:after="120" w:line="276" w:lineRule="auto"/>
              <w:rPr>
                <w:rFonts w:ascii="Times New Roman" w:hAnsi="Times New Roman"/>
                <w:sz w:val="22"/>
                <w:szCs w:val="22"/>
              </w:rPr>
            </w:pPr>
          </w:p>
        </w:tc>
      </w:tr>
      <w:tr w:rsidR="00DE62AE" w14:paraId="37F19A9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13FA5C" w14:textId="77777777" w:rsidR="00DE62AE" w:rsidRDefault="00DE62AE">
            <w:pPr>
              <w:spacing w:after="120" w:line="276" w:lineRule="auto"/>
              <w:rPr>
                <w:rFonts w:ascii="Times New Roman" w:hAnsi="Times New Roman"/>
                <w:sz w:val="22"/>
                <w:szCs w:val="22"/>
              </w:rPr>
            </w:pPr>
          </w:p>
        </w:tc>
        <w:tc>
          <w:tcPr>
            <w:tcW w:w="39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78624F"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THUẾ GTGT 8%</w:t>
            </w:r>
          </w:p>
        </w:tc>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1601DBC"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616F24" w14:textId="77777777" w:rsidR="00DE62AE" w:rsidRDefault="00DE62AE">
            <w:pPr>
              <w:spacing w:after="120" w:line="276" w:lineRule="auto"/>
              <w:rPr>
                <w:rFonts w:ascii="Times New Roman" w:hAnsi="Times New Roman"/>
                <w:sz w:val="22"/>
                <w:szCs w:val="22"/>
              </w:rPr>
            </w:pPr>
          </w:p>
        </w:tc>
      </w:tr>
      <w:tr w:rsidR="00DE62AE" w14:paraId="2C59A82B"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C53281" w14:textId="77777777" w:rsidR="00DE62AE" w:rsidRDefault="00DE62AE">
            <w:pPr>
              <w:spacing w:after="120" w:line="276" w:lineRule="auto"/>
              <w:rPr>
                <w:rFonts w:ascii="Times New Roman" w:hAnsi="Times New Roman"/>
                <w:sz w:val="22"/>
                <w:szCs w:val="22"/>
              </w:rPr>
            </w:pPr>
          </w:p>
        </w:tc>
        <w:tc>
          <w:tcPr>
            <w:tcW w:w="39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2F64EB"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3F4DFB" w14:textId="77777777" w:rsidR="00DE62AE" w:rsidRDefault="00000000">
            <w:pPr>
              <w:spacing w:after="120" w:line="276" w:lineRule="auto"/>
              <w:jc w:val="right"/>
              <w:rPr>
                <w:rFonts w:ascii="Times New Roman" w:hAnsi="Times New Roman"/>
                <w:sz w:val="22"/>
                <w:szCs w:val="22"/>
              </w:rPr>
            </w:pPr>
            <w:r>
              <w:rPr>
                <w:rFonts w:ascii="Times New Roman" w:hAnsi="Times New Roman"/>
                <w:b/>
                <w:bCs/>
                <w:sz w:val="22"/>
                <w:szCs w:val="22"/>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9F8262" w14:textId="77777777" w:rsidR="00DE62AE" w:rsidRDefault="00DE62AE">
            <w:pPr>
              <w:spacing w:after="120" w:line="276" w:lineRule="auto"/>
              <w:rPr>
                <w:rFonts w:ascii="Times New Roman" w:hAnsi="Times New Roman"/>
                <w:sz w:val="22"/>
                <w:szCs w:val="22"/>
              </w:rPr>
            </w:pPr>
          </w:p>
        </w:tc>
      </w:tr>
    </w:tbl>
    <w:p w14:paraId="069546CD" w14:textId="77777777" w:rsidR="00DE62AE" w:rsidRDefault="00000000">
      <w:pPr>
        <w:spacing w:after="120" w:line="276" w:lineRule="auto"/>
        <w:jc w:val="both"/>
        <w:rPr>
          <w:rFonts w:ascii="Times New Roman" w:hAnsi="Times New Roman"/>
        </w:rPr>
      </w:pPr>
      <w:r>
        <w:rPr>
          <w:rFonts w:ascii="Times New Roman" w:hAnsi="Times New Roman"/>
          <w:b/>
          <w:bCs/>
          <w:sz w:val="22"/>
          <w:szCs w:val="22"/>
        </w:rPr>
        <w:t>Ghi chú:</w:t>
      </w:r>
    </w:p>
    <w:p w14:paraId="27C9DD66" w14:textId="77777777" w:rsidR="00DE62AE" w:rsidRDefault="00000000">
      <w:pPr>
        <w:spacing w:after="120" w:line="276" w:lineRule="auto"/>
        <w:jc w:val="both"/>
        <w:rPr>
          <w:rFonts w:ascii="Times New Roman" w:hAnsi="Times New Roman"/>
        </w:rPr>
      </w:pPr>
      <w:r>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14:paraId="063F4B01" w14:textId="77777777" w:rsidR="00DE62AE" w:rsidRDefault="00000000">
      <w:pPr>
        <w:spacing w:after="120" w:line="276" w:lineRule="auto"/>
        <w:jc w:val="both"/>
        <w:rPr>
          <w:rFonts w:ascii="Times New Roman" w:hAnsi="Times New Roman"/>
        </w:rPr>
      </w:pPr>
      <w:r>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14:paraId="452D1AA3" w14:textId="77777777" w:rsidR="00DE62AE" w:rsidRDefault="00000000">
      <w:pPr>
        <w:spacing w:after="120" w:line="276" w:lineRule="auto"/>
        <w:jc w:val="both"/>
        <w:rPr>
          <w:rFonts w:ascii="Times New Roman" w:hAnsi="Times New Roman"/>
        </w:rPr>
      </w:pPr>
      <w:r>
        <w:rPr>
          <w:rFonts w:ascii="Times New Roman" w:hAnsi="Times New Roman"/>
          <w:sz w:val="22"/>
          <w:szCs w:val="22"/>
        </w:rPr>
        <w:t>3. Đơn giá là đơn giá cố định, không điều chỉnh theo biến động giá vật tư (Điều 9.1). Chi phí chung và chi phí cẩu tháp là trọn gói.</w:t>
      </w:r>
    </w:p>
    <w:p w14:paraId="6E63BEAC" w14:textId="77777777" w:rsidR="00DE62AE" w:rsidRDefault="00000000">
      <w:pPr>
        <w:spacing w:after="120" w:line="276" w:lineRule="auto"/>
        <w:jc w:val="both"/>
        <w:rPr>
          <w:rFonts w:ascii="Times New Roman" w:hAnsi="Times New Roman"/>
        </w:rPr>
      </w:pPr>
      <w:r>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14:paraId="0396B610" w14:textId="77777777" w:rsidR="00DE62AE" w:rsidRDefault="00DE62AE">
      <w:pPr>
        <w:spacing w:after="120" w:line="276" w:lineRule="auto"/>
        <w:jc w:val="both"/>
        <w:rPr>
          <w:rFonts w:ascii="Times New Roman" w:hAnsi="Times New Roman"/>
          <w:b/>
          <w:bCs/>
          <w:sz w:val="24"/>
        </w:rPr>
      </w:pPr>
    </w:p>
    <w:p w14:paraId="47D334BE" w14:textId="77777777" w:rsidR="00DE62AE" w:rsidRDefault="00000000">
      <w:pPr>
        <w:spacing w:after="120" w:line="276" w:lineRule="auto"/>
        <w:jc w:val="both"/>
        <w:rPr>
          <w:rFonts w:ascii="Times New Roman" w:hAnsi="Times New Roman"/>
        </w:rPr>
      </w:pPr>
      <w:r>
        <w:rPr>
          <w:rFonts w:ascii="Times New Roman" w:hAnsi="Times New Roman"/>
          <w:b/>
          <w:bCs/>
          <w:sz w:val="24"/>
        </w:rPr>
        <w:t>II. BẢNG CHI TIẾT GIÁ TRỊ HỢP ĐỒNG</w:t>
      </w:r>
    </w:p>
    <w:p w14:paraId="0C9B27F5" w14:textId="77777777" w:rsidR="00DE62AE" w:rsidRDefault="00000000">
      <w:pPr>
        <w:spacing w:after="120" w:line="276" w:lineRule="auto"/>
        <w:jc w:val="both"/>
        <w:rPr>
          <w:rFonts w:ascii="Times New Roman" w:hAnsi="Times New Roman"/>
        </w:rPr>
      </w:pPr>
      <w:r>
        <w:rPr>
          <w:rFonts w:ascii="Times New Roman" w:hAnsi="Times New Roman"/>
          <w:i/>
          <w:iCs/>
          <w:sz w:val="20"/>
          <w:szCs w:val="20"/>
        </w:rPr>
        <w:t>Đơn vị tính: đồng</w:t>
      </w:r>
    </w:p>
    <w:tbl>
      <w:tblPr>
        <w:tblW w:w="9072" w:type="dxa"/>
        <w:jc w:val="center"/>
        <w:tblLayout w:type="fixed"/>
        <w:tblCellMar>
          <w:left w:w="50" w:type="dxa"/>
          <w:right w:w="50" w:type="dxa"/>
        </w:tblCellMar>
        <w:tblLook w:val="04A0" w:firstRow="1" w:lastRow="0" w:firstColumn="1" w:lastColumn="0" w:noHBand="0" w:noVBand="1"/>
      </w:tblPr>
      <w:tblGrid>
        <w:gridCol w:w="450"/>
        <w:gridCol w:w="1813"/>
        <w:gridCol w:w="1134"/>
        <w:gridCol w:w="567"/>
        <w:gridCol w:w="852"/>
        <w:gridCol w:w="849"/>
        <w:gridCol w:w="852"/>
        <w:gridCol w:w="1134"/>
        <w:gridCol w:w="1421"/>
      </w:tblGrid>
      <w:tr w:rsidR="00DE62AE" w14:paraId="60F4CC26" w14:textId="77777777">
        <w:trPr>
          <w:cantSplit/>
          <w:tblHeader/>
          <w:jc w:val="center"/>
        </w:trPr>
        <w:tc>
          <w:tcPr>
            <w:tcW w:w="4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5887B2"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STT</w:t>
            </w:r>
          </w:p>
        </w:tc>
        <w:tc>
          <w:tcPr>
            <w:tcW w:w="18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5A7926"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Công việc</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E69D91"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Diễn giải</w:t>
            </w:r>
          </w:p>
        </w:tc>
        <w:tc>
          <w:tcPr>
            <w:tcW w:w="56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3799B2"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Đơn vị</w:t>
            </w:r>
          </w:p>
        </w:tc>
        <w:tc>
          <w:tcPr>
            <w:tcW w:w="8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100939"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KL Tòa CT1.2</w:t>
            </w:r>
          </w:p>
        </w:tc>
        <w:tc>
          <w:tcPr>
            <w:tcW w:w="8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3E9516"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KL Tòa CT2</w:t>
            </w:r>
          </w:p>
        </w:tc>
        <w:tc>
          <w:tcPr>
            <w:tcW w:w="8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EA74D6"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KL Tổng</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911BB8"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Đơn giá</w:t>
            </w:r>
          </w:p>
        </w:tc>
        <w:tc>
          <w:tcPr>
            <w:tcW w:w="142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E143D9"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Thành tiền</w:t>
            </w:r>
          </w:p>
        </w:tc>
      </w:tr>
      <w:tr w:rsidR="00DE62AE" w14:paraId="2BC0606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48B25C"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II</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EF441F"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PHẦN NGẦM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1524CB"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3136D2"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10DD2C"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01B462"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71CD73"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E370F1"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70C849"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130.405.045.690</w:t>
            </w:r>
          </w:p>
        </w:tc>
      </w:tr>
      <w:tr w:rsidR="00DE62AE" w14:paraId="2AD1AEA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3E2423"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FCFD5A"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Bê tông</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49026BD"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2AC740"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2AB62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3.887,93</w:t>
            </w: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99DC4E"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13.781,41</w:t>
            </w: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A56311"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17.669,34</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ED66F00"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6D152A"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40.778.655.968</w:t>
            </w:r>
          </w:p>
        </w:tc>
      </w:tr>
      <w:tr w:rsidR="00DE62AE" w14:paraId="2C93F90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925C73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w:t>
            </w:r>
          </w:p>
        </w:tc>
        <w:tc>
          <w:tcPr>
            <w:tcW w:w="1813" w:type="dxa"/>
            <w:tcBorders>
              <w:top w:val="single" w:sz="4" w:space="0" w:color="000000"/>
              <w:left w:val="single" w:sz="4" w:space="0" w:color="000000"/>
              <w:bottom w:val="single" w:sz="4" w:space="0" w:color="000000"/>
              <w:right w:val="single" w:sz="4" w:space="0" w:color="000000"/>
            </w:tcBorders>
            <w:vAlign w:val="center"/>
          </w:tcPr>
          <w:p w14:paraId="495913BA"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Rải nilong trước khi đổ lót</w:t>
            </w:r>
          </w:p>
        </w:tc>
        <w:tc>
          <w:tcPr>
            <w:tcW w:w="1134" w:type="dxa"/>
            <w:tcBorders>
              <w:top w:val="single" w:sz="4" w:space="0" w:color="000000"/>
              <w:left w:val="single" w:sz="4" w:space="0" w:color="000000"/>
              <w:bottom w:val="single" w:sz="4" w:space="0" w:color="000000"/>
              <w:right w:val="single" w:sz="4" w:space="0" w:color="000000"/>
            </w:tcBorders>
            <w:vAlign w:val="center"/>
          </w:tcPr>
          <w:p w14:paraId="7956929F"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943C59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0800E89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2.182,8</w:t>
            </w:r>
          </w:p>
        </w:tc>
        <w:tc>
          <w:tcPr>
            <w:tcW w:w="849" w:type="dxa"/>
            <w:tcBorders>
              <w:top w:val="single" w:sz="4" w:space="0" w:color="000000"/>
              <w:left w:val="single" w:sz="4" w:space="0" w:color="000000"/>
              <w:bottom w:val="single" w:sz="4" w:space="0" w:color="000000"/>
              <w:right w:val="single" w:sz="4" w:space="0" w:color="000000"/>
            </w:tcBorders>
            <w:vAlign w:val="center"/>
          </w:tcPr>
          <w:p w14:paraId="25E7801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8.163,9</w:t>
            </w:r>
          </w:p>
        </w:tc>
        <w:tc>
          <w:tcPr>
            <w:tcW w:w="852" w:type="dxa"/>
            <w:tcBorders>
              <w:top w:val="single" w:sz="4" w:space="0" w:color="000000"/>
              <w:left w:val="single" w:sz="4" w:space="0" w:color="000000"/>
              <w:bottom w:val="single" w:sz="4" w:space="0" w:color="000000"/>
              <w:right w:val="single" w:sz="4" w:space="0" w:color="000000"/>
            </w:tcBorders>
            <w:vAlign w:val="center"/>
          </w:tcPr>
          <w:p w14:paraId="3D298B4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10.346,7</w:t>
            </w:r>
          </w:p>
        </w:tc>
        <w:tc>
          <w:tcPr>
            <w:tcW w:w="1134" w:type="dxa"/>
            <w:tcBorders>
              <w:top w:val="single" w:sz="4" w:space="0" w:color="000000"/>
              <w:left w:val="single" w:sz="4" w:space="0" w:color="000000"/>
              <w:bottom w:val="single" w:sz="4" w:space="0" w:color="000000"/>
              <w:right w:val="single" w:sz="4" w:space="0" w:color="000000"/>
            </w:tcBorders>
            <w:vAlign w:val="center"/>
          </w:tcPr>
          <w:p w14:paraId="7DD21BD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14:paraId="008294D2"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165.836.908</w:t>
            </w:r>
          </w:p>
        </w:tc>
      </w:tr>
      <w:tr w:rsidR="00DE62AE" w14:paraId="08626B6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3C673D7"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w:t>
            </w:r>
          </w:p>
        </w:tc>
        <w:tc>
          <w:tcPr>
            <w:tcW w:w="1813" w:type="dxa"/>
            <w:tcBorders>
              <w:top w:val="single" w:sz="4" w:space="0" w:color="000000"/>
              <w:left w:val="single" w:sz="4" w:space="0" w:color="000000"/>
              <w:bottom w:val="single" w:sz="4" w:space="0" w:color="000000"/>
              <w:right w:val="single" w:sz="4" w:space="0" w:color="000000"/>
            </w:tcBorders>
            <w:vAlign w:val="center"/>
          </w:tcPr>
          <w:p w14:paraId="2F56D7B6"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lót</w:t>
            </w:r>
          </w:p>
        </w:tc>
        <w:tc>
          <w:tcPr>
            <w:tcW w:w="1134" w:type="dxa"/>
            <w:tcBorders>
              <w:top w:val="single" w:sz="4" w:space="0" w:color="000000"/>
              <w:left w:val="single" w:sz="4" w:space="0" w:color="000000"/>
              <w:bottom w:val="single" w:sz="4" w:space="0" w:color="000000"/>
              <w:right w:val="single" w:sz="4" w:space="0" w:color="000000"/>
            </w:tcBorders>
            <w:vAlign w:val="center"/>
          </w:tcPr>
          <w:p w14:paraId="319E1FC2"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Mác  M100,150 (B7,5 /B10)</w:t>
            </w:r>
          </w:p>
        </w:tc>
        <w:tc>
          <w:tcPr>
            <w:tcW w:w="567" w:type="dxa"/>
            <w:tcBorders>
              <w:top w:val="single" w:sz="4" w:space="0" w:color="000000"/>
              <w:left w:val="single" w:sz="4" w:space="0" w:color="000000"/>
              <w:bottom w:val="single" w:sz="4" w:space="0" w:color="000000"/>
              <w:right w:val="single" w:sz="4" w:space="0" w:color="000000"/>
            </w:tcBorders>
            <w:vAlign w:val="center"/>
          </w:tcPr>
          <w:p w14:paraId="1A3529A0"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048A91E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234,26</w:t>
            </w:r>
          </w:p>
        </w:tc>
        <w:tc>
          <w:tcPr>
            <w:tcW w:w="849" w:type="dxa"/>
            <w:tcBorders>
              <w:top w:val="single" w:sz="4" w:space="0" w:color="000000"/>
              <w:left w:val="single" w:sz="4" w:space="0" w:color="000000"/>
              <w:bottom w:val="single" w:sz="4" w:space="0" w:color="000000"/>
              <w:right w:val="single" w:sz="4" w:space="0" w:color="000000"/>
            </w:tcBorders>
            <w:vAlign w:val="center"/>
          </w:tcPr>
          <w:p w14:paraId="530D10C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984,92</w:t>
            </w:r>
          </w:p>
        </w:tc>
        <w:tc>
          <w:tcPr>
            <w:tcW w:w="852" w:type="dxa"/>
            <w:tcBorders>
              <w:top w:val="single" w:sz="4" w:space="0" w:color="000000"/>
              <w:left w:val="single" w:sz="4" w:space="0" w:color="000000"/>
              <w:bottom w:val="single" w:sz="4" w:space="0" w:color="000000"/>
              <w:right w:val="single" w:sz="4" w:space="0" w:color="000000"/>
            </w:tcBorders>
            <w:vAlign w:val="center"/>
          </w:tcPr>
          <w:p w14:paraId="3749A0C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1.219,18</w:t>
            </w:r>
          </w:p>
        </w:tc>
        <w:tc>
          <w:tcPr>
            <w:tcW w:w="1134" w:type="dxa"/>
            <w:tcBorders>
              <w:top w:val="single" w:sz="4" w:space="0" w:color="000000"/>
              <w:left w:val="single" w:sz="4" w:space="0" w:color="000000"/>
              <w:bottom w:val="single" w:sz="4" w:space="0" w:color="000000"/>
              <w:right w:val="single" w:sz="4" w:space="0" w:color="000000"/>
            </w:tcBorders>
            <w:vAlign w:val="center"/>
          </w:tcPr>
          <w:p w14:paraId="1EA996C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2.292.680</w:t>
            </w:r>
          </w:p>
        </w:tc>
        <w:tc>
          <w:tcPr>
            <w:tcW w:w="1421" w:type="dxa"/>
            <w:tcBorders>
              <w:top w:val="single" w:sz="4" w:space="0" w:color="000000"/>
              <w:left w:val="single" w:sz="4" w:space="0" w:color="000000"/>
              <w:bottom w:val="single" w:sz="4" w:space="0" w:color="000000"/>
              <w:right w:val="single" w:sz="4" w:space="0" w:color="000000"/>
            </w:tcBorders>
            <w:vAlign w:val="center"/>
          </w:tcPr>
          <w:p w14:paraId="6B0A621A"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2.795.180.661</w:t>
            </w:r>
          </w:p>
        </w:tc>
      </w:tr>
      <w:tr w:rsidR="00DE62AE" w14:paraId="1318FC1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2BFB7F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7</w:t>
            </w:r>
          </w:p>
        </w:tc>
        <w:tc>
          <w:tcPr>
            <w:tcW w:w="1813" w:type="dxa"/>
            <w:tcBorders>
              <w:top w:val="single" w:sz="4" w:space="0" w:color="000000"/>
              <w:left w:val="single" w:sz="4" w:space="0" w:color="000000"/>
              <w:bottom w:val="single" w:sz="4" w:space="0" w:color="000000"/>
              <w:right w:val="single" w:sz="4" w:space="0" w:color="000000"/>
            </w:tcBorders>
            <w:vAlign w:val="center"/>
          </w:tcPr>
          <w:p w14:paraId="5001859A"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656F3CFC"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14:paraId="778379CB"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09E4505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1.804,45</w:t>
            </w:r>
          </w:p>
        </w:tc>
        <w:tc>
          <w:tcPr>
            <w:tcW w:w="849" w:type="dxa"/>
            <w:tcBorders>
              <w:top w:val="single" w:sz="4" w:space="0" w:color="000000"/>
              <w:left w:val="single" w:sz="4" w:space="0" w:color="000000"/>
              <w:bottom w:val="single" w:sz="4" w:space="0" w:color="000000"/>
              <w:right w:val="single" w:sz="4" w:space="0" w:color="000000"/>
            </w:tcBorders>
            <w:vAlign w:val="center"/>
          </w:tcPr>
          <w:p w14:paraId="16E9F8B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6.095,8</w:t>
            </w:r>
          </w:p>
        </w:tc>
        <w:tc>
          <w:tcPr>
            <w:tcW w:w="852" w:type="dxa"/>
            <w:tcBorders>
              <w:top w:val="single" w:sz="4" w:space="0" w:color="000000"/>
              <w:left w:val="single" w:sz="4" w:space="0" w:color="000000"/>
              <w:bottom w:val="single" w:sz="4" w:space="0" w:color="000000"/>
              <w:right w:val="single" w:sz="4" w:space="0" w:color="000000"/>
            </w:tcBorders>
            <w:vAlign w:val="center"/>
          </w:tcPr>
          <w:p w14:paraId="28F81ED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7.900,25</w:t>
            </w:r>
          </w:p>
        </w:tc>
        <w:tc>
          <w:tcPr>
            <w:tcW w:w="1134" w:type="dxa"/>
            <w:tcBorders>
              <w:top w:val="single" w:sz="4" w:space="0" w:color="000000"/>
              <w:left w:val="single" w:sz="4" w:space="0" w:color="000000"/>
              <w:bottom w:val="single" w:sz="4" w:space="0" w:color="000000"/>
              <w:right w:val="single" w:sz="4" w:space="0" w:color="000000"/>
            </w:tcBorders>
            <w:vAlign w:val="center"/>
          </w:tcPr>
          <w:p w14:paraId="51C2D53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2.249.713</w:t>
            </w:r>
          </w:p>
        </w:tc>
        <w:tc>
          <w:tcPr>
            <w:tcW w:w="1421" w:type="dxa"/>
            <w:tcBorders>
              <w:top w:val="single" w:sz="4" w:space="0" w:color="000000"/>
              <w:left w:val="single" w:sz="4" w:space="0" w:color="000000"/>
              <w:bottom w:val="single" w:sz="4" w:space="0" w:color="000000"/>
              <w:right w:val="single" w:sz="4" w:space="0" w:color="000000"/>
            </w:tcBorders>
            <w:vAlign w:val="center"/>
          </w:tcPr>
          <w:p w14:paraId="3A7AC65F"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17.773.300.528</w:t>
            </w:r>
          </w:p>
        </w:tc>
      </w:tr>
      <w:tr w:rsidR="00DE62AE" w14:paraId="7A90D1C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08C909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8</w:t>
            </w:r>
          </w:p>
        </w:tc>
        <w:tc>
          <w:tcPr>
            <w:tcW w:w="1813" w:type="dxa"/>
            <w:tcBorders>
              <w:top w:val="single" w:sz="4" w:space="0" w:color="000000"/>
              <w:left w:val="single" w:sz="4" w:space="0" w:color="000000"/>
              <w:bottom w:val="single" w:sz="4" w:space="0" w:color="000000"/>
              <w:right w:val="single" w:sz="4" w:space="0" w:color="000000"/>
            </w:tcBorders>
            <w:vAlign w:val="center"/>
          </w:tcPr>
          <w:p w14:paraId="6B93E990"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4742B0E"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Cột vách: Mác 500;</w:t>
            </w:r>
            <w:r>
              <w:rPr>
                <w:rFonts w:ascii="Times New Roman" w:hAnsi="Times New Roman"/>
                <w:sz w:val="18"/>
                <w:szCs w:val="18"/>
              </w:rPr>
              <w:br/>
              <w:t>Tường chắn đất: Mác 400W8 (áp dụng đơn giá phát sinh ở mục VI)</w:t>
            </w:r>
          </w:p>
        </w:tc>
        <w:tc>
          <w:tcPr>
            <w:tcW w:w="567" w:type="dxa"/>
            <w:tcBorders>
              <w:top w:val="single" w:sz="4" w:space="0" w:color="000000"/>
              <w:left w:val="single" w:sz="4" w:space="0" w:color="000000"/>
              <w:bottom w:val="single" w:sz="4" w:space="0" w:color="000000"/>
              <w:right w:val="single" w:sz="4" w:space="0" w:color="000000"/>
            </w:tcBorders>
            <w:vAlign w:val="center"/>
          </w:tcPr>
          <w:p w14:paraId="17A487B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1DF8145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730,27</w:t>
            </w:r>
          </w:p>
        </w:tc>
        <w:tc>
          <w:tcPr>
            <w:tcW w:w="849" w:type="dxa"/>
            <w:tcBorders>
              <w:top w:val="single" w:sz="4" w:space="0" w:color="000000"/>
              <w:left w:val="single" w:sz="4" w:space="0" w:color="000000"/>
              <w:bottom w:val="single" w:sz="4" w:space="0" w:color="000000"/>
              <w:right w:val="single" w:sz="4" w:space="0" w:color="000000"/>
            </w:tcBorders>
            <w:vAlign w:val="center"/>
          </w:tcPr>
          <w:p w14:paraId="5131D7D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1.757,48</w:t>
            </w:r>
          </w:p>
        </w:tc>
        <w:tc>
          <w:tcPr>
            <w:tcW w:w="852" w:type="dxa"/>
            <w:tcBorders>
              <w:top w:val="single" w:sz="4" w:space="0" w:color="000000"/>
              <w:left w:val="single" w:sz="4" w:space="0" w:color="000000"/>
              <w:bottom w:val="single" w:sz="4" w:space="0" w:color="000000"/>
              <w:right w:val="single" w:sz="4" w:space="0" w:color="000000"/>
            </w:tcBorders>
            <w:vAlign w:val="center"/>
          </w:tcPr>
          <w:p w14:paraId="0031A1A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2.487,75</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3620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2.413.720</w:t>
            </w:r>
          </w:p>
        </w:tc>
        <w:tc>
          <w:tcPr>
            <w:tcW w:w="1421" w:type="dxa"/>
            <w:tcBorders>
              <w:top w:val="single" w:sz="4" w:space="0" w:color="000000"/>
              <w:left w:val="single" w:sz="4" w:space="0" w:color="000000"/>
              <w:bottom w:val="single" w:sz="4" w:space="0" w:color="000000"/>
              <w:right w:val="single" w:sz="4" w:space="0" w:color="000000"/>
            </w:tcBorders>
            <w:vAlign w:val="center"/>
          </w:tcPr>
          <w:p w14:paraId="01A38E2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6.004.725.172</w:t>
            </w:r>
          </w:p>
        </w:tc>
      </w:tr>
      <w:tr w:rsidR="00DE62AE" w14:paraId="61E718F7"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0CBF67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9</w:t>
            </w:r>
          </w:p>
        </w:tc>
        <w:tc>
          <w:tcPr>
            <w:tcW w:w="1813" w:type="dxa"/>
            <w:tcBorders>
              <w:top w:val="single" w:sz="4" w:space="0" w:color="000000"/>
              <w:left w:val="single" w:sz="4" w:space="0" w:color="000000"/>
              <w:bottom w:val="single" w:sz="4" w:space="0" w:color="000000"/>
              <w:right w:val="single" w:sz="4" w:space="0" w:color="000000"/>
            </w:tcBorders>
            <w:vAlign w:val="center"/>
          </w:tcPr>
          <w:p w14:paraId="4BBC175D"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sàn, giằng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9D93197"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Nền: Mác 400W8 (áp dụng đơn giá PS mục VI);</w:t>
            </w:r>
            <w:r>
              <w:rPr>
                <w:rFonts w:ascii="Times New Roman" w:hAnsi="Times New Roman"/>
                <w:sz w:val="18"/>
                <w:szCs w:val="18"/>
              </w:rPr>
              <w:br/>
              <w:t>Sàn: mác 400</w:t>
            </w:r>
          </w:p>
        </w:tc>
        <w:tc>
          <w:tcPr>
            <w:tcW w:w="567" w:type="dxa"/>
            <w:tcBorders>
              <w:top w:val="single" w:sz="4" w:space="0" w:color="000000"/>
              <w:left w:val="single" w:sz="4" w:space="0" w:color="000000"/>
              <w:bottom w:val="single" w:sz="4" w:space="0" w:color="000000"/>
              <w:right w:val="single" w:sz="4" w:space="0" w:color="000000"/>
            </w:tcBorders>
            <w:vAlign w:val="center"/>
          </w:tcPr>
          <w:p w14:paraId="6C50296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5A51FD9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896,75</w:t>
            </w:r>
          </w:p>
        </w:tc>
        <w:tc>
          <w:tcPr>
            <w:tcW w:w="849" w:type="dxa"/>
            <w:tcBorders>
              <w:top w:val="single" w:sz="4" w:space="0" w:color="000000"/>
              <w:left w:val="single" w:sz="4" w:space="0" w:color="000000"/>
              <w:bottom w:val="single" w:sz="4" w:space="0" w:color="000000"/>
              <w:right w:val="single" w:sz="4" w:space="0" w:color="000000"/>
            </w:tcBorders>
            <w:vAlign w:val="center"/>
          </w:tcPr>
          <w:p w14:paraId="167A25F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4.310,92</w:t>
            </w:r>
          </w:p>
        </w:tc>
        <w:tc>
          <w:tcPr>
            <w:tcW w:w="852" w:type="dxa"/>
            <w:tcBorders>
              <w:top w:val="single" w:sz="4" w:space="0" w:color="000000"/>
              <w:left w:val="single" w:sz="4" w:space="0" w:color="000000"/>
              <w:bottom w:val="single" w:sz="4" w:space="0" w:color="000000"/>
              <w:right w:val="single" w:sz="4" w:space="0" w:color="000000"/>
            </w:tcBorders>
            <w:vAlign w:val="center"/>
          </w:tcPr>
          <w:p w14:paraId="670EDFE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5.207,67</w:t>
            </w:r>
          </w:p>
        </w:tc>
        <w:tc>
          <w:tcPr>
            <w:tcW w:w="1134" w:type="dxa"/>
            <w:tcBorders>
              <w:top w:val="single" w:sz="4" w:space="0" w:color="000000"/>
              <w:left w:val="single" w:sz="4" w:space="0" w:color="000000"/>
              <w:bottom w:val="single" w:sz="4" w:space="0" w:color="000000"/>
              <w:right w:val="single" w:sz="4" w:space="0" w:color="000000"/>
            </w:tcBorders>
            <w:vAlign w:val="center"/>
          </w:tcPr>
          <w:p w14:paraId="40B067B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14:paraId="4A8816FF"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11.936.363.926</w:t>
            </w:r>
          </w:p>
        </w:tc>
      </w:tr>
      <w:tr w:rsidR="00DE62AE" w14:paraId="60BA62A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9B59DE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10</w:t>
            </w:r>
          </w:p>
        </w:tc>
        <w:tc>
          <w:tcPr>
            <w:tcW w:w="1813" w:type="dxa"/>
            <w:tcBorders>
              <w:top w:val="single" w:sz="4" w:space="0" w:color="000000"/>
              <w:left w:val="single" w:sz="4" w:space="0" w:color="000000"/>
              <w:bottom w:val="single" w:sz="4" w:space="0" w:color="000000"/>
              <w:right w:val="single" w:sz="4" w:space="0" w:color="000000"/>
            </w:tcBorders>
            <w:vAlign w:val="center"/>
          </w:tcPr>
          <w:p w14:paraId="4776E55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dầm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3749B072"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14:paraId="2102DDD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0604F4B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86,76</w:t>
            </w:r>
          </w:p>
        </w:tc>
        <w:tc>
          <w:tcPr>
            <w:tcW w:w="849" w:type="dxa"/>
            <w:tcBorders>
              <w:top w:val="single" w:sz="4" w:space="0" w:color="000000"/>
              <w:left w:val="single" w:sz="4" w:space="0" w:color="000000"/>
              <w:bottom w:val="single" w:sz="4" w:space="0" w:color="000000"/>
              <w:right w:val="single" w:sz="4" w:space="0" w:color="000000"/>
            </w:tcBorders>
            <w:vAlign w:val="center"/>
          </w:tcPr>
          <w:p w14:paraId="072DF7F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309,75</w:t>
            </w:r>
          </w:p>
        </w:tc>
        <w:tc>
          <w:tcPr>
            <w:tcW w:w="852" w:type="dxa"/>
            <w:tcBorders>
              <w:top w:val="single" w:sz="4" w:space="0" w:color="000000"/>
              <w:left w:val="single" w:sz="4" w:space="0" w:color="000000"/>
              <w:bottom w:val="single" w:sz="4" w:space="0" w:color="000000"/>
              <w:right w:val="single" w:sz="4" w:space="0" w:color="000000"/>
            </w:tcBorders>
            <w:vAlign w:val="center"/>
          </w:tcPr>
          <w:p w14:paraId="098F6C0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396,51</w:t>
            </w:r>
          </w:p>
        </w:tc>
        <w:tc>
          <w:tcPr>
            <w:tcW w:w="1134" w:type="dxa"/>
            <w:tcBorders>
              <w:top w:val="single" w:sz="4" w:space="0" w:color="000000"/>
              <w:left w:val="single" w:sz="4" w:space="0" w:color="000000"/>
              <w:bottom w:val="single" w:sz="4" w:space="0" w:color="000000"/>
              <w:right w:val="single" w:sz="4" w:space="0" w:color="000000"/>
            </w:tcBorders>
            <w:vAlign w:val="center"/>
          </w:tcPr>
          <w:p w14:paraId="5E2FBDC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14:paraId="688F68F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908.835.366</w:t>
            </w:r>
          </w:p>
        </w:tc>
      </w:tr>
      <w:tr w:rsidR="00DE62AE" w14:paraId="22ED4F3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967B73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11</w:t>
            </w:r>
          </w:p>
        </w:tc>
        <w:tc>
          <w:tcPr>
            <w:tcW w:w="1813" w:type="dxa"/>
            <w:tcBorders>
              <w:top w:val="single" w:sz="4" w:space="0" w:color="000000"/>
              <w:left w:val="single" w:sz="4" w:space="0" w:color="000000"/>
              <w:bottom w:val="single" w:sz="4" w:space="0" w:color="000000"/>
              <w:right w:val="single" w:sz="4" w:space="0" w:color="000000"/>
            </w:tcBorders>
            <w:vAlign w:val="center"/>
          </w:tcPr>
          <w:p w14:paraId="4AEBF625"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14:paraId="594EC261"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14:paraId="3D83F461"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0A4311B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135,44</w:t>
            </w:r>
          </w:p>
        </w:tc>
        <w:tc>
          <w:tcPr>
            <w:tcW w:w="849" w:type="dxa"/>
            <w:tcBorders>
              <w:top w:val="single" w:sz="4" w:space="0" w:color="000000"/>
              <w:left w:val="single" w:sz="4" w:space="0" w:color="000000"/>
              <w:bottom w:val="single" w:sz="4" w:space="0" w:color="000000"/>
              <w:right w:val="single" w:sz="4" w:space="0" w:color="000000"/>
            </w:tcBorders>
            <w:vAlign w:val="center"/>
          </w:tcPr>
          <w:p w14:paraId="4A0B899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322,53</w:t>
            </w:r>
          </w:p>
        </w:tc>
        <w:tc>
          <w:tcPr>
            <w:tcW w:w="852" w:type="dxa"/>
            <w:tcBorders>
              <w:top w:val="single" w:sz="4" w:space="0" w:color="000000"/>
              <w:left w:val="single" w:sz="4" w:space="0" w:color="000000"/>
              <w:bottom w:val="single" w:sz="4" w:space="0" w:color="000000"/>
              <w:right w:val="single" w:sz="4" w:space="0" w:color="000000"/>
            </w:tcBorders>
            <w:vAlign w:val="center"/>
          </w:tcPr>
          <w:p w14:paraId="37A99C0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457,98</w:t>
            </w:r>
          </w:p>
        </w:tc>
        <w:tc>
          <w:tcPr>
            <w:tcW w:w="1134" w:type="dxa"/>
            <w:tcBorders>
              <w:top w:val="single" w:sz="4" w:space="0" w:color="000000"/>
              <w:left w:val="single" w:sz="4" w:space="0" w:color="000000"/>
              <w:bottom w:val="single" w:sz="4" w:space="0" w:color="000000"/>
              <w:right w:val="single" w:sz="4" w:space="0" w:color="000000"/>
            </w:tcBorders>
            <w:vAlign w:val="center"/>
          </w:tcPr>
          <w:p w14:paraId="00D47BC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2.276.045</w:t>
            </w:r>
          </w:p>
        </w:tc>
        <w:tc>
          <w:tcPr>
            <w:tcW w:w="1421" w:type="dxa"/>
            <w:tcBorders>
              <w:top w:val="single" w:sz="4" w:space="0" w:color="000000"/>
              <w:left w:val="single" w:sz="4" w:space="0" w:color="000000"/>
              <w:bottom w:val="single" w:sz="4" w:space="0" w:color="000000"/>
              <w:right w:val="single" w:sz="4" w:space="0" w:color="000000"/>
            </w:tcBorders>
            <w:vAlign w:val="center"/>
          </w:tcPr>
          <w:p w14:paraId="729D986C"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1.042.372.847</w:t>
            </w:r>
          </w:p>
        </w:tc>
      </w:tr>
      <w:tr w:rsidR="00DE62AE" w14:paraId="2A0EE39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5059AA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12</w:t>
            </w:r>
          </w:p>
        </w:tc>
        <w:tc>
          <w:tcPr>
            <w:tcW w:w="1813" w:type="dxa"/>
            <w:tcBorders>
              <w:top w:val="single" w:sz="4" w:space="0" w:color="000000"/>
              <w:left w:val="single" w:sz="4" w:space="0" w:color="000000"/>
              <w:bottom w:val="single" w:sz="4" w:space="0" w:color="000000"/>
              <w:right w:val="single" w:sz="4" w:space="0" w:color="000000"/>
            </w:tcBorders>
            <w:vAlign w:val="center"/>
          </w:tcPr>
          <w:p w14:paraId="430B8536"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tăng cường sàn khu vực xe chạy, Ụ biện pháp, bịt sàn ram dốc biện pháp mác 400#</w:t>
            </w:r>
          </w:p>
        </w:tc>
        <w:tc>
          <w:tcPr>
            <w:tcW w:w="1134" w:type="dxa"/>
            <w:tcBorders>
              <w:top w:val="single" w:sz="4" w:space="0" w:color="000000"/>
              <w:left w:val="single" w:sz="4" w:space="0" w:color="000000"/>
              <w:bottom w:val="single" w:sz="4" w:space="0" w:color="000000"/>
              <w:right w:val="single" w:sz="4" w:space="0" w:color="000000"/>
            </w:tcBorders>
            <w:vAlign w:val="center"/>
          </w:tcPr>
          <w:p w14:paraId="2C024275"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DBC542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6CF61BBC"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3892EFF6"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780C832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62,94</w:t>
            </w:r>
          </w:p>
        </w:tc>
        <w:tc>
          <w:tcPr>
            <w:tcW w:w="1134" w:type="dxa"/>
            <w:tcBorders>
              <w:top w:val="single" w:sz="4" w:space="0" w:color="000000"/>
              <w:left w:val="single" w:sz="4" w:space="0" w:color="000000"/>
              <w:bottom w:val="single" w:sz="4" w:space="0" w:color="000000"/>
              <w:right w:val="single" w:sz="4" w:space="0" w:color="000000"/>
            </w:tcBorders>
            <w:vAlign w:val="center"/>
          </w:tcPr>
          <w:p w14:paraId="1310B11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2.415.758</w:t>
            </w:r>
          </w:p>
        </w:tc>
        <w:tc>
          <w:tcPr>
            <w:tcW w:w="1421" w:type="dxa"/>
            <w:tcBorders>
              <w:top w:val="single" w:sz="4" w:space="0" w:color="000000"/>
              <w:left w:val="single" w:sz="4" w:space="0" w:color="000000"/>
              <w:bottom w:val="single" w:sz="4" w:space="0" w:color="000000"/>
              <w:right w:val="single" w:sz="4" w:space="0" w:color="000000"/>
            </w:tcBorders>
            <w:vAlign w:val="center"/>
          </w:tcPr>
          <w:p w14:paraId="02664FC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152.040.561</w:t>
            </w:r>
          </w:p>
        </w:tc>
      </w:tr>
      <w:tr w:rsidR="00DE62AE" w14:paraId="6AC2836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3D6249"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F059DF"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Cốt thép</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B48132"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CD5C6A"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5F3515"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845A04"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7E412A"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2.878,59</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96CFE2"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B1F2F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71.387.468.163</w:t>
            </w:r>
          </w:p>
        </w:tc>
      </w:tr>
      <w:tr w:rsidR="00DE62AE" w14:paraId="02A4866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337336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14</w:t>
            </w:r>
          </w:p>
        </w:tc>
        <w:tc>
          <w:tcPr>
            <w:tcW w:w="1813" w:type="dxa"/>
            <w:tcBorders>
              <w:top w:val="single" w:sz="4" w:space="0" w:color="000000"/>
              <w:left w:val="single" w:sz="4" w:space="0" w:color="000000"/>
              <w:bottom w:val="single" w:sz="4" w:space="0" w:color="000000"/>
              <w:right w:val="single" w:sz="4" w:space="0" w:color="000000"/>
            </w:tcBorders>
            <w:vAlign w:val="center"/>
          </w:tcPr>
          <w:p w14:paraId="37BBA001"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Cốt thép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3F618EF"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327691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14:paraId="19F81A4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324,8</w:t>
            </w:r>
          </w:p>
        </w:tc>
        <w:tc>
          <w:tcPr>
            <w:tcW w:w="849" w:type="dxa"/>
            <w:tcBorders>
              <w:top w:val="single" w:sz="4" w:space="0" w:color="000000"/>
              <w:left w:val="single" w:sz="4" w:space="0" w:color="000000"/>
              <w:bottom w:val="single" w:sz="4" w:space="0" w:color="000000"/>
              <w:right w:val="single" w:sz="4" w:space="0" w:color="000000"/>
            </w:tcBorders>
            <w:vAlign w:val="center"/>
          </w:tcPr>
          <w:p w14:paraId="5E1618F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1.097,24</w:t>
            </w:r>
          </w:p>
        </w:tc>
        <w:tc>
          <w:tcPr>
            <w:tcW w:w="852" w:type="dxa"/>
            <w:tcBorders>
              <w:top w:val="single" w:sz="4" w:space="0" w:color="000000"/>
              <w:left w:val="single" w:sz="4" w:space="0" w:color="000000"/>
              <w:bottom w:val="single" w:sz="4" w:space="0" w:color="000000"/>
              <w:right w:val="single" w:sz="4" w:space="0" w:color="000000"/>
            </w:tcBorders>
            <w:vAlign w:val="center"/>
          </w:tcPr>
          <w:p w14:paraId="10C8015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1.422,05</w:t>
            </w:r>
          </w:p>
        </w:tc>
        <w:tc>
          <w:tcPr>
            <w:tcW w:w="1134" w:type="dxa"/>
            <w:tcBorders>
              <w:top w:val="single" w:sz="4" w:space="0" w:color="000000"/>
              <w:left w:val="single" w:sz="4" w:space="0" w:color="000000"/>
              <w:bottom w:val="single" w:sz="4" w:space="0" w:color="000000"/>
              <w:right w:val="single" w:sz="4" w:space="0" w:color="000000"/>
            </w:tcBorders>
            <w:vAlign w:val="center"/>
          </w:tcPr>
          <w:p w14:paraId="63E9138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14:paraId="7F9E9AC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34.861.694.045</w:t>
            </w:r>
          </w:p>
        </w:tc>
      </w:tr>
      <w:tr w:rsidR="00DE62AE" w14:paraId="7270DB19"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CC4192B"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15</w:t>
            </w:r>
          </w:p>
        </w:tc>
        <w:tc>
          <w:tcPr>
            <w:tcW w:w="1813" w:type="dxa"/>
            <w:tcBorders>
              <w:top w:val="single" w:sz="4" w:space="0" w:color="000000"/>
              <w:left w:val="single" w:sz="4" w:space="0" w:color="000000"/>
              <w:bottom w:val="single" w:sz="4" w:space="0" w:color="000000"/>
              <w:right w:val="single" w:sz="4" w:space="0" w:color="000000"/>
            </w:tcBorders>
            <w:vAlign w:val="center"/>
          </w:tcPr>
          <w:p w14:paraId="0A066FFA"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Cốt thép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4027CD9"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E7C5F0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14:paraId="64578E3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131,45</w:t>
            </w:r>
          </w:p>
        </w:tc>
        <w:tc>
          <w:tcPr>
            <w:tcW w:w="849" w:type="dxa"/>
            <w:tcBorders>
              <w:top w:val="single" w:sz="4" w:space="0" w:color="000000"/>
              <w:left w:val="single" w:sz="4" w:space="0" w:color="000000"/>
              <w:bottom w:val="single" w:sz="4" w:space="0" w:color="000000"/>
              <w:right w:val="single" w:sz="4" w:space="0" w:color="000000"/>
            </w:tcBorders>
            <w:vAlign w:val="center"/>
          </w:tcPr>
          <w:p w14:paraId="0DF72CD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316,35</w:t>
            </w:r>
          </w:p>
        </w:tc>
        <w:tc>
          <w:tcPr>
            <w:tcW w:w="852" w:type="dxa"/>
            <w:tcBorders>
              <w:top w:val="single" w:sz="4" w:space="0" w:color="000000"/>
              <w:left w:val="single" w:sz="4" w:space="0" w:color="000000"/>
              <w:bottom w:val="single" w:sz="4" w:space="0" w:color="000000"/>
              <w:right w:val="single" w:sz="4" w:space="0" w:color="000000"/>
            </w:tcBorders>
            <w:vAlign w:val="center"/>
          </w:tcPr>
          <w:p w14:paraId="5E81218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447,79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AF032E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14:paraId="0BDE83BF"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10.977.760.881</w:t>
            </w:r>
          </w:p>
        </w:tc>
      </w:tr>
      <w:tr w:rsidR="00DE62AE" w14:paraId="61B585C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E924E6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16</w:t>
            </w:r>
          </w:p>
        </w:tc>
        <w:tc>
          <w:tcPr>
            <w:tcW w:w="1813" w:type="dxa"/>
            <w:tcBorders>
              <w:top w:val="single" w:sz="4" w:space="0" w:color="000000"/>
              <w:left w:val="single" w:sz="4" w:space="0" w:color="000000"/>
              <w:bottom w:val="single" w:sz="4" w:space="0" w:color="000000"/>
              <w:right w:val="single" w:sz="4" w:space="0" w:color="000000"/>
            </w:tcBorders>
            <w:vAlign w:val="center"/>
          </w:tcPr>
          <w:p w14:paraId="7DD7D801"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Cốt thép sàn</w:t>
            </w:r>
          </w:p>
        </w:tc>
        <w:tc>
          <w:tcPr>
            <w:tcW w:w="1134" w:type="dxa"/>
            <w:tcBorders>
              <w:top w:val="single" w:sz="4" w:space="0" w:color="000000"/>
              <w:left w:val="single" w:sz="4" w:space="0" w:color="000000"/>
              <w:bottom w:val="single" w:sz="4" w:space="0" w:color="000000"/>
              <w:right w:val="single" w:sz="4" w:space="0" w:color="000000"/>
            </w:tcBorders>
            <w:vAlign w:val="center"/>
          </w:tcPr>
          <w:p w14:paraId="5C869CEA"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33EB54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14:paraId="07BCE00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161,41</w:t>
            </w:r>
          </w:p>
        </w:tc>
        <w:tc>
          <w:tcPr>
            <w:tcW w:w="849" w:type="dxa"/>
            <w:tcBorders>
              <w:top w:val="single" w:sz="4" w:space="0" w:color="000000"/>
              <w:left w:val="single" w:sz="4" w:space="0" w:color="000000"/>
              <w:bottom w:val="single" w:sz="4" w:space="0" w:color="000000"/>
              <w:right w:val="single" w:sz="4" w:space="0" w:color="000000"/>
            </w:tcBorders>
            <w:vAlign w:val="center"/>
          </w:tcPr>
          <w:p w14:paraId="73EA21D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775,97</w:t>
            </w:r>
          </w:p>
        </w:tc>
        <w:tc>
          <w:tcPr>
            <w:tcW w:w="852" w:type="dxa"/>
            <w:tcBorders>
              <w:top w:val="single" w:sz="4" w:space="0" w:color="000000"/>
              <w:left w:val="single" w:sz="4" w:space="0" w:color="000000"/>
              <w:bottom w:val="single" w:sz="4" w:space="0" w:color="000000"/>
              <w:right w:val="single" w:sz="4" w:space="0" w:color="000000"/>
            </w:tcBorders>
            <w:vAlign w:val="center"/>
          </w:tcPr>
          <w:p w14:paraId="7821E82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937,38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7D454D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14:paraId="37C6D3B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22.980.058.331</w:t>
            </w:r>
          </w:p>
        </w:tc>
      </w:tr>
      <w:tr w:rsidR="00DE62AE" w14:paraId="50F9FEF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BDACD49"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17</w:t>
            </w:r>
          </w:p>
        </w:tc>
        <w:tc>
          <w:tcPr>
            <w:tcW w:w="1813" w:type="dxa"/>
            <w:tcBorders>
              <w:top w:val="single" w:sz="4" w:space="0" w:color="000000"/>
              <w:left w:val="single" w:sz="4" w:space="0" w:color="000000"/>
              <w:bottom w:val="single" w:sz="4" w:space="0" w:color="000000"/>
              <w:right w:val="single" w:sz="4" w:space="0" w:color="000000"/>
            </w:tcBorders>
            <w:vAlign w:val="center"/>
          </w:tcPr>
          <w:p w14:paraId="64022BC1"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Cốt thép dầm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42557AD5"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456108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14:paraId="54C5BC8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15,62</w:t>
            </w:r>
          </w:p>
        </w:tc>
        <w:tc>
          <w:tcPr>
            <w:tcW w:w="849" w:type="dxa"/>
            <w:tcBorders>
              <w:top w:val="single" w:sz="4" w:space="0" w:color="000000"/>
              <w:left w:val="single" w:sz="4" w:space="0" w:color="000000"/>
              <w:bottom w:val="single" w:sz="4" w:space="0" w:color="000000"/>
              <w:right w:val="single" w:sz="4" w:space="0" w:color="000000"/>
            </w:tcBorders>
            <w:vAlign w:val="center"/>
          </w:tcPr>
          <w:p w14:paraId="40DE4F9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55,76</w:t>
            </w:r>
          </w:p>
        </w:tc>
        <w:tc>
          <w:tcPr>
            <w:tcW w:w="852" w:type="dxa"/>
            <w:tcBorders>
              <w:top w:val="single" w:sz="4" w:space="0" w:color="000000"/>
              <w:left w:val="single" w:sz="4" w:space="0" w:color="000000"/>
              <w:bottom w:val="single" w:sz="4" w:space="0" w:color="000000"/>
              <w:right w:val="single" w:sz="4" w:space="0" w:color="000000"/>
            </w:tcBorders>
            <w:vAlign w:val="center"/>
          </w:tcPr>
          <w:p w14:paraId="2B9F8DA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71,37</w:t>
            </w:r>
          </w:p>
        </w:tc>
        <w:tc>
          <w:tcPr>
            <w:tcW w:w="1134" w:type="dxa"/>
            <w:tcBorders>
              <w:top w:val="single" w:sz="4" w:space="0" w:color="000000"/>
              <w:left w:val="single" w:sz="4" w:space="0" w:color="000000"/>
              <w:bottom w:val="single" w:sz="4" w:space="0" w:color="000000"/>
              <w:right w:val="single" w:sz="4" w:space="0" w:color="000000"/>
            </w:tcBorders>
            <w:vAlign w:val="center"/>
          </w:tcPr>
          <w:p w14:paraId="2309EB9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14:paraId="4E9F512D"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1.749.702.829</w:t>
            </w:r>
          </w:p>
        </w:tc>
      </w:tr>
      <w:tr w:rsidR="00DE62AE" w14:paraId="1B96F76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1B73ED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18</w:t>
            </w:r>
          </w:p>
        </w:tc>
        <w:tc>
          <w:tcPr>
            <w:tcW w:w="1813" w:type="dxa"/>
            <w:tcBorders>
              <w:top w:val="single" w:sz="4" w:space="0" w:color="000000"/>
              <w:left w:val="single" w:sz="4" w:space="0" w:color="000000"/>
              <w:bottom w:val="single" w:sz="4" w:space="0" w:color="000000"/>
              <w:right w:val="single" w:sz="4" w:space="0" w:color="000000"/>
            </w:tcBorders>
            <w:vAlign w:val="center"/>
          </w:tcPr>
          <w:p w14:paraId="0DF2BAA4"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Cốt thép tăng cường sàn khu vực xe chạy, Ụ biện pháp, bịt sàn ram dốc biện pháp</w:t>
            </w:r>
          </w:p>
        </w:tc>
        <w:tc>
          <w:tcPr>
            <w:tcW w:w="1134" w:type="dxa"/>
            <w:tcBorders>
              <w:top w:val="single" w:sz="4" w:space="0" w:color="000000"/>
              <w:left w:val="single" w:sz="4" w:space="0" w:color="000000"/>
              <w:bottom w:val="single" w:sz="4" w:space="0" w:color="000000"/>
              <w:right w:val="single" w:sz="4" w:space="0" w:color="000000"/>
            </w:tcBorders>
            <w:vAlign w:val="center"/>
          </w:tcPr>
          <w:p w14:paraId="33EED4B6"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C63074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14:paraId="2E1A5135"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42AA3D30"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17FA399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35,64</w:t>
            </w:r>
          </w:p>
        </w:tc>
        <w:tc>
          <w:tcPr>
            <w:tcW w:w="1134" w:type="dxa"/>
            <w:tcBorders>
              <w:top w:val="single" w:sz="4" w:space="0" w:color="000000"/>
              <w:left w:val="single" w:sz="4" w:space="0" w:color="000000"/>
              <w:bottom w:val="single" w:sz="4" w:space="0" w:color="000000"/>
              <w:right w:val="single" w:sz="4" w:space="0" w:color="000000"/>
            </w:tcBorders>
            <w:vAlign w:val="center"/>
          </w:tcPr>
          <w:p w14:paraId="7580704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22.956.075</w:t>
            </w:r>
          </w:p>
        </w:tc>
        <w:tc>
          <w:tcPr>
            <w:tcW w:w="1421" w:type="dxa"/>
            <w:tcBorders>
              <w:top w:val="single" w:sz="4" w:space="0" w:color="000000"/>
              <w:left w:val="single" w:sz="4" w:space="0" w:color="000000"/>
              <w:bottom w:val="single" w:sz="4" w:space="0" w:color="000000"/>
              <w:right w:val="single" w:sz="4" w:space="0" w:color="000000"/>
            </w:tcBorders>
            <w:vAlign w:val="center"/>
          </w:tcPr>
          <w:p w14:paraId="5B6061D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818.252.076</w:t>
            </w:r>
          </w:p>
        </w:tc>
      </w:tr>
      <w:tr w:rsidR="00DE62AE" w14:paraId="72CEF7E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9D48DD"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010D17"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Ván khuôn</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601E26"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7155C5"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F448B9"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96B91A"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47D064"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44.379,01</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128423"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641D9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18.238.921.560</w:t>
            </w:r>
          </w:p>
        </w:tc>
      </w:tr>
      <w:tr w:rsidR="00DE62AE" w14:paraId="58B06BC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909238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20</w:t>
            </w:r>
          </w:p>
        </w:tc>
        <w:tc>
          <w:tcPr>
            <w:tcW w:w="1813" w:type="dxa"/>
            <w:tcBorders>
              <w:top w:val="single" w:sz="4" w:space="0" w:color="000000"/>
              <w:left w:val="single" w:sz="4" w:space="0" w:color="000000"/>
              <w:bottom w:val="single" w:sz="4" w:space="0" w:color="000000"/>
              <w:right w:val="single" w:sz="4" w:space="0" w:color="000000"/>
            </w:tcBorders>
            <w:vAlign w:val="center"/>
          </w:tcPr>
          <w:p w14:paraId="3EA58867"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Ván khuôn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6F6EA963"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365303B"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5BF8054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1.392,34</w:t>
            </w:r>
          </w:p>
        </w:tc>
        <w:tc>
          <w:tcPr>
            <w:tcW w:w="849" w:type="dxa"/>
            <w:tcBorders>
              <w:top w:val="single" w:sz="4" w:space="0" w:color="000000"/>
              <w:left w:val="single" w:sz="4" w:space="0" w:color="000000"/>
              <w:bottom w:val="single" w:sz="4" w:space="0" w:color="000000"/>
              <w:right w:val="single" w:sz="4" w:space="0" w:color="000000"/>
            </w:tcBorders>
            <w:vAlign w:val="center"/>
          </w:tcPr>
          <w:p w14:paraId="54EE3C7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2.628,26</w:t>
            </w:r>
          </w:p>
        </w:tc>
        <w:tc>
          <w:tcPr>
            <w:tcW w:w="852" w:type="dxa"/>
            <w:tcBorders>
              <w:top w:val="single" w:sz="4" w:space="0" w:color="000000"/>
              <w:left w:val="single" w:sz="4" w:space="0" w:color="000000"/>
              <w:bottom w:val="single" w:sz="4" w:space="0" w:color="000000"/>
              <w:right w:val="single" w:sz="4" w:space="0" w:color="000000"/>
            </w:tcBorders>
            <w:vAlign w:val="center"/>
          </w:tcPr>
          <w:p w14:paraId="5292A7B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4.020,6</w:t>
            </w:r>
          </w:p>
        </w:tc>
        <w:tc>
          <w:tcPr>
            <w:tcW w:w="1134" w:type="dxa"/>
            <w:tcBorders>
              <w:top w:val="single" w:sz="4" w:space="0" w:color="000000"/>
              <w:left w:val="single" w:sz="4" w:space="0" w:color="000000"/>
              <w:bottom w:val="single" w:sz="4" w:space="0" w:color="000000"/>
              <w:right w:val="single" w:sz="4" w:space="0" w:color="000000"/>
            </w:tcBorders>
            <w:vAlign w:val="center"/>
          </w:tcPr>
          <w:p w14:paraId="5F39662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14:paraId="380FFED8"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1.636.786.260</w:t>
            </w:r>
          </w:p>
        </w:tc>
      </w:tr>
      <w:tr w:rsidR="00DE62AE" w14:paraId="117033C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3246E5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lastRenderedPageBreak/>
              <w:t>21</w:t>
            </w:r>
          </w:p>
        </w:tc>
        <w:tc>
          <w:tcPr>
            <w:tcW w:w="1813" w:type="dxa"/>
            <w:tcBorders>
              <w:top w:val="single" w:sz="4" w:space="0" w:color="000000"/>
              <w:left w:val="single" w:sz="4" w:space="0" w:color="000000"/>
              <w:bottom w:val="single" w:sz="4" w:space="0" w:color="000000"/>
              <w:right w:val="single" w:sz="4" w:space="0" w:color="000000"/>
            </w:tcBorders>
            <w:vAlign w:val="center"/>
          </w:tcPr>
          <w:p w14:paraId="27A8E0E9"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Ván khuôn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4C90911"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F6D810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26FCD28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4.590</w:t>
            </w:r>
          </w:p>
        </w:tc>
        <w:tc>
          <w:tcPr>
            <w:tcW w:w="849" w:type="dxa"/>
            <w:tcBorders>
              <w:top w:val="single" w:sz="4" w:space="0" w:color="000000"/>
              <w:left w:val="single" w:sz="4" w:space="0" w:color="000000"/>
              <w:bottom w:val="single" w:sz="4" w:space="0" w:color="000000"/>
              <w:right w:val="single" w:sz="4" w:space="0" w:color="000000"/>
            </w:tcBorders>
            <w:vAlign w:val="center"/>
          </w:tcPr>
          <w:p w14:paraId="4C26246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10.591,12</w:t>
            </w:r>
          </w:p>
        </w:tc>
        <w:tc>
          <w:tcPr>
            <w:tcW w:w="852" w:type="dxa"/>
            <w:tcBorders>
              <w:top w:val="single" w:sz="4" w:space="0" w:color="000000"/>
              <w:left w:val="single" w:sz="4" w:space="0" w:color="000000"/>
              <w:bottom w:val="single" w:sz="4" w:space="0" w:color="000000"/>
              <w:right w:val="single" w:sz="4" w:space="0" w:color="000000"/>
            </w:tcBorders>
            <w:vAlign w:val="center"/>
          </w:tcPr>
          <w:p w14:paraId="6E4F00D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15.181,12</w:t>
            </w:r>
          </w:p>
        </w:tc>
        <w:tc>
          <w:tcPr>
            <w:tcW w:w="1134" w:type="dxa"/>
            <w:tcBorders>
              <w:top w:val="single" w:sz="4" w:space="0" w:color="000000"/>
              <w:left w:val="single" w:sz="4" w:space="0" w:color="000000"/>
              <w:bottom w:val="single" w:sz="4" w:space="0" w:color="000000"/>
              <w:right w:val="single" w:sz="4" w:space="0" w:color="000000"/>
            </w:tcBorders>
            <w:vAlign w:val="center"/>
          </w:tcPr>
          <w:p w14:paraId="67E13E1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14:paraId="47187C9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6.180.233.138</w:t>
            </w:r>
          </w:p>
        </w:tc>
      </w:tr>
      <w:tr w:rsidR="00DE62AE" w14:paraId="084B9E0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87E1B81"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22</w:t>
            </w:r>
          </w:p>
        </w:tc>
        <w:tc>
          <w:tcPr>
            <w:tcW w:w="1813" w:type="dxa"/>
            <w:tcBorders>
              <w:top w:val="single" w:sz="4" w:space="0" w:color="000000"/>
              <w:left w:val="single" w:sz="4" w:space="0" w:color="000000"/>
              <w:bottom w:val="single" w:sz="4" w:space="0" w:color="000000"/>
              <w:right w:val="single" w:sz="4" w:space="0" w:color="000000"/>
            </w:tcBorders>
            <w:vAlign w:val="center"/>
          </w:tcPr>
          <w:p w14:paraId="38F1D3A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Ván khuôn sàn</w:t>
            </w:r>
          </w:p>
        </w:tc>
        <w:tc>
          <w:tcPr>
            <w:tcW w:w="1134" w:type="dxa"/>
            <w:tcBorders>
              <w:top w:val="single" w:sz="4" w:space="0" w:color="000000"/>
              <w:left w:val="single" w:sz="4" w:space="0" w:color="000000"/>
              <w:bottom w:val="single" w:sz="4" w:space="0" w:color="000000"/>
              <w:right w:val="single" w:sz="4" w:space="0" w:color="000000"/>
            </w:tcBorders>
            <w:vAlign w:val="center"/>
          </w:tcPr>
          <w:p w14:paraId="30521C9E"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920968A"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523C0E5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2.397,1</w:t>
            </w:r>
          </w:p>
        </w:tc>
        <w:tc>
          <w:tcPr>
            <w:tcW w:w="849" w:type="dxa"/>
            <w:tcBorders>
              <w:top w:val="single" w:sz="4" w:space="0" w:color="000000"/>
              <w:left w:val="single" w:sz="4" w:space="0" w:color="000000"/>
              <w:bottom w:val="single" w:sz="4" w:space="0" w:color="000000"/>
              <w:right w:val="single" w:sz="4" w:space="0" w:color="000000"/>
            </w:tcBorders>
            <w:vAlign w:val="center"/>
          </w:tcPr>
          <w:p w14:paraId="64FFE4A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16.127,19</w:t>
            </w:r>
          </w:p>
        </w:tc>
        <w:tc>
          <w:tcPr>
            <w:tcW w:w="852" w:type="dxa"/>
            <w:tcBorders>
              <w:top w:val="single" w:sz="4" w:space="0" w:color="000000"/>
              <w:left w:val="single" w:sz="4" w:space="0" w:color="000000"/>
              <w:bottom w:val="single" w:sz="4" w:space="0" w:color="000000"/>
              <w:right w:val="single" w:sz="4" w:space="0" w:color="000000"/>
            </w:tcBorders>
            <w:vAlign w:val="center"/>
          </w:tcPr>
          <w:p w14:paraId="47F3662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18.524,29</w:t>
            </w:r>
          </w:p>
        </w:tc>
        <w:tc>
          <w:tcPr>
            <w:tcW w:w="1134" w:type="dxa"/>
            <w:tcBorders>
              <w:top w:val="single" w:sz="4" w:space="0" w:color="000000"/>
              <w:left w:val="single" w:sz="4" w:space="0" w:color="000000"/>
              <w:bottom w:val="single" w:sz="4" w:space="0" w:color="000000"/>
              <w:right w:val="single" w:sz="4" w:space="0" w:color="000000"/>
            </w:tcBorders>
            <w:vAlign w:val="center"/>
          </w:tcPr>
          <w:p w14:paraId="5FA1F82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14:paraId="63BA974F"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7.541.238.459</w:t>
            </w:r>
          </w:p>
        </w:tc>
      </w:tr>
      <w:tr w:rsidR="00DE62AE" w14:paraId="4B8E64F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7FAFED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23</w:t>
            </w:r>
          </w:p>
        </w:tc>
        <w:tc>
          <w:tcPr>
            <w:tcW w:w="1813" w:type="dxa"/>
            <w:tcBorders>
              <w:top w:val="single" w:sz="4" w:space="0" w:color="000000"/>
              <w:left w:val="single" w:sz="4" w:space="0" w:color="000000"/>
              <w:bottom w:val="single" w:sz="4" w:space="0" w:color="000000"/>
              <w:right w:val="single" w:sz="4" w:space="0" w:color="000000"/>
            </w:tcBorders>
            <w:vAlign w:val="center"/>
          </w:tcPr>
          <w:p w14:paraId="53102938"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Ván khuôn dầm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2E0A2761"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6958C81"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423C09A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719,7</w:t>
            </w:r>
          </w:p>
        </w:tc>
        <w:tc>
          <w:tcPr>
            <w:tcW w:w="849" w:type="dxa"/>
            <w:tcBorders>
              <w:top w:val="single" w:sz="4" w:space="0" w:color="000000"/>
              <w:left w:val="single" w:sz="4" w:space="0" w:color="000000"/>
              <w:bottom w:val="single" w:sz="4" w:space="0" w:color="000000"/>
              <w:right w:val="single" w:sz="4" w:space="0" w:color="000000"/>
            </w:tcBorders>
            <w:vAlign w:val="center"/>
          </w:tcPr>
          <w:p w14:paraId="144B2EE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2.500,15</w:t>
            </w:r>
          </w:p>
        </w:tc>
        <w:tc>
          <w:tcPr>
            <w:tcW w:w="852" w:type="dxa"/>
            <w:tcBorders>
              <w:top w:val="single" w:sz="4" w:space="0" w:color="000000"/>
              <w:left w:val="single" w:sz="4" w:space="0" w:color="000000"/>
              <w:bottom w:val="single" w:sz="4" w:space="0" w:color="000000"/>
              <w:right w:val="single" w:sz="4" w:space="0" w:color="000000"/>
            </w:tcBorders>
            <w:vAlign w:val="center"/>
          </w:tcPr>
          <w:p w14:paraId="23520DB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3.219,85</w:t>
            </w:r>
          </w:p>
        </w:tc>
        <w:tc>
          <w:tcPr>
            <w:tcW w:w="1134" w:type="dxa"/>
            <w:tcBorders>
              <w:top w:val="single" w:sz="4" w:space="0" w:color="000000"/>
              <w:left w:val="single" w:sz="4" w:space="0" w:color="000000"/>
              <w:bottom w:val="single" w:sz="4" w:space="0" w:color="000000"/>
              <w:right w:val="single" w:sz="4" w:space="0" w:color="000000"/>
            </w:tcBorders>
            <w:vAlign w:val="center"/>
          </w:tcPr>
          <w:p w14:paraId="1DE5AE4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14:paraId="0F5BB07D"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1.310.800.935</w:t>
            </w:r>
          </w:p>
        </w:tc>
      </w:tr>
      <w:tr w:rsidR="00DE62AE" w14:paraId="0120D87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0C3D1AA"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24</w:t>
            </w:r>
          </w:p>
        </w:tc>
        <w:tc>
          <w:tcPr>
            <w:tcW w:w="1813" w:type="dxa"/>
            <w:tcBorders>
              <w:top w:val="single" w:sz="4" w:space="0" w:color="000000"/>
              <w:left w:val="single" w:sz="4" w:space="0" w:color="000000"/>
              <w:bottom w:val="single" w:sz="4" w:space="0" w:color="000000"/>
              <w:right w:val="single" w:sz="4" w:space="0" w:color="000000"/>
            </w:tcBorders>
            <w:vAlign w:val="center"/>
          </w:tcPr>
          <w:p w14:paraId="634F253F"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Ván khuôn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14:paraId="6E54CE75"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6813FE9"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677DAC9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1.588,3</w:t>
            </w:r>
          </w:p>
        </w:tc>
        <w:tc>
          <w:tcPr>
            <w:tcW w:w="849" w:type="dxa"/>
            <w:tcBorders>
              <w:top w:val="single" w:sz="4" w:space="0" w:color="000000"/>
              <w:left w:val="single" w:sz="4" w:space="0" w:color="000000"/>
              <w:bottom w:val="single" w:sz="4" w:space="0" w:color="000000"/>
              <w:right w:val="single" w:sz="4" w:space="0" w:color="000000"/>
            </w:tcBorders>
            <w:vAlign w:val="center"/>
          </w:tcPr>
          <w:p w14:paraId="5B5288E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1.844,85</w:t>
            </w:r>
          </w:p>
        </w:tc>
        <w:tc>
          <w:tcPr>
            <w:tcW w:w="852" w:type="dxa"/>
            <w:tcBorders>
              <w:top w:val="single" w:sz="4" w:space="0" w:color="000000"/>
              <w:left w:val="single" w:sz="4" w:space="0" w:color="000000"/>
              <w:bottom w:val="single" w:sz="4" w:space="0" w:color="000000"/>
              <w:right w:val="single" w:sz="4" w:space="0" w:color="000000"/>
            </w:tcBorders>
            <w:vAlign w:val="center"/>
          </w:tcPr>
          <w:p w14:paraId="085BB9C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3.433,15</w:t>
            </w:r>
          </w:p>
        </w:tc>
        <w:tc>
          <w:tcPr>
            <w:tcW w:w="1134" w:type="dxa"/>
            <w:tcBorders>
              <w:top w:val="single" w:sz="4" w:space="0" w:color="000000"/>
              <w:left w:val="single" w:sz="4" w:space="0" w:color="000000"/>
              <w:bottom w:val="single" w:sz="4" w:space="0" w:color="000000"/>
              <w:right w:val="single" w:sz="4" w:space="0" w:color="000000"/>
            </w:tcBorders>
            <w:vAlign w:val="center"/>
          </w:tcPr>
          <w:p w14:paraId="41F3AEC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457.266</w:t>
            </w:r>
          </w:p>
        </w:tc>
        <w:tc>
          <w:tcPr>
            <w:tcW w:w="1421" w:type="dxa"/>
            <w:tcBorders>
              <w:top w:val="single" w:sz="4" w:space="0" w:color="000000"/>
              <w:left w:val="single" w:sz="4" w:space="0" w:color="000000"/>
              <w:bottom w:val="single" w:sz="4" w:space="0" w:color="000000"/>
              <w:right w:val="single" w:sz="4" w:space="0" w:color="000000"/>
            </w:tcBorders>
            <w:vAlign w:val="center"/>
          </w:tcPr>
          <w:p w14:paraId="3C862406"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1.569.862.768</w:t>
            </w:r>
          </w:p>
        </w:tc>
      </w:tr>
      <w:tr w:rsidR="00DE62AE" w14:paraId="4919969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1C2DDB"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IV</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181D5A"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BỂ NƯỚC SINH HOẠT (TRONG HẦM B1)</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2ACF20"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58D8C4"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809E62"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4904DE"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4CAED0"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DB2646"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58149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2.381.448.154</w:t>
            </w:r>
          </w:p>
        </w:tc>
      </w:tr>
      <w:tr w:rsidR="00DE62AE" w14:paraId="55B01C7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5B2836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25</w:t>
            </w:r>
          </w:p>
        </w:tc>
        <w:tc>
          <w:tcPr>
            <w:tcW w:w="1813" w:type="dxa"/>
            <w:tcBorders>
              <w:top w:val="single" w:sz="4" w:space="0" w:color="000000"/>
              <w:left w:val="single" w:sz="4" w:space="0" w:color="000000"/>
              <w:bottom w:val="single" w:sz="4" w:space="0" w:color="000000"/>
              <w:right w:val="single" w:sz="4" w:space="0" w:color="000000"/>
            </w:tcBorders>
            <w:vAlign w:val="center"/>
          </w:tcPr>
          <w:p w14:paraId="5C6900B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14:paraId="434DE3D2"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14:paraId="1E29B99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41C2C36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14:paraId="67D0356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14:paraId="399E174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14:paraId="00EFA44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14:paraId="047D4AED"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686.032.416</w:t>
            </w:r>
          </w:p>
        </w:tc>
      </w:tr>
      <w:tr w:rsidR="00DE62AE" w14:paraId="44E94660"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0421487"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26</w:t>
            </w:r>
          </w:p>
        </w:tc>
        <w:tc>
          <w:tcPr>
            <w:tcW w:w="1813" w:type="dxa"/>
            <w:tcBorders>
              <w:top w:val="single" w:sz="4" w:space="0" w:color="000000"/>
              <w:left w:val="single" w:sz="4" w:space="0" w:color="000000"/>
              <w:bottom w:val="single" w:sz="4" w:space="0" w:color="000000"/>
              <w:right w:val="single" w:sz="4" w:space="0" w:color="000000"/>
            </w:tcBorders>
            <w:vAlign w:val="center"/>
          </w:tcPr>
          <w:p w14:paraId="621A5835"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Ván khuôn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B6C8F0"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A47774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12B8B63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14:paraId="53323AE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14:paraId="4909DC1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14:paraId="1A4C94E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14:paraId="06FA21A4"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283.341.600</w:t>
            </w:r>
          </w:p>
        </w:tc>
      </w:tr>
      <w:tr w:rsidR="00DE62AE" w14:paraId="357145C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43DBAC0"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27</w:t>
            </w:r>
          </w:p>
        </w:tc>
        <w:tc>
          <w:tcPr>
            <w:tcW w:w="1813" w:type="dxa"/>
            <w:tcBorders>
              <w:top w:val="single" w:sz="4" w:space="0" w:color="000000"/>
              <w:left w:val="single" w:sz="4" w:space="0" w:color="000000"/>
              <w:bottom w:val="single" w:sz="4" w:space="0" w:color="000000"/>
              <w:right w:val="single" w:sz="4" w:space="0" w:color="000000"/>
            </w:tcBorders>
            <w:vAlign w:val="center"/>
          </w:tcPr>
          <w:p w14:paraId="0F32247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Cốt thép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14:paraId="11AE362A"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3609491"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14:paraId="0B30581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14:paraId="58AF526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14:paraId="58F9052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14:paraId="644834F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14:paraId="4124A24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1.412.074.138</w:t>
            </w:r>
          </w:p>
        </w:tc>
      </w:tr>
      <w:tr w:rsidR="00DE62AE" w14:paraId="79CC3CD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8E6C35"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DA1EB2"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BỂ NƯỚC PCCC (TRONG HẦM B1)</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D86CA6"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CD2248"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6A8CEF0"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17C287"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B8E79C1"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E1AA3E"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4CF127"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2.381.448.154</w:t>
            </w:r>
          </w:p>
        </w:tc>
      </w:tr>
      <w:tr w:rsidR="00DE62AE" w14:paraId="5B87C75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B46A527"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28</w:t>
            </w:r>
          </w:p>
        </w:tc>
        <w:tc>
          <w:tcPr>
            <w:tcW w:w="1813" w:type="dxa"/>
            <w:tcBorders>
              <w:top w:val="single" w:sz="4" w:space="0" w:color="000000"/>
              <w:left w:val="single" w:sz="4" w:space="0" w:color="000000"/>
              <w:bottom w:val="single" w:sz="4" w:space="0" w:color="000000"/>
              <w:right w:val="single" w:sz="4" w:space="0" w:color="000000"/>
            </w:tcBorders>
            <w:vAlign w:val="center"/>
          </w:tcPr>
          <w:p w14:paraId="503A80B0"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14:paraId="6F67D0A1"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14:paraId="7CBB9184"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42CA7DD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14:paraId="6D4AC24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14:paraId="680BEC7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14:paraId="2C7B86F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14:paraId="19F4B31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686.032.416</w:t>
            </w:r>
          </w:p>
        </w:tc>
      </w:tr>
      <w:tr w:rsidR="00DE62AE" w14:paraId="7194374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2F6EE63"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29</w:t>
            </w:r>
          </w:p>
        </w:tc>
        <w:tc>
          <w:tcPr>
            <w:tcW w:w="1813" w:type="dxa"/>
            <w:tcBorders>
              <w:top w:val="single" w:sz="4" w:space="0" w:color="000000"/>
              <w:left w:val="single" w:sz="4" w:space="0" w:color="000000"/>
              <w:bottom w:val="single" w:sz="4" w:space="0" w:color="000000"/>
              <w:right w:val="single" w:sz="4" w:space="0" w:color="000000"/>
            </w:tcBorders>
            <w:vAlign w:val="center"/>
          </w:tcPr>
          <w:p w14:paraId="5623EBA9"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Ván khuôn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14:paraId="3B1485DE"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D606D7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1754439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14:paraId="16B133F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14:paraId="27239B9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14:paraId="1C13E7C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14:paraId="42AFE941"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283.341.600</w:t>
            </w:r>
          </w:p>
        </w:tc>
      </w:tr>
      <w:tr w:rsidR="00DE62AE" w14:paraId="00381AC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E19A8B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30</w:t>
            </w:r>
          </w:p>
        </w:tc>
        <w:tc>
          <w:tcPr>
            <w:tcW w:w="1813" w:type="dxa"/>
            <w:tcBorders>
              <w:top w:val="single" w:sz="4" w:space="0" w:color="000000"/>
              <w:left w:val="single" w:sz="4" w:space="0" w:color="000000"/>
              <w:bottom w:val="single" w:sz="4" w:space="0" w:color="000000"/>
              <w:right w:val="single" w:sz="4" w:space="0" w:color="000000"/>
            </w:tcBorders>
            <w:vAlign w:val="center"/>
          </w:tcPr>
          <w:p w14:paraId="196B1D93"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Cốt thép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14:paraId="3D5A4BBF"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C18B2D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14:paraId="6A91640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14:paraId="66B83C4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14:paraId="44ED962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14:paraId="69A5797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14:paraId="0C324971"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1.412.074.138</w:t>
            </w:r>
          </w:p>
        </w:tc>
      </w:tr>
      <w:tr w:rsidR="00DE62AE" w14:paraId="6465C04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688DB4"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10EF75"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BỂ NƯỚC XLNT (TRONG HẦM B1)</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BF4523"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Kích thước bể 525m3, 10x15x3.5</w:t>
            </w: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CC3D69"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5CBBFC"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A4A065"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AA0141"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FF0E26"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CECB9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2.381.448.154</w:t>
            </w:r>
          </w:p>
        </w:tc>
      </w:tr>
      <w:tr w:rsidR="00DE62AE" w14:paraId="2724AA1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E8DCB11"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31</w:t>
            </w:r>
          </w:p>
        </w:tc>
        <w:tc>
          <w:tcPr>
            <w:tcW w:w="1813" w:type="dxa"/>
            <w:tcBorders>
              <w:top w:val="single" w:sz="4" w:space="0" w:color="000000"/>
              <w:left w:val="single" w:sz="4" w:space="0" w:color="000000"/>
              <w:bottom w:val="single" w:sz="4" w:space="0" w:color="000000"/>
              <w:right w:val="single" w:sz="4" w:space="0" w:color="000000"/>
            </w:tcBorders>
            <w:vAlign w:val="center"/>
          </w:tcPr>
          <w:p w14:paraId="10B42744"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14:paraId="6A53183E"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14:paraId="10D5F9B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7BDA7AC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14:paraId="07A4600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14:paraId="480500F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14:paraId="03034A2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14:paraId="30402052"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686.032.416</w:t>
            </w:r>
          </w:p>
        </w:tc>
      </w:tr>
      <w:tr w:rsidR="00DE62AE" w14:paraId="1D5A655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49DAC43"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32</w:t>
            </w:r>
          </w:p>
        </w:tc>
        <w:tc>
          <w:tcPr>
            <w:tcW w:w="1813" w:type="dxa"/>
            <w:tcBorders>
              <w:top w:val="single" w:sz="4" w:space="0" w:color="000000"/>
              <w:left w:val="single" w:sz="4" w:space="0" w:color="000000"/>
              <w:bottom w:val="single" w:sz="4" w:space="0" w:color="000000"/>
              <w:right w:val="single" w:sz="4" w:space="0" w:color="000000"/>
            </w:tcBorders>
            <w:vAlign w:val="center"/>
          </w:tcPr>
          <w:p w14:paraId="6FE66EDD"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Ván khuôn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14:paraId="7637FD08"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CF319B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752E340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14:paraId="088FEE3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14:paraId="14B30BB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14:paraId="33D4A9B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14:paraId="007ED913"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283.341.600</w:t>
            </w:r>
          </w:p>
        </w:tc>
      </w:tr>
      <w:tr w:rsidR="00DE62AE" w14:paraId="3D43603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FEEF10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33</w:t>
            </w:r>
          </w:p>
        </w:tc>
        <w:tc>
          <w:tcPr>
            <w:tcW w:w="1813" w:type="dxa"/>
            <w:tcBorders>
              <w:top w:val="single" w:sz="4" w:space="0" w:color="000000"/>
              <w:left w:val="single" w:sz="4" w:space="0" w:color="000000"/>
              <w:bottom w:val="single" w:sz="4" w:space="0" w:color="000000"/>
              <w:right w:val="single" w:sz="4" w:space="0" w:color="000000"/>
            </w:tcBorders>
            <w:vAlign w:val="center"/>
          </w:tcPr>
          <w:p w14:paraId="7CA296BD"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Cốt thép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14:paraId="047DC165"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770EAC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14:paraId="71EB98C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14:paraId="7650E4E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14:paraId="18697CC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14:paraId="21E5C86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14:paraId="0746AC0F"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1.412.074.138</w:t>
            </w:r>
          </w:p>
        </w:tc>
      </w:tr>
      <w:tr w:rsidR="00DE62AE" w14:paraId="43FE9BF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CCFE51E"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E958B63"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CÁC HẠNG MỤC KHÁC</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11267D"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FE54DD"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0A78C1"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C74F1E"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3304EC"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508F19"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8EA937"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5.713.276.503</w:t>
            </w:r>
          </w:p>
        </w:tc>
      </w:tr>
      <w:tr w:rsidR="00DE62AE" w14:paraId="0A5320B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9B3202A"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34</w:t>
            </w:r>
          </w:p>
        </w:tc>
        <w:tc>
          <w:tcPr>
            <w:tcW w:w="1813" w:type="dxa"/>
            <w:tcBorders>
              <w:top w:val="single" w:sz="4" w:space="0" w:color="000000"/>
              <w:left w:val="single" w:sz="4" w:space="0" w:color="000000"/>
              <w:bottom w:val="single" w:sz="4" w:space="0" w:color="000000"/>
              <w:right w:val="single" w:sz="4" w:space="0" w:color="000000"/>
            </w:tcBorders>
            <w:vAlign w:val="center"/>
          </w:tcPr>
          <w:p w14:paraId="07E5AA47"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Chống thấm nền</w:t>
            </w:r>
          </w:p>
        </w:tc>
        <w:tc>
          <w:tcPr>
            <w:tcW w:w="1134" w:type="dxa"/>
            <w:tcBorders>
              <w:top w:val="single" w:sz="4" w:space="0" w:color="000000"/>
              <w:left w:val="single" w:sz="4" w:space="0" w:color="000000"/>
              <w:bottom w:val="single" w:sz="4" w:space="0" w:color="000000"/>
              <w:right w:val="single" w:sz="4" w:space="0" w:color="000000"/>
            </w:tcBorders>
            <w:vAlign w:val="center"/>
          </w:tcPr>
          <w:p w14:paraId="10C2100E"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FEEADA4"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0288748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2.182</w:t>
            </w:r>
          </w:p>
        </w:tc>
        <w:tc>
          <w:tcPr>
            <w:tcW w:w="849" w:type="dxa"/>
            <w:tcBorders>
              <w:top w:val="single" w:sz="4" w:space="0" w:color="000000"/>
              <w:left w:val="single" w:sz="4" w:space="0" w:color="000000"/>
              <w:bottom w:val="single" w:sz="4" w:space="0" w:color="000000"/>
              <w:right w:val="single" w:sz="4" w:space="0" w:color="000000"/>
            </w:tcBorders>
            <w:vAlign w:val="center"/>
          </w:tcPr>
          <w:p w14:paraId="47EA192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8.163</w:t>
            </w:r>
          </w:p>
        </w:tc>
        <w:tc>
          <w:tcPr>
            <w:tcW w:w="852" w:type="dxa"/>
            <w:tcBorders>
              <w:top w:val="single" w:sz="4" w:space="0" w:color="000000"/>
              <w:left w:val="single" w:sz="4" w:space="0" w:color="000000"/>
              <w:bottom w:val="single" w:sz="4" w:space="0" w:color="000000"/>
              <w:right w:val="single" w:sz="4" w:space="0" w:color="000000"/>
            </w:tcBorders>
            <w:vAlign w:val="center"/>
          </w:tcPr>
          <w:p w14:paraId="7AD3F86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10.345</w:t>
            </w:r>
          </w:p>
        </w:tc>
        <w:tc>
          <w:tcPr>
            <w:tcW w:w="1134" w:type="dxa"/>
            <w:tcBorders>
              <w:top w:val="single" w:sz="4" w:space="0" w:color="000000"/>
              <w:left w:val="single" w:sz="4" w:space="0" w:color="000000"/>
              <w:bottom w:val="single" w:sz="4" w:space="0" w:color="000000"/>
              <w:right w:val="single" w:sz="4" w:space="0" w:color="000000"/>
            </w:tcBorders>
            <w:vAlign w:val="center"/>
          </w:tcPr>
          <w:p w14:paraId="30ECCB2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413.398</w:t>
            </w:r>
          </w:p>
        </w:tc>
        <w:tc>
          <w:tcPr>
            <w:tcW w:w="1421" w:type="dxa"/>
            <w:tcBorders>
              <w:top w:val="single" w:sz="4" w:space="0" w:color="000000"/>
              <w:left w:val="single" w:sz="4" w:space="0" w:color="000000"/>
              <w:bottom w:val="single" w:sz="4" w:space="0" w:color="000000"/>
              <w:right w:val="single" w:sz="4" w:space="0" w:color="000000"/>
            </w:tcBorders>
            <w:vAlign w:val="center"/>
          </w:tcPr>
          <w:p w14:paraId="073B55B1"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4.276.602.310</w:t>
            </w:r>
          </w:p>
        </w:tc>
      </w:tr>
      <w:tr w:rsidR="00DE62AE" w14:paraId="41C57A50"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21A2BC0"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35</w:t>
            </w:r>
          </w:p>
        </w:tc>
        <w:tc>
          <w:tcPr>
            <w:tcW w:w="1813" w:type="dxa"/>
            <w:tcBorders>
              <w:top w:val="single" w:sz="4" w:space="0" w:color="000000"/>
              <w:left w:val="single" w:sz="4" w:space="0" w:color="000000"/>
              <w:bottom w:val="single" w:sz="4" w:space="0" w:color="000000"/>
              <w:right w:val="single" w:sz="4" w:space="0" w:color="000000"/>
            </w:tcBorders>
            <w:vAlign w:val="center"/>
          </w:tcPr>
          <w:p w14:paraId="310D2B7C"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Chống thấm tường tầng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6149F981"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DF5B250"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05C688D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1.281,04</w:t>
            </w:r>
          </w:p>
        </w:tc>
        <w:tc>
          <w:tcPr>
            <w:tcW w:w="849" w:type="dxa"/>
            <w:tcBorders>
              <w:top w:val="single" w:sz="4" w:space="0" w:color="000000"/>
              <w:left w:val="single" w:sz="4" w:space="0" w:color="000000"/>
              <w:bottom w:val="single" w:sz="4" w:space="0" w:color="000000"/>
              <w:right w:val="single" w:sz="4" w:space="0" w:color="000000"/>
            </w:tcBorders>
            <w:vAlign w:val="center"/>
          </w:tcPr>
          <w:p w14:paraId="2C7CA1F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2.665,26</w:t>
            </w:r>
          </w:p>
        </w:tc>
        <w:tc>
          <w:tcPr>
            <w:tcW w:w="852" w:type="dxa"/>
            <w:tcBorders>
              <w:top w:val="single" w:sz="4" w:space="0" w:color="000000"/>
              <w:left w:val="single" w:sz="4" w:space="0" w:color="000000"/>
              <w:bottom w:val="single" w:sz="4" w:space="0" w:color="000000"/>
              <w:right w:val="single" w:sz="4" w:space="0" w:color="000000"/>
            </w:tcBorders>
            <w:vAlign w:val="center"/>
          </w:tcPr>
          <w:p w14:paraId="445E058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3.946,3</w:t>
            </w:r>
          </w:p>
        </w:tc>
        <w:tc>
          <w:tcPr>
            <w:tcW w:w="1134" w:type="dxa"/>
            <w:tcBorders>
              <w:top w:val="single" w:sz="4" w:space="0" w:color="000000"/>
              <w:left w:val="single" w:sz="4" w:space="0" w:color="000000"/>
              <w:bottom w:val="single" w:sz="4" w:space="0" w:color="000000"/>
              <w:right w:val="single" w:sz="4" w:space="0" w:color="000000"/>
            </w:tcBorders>
            <w:vAlign w:val="center"/>
          </w:tcPr>
          <w:p w14:paraId="6606D77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364.056</w:t>
            </w:r>
          </w:p>
        </w:tc>
        <w:tc>
          <w:tcPr>
            <w:tcW w:w="1421" w:type="dxa"/>
            <w:tcBorders>
              <w:top w:val="single" w:sz="4" w:space="0" w:color="000000"/>
              <w:left w:val="single" w:sz="4" w:space="0" w:color="000000"/>
              <w:bottom w:val="single" w:sz="4" w:space="0" w:color="000000"/>
              <w:right w:val="single" w:sz="4" w:space="0" w:color="000000"/>
            </w:tcBorders>
            <w:vAlign w:val="center"/>
          </w:tcPr>
          <w:p w14:paraId="2F85F99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1.436.674.193</w:t>
            </w:r>
          </w:p>
        </w:tc>
      </w:tr>
      <w:tr w:rsidR="00DE62AE" w14:paraId="7B3D99F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F22215"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12635C"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PHẦN BIỆN PHÁP THI CÔNG</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7A9132"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20FDA8"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0B015B6"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3DAE5F"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5768BF"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5A5980"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2875D8"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27.849.834.089</w:t>
            </w:r>
          </w:p>
        </w:tc>
      </w:tr>
      <w:tr w:rsidR="00DE62AE" w14:paraId="7DEAF4A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49536F"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12789A"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CỪ VĂNG CT1.2</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4A99D64"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07B8F3"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54F4841"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939066"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176808"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FEBF9E"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09D986" w14:textId="77777777" w:rsidR="00DE62AE" w:rsidRDefault="00DE62AE">
            <w:pPr>
              <w:spacing w:after="120" w:line="276" w:lineRule="auto"/>
              <w:jc w:val="right"/>
              <w:rPr>
                <w:rFonts w:ascii="Times New Roman" w:hAnsi="Times New Roman"/>
                <w:sz w:val="18"/>
                <w:szCs w:val="18"/>
              </w:rPr>
            </w:pPr>
          </w:p>
        </w:tc>
      </w:tr>
      <w:tr w:rsidR="00DE62AE" w14:paraId="02509C1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B9423A"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2E7986"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F8C3F9"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830D6E"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A73D69"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EB8FC7"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9F7ACB2"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A8F59D"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E376C8" w14:textId="77777777" w:rsidR="00DE62AE" w:rsidRDefault="00DE62AE">
            <w:pPr>
              <w:spacing w:after="120" w:line="276" w:lineRule="auto"/>
              <w:jc w:val="right"/>
              <w:rPr>
                <w:rFonts w:ascii="Times New Roman" w:hAnsi="Times New Roman"/>
                <w:sz w:val="18"/>
                <w:szCs w:val="18"/>
              </w:rPr>
            </w:pPr>
          </w:p>
        </w:tc>
      </w:tr>
      <w:tr w:rsidR="00DE62AE" w14:paraId="58EA09A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981ECF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lastRenderedPageBreak/>
              <w:t>36</w:t>
            </w:r>
          </w:p>
        </w:tc>
        <w:tc>
          <w:tcPr>
            <w:tcW w:w="1813" w:type="dxa"/>
            <w:tcBorders>
              <w:top w:val="single" w:sz="4" w:space="0" w:color="000000"/>
              <w:left w:val="single" w:sz="4" w:space="0" w:color="000000"/>
              <w:bottom w:val="single" w:sz="4" w:space="0" w:color="000000"/>
              <w:right w:val="single" w:sz="4" w:space="0" w:color="000000"/>
            </w:tcBorders>
            <w:vAlign w:val="center"/>
          </w:tcPr>
          <w:p w14:paraId="386D6155"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14:paraId="573BC5EE"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2B252350"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4AC8847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14:paraId="098E78E3"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39C0640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14:paraId="24C9FF9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654.898</w:t>
            </w:r>
          </w:p>
        </w:tc>
        <w:tc>
          <w:tcPr>
            <w:tcW w:w="1421" w:type="dxa"/>
            <w:tcBorders>
              <w:top w:val="single" w:sz="4" w:space="0" w:color="000000"/>
              <w:left w:val="single" w:sz="4" w:space="0" w:color="000000"/>
              <w:bottom w:val="single" w:sz="4" w:space="0" w:color="000000"/>
              <w:right w:val="single" w:sz="4" w:space="0" w:color="000000"/>
            </w:tcBorders>
            <w:vAlign w:val="center"/>
          </w:tcPr>
          <w:p w14:paraId="745E18C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6.035.539.968</w:t>
            </w:r>
          </w:p>
        </w:tc>
      </w:tr>
      <w:tr w:rsidR="00DE62AE" w14:paraId="694549D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581005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37</w:t>
            </w:r>
          </w:p>
        </w:tc>
        <w:tc>
          <w:tcPr>
            <w:tcW w:w="1813" w:type="dxa"/>
            <w:tcBorders>
              <w:top w:val="single" w:sz="4" w:space="0" w:color="000000"/>
              <w:left w:val="single" w:sz="4" w:space="0" w:color="000000"/>
              <w:bottom w:val="single" w:sz="4" w:space="0" w:color="000000"/>
              <w:right w:val="single" w:sz="4" w:space="0" w:color="000000"/>
            </w:tcBorders>
            <w:vAlign w:val="center"/>
          </w:tcPr>
          <w:p w14:paraId="60F6FE0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14:paraId="7E7CD02C"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54B229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7E79F4C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14:paraId="27B184C3"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603F057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14:paraId="6CC214F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66.460</w:t>
            </w:r>
          </w:p>
        </w:tc>
        <w:tc>
          <w:tcPr>
            <w:tcW w:w="1421" w:type="dxa"/>
            <w:tcBorders>
              <w:top w:val="single" w:sz="4" w:space="0" w:color="000000"/>
              <w:left w:val="single" w:sz="4" w:space="0" w:color="000000"/>
              <w:bottom w:val="single" w:sz="4" w:space="0" w:color="000000"/>
              <w:right w:val="single" w:sz="4" w:space="0" w:color="000000"/>
            </w:tcBorders>
            <w:vAlign w:val="center"/>
          </w:tcPr>
          <w:p w14:paraId="6CAAA33D"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612.495.360</w:t>
            </w:r>
          </w:p>
        </w:tc>
      </w:tr>
      <w:tr w:rsidR="00DE62AE" w14:paraId="68F37C0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22E2EC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38</w:t>
            </w:r>
          </w:p>
        </w:tc>
        <w:tc>
          <w:tcPr>
            <w:tcW w:w="1813" w:type="dxa"/>
            <w:tcBorders>
              <w:top w:val="single" w:sz="4" w:space="0" w:color="000000"/>
              <w:left w:val="single" w:sz="4" w:space="0" w:color="000000"/>
              <w:bottom w:val="single" w:sz="4" w:space="0" w:color="000000"/>
              <w:right w:val="single" w:sz="4" w:space="0" w:color="000000"/>
            </w:tcBorders>
            <w:vAlign w:val="center"/>
          </w:tcPr>
          <w:p w14:paraId="60C60759"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14:paraId="2814C6DD"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01DC47B"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5107855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14:paraId="28942318"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56130F2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14:paraId="343A522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14:paraId="3C6E27A3"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323.555.328</w:t>
            </w:r>
          </w:p>
        </w:tc>
      </w:tr>
      <w:tr w:rsidR="00DE62AE" w14:paraId="1C563AC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FE9A38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39</w:t>
            </w:r>
          </w:p>
        </w:tc>
        <w:tc>
          <w:tcPr>
            <w:tcW w:w="1813" w:type="dxa"/>
            <w:tcBorders>
              <w:top w:val="single" w:sz="4" w:space="0" w:color="000000"/>
              <w:left w:val="single" w:sz="4" w:space="0" w:color="000000"/>
              <w:bottom w:val="single" w:sz="4" w:space="0" w:color="000000"/>
              <w:right w:val="single" w:sz="4" w:space="0" w:color="000000"/>
            </w:tcBorders>
            <w:vAlign w:val="center"/>
          </w:tcPr>
          <w:p w14:paraId="21347354"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14:paraId="743910D7"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C47F234"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14:paraId="7F239685"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13526029"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5A3FB17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5888721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14:paraId="058D6487"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r>
      <w:tr w:rsidR="00DE62AE" w14:paraId="297802D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1AA74F"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915D90"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BF2B51"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ED7946"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524AC5"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0B4754"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BC1A3D"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475CE4"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C382A7" w14:textId="77777777" w:rsidR="00DE62AE" w:rsidRDefault="00DE62AE">
            <w:pPr>
              <w:spacing w:after="120" w:line="276" w:lineRule="auto"/>
              <w:jc w:val="right"/>
              <w:rPr>
                <w:rFonts w:ascii="Times New Roman" w:hAnsi="Times New Roman"/>
                <w:sz w:val="18"/>
                <w:szCs w:val="18"/>
              </w:rPr>
            </w:pPr>
          </w:p>
        </w:tc>
      </w:tr>
      <w:tr w:rsidR="00DE62AE" w14:paraId="72ED5F2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C1167C3"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40</w:t>
            </w:r>
          </w:p>
        </w:tc>
        <w:tc>
          <w:tcPr>
            <w:tcW w:w="1813" w:type="dxa"/>
            <w:tcBorders>
              <w:top w:val="single" w:sz="4" w:space="0" w:color="000000"/>
              <w:left w:val="single" w:sz="4" w:space="0" w:color="000000"/>
              <w:bottom w:val="single" w:sz="4" w:space="0" w:color="000000"/>
              <w:right w:val="single" w:sz="4" w:space="0" w:color="000000"/>
            </w:tcBorders>
            <w:vAlign w:val="center"/>
          </w:tcPr>
          <w:p w14:paraId="42C6A17F"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592E5024"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60C54819"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0B6BCAD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14:paraId="41505E56"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433FDBB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14:paraId="03DDBAF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185.924</w:t>
            </w:r>
          </w:p>
        </w:tc>
        <w:tc>
          <w:tcPr>
            <w:tcW w:w="1421" w:type="dxa"/>
            <w:tcBorders>
              <w:top w:val="single" w:sz="4" w:space="0" w:color="000000"/>
              <w:left w:val="single" w:sz="4" w:space="0" w:color="000000"/>
              <w:bottom w:val="single" w:sz="4" w:space="0" w:color="000000"/>
              <w:right w:val="single" w:sz="4" w:space="0" w:color="000000"/>
            </w:tcBorders>
            <w:vAlign w:val="center"/>
          </w:tcPr>
          <w:p w14:paraId="6C5AD013"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330.201.024</w:t>
            </w:r>
          </w:p>
        </w:tc>
      </w:tr>
      <w:tr w:rsidR="00DE62AE" w14:paraId="7837FB4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767B3D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41</w:t>
            </w:r>
          </w:p>
        </w:tc>
        <w:tc>
          <w:tcPr>
            <w:tcW w:w="1813" w:type="dxa"/>
            <w:tcBorders>
              <w:top w:val="single" w:sz="4" w:space="0" w:color="000000"/>
              <w:left w:val="single" w:sz="4" w:space="0" w:color="000000"/>
              <w:bottom w:val="single" w:sz="4" w:space="0" w:color="000000"/>
              <w:right w:val="single" w:sz="4" w:space="0" w:color="000000"/>
            </w:tcBorders>
            <w:vAlign w:val="center"/>
          </w:tcPr>
          <w:p w14:paraId="006ABE6F"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14:paraId="1A1869D0"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5A020F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5B1D5EE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14:paraId="10CE00A3"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49FB1C5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14:paraId="417B3F7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67.890</w:t>
            </w:r>
          </w:p>
        </w:tc>
        <w:tc>
          <w:tcPr>
            <w:tcW w:w="1421" w:type="dxa"/>
            <w:tcBorders>
              <w:top w:val="single" w:sz="4" w:space="0" w:color="000000"/>
              <w:left w:val="single" w:sz="4" w:space="0" w:color="000000"/>
              <w:bottom w:val="single" w:sz="4" w:space="0" w:color="000000"/>
              <w:right w:val="single" w:sz="4" w:space="0" w:color="000000"/>
            </w:tcBorders>
            <w:vAlign w:val="center"/>
          </w:tcPr>
          <w:p w14:paraId="303EE73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120.572.640</w:t>
            </w:r>
          </w:p>
        </w:tc>
      </w:tr>
      <w:tr w:rsidR="00DE62AE" w14:paraId="2054C40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6B06AC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42</w:t>
            </w:r>
          </w:p>
        </w:tc>
        <w:tc>
          <w:tcPr>
            <w:tcW w:w="1813" w:type="dxa"/>
            <w:tcBorders>
              <w:top w:val="single" w:sz="4" w:space="0" w:color="000000"/>
              <w:left w:val="single" w:sz="4" w:space="0" w:color="000000"/>
              <w:bottom w:val="single" w:sz="4" w:space="0" w:color="000000"/>
              <w:right w:val="single" w:sz="4" w:space="0" w:color="000000"/>
            </w:tcBorders>
            <w:vAlign w:val="center"/>
          </w:tcPr>
          <w:p w14:paraId="08FE0C5F"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14:paraId="152D6072"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8D9B74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2358EBA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14:paraId="2555E6E6"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6B87CEF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14:paraId="541C73A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14:paraId="628EEE31"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62.351.808</w:t>
            </w:r>
          </w:p>
        </w:tc>
      </w:tr>
      <w:tr w:rsidR="00DE62AE" w14:paraId="48E17E6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F17F3C"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AB0533"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F35EA7"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830071"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B4A560"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3921CE"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6D28BB7"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46C7F1"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47147EF" w14:textId="77777777" w:rsidR="00DE62AE" w:rsidRDefault="00DE62AE">
            <w:pPr>
              <w:spacing w:after="120" w:line="276" w:lineRule="auto"/>
              <w:jc w:val="right"/>
              <w:rPr>
                <w:rFonts w:ascii="Times New Roman" w:hAnsi="Times New Roman"/>
                <w:sz w:val="18"/>
                <w:szCs w:val="18"/>
              </w:rPr>
            </w:pPr>
          </w:p>
        </w:tc>
      </w:tr>
      <w:tr w:rsidR="00DE62AE" w14:paraId="11349949"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DBC1D4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43</w:t>
            </w:r>
          </w:p>
        </w:tc>
        <w:tc>
          <w:tcPr>
            <w:tcW w:w="1813" w:type="dxa"/>
            <w:tcBorders>
              <w:top w:val="single" w:sz="4" w:space="0" w:color="000000"/>
              <w:left w:val="single" w:sz="4" w:space="0" w:color="000000"/>
              <w:bottom w:val="single" w:sz="4" w:space="0" w:color="000000"/>
              <w:right w:val="single" w:sz="4" w:space="0" w:color="000000"/>
            </w:tcBorders>
            <w:vAlign w:val="center"/>
          </w:tcPr>
          <w:p w14:paraId="04BCD690"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5B7FFFA5"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587F32A9"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22C74F7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14:paraId="533F77EB"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44E8525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14:paraId="1FAC3AB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14:paraId="2D542C4F"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799.398.568</w:t>
            </w:r>
          </w:p>
        </w:tc>
      </w:tr>
      <w:tr w:rsidR="00DE62AE" w14:paraId="30BF21C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9E93D0B"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44</w:t>
            </w:r>
          </w:p>
        </w:tc>
        <w:tc>
          <w:tcPr>
            <w:tcW w:w="1813" w:type="dxa"/>
            <w:tcBorders>
              <w:top w:val="single" w:sz="4" w:space="0" w:color="000000"/>
              <w:left w:val="single" w:sz="4" w:space="0" w:color="000000"/>
              <w:bottom w:val="single" w:sz="4" w:space="0" w:color="000000"/>
              <w:right w:val="single" w:sz="4" w:space="0" w:color="000000"/>
            </w:tcBorders>
            <w:vAlign w:val="center"/>
          </w:tcPr>
          <w:p w14:paraId="73D79952"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3121E630"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C887B9A"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1AFABDA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14:paraId="204B8412"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0C16617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14:paraId="51A4B05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14:paraId="360D2131"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733.419.078</w:t>
            </w:r>
          </w:p>
        </w:tc>
      </w:tr>
      <w:tr w:rsidR="00DE62AE" w14:paraId="6B33568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F7EB17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45</w:t>
            </w:r>
          </w:p>
        </w:tc>
        <w:tc>
          <w:tcPr>
            <w:tcW w:w="1813" w:type="dxa"/>
            <w:tcBorders>
              <w:top w:val="single" w:sz="4" w:space="0" w:color="000000"/>
              <w:left w:val="single" w:sz="4" w:space="0" w:color="000000"/>
              <w:bottom w:val="single" w:sz="4" w:space="0" w:color="000000"/>
              <w:right w:val="single" w:sz="4" w:space="0" w:color="000000"/>
            </w:tcBorders>
            <w:vAlign w:val="center"/>
          </w:tcPr>
          <w:p w14:paraId="2A6C1A72"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103F61EE"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A9CAB1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175D9EE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14:paraId="7DA6BBB1"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007B6E1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14:paraId="1A3B145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14:paraId="678818F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341.305.671</w:t>
            </w:r>
          </w:p>
        </w:tc>
      </w:tr>
      <w:tr w:rsidR="00DE62AE" w14:paraId="38101347"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B8C16AC"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46</w:t>
            </w:r>
          </w:p>
        </w:tc>
        <w:tc>
          <w:tcPr>
            <w:tcW w:w="1813" w:type="dxa"/>
            <w:tcBorders>
              <w:top w:val="single" w:sz="4" w:space="0" w:color="000000"/>
              <w:left w:val="single" w:sz="4" w:space="0" w:color="000000"/>
              <w:bottom w:val="single" w:sz="4" w:space="0" w:color="000000"/>
              <w:right w:val="single" w:sz="4" w:space="0" w:color="000000"/>
            </w:tcBorders>
            <w:vAlign w:val="center"/>
          </w:tcPr>
          <w:p w14:paraId="384E87D9"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14:paraId="37BE4E9F"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ADB0BD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14:paraId="60622E64"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319A92C3"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11FD13E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34F1C00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14:paraId="39602249"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r>
      <w:tr w:rsidR="00DE62AE" w14:paraId="1EAD230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C04C94"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46B609"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C2632A"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66331AD"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759782"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423203"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858A7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1E9860"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4C89948" w14:textId="77777777" w:rsidR="00DE62AE" w:rsidRDefault="00DE62AE">
            <w:pPr>
              <w:spacing w:after="120" w:line="276" w:lineRule="auto"/>
              <w:jc w:val="right"/>
              <w:rPr>
                <w:rFonts w:ascii="Times New Roman" w:hAnsi="Times New Roman"/>
                <w:sz w:val="18"/>
                <w:szCs w:val="18"/>
              </w:rPr>
            </w:pPr>
          </w:p>
        </w:tc>
      </w:tr>
      <w:tr w:rsidR="00DE62AE" w14:paraId="32395F7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3262633"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47</w:t>
            </w:r>
          </w:p>
        </w:tc>
        <w:tc>
          <w:tcPr>
            <w:tcW w:w="1813" w:type="dxa"/>
            <w:tcBorders>
              <w:top w:val="single" w:sz="4" w:space="0" w:color="000000"/>
              <w:left w:val="single" w:sz="4" w:space="0" w:color="000000"/>
              <w:bottom w:val="single" w:sz="4" w:space="0" w:color="000000"/>
              <w:right w:val="single" w:sz="4" w:space="0" w:color="000000"/>
            </w:tcBorders>
            <w:vAlign w:val="center"/>
          </w:tcPr>
          <w:p w14:paraId="19945E21"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6BEBC52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4EF7F0C4"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18DC69A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14:paraId="5ACD9BA2"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1CD874A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14:paraId="36FF627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14:paraId="7E7038A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110.192.964</w:t>
            </w:r>
          </w:p>
        </w:tc>
      </w:tr>
      <w:tr w:rsidR="00DE62AE" w14:paraId="53DF8299"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E0F3BB4"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48</w:t>
            </w:r>
          </w:p>
        </w:tc>
        <w:tc>
          <w:tcPr>
            <w:tcW w:w="1813" w:type="dxa"/>
            <w:tcBorders>
              <w:top w:val="single" w:sz="4" w:space="0" w:color="000000"/>
              <w:left w:val="single" w:sz="4" w:space="0" w:color="000000"/>
              <w:bottom w:val="single" w:sz="4" w:space="0" w:color="000000"/>
              <w:right w:val="single" w:sz="4" w:space="0" w:color="000000"/>
            </w:tcBorders>
            <w:vAlign w:val="center"/>
          </w:tcPr>
          <w:p w14:paraId="09725770"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02911E83"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44C2B4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4924482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14:paraId="0FF04A4C"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105F087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14:paraId="28D3D82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14:paraId="621828B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101.098.032</w:t>
            </w:r>
          </w:p>
        </w:tc>
      </w:tr>
      <w:tr w:rsidR="00DE62AE" w14:paraId="148A882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0A1FA4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49</w:t>
            </w:r>
          </w:p>
        </w:tc>
        <w:tc>
          <w:tcPr>
            <w:tcW w:w="1813" w:type="dxa"/>
            <w:tcBorders>
              <w:top w:val="single" w:sz="4" w:space="0" w:color="000000"/>
              <w:left w:val="single" w:sz="4" w:space="0" w:color="000000"/>
              <w:bottom w:val="single" w:sz="4" w:space="0" w:color="000000"/>
              <w:right w:val="single" w:sz="4" w:space="0" w:color="000000"/>
            </w:tcBorders>
            <w:vAlign w:val="center"/>
          </w:tcPr>
          <w:p w14:paraId="210C4A32"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6F871B0E"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D25DF73"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20F9FFE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14:paraId="31DAA1C0"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2B7C070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14:paraId="5025C3C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14:paraId="53D459EC"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47.047.224</w:t>
            </w:r>
          </w:p>
        </w:tc>
      </w:tr>
      <w:tr w:rsidR="00DE62AE" w14:paraId="5058F8C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961CB5"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D80BBF"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CỪ VĂNG CT2</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475681"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0CE94F0"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34A19D"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28E97E"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923800"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7B3ECD"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252067" w14:textId="77777777" w:rsidR="00DE62AE" w:rsidRDefault="00DE62AE">
            <w:pPr>
              <w:spacing w:after="120" w:line="276" w:lineRule="auto"/>
              <w:jc w:val="right"/>
              <w:rPr>
                <w:rFonts w:ascii="Times New Roman" w:hAnsi="Times New Roman"/>
                <w:sz w:val="18"/>
                <w:szCs w:val="18"/>
              </w:rPr>
            </w:pPr>
          </w:p>
        </w:tc>
      </w:tr>
      <w:tr w:rsidR="00DE62AE" w14:paraId="1B40C1B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4C5FE2"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70B11"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4033DD"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127F57"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4AC03E5"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1E597C"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5BB619"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65C4EE"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40D539" w14:textId="77777777" w:rsidR="00DE62AE" w:rsidRDefault="00DE62AE">
            <w:pPr>
              <w:spacing w:after="120" w:line="276" w:lineRule="auto"/>
              <w:jc w:val="right"/>
              <w:rPr>
                <w:rFonts w:ascii="Times New Roman" w:hAnsi="Times New Roman"/>
                <w:sz w:val="18"/>
                <w:szCs w:val="18"/>
              </w:rPr>
            </w:pPr>
          </w:p>
        </w:tc>
      </w:tr>
      <w:tr w:rsidR="00DE62AE" w14:paraId="159D7A0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E54C421"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lastRenderedPageBreak/>
              <w:t>50</w:t>
            </w:r>
          </w:p>
        </w:tc>
        <w:tc>
          <w:tcPr>
            <w:tcW w:w="1813" w:type="dxa"/>
            <w:tcBorders>
              <w:top w:val="single" w:sz="4" w:space="0" w:color="000000"/>
              <w:left w:val="single" w:sz="4" w:space="0" w:color="000000"/>
              <w:bottom w:val="single" w:sz="4" w:space="0" w:color="000000"/>
              <w:right w:val="single" w:sz="4" w:space="0" w:color="000000"/>
            </w:tcBorders>
            <w:vAlign w:val="center"/>
          </w:tcPr>
          <w:p w14:paraId="34F4EB5F"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14:paraId="32F67CFF"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3526022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0E2E5364"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2241CB0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14:paraId="511722D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14:paraId="7F9F59C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664.871</w:t>
            </w:r>
          </w:p>
        </w:tc>
        <w:tc>
          <w:tcPr>
            <w:tcW w:w="1421" w:type="dxa"/>
            <w:tcBorders>
              <w:top w:val="single" w:sz="4" w:space="0" w:color="000000"/>
              <w:left w:val="single" w:sz="4" w:space="0" w:color="000000"/>
              <w:bottom w:val="single" w:sz="4" w:space="0" w:color="000000"/>
              <w:right w:val="single" w:sz="4" w:space="0" w:color="000000"/>
            </w:tcBorders>
            <w:vAlign w:val="center"/>
          </w:tcPr>
          <w:p w14:paraId="1F442DC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7.228.477.512</w:t>
            </w:r>
          </w:p>
        </w:tc>
      </w:tr>
      <w:tr w:rsidR="00DE62AE" w14:paraId="044C5D9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55EF14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51</w:t>
            </w:r>
          </w:p>
        </w:tc>
        <w:tc>
          <w:tcPr>
            <w:tcW w:w="1813" w:type="dxa"/>
            <w:tcBorders>
              <w:top w:val="single" w:sz="4" w:space="0" w:color="000000"/>
              <w:left w:val="single" w:sz="4" w:space="0" w:color="000000"/>
              <w:bottom w:val="single" w:sz="4" w:space="0" w:color="000000"/>
              <w:right w:val="single" w:sz="4" w:space="0" w:color="000000"/>
            </w:tcBorders>
            <w:vAlign w:val="center"/>
          </w:tcPr>
          <w:p w14:paraId="365AF401"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14:paraId="5A4FA194"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BF69517"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7DC26386"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2571198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14:paraId="7EECD74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14:paraId="5F0CE34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67.472</w:t>
            </w:r>
          </w:p>
        </w:tc>
        <w:tc>
          <w:tcPr>
            <w:tcW w:w="1421" w:type="dxa"/>
            <w:tcBorders>
              <w:top w:val="single" w:sz="4" w:space="0" w:color="000000"/>
              <w:left w:val="single" w:sz="4" w:space="0" w:color="000000"/>
              <w:bottom w:val="single" w:sz="4" w:space="0" w:color="000000"/>
              <w:right w:val="single" w:sz="4" w:space="0" w:color="000000"/>
            </w:tcBorders>
            <w:vAlign w:val="center"/>
          </w:tcPr>
          <w:p w14:paraId="0C7875D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733.555.584</w:t>
            </w:r>
          </w:p>
        </w:tc>
      </w:tr>
      <w:tr w:rsidR="00DE62AE" w14:paraId="5D668A4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0AE5594"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52</w:t>
            </w:r>
          </w:p>
        </w:tc>
        <w:tc>
          <w:tcPr>
            <w:tcW w:w="1813" w:type="dxa"/>
            <w:tcBorders>
              <w:top w:val="single" w:sz="4" w:space="0" w:color="000000"/>
              <w:left w:val="single" w:sz="4" w:space="0" w:color="000000"/>
              <w:bottom w:val="single" w:sz="4" w:space="0" w:color="000000"/>
              <w:right w:val="single" w:sz="4" w:space="0" w:color="000000"/>
            </w:tcBorders>
            <w:vAlign w:val="center"/>
          </w:tcPr>
          <w:p w14:paraId="3B15B056"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14:paraId="4A1A951B"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8D7052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6BED6290"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0CEB0D8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14:paraId="3073889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14:paraId="5B4C667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14:paraId="1D04D4D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387.499.824</w:t>
            </w:r>
          </w:p>
        </w:tc>
      </w:tr>
      <w:tr w:rsidR="00DE62AE" w14:paraId="6685F3A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1D4CDB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53</w:t>
            </w:r>
          </w:p>
        </w:tc>
        <w:tc>
          <w:tcPr>
            <w:tcW w:w="1813" w:type="dxa"/>
            <w:tcBorders>
              <w:top w:val="single" w:sz="4" w:space="0" w:color="000000"/>
              <w:left w:val="single" w:sz="4" w:space="0" w:color="000000"/>
              <w:bottom w:val="single" w:sz="4" w:space="0" w:color="000000"/>
              <w:right w:val="single" w:sz="4" w:space="0" w:color="000000"/>
            </w:tcBorders>
            <w:vAlign w:val="center"/>
          </w:tcPr>
          <w:p w14:paraId="1BE5D216"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14:paraId="5AB94439"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07B1B5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14:paraId="5DD3DFBF"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243B7CC1"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192DADD7"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872CDA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14:paraId="37482A27"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r>
      <w:tr w:rsidR="00DE62AE" w14:paraId="09AAD26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E0630C"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448AFE"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94FEA1"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F91D7C"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ED0454"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CBBBAA"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EB6EF4"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0C6CC6"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B58B3A" w14:textId="77777777" w:rsidR="00DE62AE" w:rsidRDefault="00DE62AE">
            <w:pPr>
              <w:spacing w:after="120" w:line="276" w:lineRule="auto"/>
              <w:jc w:val="right"/>
              <w:rPr>
                <w:rFonts w:ascii="Times New Roman" w:hAnsi="Times New Roman"/>
                <w:sz w:val="18"/>
                <w:szCs w:val="18"/>
              </w:rPr>
            </w:pPr>
          </w:p>
        </w:tc>
      </w:tr>
      <w:tr w:rsidR="00DE62AE" w14:paraId="1647482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956012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54</w:t>
            </w:r>
          </w:p>
        </w:tc>
        <w:tc>
          <w:tcPr>
            <w:tcW w:w="1813" w:type="dxa"/>
            <w:tcBorders>
              <w:top w:val="single" w:sz="4" w:space="0" w:color="000000"/>
              <w:left w:val="single" w:sz="4" w:space="0" w:color="000000"/>
              <w:bottom w:val="single" w:sz="4" w:space="0" w:color="000000"/>
              <w:right w:val="single" w:sz="4" w:space="0" w:color="000000"/>
            </w:tcBorders>
            <w:vAlign w:val="center"/>
          </w:tcPr>
          <w:p w14:paraId="7376EFD3"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34DB6B43"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60AEBBA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2A631A51"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36F564E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14:paraId="7F2DA738"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14:paraId="1575085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188.755</w:t>
            </w:r>
          </w:p>
        </w:tc>
        <w:tc>
          <w:tcPr>
            <w:tcW w:w="1421" w:type="dxa"/>
            <w:tcBorders>
              <w:top w:val="single" w:sz="4" w:space="0" w:color="000000"/>
              <w:left w:val="single" w:sz="4" w:space="0" w:color="000000"/>
              <w:bottom w:val="single" w:sz="4" w:space="0" w:color="000000"/>
              <w:right w:val="single" w:sz="4" w:space="0" w:color="000000"/>
            </w:tcBorders>
            <w:vAlign w:val="center"/>
          </w:tcPr>
          <w:p w14:paraId="45CE4C0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1.005.686.640</w:t>
            </w:r>
          </w:p>
        </w:tc>
      </w:tr>
      <w:tr w:rsidR="00DE62AE" w14:paraId="5E11A54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7A83FC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55</w:t>
            </w:r>
          </w:p>
        </w:tc>
        <w:tc>
          <w:tcPr>
            <w:tcW w:w="1813" w:type="dxa"/>
            <w:tcBorders>
              <w:top w:val="single" w:sz="4" w:space="0" w:color="000000"/>
              <w:left w:val="single" w:sz="4" w:space="0" w:color="000000"/>
              <w:bottom w:val="single" w:sz="4" w:space="0" w:color="000000"/>
              <w:right w:val="single" w:sz="4" w:space="0" w:color="000000"/>
            </w:tcBorders>
            <w:vAlign w:val="center"/>
          </w:tcPr>
          <w:p w14:paraId="1CA2E0C7"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14:paraId="2F95E9F7"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53D80F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438A8F6D"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35AD2BC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14:paraId="4F76443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14:paraId="0722FB26"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68.924</w:t>
            </w:r>
          </w:p>
        </w:tc>
        <w:tc>
          <w:tcPr>
            <w:tcW w:w="1421" w:type="dxa"/>
            <w:tcBorders>
              <w:top w:val="single" w:sz="4" w:space="0" w:color="000000"/>
              <w:left w:val="single" w:sz="4" w:space="0" w:color="000000"/>
              <w:bottom w:val="single" w:sz="4" w:space="0" w:color="000000"/>
              <w:right w:val="single" w:sz="4" w:space="0" w:color="000000"/>
            </w:tcBorders>
            <w:vAlign w:val="center"/>
          </w:tcPr>
          <w:p w14:paraId="64099122"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367.227.072</w:t>
            </w:r>
          </w:p>
        </w:tc>
      </w:tr>
      <w:tr w:rsidR="00DE62AE" w14:paraId="25E8E2EA"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5FDC1F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56</w:t>
            </w:r>
          </w:p>
        </w:tc>
        <w:tc>
          <w:tcPr>
            <w:tcW w:w="1813" w:type="dxa"/>
            <w:tcBorders>
              <w:top w:val="single" w:sz="4" w:space="0" w:color="000000"/>
              <w:left w:val="single" w:sz="4" w:space="0" w:color="000000"/>
              <w:bottom w:val="single" w:sz="4" w:space="0" w:color="000000"/>
              <w:right w:val="single" w:sz="4" w:space="0" w:color="000000"/>
            </w:tcBorders>
            <w:vAlign w:val="center"/>
          </w:tcPr>
          <w:p w14:paraId="5308387D"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14:paraId="7D6BFFFA"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3482197"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14:paraId="713D7CC9"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5EE9308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14:paraId="32F8125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14:paraId="71E4AF9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14:paraId="6D31ADE4"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189.900.576</w:t>
            </w:r>
          </w:p>
        </w:tc>
      </w:tr>
      <w:tr w:rsidR="00DE62AE" w14:paraId="184413E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55F1D0"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2AAB5A"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FC8007"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C84856"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8BE322"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1956BA9"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502A3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6FF7CF"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82C81F" w14:textId="77777777" w:rsidR="00DE62AE" w:rsidRDefault="00DE62AE">
            <w:pPr>
              <w:spacing w:after="120" w:line="276" w:lineRule="auto"/>
              <w:jc w:val="right"/>
              <w:rPr>
                <w:rFonts w:ascii="Times New Roman" w:hAnsi="Times New Roman"/>
                <w:sz w:val="18"/>
                <w:szCs w:val="18"/>
              </w:rPr>
            </w:pPr>
          </w:p>
        </w:tc>
      </w:tr>
      <w:tr w:rsidR="00DE62AE" w14:paraId="1BCC00EE"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06BD033A"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14:paraId="1C318E48"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342C1B33"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1B1C5277"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28945807"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5E01D23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14:paraId="06EB7C3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14:paraId="13097F8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14:paraId="6E6E62AA"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1.245.777.750</w:t>
            </w:r>
          </w:p>
        </w:tc>
      </w:tr>
      <w:tr w:rsidR="00DE62AE" w14:paraId="7E0FFF89"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7C4C76F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58</w:t>
            </w:r>
          </w:p>
        </w:tc>
        <w:tc>
          <w:tcPr>
            <w:tcW w:w="1813" w:type="dxa"/>
            <w:tcBorders>
              <w:top w:val="single" w:sz="4" w:space="0" w:color="000000"/>
              <w:left w:val="single" w:sz="4" w:space="0" w:color="000000"/>
              <w:bottom w:val="single" w:sz="4" w:space="0" w:color="000000"/>
              <w:right w:val="single" w:sz="4" w:space="0" w:color="000000"/>
            </w:tcBorders>
            <w:vAlign w:val="center"/>
          </w:tcPr>
          <w:p w14:paraId="1C7CA6A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7512A5CA"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76F350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30518D08"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439C36A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14:paraId="5AEABC0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14:paraId="7A3D2ED0"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14:paraId="1839D794"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1.143.046.222</w:t>
            </w:r>
          </w:p>
        </w:tc>
      </w:tr>
      <w:tr w:rsidR="00DE62AE" w14:paraId="36FB9B6C"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6CB2281"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59</w:t>
            </w:r>
          </w:p>
        </w:tc>
        <w:tc>
          <w:tcPr>
            <w:tcW w:w="1813" w:type="dxa"/>
            <w:tcBorders>
              <w:top w:val="single" w:sz="4" w:space="0" w:color="000000"/>
              <w:left w:val="single" w:sz="4" w:space="0" w:color="000000"/>
              <w:bottom w:val="single" w:sz="4" w:space="0" w:color="000000"/>
              <w:right w:val="single" w:sz="4" w:space="0" w:color="000000"/>
            </w:tcBorders>
            <w:vAlign w:val="center"/>
          </w:tcPr>
          <w:p w14:paraId="79F792E4"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29CB217A"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0D0077B"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77BBE26E"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7DEA93C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14:paraId="2B339F25"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14:paraId="766D194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14:paraId="52703DB1"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531.892.935</w:t>
            </w:r>
          </w:p>
        </w:tc>
      </w:tr>
      <w:tr w:rsidR="00DE62AE" w14:paraId="7E5C3905"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D865C31"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60</w:t>
            </w:r>
          </w:p>
        </w:tc>
        <w:tc>
          <w:tcPr>
            <w:tcW w:w="1813" w:type="dxa"/>
            <w:tcBorders>
              <w:top w:val="single" w:sz="4" w:space="0" w:color="000000"/>
              <w:left w:val="single" w:sz="4" w:space="0" w:color="000000"/>
              <w:bottom w:val="single" w:sz="4" w:space="0" w:color="000000"/>
              <w:right w:val="single" w:sz="4" w:space="0" w:color="000000"/>
            </w:tcBorders>
            <w:vAlign w:val="center"/>
          </w:tcPr>
          <w:p w14:paraId="568BBB76"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14:paraId="49A37ADA"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FACE6F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14:paraId="47268A65"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2C9822A7"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637631F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14:paraId="4867ADA4"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14:paraId="4C7D4F68"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r>
      <w:tr w:rsidR="00DE62AE" w14:paraId="415495E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0478C4"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99CC19"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37AD35"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2FC80BB"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E33B6E"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6BDF53"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63507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11B7FF"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CC8D47" w14:textId="77777777" w:rsidR="00DE62AE" w:rsidRDefault="00DE62AE">
            <w:pPr>
              <w:spacing w:after="120" w:line="276" w:lineRule="auto"/>
              <w:jc w:val="right"/>
              <w:rPr>
                <w:rFonts w:ascii="Times New Roman" w:hAnsi="Times New Roman"/>
                <w:sz w:val="18"/>
                <w:szCs w:val="18"/>
              </w:rPr>
            </w:pPr>
          </w:p>
        </w:tc>
      </w:tr>
      <w:tr w:rsidR="00DE62AE" w14:paraId="654CC956"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5070F09"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61</w:t>
            </w:r>
          </w:p>
        </w:tc>
        <w:tc>
          <w:tcPr>
            <w:tcW w:w="1813" w:type="dxa"/>
            <w:tcBorders>
              <w:top w:val="single" w:sz="4" w:space="0" w:color="000000"/>
              <w:left w:val="single" w:sz="4" w:space="0" w:color="000000"/>
              <w:bottom w:val="single" w:sz="4" w:space="0" w:color="000000"/>
              <w:right w:val="single" w:sz="4" w:space="0" w:color="000000"/>
            </w:tcBorders>
            <w:vAlign w:val="center"/>
          </w:tcPr>
          <w:p w14:paraId="5AD8C9D9"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49C47428"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14:paraId="10A8F2B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3C73CADE"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413A7A9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14:paraId="7B7CF74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14:paraId="04280AA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14:paraId="0F2DA62D"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218.219.400</w:t>
            </w:r>
          </w:p>
        </w:tc>
      </w:tr>
      <w:tr w:rsidR="00DE62AE" w14:paraId="6B092950"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DD4E2E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62</w:t>
            </w:r>
          </w:p>
        </w:tc>
        <w:tc>
          <w:tcPr>
            <w:tcW w:w="1813" w:type="dxa"/>
            <w:tcBorders>
              <w:top w:val="single" w:sz="4" w:space="0" w:color="000000"/>
              <w:left w:val="single" w:sz="4" w:space="0" w:color="000000"/>
              <w:bottom w:val="single" w:sz="4" w:space="0" w:color="000000"/>
              <w:right w:val="single" w:sz="4" w:space="0" w:color="000000"/>
            </w:tcBorders>
            <w:vAlign w:val="center"/>
          </w:tcPr>
          <w:p w14:paraId="7B1178A7"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684E9C78"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AD5A6E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61709055"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365DF15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14:paraId="4D01202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14:paraId="3F3B47D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14:paraId="603EF9FC"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200.224.206</w:t>
            </w:r>
          </w:p>
        </w:tc>
      </w:tr>
      <w:tr w:rsidR="00DE62AE" w14:paraId="6AF83252"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982CA10"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63</w:t>
            </w:r>
          </w:p>
        </w:tc>
        <w:tc>
          <w:tcPr>
            <w:tcW w:w="1813" w:type="dxa"/>
            <w:tcBorders>
              <w:top w:val="single" w:sz="4" w:space="0" w:color="000000"/>
              <w:left w:val="single" w:sz="4" w:space="0" w:color="000000"/>
              <w:bottom w:val="single" w:sz="4" w:space="0" w:color="000000"/>
              <w:right w:val="single" w:sz="4" w:space="0" w:color="000000"/>
            </w:tcBorders>
            <w:vAlign w:val="center"/>
          </w:tcPr>
          <w:p w14:paraId="098EA627"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14:paraId="4088CD95"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B43956F"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14:paraId="4AC8A807"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0EE2F32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14:paraId="3397EEF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14:paraId="66B88AD2"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14:paraId="50B2807E"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93.170.196</w:t>
            </w:r>
          </w:p>
        </w:tc>
      </w:tr>
      <w:tr w:rsidR="00DE62AE" w14:paraId="311C7411"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AF57BE" w14:textId="77777777" w:rsidR="00DE62AE" w:rsidRDefault="00DE62AE">
            <w:pPr>
              <w:spacing w:after="120" w:line="276" w:lineRule="auto"/>
              <w:jc w:val="center"/>
              <w:rPr>
                <w:rFonts w:ascii="Times New Roman" w:hAnsi="Times New Roman"/>
                <w:sz w:val="18"/>
                <w:szCs w:val="18"/>
              </w:rPr>
            </w:pP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C5F9DA"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Biện pháp thi công khác</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0EF444"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5BDA6E6"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B8A95D"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246062A"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6747A2"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33EB8B"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DFF73B" w14:textId="77777777" w:rsidR="00DE62AE" w:rsidRDefault="00DE62AE">
            <w:pPr>
              <w:spacing w:after="120" w:line="276" w:lineRule="auto"/>
              <w:jc w:val="right"/>
              <w:rPr>
                <w:rFonts w:ascii="Times New Roman" w:hAnsi="Times New Roman"/>
                <w:sz w:val="18"/>
                <w:szCs w:val="18"/>
              </w:rPr>
            </w:pPr>
          </w:p>
        </w:tc>
      </w:tr>
      <w:tr w:rsidR="00DE62AE" w14:paraId="3FCA9E6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B9D7DA7"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14:paraId="53EA4276"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Lấp cát chèn cừ, lấp cát hố móng</w:t>
            </w:r>
          </w:p>
        </w:tc>
        <w:tc>
          <w:tcPr>
            <w:tcW w:w="1134" w:type="dxa"/>
            <w:tcBorders>
              <w:top w:val="single" w:sz="4" w:space="0" w:color="000000"/>
              <w:left w:val="single" w:sz="4" w:space="0" w:color="000000"/>
              <w:bottom w:val="single" w:sz="4" w:space="0" w:color="000000"/>
              <w:right w:val="single" w:sz="4" w:space="0" w:color="000000"/>
            </w:tcBorders>
            <w:vAlign w:val="center"/>
          </w:tcPr>
          <w:p w14:paraId="5D049E0E"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5305C3A"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7B4EC813"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185E8B26"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7E0CE93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4.475</w:t>
            </w:r>
          </w:p>
        </w:tc>
        <w:tc>
          <w:tcPr>
            <w:tcW w:w="1134" w:type="dxa"/>
            <w:tcBorders>
              <w:top w:val="single" w:sz="4" w:space="0" w:color="000000"/>
              <w:left w:val="single" w:sz="4" w:space="0" w:color="000000"/>
              <w:bottom w:val="single" w:sz="4" w:space="0" w:color="000000"/>
              <w:right w:val="single" w:sz="4" w:space="0" w:color="000000"/>
            </w:tcBorders>
            <w:vAlign w:val="center"/>
          </w:tcPr>
          <w:p w14:paraId="505C274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641.136</w:t>
            </w:r>
          </w:p>
        </w:tc>
        <w:tc>
          <w:tcPr>
            <w:tcW w:w="1421" w:type="dxa"/>
            <w:tcBorders>
              <w:top w:val="single" w:sz="4" w:space="0" w:color="000000"/>
              <w:left w:val="single" w:sz="4" w:space="0" w:color="000000"/>
              <w:bottom w:val="single" w:sz="4" w:space="0" w:color="000000"/>
              <w:right w:val="single" w:sz="4" w:space="0" w:color="000000"/>
            </w:tcBorders>
            <w:vAlign w:val="center"/>
          </w:tcPr>
          <w:p w14:paraId="7A5C3E3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2.869.083.600</w:t>
            </w:r>
          </w:p>
        </w:tc>
      </w:tr>
      <w:tr w:rsidR="00DE62AE" w14:paraId="6C31576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B2B2BFB"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lastRenderedPageBreak/>
              <w:t>64</w:t>
            </w:r>
          </w:p>
        </w:tc>
        <w:tc>
          <w:tcPr>
            <w:tcW w:w="1813" w:type="dxa"/>
            <w:tcBorders>
              <w:top w:val="single" w:sz="4" w:space="0" w:color="000000"/>
              <w:left w:val="single" w:sz="4" w:space="0" w:color="000000"/>
              <w:bottom w:val="single" w:sz="4" w:space="0" w:color="000000"/>
              <w:right w:val="single" w:sz="4" w:space="0" w:color="000000"/>
            </w:tcBorders>
            <w:vAlign w:val="center"/>
          </w:tcPr>
          <w:p w14:paraId="22432B3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Bê tông chèn cừ M200</w:t>
            </w:r>
          </w:p>
        </w:tc>
        <w:tc>
          <w:tcPr>
            <w:tcW w:w="1134" w:type="dxa"/>
            <w:tcBorders>
              <w:top w:val="single" w:sz="4" w:space="0" w:color="000000"/>
              <w:left w:val="single" w:sz="4" w:space="0" w:color="000000"/>
              <w:bottom w:val="single" w:sz="4" w:space="0" w:color="000000"/>
              <w:right w:val="single" w:sz="4" w:space="0" w:color="000000"/>
            </w:tcBorders>
            <w:vAlign w:val="center"/>
          </w:tcPr>
          <w:p w14:paraId="05DE3142"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81454A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7F000319"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3E83C906"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60C3B73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42</w:t>
            </w:r>
          </w:p>
        </w:tc>
        <w:tc>
          <w:tcPr>
            <w:tcW w:w="1134" w:type="dxa"/>
            <w:tcBorders>
              <w:top w:val="single" w:sz="4" w:space="0" w:color="000000"/>
              <w:left w:val="single" w:sz="4" w:space="0" w:color="000000"/>
              <w:bottom w:val="single" w:sz="4" w:space="0" w:color="000000"/>
              <w:right w:val="single" w:sz="4" w:space="0" w:color="000000"/>
            </w:tcBorders>
            <w:vAlign w:val="center"/>
          </w:tcPr>
          <w:p w14:paraId="4F593A4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2.066.531</w:t>
            </w:r>
          </w:p>
        </w:tc>
        <w:tc>
          <w:tcPr>
            <w:tcW w:w="1421" w:type="dxa"/>
            <w:tcBorders>
              <w:top w:val="single" w:sz="4" w:space="0" w:color="000000"/>
              <w:left w:val="single" w:sz="4" w:space="0" w:color="000000"/>
              <w:bottom w:val="single" w:sz="4" w:space="0" w:color="000000"/>
              <w:right w:val="single" w:sz="4" w:space="0" w:color="000000"/>
            </w:tcBorders>
            <w:vAlign w:val="center"/>
          </w:tcPr>
          <w:p w14:paraId="2D1DD2E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86.794.302</w:t>
            </w:r>
          </w:p>
        </w:tc>
      </w:tr>
      <w:tr w:rsidR="00DE62AE" w14:paraId="21A82079"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3BF25EE3"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14:paraId="5C2EEFEC"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Đánh mặt bê tông chống nứt</w:t>
            </w:r>
          </w:p>
        </w:tc>
        <w:tc>
          <w:tcPr>
            <w:tcW w:w="1134" w:type="dxa"/>
            <w:tcBorders>
              <w:top w:val="single" w:sz="4" w:space="0" w:color="000000"/>
              <w:left w:val="single" w:sz="4" w:space="0" w:color="000000"/>
              <w:bottom w:val="single" w:sz="4" w:space="0" w:color="000000"/>
              <w:right w:val="single" w:sz="4" w:space="0" w:color="000000"/>
            </w:tcBorders>
            <w:vAlign w:val="center"/>
          </w:tcPr>
          <w:p w14:paraId="0FB71930"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E4E01DA"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14:paraId="11AA09F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4.365,6</w:t>
            </w:r>
          </w:p>
        </w:tc>
        <w:tc>
          <w:tcPr>
            <w:tcW w:w="849" w:type="dxa"/>
            <w:tcBorders>
              <w:top w:val="single" w:sz="4" w:space="0" w:color="000000"/>
              <w:left w:val="single" w:sz="4" w:space="0" w:color="000000"/>
              <w:bottom w:val="single" w:sz="4" w:space="0" w:color="000000"/>
              <w:right w:val="single" w:sz="4" w:space="0" w:color="000000"/>
            </w:tcBorders>
            <w:vAlign w:val="center"/>
          </w:tcPr>
          <w:p w14:paraId="434D6003"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16.327,8</w:t>
            </w:r>
          </w:p>
        </w:tc>
        <w:tc>
          <w:tcPr>
            <w:tcW w:w="852" w:type="dxa"/>
            <w:tcBorders>
              <w:top w:val="single" w:sz="4" w:space="0" w:color="000000"/>
              <w:left w:val="single" w:sz="4" w:space="0" w:color="000000"/>
              <w:bottom w:val="single" w:sz="4" w:space="0" w:color="000000"/>
              <w:right w:val="single" w:sz="4" w:space="0" w:color="000000"/>
            </w:tcBorders>
            <w:vAlign w:val="center"/>
          </w:tcPr>
          <w:p w14:paraId="0A6922A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20.693,4</w:t>
            </w:r>
          </w:p>
        </w:tc>
        <w:tc>
          <w:tcPr>
            <w:tcW w:w="1134" w:type="dxa"/>
            <w:tcBorders>
              <w:top w:val="single" w:sz="4" w:space="0" w:color="000000"/>
              <w:left w:val="single" w:sz="4" w:space="0" w:color="000000"/>
              <w:bottom w:val="single" w:sz="4" w:space="0" w:color="000000"/>
              <w:right w:val="single" w:sz="4" w:space="0" w:color="000000"/>
            </w:tcBorders>
            <w:vAlign w:val="center"/>
          </w:tcPr>
          <w:p w14:paraId="7E63A9D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14:paraId="5077DEB8"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331.673.815</w:t>
            </w:r>
          </w:p>
        </w:tc>
      </w:tr>
      <w:tr w:rsidR="00DE62AE" w14:paraId="121F0ABF"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9F27D73"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66</w:t>
            </w:r>
          </w:p>
        </w:tc>
        <w:tc>
          <w:tcPr>
            <w:tcW w:w="1813" w:type="dxa"/>
            <w:tcBorders>
              <w:top w:val="single" w:sz="4" w:space="0" w:color="000000"/>
              <w:left w:val="single" w:sz="4" w:space="0" w:color="000000"/>
              <w:bottom w:val="single" w:sz="4" w:space="0" w:color="000000"/>
              <w:right w:val="single" w:sz="4" w:space="0" w:color="000000"/>
            </w:tcBorders>
            <w:vAlign w:val="center"/>
          </w:tcPr>
          <w:p w14:paraId="76C38728"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14:paraId="4624F654"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30AC47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14:paraId="1F1FDBCE"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244027C2"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4C42009D"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470</w:t>
            </w:r>
          </w:p>
        </w:tc>
        <w:tc>
          <w:tcPr>
            <w:tcW w:w="1134" w:type="dxa"/>
            <w:tcBorders>
              <w:top w:val="single" w:sz="4" w:space="0" w:color="000000"/>
              <w:left w:val="single" w:sz="4" w:space="0" w:color="000000"/>
              <w:bottom w:val="single" w:sz="4" w:space="0" w:color="000000"/>
              <w:right w:val="single" w:sz="4" w:space="0" w:color="000000"/>
            </w:tcBorders>
            <w:vAlign w:val="center"/>
          </w:tcPr>
          <w:p w14:paraId="1B1E574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414.869</w:t>
            </w:r>
          </w:p>
        </w:tc>
        <w:tc>
          <w:tcPr>
            <w:tcW w:w="1421" w:type="dxa"/>
            <w:tcBorders>
              <w:top w:val="single" w:sz="4" w:space="0" w:color="000000"/>
              <w:left w:val="single" w:sz="4" w:space="0" w:color="000000"/>
              <w:bottom w:val="single" w:sz="4" w:space="0" w:color="000000"/>
              <w:right w:val="single" w:sz="4" w:space="0" w:color="000000"/>
            </w:tcBorders>
            <w:vAlign w:val="center"/>
          </w:tcPr>
          <w:p w14:paraId="76075399"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194.988.430</w:t>
            </w:r>
          </w:p>
        </w:tc>
      </w:tr>
      <w:tr w:rsidR="00DE62AE" w14:paraId="7170D1E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4BEC061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67</w:t>
            </w:r>
          </w:p>
        </w:tc>
        <w:tc>
          <w:tcPr>
            <w:tcW w:w="1813" w:type="dxa"/>
            <w:tcBorders>
              <w:top w:val="single" w:sz="4" w:space="0" w:color="000000"/>
              <w:left w:val="single" w:sz="4" w:space="0" w:color="000000"/>
              <w:bottom w:val="single" w:sz="4" w:space="0" w:color="000000"/>
              <w:right w:val="single" w:sz="4" w:space="0" w:color="000000"/>
            </w:tcBorders>
            <w:vAlign w:val="center"/>
          </w:tcPr>
          <w:p w14:paraId="38B2B636"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không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14:paraId="3B051A3F"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DCCBA8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14:paraId="421DA0FE"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05B60E16"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3447255B"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870D2D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235.083</w:t>
            </w:r>
          </w:p>
        </w:tc>
        <w:tc>
          <w:tcPr>
            <w:tcW w:w="1421" w:type="dxa"/>
            <w:tcBorders>
              <w:top w:val="single" w:sz="4" w:space="0" w:color="000000"/>
              <w:left w:val="single" w:sz="4" w:space="0" w:color="000000"/>
              <w:bottom w:val="single" w:sz="4" w:space="0" w:color="000000"/>
              <w:right w:val="single" w:sz="4" w:space="0" w:color="000000"/>
            </w:tcBorders>
            <w:vAlign w:val="center"/>
          </w:tcPr>
          <w:p w14:paraId="0B55B0E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129.295.650</w:t>
            </w:r>
          </w:p>
        </w:tc>
      </w:tr>
      <w:tr w:rsidR="00DE62AE" w14:paraId="6C755F6B"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03277E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69</w:t>
            </w:r>
          </w:p>
        </w:tc>
        <w:tc>
          <w:tcPr>
            <w:tcW w:w="1813" w:type="dxa"/>
            <w:tcBorders>
              <w:top w:val="single" w:sz="4" w:space="0" w:color="000000"/>
              <w:left w:val="single" w:sz="4" w:space="0" w:color="000000"/>
              <w:bottom w:val="single" w:sz="4" w:space="0" w:color="000000"/>
              <w:right w:val="single" w:sz="4" w:space="0" w:color="000000"/>
            </w:tcBorders>
            <w:vAlign w:val="center"/>
          </w:tcPr>
          <w:p w14:paraId="7B2E5D56"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Phá dỡ sàn bịt ram dốc biện pháp/ sàn tăng cường</w:t>
            </w:r>
          </w:p>
        </w:tc>
        <w:tc>
          <w:tcPr>
            <w:tcW w:w="1134" w:type="dxa"/>
            <w:tcBorders>
              <w:top w:val="single" w:sz="4" w:space="0" w:color="000000"/>
              <w:left w:val="single" w:sz="4" w:space="0" w:color="000000"/>
              <w:bottom w:val="single" w:sz="4" w:space="0" w:color="000000"/>
              <w:right w:val="single" w:sz="4" w:space="0" w:color="000000"/>
            </w:tcBorders>
            <w:vAlign w:val="center"/>
          </w:tcPr>
          <w:p w14:paraId="3CBFA195"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EA695FE"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77D4E1F9"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3CEE1035"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13F099B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14:paraId="1046FBB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1.602.840</w:t>
            </w:r>
          </w:p>
        </w:tc>
        <w:tc>
          <w:tcPr>
            <w:tcW w:w="1421" w:type="dxa"/>
            <w:tcBorders>
              <w:top w:val="single" w:sz="4" w:space="0" w:color="000000"/>
              <w:left w:val="single" w:sz="4" w:space="0" w:color="000000"/>
              <w:bottom w:val="single" w:sz="4" w:space="0" w:color="000000"/>
              <w:right w:val="single" w:sz="4" w:space="0" w:color="000000"/>
            </w:tcBorders>
            <w:vAlign w:val="center"/>
          </w:tcPr>
          <w:p w14:paraId="0E3398B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86.336.977</w:t>
            </w:r>
          </w:p>
        </w:tc>
      </w:tr>
      <w:tr w:rsidR="00DE62AE" w14:paraId="7D53FED3"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6DDA70A6"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70</w:t>
            </w:r>
          </w:p>
        </w:tc>
        <w:tc>
          <w:tcPr>
            <w:tcW w:w="1813" w:type="dxa"/>
            <w:tcBorders>
              <w:top w:val="single" w:sz="4" w:space="0" w:color="000000"/>
              <w:left w:val="single" w:sz="4" w:space="0" w:color="000000"/>
              <w:bottom w:val="single" w:sz="4" w:space="0" w:color="000000"/>
              <w:right w:val="single" w:sz="4" w:space="0" w:color="000000"/>
            </w:tcBorders>
            <w:vAlign w:val="center"/>
          </w:tcPr>
          <w:p w14:paraId="702075FB"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Vận chuyển bê tông phá dỡ sàn bịt ram dốc biện pháp/ sàn tăng cường tương đương đất cấp IV ra khói công trình</w:t>
            </w:r>
          </w:p>
        </w:tc>
        <w:tc>
          <w:tcPr>
            <w:tcW w:w="1134" w:type="dxa"/>
            <w:tcBorders>
              <w:top w:val="single" w:sz="4" w:space="0" w:color="000000"/>
              <w:left w:val="single" w:sz="4" w:space="0" w:color="000000"/>
              <w:bottom w:val="single" w:sz="4" w:space="0" w:color="000000"/>
              <w:right w:val="single" w:sz="4" w:space="0" w:color="000000"/>
            </w:tcBorders>
            <w:vAlign w:val="center"/>
          </w:tcPr>
          <w:p w14:paraId="285B0AC2"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7B86F98"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14:paraId="099E0020"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0D77804E"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3C81D80C"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14:paraId="5C4A2889"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267.140</w:t>
            </w:r>
          </w:p>
        </w:tc>
        <w:tc>
          <w:tcPr>
            <w:tcW w:w="1421" w:type="dxa"/>
            <w:tcBorders>
              <w:top w:val="single" w:sz="4" w:space="0" w:color="000000"/>
              <w:left w:val="single" w:sz="4" w:space="0" w:color="000000"/>
              <w:bottom w:val="single" w:sz="4" w:space="0" w:color="000000"/>
              <w:right w:val="single" w:sz="4" w:space="0" w:color="000000"/>
            </w:tcBorders>
            <w:vAlign w:val="center"/>
          </w:tcPr>
          <w:p w14:paraId="24020A5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14.389.496</w:t>
            </w:r>
          </w:p>
        </w:tc>
      </w:tr>
      <w:tr w:rsidR="00DE62AE" w14:paraId="06EC2604"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1A63E69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71</w:t>
            </w:r>
          </w:p>
        </w:tc>
        <w:tc>
          <w:tcPr>
            <w:tcW w:w="1813" w:type="dxa"/>
            <w:tcBorders>
              <w:top w:val="single" w:sz="4" w:space="0" w:color="000000"/>
              <w:left w:val="single" w:sz="4" w:space="0" w:color="000000"/>
              <w:bottom w:val="single" w:sz="4" w:space="0" w:color="000000"/>
              <w:right w:val="single" w:sz="4" w:space="0" w:color="000000"/>
            </w:tcBorders>
            <w:vAlign w:val="center"/>
          </w:tcPr>
          <w:p w14:paraId="05919469" w14:textId="77777777" w:rsidR="00DE62AE" w:rsidRDefault="00000000">
            <w:pPr>
              <w:spacing w:after="120" w:line="276" w:lineRule="auto"/>
              <w:rPr>
                <w:rFonts w:ascii="Times New Roman" w:hAnsi="Times New Roman"/>
                <w:sz w:val="18"/>
                <w:szCs w:val="18"/>
              </w:rPr>
            </w:pPr>
            <w:r>
              <w:rPr>
                <w:rFonts w:ascii="Times New Roman" w:hAnsi="Times New Roman"/>
                <w:color w:val="000000" w:themeColor="text1"/>
                <w:sz w:val="18"/>
                <w:szCs w:val="18"/>
              </w:rPr>
              <w:t>Gia cố nền đất yếu (Bao gồm rải phên nứa chống chình và trạc rải gia cố đường giao thông, kho bãi)</w:t>
            </w:r>
          </w:p>
        </w:tc>
        <w:tc>
          <w:tcPr>
            <w:tcW w:w="1134" w:type="dxa"/>
            <w:tcBorders>
              <w:top w:val="single" w:sz="4" w:space="0" w:color="000000"/>
              <w:left w:val="single" w:sz="4" w:space="0" w:color="000000"/>
              <w:bottom w:val="single" w:sz="4" w:space="0" w:color="000000"/>
              <w:right w:val="single" w:sz="4" w:space="0" w:color="000000"/>
            </w:tcBorders>
            <w:vAlign w:val="center"/>
          </w:tcPr>
          <w:p w14:paraId="3CF72F0D"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1D4D452"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14:paraId="0CE23C63"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5E335956"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72F71AFF"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14:paraId="0CD391EA"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641.136.129</w:t>
            </w:r>
          </w:p>
        </w:tc>
        <w:tc>
          <w:tcPr>
            <w:tcW w:w="1421" w:type="dxa"/>
            <w:tcBorders>
              <w:top w:val="single" w:sz="4" w:space="0" w:color="000000"/>
              <w:left w:val="single" w:sz="4" w:space="0" w:color="000000"/>
              <w:bottom w:val="single" w:sz="4" w:space="0" w:color="000000"/>
              <w:right w:val="single" w:sz="4" w:space="0" w:color="000000"/>
            </w:tcBorders>
            <w:vAlign w:val="center"/>
          </w:tcPr>
          <w:p w14:paraId="2B91796D"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641.136.129</w:t>
            </w:r>
          </w:p>
        </w:tc>
      </w:tr>
      <w:tr w:rsidR="00DE62AE" w14:paraId="36AD2030"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2C7B0BA5"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72</w:t>
            </w:r>
          </w:p>
        </w:tc>
        <w:tc>
          <w:tcPr>
            <w:tcW w:w="1813" w:type="dxa"/>
            <w:tcBorders>
              <w:top w:val="single" w:sz="4" w:space="0" w:color="000000"/>
              <w:left w:val="single" w:sz="4" w:space="0" w:color="000000"/>
              <w:bottom w:val="single" w:sz="4" w:space="0" w:color="000000"/>
              <w:right w:val="single" w:sz="4" w:space="0" w:color="000000"/>
            </w:tcBorders>
            <w:vAlign w:val="center"/>
          </w:tcPr>
          <w:p w14:paraId="077A8885"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Thu nước hố móng/ hạ mực nước ngầm</w:t>
            </w:r>
          </w:p>
        </w:tc>
        <w:tc>
          <w:tcPr>
            <w:tcW w:w="1134" w:type="dxa"/>
            <w:tcBorders>
              <w:top w:val="single" w:sz="4" w:space="0" w:color="000000"/>
              <w:left w:val="single" w:sz="4" w:space="0" w:color="000000"/>
              <w:bottom w:val="single" w:sz="4" w:space="0" w:color="000000"/>
              <w:right w:val="single" w:sz="4" w:space="0" w:color="000000"/>
            </w:tcBorders>
            <w:vAlign w:val="center"/>
          </w:tcPr>
          <w:p w14:paraId="02D4060D"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AF8C8E3"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14:paraId="553F6DBB"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7D61716D"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1E49624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14:paraId="004C050E"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534.280.107</w:t>
            </w:r>
          </w:p>
        </w:tc>
        <w:tc>
          <w:tcPr>
            <w:tcW w:w="1421" w:type="dxa"/>
            <w:tcBorders>
              <w:top w:val="single" w:sz="4" w:space="0" w:color="000000"/>
              <w:left w:val="single" w:sz="4" w:space="0" w:color="000000"/>
              <w:bottom w:val="single" w:sz="4" w:space="0" w:color="000000"/>
              <w:right w:val="single" w:sz="4" w:space="0" w:color="000000"/>
            </w:tcBorders>
            <w:vAlign w:val="center"/>
          </w:tcPr>
          <w:p w14:paraId="7F6A9398"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534.280.107</w:t>
            </w:r>
          </w:p>
        </w:tc>
      </w:tr>
      <w:tr w:rsidR="00DE62AE" w14:paraId="6174F1B8"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B89DF1" w14:textId="77777777" w:rsidR="00DE62AE" w:rsidRDefault="00000000">
            <w:pPr>
              <w:spacing w:after="120" w:line="276" w:lineRule="auto"/>
              <w:jc w:val="center"/>
              <w:rPr>
                <w:rFonts w:ascii="Times New Roman" w:hAnsi="Times New Roman"/>
                <w:sz w:val="18"/>
                <w:szCs w:val="18"/>
              </w:rPr>
            </w:pPr>
            <w:r>
              <w:rPr>
                <w:rFonts w:ascii="Times New Roman" w:hAnsi="Times New Roman"/>
                <w:b/>
                <w:bCs/>
                <w:sz w:val="18"/>
                <w:szCs w:val="18"/>
              </w:rPr>
              <w:t>VII</w:t>
            </w:r>
          </w:p>
        </w:tc>
        <w:tc>
          <w:tcPr>
            <w:tcW w:w="18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8FEB7D"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MÓNG CẨU THÁP</w:t>
            </w: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49D215" w14:textId="77777777" w:rsidR="00DE62AE" w:rsidRDefault="00DE62AE">
            <w:pPr>
              <w:spacing w:after="120" w:line="276" w:lineRule="auto"/>
              <w:rPr>
                <w:rFonts w:ascii="Times New Roman" w:hAnsi="Times New Roman"/>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0D47E5" w14:textId="77777777" w:rsidR="00DE62AE" w:rsidRDefault="00DE62AE">
            <w:pPr>
              <w:spacing w:after="120" w:line="276" w:lineRule="auto"/>
              <w:jc w:val="center"/>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8BF4FB"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422464"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7AD6AF" w14:textId="77777777" w:rsidR="00DE62AE" w:rsidRDefault="00DE62AE">
            <w:pPr>
              <w:spacing w:after="120" w:line="276" w:lineRule="auto"/>
              <w:jc w:val="right"/>
              <w:rPr>
                <w:rFonts w:ascii="Times New Roman" w:hAnsi="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8AE6EB" w14:textId="77777777" w:rsidR="00DE62AE" w:rsidRDefault="00DE62AE">
            <w:pPr>
              <w:spacing w:after="120" w:line="276" w:lineRule="auto"/>
              <w:jc w:val="right"/>
              <w:rPr>
                <w:rFonts w:ascii="Times New Roman" w:hAnsi="Times New Roman"/>
                <w:sz w:val="18"/>
                <w:szCs w:val="18"/>
              </w:rPr>
            </w:pP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C99C10"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640.092.150</w:t>
            </w:r>
          </w:p>
        </w:tc>
      </w:tr>
      <w:tr w:rsidR="00DE62AE" w14:paraId="0B47413D" w14:textId="77777777">
        <w:trPr>
          <w:cantSplit/>
          <w:jc w:val="center"/>
        </w:trPr>
        <w:tc>
          <w:tcPr>
            <w:tcW w:w="449" w:type="dxa"/>
            <w:tcBorders>
              <w:top w:val="single" w:sz="4" w:space="0" w:color="000000"/>
              <w:left w:val="single" w:sz="4" w:space="0" w:color="000000"/>
              <w:bottom w:val="single" w:sz="4" w:space="0" w:color="000000"/>
              <w:right w:val="single" w:sz="4" w:space="0" w:color="000000"/>
            </w:tcBorders>
            <w:vAlign w:val="center"/>
          </w:tcPr>
          <w:p w14:paraId="5E6A0CD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74</w:t>
            </w:r>
          </w:p>
        </w:tc>
        <w:tc>
          <w:tcPr>
            <w:tcW w:w="1813" w:type="dxa"/>
            <w:tcBorders>
              <w:top w:val="single" w:sz="4" w:space="0" w:color="000000"/>
              <w:left w:val="single" w:sz="4" w:space="0" w:color="000000"/>
              <w:bottom w:val="single" w:sz="4" w:space="0" w:color="000000"/>
              <w:right w:val="single" w:sz="4" w:space="0" w:color="000000"/>
            </w:tcBorders>
            <w:vAlign w:val="center"/>
          </w:tcPr>
          <w:p w14:paraId="257C5F24"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Chi phí móng cẩu tháp</w:t>
            </w:r>
          </w:p>
        </w:tc>
        <w:tc>
          <w:tcPr>
            <w:tcW w:w="1134" w:type="dxa"/>
            <w:tcBorders>
              <w:top w:val="single" w:sz="4" w:space="0" w:color="000000"/>
              <w:left w:val="single" w:sz="4" w:space="0" w:color="000000"/>
              <w:bottom w:val="single" w:sz="4" w:space="0" w:color="000000"/>
              <w:right w:val="single" w:sz="4" w:space="0" w:color="000000"/>
            </w:tcBorders>
            <w:vAlign w:val="center"/>
          </w:tcPr>
          <w:p w14:paraId="2F5AAE4A" w14:textId="77777777" w:rsidR="00DE62AE" w:rsidRDefault="00000000">
            <w:pPr>
              <w:spacing w:after="120" w:line="276" w:lineRule="auto"/>
              <w:rPr>
                <w:rFonts w:ascii="Times New Roman" w:hAnsi="Times New Roman"/>
                <w:sz w:val="18"/>
                <w:szCs w:val="18"/>
              </w:rPr>
            </w:pPr>
            <w:r>
              <w:rPr>
                <w:rFonts w:ascii="Times New Roman" w:hAnsi="Times New Roman"/>
                <w:sz w:val="18"/>
                <w:szCs w:val="18"/>
              </w:rPr>
              <w:t>Không bao gồm cọc của móng cẩu tháp, phá dỡ móng, cọc (Giai đoạn sau)</w:t>
            </w:r>
          </w:p>
        </w:tc>
        <w:tc>
          <w:tcPr>
            <w:tcW w:w="567" w:type="dxa"/>
            <w:tcBorders>
              <w:top w:val="single" w:sz="4" w:space="0" w:color="000000"/>
              <w:left w:val="single" w:sz="4" w:space="0" w:color="000000"/>
              <w:bottom w:val="single" w:sz="4" w:space="0" w:color="000000"/>
              <w:right w:val="single" w:sz="4" w:space="0" w:color="000000"/>
            </w:tcBorders>
            <w:vAlign w:val="center"/>
          </w:tcPr>
          <w:p w14:paraId="44DD07ED" w14:textId="77777777" w:rsidR="00DE62AE" w:rsidRDefault="00000000">
            <w:pPr>
              <w:spacing w:after="120" w:line="276" w:lineRule="auto"/>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14:paraId="6E85EE07" w14:textId="77777777" w:rsidR="00DE62AE" w:rsidRDefault="00DE62AE">
            <w:pPr>
              <w:spacing w:after="120" w:line="276" w:lineRule="auto"/>
              <w:jc w:val="right"/>
              <w:rPr>
                <w:rFonts w:ascii="Times New Roman" w:hAnsi="Times New Roman"/>
                <w:sz w:val="18"/>
                <w:szCs w:val="18"/>
              </w:rPr>
            </w:pPr>
          </w:p>
        </w:tc>
        <w:tc>
          <w:tcPr>
            <w:tcW w:w="849" w:type="dxa"/>
            <w:tcBorders>
              <w:top w:val="single" w:sz="4" w:space="0" w:color="000000"/>
              <w:left w:val="single" w:sz="4" w:space="0" w:color="000000"/>
              <w:bottom w:val="single" w:sz="4" w:space="0" w:color="000000"/>
              <w:right w:val="single" w:sz="4" w:space="0" w:color="000000"/>
            </w:tcBorders>
            <w:vAlign w:val="center"/>
          </w:tcPr>
          <w:p w14:paraId="23098811" w14:textId="77777777" w:rsidR="00DE62AE" w:rsidRDefault="00DE62AE">
            <w:pPr>
              <w:spacing w:after="120" w:line="276" w:lineRule="auto"/>
              <w:jc w:val="right"/>
              <w:rPr>
                <w:rFonts w:ascii="Times New Roman" w:hAnsi="Times New Roman"/>
                <w:sz w:val="18"/>
                <w:szCs w:val="18"/>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3FB5C207"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14:paraId="3AE155D1" w14:textId="77777777" w:rsidR="00DE62AE" w:rsidRDefault="00000000">
            <w:pPr>
              <w:spacing w:after="120" w:line="276" w:lineRule="auto"/>
              <w:jc w:val="right"/>
              <w:rPr>
                <w:rFonts w:ascii="Times New Roman" w:hAnsi="Times New Roman"/>
                <w:sz w:val="18"/>
                <w:szCs w:val="18"/>
              </w:rPr>
            </w:pPr>
            <w:r>
              <w:rPr>
                <w:rFonts w:ascii="Times New Roman" w:hAnsi="Times New Roman"/>
                <w:sz w:val="18"/>
                <w:szCs w:val="18"/>
              </w:rPr>
              <w:t>640.092.150</w:t>
            </w:r>
          </w:p>
        </w:tc>
        <w:tc>
          <w:tcPr>
            <w:tcW w:w="1421" w:type="dxa"/>
            <w:tcBorders>
              <w:top w:val="single" w:sz="4" w:space="0" w:color="000000"/>
              <w:left w:val="single" w:sz="4" w:space="0" w:color="000000"/>
              <w:bottom w:val="single" w:sz="4" w:space="0" w:color="000000"/>
              <w:right w:val="single" w:sz="4" w:space="0" w:color="000000"/>
            </w:tcBorders>
            <w:vAlign w:val="center"/>
          </w:tcPr>
          <w:p w14:paraId="71A61381"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640.092.150</w:t>
            </w:r>
          </w:p>
        </w:tc>
      </w:tr>
      <w:tr w:rsidR="00DE62AE" w14:paraId="67134DEC" w14:textId="77777777">
        <w:trPr>
          <w:cantSplit/>
          <w:jc w:val="center"/>
        </w:trPr>
        <w:tc>
          <w:tcPr>
            <w:tcW w:w="7650"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479E80ED"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TỔNG CỘNG</w:t>
            </w: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C4CDAE"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171.752.592.893</w:t>
            </w:r>
          </w:p>
        </w:tc>
      </w:tr>
      <w:tr w:rsidR="00DE62AE" w14:paraId="14028091" w14:textId="77777777">
        <w:trPr>
          <w:cantSplit/>
          <w:jc w:val="center"/>
        </w:trPr>
        <w:tc>
          <w:tcPr>
            <w:tcW w:w="7650"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6AA13C09"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Chi phí chung (trọn gói)</w:t>
            </w: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89154A"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20.778.337.000</w:t>
            </w:r>
          </w:p>
        </w:tc>
      </w:tr>
      <w:tr w:rsidR="00DE62AE" w14:paraId="1049DDC8" w14:textId="77777777">
        <w:trPr>
          <w:cantSplit/>
          <w:jc w:val="center"/>
        </w:trPr>
        <w:tc>
          <w:tcPr>
            <w:tcW w:w="7650"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3F0AF57F"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Cẩu tháp (trọn gói)</w:t>
            </w: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78D32B"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7.402.649.000</w:t>
            </w:r>
          </w:p>
        </w:tc>
      </w:tr>
      <w:tr w:rsidR="00DE62AE" w14:paraId="3E06B004" w14:textId="77777777">
        <w:trPr>
          <w:cantSplit/>
          <w:jc w:val="center"/>
        </w:trPr>
        <w:tc>
          <w:tcPr>
            <w:tcW w:w="7650"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7CCE0E3B"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TỔNG GIÁ TRỊ HỢP ĐỒNG TRƯỚC THUẾ</w:t>
            </w: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804DFB4"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199.933.578.893</w:t>
            </w:r>
          </w:p>
        </w:tc>
      </w:tr>
      <w:tr w:rsidR="00DE62AE" w14:paraId="2846BB58" w14:textId="77777777">
        <w:trPr>
          <w:cantSplit/>
          <w:jc w:val="center"/>
        </w:trPr>
        <w:tc>
          <w:tcPr>
            <w:tcW w:w="7650"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219B6910"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THUẾ GTGT 8%</w:t>
            </w: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21A5BF5"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15.994.686.311</w:t>
            </w:r>
          </w:p>
        </w:tc>
      </w:tr>
      <w:tr w:rsidR="00DE62AE" w14:paraId="65DE153B" w14:textId="77777777">
        <w:trPr>
          <w:cantSplit/>
          <w:jc w:val="center"/>
        </w:trPr>
        <w:tc>
          <w:tcPr>
            <w:tcW w:w="7650" w:type="dxa"/>
            <w:gridSpan w:val="8"/>
            <w:tcBorders>
              <w:top w:val="single" w:sz="4" w:space="0" w:color="000000"/>
              <w:left w:val="single" w:sz="4" w:space="0" w:color="000000"/>
              <w:bottom w:val="single" w:sz="4" w:space="0" w:color="000000"/>
              <w:right w:val="single" w:sz="4" w:space="0" w:color="000000"/>
            </w:tcBorders>
            <w:shd w:val="clear" w:color="auto" w:fill="F2F2F2"/>
            <w:vAlign w:val="center"/>
          </w:tcPr>
          <w:p w14:paraId="3C8DE3AE" w14:textId="77777777" w:rsidR="00DE62AE" w:rsidRDefault="00000000">
            <w:pPr>
              <w:spacing w:after="120" w:line="276" w:lineRule="auto"/>
              <w:rPr>
                <w:rFonts w:ascii="Times New Roman" w:hAnsi="Times New Roman"/>
                <w:sz w:val="18"/>
                <w:szCs w:val="18"/>
              </w:rPr>
            </w:pPr>
            <w:r>
              <w:rPr>
                <w:rFonts w:ascii="Times New Roman" w:hAnsi="Times New Roman"/>
                <w:b/>
                <w:bCs/>
                <w:sz w:val="18"/>
                <w:szCs w:val="18"/>
              </w:rPr>
              <w:t>TỔNG GIÁ TRỊ HỢP ĐỒNG SAU THUẾ</w:t>
            </w:r>
          </w:p>
        </w:tc>
        <w:tc>
          <w:tcPr>
            <w:tcW w:w="14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645358" w14:textId="77777777" w:rsidR="00DE62AE" w:rsidRDefault="00000000">
            <w:pPr>
              <w:spacing w:after="120" w:line="276" w:lineRule="auto"/>
              <w:jc w:val="right"/>
              <w:rPr>
                <w:rFonts w:ascii="Times New Roman" w:hAnsi="Times New Roman"/>
                <w:sz w:val="18"/>
                <w:szCs w:val="18"/>
              </w:rPr>
            </w:pPr>
            <w:r>
              <w:rPr>
                <w:rFonts w:ascii="Times New Roman" w:hAnsi="Times New Roman"/>
                <w:b/>
                <w:bCs/>
                <w:sz w:val="18"/>
                <w:szCs w:val="18"/>
              </w:rPr>
              <w:t>215.928.265.204</w:t>
            </w:r>
          </w:p>
        </w:tc>
      </w:tr>
    </w:tbl>
    <w:p w14:paraId="13E17677" w14:textId="77777777" w:rsidR="00DE62AE" w:rsidRDefault="00000000">
      <w:pPr>
        <w:spacing w:after="120" w:line="276" w:lineRule="auto"/>
        <w:rPr>
          <w:rFonts w:ascii="Times New Roman" w:hAnsi="Times New Roman"/>
          <w:sz w:val="26"/>
          <w:szCs w:val="26"/>
        </w:rPr>
      </w:pPr>
      <w:r>
        <w:br w:type="page"/>
      </w:r>
    </w:p>
    <w:p w14:paraId="4B8A7AA3" w14:textId="77777777" w:rsidR="00DE62AE" w:rsidRDefault="00000000">
      <w:pPr>
        <w:spacing w:line="276" w:lineRule="auto"/>
        <w:jc w:val="center"/>
        <w:rPr>
          <w:highlight w:val="yellow"/>
        </w:rPr>
      </w:pPr>
      <w:r>
        <w:rPr>
          <w:rFonts w:ascii="Times New Roman" w:hAnsi="Times New Roman"/>
          <w:b/>
          <w:bCs/>
          <w:sz w:val="26"/>
          <w:szCs w:val="26"/>
          <w:highlight w:val="yellow"/>
        </w:rPr>
        <w:lastRenderedPageBreak/>
        <w:t>BIỂU 02</w:t>
      </w:r>
    </w:p>
    <w:p w14:paraId="1A8F9D07" w14:textId="77777777" w:rsidR="00DE62AE" w:rsidRDefault="00000000">
      <w:pPr>
        <w:spacing w:line="276" w:lineRule="auto"/>
        <w:jc w:val="center"/>
        <w:rPr>
          <w:highlight w:val="yellow"/>
        </w:rPr>
      </w:pPr>
      <w:r>
        <w:rPr>
          <w:rFonts w:ascii="Times New Roman" w:hAnsi="Times New Roman"/>
          <w:b/>
          <w:bCs/>
          <w:sz w:val="26"/>
          <w:szCs w:val="26"/>
          <w:highlight w:val="yellow"/>
        </w:rPr>
        <w:t>PHẠM VI CÔNG VIỆC, CÁCH TÍNH KHỐI LƯỢNG VÀ BAO HÀM ĐƠN GIÁ</w:t>
      </w:r>
    </w:p>
    <w:p w14:paraId="1287D8E8" w14:textId="77777777" w:rsidR="00DE62AE" w:rsidRDefault="00000000">
      <w:pPr>
        <w:spacing w:after="200" w:line="276" w:lineRule="auto"/>
        <w:jc w:val="center"/>
      </w:pPr>
      <w:r>
        <w:rPr>
          <w:rFonts w:ascii="Times New Roman" w:hAnsi="Times New Roman"/>
          <w:i/>
          <w:iCs/>
          <w:sz w:val="26"/>
          <w:szCs w:val="26"/>
          <w:highlight w:val="yellow"/>
        </w:rPr>
        <w:t>(Kèm theo hợp đồng số ……/2026/HĐ/VNCNEC-…… ngày …… tháng …… năm 2026)</w:t>
      </w:r>
    </w:p>
    <w:p w14:paraId="0098FB13" w14:textId="77777777" w:rsidR="00DE62AE" w:rsidRDefault="00000000">
      <w:pPr>
        <w:spacing w:after="80" w:line="276" w:lineRule="auto"/>
        <w:jc w:val="both"/>
      </w:pPr>
      <w:r>
        <w:rPr>
          <w:rFonts w:ascii="Times New Roman" w:hAnsi="Times New Roman"/>
          <w:b/>
          <w:bCs/>
          <w:sz w:val="26"/>
          <w:szCs w:val="26"/>
        </w:rPr>
        <w:t>I. Phạm vi công việc</w:t>
      </w:r>
    </w:p>
    <w:p w14:paraId="07E4C3A0" w14:textId="77777777" w:rsidR="00DE62AE" w:rsidRDefault="00000000">
      <w:pPr>
        <w:spacing w:after="80" w:line="276" w:lineRule="auto"/>
        <w:jc w:val="both"/>
      </w:pPr>
      <w:r>
        <w:rPr>
          <w:rFonts w:ascii="Times New Roman" w:hAnsi="Times New Roman"/>
          <w:sz w:val="26"/>
          <w:szCs w:val="26"/>
        </w:rPr>
        <w:t>Bên B thực hiện thi công Phần ngầm theo Điều 1.20 Hợp đồng, bao gồm nhưng không giới hạn các công việc sau:</w:t>
      </w:r>
    </w:p>
    <w:p w14:paraId="6E317BAF" w14:textId="77777777" w:rsidR="00DE62AE" w:rsidRDefault="00000000">
      <w:pPr>
        <w:spacing w:after="80" w:line="276" w:lineRule="auto"/>
        <w:jc w:val="both"/>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14:paraId="7B62D481" w14:textId="77777777" w:rsidR="00DE62AE" w:rsidRDefault="00000000">
      <w:pPr>
        <w:spacing w:after="80" w:line="276" w:lineRule="auto"/>
        <w:jc w:val="both"/>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14:paraId="197F5F10" w14:textId="77777777" w:rsidR="00DE62AE" w:rsidRDefault="00000000">
      <w:pPr>
        <w:spacing w:after="80" w:line="276" w:lineRule="auto"/>
        <w:jc w:val="both"/>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14:paraId="466EA894" w14:textId="77777777" w:rsidR="00DE62AE" w:rsidRDefault="00000000">
      <w:pPr>
        <w:spacing w:after="80" w:line="276" w:lineRule="auto"/>
        <w:jc w:val="both"/>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14:paraId="1E45FF59" w14:textId="77777777" w:rsidR="00DE62AE" w:rsidRDefault="00000000">
      <w:pPr>
        <w:spacing w:after="80" w:line="276" w:lineRule="auto"/>
        <w:jc w:val="both"/>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14:paraId="7E61BB0A" w14:textId="77777777" w:rsidR="00DE62AE" w:rsidRDefault="00000000">
      <w:pPr>
        <w:spacing w:after="80" w:line="276" w:lineRule="auto"/>
        <w:jc w:val="both"/>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14:paraId="06517A4E" w14:textId="77777777" w:rsidR="00DE62AE" w:rsidRDefault="00000000">
      <w:pPr>
        <w:spacing w:after="80" w:line="276" w:lineRule="auto"/>
        <w:jc w:val="both"/>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14:paraId="7ECDA5A0" w14:textId="77777777" w:rsidR="00DE62AE" w:rsidRDefault="00000000">
      <w:pPr>
        <w:spacing w:after="80" w:line="276" w:lineRule="auto"/>
        <w:jc w:val="both"/>
      </w:pPr>
      <w:r>
        <w:rPr>
          <w:rFonts w:ascii="Times New Roman" w:hAnsi="Times New Roman"/>
          <w:sz w:val="26"/>
          <w:szCs w:val="26"/>
        </w:rPr>
        <w:t>8. Thu xếp vận chuyển, lưu kho, bảo quản vật tư, thiết bị; thủ tục hải quan đối với vật tư, thiết bị nhập khẩu (nếu có).</w:t>
      </w:r>
    </w:p>
    <w:p w14:paraId="3257DA2B" w14:textId="77777777" w:rsidR="00DE62AE" w:rsidRDefault="00000000">
      <w:pPr>
        <w:spacing w:after="80" w:line="276" w:lineRule="auto"/>
        <w:jc w:val="both"/>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14:paraId="6F5984F3" w14:textId="77777777" w:rsidR="00DE62AE" w:rsidRDefault="00000000">
      <w:pPr>
        <w:spacing w:after="80" w:line="276" w:lineRule="auto"/>
        <w:jc w:val="both"/>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14:paraId="584E5C9B" w14:textId="77777777" w:rsidR="00DE62AE" w:rsidRDefault="00000000">
      <w:pPr>
        <w:spacing w:after="80" w:line="276" w:lineRule="auto"/>
        <w:jc w:val="both"/>
      </w:pPr>
      <w:r>
        <w:rPr>
          <w:rFonts w:ascii="Times New Roman" w:hAnsi="Times New Roman"/>
          <w:sz w:val="26"/>
          <w:szCs w:val="26"/>
        </w:rPr>
        <w:t>11. Kiểm soát chất lượng công việc; xử lý, khắc phục sai sót, khiếm khuyết về chất lượng trong quá trình thi công và bảo hành.</w:t>
      </w:r>
    </w:p>
    <w:p w14:paraId="514389BD" w14:textId="77777777" w:rsidR="00DE62AE" w:rsidRDefault="00000000">
      <w:pPr>
        <w:spacing w:after="80" w:line="276" w:lineRule="auto"/>
        <w:jc w:val="both"/>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14:paraId="2707F2ED" w14:textId="77777777" w:rsidR="00DE62AE" w:rsidRDefault="00000000">
      <w:pPr>
        <w:spacing w:after="80" w:line="276" w:lineRule="auto"/>
        <w:jc w:val="both"/>
      </w:pPr>
      <w:r>
        <w:rPr>
          <w:rFonts w:ascii="Times New Roman" w:hAnsi="Times New Roman"/>
          <w:sz w:val="26"/>
          <w:szCs w:val="26"/>
        </w:rPr>
        <w:lastRenderedPageBreak/>
        <w:t>13. Thực hiện các công tác bảo đảm an toàn, bảo vệ môi trường, phòng chống cháy nổ, an ninh trật tự, quan trắc công trình lân cận trong phạm vi Hợp đồng.</w:t>
      </w:r>
    </w:p>
    <w:p w14:paraId="76FF2AB6" w14:textId="77777777" w:rsidR="00DE62AE" w:rsidRDefault="00000000">
      <w:pPr>
        <w:spacing w:after="80" w:line="276" w:lineRule="auto"/>
        <w:jc w:val="both"/>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14:paraId="3616864C" w14:textId="77777777" w:rsidR="00DE62AE" w:rsidRDefault="00000000">
      <w:pPr>
        <w:spacing w:after="80" w:line="276" w:lineRule="auto"/>
        <w:jc w:val="both"/>
      </w:pPr>
      <w:r>
        <w:rPr>
          <w:rFonts w:ascii="Times New Roman" w:hAnsi="Times New Roman"/>
          <w:sz w:val="26"/>
          <w:szCs w:val="26"/>
        </w:rPr>
        <w:t>15. Các công việc khác theo Biểu 03 [Ma trận phân chia phạm vi công việc và trách nhiệm] và thỏa thuận của Hợp đồng.</w:t>
      </w:r>
    </w:p>
    <w:p w14:paraId="192AE6F5" w14:textId="77777777" w:rsidR="00DE62AE" w:rsidRDefault="00000000">
      <w:pPr>
        <w:spacing w:before="120" w:after="80" w:line="276" w:lineRule="auto"/>
        <w:jc w:val="both"/>
      </w:pPr>
      <w:r>
        <w:rPr>
          <w:rFonts w:ascii="Times New Roman" w:hAnsi="Times New Roman"/>
          <w:b/>
          <w:bCs/>
          <w:sz w:val="26"/>
          <w:szCs w:val="26"/>
        </w:rPr>
        <w:t>II. Nguyên tắc tính khối lượng</w:t>
      </w:r>
    </w:p>
    <w:p w14:paraId="1DEAF436" w14:textId="77777777" w:rsidR="00DE62AE" w:rsidRDefault="00000000">
      <w:pPr>
        <w:spacing w:after="80" w:line="276" w:lineRule="auto"/>
        <w:jc w:val="both"/>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14:paraId="59A77FBA" w14:textId="77777777" w:rsidR="00DE62AE" w:rsidRDefault="00000000">
      <w:pPr>
        <w:spacing w:after="80" w:line="276" w:lineRule="auto"/>
        <w:jc w:val="both"/>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14:paraId="09DBE0AF" w14:textId="77777777" w:rsidR="00DE62AE" w:rsidRDefault="00000000">
      <w:pPr>
        <w:spacing w:after="160" w:line="276" w:lineRule="auto"/>
        <w:jc w:val="both"/>
      </w:pPr>
      <w:r>
        <w:rPr>
          <w:rFonts w:ascii="Times New Roman" w:hAnsi="Times New Roman"/>
          <w:sz w:val="26"/>
          <w:szCs w:val="26"/>
        </w:rPr>
        <w:t>3. Nội dung đo bóc chưa quy định tại Biểu này áp dụng hướng dẫn đo bóc khối lượng xây dựng công trình của Bộ Xây dựng hiện hành.</w:t>
      </w:r>
    </w:p>
    <w:p w14:paraId="53475272" w14:textId="77777777" w:rsidR="00DE62AE" w:rsidRDefault="00000000">
      <w:pPr>
        <w:spacing w:after="80" w:line="276" w:lineRule="auto"/>
        <w:jc w:val="both"/>
      </w:pPr>
      <w:r>
        <w:rPr>
          <w:rFonts w:ascii="Times New Roman" w:hAnsi="Times New Roman"/>
          <w:b/>
          <w:bCs/>
          <w:sz w:val="26"/>
          <w:szCs w:val="26"/>
        </w:rPr>
        <w:t>III. Cách tính khối lượng và bao hàm đơn giá</w:t>
      </w:r>
    </w:p>
    <w:tbl>
      <w:tblPr>
        <w:tblW w:w="8972" w:type="dxa"/>
        <w:tblLayout w:type="fixed"/>
        <w:tblCellMar>
          <w:top w:w="40" w:type="dxa"/>
          <w:left w:w="70" w:type="dxa"/>
          <w:bottom w:w="40" w:type="dxa"/>
          <w:right w:w="70" w:type="dxa"/>
        </w:tblCellMar>
        <w:tblLook w:val="0000" w:firstRow="0" w:lastRow="0" w:firstColumn="0" w:lastColumn="0" w:noHBand="0" w:noVBand="0"/>
      </w:tblPr>
      <w:tblGrid>
        <w:gridCol w:w="497"/>
        <w:gridCol w:w="1891"/>
        <w:gridCol w:w="972"/>
        <w:gridCol w:w="2793"/>
        <w:gridCol w:w="2819"/>
      </w:tblGrid>
      <w:tr w:rsidR="00DE62AE" w14:paraId="414779D7" w14:textId="77777777">
        <w:trPr>
          <w:tblHeader/>
        </w:trPr>
        <w:tc>
          <w:tcPr>
            <w:tcW w:w="4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32B415" w14:textId="77777777" w:rsidR="00DE62AE" w:rsidRDefault="00000000">
            <w:pPr>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336D36" w14:textId="77777777" w:rsidR="00DE62AE" w:rsidRDefault="00000000">
            <w:pPr>
              <w:jc w:val="cente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F17387" w14:textId="77777777" w:rsidR="00DE62AE" w:rsidRDefault="00000000">
            <w:pPr>
              <w:jc w:val="center"/>
            </w:pPr>
            <w:r>
              <w:rPr>
                <w:rFonts w:ascii="Times New Roman" w:hAnsi="Times New Roman"/>
                <w:b/>
                <w:bCs/>
                <w:sz w:val="22"/>
                <w:szCs w:val="22"/>
              </w:rPr>
              <w:t>Đơn vị</w:t>
            </w:r>
          </w:p>
        </w:tc>
        <w:tc>
          <w:tcPr>
            <w:tcW w:w="27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E9E3C1" w14:textId="77777777" w:rsidR="00DE62AE" w:rsidRDefault="00000000">
            <w:pPr>
              <w:jc w:val="center"/>
            </w:pPr>
            <w:r>
              <w:rPr>
                <w:rFonts w:ascii="Times New Roman" w:hAnsi="Times New Roman"/>
                <w:b/>
                <w:bCs/>
                <w:sz w:val="22"/>
                <w:szCs w:val="22"/>
              </w:rPr>
              <w:t>Cách tính khối lượng</w:t>
            </w:r>
          </w:p>
        </w:tc>
        <w:tc>
          <w:tcPr>
            <w:tcW w:w="28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D31132" w14:textId="77777777" w:rsidR="00DE62AE" w:rsidRDefault="00000000">
            <w:pPr>
              <w:jc w:val="center"/>
            </w:pPr>
            <w:r>
              <w:rPr>
                <w:rFonts w:ascii="Times New Roman" w:hAnsi="Times New Roman"/>
                <w:b/>
                <w:bCs/>
                <w:sz w:val="22"/>
                <w:szCs w:val="22"/>
              </w:rPr>
              <w:t>Đơn giá bao gồm</w:t>
            </w:r>
          </w:p>
        </w:tc>
      </w:tr>
      <w:tr w:rsidR="00DE62AE" w14:paraId="58976838"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E19FC4D" w14:textId="77777777" w:rsidR="00DE62AE" w:rsidRDefault="00000000">
            <w:pPr>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14:paraId="75F115F2" w14:textId="77777777" w:rsidR="00DE62AE" w:rsidRDefault="00000000">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14:paraId="3CE3EE68" w14:textId="77777777" w:rsidR="00DE62AE" w:rsidRDefault="00000000">
            <w:pPr>
              <w:jc w:val="center"/>
            </w:pPr>
            <w:r>
              <w:rPr>
                <w:rFonts w:ascii="Times New Roman" w:hAnsi="Times New Roman"/>
                <w:sz w:val="22"/>
                <w:szCs w:val="22"/>
              </w:rPr>
              <w:t>m</w:t>
            </w:r>
          </w:p>
        </w:tc>
        <w:tc>
          <w:tcPr>
            <w:tcW w:w="2793" w:type="dxa"/>
            <w:tcBorders>
              <w:top w:val="single" w:sz="4" w:space="0" w:color="000000"/>
              <w:left w:val="single" w:sz="4" w:space="0" w:color="000000"/>
              <w:bottom w:val="single" w:sz="4" w:space="0" w:color="000000"/>
              <w:right w:val="single" w:sz="4" w:space="0" w:color="000000"/>
            </w:tcBorders>
            <w:vAlign w:val="center"/>
          </w:tcPr>
          <w:p w14:paraId="0F3DF19D" w14:textId="77777777" w:rsidR="00DE62AE" w:rsidRDefault="00000000">
            <w:r>
              <w:rPr>
                <w:rFonts w:ascii="Times New Roman" w:hAnsi="Times New Roman"/>
                <w:sz w:val="22"/>
                <w:szCs w:val="22"/>
              </w:rPr>
              <w:t>Chiều dài cừ theo thiết kế biện pháp được phê duyệt; không tính cừ hỏng, cừ bổ sung do lỗi Bên B (đã bao gồm chi phí lưu cừ)</w:t>
            </w:r>
          </w:p>
        </w:tc>
        <w:tc>
          <w:tcPr>
            <w:tcW w:w="2819" w:type="dxa"/>
            <w:tcBorders>
              <w:top w:val="single" w:sz="4" w:space="0" w:color="000000"/>
              <w:left w:val="single" w:sz="4" w:space="0" w:color="000000"/>
              <w:bottom w:val="single" w:sz="4" w:space="0" w:color="000000"/>
              <w:right w:val="single" w:sz="4" w:space="0" w:color="000000"/>
            </w:tcBorders>
            <w:vAlign w:val="center"/>
          </w:tcPr>
          <w:p w14:paraId="566AC1BE" w14:textId="77777777" w:rsidR="00DE62AE" w:rsidRDefault="00000000">
            <w:r>
              <w:rPr>
                <w:rFonts w:ascii="Times New Roman" w:hAnsi="Times New Roman"/>
                <w:sz w:val="22"/>
                <w:szCs w:val="22"/>
              </w:rPr>
              <w:t>Cung cấp, vận chuyển, nâng hạ, duy trì cừ trong suốt thời gian thi công</w:t>
            </w:r>
          </w:p>
        </w:tc>
      </w:tr>
      <w:tr w:rsidR="00DE62AE" w14:paraId="0D0CF514"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43861026" w14:textId="77777777" w:rsidR="00DE62AE" w:rsidRDefault="00000000">
            <w:pPr>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14:paraId="0926598D" w14:textId="77777777" w:rsidR="00DE62AE" w:rsidRDefault="00000000">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1F461E3D" w14:textId="77777777" w:rsidR="00DE62AE" w:rsidRDefault="00000000">
            <w:pPr>
              <w:jc w:val="center"/>
            </w:pPr>
            <w:r>
              <w:rPr>
                <w:rFonts w:ascii="Times New Roman" w:hAnsi="Times New Roman"/>
                <w:sz w:val="22"/>
                <w:szCs w:val="22"/>
              </w:rPr>
              <w:t>m</w:t>
            </w:r>
          </w:p>
        </w:tc>
        <w:tc>
          <w:tcPr>
            <w:tcW w:w="2793" w:type="dxa"/>
            <w:tcBorders>
              <w:top w:val="single" w:sz="4" w:space="0" w:color="000000"/>
              <w:left w:val="single" w:sz="4" w:space="0" w:color="000000"/>
              <w:bottom w:val="single" w:sz="4" w:space="0" w:color="000000"/>
              <w:right w:val="single" w:sz="4" w:space="0" w:color="000000"/>
            </w:tcBorders>
            <w:vAlign w:val="center"/>
          </w:tcPr>
          <w:p w14:paraId="6002BD7C" w14:textId="77777777" w:rsidR="00DE62AE" w:rsidRDefault="00000000">
            <w:r>
              <w:rPr>
                <w:rFonts w:ascii="Times New Roman" w:hAnsi="Times New Roman"/>
                <w:sz w:val="22"/>
                <w:szCs w:val="22"/>
              </w:rPr>
              <w:t>Chiều dài thanh cừ thực tế đóng, rút; không vượt thiết kế biện pháp</w:t>
            </w:r>
          </w:p>
        </w:tc>
        <w:tc>
          <w:tcPr>
            <w:tcW w:w="2819" w:type="dxa"/>
            <w:tcBorders>
              <w:top w:val="single" w:sz="4" w:space="0" w:color="000000"/>
              <w:left w:val="single" w:sz="4" w:space="0" w:color="000000"/>
              <w:bottom w:val="single" w:sz="4" w:space="0" w:color="000000"/>
              <w:right w:val="single" w:sz="4" w:space="0" w:color="000000"/>
            </w:tcBorders>
            <w:vAlign w:val="center"/>
          </w:tcPr>
          <w:p w14:paraId="642C2825" w14:textId="77777777" w:rsidR="00DE62AE" w:rsidRDefault="00000000">
            <w:r>
              <w:rPr>
                <w:rFonts w:ascii="Times New Roman" w:hAnsi="Times New Roman"/>
                <w:sz w:val="22"/>
                <w:szCs w:val="22"/>
              </w:rPr>
              <w:t>Máy, nhân công, xử lý vướng; lấp lỗ rỗng sau khi nhổ cừ</w:t>
            </w:r>
          </w:p>
        </w:tc>
      </w:tr>
      <w:tr w:rsidR="00DE62AE" w14:paraId="19B9A437"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4522A761" w14:textId="77777777" w:rsidR="00DE62AE" w:rsidRDefault="00000000">
            <w:pPr>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14:paraId="5D7C0708" w14:textId="77777777" w:rsidR="00DE62AE" w:rsidRDefault="00000000">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14:paraId="7A26B317" w14:textId="77777777" w:rsidR="00DE62AE" w:rsidRDefault="00000000">
            <w:pPr>
              <w:jc w:val="center"/>
            </w:pPr>
            <w:r>
              <w:rPr>
                <w:rFonts w:ascii="Times New Roman" w:hAnsi="Times New Roman"/>
                <w:sz w:val="22"/>
                <w:szCs w:val="22"/>
              </w:rPr>
              <w:t>kg</w:t>
            </w:r>
          </w:p>
        </w:tc>
        <w:tc>
          <w:tcPr>
            <w:tcW w:w="2793" w:type="dxa"/>
            <w:tcBorders>
              <w:top w:val="single" w:sz="4" w:space="0" w:color="000000"/>
              <w:left w:val="single" w:sz="4" w:space="0" w:color="000000"/>
              <w:bottom w:val="single" w:sz="4" w:space="0" w:color="000000"/>
              <w:right w:val="single" w:sz="4" w:space="0" w:color="000000"/>
            </w:tcBorders>
            <w:vAlign w:val="center"/>
          </w:tcPr>
          <w:p w14:paraId="39B17CDB" w14:textId="77777777" w:rsidR="00DE62AE" w:rsidRDefault="00000000">
            <w:r>
              <w:rPr>
                <w:rFonts w:ascii="Times New Roman" w:hAnsi="Times New Roman"/>
                <w:sz w:val="22"/>
                <w:szCs w:val="22"/>
              </w:rPr>
              <w:t>Trọng lượng lý thuyết thép hình theo bản vẽ biện pháp; không tính bản mã, bu lông, hao hụt (đã bao gồm chi phí lưu văng)</w:t>
            </w:r>
          </w:p>
        </w:tc>
        <w:tc>
          <w:tcPr>
            <w:tcW w:w="2819" w:type="dxa"/>
            <w:tcBorders>
              <w:top w:val="single" w:sz="4" w:space="0" w:color="000000"/>
              <w:left w:val="single" w:sz="4" w:space="0" w:color="000000"/>
              <w:bottom w:val="single" w:sz="4" w:space="0" w:color="000000"/>
              <w:right w:val="single" w:sz="4" w:space="0" w:color="000000"/>
            </w:tcBorders>
            <w:vAlign w:val="center"/>
          </w:tcPr>
          <w:p w14:paraId="690FAF01" w14:textId="77777777" w:rsidR="00DE62AE" w:rsidRDefault="00000000">
            <w:r>
              <w:rPr>
                <w:rFonts w:ascii="Times New Roman" w:hAnsi="Times New Roman"/>
                <w:sz w:val="22"/>
                <w:szCs w:val="22"/>
              </w:rPr>
              <w:t>Cung cấp, vận chuyển, nâng hạ, gia công, hàn, cắt chi tiết; lắp dựng, duy trì, tháo dỡ</w:t>
            </w:r>
          </w:p>
        </w:tc>
      </w:tr>
      <w:tr w:rsidR="00DE62AE" w14:paraId="42681ED0"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01DD8636" w14:textId="77777777" w:rsidR="00DE62AE" w:rsidRDefault="00000000">
            <w:pPr>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14:paraId="2A7269E2" w14:textId="77777777" w:rsidR="00DE62AE" w:rsidRDefault="00000000">
            <w:r>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0254D9A6" w14:textId="77777777" w:rsidR="00DE62AE" w:rsidRDefault="00000000">
            <w:pPr>
              <w:jc w:val="center"/>
            </w:pPr>
            <w:r>
              <w:rPr>
                <w:rFonts w:ascii="Times New Roman" w:hAnsi="Times New Roman"/>
                <w:sz w:val="22"/>
                <w:szCs w:val="22"/>
              </w:rPr>
              <w:t>m3; m2</w:t>
            </w:r>
          </w:p>
        </w:tc>
        <w:tc>
          <w:tcPr>
            <w:tcW w:w="2793" w:type="dxa"/>
            <w:tcBorders>
              <w:top w:val="single" w:sz="4" w:space="0" w:color="000000"/>
              <w:left w:val="single" w:sz="4" w:space="0" w:color="000000"/>
              <w:bottom w:val="single" w:sz="4" w:space="0" w:color="000000"/>
              <w:right w:val="single" w:sz="4" w:space="0" w:color="000000"/>
            </w:tcBorders>
            <w:vAlign w:val="center"/>
          </w:tcPr>
          <w:p w14:paraId="0C2E77EB" w14:textId="77777777" w:rsidR="00DE62AE" w:rsidRDefault="00000000">
            <w:r>
              <w:rPr>
                <w:rFonts w:ascii="Times New Roman" w:hAnsi="Times New Roman"/>
                <w:sz w:val="22"/>
                <w:szCs w:val="22"/>
              </w:rPr>
              <w:t>Theo bản vẽ thiết kế, biện pháp được phê duyệt</w:t>
            </w:r>
          </w:p>
        </w:tc>
        <w:tc>
          <w:tcPr>
            <w:tcW w:w="2819" w:type="dxa"/>
            <w:tcBorders>
              <w:top w:val="single" w:sz="4" w:space="0" w:color="000000"/>
              <w:left w:val="single" w:sz="4" w:space="0" w:color="000000"/>
              <w:bottom w:val="single" w:sz="4" w:space="0" w:color="000000"/>
              <w:right w:val="single" w:sz="4" w:space="0" w:color="000000"/>
            </w:tcBorders>
            <w:vAlign w:val="center"/>
          </w:tcPr>
          <w:p w14:paraId="6DBB3834" w14:textId="77777777" w:rsidR="00DE62AE" w:rsidRDefault="00000000">
            <w:r>
              <w:rPr>
                <w:rFonts w:ascii="Times New Roman" w:hAnsi="Times New Roman"/>
                <w:sz w:val="22"/>
                <w:szCs w:val="22"/>
              </w:rPr>
              <w:t>Cung cấp vật liệu, thi công, bảo dưỡng</w:t>
            </w:r>
          </w:p>
        </w:tc>
      </w:tr>
      <w:tr w:rsidR="00DE62AE" w14:paraId="7E9EC17C"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F72ECE7" w14:textId="77777777" w:rsidR="00DE62AE" w:rsidRDefault="00000000">
            <w:pPr>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14:paraId="66F71D80" w14:textId="77777777" w:rsidR="00DE62AE" w:rsidRDefault="00000000">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14:paraId="3133B18F" w14:textId="77777777" w:rsidR="00DE62AE" w:rsidRDefault="00000000">
            <w:pPr>
              <w:jc w:val="center"/>
            </w:pPr>
            <w:r>
              <w:rPr>
                <w:rFonts w:ascii="Times New Roman" w:hAnsi="Times New Roman"/>
                <w:sz w:val="22"/>
                <w:szCs w:val="22"/>
              </w:rPr>
              <w:t>m3</w:t>
            </w:r>
          </w:p>
        </w:tc>
        <w:tc>
          <w:tcPr>
            <w:tcW w:w="2793" w:type="dxa"/>
            <w:tcBorders>
              <w:top w:val="single" w:sz="4" w:space="0" w:color="000000"/>
              <w:left w:val="single" w:sz="4" w:space="0" w:color="000000"/>
              <w:bottom w:val="single" w:sz="4" w:space="0" w:color="000000"/>
              <w:right w:val="single" w:sz="4" w:space="0" w:color="000000"/>
            </w:tcBorders>
            <w:vAlign w:val="center"/>
          </w:tcPr>
          <w:p w14:paraId="272F90AB" w14:textId="77777777" w:rsidR="00DE62AE" w:rsidRDefault="00000000">
            <w:r>
              <w:rPr>
                <w:rFonts w:ascii="Times New Roman" w:hAnsi="Times New Roman"/>
                <w:sz w:val="22"/>
                <w:szCs w:val="22"/>
              </w:rPr>
              <w:t>Thể tích hình học theo bản vẽ; không trừ thể tích cốt thép và lỗ rỗng nhỏ hơn 0,1 m3</w:t>
            </w:r>
          </w:p>
        </w:tc>
        <w:tc>
          <w:tcPr>
            <w:tcW w:w="2819" w:type="dxa"/>
            <w:tcBorders>
              <w:top w:val="single" w:sz="4" w:space="0" w:color="000000"/>
              <w:left w:val="single" w:sz="4" w:space="0" w:color="000000"/>
              <w:bottom w:val="single" w:sz="4" w:space="0" w:color="000000"/>
              <w:right w:val="single" w:sz="4" w:space="0" w:color="000000"/>
            </w:tcBorders>
            <w:vAlign w:val="center"/>
          </w:tcPr>
          <w:p w14:paraId="66CDC22A" w14:textId="77777777" w:rsidR="00DE62AE" w:rsidRDefault="00000000">
            <w:r>
              <w:rPr>
                <w:rFonts w:ascii="Times New Roman" w:hAnsi="Times New Roman"/>
                <w:sz w:val="22"/>
                <w:szCs w:val="22"/>
              </w:rPr>
              <w:t>Bê tông thương phẩm đúng mác thiết kế (thương hiệu theo Biểu 07), phụ gia, bơm, đổ, đầm, bảo dưỡng, thí nghiệm, xử lý mạch ngừng</w:t>
            </w:r>
          </w:p>
        </w:tc>
      </w:tr>
      <w:tr w:rsidR="00DE62AE" w14:paraId="336A1FD3"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B71B865" w14:textId="77777777" w:rsidR="00DE62AE" w:rsidRDefault="00000000">
            <w:pPr>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14:paraId="44BBC864" w14:textId="77777777" w:rsidR="00DE62AE" w:rsidRDefault="00000000">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14:paraId="73038C07" w14:textId="77777777" w:rsidR="00DE62AE" w:rsidRDefault="00000000">
            <w:pPr>
              <w:jc w:val="center"/>
            </w:pPr>
            <w:r>
              <w:rPr>
                <w:rFonts w:ascii="Times New Roman" w:hAnsi="Times New Roman"/>
                <w:sz w:val="22"/>
                <w:szCs w:val="22"/>
              </w:rPr>
              <w:t>tấn</w:t>
            </w:r>
          </w:p>
        </w:tc>
        <w:tc>
          <w:tcPr>
            <w:tcW w:w="2793" w:type="dxa"/>
            <w:tcBorders>
              <w:top w:val="single" w:sz="4" w:space="0" w:color="000000"/>
              <w:left w:val="single" w:sz="4" w:space="0" w:color="000000"/>
              <w:bottom w:val="single" w:sz="4" w:space="0" w:color="000000"/>
              <w:right w:val="single" w:sz="4" w:space="0" w:color="000000"/>
            </w:tcBorders>
            <w:vAlign w:val="center"/>
          </w:tcPr>
          <w:p w14:paraId="6A1FD15E" w14:textId="77777777" w:rsidR="00DE62AE" w:rsidRDefault="00000000">
            <w:r>
              <w:rPr>
                <w:rFonts w:ascii="Times New Roman" w:hAnsi="Times New Roman"/>
                <w:sz w:val="22"/>
                <w:szCs w:val="22"/>
              </w:rPr>
              <w:t>Trọng lượng theo bảng thống kê thép bản vẽ thi công được duyệt; không tính nối chồng ngoài thiết kế, thép biện pháp, con kê</w:t>
            </w:r>
          </w:p>
        </w:tc>
        <w:tc>
          <w:tcPr>
            <w:tcW w:w="2819" w:type="dxa"/>
            <w:tcBorders>
              <w:top w:val="single" w:sz="4" w:space="0" w:color="000000"/>
              <w:left w:val="single" w:sz="4" w:space="0" w:color="000000"/>
              <w:bottom w:val="single" w:sz="4" w:space="0" w:color="000000"/>
              <w:right w:val="single" w:sz="4" w:space="0" w:color="000000"/>
            </w:tcBorders>
            <w:vAlign w:val="center"/>
          </w:tcPr>
          <w:p w14:paraId="61AFE17B" w14:textId="77777777" w:rsidR="00DE62AE" w:rsidRDefault="00000000">
            <w:r>
              <w:rPr>
                <w:rFonts w:ascii="Times New Roman" w:hAnsi="Times New Roman"/>
                <w:sz w:val="22"/>
                <w:szCs w:val="22"/>
              </w:rPr>
              <w:t>Cung cấp, gia công, lắp dựng, nối, buộc, con kê, cắt mẫu thí nghiệm</w:t>
            </w:r>
          </w:p>
        </w:tc>
      </w:tr>
      <w:tr w:rsidR="00DE62AE" w14:paraId="3DBBE88C"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0953A9F6" w14:textId="77777777" w:rsidR="00DE62AE" w:rsidRDefault="00000000">
            <w:pPr>
              <w:jc w:val="center"/>
              <w:rPr>
                <w:sz w:val="22"/>
                <w:szCs w:val="22"/>
              </w:rPr>
            </w:pPr>
            <w:r>
              <w:rPr>
                <w:rFonts w:ascii="Times New Roman" w:hAnsi="Times New Roman"/>
                <w:sz w:val="22"/>
                <w:szCs w:val="22"/>
              </w:rPr>
              <w:lastRenderedPageBreak/>
              <w:t>8</w:t>
            </w:r>
          </w:p>
        </w:tc>
        <w:tc>
          <w:tcPr>
            <w:tcW w:w="1891" w:type="dxa"/>
            <w:tcBorders>
              <w:top w:val="single" w:sz="4" w:space="0" w:color="000000"/>
              <w:left w:val="single" w:sz="4" w:space="0" w:color="000000"/>
              <w:bottom w:val="single" w:sz="4" w:space="0" w:color="000000"/>
              <w:right w:val="single" w:sz="4" w:space="0" w:color="000000"/>
            </w:tcBorders>
            <w:vAlign w:val="center"/>
          </w:tcPr>
          <w:p w14:paraId="69AC00B5" w14:textId="77777777" w:rsidR="00DE62AE" w:rsidRDefault="00000000">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14:paraId="06A3FE64" w14:textId="77777777" w:rsidR="00DE62AE" w:rsidRDefault="00000000">
            <w:pPr>
              <w:jc w:val="center"/>
            </w:pPr>
            <w:r>
              <w:rPr>
                <w:rFonts w:ascii="Times New Roman" w:hAnsi="Times New Roman"/>
                <w:sz w:val="22"/>
                <w:szCs w:val="22"/>
              </w:rPr>
              <w:t>m2</w:t>
            </w:r>
          </w:p>
        </w:tc>
        <w:tc>
          <w:tcPr>
            <w:tcW w:w="2793" w:type="dxa"/>
            <w:tcBorders>
              <w:top w:val="single" w:sz="4" w:space="0" w:color="000000"/>
              <w:left w:val="single" w:sz="4" w:space="0" w:color="000000"/>
              <w:bottom w:val="single" w:sz="4" w:space="0" w:color="000000"/>
              <w:right w:val="single" w:sz="4" w:space="0" w:color="000000"/>
            </w:tcBorders>
            <w:vAlign w:val="center"/>
          </w:tcPr>
          <w:p w14:paraId="5C63059D" w14:textId="77777777" w:rsidR="00DE62AE" w:rsidRDefault="00000000">
            <w:r>
              <w:rPr>
                <w:rFonts w:ascii="Times New Roman" w:hAnsi="Times New Roman"/>
                <w:sz w:val="22"/>
                <w:szCs w:val="22"/>
              </w:rPr>
              <w:t>Diện tích bề mặt bê tông tiếp xúc ván khuôn theo bản vẽ; trừ lỗ mở lớn hơn 1 m2</w:t>
            </w:r>
          </w:p>
        </w:tc>
        <w:tc>
          <w:tcPr>
            <w:tcW w:w="2819" w:type="dxa"/>
            <w:tcBorders>
              <w:top w:val="single" w:sz="4" w:space="0" w:color="000000"/>
              <w:left w:val="single" w:sz="4" w:space="0" w:color="000000"/>
              <w:bottom w:val="single" w:sz="4" w:space="0" w:color="000000"/>
              <w:right w:val="single" w:sz="4" w:space="0" w:color="000000"/>
            </w:tcBorders>
            <w:vAlign w:val="center"/>
          </w:tcPr>
          <w:p w14:paraId="5DDB3638" w14:textId="77777777" w:rsidR="00DE62AE" w:rsidRDefault="00000000">
            <w:r>
              <w:rPr>
                <w:rFonts w:ascii="Times New Roman" w:hAnsi="Times New Roman"/>
                <w:sz w:val="22"/>
                <w:szCs w:val="22"/>
              </w:rPr>
              <w:t>Cung cấp, lắp dựng, cây chống, giàn giáo, tháo dỡ, vệ sinh, chống dính</w:t>
            </w:r>
          </w:p>
        </w:tc>
      </w:tr>
      <w:tr w:rsidR="00DE62AE" w14:paraId="097532BB"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CD51368" w14:textId="77777777" w:rsidR="00DE62AE" w:rsidRDefault="00000000">
            <w:pPr>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14:paraId="455660BC" w14:textId="77777777" w:rsidR="00DE62AE" w:rsidRDefault="00000000">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14:paraId="1DC9F220" w14:textId="77777777" w:rsidR="00DE62AE" w:rsidRDefault="00000000">
            <w:pPr>
              <w:jc w:val="center"/>
            </w:pPr>
            <w:r>
              <w:rPr>
                <w:rFonts w:ascii="Times New Roman" w:hAnsi="Times New Roman"/>
                <w:sz w:val="22"/>
                <w:szCs w:val="22"/>
              </w:rPr>
              <w:t>m3; tấn; m2</w:t>
            </w:r>
          </w:p>
        </w:tc>
        <w:tc>
          <w:tcPr>
            <w:tcW w:w="2793" w:type="dxa"/>
            <w:tcBorders>
              <w:top w:val="single" w:sz="4" w:space="0" w:color="000000"/>
              <w:left w:val="single" w:sz="4" w:space="0" w:color="000000"/>
              <w:bottom w:val="single" w:sz="4" w:space="0" w:color="000000"/>
              <w:right w:val="single" w:sz="4" w:space="0" w:color="000000"/>
            </w:tcBorders>
            <w:vAlign w:val="center"/>
          </w:tcPr>
          <w:p w14:paraId="675A89B1" w14:textId="77777777" w:rsidR="00DE62AE" w:rsidRDefault="00000000">
            <w:r>
              <w:rPr>
                <w:rFonts w:ascii="Times New Roman" w:hAnsi="Times New Roman"/>
                <w:sz w:val="22"/>
                <w:szCs w:val="22"/>
              </w:rPr>
              <w:t>Như mục 6, 7, 8; khối lượng tạm tính, điều chỉnh bằng phụ lục theo thiết kế được duyệt</w:t>
            </w:r>
          </w:p>
        </w:tc>
        <w:tc>
          <w:tcPr>
            <w:tcW w:w="2819" w:type="dxa"/>
            <w:tcBorders>
              <w:top w:val="single" w:sz="4" w:space="0" w:color="000000"/>
              <w:left w:val="single" w:sz="4" w:space="0" w:color="000000"/>
              <w:bottom w:val="single" w:sz="4" w:space="0" w:color="000000"/>
              <w:right w:val="single" w:sz="4" w:space="0" w:color="000000"/>
            </w:tcBorders>
            <w:vAlign w:val="center"/>
          </w:tcPr>
          <w:p w14:paraId="176143DD" w14:textId="77777777" w:rsidR="00DE62AE" w:rsidRDefault="00000000">
            <w:r>
              <w:rPr>
                <w:rFonts w:ascii="Times New Roman" w:hAnsi="Times New Roman"/>
                <w:sz w:val="22"/>
                <w:szCs w:val="22"/>
              </w:rPr>
              <w:t>Như mục 6, 7, 8</w:t>
            </w:r>
          </w:p>
        </w:tc>
      </w:tr>
      <w:tr w:rsidR="00DE62AE" w14:paraId="5311F3BD"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7027E14F" w14:textId="77777777" w:rsidR="00DE62AE" w:rsidRDefault="00000000">
            <w:pPr>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14:paraId="44FB8870" w14:textId="77777777" w:rsidR="00DE62AE" w:rsidRDefault="00000000">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14:paraId="00AE0A88" w14:textId="77777777" w:rsidR="00DE62AE" w:rsidRDefault="00000000">
            <w:pPr>
              <w:jc w:val="center"/>
            </w:pPr>
            <w:r>
              <w:rPr>
                <w:rFonts w:ascii="Times New Roman" w:hAnsi="Times New Roman"/>
                <w:sz w:val="22"/>
                <w:szCs w:val="22"/>
              </w:rPr>
              <w:t>m2</w:t>
            </w:r>
          </w:p>
        </w:tc>
        <w:tc>
          <w:tcPr>
            <w:tcW w:w="2793" w:type="dxa"/>
            <w:tcBorders>
              <w:top w:val="single" w:sz="4" w:space="0" w:color="000000"/>
              <w:left w:val="single" w:sz="4" w:space="0" w:color="000000"/>
              <w:bottom w:val="single" w:sz="4" w:space="0" w:color="000000"/>
              <w:right w:val="single" w:sz="4" w:space="0" w:color="000000"/>
            </w:tcBorders>
            <w:vAlign w:val="center"/>
          </w:tcPr>
          <w:p w14:paraId="2FD6AEB7" w14:textId="77777777" w:rsidR="00DE62AE" w:rsidRDefault="00000000">
            <w:r>
              <w:rPr>
                <w:rFonts w:ascii="Times New Roman" w:hAnsi="Times New Roman"/>
                <w:sz w:val="22"/>
                <w:szCs w:val="22"/>
              </w:rPr>
              <w:t>Diện tích mặt bằng chống thấm theo bản vẽ; không tính chồng mí, gấp mép</w:t>
            </w:r>
          </w:p>
        </w:tc>
        <w:tc>
          <w:tcPr>
            <w:tcW w:w="2819" w:type="dxa"/>
            <w:tcBorders>
              <w:top w:val="single" w:sz="4" w:space="0" w:color="000000"/>
              <w:left w:val="single" w:sz="4" w:space="0" w:color="000000"/>
              <w:bottom w:val="single" w:sz="4" w:space="0" w:color="000000"/>
              <w:right w:val="single" w:sz="4" w:space="0" w:color="000000"/>
            </w:tcBorders>
            <w:vAlign w:val="center"/>
          </w:tcPr>
          <w:p w14:paraId="59F97BDF" w14:textId="77777777" w:rsidR="00DE62AE" w:rsidRDefault="00000000">
            <w:r>
              <w:rPr>
                <w:rFonts w:ascii="Times New Roman" w:hAnsi="Times New Roman"/>
                <w:sz w:val="22"/>
                <w:szCs w:val="22"/>
              </w:rPr>
              <w:t>Vật liệu theo Biểu 07, băng dính, xử lý đầu cọc, cổ ống, góc; thử nước; bảo vệ lớp chống thấm</w:t>
            </w:r>
          </w:p>
        </w:tc>
      </w:tr>
      <w:tr w:rsidR="00DE62AE" w14:paraId="6D71070D"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72C07405" w14:textId="77777777" w:rsidR="00DE62AE" w:rsidRDefault="00000000">
            <w:pPr>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14:paraId="5C2FE644" w14:textId="77777777" w:rsidR="00DE62AE" w:rsidRDefault="00000000">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14:paraId="34A1A1AF" w14:textId="77777777" w:rsidR="00DE62AE" w:rsidRDefault="00000000">
            <w:pPr>
              <w:jc w:val="center"/>
            </w:pPr>
            <w:r>
              <w:rPr>
                <w:rFonts w:ascii="Times New Roman" w:hAnsi="Times New Roman"/>
                <w:sz w:val="22"/>
                <w:szCs w:val="22"/>
              </w:rPr>
              <w:t>m2</w:t>
            </w:r>
          </w:p>
        </w:tc>
        <w:tc>
          <w:tcPr>
            <w:tcW w:w="2793" w:type="dxa"/>
            <w:tcBorders>
              <w:top w:val="single" w:sz="4" w:space="0" w:color="000000"/>
              <w:left w:val="single" w:sz="4" w:space="0" w:color="000000"/>
              <w:bottom w:val="single" w:sz="4" w:space="0" w:color="000000"/>
              <w:right w:val="single" w:sz="4" w:space="0" w:color="000000"/>
            </w:tcBorders>
            <w:vAlign w:val="center"/>
          </w:tcPr>
          <w:p w14:paraId="37C48E64" w14:textId="77777777" w:rsidR="00DE62AE" w:rsidRDefault="00000000">
            <w:r>
              <w:rPr>
                <w:rFonts w:ascii="Times New Roman" w:hAnsi="Times New Roman"/>
                <w:sz w:val="22"/>
                <w:szCs w:val="22"/>
              </w:rPr>
              <w:t>Như mục 10</w:t>
            </w:r>
          </w:p>
        </w:tc>
        <w:tc>
          <w:tcPr>
            <w:tcW w:w="2819" w:type="dxa"/>
            <w:tcBorders>
              <w:top w:val="single" w:sz="4" w:space="0" w:color="000000"/>
              <w:left w:val="single" w:sz="4" w:space="0" w:color="000000"/>
              <w:bottom w:val="single" w:sz="4" w:space="0" w:color="000000"/>
              <w:right w:val="single" w:sz="4" w:space="0" w:color="000000"/>
            </w:tcBorders>
            <w:vAlign w:val="center"/>
          </w:tcPr>
          <w:p w14:paraId="0A9767AD" w14:textId="77777777" w:rsidR="00DE62AE" w:rsidRDefault="00000000">
            <w:r>
              <w:rPr>
                <w:rFonts w:ascii="Times New Roman" w:hAnsi="Times New Roman"/>
                <w:sz w:val="22"/>
                <w:szCs w:val="22"/>
              </w:rPr>
              <w:t>Như mục 10, kèm xốp PE bảo vệ</w:t>
            </w:r>
          </w:p>
        </w:tc>
      </w:tr>
      <w:tr w:rsidR="00DE62AE" w14:paraId="5A31A1EA"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4286833" w14:textId="77777777" w:rsidR="00DE62AE" w:rsidRDefault="00000000">
            <w:pPr>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14:paraId="3D322459" w14:textId="77777777" w:rsidR="00DE62AE" w:rsidRDefault="00000000">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14:paraId="47A95089" w14:textId="77777777" w:rsidR="00DE62AE" w:rsidRDefault="00000000">
            <w:pPr>
              <w:jc w:val="center"/>
            </w:pPr>
            <w:r>
              <w:rPr>
                <w:rFonts w:ascii="Times New Roman" w:hAnsi="Times New Roman"/>
                <w:sz w:val="22"/>
                <w:szCs w:val="22"/>
              </w:rPr>
              <w:t>md</w:t>
            </w:r>
          </w:p>
        </w:tc>
        <w:tc>
          <w:tcPr>
            <w:tcW w:w="2793" w:type="dxa"/>
            <w:tcBorders>
              <w:top w:val="single" w:sz="4" w:space="0" w:color="000000"/>
              <w:left w:val="single" w:sz="4" w:space="0" w:color="000000"/>
              <w:bottom w:val="single" w:sz="4" w:space="0" w:color="000000"/>
              <w:right w:val="single" w:sz="4" w:space="0" w:color="000000"/>
            </w:tcBorders>
            <w:vAlign w:val="center"/>
          </w:tcPr>
          <w:p w14:paraId="45836851" w14:textId="77777777" w:rsidR="00DE62AE" w:rsidRDefault="00000000">
            <w:r>
              <w:rPr>
                <w:rFonts w:ascii="Times New Roman" w:hAnsi="Times New Roman"/>
                <w:sz w:val="22"/>
                <w:szCs w:val="22"/>
              </w:rPr>
              <w:t>Chiều dài theo bản vẽ hoặc biện pháp phân zone được Bên A phê duyệt</w:t>
            </w:r>
          </w:p>
        </w:tc>
        <w:tc>
          <w:tcPr>
            <w:tcW w:w="2819" w:type="dxa"/>
            <w:tcBorders>
              <w:top w:val="single" w:sz="4" w:space="0" w:color="000000"/>
              <w:left w:val="single" w:sz="4" w:space="0" w:color="000000"/>
              <w:bottom w:val="single" w:sz="4" w:space="0" w:color="000000"/>
              <w:right w:val="single" w:sz="4" w:space="0" w:color="000000"/>
            </w:tcBorders>
            <w:vAlign w:val="center"/>
          </w:tcPr>
          <w:p w14:paraId="5D45CF61" w14:textId="77777777" w:rsidR="00DE62AE" w:rsidRDefault="00000000">
            <w:r>
              <w:rPr>
                <w:rFonts w:ascii="Times New Roman" w:hAnsi="Times New Roman"/>
                <w:sz w:val="22"/>
                <w:szCs w:val="22"/>
              </w:rPr>
              <w:t>Băng cản nước, vệ sinh, xử lý mạch ngừng</w:t>
            </w:r>
          </w:p>
        </w:tc>
      </w:tr>
      <w:tr w:rsidR="00DE62AE" w14:paraId="23CD9FAF"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3D1D7A81" w14:textId="77777777" w:rsidR="00DE62AE" w:rsidRDefault="00000000">
            <w:pPr>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14:paraId="2EF1814E" w14:textId="77777777" w:rsidR="00DE62AE" w:rsidRDefault="00000000">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14:paraId="01FA4A08" w14:textId="77777777" w:rsidR="00DE62AE" w:rsidRDefault="00000000">
            <w:pPr>
              <w:jc w:val="center"/>
            </w:pPr>
            <w:r>
              <w:rPr>
                <w:rFonts w:ascii="Times New Roman" w:hAnsi="Times New Roman"/>
                <w:sz w:val="22"/>
                <w:szCs w:val="22"/>
              </w:rPr>
              <w:t>m3</w:t>
            </w:r>
          </w:p>
        </w:tc>
        <w:tc>
          <w:tcPr>
            <w:tcW w:w="2793" w:type="dxa"/>
            <w:tcBorders>
              <w:top w:val="single" w:sz="4" w:space="0" w:color="000000"/>
              <w:left w:val="single" w:sz="4" w:space="0" w:color="000000"/>
              <w:bottom w:val="single" w:sz="4" w:space="0" w:color="000000"/>
              <w:right w:val="single" w:sz="4" w:space="0" w:color="000000"/>
            </w:tcBorders>
            <w:vAlign w:val="center"/>
          </w:tcPr>
          <w:p w14:paraId="79F6CD53" w14:textId="77777777" w:rsidR="00DE62AE" w:rsidRDefault="00000000">
            <w:r>
              <w:rPr>
                <w:rFonts w:ascii="Times New Roman" w:hAnsi="Times New Roman"/>
                <w:sz w:val="22"/>
                <w:szCs w:val="22"/>
              </w:rPr>
              <w:t>Theo hồ sơ hoàn công, không vượt thiết kế biện pháp</w:t>
            </w:r>
          </w:p>
        </w:tc>
        <w:tc>
          <w:tcPr>
            <w:tcW w:w="2819" w:type="dxa"/>
            <w:tcBorders>
              <w:top w:val="single" w:sz="4" w:space="0" w:color="000000"/>
              <w:left w:val="single" w:sz="4" w:space="0" w:color="000000"/>
              <w:bottom w:val="single" w:sz="4" w:space="0" w:color="000000"/>
              <w:right w:val="single" w:sz="4" w:space="0" w:color="000000"/>
            </w:tcBorders>
            <w:vAlign w:val="center"/>
          </w:tcPr>
          <w:p w14:paraId="0C2FE0BE" w14:textId="77777777" w:rsidR="00DE62AE" w:rsidRDefault="00000000">
            <w:r>
              <w:rPr>
                <w:rFonts w:ascii="Times New Roman" w:hAnsi="Times New Roman"/>
                <w:sz w:val="22"/>
                <w:szCs w:val="22"/>
              </w:rPr>
              <w:t>Cung cấp cát, vận chuyển, đầm</w:t>
            </w:r>
          </w:p>
        </w:tc>
      </w:tr>
      <w:tr w:rsidR="00DE62AE" w14:paraId="404DE870"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273BB11" w14:textId="77777777" w:rsidR="00DE62AE" w:rsidRDefault="00000000">
            <w:pPr>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14:paraId="4CDC4162" w14:textId="77777777" w:rsidR="00DE62AE" w:rsidRDefault="00000000">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14:paraId="38C52E02" w14:textId="77777777" w:rsidR="00DE62AE" w:rsidRDefault="00000000">
            <w:pPr>
              <w:jc w:val="center"/>
            </w:pPr>
            <w:r>
              <w:rPr>
                <w:rFonts w:ascii="Times New Roman" w:hAnsi="Times New Roman"/>
                <w:sz w:val="22"/>
                <w:szCs w:val="22"/>
              </w:rPr>
              <w:t>m2</w:t>
            </w:r>
          </w:p>
        </w:tc>
        <w:tc>
          <w:tcPr>
            <w:tcW w:w="2793" w:type="dxa"/>
            <w:tcBorders>
              <w:top w:val="single" w:sz="4" w:space="0" w:color="000000"/>
              <w:left w:val="single" w:sz="4" w:space="0" w:color="000000"/>
              <w:bottom w:val="single" w:sz="4" w:space="0" w:color="000000"/>
              <w:right w:val="single" w:sz="4" w:space="0" w:color="000000"/>
            </w:tcBorders>
            <w:vAlign w:val="center"/>
          </w:tcPr>
          <w:p w14:paraId="7F82E1A8" w14:textId="77777777" w:rsidR="00DE62AE" w:rsidRDefault="00000000">
            <w:r>
              <w:rPr>
                <w:rFonts w:ascii="Times New Roman" w:hAnsi="Times New Roman"/>
                <w:sz w:val="22"/>
                <w:szCs w:val="22"/>
              </w:rPr>
              <w:t>Diện tích mặt sàn theo bản vẽ</w:t>
            </w:r>
          </w:p>
        </w:tc>
        <w:tc>
          <w:tcPr>
            <w:tcW w:w="2819" w:type="dxa"/>
            <w:tcBorders>
              <w:top w:val="single" w:sz="4" w:space="0" w:color="000000"/>
              <w:left w:val="single" w:sz="4" w:space="0" w:color="000000"/>
              <w:bottom w:val="single" w:sz="4" w:space="0" w:color="000000"/>
              <w:right w:val="single" w:sz="4" w:space="0" w:color="000000"/>
            </w:tcBorders>
            <w:vAlign w:val="center"/>
          </w:tcPr>
          <w:p w14:paraId="5B17EF8D" w14:textId="77777777" w:rsidR="00DE62AE" w:rsidRDefault="00000000">
            <w:r>
              <w:rPr>
                <w:rFonts w:ascii="Times New Roman" w:hAnsi="Times New Roman"/>
                <w:sz w:val="22"/>
                <w:szCs w:val="22"/>
              </w:rPr>
              <w:t>Nhân công, máy</w:t>
            </w:r>
          </w:p>
        </w:tc>
      </w:tr>
      <w:tr w:rsidR="00DE62AE" w14:paraId="35B169A4"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07DADFF7" w14:textId="77777777" w:rsidR="00DE62AE" w:rsidRDefault="00000000">
            <w:pPr>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14:paraId="72CEC0F2" w14:textId="77777777" w:rsidR="00DE62AE" w:rsidRDefault="00000000">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00CD094A" w14:textId="77777777" w:rsidR="00DE62AE" w:rsidRDefault="00000000">
            <w:pPr>
              <w:jc w:val="center"/>
            </w:pPr>
            <w:r>
              <w:rPr>
                <w:rFonts w:ascii="Times New Roman" w:hAnsi="Times New Roman"/>
                <w:sz w:val="22"/>
                <w:szCs w:val="22"/>
              </w:rPr>
              <w:t>m3</w:t>
            </w:r>
          </w:p>
        </w:tc>
        <w:tc>
          <w:tcPr>
            <w:tcW w:w="2793" w:type="dxa"/>
            <w:tcBorders>
              <w:top w:val="single" w:sz="4" w:space="0" w:color="000000"/>
              <w:left w:val="single" w:sz="4" w:space="0" w:color="000000"/>
              <w:bottom w:val="single" w:sz="4" w:space="0" w:color="000000"/>
              <w:right w:val="single" w:sz="4" w:space="0" w:color="000000"/>
            </w:tcBorders>
            <w:vAlign w:val="center"/>
          </w:tcPr>
          <w:p w14:paraId="54EA1BA5" w14:textId="77777777" w:rsidR="00DE62AE" w:rsidRDefault="00000000">
            <w:r>
              <w:rPr>
                <w:rFonts w:ascii="Times New Roman" w:hAnsi="Times New Roman"/>
                <w:sz w:val="22"/>
                <w:szCs w:val="22"/>
              </w:rPr>
              <w:t>Thể tích phá dỡ thực tế được nghiệm thu</w:t>
            </w:r>
          </w:p>
        </w:tc>
        <w:tc>
          <w:tcPr>
            <w:tcW w:w="2819" w:type="dxa"/>
            <w:tcBorders>
              <w:top w:val="single" w:sz="4" w:space="0" w:color="000000"/>
              <w:left w:val="single" w:sz="4" w:space="0" w:color="000000"/>
              <w:bottom w:val="single" w:sz="4" w:space="0" w:color="000000"/>
              <w:right w:val="single" w:sz="4" w:space="0" w:color="000000"/>
            </w:tcBorders>
            <w:vAlign w:val="center"/>
          </w:tcPr>
          <w:p w14:paraId="343378E3" w14:textId="77777777" w:rsidR="00DE62AE" w:rsidRDefault="00000000">
            <w:r>
              <w:rPr>
                <w:rFonts w:ascii="Times New Roman" w:hAnsi="Times New Roman"/>
                <w:sz w:val="22"/>
                <w:szCs w:val="22"/>
              </w:rPr>
              <w:t>Phá dỡ, vận chuyển, đổ thải hợp pháp</w:t>
            </w:r>
          </w:p>
        </w:tc>
      </w:tr>
      <w:tr w:rsidR="00DE62AE" w14:paraId="7A4178FC"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722E95DC" w14:textId="77777777" w:rsidR="00DE62AE" w:rsidRDefault="00000000">
            <w:pPr>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14:paraId="00381E99" w14:textId="77777777" w:rsidR="00DE62AE" w:rsidRDefault="00000000">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14:paraId="03FA88DC" w14:textId="77777777" w:rsidR="00DE62AE" w:rsidRDefault="00000000">
            <w:pPr>
              <w:jc w:val="cente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14:paraId="3D611905" w14:textId="77777777" w:rsidR="00DE62AE" w:rsidRDefault="00000000">
            <w:r>
              <w:rPr>
                <w:rFonts w:ascii="Times New Roman" w:hAnsi="Times New Roman"/>
                <w:sz w:val="22"/>
                <w:szCs w:val="22"/>
              </w:rPr>
              <w:t>Trọn gói, không điều chỉnh</w:t>
            </w:r>
          </w:p>
        </w:tc>
        <w:tc>
          <w:tcPr>
            <w:tcW w:w="2819" w:type="dxa"/>
            <w:tcBorders>
              <w:top w:val="single" w:sz="4" w:space="0" w:color="000000"/>
              <w:left w:val="single" w:sz="4" w:space="0" w:color="000000"/>
              <w:bottom w:val="single" w:sz="4" w:space="0" w:color="000000"/>
              <w:right w:val="single" w:sz="4" w:space="0" w:color="000000"/>
            </w:tcBorders>
            <w:vAlign w:val="center"/>
          </w:tcPr>
          <w:p w14:paraId="5109A666" w14:textId="77777777" w:rsidR="00DE62AE" w:rsidRDefault="00000000">
            <w:r>
              <w:rPr>
                <w:rFonts w:ascii="Times New Roman" w:hAnsi="Times New Roman"/>
                <w:sz w:val="22"/>
                <w:szCs w:val="22"/>
              </w:rPr>
              <w:t>Phên nứa, rải gia cố đường giao thông, kho bãi</w:t>
            </w:r>
          </w:p>
        </w:tc>
      </w:tr>
      <w:tr w:rsidR="00DE62AE" w14:paraId="64ECDE07"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3CCB44E6" w14:textId="77777777" w:rsidR="00DE62AE" w:rsidRDefault="00000000">
            <w:pPr>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14:paraId="5D1EEE04" w14:textId="77777777" w:rsidR="00DE62AE" w:rsidRDefault="00000000">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vAlign w:val="center"/>
          </w:tcPr>
          <w:p w14:paraId="069DEDB7" w14:textId="77777777" w:rsidR="00DE62AE" w:rsidRDefault="00000000">
            <w:pPr>
              <w:jc w:val="cente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14:paraId="73B54C49" w14:textId="77777777" w:rsidR="00DE62AE" w:rsidRDefault="00000000">
            <w:r>
              <w:rPr>
                <w:rFonts w:ascii="Times New Roman" w:hAnsi="Times New Roman"/>
                <w:sz w:val="22"/>
                <w:szCs w:val="22"/>
              </w:rPr>
              <w:t>Trọn gói, không điều chỉnh</w:t>
            </w:r>
          </w:p>
        </w:tc>
        <w:tc>
          <w:tcPr>
            <w:tcW w:w="2819" w:type="dxa"/>
            <w:tcBorders>
              <w:top w:val="single" w:sz="4" w:space="0" w:color="000000"/>
              <w:left w:val="single" w:sz="4" w:space="0" w:color="000000"/>
              <w:bottom w:val="single" w:sz="4" w:space="0" w:color="000000"/>
              <w:right w:val="single" w:sz="4" w:space="0" w:color="000000"/>
            </w:tcBorders>
            <w:vAlign w:val="center"/>
          </w:tcPr>
          <w:p w14:paraId="0D3C7F50" w14:textId="77777777" w:rsidR="00DE62AE" w:rsidRDefault="00000000">
            <w:r>
              <w:rPr>
                <w:rFonts w:ascii="Times New Roman" w:hAnsi="Times New Roman"/>
                <w:sz w:val="22"/>
                <w:szCs w:val="22"/>
              </w:rPr>
              <w:t>Thiết bị, nhân lực, nguồn điện dự phòng, vận hành liên tục suốt thời gian thi công Phần ngầm</w:t>
            </w:r>
          </w:p>
        </w:tc>
      </w:tr>
      <w:tr w:rsidR="00DE62AE" w14:paraId="242B368D"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6E0E94B2" w14:textId="77777777" w:rsidR="00DE62AE" w:rsidRDefault="00000000">
            <w:pPr>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14:paraId="406B6EEB" w14:textId="77777777" w:rsidR="00DE62AE" w:rsidRDefault="00000000">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748B09C1" w14:textId="77777777" w:rsidR="00DE62AE" w:rsidRDefault="00000000">
            <w:pPr>
              <w:jc w:val="cente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14:paraId="15022FE5" w14:textId="77777777" w:rsidR="00DE62AE" w:rsidRDefault="00000000">
            <w:r>
              <w:rPr>
                <w:rFonts w:ascii="Times New Roman" w:hAnsi="Times New Roman"/>
                <w:sz w:val="22"/>
                <w:szCs w:val="22"/>
              </w:rPr>
              <w:t>Trọn gói, không điều chỉnh</w:t>
            </w:r>
          </w:p>
        </w:tc>
        <w:tc>
          <w:tcPr>
            <w:tcW w:w="2819" w:type="dxa"/>
            <w:tcBorders>
              <w:top w:val="single" w:sz="4" w:space="0" w:color="000000"/>
              <w:left w:val="single" w:sz="4" w:space="0" w:color="000000"/>
              <w:bottom w:val="single" w:sz="4" w:space="0" w:color="000000"/>
              <w:right w:val="single" w:sz="4" w:space="0" w:color="000000"/>
            </w:tcBorders>
            <w:vAlign w:val="center"/>
          </w:tcPr>
          <w:p w14:paraId="0FF4248F" w14:textId="77777777" w:rsidR="00DE62AE" w:rsidRDefault="00000000">
            <w:r>
              <w:rPr>
                <w:rFonts w:ascii="Times New Roman" w:hAnsi="Times New Roman"/>
                <w:sz w:val="22"/>
                <w:szCs w:val="22"/>
              </w:rPr>
              <w:t>Toàn bộ kết cấu móng cẩu tháp</w:t>
            </w:r>
          </w:p>
        </w:tc>
      </w:tr>
      <w:tr w:rsidR="00DE62AE" w14:paraId="234C1236"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28D88655" w14:textId="77777777" w:rsidR="00DE62AE" w:rsidRDefault="00000000">
            <w:pPr>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14:paraId="15A62CD2" w14:textId="77777777" w:rsidR="00DE62AE" w:rsidRDefault="00000000">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14:paraId="231221C6" w14:textId="77777777" w:rsidR="00DE62AE" w:rsidRDefault="00000000">
            <w:pPr>
              <w:jc w:val="cente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14:paraId="09A6663A" w14:textId="77777777" w:rsidR="00DE62AE" w:rsidRDefault="00000000">
            <w:r>
              <w:rPr>
                <w:rFonts w:ascii="Times New Roman" w:hAnsi="Times New Roman"/>
                <w:sz w:val="22"/>
                <w:szCs w:val="22"/>
              </w:rPr>
              <w:t>Trọn gói, thanh toán theo Điều 10.3.2</w:t>
            </w:r>
          </w:p>
        </w:tc>
        <w:tc>
          <w:tcPr>
            <w:tcW w:w="2819" w:type="dxa"/>
            <w:tcBorders>
              <w:top w:val="single" w:sz="4" w:space="0" w:color="000000"/>
              <w:left w:val="single" w:sz="4" w:space="0" w:color="000000"/>
              <w:bottom w:val="single" w:sz="4" w:space="0" w:color="000000"/>
              <w:right w:val="single" w:sz="4" w:space="0" w:color="000000"/>
            </w:tcBorders>
            <w:vAlign w:val="center"/>
          </w:tcPr>
          <w:p w14:paraId="4FAC6283" w14:textId="77777777" w:rsidR="00DE62AE" w:rsidRDefault="00000000">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rsidR="00DE62AE" w14:paraId="0D543959" w14:textId="77777777">
        <w:trPr>
          <w:cantSplit/>
        </w:trPr>
        <w:tc>
          <w:tcPr>
            <w:tcW w:w="497" w:type="dxa"/>
            <w:tcBorders>
              <w:top w:val="single" w:sz="4" w:space="0" w:color="000000"/>
              <w:left w:val="single" w:sz="4" w:space="0" w:color="000000"/>
              <w:bottom w:val="single" w:sz="4" w:space="0" w:color="000000"/>
              <w:right w:val="single" w:sz="4" w:space="0" w:color="000000"/>
            </w:tcBorders>
            <w:vAlign w:val="center"/>
          </w:tcPr>
          <w:p w14:paraId="38635432" w14:textId="77777777" w:rsidR="00DE62AE" w:rsidRDefault="00000000">
            <w:pPr>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14:paraId="55A1CCF1" w14:textId="77777777" w:rsidR="00DE62AE" w:rsidRDefault="00000000">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14:paraId="3B401E08" w14:textId="77777777" w:rsidR="00DE62AE" w:rsidRDefault="00000000">
            <w:pPr>
              <w:jc w:val="cente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14:paraId="25CCE2A3" w14:textId="77777777" w:rsidR="00DE62AE" w:rsidRDefault="00000000">
            <w:r>
              <w:rPr>
                <w:rFonts w:ascii="Times New Roman" w:hAnsi="Times New Roman"/>
                <w:sz w:val="22"/>
                <w:szCs w:val="22"/>
              </w:rPr>
              <w:t>Trọn gói, thanh toán theo Điều 10.3.2</w:t>
            </w:r>
          </w:p>
        </w:tc>
        <w:tc>
          <w:tcPr>
            <w:tcW w:w="2819" w:type="dxa"/>
            <w:tcBorders>
              <w:top w:val="single" w:sz="4" w:space="0" w:color="000000"/>
              <w:left w:val="single" w:sz="4" w:space="0" w:color="000000"/>
              <w:bottom w:val="single" w:sz="4" w:space="0" w:color="000000"/>
              <w:right w:val="single" w:sz="4" w:space="0" w:color="000000"/>
            </w:tcBorders>
            <w:vAlign w:val="center"/>
          </w:tcPr>
          <w:p w14:paraId="401F56DD" w14:textId="77777777" w:rsidR="00DE62AE" w:rsidRDefault="00000000">
            <w:r>
              <w:rPr>
                <w:rFonts w:ascii="Times New Roman" w:hAnsi="Times New Roman"/>
                <w:sz w:val="22"/>
                <w:szCs w:val="22"/>
              </w:rPr>
              <w:t>Cung cấp, vận chuyển, lắp dựng, kiểm định, vận hành, bảo dưỡng, tháo dỡ cẩu tháp trong thời gian thi công Phần ngầm</w:t>
            </w:r>
          </w:p>
        </w:tc>
      </w:tr>
    </w:tbl>
    <w:p w14:paraId="7328D5BC" w14:textId="77777777" w:rsidR="00DE62AE" w:rsidRDefault="00DE62AE">
      <w:pPr>
        <w:spacing w:after="120" w:line="276" w:lineRule="auto"/>
        <w:rPr>
          <w:rFonts w:ascii="Times New Roman" w:hAnsi="Times New Roman"/>
          <w:b/>
          <w:bCs/>
          <w:sz w:val="26"/>
          <w:szCs w:val="26"/>
        </w:rPr>
      </w:pPr>
    </w:p>
    <w:p w14:paraId="009C754D" w14:textId="77777777" w:rsidR="00DE62AE" w:rsidRDefault="00DE62AE">
      <w:pPr>
        <w:spacing w:after="120" w:line="276" w:lineRule="auto"/>
        <w:rPr>
          <w:rFonts w:ascii="Times New Roman" w:hAnsi="Times New Roman"/>
          <w:b/>
          <w:bCs/>
          <w:sz w:val="26"/>
          <w:szCs w:val="26"/>
        </w:rPr>
      </w:pPr>
    </w:p>
    <w:p w14:paraId="0D4CC2F3" w14:textId="77777777" w:rsidR="00DE62AE" w:rsidRDefault="00DE62AE">
      <w:pPr>
        <w:spacing w:after="120" w:line="276" w:lineRule="auto"/>
        <w:rPr>
          <w:rFonts w:ascii="Times New Roman" w:hAnsi="Times New Roman"/>
          <w:b/>
          <w:bCs/>
          <w:sz w:val="26"/>
          <w:szCs w:val="26"/>
        </w:rPr>
      </w:pPr>
    </w:p>
    <w:p w14:paraId="54DF8BB1" w14:textId="77777777" w:rsidR="00DE62AE" w:rsidRDefault="00DE62AE">
      <w:pPr>
        <w:spacing w:after="120" w:line="276" w:lineRule="auto"/>
        <w:rPr>
          <w:rFonts w:ascii="Times New Roman" w:hAnsi="Times New Roman"/>
          <w:b/>
          <w:bCs/>
          <w:sz w:val="26"/>
          <w:szCs w:val="26"/>
        </w:rPr>
      </w:pPr>
    </w:p>
    <w:p w14:paraId="1EFED91C" w14:textId="77777777" w:rsidR="00DE62AE" w:rsidRDefault="00DE62AE">
      <w:pPr>
        <w:spacing w:after="120" w:line="276" w:lineRule="auto"/>
        <w:rPr>
          <w:rFonts w:ascii="Times New Roman" w:hAnsi="Times New Roman"/>
          <w:b/>
          <w:bCs/>
          <w:sz w:val="26"/>
          <w:szCs w:val="26"/>
          <w:u w:val="single"/>
          <w:lang w:val="vi-VN"/>
        </w:rPr>
      </w:pPr>
    </w:p>
    <w:p w14:paraId="31DBD433" w14:textId="77777777" w:rsidR="00DE62AE" w:rsidRDefault="00000000">
      <w:pPr>
        <w:spacing w:after="120" w:line="276" w:lineRule="auto"/>
        <w:jc w:val="center"/>
        <w:rPr>
          <w:rFonts w:ascii="Times New Roman" w:hAnsi="Times New Roman"/>
          <w:b/>
          <w:bCs/>
          <w:sz w:val="26"/>
          <w:szCs w:val="26"/>
          <w:u w:val="single"/>
        </w:rPr>
      </w:pPr>
      <w:commentRangeStart w:id="1040"/>
      <w:r>
        <w:rPr>
          <w:rFonts w:ascii="Times New Roman" w:hAnsi="Times New Roman"/>
          <w:b/>
          <w:bCs/>
          <w:sz w:val="26"/>
          <w:szCs w:val="26"/>
          <w:highlight w:val="yellow"/>
          <w:lang w:val="vi-VN"/>
        </w:rPr>
        <w:lastRenderedPageBreak/>
        <w:t>BIỂU 03</w:t>
      </w:r>
    </w:p>
    <w:p w14:paraId="596877E0" w14:textId="77777777" w:rsidR="00DE62AE" w:rsidRDefault="00000000">
      <w:pPr>
        <w:spacing w:after="120" w:line="276" w:lineRule="auto"/>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14:paraId="17CBB3EE" w14:textId="77777777" w:rsidR="00DE62AE" w:rsidRDefault="00000000">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số……..…/2026/HĐ/YS/BXD ngày……tháng……năm 2026)</w:t>
      </w:r>
      <w:commentRangeEnd w:id="1040"/>
      <w:r>
        <w:rPr>
          <w:rStyle w:val="CommentReference"/>
          <w:rFonts w:ascii="Times New Roman" w:hAnsi="Times New Roman"/>
          <w:bCs/>
          <w:i/>
          <w:sz w:val="26"/>
          <w:szCs w:val="26"/>
          <w:lang w:val="nl-NL"/>
        </w:rPr>
        <w:commentReference w:id="1040"/>
      </w:r>
    </w:p>
    <w:p w14:paraId="48CF5B0C" w14:textId="77777777" w:rsidR="00DE62AE"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55E4C7C8" w14:textId="77777777" w:rsidR="00DE62AE"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14:paraId="44D11720" w14:textId="77777777" w:rsidR="00DE62AE" w:rsidRDefault="00000000">
      <w:pPr>
        <w:widowControl w:val="0"/>
        <w:spacing w:after="120" w:line="276" w:lineRule="auto"/>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Layout w:type="fixed"/>
        <w:tblCellMar>
          <w:left w:w="50" w:type="dxa"/>
          <w:right w:w="50" w:type="dxa"/>
        </w:tblCellMar>
        <w:tblLook w:val="04A0" w:firstRow="1" w:lastRow="0" w:firstColumn="1" w:lastColumn="0" w:noHBand="0" w:noVBand="1"/>
      </w:tblPr>
      <w:tblGrid>
        <w:gridCol w:w="750"/>
        <w:gridCol w:w="4772"/>
        <w:gridCol w:w="1250"/>
        <w:gridCol w:w="1149"/>
        <w:gridCol w:w="1151"/>
      </w:tblGrid>
      <w:tr w:rsidR="00DE62AE" w14:paraId="754D4C84" w14:textId="77777777">
        <w:trPr>
          <w:cantSplit/>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710DCE"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2B4FE2"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465D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Bên B (Phục Hưng)</w:t>
            </w: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E3FA0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Bên A (VNCN E&amp;C)</w:t>
            </w: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FB508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Các đơn vị khác</w:t>
            </w:r>
          </w:p>
        </w:tc>
      </w:tr>
      <w:tr w:rsidR="00DE62AE" w14:paraId="6C3F2B6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7D5F5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C02C8E" w14:textId="77777777" w:rsidR="00DE62AE" w:rsidRDefault="00000000">
            <w:pPr>
              <w:spacing w:after="120" w:line="276" w:lineRule="auto"/>
              <w:rPr>
                <w:rFonts w:ascii="Times New Roman" w:hAnsi="Times New Roman"/>
              </w:rPr>
            </w:pPr>
            <w:r>
              <w:rPr>
                <w:rFonts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7A1F26"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09CD4B"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15A3F1" w14:textId="77777777" w:rsidR="00DE62AE" w:rsidRDefault="00DE62AE">
            <w:pPr>
              <w:spacing w:after="120" w:line="276" w:lineRule="auto"/>
              <w:jc w:val="center"/>
              <w:rPr>
                <w:rFonts w:ascii="Times New Roman" w:hAnsi="Times New Roman"/>
              </w:rPr>
            </w:pPr>
          </w:p>
        </w:tc>
      </w:tr>
      <w:tr w:rsidR="00DE62AE" w14:paraId="2FA7789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E70892C" w14:textId="77777777" w:rsidR="00DE62AE" w:rsidRDefault="00000000">
            <w:pPr>
              <w:spacing w:after="120" w:line="276" w:lineRule="auto"/>
              <w:jc w:val="center"/>
              <w:rPr>
                <w:rFonts w:ascii="Times New Roman" w:hAnsi="Times New Roman"/>
              </w:rPr>
            </w:pPr>
            <w:r>
              <w:rPr>
                <w:rFonts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14:paraId="4E4B41EA" w14:textId="77777777" w:rsidR="00DE62AE" w:rsidRDefault="00000000">
            <w:pPr>
              <w:spacing w:after="120" w:line="276" w:lineRule="auto"/>
              <w:rPr>
                <w:rFonts w:ascii="Times New Roman" w:hAnsi="Times New Roman"/>
              </w:rPr>
            </w:pPr>
            <w:r>
              <w:rPr>
                <w:rFonts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14:paraId="382C7B2F"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vAlign w:val="center"/>
          </w:tcPr>
          <w:p w14:paraId="1D7E975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14:paraId="1C8183BC" w14:textId="77777777" w:rsidR="00DE62AE" w:rsidRDefault="00DE62AE">
            <w:pPr>
              <w:spacing w:after="120" w:line="276" w:lineRule="auto"/>
              <w:jc w:val="center"/>
              <w:rPr>
                <w:rFonts w:ascii="Times New Roman" w:hAnsi="Times New Roman"/>
              </w:rPr>
            </w:pPr>
          </w:p>
        </w:tc>
      </w:tr>
      <w:tr w:rsidR="00DE62AE" w14:paraId="6A7E854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6C9587F" w14:textId="77777777" w:rsidR="00DE62AE" w:rsidRDefault="00000000">
            <w:pPr>
              <w:spacing w:after="120" w:line="276" w:lineRule="auto"/>
              <w:jc w:val="center"/>
              <w:rPr>
                <w:rFonts w:ascii="Times New Roman" w:hAnsi="Times New Roman"/>
              </w:rPr>
            </w:pPr>
            <w:r>
              <w:rPr>
                <w:rFonts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14:paraId="3554E9B6" w14:textId="77777777" w:rsidR="00DE62AE" w:rsidRDefault="00000000">
            <w:pPr>
              <w:spacing w:after="120" w:line="276" w:lineRule="auto"/>
              <w:rPr>
                <w:rFonts w:ascii="Times New Roman" w:hAnsi="Times New Roman"/>
              </w:rPr>
            </w:pPr>
            <w:r>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1596C256"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3AA2134"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40C89810" w14:textId="77777777" w:rsidR="00DE62AE" w:rsidRDefault="00DE62AE">
            <w:pPr>
              <w:spacing w:after="120" w:line="276" w:lineRule="auto"/>
              <w:jc w:val="center"/>
              <w:rPr>
                <w:rFonts w:ascii="Times New Roman" w:hAnsi="Times New Roman"/>
              </w:rPr>
            </w:pPr>
          </w:p>
        </w:tc>
      </w:tr>
      <w:tr w:rsidR="00DE62AE" w14:paraId="11E81AAC"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2CC3BCE" w14:textId="77777777" w:rsidR="00DE62AE" w:rsidRDefault="00000000">
            <w:pPr>
              <w:spacing w:after="120" w:line="276" w:lineRule="auto"/>
              <w:jc w:val="center"/>
              <w:rPr>
                <w:rFonts w:ascii="Times New Roman" w:hAnsi="Times New Roman"/>
              </w:rPr>
            </w:pPr>
            <w:r>
              <w:rPr>
                <w:rFonts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14:paraId="401F1219" w14:textId="77777777" w:rsidR="00DE62AE" w:rsidRDefault="00000000">
            <w:pPr>
              <w:spacing w:after="120" w:line="276" w:lineRule="auto"/>
              <w:rPr>
                <w:rFonts w:ascii="Times New Roman" w:hAnsi="Times New Roman"/>
              </w:rPr>
            </w:pPr>
            <w:r>
              <w:rPr>
                <w:rFonts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14:paraId="03060EC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1A714C33"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0784EF97" w14:textId="77777777" w:rsidR="00DE62AE" w:rsidRDefault="00DE62AE">
            <w:pPr>
              <w:spacing w:after="120" w:line="276" w:lineRule="auto"/>
              <w:jc w:val="center"/>
              <w:rPr>
                <w:rFonts w:ascii="Times New Roman" w:hAnsi="Times New Roman"/>
              </w:rPr>
            </w:pPr>
          </w:p>
        </w:tc>
      </w:tr>
      <w:tr w:rsidR="00DE62AE" w14:paraId="64307F55"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053EF69" w14:textId="77777777" w:rsidR="00DE62AE" w:rsidRDefault="00000000">
            <w:pPr>
              <w:spacing w:after="120" w:line="276" w:lineRule="auto"/>
              <w:jc w:val="center"/>
              <w:rPr>
                <w:rFonts w:ascii="Times New Roman" w:hAnsi="Times New Roman"/>
              </w:rPr>
            </w:pPr>
            <w:r>
              <w:rPr>
                <w:rFonts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14:paraId="7F144816" w14:textId="77777777" w:rsidR="00DE62AE" w:rsidRDefault="00000000">
            <w:pPr>
              <w:spacing w:after="120" w:line="276" w:lineRule="auto"/>
              <w:rPr>
                <w:rFonts w:ascii="Times New Roman" w:hAnsi="Times New Roman"/>
              </w:rPr>
            </w:pPr>
            <w:r>
              <w:rPr>
                <w:rFonts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14:paraId="481E75FE"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3A170CE"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73717F60" w14:textId="77777777" w:rsidR="00DE62AE" w:rsidRDefault="00DE62AE">
            <w:pPr>
              <w:spacing w:after="120" w:line="276" w:lineRule="auto"/>
              <w:jc w:val="center"/>
              <w:rPr>
                <w:rFonts w:ascii="Times New Roman" w:hAnsi="Times New Roman"/>
              </w:rPr>
            </w:pPr>
          </w:p>
        </w:tc>
      </w:tr>
      <w:tr w:rsidR="00DE62AE" w14:paraId="6B485EF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391CAA7" w14:textId="77777777" w:rsidR="00DE62AE" w:rsidRDefault="00000000">
            <w:pPr>
              <w:spacing w:after="120" w:line="276" w:lineRule="auto"/>
              <w:jc w:val="center"/>
              <w:rPr>
                <w:rFonts w:ascii="Times New Roman" w:hAnsi="Times New Roman"/>
              </w:rPr>
            </w:pPr>
            <w:r>
              <w:rPr>
                <w:rFonts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14:paraId="7B183C49" w14:textId="77777777" w:rsidR="00DE62AE" w:rsidRDefault="00000000">
            <w:pPr>
              <w:spacing w:after="120" w:line="276" w:lineRule="auto"/>
              <w:rPr>
                <w:rFonts w:ascii="Times New Roman" w:hAnsi="Times New Roman"/>
              </w:rPr>
            </w:pPr>
            <w:r>
              <w:rPr>
                <w:rFonts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14:paraId="6BCDB1A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D246A18"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0906F742" w14:textId="77777777" w:rsidR="00DE62AE" w:rsidRDefault="00DE62AE">
            <w:pPr>
              <w:spacing w:after="120" w:line="276" w:lineRule="auto"/>
              <w:jc w:val="center"/>
              <w:rPr>
                <w:rFonts w:ascii="Times New Roman" w:hAnsi="Times New Roman"/>
              </w:rPr>
            </w:pPr>
          </w:p>
        </w:tc>
      </w:tr>
      <w:tr w:rsidR="00DE62AE" w14:paraId="005266B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2700837" w14:textId="77777777" w:rsidR="00DE62AE" w:rsidRDefault="00000000">
            <w:pPr>
              <w:spacing w:after="120" w:line="276" w:lineRule="auto"/>
              <w:jc w:val="center"/>
              <w:rPr>
                <w:rFonts w:ascii="Times New Roman" w:hAnsi="Times New Roman"/>
              </w:rPr>
            </w:pPr>
            <w:r>
              <w:rPr>
                <w:rFonts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14:paraId="2EF801C5" w14:textId="77777777" w:rsidR="00DE62AE" w:rsidRDefault="00000000">
            <w:pPr>
              <w:spacing w:after="120" w:line="276" w:lineRule="auto"/>
              <w:rPr>
                <w:rFonts w:ascii="Times New Roman" w:hAnsi="Times New Roman"/>
              </w:rPr>
            </w:pPr>
            <w:r>
              <w:rPr>
                <w:rFonts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14:paraId="7B68A99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793F33E9"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08B7700D" w14:textId="77777777" w:rsidR="00DE62AE" w:rsidRDefault="00DE62AE">
            <w:pPr>
              <w:spacing w:after="120" w:line="276" w:lineRule="auto"/>
              <w:jc w:val="center"/>
              <w:rPr>
                <w:rFonts w:ascii="Times New Roman" w:hAnsi="Times New Roman"/>
              </w:rPr>
            </w:pPr>
          </w:p>
        </w:tc>
      </w:tr>
      <w:tr w:rsidR="00DE62AE" w14:paraId="370CC61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43A17BF" w14:textId="77777777" w:rsidR="00DE62AE" w:rsidRDefault="00000000">
            <w:pPr>
              <w:spacing w:after="120" w:line="276" w:lineRule="auto"/>
              <w:jc w:val="center"/>
              <w:rPr>
                <w:rFonts w:ascii="Times New Roman" w:hAnsi="Times New Roman"/>
              </w:rPr>
            </w:pPr>
            <w:r>
              <w:rPr>
                <w:rFonts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14:paraId="73ADE1DD" w14:textId="77777777" w:rsidR="00DE62AE" w:rsidRDefault="00000000">
            <w:pPr>
              <w:spacing w:after="120" w:line="276" w:lineRule="auto"/>
              <w:rPr>
                <w:rFonts w:ascii="Times New Roman" w:hAnsi="Times New Roman"/>
              </w:rPr>
            </w:pPr>
            <w:r>
              <w:rPr>
                <w:rFonts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14:paraId="70BEBDA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607F0FA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05876A7C" w14:textId="77777777" w:rsidR="00DE62AE" w:rsidRDefault="00DE62AE">
            <w:pPr>
              <w:spacing w:after="120" w:line="276" w:lineRule="auto"/>
              <w:jc w:val="center"/>
              <w:rPr>
                <w:rFonts w:ascii="Times New Roman" w:hAnsi="Times New Roman"/>
              </w:rPr>
            </w:pPr>
          </w:p>
        </w:tc>
      </w:tr>
      <w:tr w:rsidR="00DE62AE" w14:paraId="7884AE5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018AFFC" w14:textId="77777777" w:rsidR="00DE62AE" w:rsidRDefault="00000000">
            <w:pPr>
              <w:spacing w:after="120" w:line="276" w:lineRule="auto"/>
              <w:jc w:val="center"/>
              <w:rPr>
                <w:rFonts w:ascii="Times New Roman" w:hAnsi="Times New Roman"/>
              </w:rPr>
            </w:pPr>
            <w:r>
              <w:rPr>
                <w:rFonts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14:paraId="4E241689" w14:textId="77777777" w:rsidR="00DE62AE" w:rsidRDefault="00000000">
            <w:pPr>
              <w:spacing w:after="120" w:line="276" w:lineRule="auto"/>
              <w:rPr>
                <w:rFonts w:ascii="Times New Roman" w:hAnsi="Times New Roman"/>
              </w:rPr>
            </w:pPr>
            <w:r>
              <w:rPr>
                <w:rFonts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14:paraId="5981644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3EFFAF6"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387B980B" w14:textId="77777777" w:rsidR="00DE62AE" w:rsidRDefault="00DE62AE">
            <w:pPr>
              <w:spacing w:after="120" w:line="276" w:lineRule="auto"/>
              <w:jc w:val="center"/>
              <w:rPr>
                <w:rFonts w:ascii="Times New Roman" w:hAnsi="Times New Roman"/>
              </w:rPr>
            </w:pPr>
          </w:p>
        </w:tc>
      </w:tr>
      <w:tr w:rsidR="00DE62AE" w14:paraId="47AA5FE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5204ED7" w14:textId="77777777" w:rsidR="00DE62AE" w:rsidRDefault="00000000">
            <w:pPr>
              <w:spacing w:after="120" w:line="276" w:lineRule="auto"/>
              <w:jc w:val="center"/>
              <w:rPr>
                <w:rFonts w:ascii="Times New Roman" w:hAnsi="Times New Roman"/>
              </w:rPr>
            </w:pPr>
            <w:r>
              <w:rPr>
                <w:rFonts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14:paraId="137D59DC" w14:textId="77777777" w:rsidR="00DE62AE" w:rsidRDefault="00000000">
            <w:pPr>
              <w:spacing w:after="120" w:line="276" w:lineRule="auto"/>
              <w:rPr>
                <w:rFonts w:ascii="Times New Roman" w:hAnsi="Times New Roman"/>
              </w:rPr>
            </w:pPr>
            <w:r>
              <w:rPr>
                <w:rFonts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14:paraId="4AED18E6"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4E1107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49406D35" w14:textId="77777777" w:rsidR="00DE62AE" w:rsidRDefault="00DE62AE">
            <w:pPr>
              <w:spacing w:after="120" w:line="276" w:lineRule="auto"/>
              <w:jc w:val="center"/>
              <w:rPr>
                <w:rFonts w:ascii="Times New Roman" w:hAnsi="Times New Roman"/>
              </w:rPr>
            </w:pPr>
          </w:p>
        </w:tc>
      </w:tr>
      <w:tr w:rsidR="00DE62AE" w14:paraId="424B000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2DC5A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03B1D7" w14:textId="77777777" w:rsidR="00DE62AE" w:rsidRDefault="00000000">
            <w:pPr>
              <w:spacing w:after="120" w:line="276" w:lineRule="auto"/>
              <w:rPr>
                <w:rFonts w:ascii="Times New Roman" w:hAnsi="Times New Roman"/>
              </w:rPr>
            </w:pPr>
            <w:r>
              <w:rPr>
                <w:rFonts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CA64CA"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897194"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D6E63A" w14:textId="77777777" w:rsidR="00DE62AE" w:rsidRDefault="00DE62AE">
            <w:pPr>
              <w:spacing w:after="120" w:line="276" w:lineRule="auto"/>
              <w:jc w:val="center"/>
              <w:rPr>
                <w:rFonts w:ascii="Times New Roman" w:hAnsi="Times New Roman"/>
              </w:rPr>
            </w:pPr>
          </w:p>
        </w:tc>
      </w:tr>
      <w:tr w:rsidR="00DE62AE" w14:paraId="278C739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24D1F40" w14:textId="77777777" w:rsidR="00DE62AE" w:rsidRDefault="00000000">
            <w:pPr>
              <w:spacing w:after="120" w:line="276" w:lineRule="auto"/>
              <w:jc w:val="center"/>
              <w:rPr>
                <w:rFonts w:ascii="Times New Roman" w:hAnsi="Times New Roman"/>
              </w:rPr>
            </w:pPr>
            <w:r>
              <w:rPr>
                <w:rFonts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14:paraId="73B4CD1D" w14:textId="77777777" w:rsidR="00DE62AE" w:rsidRDefault="00000000">
            <w:pPr>
              <w:spacing w:after="120" w:line="276" w:lineRule="auto"/>
              <w:rPr>
                <w:rFonts w:ascii="Times New Roman" w:hAnsi="Times New Roman"/>
              </w:rPr>
            </w:pPr>
            <w:r>
              <w:rPr>
                <w:rFonts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14:paraId="7A2DBCD4"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7B2156A"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15EC5BDA" w14:textId="77777777" w:rsidR="00DE62AE" w:rsidRDefault="00DE62AE">
            <w:pPr>
              <w:spacing w:after="120" w:line="276" w:lineRule="auto"/>
              <w:jc w:val="center"/>
              <w:rPr>
                <w:rFonts w:ascii="Times New Roman" w:hAnsi="Times New Roman"/>
              </w:rPr>
            </w:pPr>
          </w:p>
        </w:tc>
      </w:tr>
      <w:tr w:rsidR="00DE62AE" w14:paraId="2768CA3F"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23B46F0" w14:textId="77777777" w:rsidR="00DE62AE" w:rsidRDefault="00000000">
            <w:pPr>
              <w:spacing w:after="120" w:line="276" w:lineRule="auto"/>
              <w:jc w:val="center"/>
              <w:rPr>
                <w:rFonts w:ascii="Times New Roman" w:hAnsi="Times New Roman"/>
              </w:rPr>
            </w:pPr>
            <w:r>
              <w:rPr>
                <w:rFonts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14:paraId="471D5248" w14:textId="77777777" w:rsidR="00DE62AE" w:rsidRDefault="00000000">
            <w:pPr>
              <w:spacing w:after="120" w:line="276" w:lineRule="auto"/>
              <w:rPr>
                <w:rFonts w:ascii="Times New Roman" w:hAnsi="Times New Roman"/>
              </w:rPr>
            </w:pPr>
            <w:r>
              <w:rPr>
                <w:rFonts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4AEA7FF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213C8246"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295E72D9" w14:textId="77777777" w:rsidR="00DE62AE" w:rsidRDefault="00DE62AE">
            <w:pPr>
              <w:spacing w:after="120" w:line="276" w:lineRule="auto"/>
              <w:jc w:val="center"/>
              <w:rPr>
                <w:rFonts w:ascii="Times New Roman" w:hAnsi="Times New Roman"/>
              </w:rPr>
            </w:pPr>
          </w:p>
        </w:tc>
      </w:tr>
      <w:tr w:rsidR="00DE62AE" w14:paraId="18C2C4B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A239D70" w14:textId="77777777" w:rsidR="00DE62AE" w:rsidRDefault="00000000">
            <w:pPr>
              <w:spacing w:after="120" w:line="276" w:lineRule="auto"/>
              <w:jc w:val="center"/>
              <w:rPr>
                <w:rFonts w:ascii="Times New Roman" w:hAnsi="Times New Roman"/>
              </w:rPr>
            </w:pPr>
            <w:r>
              <w:rPr>
                <w:rFonts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14:paraId="435BC7A0" w14:textId="77777777" w:rsidR="00DE62AE" w:rsidRDefault="00000000">
            <w:pPr>
              <w:spacing w:after="120" w:line="276" w:lineRule="auto"/>
              <w:rPr>
                <w:rFonts w:ascii="Times New Roman" w:hAnsi="Times New Roman"/>
                <w:highlight w:val="yellow"/>
              </w:rPr>
            </w:pPr>
            <w:r>
              <w:rPr>
                <w:rFonts w:ascii="Times New Roman" w:hAnsi="Times New Roman"/>
                <w:sz w:val="20"/>
                <w:szCs w:val="20"/>
                <w:highlight w:val="yellow"/>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14:paraId="33061B5E" w14:textId="77777777" w:rsidR="00DE62AE" w:rsidRDefault="00000000">
            <w:pPr>
              <w:spacing w:after="120" w:line="276" w:lineRule="auto"/>
              <w:jc w:val="center"/>
              <w:rPr>
                <w:rFonts w:ascii="Times New Roman" w:hAnsi="Times New Roman"/>
                <w:highlight w:val="yellow"/>
              </w:rPr>
            </w:pPr>
            <w:r>
              <w:rPr>
                <w:rFonts w:ascii="Times New Roman" w:hAnsi="Times New Roman"/>
                <w:b/>
                <w:bCs/>
                <w:sz w:val="20"/>
                <w:szCs w:val="20"/>
                <w:highlight w:val="yellow"/>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C54C19D" w14:textId="77777777" w:rsidR="00DE62AE" w:rsidRDefault="00DE62AE">
            <w:pPr>
              <w:spacing w:after="120" w:line="276" w:lineRule="auto"/>
              <w:jc w:val="center"/>
              <w:rPr>
                <w:rFonts w:ascii="Times New Roman" w:hAnsi="Times New Roman"/>
                <w:highlight w:val="yellow"/>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2A945D0F" w14:textId="77777777" w:rsidR="00DE62AE" w:rsidRDefault="00000000">
            <w:pPr>
              <w:spacing w:after="120" w:line="276" w:lineRule="auto"/>
              <w:jc w:val="center"/>
              <w:rPr>
                <w:rFonts w:ascii="Times New Roman" w:hAnsi="Times New Roman"/>
              </w:rPr>
            </w:pPr>
            <w:r>
              <w:rPr>
                <w:rFonts w:ascii="Times New Roman" w:hAnsi="Times New Roman"/>
              </w:rPr>
              <w:t>Làm rõ cdt</w:t>
            </w:r>
          </w:p>
        </w:tc>
      </w:tr>
      <w:tr w:rsidR="00DE62AE" w14:paraId="4C98A0C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30095A4" w14:textId="77777777" w:rsidR="00DE62AE" w:rsidRDefault="00000000">
            <w:pPr>
              <w:spacing w:after="120" w:line="276" w:lineRule="auto"/>
              <w:jc w:val="center"/>
              <w:rPr>
                <w:rFonts w:ascii="Times New Roman" w:hAnsi="Times New Roman"/>
              </w:rPr>
            </w:pPr>
            <w:r>
              <w:rPr>
                <w:rFonts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14:paraId="4879782A" w14:textId="77777777" w:rsidR="00DE62AE" w:rsidRDefault="00000000">
            <w:pPr>
              <w:spacing w:after="120" w:line="276" w:lineRule="auto"/>
              <w:rPr>
                <w:rFonts w:ascii="Times New Roman" w:hAnsi="Times New Roman"/>
              </w:rPr>
            </w:pPr>
            <w:r>
              <w:rPr>
                <w:rFonts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14:paraId="7703B6F4"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vAlign w:val="center"/>
          </w:tcPr>
          <w:p w14:paraId="648E9B5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14:paraId="4DEB07D7" w14:textId="77777777" w:rsidR="00DE62AE" w:rsidRDefault="00DE62AE">
            <w:pPr>
              <w:spacing w:after="120" w:line="276" w:lineRule="auto"/>
              <w:jc w:val="center"/>
              <w:rPr>
                <w:rFonts w:ascii="Times New Roman" w:hAnsi="Times New Roman"/>
              </w:rPr>
            </w:pPr>
          </w:p>
        </w:tc>
      </w:tr>
      <w:tr w:rsidR="00DE62AE" w14:paraId="7B648D8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65C5AFE" w14:textId="77777777" w:rsidR="00DE62AE" w:rsidRDefault="00000000">
            <w:pPr>
              <w:spacing w:after="120" w:line="276" w:lineRule="auto"/>
              <w:jc w:val="center"/>
              <w:rPr>
                <w:rFonts w:ascii="Times New Roman" w:hAnsi="Times New Roman"/>
              </w:rPr>
            </w:pPr>
            <w:r>
              <w:rPr>
                <w:rFonts w:ascii="Times New Roman" w:hAnsi="Times New Roman"/>
                <w:sz w:val="20"/>
                <w:szCs w:val="20"/>
              </w:rPr>
              <w:lastRenderedPageBreak/>
              <w:t>2.5</w:t>
            </w:r>
          </w:p>
        </w:tc>
        <w:tc>
          <w:tcPr>
            <w:tcW w:w="4772" w:type="dxa"/>
            <w:tcBorders>
              <w:top w:val="single" w:sz="4" w:space="0" w:color="000000"/>
              <w:left w:val="single" w:sz="4" w:space="0" w:color="000000"/>
              <w:bottom w:val="single" w:sz="4" w:space="0" w:color="000000"/>
              <w:right w:val="single" w:sz="4" w:space="0" w:color="000000"/>
            </w:tcBorders>
            <w:vAlign w:val="center"/>
          </w:tcPr>
          <w:p w14:paraId="701B894E" w14:textId="77777777" w:rsidR="00DE62AE" w:rsidRDefault="00000000">
            <w:pPr>
              <w:spacing w:after="120" w:line="276" w:lineRule="auto"/>
              <w:rPr>
                <w:rFonts w:ascii="Times New Roman" w:hAnsi="Times New Roman"/>
              </w:rPr>
            </w:pPr>
            <w:r>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14:paraId="6B6F56A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295CB62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64C52D37" w14:textId="77777777" w:rsidR="00DE62AE" w:rsidRDefault="00000000">
            <w:pPr>
              <w:spacing w:after="120" w:line="276" w:lineRule="auto"/>
              <w:jc w:val="center"/>
              <w:rPr>
                <w:rFonts w:ascii="Times New Roman" w:hAnsi="Times New Roman"/>
              </w:rPr>
            </w:pPr>
            <w:r>
              <w:rPr>
                <w:rFonts w:ascii="Times New Roman" w:hAnsi="Times New Roman"/>
              </w:rPr>
              <w:t>Phối hợp cung cấp hs</w:t>
            </w:r>
          </w:p>
        </w:tc>
      </w:tr>
      <w:tr w:rsidR="00DE62AE" w14:paraId="7415DF2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B95E86E" w14:textId="77777777" w:rsidR="00DE62AE" w:rsidRDefault="00000000">
            <w:pPr>
              <w:spacing w:after="120" w:line="276" w:lineRule="auto"/>
              <w:jc w:val="center"/>
              <w:rPr>
                <w:rFonts w:ascii="Times New Roman" w:hAnsi="Times New Roman"/>
              </w:rPr>
            </w:pPr>
            <w:r>
              <w:rPr>
                <w:rFonts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14:paraId="210297F5" w14:textId="77777777" w:rsidR="00DE62AE" w:rsidRDefault="00000000">
            <w:pPr>
              <w:spacing w:after="120" w:line="276" w:lineRule="auto"/>
              <w:rPr>
                <w:rFonts w:ascii="Times New Roman" w:hAnsi="Times New Roman"/>
              </w:rPr>
            </w:pPr>
            <w:r>
              <w:rPr>
                <w:rFonts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14:paraId="7B8C5D3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2E1885C"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313908DD" w14:textId="77777777" w:rsidR="00DE62AE" w:rsidRDefault="00DE62AE">
            <w:pPr>
              <w:spacing w:after="120" w:line="276" w:lineRule="auto"/>
              <w:jc w:val="center"/>
              <w:rPr>
                <w:rFonts w:ascii="Times New Roman" w:hAnsi="Times New Roman"/>
              </w:rPr>
            </w:pPr>
          </w:p>
        </w:tc>
      </w:tr>
      <w:tr w:rsidR="00DE62AE" w14:paraId="7F4300B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1E9EF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C5C57E" w14:textId="77777777" w:rsidR="00DE62AE" w:rsidRDefault="00000000">
            <w:pPr>
              <w:spacing w:after="120" w:line="276" w:lineRule="auto"/>
              <w:rPr>
                <w:rFonts w:ascii="Times New Roman" w:hAnsi="Times New Roman"/>
              </w:rPr>
            </w:pPr>
            <w:r>
              <w:rPr>
                <w:rFonts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366976"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78A2EA"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0EDD0D" w14:textId="77777777" w:rsidR="00DE62AE" w:rsidRDefault="00DE62AE">
            <w:pPr>
              <w:spacing w:after="120" w:line="276" w:lineRule="auto"/>
              <w:jc w:val="center"/>
              <w:rPr>
                <w:rFonts w:ascii="Times New Roman" w:hAnsi="Times New Roman"/>
              </w:rPr>
            </w:pPr>
          </w:p>
        </w:tc>
      </w:tr>
      <w:tr w:rsidR="00DE62AE" w14:paraId="42B94C2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7FEAF0"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64CD54" w14:textId="77777777" w:rsidR="00DE62AE" w:rsidRDefault="00000000">
            <w:pPr>
              <w:spacing w:after="120" w:line="276" w:lineRule="auto"/>
              <w:rPr>
                <w:rFonts w:ascii="Times New Roman" w:hAnsi="Times New Roman"/>
              </w:rPr>
            </w:pPr>
            <w:r>
              <w:rPr>
                <w:rFonts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260F0C"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1BF8D4"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25C312" w14:textId="77777777" w:rsidR="00DE62AE" w:rsidRDefault="00DE62AE">
            <w:pPr>
              <w:spacing w:after="120" w:line="276" w:lineRule="auto"/>
              <w:jc w:val="center"/>
              <w:rPr>
                <w:rFonts w:ascii="Times New Roman" w:hAnsi="Times New Roman"/>
              </w:rPr>
            </w:pPr>
          </w:p>
        </w:tc>
      </w:tr>
      <w:tr w:rsidR="00DE62AE" w14:paraId="32F3BCB5"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9AB3A00" w14:textId="77777777" w:rsidR="00DE62AE" w:rsidRDefault="00000000">
            <w:pPr>
              <w:spacing w:after="120" w:line="276" w:lineRule="auto"/>
              <w:jc w:val="center"/>
              <w:rPr>
                <w:rFonts w:ascii="Times New Roman" w:hAnsi="Times New Roman"/>
              </w:rPr>
            </w:pPr>
            <w:r>
              <w:rPr>
                <w:rFonts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14:paraId="18DCF6EE" w14:textId="77777777" w:rsidR="00DE62AE" w:rsidRDefault="00000000">
            <w:pPr>
              <w:spacing w:after="120" w:line="276" w:lineRule="auto"/>
              <w:rPr>
                <w:rFonts w:ascii="Times New Roman" w:hAnsi="Times New Roman"/>
              </w:rPr>
            </w:pPr>
            <w:r>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6FF9D5A2"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E85AB80"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9112CE2" w14:textId="77777777" w:rsidR="00DE62AE" w:rsidRDefault="00DE62AE">
            <w:pPr>
              <w:spacing w:after="120" w:line="276" w:lineRule="auto"/>
              <w:jc w:val="center"/>
              <w:rPr>
                <w:rFonts w:ascii="Times New Roman" w:hAnsi="Times New Roman"/>
              </w:rPr>
            </w:pPr>
          </w:p>
        </w:tc>
      </w:tr>
      <w:tr w:rsidR="00DE62AE" w14:paraId="70843CD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B9B4717" w14:textId="77777777" w:rsidR="00DE62AE" w:rsidRDefault="00000000">
            <w:pPr>
              <w:spacing w:after="120" w:line="276" w:lineRule="auto"/>
              <w:jc w:val="center"/>
              <w:rPr>
                <w:rFonts w:ascii="Times New Roman" w:hAnsi="Times New Roman"/>
              </w:rPr>
            </w:pPr>
            <w:r>
              <w:rPr>
                <w:rFonts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14:paraId="1F03274E" w14:textId="77777777" w:rsidR="00DE62AE" w:rsidRDefault="00000000">
            <w:pPr>
              <w:spacing w:after="120" w:line="276" w:lineRule="auto"/>
              <w:rPr>
                <w:rFonts w:ascii="Times New Roman" w:hAnsi="Times New Roman"/>
              </w:rPr>
            </w:pPr>
            <w:r>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14:paraId="5707AF0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CD29B9F"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16A91B2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Phối hợp</w:t>
            </w:r>
          </w:p>
        </w:tc>
      </w:tr>
      <w:tr w:rsidR="00DE62AE" w14:paraId="7A5FBBE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C1F572E" w14:textId="77777777" w:rsidR="00DE62AE" w:rsidRDefault="00000000">
            <w:pPr>
              <w:spacing w:after="120" w:line="276" w:lineRule="auto"/>
              <w:jc w:val="center"/>
              <w:rPr>
                <w:rFonts w:ascii="Times New Roman" w:hAnsi="Times New Roman"/>
              </w:rPr>
            </w:pPr>
            <w:r>
              <w:rPr>
                <w:rFonts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14:paraId="79604D69" w14:textId="77777777" w:rsidR="00DE62AE" w:rsidRDefault="00000000">
            <w:pPr>
              <w:spacing w:after="120" w:line="276" w:lineRule="auto"/>
              <w:rPr>
                <w:rFonts w:ascii="Times New Roman" w:hAnsi="Times New Roman"/>
              </w:rPr>
            </w:pPr>
            <w:r>
              <w:rPr>
                <w:rFonts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14:paraId="7E869CD7"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 phối hợp</w:t>
            </w:r>
          </w:p>
        </w:tc>
        <w:tc>
          <w:tcPr>
            <w:tcW w:w="1149" w:type="dxa"/>
            <w:tcBorders>
              <w:top w:val="single" w:sz="4" w:space="0" w:color="000000"/>
              <w:left w:val="single" w:sz="4" w:space="0" w:color="000000"/>
              <w:bottom w:val="single" w:sz="4" w:space="0" w:color="000000"/>
              <w:right w:val="single" w:sz="4" w:space="0" w:color="000000"/>
            </w:tcBorders>
            <w:vAlign w:val="center"/>
          </w:tcPr>
          <w:p w14:paraId="0D3BF34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4FF1629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r>
      <w:tr w:rsidR="00DE62AE" w14:paraId="1415EDD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5B87B96" w14:textId="77777777" w:rsidR="00DE62AE" w:rsidRDefault="00000000">
            <w:pPr>
              <w:spacing w:after="120" w:line="276" w:lineRule="auto"/>
              <w:jc w:val="center"/>
              <w:rPr>
                <w:rFonts w:ascii="Times New Roman" w:hAnsi="Times New Roman"/>
              </w:rPr>
            </w:pPr>
            <w:r>
              <w:rPr>
                <w:rFonts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14:paraId="516A0E45" w14:textId="77777777" w:rsidR="00DE62AE" w:rsidRDefault="00000000">
            <w:pPr>
              <w:spacing w:after="120" w:line="276" w:lineRule="auto"/>
              <w:rPr>
                <w:rFonts w:ascii="Times New Roman" w:hAnsi="Times New Roman"/>
              </w:rPr>
            </w:pPr>
            <w:r>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14:paraId="6CB252A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101A4FA7"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5C6E71F0"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Bàn giao</w:t>
            </w:r>
          </w:p>
        </w:tc>
      </w:tr>
      <w:tr w:rsidR="00DE62AE" w14:paraId="345F316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85208EE" w14:textId="77777777" w:rsidR="00DE62AE" w:rsidRDefault="00000000">
            <w:pPr>
              <w:spacing w:after="120" w:line="276" w:lineRule="auto"/>
              <w:jc w:val="center"/>
              <w:rPr>
                <w:rFonts w:ascii="Times New Roman" w:hAnsi="Times New Roman"/>
              </w:rPr>
            </w:pPr>
            <w:r>
              <w:rPr>
                <w:rFonts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14:paraId="6E2D524C" w14:textId="77777777" w:rsidR="00DE62AE" w:rsidRDefault="00000000">
            <w:pPr>
              <w:spacing w:after="120" w:line="276" w:lineRule="auto"/>
              <w:rPr>
                <w:rFonts w:ascii="Times New Roman" w:hAnsi="Times New Roman"/>
              </w:rPr>
            </w:pPr>
            <w:r>
              <w:rPr>
                <w:rFonts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5BBB248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Phối hợp</w:t>
            </w:r>
          </w:p>
        </w:tc>
        <w:tc>
          <w:tcPr>
            <w:tcW w:w="1149" w:type="dxa"/>
            <w:tcBorders>
              <w:top w:val="single" w:sz="4" w:space="0" w:color="000000"/>
              <w:left w:val="single" w:sz="4" w:space="0" w:color="000000"/>
              <w:bottom w:val="single" w:sz="4" w:space="0" w:color="000000"/>
              <w:right w:val="single" w:sz="4" w:space="0" w:color="000000"/>
            </w:tcBorders>
            <w:vAlign w:val="center"/>
          </w:tcPr>
          <w:p w14:paraId="3574E65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60B5AA9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r>
      <w:tr w:rsidR="00DE62AE" w14:paraId="798FEE0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F763F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C28D8A" w14:textId="77777777" w:rsidR="00DE62AE" w:rsidRDefault="00000000">
            <w:pPr>
              <w:spacing w:after="120" w:line="276" w:lineRule="auto"/>
              <w:rPr>
                <w:rFonts w:ascii="Times New Roman" w:hAnsi="Times New Roman"/>
              </w:rPr>
            </w:pPr>
            <w:r>
              <w:rPr>
                <w:rFonts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BCB14F"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EB1D28"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CA724E" w14:textId="77777777" w:rsidR="00DE62AE" w:rsidRDefault="00DE62AE">
            <w:pPr>
              <w:spacing w:after="120" w:line="276" w:lineRule="auto"/>
              <w:jc w:val="center"/>
              <w:rPr>
                <w:rFonts w:ascii="Times New Roman" w:hAnsi="Times New Roman"/>
              </w:rPr>
            </w:pPr>
          </w:p>
        </w:tc>
      </w:tr>
      <w:tr w:rsidR="00DE62AE" w14:paraId="4C04C3E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1AB7EA0" w14:textId="77777777" w:rsidR="00DE62AE" w:rsidRDefault="00000000">
            <w:pPr>
              <w:spacing w:after="120" w:line="276" w:lineRule="auto"/>
              <w:jc w:val="center"/>
              <w:rPr>
                <w:rFonts w:ascii="Times New Roman" w:hAnsi="Times New Roman"/>
              </w:rPr>
            </w:pPr>
            <w:r>
              <w:rPr>
                <w:rFonts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14:paraId="4B25922C" w14:textId="77777777" w:rsidR="00DE62AE" w:rsidRDefault="00000000">
            <w:pPr>
              <w:spacing w:after="120" w:line="276" w:lineRule="auto"/>
              <w:rPr>
                <w:rFonts w:ascii="Times New Roman" w:hAnsi="Times New Roman"/>
              </w:rPr>
            </w:pPr>
            <w:r>
              <w:rPr>
                <w:rFonts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7B6577D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7EB3C62D"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1C6A069" w14:textId="77777777" w:rsidR="00DE62AE" w:rsidRDefault="00DE62AE">
            <w:pPr>
              <w:spacing w:after="120" w:line="276" w:lineRule="auto"/>
              <w:jc w:val="center"/>
              <w:rPr>
                <w:rFonts w:ascii="Times New Roman" w:hAnsi="Times New Roman"/>
              </w:rPr>
            </w:pPr>
          </w:p>
        </w:tc>
      </w:tr>
      <w:tr w:rsidR="00DE62AE" w14:paraId="38717AC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DDCFE29" w14:textId="77777777" w:rsidR="00DE62AE" w:rsidRDefault="00000000">
            <w:pPr>
              <w:spacing w:after="120" w:line="276" w:lineRule="auto"/>
              <w:jc w:val="center"/>
              <w:rPr>
                <w:rFonts w:ascii="Times New Roman" w:hAnsi="Times New Roman"/>
              </w:rPr>
            </w:pPr>
            <w:r>
              <w:rPr>
                <w:rFonts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14:paraId="520F6B65" w14:textId="77777777" w:rsidR="00DE62AE" w:rsidRDefault="00000000">
            <w:pPr>
              <w:spacing w:after="120" w:line="276" w:lineRule="auto"/>
              <w:rPr>
                <w:rFonts w:ascii="Times New Roman" w:hAnsi="Times New Roman"/>
              </w:rPr>
            </w:pPr>
            <w:r>
              <w:rPr>
                <w:rFonts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14:paraId="3497EF50"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3C49FF0"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693885CA" w14:textId="77777777" w:rsidR="00DE62AE" w:rsidRDefault="00DE62AE">
            <w:pPr>
              <w:spacing w:after="120" w:line="276" w:lineRule="auto"/>
              <w:jc w:val="center"/>
              <w:rPr>
                <w:rFonts w:ascii="Times New Roman" w:hAnsi="Times New Roman"/>
              </w:rPr>
            </w:pPr>
          </w:p>
        </w:tc>
      </w:tr>
      <w:tr w:rsidR="00DE62AE" w14:paraId="52FF2E0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4805A24" w14:textId="77777777" w:rsidR="00DE62AE" w:rsidRDefault="00000000">
            <w:pPr>
              <w:spacing w:after="120" w:line="276" w:lineRule="auto"/>
              <w:jc w:val="center"/>
              <w:rPr>
                <w:rFonts w:ascii="Times New Roman" w:hAnsi="Times New Roman"/>
              </w:rPr>
            </w:pPr>
            <w:r>
              <w:rPr>
                <w:rFonts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14:paraId="7B0F1135" w14:textId="77777777" w:rsidR="00DE62AE" w:rsidRDefault="00000000">
            <w:pPr>
              <w:spacing w:after="120" w:line="276" w:lineRule="auto"/>
              <w:rPr>
                <w:rFonts w:ascii="Times New Roman" w:hAnsi="Times New Roman"/>
              </w:rPr>
            </w:pPr>
            <w:r>
              <w:rPr>
                <w:rFonts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0C14217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7B543B13"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696B433B" w14:textId="77777777" w:rsidR="00DE62AE" w:rsidRDefault="00DE62AE">
            <w:pPr>
              <w:spacing w:after="120" w:line="276" w:lineRule="auto"/>
              <w:jc w:val="center"/>
              <w:rPr>
                <w:rFonts w:ascii="Times New Roman" w:hAnsi="Times New Roman"/>
              </w:rPr>
            </w:pPr>
          </w:p>
        </w:tc>
      </w:tr>
      <w:tr w:rsidR="00DE62AE" w14:paraId="62AC04E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295F5EC" w14:textId="77777777" w:rsidR="00DE62AE" w:rsidRDefault="00000000">
            <w:pPr>
              <w:spacing w:after="120" w:line="276" w:lineRule="auto"/>
              <w:jc w:val="center"/>
              <w:rPr>
                <w:rFonts w:ascii="Times New Roman" w:hAnsi="Times New Roman"/>
              </w:rPr>
            </w:pPr>
            <w:r>
              <w:rPr>
                <w:rFonts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14:paraId="6E0832BA" w14:textId="77777777" w:rsidR="00DE62AE" w:rsidRDefault="00000000">
            <w:pPr>
              <w:spacing w:after="120" w:line="276" w:lineRule="auto"/>
              <w:rPr>
                <w:rFonts w:ascii="Times New Roman" w:hAnsi="Times New Roman"/>
              </w:rPr>
            </w:pPr>
            <w:r>
              <w:rPr>
                <w:rFonts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14:paraId="4B8EFB2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7463BD2"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6C71BEA7" w14:textId="77777777" w:rsidR="00DE62AE" w:rsidRDefault="00DE62AE">
            <w:pPr>
              <w:spacing w:after="120" w:line="276" w:lineRule="auto"/>
              <w:jc w:val="center"/>
              <w:rPr>
                <w:rFonts w:ascii="Times New Roman" w:hAnsi="Times New Roman"/>
              </w:rPr>
            </w:pPr>
          </w:p>
        </w:tc>
      </w:tr>
      <w:tr w:rsidR="00DE62AE" w14:paraId="4EBF2C8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C45E677" w14:textId="77777777" w:rsidR="00DE62AE" w:rsidRDefault="00000000">
            <w:pPr>
              <w:spacing w:after="120" w:line="276" w:lineRule="auto"/>
              <w:jc w:val="center"/>
              <w:rPr>
                <w:rFonts w:ascii="Times New Roman" w:hAnsi="Times New Roman"/>
              </w:rPr>
            </w:pPr>
            <w:r>
              <w:rPr>
                <w:rFonts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14:paraId="20A7526D" w14:textId="77777777" w:rsidR="00DE62AE" w:rsidRDefault="00000000">
            <w:pPr>
              <w:spacing w:after="120" w:line="276" w:lineRule="auto"/>
              <w:rPr>
                <w:rFonts w:ascii="Times New Roman" w:hAnsi="Times New Roman"/>
              </w:rPr>
            </w:pPr>
            <w:r>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4E11E85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200BACD9"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7AF2C6BD" w14:textId="77777777" w:rsidR="00DE62AE" w:rsidRDefault="00DE62AE">
            <w:pPr>
              <w:spacing w:after="120" w:line="276" w:lineRule="auto"/>
              <w:jc w:val="center"/>
              <w:rPr>
                <w:rFonts w:ascii="Times New Roman" w:hAnsi="Times New Roman"/>
              </w:rPr>
            </w:pPr>
          </w:p>
        </w:tc>
      </w:tr>
      <w:tr w:rsidR="00DE62AE" w14:paraId="450D83F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71D3302" w14:textId="77777777" w:rsidR="00DE62AE" w:rsidRDefault="00000000">
            <w:pPr>
              <w:spacing w:after="120" w:line="276" w:lineRule="auto"/>
              <w:jc w:val="center"/>
              <w:rPr>
                <w:rFonts w:ascii="Times New Roman" w:hAnsi="Times New Roman"/>
              </w:rPr>
            </w:pPr>
            <w:r>
              <w:rPr>
                <w:rFonts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14:paraId="563A8B06" w14:textId="77777777" w:rsidR="00DE62AE" w:rsidRDefault="00000000">
            <w:pPr>
              <w:spacing w:after="120" w:line="276" w:lineRule="auto"/>
              <w:rPr>
                <w:rFonts w:ascii="Times New Roman" w:hAnsi="Times New Roman"/>
              </w:rPr>
            </w:pPr>
            <w:r>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14:paraId="1EF440F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1B6D3121"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70279F5" w14:textId="77777777" w:rsidR="00DE62AE" w:rsidRDefault="00DE62AE">
            <w:pPr>
              <w:spacing w:after="120" w:line="276" w:lineRule="auto"/>
              <w:jc w:val="center"/>
              <w:rPr>
                <w:rFonts w:ascii="Times New Roman" w:hAnsi="Times New Roman"/>
              </w:rPr>
            </w:pPr>
          </w:p>
        </w:tc>
      </w:tr>
      <w:tr w:rsidR="00DE62AE" w14:paraId="0B15D67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28CA460" w14:textId="77777777" w:rsidR="00DE62AE" w:rsidRDefault="00000000">
            <w:pPr>
              <w:spacing w:after="120" w:line="276" w:lineRule="auto"/>
              <w:jc w:val="center"/>
              <w:rPr>
                <w:rFonts w:ascii="Times New Roman" w:hAnsi="Times New Roman"/>
              </w:rPr>
            </w:pPr>
            <w:r>
              <w:rPr>
                <w:rFonts w:ascii="Times New Roman" w:hAnsi="Times New Roman"/>
                <w:sz w:val="20"/>
                <w:szCs w:val="20"/>
              </w:rPr>
              <w:lastRenderedPageBreak/>
              <w:t>3.2.7</w:t>
            </w:r>
          </w:p>
        </w:tc>
        <w:tc>
          <w:tcPr>
            <w:tcW w:w="4772" w:type="dxa"/>
            <w:tcBorders>
              <w:top w:val="single" w:sz="4" w:space="0" w:color="000000"/>
              <w:left w:val="single" w:sz="4" w:space="0" w:color="000000"/>
              <w:bottom w:val="single" w:sz="4" w:space="0" w:color="000000"/>
              <w:right w:val="single" w:sz="4" w:space="0" w:color="000000"/>
            </w:tcBorders>
            <w:vAlign w:val="center"/>
          </w:tcPr>
          <w:p w14:paraId="588AC433" w14:textId="77777777" w:rsidR="00DE62AE" w:rsidRDefault="00000000">
            <w:pPr>
              <w:spacing w:after="120" w:line="276" w:lineRule="auto"/>
              <w:rPr>
                <w:rFonts w:ascii="Times New Roman" w:hAnsi="Times New Roman"/>
              </w:rPr>
            </w:pPr>
            <w:r>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14:paraId="5E95C3C0"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328373D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77FEF54F" w14:textId="77777777" w:rsidR="00DE62AE" w:rsidRDefault="00DE62AE">
            <w:pPr>
              <w:spacing w:after="120" w:line="276" w:lineRule="auto"/>
              <w:jc w:val="center"/>
              <w:rPr>
                <w:rFonts w:ascii="Times New Roman" w:hAnsi="Times New Roman"/>
              </w:rPr>
            </w:pPr>
          </w:p>
        </w:tc>
      </w:tr>
      <w:tr w:rsidR="00DE62AE" w14:paraId="1CD98ADF"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D1ED0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7FC053" w14:textId="77777777" w:rsidR="00DE62AE" w:rsidRDefault="00000000">
            <w:pPr>
              <w:spacing w:after="120" w:line="276" w:lineRule="auto"/>
              <w:rPr>
                <w:rFonts w:ascii="Times New Roman" w:hAnsi="Times New Roman"/>
              </w:rPr>
            </w:pPr>
            <w:r>
              <w:rPr>
                <w:rFonts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701F743"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778748"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8D82A4" w14:textId="77777777" w:rsidR="00DE62AE" w:rsidRDefault="00DE62AE">
            <w:pPr>
              <w:spacing w:after="120" w:line="276" w:lineRule="auto"/>
              <w:jc w:val="center"/>
              <w:rPr>
                <w:rFonts w:ascii="Times New Roman" w:hAnsi="Times New Roman"/>
              </w:rPr>
            </w:pPr>
          </w:p>
        </w:tc>
      </w:tr>
      <w:tr w:rsidR="00DE62AE" w14:paraId="65D056D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0B156D0" w14:textId="77777777" w:rsidR="00DE62AE" w:rsidRDefault="00000000">
            <w:pPr>
              <w:spacing w:after="120" w:line="276" w:lineRule="auto"/>
              <w:jc w:val="center"/>
              <w:rPr>
                <w:rFonts w:ascii="Times New Roman" w:hAnsi="Times New Roman"/>
              </w:rPr>
            </w:pPr>
            <w:r>
              <w:rPr>
                <w:rFonts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14:paraId="0E5C668C" w14:textId="77777777" w:rsidR="00DE62AE" w:rsidRDefault="00000000">
            <w:pPr>
              <w:spacing w:after="120" w:line="276" w:lineRule="auto"/>
              <w:rPr>
                <w:rFonts w:ascii="Times New Roman" w:hAnsi="Times New Roman"/>
              </w:rPr>
            </w:pPr>
            <w:r>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09D6BB7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DE1827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1F56F3B6" w14:textId="77777777" w:rsidR="00DE62AE" w:rsidRDefault="00DE62AE">
            <w:pPr>
              <w:spacing w:after="120" w:line="276" w:lineRule="auto"/>
              <w:jc w:val="center"/>
              <w:rPr>
                <w:rFonts w:ascii="Times New Roman" w:hAnsi="Times New Roman"/>
              </w:rPr>
            </w:pPr>
          </w:p>
        </w:tc>
      </w:tr>
      <w:tr w:rsidR="00DE62AE" w14:paraId="4BAFC4F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4A0927C" w14:textId="77777777" w:rsidR="00DE62AE" w:rsidRDefault="00000000">
            <w:pPr>
              <w:spacing w:after="120" w:line="276" w:lineRule="auto"/>
              <w:jc w:val="center"/>
              <w:rPr>
                <w:rFonts w:ascii="Times New Roman" w:hAnsi="Times New Roman"/>
              </w:rPr>
            </w:pPr>
            <w:r>
              <w:rPr>
                <w:rFonts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14:paraId="1F2055BF" w14:textId="77777777" w:rsidR="00DE62AE" w:rsidRDefault="00000000">
            <w:pPr>
              <w:spacing w:after="120" w:line="276" w:lineRule="auto"/>
              <w:rPr>
                <w:rFonts w:ascii="Times New Roman" w:hAnsi="Times New Roman"/>
              </w:rPr>
            </w:pPr>
            <w:r>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14:paraId="36864AC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8F00F62"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0C8B00F1" w14:textId="77777777" w:rsidR="00DE62AE" w:rsidRDefault="00DE62AE">
            <w:pPr>
              <w:spacing w:after="120" w:line="276" w:lineRule="auto"/>
              <w:jc w:val="center"/>
              <w:rPr>
                <w:rFonts w:ascii="Times New Roman" w:hAnsi="Times New Roman"/>
              </w:rPr>
            </w:pPr>
          </w:p>
        </w:tc>
      </w:tr>
      <w:tr w:rsidR="00DE62AE" w14:paraId="2E6A491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124000A" w14:textId="77777777" w:rsidR="00DE62AE" w:rsidRDefault="00000000">
            <w:pPr>
              <w:spacing w:after="120" w:line="276" w:lineRule="auto"/>
              <w:jc w:val="center"/>
              <w:rPr>
                <w:rFonts w:ascii="Times New Roman" w:hAnsi="Times New Roman"/>
              </w:rPr>
            </w:pPr>
            <w:r>
              <w:rPr>
                <w:rFonts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14:paraId="4D223DF9" w14:textId="77777777" w:rsidR="00DE62AE" w:rsidRDefault="00000000">
            <w:pPr>
              <w:spacing w:after="120" w:line="276" w:lineRule="auto"/>
              <w:rPr>
                <w:rFonts w:ascii="Times New Roman" w:hAnsi="Times New Roman"/>
              </w:rPr>
            </w:pPr>
            <w:r>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14:paraId="35B0581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9305401"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E13888C" w14:textId="77777777" w:rsidR="00DE62AE" w:rsidRDefault="00DE62AE">
            <w:pPr>
              <w:spacing w:after="120" w:line="276" w:lineRule="auto"/>
              <w:jc w:val="center"/>
              <w:rPr>
                <w:rFonts w:ascii="Times New Roman" w:hAnsi="Times New Roman"/>
              </w:rPr>
            </w:pPr>
          </w:p>
        </w:tc>
      </w:tr>
      <w:tr w:rsidR="00DE62AE" w14:paraId="06E33F3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E81BB5C" w14:textId="77777777" w:rsidR="00DE62AE" w:rsidRDefault="00000000">
            <w:pPr>
              <w:spacing w:after="120" w:line="276" w:lineRule="auto"/>
              <w:jc w:val="center"/>
              <w:rPr>
                <w:rFonts w:ascii="Times New Roman" w:hAnsi="Times New Roman"/>
              </w:rPr>
            </w:pPr>
            <w:r>
              <w:rPr>
                <w:rFonts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14:paraId="11FD9C61" w14:textId="77777777" w:rsidR="00DE62AE" w:rsidRDefault="00000000">
            <w:pPr>
              <w:spacing w:after="120" w:line="276" w:lineRule="auto"/>
              <w:rPr>
                <w:rFonts w:ascii="Times New Roman" w:hAnsi="Times New Roman"/>
              </w:rPr>
            </w:pPr>
            <w:r>
              <w:rPr>
                <w:rFonts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14:paraId="4964F48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106B1B8"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38DCBA48" w14:textId="77777777" w:rsidR="00DE62AE" w:rsidRDefault="00DE62AE">
            <w:pPr>
              <w:spacing w:after="120" w:line="276" w:lineRule="auto"/>
              <w:jc w:val="center"/>
              <w:rPr>
                <w:rFonts w:ascii="Times New Roman" w:hAnsi="Times New Roman"/>
              </w:rPr>
            </w:pPr>
          </w:p>
        </w:tc>
      </w:tr>
      <w:tr w:rsidR="00DE62AE" w14:paraId="5855D125"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6FCD967" w14:textId="77777777" w:rsidR="00DE62AE" w:rsidRDefault="00000000">
            <w:pPr>
              <w:spacing w:after="120" w:line="276" w:lineRule="auto"/>
              <w:jc w:val="center"/>
              <w:rPr>
                <w:rFonts w:ascii="Times New Roman" w:hAnsi="Times New Roman"/>
              </w:rPr>
            </w:pPr>
            <w:r>
              <w:rPr>
                <w:rFonts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14:paraId="3D2D15A4" w14:textId="77777777" w:rsidR="00DE62AE" w:rsidRDefault="00000000">
            <w:pPr>
              <w:spacing w:after="120" w:line="276" w:lineRule="auto"/>
              <w:rPr>
                <w:rFonts w:ascii="Times New Roman" w:hAnsi="Times New Roman"/>
              </w:rPr>
            </w:pPr>
            <w:r>
              <w:rPr>
                <w:rFonts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14:paraId="05A40A86"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1347746"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4D05B92" w14:textId="77777777" w:rsidR="00DE62AE" w:rsidRDefault="00DE62AE">
            <w:pPr>
              <w:spacing w:after="120" w:line="276" w:lineRule="auto"/>
              <w:jc w:val="center"/>
              <w:rPr>
                <w:rFonts w:ascii="Times New Roman" w:hAnsi="Times New Roman"/>
              </w:rPr>
            </w:pPr>
          </w:p>
        </w:tc>
      </w:tr>
      <w:tr w:rsidR="00DE62AE" w14:paraId="1966AB1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F456D54" w14:textId="77777777" w:rsidR="00DE62AE" w:rsidRDefault="00000000">
            <w:pPr>
              <w:spacing w:after="120" w:line="276" w:lineRule="auto"/>
              <w:jc w:val="center"/>
              <w:rPr>
                <w:rFonts w:ascii="Times New Roman" w:hAnsi="Times New Roman"/>
              </w:rPr>
            </w:pPr>
            <w:r>
              <w:rPr>
                <w:rFonts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14:paraId="55801724" w14:textId="77777777" w:rsidR="00DE62AE" w:rsidRDefault="00000000">
            <w:pPr>
              <w:spacing w:after="120" w:line="276" w:lineRule="auto"/>
              <w:rPr>
                <w:rFonts w:ascii="Times New Roman" w:hAnsi="Times New Roman"/>
              </w:rPr>
            </w:pPr>
            <w:r>
              <w:rPr>
                <w:rFonts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14:paraId="2E04A203"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2C81014"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01D9194" w14:textId="77777777" w:rsidR="00DE62AE" w:rsidRDefault="00DE62AE">
            <w:pPr>
              <w:spacing w:after="120" w:line="276" w:lineRule="auto"/>
              <w:jc w:val="center"/>
              <w:rPr>
                <w:rFonts w:ascii="Times New Roman" w:hAnsi="Times New Roman"/>
              </w:rPr>
            </w:pPr>
          </w:p>
        </w:tc>
      </w:tr>
      <w:tr w:rsidR="00DE62AE" w14:paraId="3576840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2BE7769" w14:textId="77777777" w:rsidR="00DE62AE" w:rsidRDefault="00000000">
            <w:pPr>
              <w:spacing w:after="120" w:line="276" w:lineRule="auto"/>
              <w:jc w:val="center"/>
              <w:rPr>
                <w:rFonts w:ascii="Times New Roman" w:hAnsi="Times New Roman"/>
              </w:rPr>
            </w:pPr>
            <w:r>
              <w:rPr>
                <w:rFonts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14:paraId="2FF7B9C2" w14:textId="77777777" w:rsidR="00DE62AE" w:rsidRDefault="00000000">
            <w:pPr>
              <w:spacing w:after="120" w:line="276" w:lineRule="auto"/>
              <w:rPr>
                <w:rFonts w:ascii="Times New Roman" w:hAnsi="Times New Roman"/>
              </w:rPr>
            </w:pPr>
            <w:r>
              <w:rPr>
                <w:rFonts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14:paraId="4D9E0D4F"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37174A1"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729411A9" w14:textId="77777777" w:rsidR="00DE62AE" w:rsidRDefault="00DE62AE">
            <w:pPr>
              <w:spacing w:after="120" w:line="276" w:lineRule="auto"/>
              <w:jc w:val="center"/>
              <w:rPr>
                <w:rFonts w:ascii="Times New Roman" w:hAnsi="Times New Roman"/>
              </w:rPr>
            </w:pPr>
          </w:p>
        </w:tc>
      </w:tr>
      <w:tr w:rsidR="00DE62AE" w14:paraId="4E7FB13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EB47962" w14:textId="77777777" w:rsidR="00DE62AE" w:rsidRDefault="00000000">
            <w:pPr>
              <w:spacing w:after="120" w:line="276" w:lineRule="auto"/>
              <w:jc w:val="center"/>
              <w:rPr>
                <w:rFonts w:ascii="Times New Roman" w:hAnsi="Times New Roman"/>
              </w:rPr>
            </w:pPr>
            <w:r>
              <w:rPr>
                <w:rFonts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14:paraId="0CA160D9" w14:textId="77777777" w:rsidR="00DE62AE" w:rsidRDefault="00000000">
            <w:pPr>
              <w:spacing w:after="120" w:line="276" w:lineRule="auto"/>
              <w:rPr>
                <w:rFonts w:ascii="Times New Roman" w:hAnsi="Times New Roman"/>
              </w:rPr>
            </w:pPr>
            <w:r>
              <w:rPr>
                <w:rFonts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14:paraId="260D19CF"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FA3DDC8"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2C803BB7" w14:textId="77777777" w:rsidR="00DE62AE" w:rsidRDefault="00DE62AE">
            <w:pPr>
              <w:spacing w:after="120" w:line="276" w:lineRule="auto"/>
              <w:jc w:val="center"/>
              <w:rPr>
                <w:rFonts w:ascii="Times New Roman" w:hAnsi="Times New Roman"/>
              </w:rPr>
            </w:pPr>
          </w:p>
        </w:tc>
      </w:tr>
      <w:tr w:rsidR="00DE62AE" w14:paraId="22097EA7"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3BDC394" w14:textId="77777777" w:rsidR="00DE62AE" w:rsidRDefault="00000000">
            <w:pPr>
              <w:spacing w:after="120" w:line="276" w:lineRule="auto"/>
              <w:jc w:val="center"/>
              <w:rPr>
                <w:rFonts w:ascii="Times New Roman" w:hAnsi="Times New Roman"/>
              </w:rPr>
            </w:pPr>
            <w:r>
              <w:rPr>
                <w:rFonts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14:paraId="7204B444" w14:textId="77777777" w:rsidR="00DE62AE" w:rsidRDefault="00000000">
            <w:pPr>
              <w:spacing w:after="120" w:line="276" w:lineRule="auto"/>
              <w:rPr>
                <w:rFonts w:ascii="Times New Roman" w:hAnsi="Times New Roman"/>
              </w:rPr>
            </w:pPr>
            <w:r>
              <w:rPr>
                <w:rFonts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14:paraId="39849B0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2F3D0F6D"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48589EF" w14:textId="77777777" w:rsidR="00DE62AE" w:rsidRDefault="00DE62AE">
            <w:pPr>
              <w:spacing w:after="120" w:line="276" w:lineRule="auto"/>
              <w:jc w:val="center"/>
              <w:rPr>
                <w:rFonts w:ascii="Times New Roman" w:hAnsi="Times New Roman"/>
              </w:rPr>
            </w:pPr>
          </w:p>
        </w:tc>
      </w:tr>
      <w:tr w:rsidR="00DE62AE" w14:paraId="4D040E9C"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14C8490"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F86757B" w14:textId="77777777" w:rsidR="00DE62AE" w:rsidRDefault="00000000">
            <w:pPr>
              <w:spacing w:after="120" w:line="276" w:lineRule="auto"/>
              <w:rPr>
                <w:rFonts w:ascii="Times New Roman" w:hAnsi="Times New Roman"/>
              </w:rPr>
            </w:pPr>
            <w:r>
              <w:rPr>
                <w:rFonts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55E279"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DE204A"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8972C0" w14:textId="77777777" w:rsidR="00DE62AE" w:rsidRDefault="00DE62AE">
            <w:pPr>
              <w:spacing w:after="120" w:line="276" w:lineRule="auto"/>
              <w:jc w:val="center"/>
              <w:rPr>
                <w:rFonts w:ascii="Times New Roman" w:hAnsi="Times New Roman"/>
              </w:rPr>
            </w:pPr>
          </w:p>
        </w:tc>
      </w:tr>
      <w:tr w:rsidR="00DE62AE" w14:paraId="0FB0782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FB14F03" w14:textId="77777777" w:rsidR="00DE62AE" w:rsidRDefault="00000000">
            <w:pPr>
              <w:spacing w:after="120" w:line="276" w:lineRule="auto"/>
              <w:jc w:val="center"/>
              <w:rPr>
                <w:rFonts w:ascii="Times New Roman" w:hAnsi="Times New Roman"/>
              </w:rPr>
            </w:pPr>
            <w:r>
              <w:rPr>
                <w:rFonts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14:paraId="403105D9" w14:textId="77777777" w:rsidR="00DE62AE" w:rsidRDefault="00000000">
            <w:pPr>
              <w:spacing w:after="120" w:line="276" w:lineRule="auto"/>
              <w:rPr>
                <w:rFonts w:ascii="Times New Roman" w:hAnsi="Times New Roman"/>
              </w:rPr>
            </w:pPr>
            <w:r>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33BA34E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98CE21B"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7CCAEB44" w14:textId="77777777" w:rsidR="00DE62AE" w:rsidRDefault="00DE62AE">
            <w:pPr>
              <w:spacing w:after="120" w:line="276" w:lineRule="auto"/>
              <w:jc w:val="center"/>
              <w:rPr>
                <w:rFonts w:ascii="Times New Roman" w:hAnsi="Times New Roman"/>
              </w:rPr>
            </w:pPr>
          </w:p>
        </w:tc>
      </w:tr>
      <w:tr w:rsidR="00DE62AE" w14:paraId="7B38CB3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FFE5218" w14:textId="77777777" w:rsidR="00DE62AE" w:rsidRDefault="00000000">
            <w:pPr>
              <w:spacing w:after="120" w:line="276" w:lineRule="auto"/>
              <w:jc w:val="center"/>
              <w:rPr>
                <w:rFonts w:ascii="Times New Roman" w:hAnsi="Times New Roman"/>
              </w:rPr>
            </w:pPr>
            <w:r>
              <w:rPr>
                <w:rFonts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14:paraId="5AA0726E" w14:textId="77777777" w:rsidR="00DE62AE" w:rsidRDefault="00000000">
            <w:pPr>
              <w:spacing w:after="120" w:line="276" w:lineRule="auto"/>
              <w:rPr>
                <w:rFonts w:ascii="Times New Roman" w:hAnsi="Times New Roman"/>
              </w:rPr>
            </w:pPr>
            <w:r>
              <w:rPr>
                <w:rFonts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5852CEC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7BD3D347"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085D37F8" w14:textId="77777777" w:rsidR="00DE62AE" w:rsidRDefault="00DE62AE">
            <w:pPr>
              <w:spacing w:after="120" w:line="276" w:lineRule="auto"/>
              <w:jc w:val="center"/>
              <w:rPr>
                <w:rFonts w:ascii="Times New Roman" w:hAnsi="Times New Roman"/>
              </w:rPr>
            </w:pPr>
          </w:p>
        </w:tc>
      </w:tr>
      <w:tr w:rsidR="00DE62AE" w14:paraId="2BC3330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CD981BB" w14:textId="77777777" w:rsidR="00DE62AE" w:rsidRDefault="00000000">
            <w:pPr>
              <w:spacing w:after="120" w:line="276" w:lineRule="auto"/>
              <w:jc w:val="center"/>
              <w:rPr>
                <w:rFonts w:ascii="Times New Roman" w:hAnsi="Times New Roman"/>
              </w:rPr>
            </w:pPr>
            <w:r>
              <w:rPr>
                <w:rFonts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14:paraId="4F52C0F8" w14:textId="77777777" w:rsidR="00DE62AE" w:rsidRDefault="00000000">
            <w:pPr>
              <w:spacing w:after="120" w:line="276" w:lineRule="auto"/>
              <w:rPr>
                <w:rFonts w:ascii="Times New Roman" w:hAnsi="Times New Roman"/>
              </w:rPr>
            </w:pPr>
            <w:r>
              <w:rPr>
                <w:rFonts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14:paraId="34C1C25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84A1C37"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1E2926D3" w14:textId="77777777" w:rsidR="00DE62AE" w:rsidRDefault="00DE62AE">
            <w:pPr>
              <w:spacing w:after="120" w:line="276" w:lineRule="auto"/>
              <w:jc w:val="center"/>
              <w:rPr>
                <w:rFonts w:ascii="Times New Roman" w:hAnsi="Times New Roman"/>
              </w:rPr>
            </w:pPr>
          </w:p>
        </w:tc>
      </w:tr>
      <w:tr w:rsidR="00DE62AE" w14:paraId="1320DC7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88C31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B0603B" w14:textId="77777777" w:rsidR="00DE62AE" w:rsidRDefault="00000000">
            <w:pPr>
              <w:spacing w:after="120" w:line="276" w:lineRule="auto"/>
              <w:rPr>
                <w:rFonts w:ascii="Times New Roman" w:hAnsi="Times New Roman"/>
              </w:rPr>
            </w:pPr>
            <w:r>
              <w:rPr>
                <w:rFonts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68976A"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85B193"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FA15BE" w14:textId="77777777" w:rsidR="00DE62AE" w:rsidRDefault="00DE62AE">
            <w:pPr>
              <w:spacing w:after="120" w:line="276" w:lineRule="auto"/>
              <w:jc w:val="center"/>
              <w:rPr>
                <w:rFonts w:ascii="Times New Roman" w:hAnsi="Times New Roman"/>
              </w:rPr>
            </w:pPr>
          </w:p>
        </w:tc>
      </w:tr>
      <w:tr w:rsidR="00DE62AE" w14:paraId="200188D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EB75F4E" w14:textId="77777777" w:rsidR="00DE62AE" w:rsidRDefault="00000000">
            <w:pPr>
              <w:spacing w:after="120" w:line="276" w:lineRule="auto"/>
              <w:jc w:val="center"/>
              <w:rPr>
                <w:rFonts w:ascii="Times New Roman" w:hAnsi="Times New Roman"/>
              </w:rPr>
            </w:pPr>
            <w:r>
              <w:rPr>
                <w:rFonts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14:paraId="0BD02083" w14:textId="77777777" w:rsidR="00DE62AE" w:rsidRDefault="00000000">
            <w:pPr>
              <w:spacing w:after="120" w:line="276" w:lineRule="auto"/>
              <w:rPr>
                <w:rFonts w:ascii="Times New Roman" w:hAnsi="Times New Roman"/>
              </w:rPr>
            </w:pPr>
            <w:r>
              <w:rPr>
                <w:rFonts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4A7BE7B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E75B5DF"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4CEE3AF" w14:textId="77777777" w:rsidR="00DE62AE" w:rsidRDefault="00DE62AE">
            <w:pPr>
              <w:spacing w:after="120" w:line="276" w:lineRule="auto"/>
              <w:jc w:val="center"/>
              <w:rPr>
                <w:rFonts w:ascii="Times New Roman" w:hAnsi="Times New Roman"/>
              </w:rPr>
            </w:pPr>
          </w:p>
        </w:tc>
      </w:tr>
      <w:tr w:rsidR="00DE62AE" w14:paraId="54D3A91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5EB78E4" w14:textId="77777777" w:rsidR="00DE62AE" w:rsidRDefault="00000000">
            <w:pPr>
              <w:spacing w:after="120" w:line="276" w:lineRule="auto"/>
              <w:jc w:val="center"/>
              <w:rPr>
                <w:rFonts w:ascii="Times New Roman" w:hAnsi="Times New Roman"/>
              </w:rPr>
            </w:pPr>
            <w:r>
              <w:rPr>
                <w:rFonts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14:paraId="6589CC65" w14:textId="77777777" w:rsidR="00DE62AE" w:rsidRDefault="00000000">
            <w:pPr>
              <w:spacing w:after="120" w:line="276" w:lineRule="auto"/>
              <w:rPr>
                <w:rFonts w:ascii="Times New Roman" w:hAnsi="Times New Roman"/>
              </w:rPr>
            </w:pPr>
            <w:r>
              <w:rPr>
                <w:rFonts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14:paraId="72732B6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7554A7D"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2E177441" w14:textId="77777777" w:rsidR="00DE62AE" w:rsidRDefault="00DE62AE">
            <w:pPr>
              <w:spacing w:after="120" w:line="276" w:lineRule="auto"/>
              <w:jc w:val="center"/>
              <w:rPr>
                <w:rFonts w:ascii="Times New Roman" w:hAnsi="Times New Roman"/>
              </w:rPr>
            </w:pPr>
          </w:p>
        </w:tc>
      </w:tr>
      <w:tr w:rsidR="00DE62AE" w14:paraId="0536B0BC"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0AE27F"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A007BD" w14:textId="77777777" w:rsidR="00DE62AE" w:rsidRDefault="00000000">
            <w:pPr>
              <w:spacing w:after="120" w:line="276" w:lineRule="auto"/>
              <w:rPr>
                <w:rFonts w:ascii="Times New Roman" w:hAnsi="Times New Roman"/>
              </w:rPr>
            </w:pPr>
            <w:r>
              <w:rPr>
                <w:rFonts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55C330"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22DE6FF"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03A750" w14:textId="77777777" w:rsidR="00DE62AE" w:rsidRDefault="00DE62AE">
            <w:pPr>
              <w:spacing w:after="120" w:line="276" w:lineRule="auto"/>
              <w:jc w:val="center"/>
              <w:rPr>
                <w:rFonts w:ascii="Times New Roman" w:hAnsi="Times New Roman"/>
              </w:rPr>
            </w:pPr>
          </w:p>
        </w:tc>
      </w:tr>
      <w:tr w:rsidR="00DE62AE" w14:paraId="065D885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E26DBC3" w14:textId="77777777" w:rsidR="00DE62AE" w:rsidRDefault="00000000">
            <w:pPr>
              <w:spacing w:after="120" w:line="276" w:lineRule="auto"/>
              <w:jc w:val="center"/>
              <w:rPr>
                <w:rFonts w:ascii="Times New Roman" w:hAnsi="Times New Roman"/>
              </w:rPr>
            </w:pPr>
            <w:r>
              <w:rPr>
                <w:rFonts w:ascii="Times New Roman" w:hAnsi="Times New Roman"/>
                <w:sz w:val="20"/>
                <w:szCs w:val="20"/>
              </w:rPr>
              <w:lastRenderedPageBreak/>
              <w:t>3.6.1</w:t>
            </w:r>
          </w:p>
        </w:tc>
        <w:tc>
          <w:tcPr>
            <w:tcW w:w="4772" w:type="dxa"/>
            <w:tcBorders>
              <w:top w:val="single" w:sz="4" w:space="0" w:color="000000"/>
              <w:left w:val="single" w:sz="4" w:space="0" w:color="000000"/>
              <w:bottom w:val="single" w:sz="4" w:space="0" w:color="000000"/>
              <w:right w:val="single" w:sz="4" w:space="0" w:color="000000"/>
            </w:tcBorders>
            <w:vAlign w:val="center"/>
          </w:tcPr>
          <w:p w14:paraId="53C99BE9" w14:textId="77777777" w:rsidR="00DE62AE" w:rsidRDefault="00000000">
            <w:pPr>
              <w:spacing w:after="120" w:line="276" w:lineRule="auto"/>
              <w:rPr>
                <w:rFonts w:ascii="Times New Roman" w:hAnsi="Times New Roman"/>
              </w:rPr>
            </w:pPr>
            <w:r>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14:paraId="786F0BD6"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7261AE9"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6BE33462" w14:textId="77777777" w:rsidR="00DE62AE" w:rsidRDefault="00DE62AE">
            <w:pPr>
              <w:spacing w:after="120" w:line="276" w:lineRule="auto"/>
              <w:jc w:val="center"/>
              <w:rPr>
                <w:rFonts w:ascii="Times New Roman" w:hAnsi="Times New Roman"/>
              </w:rPr>
            </w:pPr>
          </w:p>
        </w:tc>
      </w:tr>
      <w:tr w:rsidR="00DE62AE" w14:paraId="4679858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D444B72" w14:textId="77777777" w:rsidR="00DE62AE" w:rsidRDefault="00000000">
            <w:pPr>
              <w:spacing w:after="120" w:line="276" w:lineRule="auto"/>
              <w:jc w:val="center"/>
              <w:rPr>
                <w:rFonts w:ascii="Times New Roman" w:hAnsi="Times New Roman"/>
              </w:rPr>
            </w:pPr>
            <w:r>
              <w:rPr>
                <w:rFonts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14:paraId="500F2616" w14:textId="77777777" w:rsidR="00DE62AE" w:rsidRDefault="00000000">
            <w:pPr>
              <w:spacing w:after="120" w:line="276" w:lineRule="auto"/>
              <w:rPr>
                <w:rFonts w:ascii="Times New Roman" w:hAnsi="Times New Roman"/>
              </w:rPr>
            </w:pPr>
            <w:r>
              <w:rPr>
                <w:rFonts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7034F36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3A69C4D4"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06B0C4C6" w14:textId="77777777" w:rsidR="00DE62AE" w:rsidRDefault="00DE62AE">
            <w:pPr>
              <w:spacing w:after="120" w:line="276" w:lineRule="auto"/>
              <w:jc w:val="center"/>
              <w:rPr>
                <w:rFonts w:ascii="Times New Roman" w:hAnsi="Times New Roman"/>
              </w:rPr>
            </w:pPr>
          </w:p>
        </w:tc>
      </w:tr>
      <w:tr w:rsidR="00DE62AE" w14:paraId="588010D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05066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D28BC2" w14:textId="77777777" w:rsidR="00DE62AE" w:rsidRDefault="00000000">
            <w:pPr>
              <w:spacing w:after="120" w:line="276" w:lineRule="auto"/>
              <w:rPr>
                <w:rFonts w:ascii="Times New Roman" w:hAnsi="Times New Roman"/>
              </w:rPr>
            </w:pPr>
            <w:r>
              <w:rPr>
                <w:rFonts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E48671F"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A8DB57"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F37299" w14:textId="77777777" w:rsidR="00DE62AE" w:rsidRDefault="00DE62AE">
            <w:pPr>
              <w:spacing w:after="120" w:line="276" w:lineRule="auto"/>
              <w:jc w:val="center"/>
              <w:rPr>
                <w:rFonts w:ascii="Times New Roman" w:hAnsi="Times New Roman"/>
              </w:rPr>
            </w:pPr>
          </w:p>
        </w:tc>
      </w:tr>
      <w:tr w:rsidR="00DE62AE" w14:paraId="1159189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412662A" w14:textId="77777777" w:rsidR="00DE62AE" w:rsidRDefault="00000000">
            <w:pPr>
              <w:spacing w:after="120" w:line="276" w:lineRule="auto"/>
              <w:jc w:val="center"/>
              <w:rPr>
                <w:rFonts w:ascii="Times New Roman" w:hAnsi="Times New Roman"/>
              </w:rPr>
            </w:pPr>
            <w:r>
              <w:rPr>
                <w:rFonts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14:paraId="10E6283C" w14:textId="77777777" w:rsidR="00DE62AE" w:rsidRDefault="00000000">
            <w:pPr>
              <w:spacing w:after="120" w:line="276" w:lineRule="auto"/>
              <w:rPr>
                <w:rFonts w:ascii="Times New Roman" w:hAnsi="Times New Roman"/>
              </w:rPr>
            </w:pPr>
            <w:r>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14:paraId="68A24A81"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Đề xuất yêu cầu kỹ thuật; tiếp nhận kết quả</w:t>
            </w:r>
          </w:p>
        </w:tc>
        <w:tc>
          <w:tcPr>
            <w:tcW w:w="1149" w:type="dxa"/>
            <w:tcBorders>
              <w:top w:val="single" w:sz="4" w:space="0" w:color="000000"/>
              <w:left w:val="single" w:sz="4" w:space="0" w:color="000000"/>
              <w:bottom w:val="single" w:sz="4" w:space="0" w:color="000000"/>
              <w:right w:val="single" w:sz="4" w:space="0" w:color="000000"/>
            </w:tcBorders>
            <w:vAlign w:val="center"/>
          </w:tcPr>
          <w:p w14:paraId="3511265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14:paraId="6DF955AF" w14:textId="77777777" w:rsidR="00DE62AE" w:rsidRDefault="00DE62AE">
            <w:pPr>
              <w:spacing w:after="120" w:line="276" w:lineRule="auto"/>
              <w:jc w:val="center"/>
              <w:rPr>
                <w:rFonts w:ascii="Times New Roman" w:hAnsi="Times New Roman"/>
              </w:rPr>
            </w:pPr>
          </w:p>
        </w:tc>
      </w:tr>
      <w:tr w:rsidR="00DE62AE" w14:paraId="601E170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211B9DE" w14:textId="77777777" w:rsidR="00DE62AE" w:rsidRDefault="00000000">
            <w:pPr>
              <w:spacing w:after="120" w:line="276" w:lineRule="auto"/>
              <w:jc w:val="center"/>
              <w:rPr>
                <w:rFonts w:ascii="Times New Roman" w:hAnsi="Times New Roman"/>
              </w:rPr>
            </w:pPr>
            <w:r>
              <w:rPr>
                <w:rFonts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14:paraId="1D143F09" w14:textId="77777777" w:rsidR="00DE62AE" w:rsidRDefault="00000000">
            <w:pPr>
              <w:spacing w:after="120" w:line="276" w:lineRule="auto"/>
              <w:rPr>
                <w:rFonts w:ascii="Times New Roman" w:hAnsi="Times New Roman"/>
              </w:rPr>
            </w:pPr>
            <w:r>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CC2F764"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E9976DE"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7071FDAF" w14:textId="77777777" w:rsidR="00DE62AE" w:rsidRDefault="00DE62AE">
            <w:pPr>
              <w:spacing w:after="120" w:line="276" w:lineRule="auto"/>
              <w:jc w:val="center"/>
              <w:rPr>
                <w:rFonts w:ascii="Times New Roman" w:hAnsi="Times New Roman"/>
              </w:rPr>
            </w:pPr>
          </w:p>
        </w:tc>
      </w:tr>
      <w:tr w:rsidR="00DE62AE" w14:paraId="4C146BA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65B26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7A9507" w14:textId="77777777" w:rsidR="00DE62AE" w:rsidRDefault="00000000">
            <w:pPr>
              <w:spacing w:after="120" w:line="276" w:lineRule="auto"/>
              <w:rPr>
                <w:rFonts w:ascii="Times New Roman" w:hAnsi="Times New Roman"/>
              </w:rPr>
            </w:pPr>
            <w:r>
              <w:rPr>
                <w:rFonts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B40596"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3470F61"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825C572" w14:textId="77777777" w:rsidR="00DE62AE" w:rsidRDefault="00DE62AE">
            <w:pPr>
              <w:spacing w:after="120" w:line="276" w:lineRule="auto"/>
              <w:jc w:val="center"/>
              <w:rPr>
                <w:rFonts w:ascii="Times New Roman" w:hAnsi="Times New Roman"/>
              </w:rPr>
            </w:pPr>
          </w:p>
        </w:tc>
      </w:tr>
      <w:tr w:rsidR="00DE62AE" w14:paraId="7882F41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67292DA" w14:textId="77777777" w:rsidR="00DE62AE" w:rsidRDefault="00000000">
            <w:pPr>
              <w:spacing w:after="120" w:line="276" w:lineRule="auto"/>
              <w:jc w:val="center"/>
              <w:rPr>
                <w:rFonts w:ascii="Times New Roman" w:hAnsi="Times New Roman"/>
              </w:rPr>
            </w:pPr>
            <w:r>
              <w:rPr>
                <w:rFonts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14:paraId="34787CFA" w14:textId="77777777" w:rsidR="00DE62AE" w:rsidRDefault="00000000">
            <w:pPr>
              <w:spacing w:after="120" w:line="276" w:lineRule="auto"/>
              <w:rPr>
                <w:rFonts w:ascii="Times New Roman" w:hAnsi="Times New Roman"/>
              </w:rPr>
            </w:pPr>
            <w:r>
              <w:rPr>
                <w:rFonts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14:paraId="0D5F5D1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1E83D04B"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1DA8DE9" w14:textId="77777777" w:rsidR="00DE62AE" w:rsidRDefault="00DE62AE">
            <w:pPr>
              <w:spacing w:after="120" w:line="276" w:lineRule="auto"/>
              <w:jc w:val="center"/>
              <w:rPr>
                <w:rFonts w:ascii="Times New Roman" w:hAnsi="Times New Roman"/>
              </w:rPr>
            </w:pPr>
          </w:p>
        </w:tc>
      </w:tr>
      <w:tr w:rsidR="00DE62AE" w14:paraId="4D7D8D9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2DBFFE2" w14:textId="77777777" w:rsidR="00DE62AE" w:rsidRDefault="00000000">
            <w:pPr>
              <w:spacing w:after="120" w:line="276" w:lineRule="auto"/>
              <w:jc w:val="center"/>
              <w:rPr>
                <w:rFonts w:ascii="Times New Roman" w:hAnsi="Times New Roman"/>
              </w:rPr>
            </w:pPr>
            <w:r>
              <w:rPr>
                <w:rFonts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14:paraId="5CF46AF9" w14:textId="77777777" w:rsidR="00DE62AE" w:rsidRDefault="00000000">
            <w:pPr>
              <w:spacing w:after="120" w:line="276" w:lineRule="auto"/>
              <w:rPr>
                <w:rFonts w:ascii="Times New Roman" w:hAnsi="Times New Roman"/>
              </w:rPr>
            </w:pPr>
            <w:r>
              <w:rPr>
                <w:rFonts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7B8C58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767F65B2"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106D55B4" w14:textId="77777777" w:rsidR="00DE62AE" w:rsidRDefault="00DE62AE">
            <w:pPr>
              <w:spacing w:after="120" w:line="276" w:lineRule="auto"/>
              <w:jc w:val="center"/>
              <w:rPr>
                <w:rFonts w:ascii="Times New Roman" w:hAnsi="Times New Roman"/>
              </w:rPr>
            </w:pPr>
          </w:p>
        </w:tc>
      </w:tr>
      <w:tr w:rsidR="00DE62AE" w14:paraId="705D424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ACCFD6"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AE2E9D" w14:textId="77777777" w:rsidR="00DE62AE" w:rsidRDefault="00000000">
            <w:pPr>
              <w:spacing w:after="120" w:line="276" w:lineRule="auto"/>
              <w:rPr>
                <w:rFonts w:ascii="Times New Roman" w:hAnsi="Times New Roman"/>
              </w:rPr>
            </w:pPr>
            <w:r>
              <w:rPr>
                <w:rFonts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3F3020"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261577"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1247E6" w14:textId="77777777" w:rsidR="00DE62AE" w:rsidRDefault="00DE62AE">
            <w:pPr>
              <w:spacing w:after="120" w:line="276" w:lineRule="auto"/>
              <w:jc w:val="center"/>
              <w:rPr>
                <w:rFonts w:ascii="Times New Roman" w:hAnsi="Times New Roman"/>
              </w:rPr>
            </w:pPr>
          </w:p>
        </w:tc>
      </w:tr>
      <w:tr w:rsidR="00DE62AE" w14:paraId="1E80C68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4C59F00" w14:textId="77777777" w:rsidR="00DE62AE" w:rsidRDefault="00000000">
            <w:pPr>
              <w:spacing w:after="120" w:line="276" w:lineRule="auto"/>
              <w:jc w:val="center"/>
              <w:rPr>
                <w:rFonts w:ascii="Times New Roman" w:hAnsi="Times New Roman"/>
              </w:rPr>
            </w:pPr>
            <w:r>
              <w:rPr>
                <w:rFonts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14:paraId="6C7195CB" w14:textId="77777777" w:rsidR="00DE62AE" w:rsidRDefault="00000000">
            <w:pPr>
              <w:spacing w:after="120" w:line="276" w:lineRule="auto"/>
              <w:rPr>
                <w:rFonts w:ascii="Times New Roman" w:hAnsi="Times New Roman"/>
              </w:rPr>
            </w:pPr>
            <w:r>
              <w:rPr>
                <w:rFonts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5C8C81EF"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15618AF7"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A1CD0BD" w14:textId="77777777" w:rsidR="00DE62AE" w:rsidRDefault="00DE62AE">
            <w:pPr>
              <w:spacing w:after="120" w:line="276" w:lineRule="auto"/>
              <w:jc w:val="center"/>
              <w:rPr>
                <w:rFonts w:ascii="Times New Roman" w:hAnsi="Times New Roman"/>
              </w:rPr>
            </w:pPr>
          </w:p>
        </w:tc>
      </w:tr>
      <w:tr w:rsidR="00DE62AE" w14:paraId="1AEA057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D4D7AD7" w14:textId="77777777" w:rsidR="00DE62AE" w:rsidRDefault="00000000">
            <w:pPr>
              <w:spacing w:after="120" w:line="276" w:lineRule="auto"/>
              <w:jc w:val="center"/>
              <w:rPr>
                <w:rFonts w:ascii="Times New Roman" w:hAnsi="Times New Roman"/>
              </w:rPr>
            </w:pPr>
            <w:r>
              <w:rPr>
                <w:rFonts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14:paraId="306E7AB9" w14:textId="77777777" w:rsidR="00DE62AE" w:rsidRDefault="00000000">
            <w:pPr>
              <w:spacing w:after="120" w:line="276" w:lineRule="auto"/>
              <w:rPr>
                <w:rFonts w:ascii="Times New Roman" w:hAnsi="Times New Roman"/>
              </w:rPr>
            </w:pPr>
            <w:r>
              <w:rPr>
                <w:rFonts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14:paraId="1966E546"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1B766EA5"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297F7CF8" w14:textId="77777777" w:rsidR="00DE62AE" w:rsidRDefault="00DE62AE">
            <w:pPr>
              <w:spacing w:after="120" w:line="276" w:lineRule="auto"/>
              <w:jc w:val="center"/>
              <w:rPr>
                <w:rFonts w:ascii="Times New Roman" w:hAnsi="Times New Roman"/>
              </w:rPr>
            </w:pPr>
          </w:p>
        </w:tc>
      </w:tr>
      <w:tr w:rsidR="00DE62AE" w14:paraId="6572B0F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EDFA79B" w14:textId="77777777" w:rsidR="00DE62AE" w:rsidRDefault="00000000">
            <w:pPr>
              <w:spacing w:after="120" w:line="276" w:lineRule="auto"/>
              <w:jc w:val="center"/>
              <w:rPr>
                <w:rFonts w:ascii="Times New Roman" w:hAnsi="Times New Roman"/>
              </w:rPr>
            </w:pPr>
            <w:r>
              <w:rPr>
                <w:rFonts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14:paraId="052D99D6" w14:textId="77777777" w:rsidR="00DE62AE" w:rsidRDefault="00000000">
            <w:pPr>
              <w:spacing w:after="120" w:line="276" w:lineRule="auto"/>
              <w:rPr>
                <w:rFonts w:ascii="Times New Roman" w:hAnsi="Times New Roman"/>
              </w:rPr>
            </w:pPr>
            <w:r>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14:paraId="417366E2"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33EB22A"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1745A25E" w14:textId="77777777" w:rsidR="00DE62AE" w:rsidRDefault="00DE62AE">
            <w:pPr>
              <w:spacing w:after="120" w:line="276" w:lineRule="auto"/>
              <w:jc w:val="center"/>
              <w:rPr>
                <w:rFonts w:ascii="Times New Roman" w:hAnsi="Times New Roman"/>
              </w:rPr>
            </w:pPr>
          </w:p>
        </w:tc>
      </w:tr>
      <w:tr w:rsidR="00DE62AE" w14:paraId="28BF7B0C"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BFBC2C7" w14:textId="77777777" w:rsidR="00DE62AE" w:rsidRDefault="00000000">
            <w:pPr>
              <w:spacing w:after="120" w:line="276" w:lineRule="auto"/>
              <w:jc w:val="center"/>
              <w:rPr>
                <w:rFonts w:ascii="Times New Roman" w:hAnsi="Times New Roman"/>
              </w:rPr>
            </w:pPr>
            <w:r>
              <w:rPr>
                <w:rFonts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14:paraId="046C3E56" w14:textId="77777777" w:rsidR="00DE62AE" w:rsidRDefault="00000000">
            <w:pPr>
              <w:spacing w:after="120" w:line="276" w:lineRule="auto"/>
              <w:rPr>
                <w:rFonts w:ascii="Times New Roman" w:hAnsi="Times New Roman"/>
              </w:rPr>
            </w:pPr>
            <w:r>
              <w:rPr>
                <w:rFonts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14:paraId="47A02E67"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6720F1FE"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75F08F89" w14:textId="77777777" w:rsidR="00DE62AE" w:rsidRDefault="00DE62AE">
            <w:pPr>
              <w:spacing w:after="120" w:line="276" w:lineRule="auto"/>
              <w:jc w:val="center"/>
              <w:rPr>
                <w:rFonts w:ascii="Times New Roman" w:hAnsi="Times New Roman"/>
              </w:rPr>
            </w:pPr>
          </w:p>
        </w:tc>
      </w:tr>
      <w:tr w:rsidR="00DE62AE" w14:paraId="04E21AB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4E05400" w14:textId="77777777" w:rsidR="00DE62AE" w:rsidRDefault="00000000">
            <w:pPr>
              <w:spacing w:after="120" w:line="276" w:lineRule="auto"/>
              <w:jc w:val="center"/>
              <w:rPr>
                <w:rFonts w:ascii="Times New Roman" w:hAnsi="Times New Roman"/>
              </w:rPr>
            </w:pPr>
            <w:r>
              <w:rPr>
                <w:rFonts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14:paraId="3D035945" w14:textId="77777777" w:rsidR="00DE62AE" w:rsidRDefault="00000000">
            <w:pPr>
              <w:spacing w:after="120" w:line="276" w:lineRule="auto"/>
              <w:rPr>
                <w:rFonts w:ascii="Times New Roman" w:hAnsi="Times New Roman"/>
              </w:rPr>
            </w:pPr>
            <w:r>
              <w:rPr>
                <w:rFonts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14:paraId="44847AAB"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vAlign w:val="center"/>
          </w:tcPr>
          <w:p w14:paraId="2962BA5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14:paraId="4B93EC6E" w14:textId="77777777" w:rsidR="00DE62AE" w:rsidRDefault="00DE62AE">
            <w:pPr>
              <w:spacing w:after="120" w:line="276" w:lineRule="auto"/>
              <w:jc w:val="center"/>
              <w:rPr>
                <w:rFonts w:ascii="Times New Roman" w:hAnsi="Times New Roman"/>
              </w:rPr>
            </w:pPr>
          </w:p>
        </w:tc>
      </w:tr>
      <w:tr w:rsidR="00DE62AE" w14:paraId="2683A7B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127C7C1" w14:textId="77777777" w:rsidR="00DE62AE" w:rsidRDefault="00000000">
            <w:pPr>
              <w:spacing w:after="120" w:line="276" w:lineRule="auto"/>
              <w:jc w:val="center"/>
              <w:rPr>
                <w:rFonts w:ascii="Times New Roman" w:hAnsi="Times New Roman"/>
              </w:rPr>
            </w:pPr>
            <w:r>
              <w:rPr>
                <w:rFonts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14:paraId="1E2718D2" w14:textId="77777777" w:rsidR="00DE62AE" w:rsidRDefault="00000000">
            <w:pPr>
              <w:spacing w:after="120" w:line="276" w:lineRule="auto"/>
              <w:rPr>
                <w:rFonts w:ascii="Times New Roman" w:hAnsi="Times New Roman"/>
              </w:rPr>
            </w:pPr>
            <w:r>
              <w:rPr>
                <w:rFonts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14:paraId="5CF004BB"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vAlign w:val="center"/>
          </w:tcPr>
          <w:p w14:paraId="7EF26EF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14:paraId="359815A8" w14:textId="77777777" w:rsidR="00DE62AE" w:rsidRDefault="00DE62AE">
            <w:pPr>
              <w:spacing w:after="120" w:line="276" w:lineRule="auto"/>
              <w:jc w:val="center"/>
              <w:rPr>
                <w:rFonts w:ascii="Times New Roman" w:hAnsi="Times New Roman"/>
              </w:rPr>
            </w:pPr>
          </w:p>
        </w:tc>
      </w:tr>
      <w:tr w:rsidR="00DE62AE" w14:paraId="5BC51CB6"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3C627F2" w14:textId="77777777" w:rsidR="00DE62AE" w:rsidRDefault="00000000">
            <w:pPr>
              <w:spacing w:after="120" w:line="276" w:lineRule="auto"/>
              <w:jc w:val="center"/>
              <w:rPr>
                <w:rFonts w:ascii="Times New Roman" w:hAnsi="Times New Roman"/>
              </w:rPr>
            </w:pPr>
            <w:r>
              <w:rPr>
                <w:rFonts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14:paraId="03F72A30" w14:textId="77777777" w:rsidR="00DE62AE" w:rsidRDefault="00000000">
            <w:pPr>
              <w:spacing w:after="120" w:line="276" w:lineRule="auto"/>
              <w:rPr>
                <w:rFonts w:ascii="Times New Roman" w:hAnsi="Times New Roman"/>
              </w:rPr>
            </w:pPr>
            <w:r>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14:paraId="3C1A1A8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079660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Bàn giao</w:t>
            </w:r>
          </w:p>
        </w:tc>
        <w:tc>
          <w:tcPr>
            <w:tcW w:w="1151" w:type="dxa"/>
            <w:tcBorders>
              <w:top w:val="single" w:sz="4" w:space="0" w:color="000000"/>
              <w:left w:val="single" w:sz="4" w:space="0" w:color="000000"/>
              <w:bottom w:val="single" w:sz="4" w:space="0" w:color="000000"/>
              <w:right w:val="single" w:sz="4" w:space="0" w:color="000000"/>
            </w:tcBorders>
            <w:vAlign w:val="center"/>
          </w:tcPr>
          <w:p w14:paraId="5C4B9CA4" w14:textId="77777777" w:rsidR="00DE62AE" w:rsidRDefault="00DE62AE">
            <w:pPr>
              <w:spacing w:after="120" w:line="276" w:lineRule="auto"/>
              <w:jc w:val="center"/>
              <w:rPr>
                <w:rFonts w:ascii="Times New Roman" w:hAnsi="Times New Roman"/>
              </w:rPr>
            </w:pPr>
          </w:p>
        </w:tc>
      </w:tr>
      <w:tr w:rsidR="00DE62AE" w14:paraId="66E17A7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3EB69DB" w14:textId="77777777" w:rsidR="00DE62AE" w:rsidRDefault="00000000">
            <w:pPr>
              <w:spacing w:after="120" w:line="276" w:lineRule="auto"/>
              <w:jc w:val="center"/>
              <w:rPr>
                <w:rFonts w:ascii="Times New Roman" w:hAnsi="Times New Roman"/>
              </w:rPr>
            </w:pPr>
            <w:r>
              <w:rPr>
                <w:rFonts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14:paraId="6948B413" w14:textId="77777777" w:rsidR="00DE62AE" w:rsidRDefault="00000000">
            <w:pPr>
              <w:spacing w:after="120" w:line="276" w:lineRule="auto"/>
              <w:rPr>
                <w:rFonts w:ascii="Times New Roman" w:hAnsi="Times New Roman"/>
              </w:rPr>
            </w:pPr>
            <w:r>
              <w:rPr>
                <w:rFonts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14:paraId="25311B9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67FD2049"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74CC90F2" w14:textId="77777777" w:rsidR="00DE62AE" w:rsidRDefault="00DE62AE">
            <w:pPr>
              <w:spacing w:after="120" w:line="276" w:lineRule="auto"/>
              <w:jc w:val="center"/>
              <w:rPr>
                <w:rFonts w:ascii="Times New Roman" w:hAnsi="Times New Roman"/>
              </w:rPr>
            </w:pPr>
          </w:p>
        </w:tc>
      </w:tr>
      <w:tr w:rsidR="00DE62AE" w14:paraId="24BCD74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32500DF" w14:textId="77777777" w:rsidR="00DE62AE" w:rsidRDefault="00000000">
            <w:pPr>
              <w:spacing w:after="120" w:line="276" w:lineRule="auto"/>
              <w:jc w:val="center"/>
              <w:rPr>
                <w:rFonts w:ascii="Times New Roman" w:hAnsi="Times New Roman"/>
              </w:rPr>
            </w:pPr>
            <w:r>
              <w:rPr>
                <w:rFonts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14:paraId="6D9F67B1" w14:textId="77777777" w:rsidR="00DE62AE" w:rsidRDefault="00000000">
            <w:pPr>
              <w:spacing w:after="120" w:line="276" w:lineRule="auto"/>
              <w:rPr>
                <w:rFonts w:ascii="Times New Roman" w:hAnsi="Times New Roman"/>
              </w:rPr>
            </w:pPr>
            <w:r>
              <w:rPr>
                <w:rFonts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1759D4B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6C42E545"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D627203" w14:textId="77777777" w:rsidR="00DE62AE" w:rsidRDefault="00DE62AE">
            <w:pPr>
              <w:spacing w:after="120" w:line="276" w:lineRule="auto"/>
              <w:jc w:val="center"/>
              <w:rPr>
                <w:rFonts w:ascii="Times New Roman" w:hAnsi="Times New Roman"/>
              </w:rPr>
            </w:pPr>
          </w:p>
        </w:tc>
      </w:tr>
      <w:tr w:rsidR="00DE62AE" w14:paraId="7ED8D86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B9C6243" w14:textId="77777777" w:rsidR="00DE62AE" w:rsidRDefault="00000000">
            <w:pPr>
              <w:spacing w:after="120" w:line="276" w:lineRule="auto"/>
              <w:jc w:val="center"/>
              <w:rPr>
                <w:rFonts w:ascii="Times New Roman" w:hAnsi="Times New Roman"/>
              </w:rPr>
            </w:pPr>
            <w:r>
              <w:rPr>
                <w:rFonts w:ascii="Times New Roman" w:hAnsi="Times New Roman"/>
                <w:sz w:val="20"/>
                <w:szCs w:val="20"/>
              </w:rPr>
              <w:lastRenderedPageBreak/>
              <w:t>4.10</w:t>
            </w:r>
          </w:p>
        </w:tc>
        <w:tc>
          <w:tcPr>
            <w:tcW w:w="4772" w:type="dxa"/>
            <w:tcBorders>
              <w:top w:val="single" w:sz="4" w:space="0" w:color="000000"/>
              <w:left w:val="single" w:sz="4" w:space="0" w:color="000000"/>
              <w:bottom w:val="single" w:sz="4" w:space="0" w:color="000000"/>
              <w:right w:val="single" w:sz="4" w:space="0" w:color="000000"/>
            </w:tcBorders>
            <w:vAlign w:val="center"/>
          </w:tcPr>
          <w:p w14:paraId="39729482" w14:textId="77777777" w:rsidR="00DE62AE" w:rsidRDefault="00000000">
            <w:pPr>
              <w:spacing w:after="120" w:line="276" w:lineRule="auto"/>
              <w:rPr>
                <w:rFonts w:ascii="Times New Roman" w:hAnsi="Times New Roman"/>
              </w:rPr>
            </w:pPr>
            <w:r>
              <w:rPr>
                <w:rFonts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815E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602DB847"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550368D0" w14:textId="77777777" w:rsidR="00DE62AE" w:rsidRDefault="00DE62AE">
            <w:pPr>
              <w:spacing w:after="120" w:line="276" w:lineRule="auto"/>
              <w:jc w:val="center"/>
              <w:rPr>
                <w:rFonts w:ascii="Times New Roman" w:hAnsi="Times New Roman"/>
              </w:rPr>
            </w:pPr>
          </w:p>
        </w:tc>
      </w:tr>
      <w:tr w:rsidR="00DE62AE" w14:paraId="33F0F56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FF34714" w14:textId="77777777" w:rsidR="00DE62AE" w:rsidRDefault="00000000">
            <w:pPr>
              <w:spacing w:after="120" w:line="276" w:lineRule="auto"/>
              <w:jc w:val="center"/>
              <w:rPr>
                <w:rFonts w:ascii="Times New Roman" w:hAnsi="Times New Roman"/>
              </w:rPr>
            </w:pPr>
            <w:r>
              <w:rPr>
                <w:rFonts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14:paraId="12FAABC0" w14:textId="77777777" w:rsidR="00DE62AE" w:rsidRDefault="00000000">
            <w:pPr>
              <w:spacing w:after="120" w:line="276" w:lineRule="auto"/>
              <w:rPr>
                <w:rFonts w:ascii="Times New Roman" w:hAnsi="Times New Roman"/>
              </w:rPr>
            </w:pPr>
            <w:r>
              <w:rPr>
                <w:rFonts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14:paraId="359BA44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2EFA85E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Thanh toán phần rửa xe đào đất</w:t>
            </w:r>
          </w:p>
        </w:tc>
        <w:tc>
          <w:tcPr>
            <w:tcW w:w="1151" w:type="dxa"/>
            <w:tcBorders>
              <w:top w:val="single" w:sz="4" w:space="0" w:color="000000"/>
              <w:left w:val="single" w:sz="4" w:space="0" w:color="000000"/>
              <w:bottom w:val="single" w:sz="4" w:space="0" w:color="000000"/>
              <w:right w:val="single" w:sz="4" w:space="0" w:color="000000"/>
            </w:tcBorders>
            <w:vAlign w:val="center"/>
          </w:tcPr>
          <w:p w14:paraId="5BF07CCF" w14:textId="77777777" w:rsidR="00DE62AE" w:rsidRDefault="00DE62AE">
            <w:pPr>
              <w:spacing w:after="120" w:line="276" w:lineRule="auto"/>
              <w:jc w:val="center"/>
              <w:rPr>
                <w:rFonts w:ascii="Times New Roman" w:hAnsi="Times New Roman"/>
              </w:rPr>
            </w:pPr>
          </w:p>
        </w:tc>
      </w:tr>
      <w:tr w:rsidR="00DE62AE" w14:paraId="4740855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E025E75" w14:textId="77777777" w:rsidR="00DE62AE" w:rsidRDefault="00000000">
            <w:pPr>
              <w:spacing w:after="120" w:line="276" w:lineRule="auto"/>
              <w:jc w:val="center"/>
              <w:rPr>
                <w:rFonts w:ascii="Times New Roman" w:hAnsi="Times New Roman"/>
              </w:rPr>
            </w:pPr>
            <w:r>
              <w:rPr>
                <w:rFonts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14:paraId="7BEE8EA2" w14:textId="77777777" w:rsidR="00DE62AE" w:rsidRDefault="00000000">
            <w:pPr>
              <w:spacing w:after="120" w:line="276" w:lineRule="auto"/>
              <w:rPr>
                <w:rFonts w:ascii="Times New Roman" w:hAnsi="Times New Roman"/>
              </w:rPr>
            </w:pPr>
            <w:r>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14:paraId="09E2DEC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F8950EE"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Bàn giao</w:t>
            </w:r>
          </w:p>
        </w:tc>
        <w:tc>
          <w:tcPr>
            <w:tcW w:w="1151" w:type="dxa"/>
            <w:tcBorders>
              <w:top w:val="single" w:sz="4" w:space="0" w:color="000000"/>
              <w:left w:val="single" w:sz="4" w:space="0" w:color="000000"/>
              <w:bottom w:val="single" w:sz="4" w:space="0" w:color="000000"/>
              <w:right w:val="single" w:sz="4" w:space="0" w:color="000000"/>
            </w:tcBorders>
            <w:vAlign w:val="center"/>
          </w:tcPr>
          <w:p w14:paraId="31F2B618" w14:textId="77777777" w:rsidR="00DE62AE" w:rsidRDefault="00DE62AE">
            <w:pPr>
              <w:spacing w:after="120" w:line="276" w:lineRule="auto"/>
              <w:jc w:val="center"/>
              <w:rPr>
                <w:rFonts w:ascii="Times New Roman" w:hAnsi="Times New Roman"/>
              </w:rPr>
            </w:pPr>
          </w:p>
        </w:tc>
      </w:tr>
      <w:tr w:rsidR="00DE62AE" w14:paraId="634492D2"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11476306" w14:textId="77777777" w:rsidR="00DE62AE" w:rsidRDefault="00000000">
            <w:pPr>
              <w:spacing w:after="120" w:line="276" w:lineRule="auto"/>
              <w:jc w:val="center"/>
              <w:rPr>
                <w:rFonts w:ascii="Times New Roman" w:hAnsi="Times New Roman"/>
              </w:rPr>
            </w:pPr>
            <w:r>
              <w:rPr>
                <w:rFonts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14:paraId="7AAE948C" w14:textId="77777777" w:rsidR="00DE62AE" w:rsidRDefault="00000000">
            <w:pPr>
              <w:spacing w:after="120" w:line="276" w:lineRule="auto"/>
              <w:rPr>
                <w:rFonts w:ascii="Times New Roman" w:hAnsi="Times New Roman"/>
              </w:rPr>
            </w:pPr>
            <w:r>
              <w:rPr>
                <w:rFonts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14:paraId="1685C7F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2555AB3F"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6297592A" w14:textId="77777777" w:rsidR="00DE62AE" w:rsidRDefault="00DE62AE">
            <w:pPr>
              <w:spacing w:after="120" w:line="276" w:lineRule="auto"/>
              <w:jc w:val="center"/>
              <w:rPr>
                <w:rFonts w:ascii="Times New Roman" w:hAnsi="Times New Roman"/>
              </w:rPr>
            </w:pPr>
          </w:p>
        </w:tc>
      </w:tr>
      <w:tr w:rsidR="00DE62AE" w14:paraId="0473F7A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8C17813" w14:textId="77777777" w:rsidR="00DE62AE" w:rsidRDefault="00000000">
            <w:pPr>
              <w:spacing w:after="120" w:line="276" w:lineRule="auto"/>
              <w:jc w:val="center"/>
              <w:rPr>
                <w:rFonts w:ascii="Times New Roman" w:hAnsi="Times New Roman"/>
              </w:rPr>
            </w:pPr>
            <w:r>
              <w:rPr>
                <w:rFonts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14:paraId="11285F6D" w14:textId="77777777" w:rsidR="00DE62AE" w:rsidRDefault="00000000">
            <w:pPr>
              <w:spacing w:after="120" w:line="276" w:lineRule="auto"/>
              <w:rPr>
                <w:rFonts w:ascii="Times New Roman" w:hAnsi="Times New Roman"/>
              </w:rPr>
            </w:pPr>
            <w:r>
              <w:rPr>
                <w:rFonts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14:paraId="54E18900"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6B51ABE0"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Thanh toán phần phục vụ đào đất</w:t>
            </w:r>
          </w:p>
        </w:tc>
        <w:tc>
          <w:tcPr>
            <w:tcW w:w="1151" w:type="dxa"/>
            <w:tcBorders>
              <w:top w:val="single" w:sz="4" w:space="0" w:color="000000"/>
              <w:left w:val="single" w:sz="4" w:space="0" w:color="000000"/>
              <w:bottom w:val="single" w:sz="4" w:space="0" w:color="000000"/>
              <w:right w:val="single" w:sz="4" w:space="0" w:color="000000"/>
            </w:tcBorders>
            <w:vAlign w:val="center"/>
          </w:tcPr>
          <w:p w14:paraId="373B9947" w14:textId="77777777" w:rsidR="00DE62AE" w:rsidRDefault="00DE62AE">
            <w:pPr>
              <w:spacing w:after="120" w:line="276" w:lineRule="auto"/>
              <w:jc w:val="center"/>
              <w:rPr>
                <w:rFonts w:ascii="Times New Roman" w:hAnsi="Times New Roman"/>
              </w:rPr>
            </w:pPr>
          </w:p>
        </w:tc>
      </w:tr>
      <w:tr w:rsidR="00DE62AE" w14:paraId="1E9492BE"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FF0D114" w14:textId="77777777" w:rsidR="00DE62AE" w:rsidRDefault="00000000">
            <w:pPr>
              <w:spacing w:after="120" w:line="276" w:lineRule="auto"/>
              <w:jc w:val="center"/>
              <w:rPr>
                <w:rFonts w:ascii="Times New Roman" w:hAnsi="Times New Roman"/>
              </w:rPr>
            </w:pPr>
            <w:r>
              <w:rPr>
                <w:rFonts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14:paraId="0491DF6F" w14:textId="77777777" w:rsidR="00DE62AE" w:rsidRDefault="00000000">
            <w:pPr>
              <w:spacing w:after="120" w:line="276" w:lineRule="auto"/>
              <w:rPr>
                <w:rFonts w:ascii="Times New Roman" w:hAnsi="Times New Roman"/>
              </w:rPr>
            </w:pPr>
            <w:r>
              <w:rPr>
                <w:rFonts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6B355FD7"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79AAB5FC"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2514808E" w14:textId="77777777" w:rsidR="00DE62AE" w:rsidRDefault="00DE62AE">
            <w:pPr>
              <w:spacing w:after="120" w:line="276" w:lineRule="auto"/>
              <w:jc w:val="center"/>
              <w:rPr>
                <w:rFonts w:ascii="Times New Roman" w:hAnsi="Times New Roman"/>
              </w:rPr>
            </w:pPr>
          </w:p>
        </w:tc>
      </w:tr>
      <w:tr w:rsidR="00DE62AE" w14:paraId="693D3DC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4CE3D9E" w14:textId="77777777" w:rsidR="00DE62AE" w:rsidRDefault="00000000">
            <w:pPr>
              <w:spacing w:after="120" w:line="276" w:lineRule="auto"/>
              <w:jc w:val="center"/>
              <w:rPr>
                <w:rFonts w:ascii="Times New Roman" w:hAnsi="Times New Roman"/>
              </w:rPr>
            </w:pPr>
            <w:r>
              <w:rPr>
                <w:rFonts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14:paraId="371EB1E3" w14:textId="77777777" w:rsidR="00DE62AE" w:rsidRDefault="00000000">
            <w:pPr>
              <w:spacing w:after="120" w:line="276" w:lineRule="auto"/>
              <w:rPr>
                <w:rFonts w:ascii="Times New Roman" w:hAnsi="Times New Roman"/>
              </w:rPr>
            </w:pPr>
            <w:r>
              <w:rPr>
                <w:rFonts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14:paraId="2F9B22F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6D9A0F5C"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A4C3941" w14:textId="77777777" w:rsidR="00DE62AE" w:rsidRDefault="00DE62AE">
            <w:pPr>
              <w:spacing w:after="120" w:line="276" w:lineRule="auto"/>
              <w:jc w:val="center"/>
              <w:rPr>
                <w:rFonts w:ascii="Times New Roman" w:hAnsi="Times New Roman"/>
              </w:rPr>
            </w:pPr>
          </w:p>
        </w:tc>
      </w:tr>
      <w:tr w:rsidR="00DE62AE" w14:paraId="309AF181"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D776928" w14:textId="77777777" w:rsidR="00DE62AE" w:rsidRDefault="00000000">
            <w:pPr>
              <w:spacing w:after="120" w:line="276" w:lineRule="auto"/>
              <w:jc w:val="center"/>
              <w:rPr>
                <w:rFonts w:ascii="Times New Roman" w:hAnsi="Times New Roman"/>
              </w:rPr>
            </w:pPr>
            <w:r>
              <w:rPr>
                <w:rFonts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14:paraId="190A2562" w14:textId="77777777" w:rsidR="00DE62AE" w:rsidRDefault="00000000">
            <w:pPr>
              <w:spacing w:after="120" w:line="276" w:lineRule="auto"/>
              <w:rPr>
                <w:rFonts w:ascii="Times New Roman" w:hAnsi="Times New Roman"/>
              </w:rPr>
            </w:pPr>
            <w:r>
              <w:rPr>
                <w:rFonts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14:paraId="3548F233"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A8060F3"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3A141CA0" w14:textId="77777777" w:rsidR="00DE62AE" w:rsidRDefault="00DE62AE">
            <w:pPr>
              <w:spacing w:after="120" w:line="276" w:lineRule="auto"/>
              <w:jc w:val="center"/>
              <w:rPr>
                <w:rFonts w:ascii="Times New Roman" w:hAnsi="Times New Roman"/>
              </w:rPr>
            </w:pPr>
          </w:p>
        </w:tc>
      </w:tr>
      <w:tr w:rsidR="00DE62AE" w14:paraId="5FA2994C"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32FB15D" w14:textId="77777777" w:rsidR="00DE62AE" w:rsidRDefault="00000000">
            <w:pPr>
              <w:spacing w:after="120" w:line="276" w:lineRule="auto"/>
              <w:jc w:val="center"/>
              <w:rPr>
                <w:rFonts w:ascii="Times New Roman" w:hAnsi="Times New Roman"/>
              </w:rPr>
            </w:pPr>
            <w:r>
              <w:rPr>
                <w:rFonts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14:paraId="17B40BEA" w14:textId="77777777" w:rsidR="00DE62AE" w:rsidRDefault="00000000">
            <w:pPr>
              <w:spacing w:after="120" w:line="276" w:lineRule="auto"/>
              <w:rPr>
                <w:rFonts w:ascii="Times New Roman" w:hAnsi="Times New Roman"/>
              </w:rPr>
            </w:pPr>
            <w:r>
              <w:rPr>
                <w:rFonts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7139BC4A"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vAlign w:val="center"/>
          </w:tcPr>
          <w:p w14:paraId="4EF94A22"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14:paraId="4C9DDFE1" w14:textId="77777777" w:rsidR="00DE62AE" w:rsidRDefault="00DE62AE">
            <w:pPr>
              <w:spacing w:after="120" w:line="276" w:lineRule="auto"/>
              <w:jc w:val="center"/>
              <w:rPr>
                <w:rFonts w:ascii="Times New Roman" w:hAnsi="Times New Roman"/>
              </w:rPr>
            </w:pPr>
          </w:p>
        </w:tc>
      </w:tr>
      <w:tr w:rsidR="00DE62AE" w14:paraId="0670D44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BDFDB49" w14:textId="77777777" w:rsidR="00DE62AE" w:rsidRDefault="00000000">
            <w:pPr>
              <w:spacing w:after="120" w:line="276" w:lineRule="auto"/>
              <w:jc w:val="center"/>
              <w:rPr>
                <w:rFonts w:ascii="Times New Roman" w:hAnsi="Times New Roman"/>
              </w:rPr>
            </w:pPr>
            <w:r>
              <w:rPr>
                <w:rFonts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14:paraId="55EC8830" w14:textId="77777777" w:rsidR="00DE62AE" w:rsidRDefault="00000000">
            <w:pPr>
              <w:spacing w:after="120" w:line="276" w:lineRule="auto"/>
              <w:rPr>
                <w:rFonts w:ascii="Times New Roman" w:hAnsi="Times New Roman"/>
              </w:rPr>
            </w:pPr>
            <w:r>
              <w:rPr>
                <w:rFonts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6E317F43"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7BEC27C5"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2DBEA947" w14:textId="77777777" w:rsidR="00DE62AE" w:rsidRDefault="00DE62AE">
            <w:pPr>
              <w:spacing w:after="120" w:line="276" w:lineRule="auto"/>
              <w:jc w:val="center"/>
              <w:rPr>
                <w:rFonts w:ascii="Times New Roman" w:hAnsi="Times New Roman"/>
              </w:rPr>
            </w:pPr>
          </w:p>
        </w:tc>
      </w:tr>
      <w:tr w:rsidR="00DE62AE" w14:paraId="0B96AC6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8B4B5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D6AD10" w14:textId="77777777" w:rsidR="00DE62AE" w:rsidRDefault="00000000">
            <w:pPr>
              <w:spacing w:after="120" w:line="276" w:lineRule="auto"/>
              <w:rPr>
                <w:rFonts w:ascii="Times New Roman" w:hAnsi="Times New Roman"/>
              </w:rPr>
            </w:pPr>
            <w:r>
              <w:rPr>
                <w:rFonts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BA11D6"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4AFC1C"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B68EF2" w14:textId="77777777" w:rsidR="00DE62AE" w:rsidRDefault="00DE62AE">
            <w:pPr>
              <w:spacing w:after="120" w:line="276" w:lineRule="auto"/>
              <w:jc w:val="center"/>
              <w:rPr>
                <w:rFonts w:ascii="Times New Roman" w:hAnsi="Times New Roman"/>
              </w:rPr>
            </w:pPr>
          </w:p>
        </w:tc>
      </w:tr>
      <w:tr w:rsidR="00DE62AE" w14:paraId="50EAD6F5"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E611176" w14:textId="77777777" w:rsidR="00DE62AE" w:rsidRDefault="00000000">
            <w:pPr>
              <w:spacing w:after="120" w:line="276" w:lineRule="auto"/>
              <w:jc w:val="center"/>
              <w:rPr>
                <w:rFonts w:ascii="Times New Roman" w:hAnsi="Times New Roman"/>
              </w:rPr>
            </w:pPr>
            <w:r>
              <w:rPr>
                <w:rFonts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14:paraId="5CE7A31F" w14:textId="77777777" w:rsidR="00DE62AE" w:rsidRDefault="00000000">
            <w:pPr>
              <w:spacing w:after="120" w:line="276" w:lineRule="auto"/>
              <w:rPr>
                <w:rFonts w:ascii="Times New Roman" w:hAnsi="Times New Roman"/>
              </w:rPr>
            </w:pPr>
            <w:r>
              <w:rPr>
                <w:rFonts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14:paraId="3D69D280"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1FBD441B"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3AEA7DDA" w14:textId="77777777" w:rsidR="00DE62AE" w:rsidRDefault="00DE62AE">
            <w:pPr>
              <w:spacing w:after="120" w:line="276" w:lineRule="auto"/>
              <w:jc w:val="center"/>
              <w:rPr>
                <w:rFonts w:ascii="Times New Roman" w:hAnsi="Times New Roman"/>
              </w:rPr>
            </w:pPr>
          </w:p>
        </w:tc>
      </w:tr>
      <w:tr w:rsidR="00DE62AE" w14:paraId="35E1678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C4548C6" w14:textId="77777777" w:rsidR="00DE62AE" w:rsidRDefault="00000000">
            <w:pPr>
              <w:spacing w:after="120" w:line="276" w:lineRule="auto"/>
              <w:jc w:val="center"/>
              <w:rPr>
                <w:rFonts w:ascii="Times New Roman" w:hAnsi="Times New Roman"/>
              </w:rPr>
            </w:pPr>
            <w:r>
              <w:rPr>
                <w:rFonts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14:paraId="6905B09D" w14:textId="77777777" w:rsidR="00DE62AE" w:rsidRDefault="00000000">
            <w:pPr>
              <w:spacing w:after="120" w:line="276" w:lineRule="auto"/>
              <w:rPr>
                <w:rFonts w:ascii="Times New Roman" w:hAnsi="Times New Roman"/>
              </w:rPr>
            </w:pPr>
            <w:r>
              <w:rPr>
                <w:rFonts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14:paraId="1A556B54"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A032565"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5BE7027" w14:textId="77777777" w:rsidR="00DE62AE" w:rsidRDefault="00DE62AE">
            <w:pPr>
              <w:spacing w:after="120" w:line="276" w:lineRule="auto"/>
              <w:jc w:val="center"/>
              <w:rPr>
                <w:rFonts w:ascii="Times New Roman" w:hAnsi="Times New Roman"/>
              </w:rPr>
            </w:pPr>
          </w:p>
        </w:tc>
      </w:tr>
      <w:tr w:rsidR="00DE62AE" w14:paraId="2580C5DF"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34E6ED5" w14:textId="77777777" w:rsidR="00DE62AE" w:rsidRDefault="00000000">
            <w:pPr>
              <w:spacing w:after="120" w:line="276" w:lineRule="auto"/>
              <w:jc w:val="center"/>
              <w:rPr>
                <w:rFonts w:ascii="Times New Roman" w:hAnsi="Times New Roman"/>
              </w:rPr>
            </w:pPr>
            <w:r>
              <w:rPr>
                <w:rFonts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14:paraId="12FE965B" w14:textId="77777777" w:rsidR="00DE62AE" w:rsidRDefault="00000000">
            <w:pPr>
              <w:spacing w:after="120" w:line="276" w:lineRule="auto"/>
              <w:rPr>
                <w:rFonts w:ascii="Times New Roman" w:hAnsi="Times New Roman"/>
              </w:rPr>
            </w:pPr>
            <w:r>
              <w:rPr>
                <w:rFonts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14:paraId="4BDAE4A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278261A3"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FE87FEF" w14:textId="77777777" w:rsidR="00DE62AE" w:rsidRDefault="00DE62AE">
            <w:pPr>
              <w:spacing w:after="120" w:line="276" w:lineRule="auto"/>
              <w:jc w:val="center"/>
              <w:rPr>
                <w:rFonts w:ascii="Times New Roman" w:hAnsi="Times New Roman"/>
              </w:rPr>
            </w:pPr>
          </w:p>
        </w:tc>
      </w:tr>
      <w:tr w:rsidR="00DE62AE" w14:paraId="4D652DC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5833D1E1" w14:textId="77777777" w:rsidR="00DE62AE" w:rsidRDefault="00000000">
            <w:pPr>
              <w:spacing w:after="120" w:line="276" w:lineRule="auto"/>
              <w:jc w:val="center"/>
              <w:rPr>
                <w:rFonts w:ascii="Times New Roman" w:hAnsi="Times New Roman"/>
              </w:rPr>
            </w:pPr>
            <w:r>
              <w:rPr>
                <w:rFonts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14:paraId="570784B8" w14:textId="77777777" w:rsidR="00DE62AE" w:rsidRDefault="00000000">
            <w:pPr>
              <w:spacing w:after="120" w:line="276" w:lineRule="auto"/>
              <w:rPr>
                <w:rFonts w:ascii="Times New Roman" w:hAnsi="Times New Roman"/>
              </w:rPr>
            </w:pPr>
            <w:r>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567B7AD5"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A241E1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14:paraId="36A4051E" w14:textId="77777777" w:rsidR="00DE62AE" w:rsidRDefault="00DE62AE">
            <w:pPr>
              <w:spacing w:after="120" w:line="276" w:lineRule="auto"/>
              <w:jc w:val="center"/>
              <w:rPr>
                <w:rFonts w:ascii="Times New Roman" w:hAnsi="Times New Roman"/>
              </w:rPr>
            </w:pPr>
          </w:p>
        </w:tc>
      </w:tr>
      <w:tr w:rsidR="00DE62AE" w14:paraId="2E2F340B"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9A425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F0315D" w14:textId="77777777" w:rsidR="00DE62AE" w:rsidRDefault="00000000">
            <w:pPr>
              <w:spacing w:after="120" w:line="276" w:lineRule="auto"/>
              <w:rPr>
                <w:rFonts w:ascii="Times New Roman" w:hAnsi="Times New Roman"/>
              </w:rPr>
            </w:pPr>
            <w:r>
              <w:rPr>
                <w:rFonts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A29F3D"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C3DAED"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B281EC" w14:textId="77777777" w:rsidR="00DE62AE" w:rsidRDefault="00DE62AE">
            <w:pPr>
              <w:spacing w:after="120" w:line="276" w:lineRule="auto"/>
              <w:jc w:val="center"/>
              <w:rPr>
                <w:rFonts w:ascii="Times New Roman" w:hAnsi="Times New Roman"/>
              </w:rPr>
            </w:pPr>
          </w:p>
        </w:tc>
      </w:tr>
      <w:tr w:rsidR="00DE62AE" w14:paraId="683A6845"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3EC66D5" w14:textId="77777777" w:rsidR="00DE62AE" w:rsidRDefault="00000000">
            <w:pPr>
              <w:spacing w:after="120" w:line="276" w:lineRule="auto"/>
              <w:jc w:val="center"/>
              <w:rPr>
                <w:rFonts w:ascii="Times New Roman" w:hAnsi="Times New Roman"/>
              </w:rPr>
            </w:pPr>
            <w:r>
              <w:rPr>
                <w:rFonts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14:paraId="7F31D53D" w14:textId="77777777" w:rsidR="00DE62AE" w:rsidRDefault="00000000">
            <w:pPr>
              <w:spacing w:after="120" w:line="276" w:lineRule="auto"/>
              <w:rPr>
                <w:rFonts w:ascii="Times New Roman" w:hAnsi="Times New Roman"/>
              </w:rPr>
            </w:pPr>
            <w:r>
              <w:rPr>
                <w:rFonts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14:paraId="35CE7986"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D18E6F7"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F61710A" w14:textId="77777777" w:rsidR="00DE62AE" w:rsidRDefault="00DE62AE">
            <w:pPr>
              <w:spacing w:after="120" w:line="276" w:lineRule="auto"/>
              <w:jc w:val="center"/>
              <w:rPr>
                <w:rFonts w:ascii="Times New Roman" w:hAnsi="Times New Roman"/>
              </w:rPr>
            </w:pPr>
          </w:p>
        </w:tc>
      </w:tr>
      <w:tr w:rsidR="00DE62AE" w14:paraId="7F9B3DA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23BEFE87" w14:textId="77777777" w:rsidR="00DE62AE" w:rsidRDefault="00000000">
            <w:pPr>
              <w:spacing w:after="120" w:line="276" w:lineRule="auto"/>
              <w:jc w:val="center"/>
              <w:rPr>
                <w:rFonts w:ascii="Times New Roman" w:hAnsi="Times New Roman"/>
              </w:rPr>
            </w:pPr>
            <w:r>
              <w:rPr>
                <w:rFonts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14:paraId="71374440" w14:textId="77777777" w:rsidR="00DE62AE" w:rsidRDefault="00000000">
            <w:pPr>
              <w:spacing w:after="120" w:line="276" w:lineRule="auto"/>
              <w:rPr>
                <w:rFonts w:ascii="Times New Roman" w:hAnsi="Times New Roman"/>
              </w:rPr>
            </w:pPr>
            <w:r>
              <w:rPr>
                <w:rFonts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14:paraId="704248D4"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39F0D757"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6781F4DA" w14:textId="77777777" w:rsidR="00DE62AE" w:rsidRDefault="00DE62AE">
            <w:pPr>
              <w:spacing w:after="120" w:line="276" w:lineRule="auto"/>
              <w:jc w:val="center"/>
              <w:rPr>
                <w:rFonts w:ascii="Times New Roman" w:hAnsi="Times New Roman"/>
              </w:rPr>
            </w:pPr>
          </w:p>
        </w:tc>
      </w:tr>
      <w:tr w:rsidR="00DE62AE" w14:paraId="56FEE53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1988C62" w14:textId="77777777" w:rsidR="00DE62AE" w:rsidRDefault="00000000">
            <w:pPr>
              <w:spacing w:after="120" w:line="276" w:lineRule="auto"/>
              <w:jc w:val="center"/>
              <w:rPr>
                <w:rFonts w:ascii="Times New Roman" w:hAnsi="Times New Roman"/>
              </w:rPr>
            </w:pPr>
            <w:r>
              <w:rPr>
                <w:rFonts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14:paraId="544E29F2" w14:textId="77777777" w:rsidR="00DE62AE" w:rsidRDefault="00000000">
            <w:pPr>
              <w:spacing w:after="120" w:line="276" w:lineRule="auto"/>
              <w:rPr>
                <w:rFonts w:ascii="Times New Roman" w:hAnsi="Times New Roman"/>
              </w:rPr>
            </w:pPr>
            <w:r>
              <w:rPr>
                <w:rFonts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14:paraId="55AC1868"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46313DE0"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6A1F8A06" w14:textId="77777777" w:rsidR="00DE62AE" w:rsidRDefault="00DE62AE">
            <w:pPr>
              <w:spacing w:after="120" w:line="276" w:lineRule="auto"/>
              <w:jc w:val="center"/>
              <w:rPr>
                <w:rFonts w:ascii="Times New Roman" w:hAnsi="Times New Roman"/>
              </w:rPr>
            </w:pPr>
          </w:p>
        </w:tc>
      </w:tr>
      <w:tr w:rsidR="00DE62AE" w14:paraId="5770716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BAD45EE" w14:textId="77777777" w:rsidR="00DE62AE" w:rsidRDefault="00000000">
            <w:pPr>
              <w:spacing w:after="120" w:line="276" w:lineRule="auto"/>
              <w:jc w:val="center"/>
              <w:rPr>
                <w:rFonts w:ascii="Times New Roman" w:hAnsi="Times New Roman"/>
              </w:rPr>
            </w:pPr>
            <w:r>
              <w:rPr>
                <w:rFonts w:ascii="Times New Roman" w:hAnsi="Times New Roman"/>
                <w:sz w:val="20"/>
                <w:szCs w:val="20"/>
              </w:rPr>
              <w:lastRenderedPageBreak/>
              <w:t>6.4</w:t>
            </w:r>
          </w:p>
        </w:tc>
        <w:tc>
          <w:tcPr>
            <w:tcW w:w="4772" w:type="dxa"/>
            <w:tcBorders>
              <w:top w:val="single" w:sz="4" w:space="0" w:color="000000"/>
              <w:left w:val="single" w:sz="4" w:space="0" w:color="000000"/>
              <w:bottom w:val="single" w:sz="4" w:space="0" w:color="000000"/>
              <w:right w:val="single" w:sz="4" w:space="0" w:color="000000"/>
            </w:tcBorders>
            <w:vAlign w:val="center"/>
          </w:tcPr>
          <w:p w14:paraId="11607D1A" w14:textId="77777777" w:rsidR="00DE62AE" w:rsidRDefault="00000000">
            <w:pPr>
              <w:spacing w:after="120" w:line="276" w:lineRule="auto"/>
              <w:rPr>
                <w:rFonts w:ascii="Times New Roman" w:hAnsi="Times New Roman"/>
              </w:rPr>
            </w:pPr>
            <w:r>
              <w:rPr>
                <w:rFonts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14:paraId="3DAC066B"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B7F04A6"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22E21C9D" w14:textId="77777777" w:rsidR="00DE62AE" w:rsidRDefault="00DE62AE">
            <w:pPr>
              <w:spacing w:after="120" w:line="276" w:lineRule="auto"/>
              <w:jc w:val="center"/>
              <w:rPr>
                <w:rFonts w:ascii="Times New Roman" w:hAnsi="Times New Roman"/>
              </w:rPr>
            </w:pPr>
          </w:p>
        </w:tc>
      </w:tr>
      <w:tr w:rsidR="00DE62AE" w14:paraId="542DBB53"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0FBA4E83" w14:textId="77777777" w:rsidR="00DE62AE" w:rsidRDefault="00000000">
            <w:pPr>
              <w:spacing w:after="120" w:line="276" w:lineRule="auto"/>
              <w:jc w:val="center"/>
              <w:rPr>
                <w:rFonts w:ascii="Times New Roman" w:hAnsi="Times New Roman"/>
              </w:rPr>
            </w:pPr>
            <w:r>
              <w:rPr>
                <w:rFonts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14:paraId="7962BADF" w14:textId="77777777" w:rsidR="00DE62AE" w:rsidRDefault="00000000">
            <w:pPr>
              <w:spacing w:after="120" w:line="276" w:lineRule="auto"/>
              <w:rPr>
                <w:rFonts w:ascii="Times New Roman" w:hAnsi="Times New Roman"/>
              </w:rPr>
            </w:pPr>
            <w:r>
              <w:rPr>
                <w:rFonts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14:paraId="5BA8018F"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750B13A"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DABD596" w14:textId="77777777" w:rsidR="00DE62AE" w:rsidRDefault="00DE62AE">
            <w:pPr>
              <w:spacing w:after="120" w:line="276" w:lineRule="auto"/>
              <w:jc w:val="center"/>
              <w:rPr>
                <w:rFonts w:ascii="Times New Roman" w:hAnsi="Times New Roman"/>
              </w:rPr>
            </w:pPr>
          </w:p>
        </w:tc>
      </w:tr>
      <w:tr w:rsidR="00DE62AE" w14:paraId="72902A1A"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79784534" w14:textId="77777777" w:rsidR="00DE62AE" w:rsidRDefault="00000000">
            <w:pPr>
              <w:spacing w:after="120" w:line="276" w:lineRule="auto"/>
              <w:jc w:val="center"/>
              <w:rPr>
                <w:rFonts w:ascii="Times New Roman" w:hAnsi="Times New Roman"/>
              </w:rPr>
            </w:pPr>
            <w:r>
              <w:rPr>
                <w:rFonts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14:paraId="1603C4DE" w14:textId="77777777" w:rsidR="00DE62AE" w:rsidRDefault="00000000">
            <w:pPr>
              <w:spacing w:after="120" w:line="276" w:lineRule="auto"/>
              <w:rPr>
                <w:rFonts w:ascii="Times New Roman" w:hAnsi="Times New Roman"/>
              </w:rPr>
            </w:pPr>
            <w:r>
              <w:rPr>
                <w:rFonts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14:paraId="29A43E8F"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1D00B97C"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3FD8931A" w14:textId="77777777" w:rsidR="00DE62AE" w:rsidRDefault="00DE62AE">
            <w:pPr>
              <w:spacing w:after="120" w:line="276" w:lineRule="auto"/>
              <w:jc w:val="center"/>
              <w:rPr>
                <w:rFonts w:ascii="Times New Roman" w:hAnsi="Times New Roman"/>
              </w:rPr>
            </w:pPr>
          </w:p>
        </w:tc>
      </w:tr>
      <w:tr w:rsidR="00DE62AE" w14:paraId="16B234A0"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AC299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C499B1" w14:textId="77777777" w:rsidR="00DE62AE" w:rsidRDefault="00000000">
            <w:pPr>
              <w:spacing w:after="120" w:line="276" w:lineRule="auto"/>
              <w:rPr>
                <w:rFonts w:ascii="Times New Roman" w:hAnsi="Times New Roman"/>
              </w:rPr>
            </w:pPr>
            <w:r>
              <w:rPr>
                <w:rFonts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48DD3D"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5C4102"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36A705" w14:textId="77777777" w:rsidR="00DE62AE" w:rsidRDefault="00DE62AE">
            <w:pPr>
              <w:spacing w:after="120" w:line="276" w:lineRule="auto"/>
              <w:jc w:val="center"/>
              <w:rPr>
                <w:rFonts w:ascii="Times New Roman" w:hAnsi="Times New Roman"/>
              </w:rPr>
            </w:pPr>
          </w:p>
        </w:tc>
      </w:tr>
      <w:tr w:rsidR="00DE62AE" w14:paraId="62F39B99"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D998E61" w14:textId="77777777" w:rsidR="00DE62AE" w:rsidRDefault="00000000">
            <w:pPr>
              <w:spacing w:after="120" w:line="276" w:lineRule="auto"/>
              <w:jc w:val="center"/>
              <w:rPr>
                <w:rFonts w:ascii="Times New Roman" w:hAnsi="Times New Roman"/>
              </w:rPr>
            </w:pPr>
            <w:r>
              <w:rPr>
                <w:rFonts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14:paraId="16F7F82E" w14:textId="77777777" w:rsidR="00DE62AE" w:rsidRDefault="00000000">
            <w:pPr>
              <w:spacing w:after="120" w:line="276" w:lineRule="auto"/>
              <w:rPr>
                <w:rFonts w:ascii="Times New Roman" w:hAnsi="Times New Roman"/>
              </w:rPr>
            </w:pPr>
            <w:r>
              <w:rPr>
                <w:rFonts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14:paraId="41F8C77D"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009EAE5"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1784F68F" w14:textId="77777777" w:rsidR="00DE62AE" w:rsidRDefault="00DE62AE">
            <w:pPr>
              <w:spacing w:after="120" w:line="276" w:lineRule="auto"/>
              <w:jc w:val="center"/>
              <w:rPr>
                <w:rFonts w:ascii="Times New Roman" w:hAnsi="Times New Roman"/>
              </w:rPr>
            </w:pPr>
          </w:p>
        </w:tc>
      </w:tr>
      <w:tr w:rsidR="00DE62AE" w14:paraId="7AAC7995"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36A5274D" w14:textId="77777777" w:rsidR="00DE62AE" w:rsidRDefault="00000000">
            <w:pPr>
              <w:spacing w:after="120" w:line="276" w:lineRule="auto"/>
              <w:jc w:val="center"/>
              <w:rPr>
                <w:rFonts w:ascii="Times New Roman" w:hAnsi="Times New Roman"/>
              </w:rPr>
            </w:pPr>
            <w:r>
              <w:rPr>
                <w:rFonts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14:paraId="78E179C1" w14:textId="77777777" w:rsidR="00DE62AE" w:rsidRDefault="00000000">
            <w:pPr>
              <w:spacing w:after="120" w:line="276" w:lineRule="auto"/>
              <w:rPr>
                <w:rFonts w:ascii="Times New Roman" w:hAnsi="Times New Roman"/>
              </w:rPr>
            </w:pPr>
            <w:r>
              <w:rPr>
                <w:rFonts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14:paraId="7D08D792"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574302FC"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40D65CA2" w14:textId="77777777" w:rsidR="00DE62AE" w:rsidRDefault="00DE62AE">
            <w:pPr>
              <w:spacing w:after="120" w:line="276" w:lineRule="auto"/>
              <w:jc w:val="center"/>
              <w:rPr>
                <w:rFonts w:ascii="Times New Roman" w:hAnsi="Times New Roman"/>
              </w:rPr>
            </w:pPr>
          </w:p>
        </w:tc>
      </w:tr>
      <w:tr w:rsidR="00DE62AE" w14:paraId="69E71C84"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45C134F3" w14:textId="77777777" w:rsidR="00DE62AE" w:rsidRDefault="00000000">
            <w:pPr>
              <w:spacing w:after="120" w:line="276" w:lineRule="auto"/>
              <w:jc w:val="center"/>
              <w:rPr>
                <w:rFonts w:ascii="Times New Roman" w:hAnsi="Times New Roman"/>
              </w:rPr>
            </w:pPr>
            <w:r>
              <w:rPr>
                <w:rFonts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14:paraId="201936CE" w14:textId="77777777" w:rsidR="00DE62AE" w:rsidRDefault="00000000">
            <w:pPr>
              <w:spacing w:after="120" w:line="276" w:lineRule="auto"/>
              <w:rPr>
                <w:rFonts w:ascii="Times New Roman" w:hAnsi="Times New Roman"/>
              </w:rPr>
            </w:pPr>
            <w:r>
              <w:rPr>
                <w:rFonts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14:paraId="02583F3A"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0E7E4500"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1D29DBEF" w14:textId="77777777" w:rsidR="00DE62AE" w:rsidRDefault="00DE62AE">
            <w:pPr>
              <w:spacing w:after="120" w:line="276" w:lineRule="auto"/>
              <w:jc w:val="center"/>
              <w:rPr>
                <w:rFonts w:ascii="Times New Roman" w:hAnsi="Times New Roman"/>
              </w:rPr>
            </w:pPr>
          </w:p>
        </w:tc>
      </w:tr>
      <w:tr w:rsidR="00DE62AE" w14:paraId="375237A8"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3DD2BC"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CA6DE1" w14:textId="77777777" w:rsidR="00DE62AE" w:rsidRDefault="00000000">
            <w:pPr>
              <w:spacing w:after="120" w:line="276" w:lineRule="auto"/>
              <w:rPr>
                <w:rFonts w:ascii="Times New Roman" w:hAnsi="Times New Roman"/>
              </w:rPr>
            </w:pPr>
            <w:r>
              <w:rPr>
                <w:rFonts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E64D0C" w14:textId="77777777" w:rsidR="00DE62AE" w:rsidRDefault="00DE62AE">
            <w:pPr>
              <w:spacing w:after="120" w:line="276" w:lineRule="auto"/>
              <w:jc w:val="center"/>
              <w:rPr>
                <w:rFonts w:ascii="Times New Roman" w:hAnsi="Times New Roman"/>
              </w:rPr>
            </w:pPr>
          </w:p>
        </w:tc>
        <w:tc>
          <w:tcPr>
            <w:tcW w:w="11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268607"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F064A8" w14:textId="77777777" w:rsidR="00DE62AE" w:rsidRDefault="00DE62AE">
            <w:pPr>
              <w:spacing w:after="120" w:line="276" w:lineRule="auto"/>
              <w:jc w:val="center"/>
              <w:rPr>
                <w:rFonts w:ascii="Times New Roman" w:hAnsi="Times New Roman"/>
              </w:rPr>
            </w:pPr>
          </w:p>
        </w:tc>
      </w:tr>
      <w:tr w:rsidR="00DE62AE" w14:paraId="6E754F6D" w14:textId="77777777">
        <w:trPr>
          <w:cantSplit/>
          <w:jc w:val="center"/>
        </w:trPr>
        <w:tc>
          <w:tcPr>
            <w:tcW w:w="750" w:type="dxa"/>
            <w:tcBorders>
              <w:top w:val="single" w:sz="4" w:space="0" w:color="000000"/>
              <w:left w:val="single" w:sz="4" w:space="0" w:color="000000"/>
              <w:bottom w:val="single" w:sz="4" w:space="0" w:color="000000"/>
              <w:right w:val="single" w:sz="4" w:space="0" w:color="000000"/>
            </w:tcBorders>
            <w:vAlign w:val="center"/>
          </w:tcPr>
          <w:p w14:paraId="682DEB77" w14:textId="77777777" w:rsidR="00DE62AE" w:rsidRDefault="00000000">
            <w:pPr>
              <w:spacing w:after="120" w:line="276" w:lineRule="auto"/>
              <w:jc w:val="center"/>
              <w:rPr>
                <w:rFonts w:ascii="Times New Roman" w:hAnsi="Times New Roman"/>
              </w:rPr>
            </w:pPr>
            <w:r>
              <w:rPr>
                <w:rFonts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14:paraId="44AF205A" w14:textId="77777777" w:rsidR="00DE62AE" w:rsidRDefault="00000000">
            <w:pPr>
              <w:spacing w:after="120" w:line="276" w:lineRule="auto"/>
              <w:rPr>
                <w:rFonts w:ascii="Times New Roman" w:hAnsi="Times New Roman"/>
              </w:rPr>
            </w:pPr>
            <w:r>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14:paraId="0D78FAA9" w14:textId="77777777" w:rsidR="00DE62AE" w:rsidRDefault="00000000">
            <w:pPr>
              <w:spacing w:after="120" w:line="276" w:lineRule="auto"/>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14:paraId="7534D053" w14:textId="77777777" w:rsidR="00DE62AE" w:rsidRDefault="00DE62AE">
            <w:pPr>
              <w:spacing w:after="120" w:line="276" w:lineRule="auto"/>
              <w:jc w:val="center"/>
              <w:rPr>
                <w:rFonts w:ascii="Times New Roman" w:hAnsi="Times New Roman"/>
              </w:rPr>
            </w:pPr>
          </w:p>
        </w:tc>
        <w:tc>
          <w:tcPr>
            <w:tcW w:w="1151" w:type="dxa"/>
            <w:tcBorders>
              <w:top w:val="single" w:sz="4" w:space="0" w:color="000000"/>
              <w:left w:val="single" w:sz="4" w:space="0" w:color="000000"/>
              <w:bottom w:val="single" w:sz="4" w:space="0" w:color="000000"/>
              <w:right w:val="single" w:sz="4" w:space="0" w:color="000000"/>
            </w:tcBorders>
            <w:vAlign w:val="center"/>
          </w:tcPr>
          <w:p w14:paraId="0629036E" w14:textId="77777777" w:rsidR="00DE62AE" w:rsidRDefault="00DE62AE">
            <w:pPr>
              <w:spacing w:after="120" w:line="276" w:lineRule="auto"/>
              <w:jc w:val="center"/>
              <w:rPr>
                <w:rFonts w:ascii="Times New Roman" w:hAnsi="Times New Roman"/>
              </w:rPr>
            </w:pPr>
          </w:p>
        </w:tc>
      </w:tr>
    </w:tbl>
    <w:p w14:paraId="2574F8D8" w14:textId="77777777" w:rsidR="00DE62AE" w:rsidRDefault="00000000">
      <w:pPr>
        <w:widowControl w:val="0"/>
        <w:spacing w:after="120" w:line="276" w:lineRule="auto"/>
        <w:jc w:val="both"/>
        <w:rPr>
          <w:rFonts w:ascii="Times New Roman" w:hAnsi="Times New Roman"/>
          <w:i/>
          <w:iCs/>
          <w:sz w:val="26"/>
          <w:szCs w:val="26"/>
        </w:rPr>
      </w:pPr>
      <w:r>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14:paraId="137B2DD8" w14:textId="77777777" w:rsidR="00DE62AE" w:rsidRDefault="00000000">
      <w:pPr>
        <w:spacing w:after="120" w:line="276" w:lineRule="auto"/>
        <w:jc w:val="both"/>
        <w:rPr>
          <w:rFonts w:ascii="Times New Roman" w:hAnsi="Times New Roman"/>
        </w:rPr>
      </w:pPr>
      <w:r>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14:paraId="779A73DC" w14:textId="77777777" w:rsidR="00DE62AE" w:rsidRDefault="00000000">
      <w:pPr>
        <w:spacing w:after="120" w:line="276" w:lineRule="auto"/>
        <w:jc w:val="both"/>
        <w:rPr>
          <w:rFonts w:ascii="Times New Roman" w:hAnsi="Times New Roman"/>
        </w:rPr>
      </w:pPr>
      <w:r>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14:paraId="7B5BA831" w14:textId="77777777" w:rsidR="00DE62AE" w:rsidRDefault="00000000">
      <w:pPr>
        <w:spacing w:after="120" w:line="276" w:lineRule="auto"/>
        <w:jc w:val="both"/>
        <w:rPr>
          <w:rFonts w:ascii="Times New Roman" w:hAnsi="Times New Roman"/>
        </w:rPr>
      </w:pPr>
      <w:r>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14:paraId="065067F3" w14:textId="77777777" w:rsidR="00DE62AE" w:rsidRDefault="00DE62AE">
      <w:pPr>
        <w:spacing w:after="120" w:line="276" w:lineRule="auto"/>
        <w:rPr>
          <w:rFonts w:ascii="Times New Roman" w:hAnsi="Times New Roman"/>
          <w:iCs/>
          <w:sz w:val="26"/>
          <w:szCs w:val="26"/>
          <w:lang w:val="vi-VN"/>
        </w:rPr>
      </w:pPr>
    </w:p>
    <w:p w14:paraId="55B08A67" w14:textId="77777777" w:rsidR="00DE62AE" w:rsidRDefault="00DE62AE">
      <w:pPr>
        <w:spacing w:after="120" w:line="276" w:lineRule="auto"/>
        <w:rPr>
          <w:rFonts w:ascii="Times New Roman" w:hAnsi="Times New Roman"/>
          <w:i/>
          <w:iCs/>
          <w:sz w:val="26"/>
          <w:szCs w:val="26"/>
          <w:u w:val="single"/>
        </w:rPr>
      </w:pPr>
    </w:p>
    <w:p w14:paraId="70BA62F0" w14:textId="77777777" w:rsidR="00DE62AE" w:rsidRDefault="00DE62AE">
      <w:pPr>
        <w:spacing w:after="120" w:line="276" w:lineRule="auto"/>
        <w:rPr>
          <w:rFonts w:ascii="Times New Roman" w:hAnsi="Times New Roman"/>
          <w:i/>
          <w:iCs/>
          <w:sz w:val="26"/>
          <w:szCs w:val="26"/>
          <w:u w:val="single"/>
        </w:rPr>
      </w:pPr>
    </w:p>
    <w:p w14:paraId="39728301" w14:textId="77777777" w:rsidR="00DE62AE" w:rsidRDefault="00DE62AE">
      <w:pPr>
        <w:spacing w:after="120" w:line="276" w:lineRule="auto"/>
        <w:rPr>
          <w:rFonts w:ascii="Times New Roman" w:hAnsi="Times New Roman"/>
          <w:i/>
          <w:iCs/>
          <w:sz w:val="26"/>
          <w:szCs w:val="26"/>
          <w:u w:val="single"/>
        </w:rPr>
      </w:pPr>
    </w:p>
    <w:p w14:paraId="791893E7" w14:textId="77777777" w:rsidR="00DE62AE" w:rsidRDefault="00DE62AE">
      <w:pPr>
        <w:spacing w:after="120" w:line="276" w:lineRule="auto"/>
        <w:rPr>
          <w:rFonts w:ascii="Times New Roman" w:hAnsi="Times New Roman"/>
          <w:i/>
          <w:iCs/>
          <w:sz w:val="26"/>
          <w:szCs w:val="26"/>
          <w:u w:val="single"/>
        </w:rPr>
      </w:pPr>
    </w:p>
    <w:p w14:paraId="3EEEFD41" w14:textId="77777777" w:rsidR="00DE62AE" w:rsidRDefault="00DE62AE">
      <w:pPr>
        <w:spacing w:after="120" w:line="276" w:lineRule="auto"/>
        <w:rPr>
          <w:rFonts w:ascii="Times New Roman" w:hAnsi="Times New Roman"/>
          <w:i/>
          <w:iCs/>
          <w:sz w:val="26"/>
          <w:szCs w:val="26"/>
          <w:u w:val="single"/>
        </w:rPr>
      </w:pPr>
    </w:p>
    <w:p w14:paraId="717675A9" w14:textId="77777777" w:rsidR="00DE62AE" w:rsidRDefault="00DE62AE">
      <w:pPr>
        <w:spacing w:after="120" w:line="276" w:lineRule="auto"/>
        <w:rPr>
          <w:rFonts w:ascii="Times New Roman" w:hAnsi="Times New Roman"/>
          <w:i/>
          <w:iCs/>
          <w:sz w:val="26"/>
          <w:szCs w:val="26"/>
          <w:u w:val="single"/>
        </w:rPr>
      </w:pPr>
    </w:p>
    <w:p w14:paraId="688CC66F" w14:textId="77777777" w:rsidR="00DE62AE" w:rsidRDefault="00DE62AE">
      <w:pPr>
        <w:spacing w:after="120" w:line="276" w:lineRule="auto"/>
        <w:rPr>
          <w:rFonts w:ascii="Times New Roman" w:hAnsi="Times New Roman"/>
          <w:i/>
          <w:iCs/>
          <w:sz w:val="26"/>
          <w:szCs w:val="26"/>
          <w:u w:val="single"/>
        </w:rPr>
      </w:pPr>
    </w:p>
    <w:p w14:paraId="7BA57BD8" w14:textId="77777777" w:rsidR="00DE62AE" w:rsidRDefault="00DE62AE">
      <w:pPr>
        <w:spacing w:after="120" w:line="276" w:lineRule="auto"/>
        <w:rPr>
          <w:rFonts w:ascii="Times New Roman" w:hAnsi="Times New Roman"/>
          <w:b/>
          <w:bCs/>
          <w:sz w:val="26"/>
          <w:szCs w:val="26"/>
        </w:rPr>
      </w:pPr>
    </w:p>
    <w:p w14:paraId="168D0069" w14:textId="77777777" w:rsidR="00DE62AE" w:rsidRDefault="00000000">
      <w:pPr>
        <w:spacing w:line="276" w:lineRule="auto"/>
        <w:jc w:val="center"/>
        <w:rPr>
          <w:highlight w:val="yellow"/>
        </w:rPr>
      </w:pPr>
      <w:r>
        <w:rPr>
          <w:rFonts w:ascii="Times New Roman" w:hAnsi="Times New Roman"/>
          <w:b/>
          <w:bCs/>
          <w:sz w:val="26"/>
          <w:szCs w:val="26"/>
          <w:highlight w:val="yellow"/>
        </w:rPr>
        <w:t>BIỂU 04</w:t>
      </w:r>
    </w:p>
    <w:p w14:paraId="3A558833" w14:textId="77777777" w:rsidR="00DE62AE" w:rsidRDefault="00000000">
      <w:pPr>
        <w:spacing w:line="276" w:lineRule="auto"/>
        <w:jc w:val="center"/>
        <w:rPr>
          <w:highlight w:val="yellow"/>
        </w:rPr>
      </w:pPr>
      <w:r>
        <w:rPr>
          <w:rFonts w:ascii="Times New Roman" w:hAnsi="Times New Roman"/>
          <w:b/>
          <w:bCs/>
          <w:sz w:val="26"/>
          <w:szCs w:val="26"/>
          <w:highlight w:val="yellow"/>
        </w:rPr>
        <w:t>YÊU CẦU VỀ THIẾT BỊ CHÍNH</w:t>
      </w:r>
    </w:p>
    <w:p w14:paraId="7E56CE03" w14:textId="77777777" w:rsidR="00DE62AE" w:rsidRDefault="00000000">
      <w:pPr>
        <w:spacing w:after="200" w:line="276" w:lineRule="auto"/>
        <w:jc w:val="center"/>
      </w:pPr>
      <w:r>
        <w:rPr>
          <w:rFonts w:ascii="Times New Roman" w:hAnsi="Times New Roman"/>
          <w:i/>
          <w:iCs/>
          <w:sz w:val="26"/>
          <w:szCs w:val="26"/>
          <w:highlight w:val="yellow"/>
        </w:rPr>
        <w:t>(Kèm theo hợp đồng số ……/2026/HĐ/VNCNEC-…… ngày …… tháng …… năm 2026)</w:t>
      </w:r>
    </w:p>
    <w:p w14:paraId="632A3FD9" w14:textId="77777777" w:rsidR="00DE62AE" w:rsidRDefault="00000000">
      <w:pPr>
        <w:spacing w:after="80" w:line="276" w:lineRule="auto"/>
        <w:jc w:val="both"/>
      </w:pPr>
      <w:r>
        <w:rPr>
          <w:rFonts w:ascii="Times New Roman" w:hAnsi="Times New Roman"/>
          <w:b/>
          <w:bCs/>
          <w:sz w:val="26"/>
          <w:szCs w:val="26"/>
        </w:rPr>
        <w:t>I. Yêu cầu chung</w:t>
      </w:r>
    </w:p>
    <w:p w14:paraId="66E06449" w14:textId="77777777" w:rsidR="00DE62AE" w:rsidRDefault="00000000">
      <w:pPr>
        <w:spacing w:after="80" w:line="276" w:lineRule="auto"/>
        <w:jc w:val="both"/>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14:paraId="49743968" w14:textId="77777777" w:rsidR="00DE62AE" w:rsidRDefault="00000000">
      <w:pPr>
        <w:spacing w:after="80" w:line="276" w:lineRule="auto"/>
        <w:jc w:val="both"/>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14:paraId="0ACB3269" w14:textId="77777777" w:rsidR="00DE62AE" w:rsidRDefault="00000000">
      <w:pPr>
        <w:spacing w:after="80" w:line="276" w:lineRule="auto"/>
        <w:jc w:val="both"/>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14:paraId="3059A1A4" w14:textId="77777777" w:rsidR="00DE62AE" w:rsidRDefault="00000000">
      <w:pPr>
        <w:spacing w:after="160" w:line="276" w:lineRule="auto"/>
        <w:jc w:val="both"/>
      </w:pPr>
      <w:r>
        <w:rPr>
          <w:rFonts w:ascii="Times New Roman" w:hAnsi="Times New Roman"/>
          <w:sz w:val="26"/>
          <w:szCs w:val="26"/>
        </w:rPr>
        <w:t>4. Toàn bộ thiết bị của Bên B trên Công trường phải gắn biểu trưng (logo) của Bên A.</w:t>
      </w:r>
    </w:p>
    <w:p w14:paraId="799ACC98" w14:textId="77777777" w:rsidR="00DE62AE" w:rsidRDefault="00000000">
      <w:pPr>
        <w:spacing w:after="80" w:line="276" w:lineRule="auto"/>
        <w:jc w:val="both"/>
      </w:pPr>
      <w:r>
        <w:rPr>
          <w:rFonts w:ascii="Times New Roman" w:hAnsi="Times New Roman"/>
          <w:b/>
          <w:bCs/>
          <w:sz w:val="26"/>
          <w:szCs w:val="26"/>
        </w:rPr>
        <w:t>II. Danh mục thiết bị chính</w:t>
      </w:r>
    </w:p>
    <w:tbl>
      <w:tblPr>
        <w:tblW w:w="9072" w:type="dxa"/>
        <w:tblLayout w:type="fixed"/>
        <w:tblCellMar>
          <w:top w:w="40" w:type="dxa"/>
          <w:left w:w="60" w:type="dxa"/>
          <w:bottom w:w="40" w:type="dxa"/>
          <w:right w:w="60" w:type="dxa"/>
        </w:tblCellMar>
        <w:tblLook w:val="0000" w:firstRow="0" w:lastRow="0" w:firstColumn="0" w:lastColumn="0" w:noHBand="0" w:noVBand="0"/>
      </w:tblPr>
      <w:tblGrid>
        <w:gridCol w:w="450"/>
        <w:gridCol w:w="2001"/>
        <w:gridCol w:w="2650"/>
        <w:gridCol w:w="900"/>
        <w:gridCol w:w="1400"/>
        <w:gridCol w:w="1671"/>
      </w:tblGrid>
      <w:tr w:rsidR="00DE62AE" w14:paraId="481D95CA" w14:textId="77777777">
        <w:trPr>
          <w:tblHeader/>
        </w:trPr>
        <w:tc>
          <w:tcPr>
            <w:tcW w:w="4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A7D004" w14:textId="77777777" w:rsidR="00DE62AE" w:rsidRDefault="00000000">
            <w:pPr>
              <w:jc w:val="center"/>
              <w:rPr>
                <w:sz w:val="22"/>
                <w:szCs w:val="22"/>
              </w:rPr>
            </w:pPr>
            <w:r>
              <w:rPr>
                <w:rFonts w:ascii="Times New Roman" w:hAnsi="Times New Roman"/>
                <w:b/>
                <w:bCs/>
                <w:sz w:val="22"/>
                <w:szCs w:val="22"/>
              </w:rPr>
              <w:t>TT</w:t>
            </w:r>
          </w:p>
        </w:tc>
        <w:tc>
          <w:tcPr>
            <w:tcW w:w="20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E3F967" w14:textId="77777777" w:rsidR="00DE62AE" w:rsidRDefault="00000000">
            <w:pPr>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E3B6FD" w14:textId="77777777" w:rsidR="00DE62AE" w:rsidRDefault="00000000">
            <w:pPr>
              <w:jc w:val="center"/>
              <w:rPr>
                <w:sz w:val="22"/>
                <w:szCs w:val="22"/>
              </w:rPr>
            </w:pPr>
            <w:r>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EFE831" w14:textId="77777777" w:rsidR="00DE62AE" w:rsidRDefault="00000000">
            <w:pPr>
              <w:jc w:val="center"/>
              <w:rPr>
                <w:sz w:val="22"/>
                <w:szCs w:val="22"/>
              </w:rPr>
            </w:pPr>
            <w:r>
              <w:rPr>
                <w:rFonts w:ascii="Times New Roman" w:hAnsi="Times New Roman"/>
                <w:b/>
                <w:bCs/>
                <w:sz w:val="22"/>
                <w:szCs w:val="22"/>
              </w:rPr>
              <w:t>Số lượng tối thiểu</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AB894D" w14:textId="77777777" w:rsidR="00DE62AE" w:rsidRDefault="00000000">
            <w:pPr>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BF1F39" w14:textId="77777777" w:rsidR="00DE62AE" w:rsidRDefault="00000000">
            <w:pPr>
              <w:jc w:val="center"/>
              <w:rPr>
                <w:sz w:val="22"/>
                <w:szCs w:val="22"/>
              </w:rPr>
            </w:pPr>
            <w:r>
              <w:rPr>
                <w:rFonts w:ascii="Times New Roman" w:hAnsi="Times New Roman"/>
                <w:b/>
                <w:bCs/>
                <w:sz w:val="22"/>
                <w:szCs w:val="22"/>
              </w:rPr>
              <w:t>Phục vụ công việc</w:t>
            </w:r>
          </w:p>
        </w:tc>
      </w:tr>
      <w:tr w:rsidR="00DE62AE" w14:paraId="00136DB6"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3208362F" w14:textId="77777777" w:rsidR="00DE62AE" w:rsidRDefault="00000000">
            <w:pPr>
              <w:rPr>
                <w:sz w:val="22"/>
                <w:szCs w:val="22"/>
              </w:rPr>
            </w:pPr>
            <w:r>
              <w:rPr>
                <w:rFonts w:ascii="Times New Roman" w:hAnsi="Times New Roman"/>
                <w:b/>
                <w:bCs/>
                <w:sz w:val="22"/>
                <w:szCs w:val="22"/>
              </w:rPr>
              <w:t>I. Thiết bị thi công hệ cừ, văng chống</w:t>
            </w:r>
          </w:p>
        </w:tc>
      </w:tr>
      <w:tr w:rsidR="00DE62AE" w14:paraId="2CCA3650"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0464A148" w14:textId="77777777" w:rsidR="00DE62AE" w:rsidRDefault="00000000">
            <w:pPr>
              <w:jc w:val="center"/>
              <w:rPr>
                <w:sz w:val="22"/>
                <w:szCs w:val="22"/>
              </w:rPr>
            </w:pPr>
            <w:r>
              <w:rPr>
                <w:rFonts w:ascii="Times New Roman" w:hAnsi="Times New Roman"/>
                <w:sz w:val="22"/>
                <w:szCs w:val="22"/>
              </w:rPr>
              <w:t>1</w:t>
            </w:r>
          </w:p>
        </w:tc>
        <w:tc>
          <w:tcPr>
            <w:tcW w:w="2001" w:type="dxa"/>
            <w:tcBorders>
              <w:top w:val="single" w:sz="4" w:space="0" w:color="000000"/>
              <w:left w:val="single" w:sz="4" w:space="0" w:color="000000"/>
              <w:bottom w:val="single" w:sz="4" w:space="0" w:color="000000"/>
              <w:right w:val="single" w:sz="4" w:space="0" w:color="000000"/>
            </w:tcBorders>
            <w:vAlign w:val="center"/>
          </w:tcPr>
          <w:p w14:paraId="238C098C" w14:textId="77777777" w:rsidR="00DE62AE" w:rsidRDefault="00000000">
            <w:pPr>
              <w:rPr>
                <w:sz w:val="22"/>
                <w:szCs w:val="22"/>
              </w:rPr>
            </w:pPr>
            <w:r>
              <w:rPr>
                <w:rFonts w:ascii="Times New Roman" w:hAnsi="Times New Roman"/>
                <w:sz w:val="22"/>
                <w:szCs w:val="22"/>
              </w:rPr>
              <w:t>Máy ép cừ tĩnh</w:t>
            </w:r>
          </w:p>
        </w:tc>
        <w:tc>
          <w:tcPr>
            <w:tcW w:w="2650" w:type="dxa"/>
            <w:tcBorders>
              <w:top w:val="single" w:sz="4" w:space="0" w:color="000000"/>
              <w:left w:val="single" w:sz="4" w:space="0" w:color="000000"/>
              <w:bottom w:val="single" w:sz="4" w:space="0" w:color="000000"/>
              <w:right w:val="single" w:sz="4" w:space="0" w:color="000000"/>
            </w:tcBorders>
            <w:vAlign w:val="center"/>
          </w:tcPr>
          <w:p w14:paraId="4E56FE71" w14:textId="77777777" w:rsidR="00DE62AE" w:rsidRDefault="00000000">
            <w:pPr>
              <w:rPr>
                <w:sz w:val="22"/>
                <w:szCs w:val="22"/>
              </w:rPr>
            </w:pPr>
            <w:r>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vAlign w:val="center"/>
          </w:tcPr>
          <w:p w14:paraId="7A6C20B8" w14:textId="77777777" w:rsidR="00DE62AE" w:rsidRDefault="00000000">
            <w:pPr>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14:paraId="213033B9" w14:textId="77777777" w:rsidR="00DE62AE" w:rsidRDefault="00000000">
            <w:pPr>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14:paraId="513D03DE" w14:textId="77777777" w:rsidR="00DE62AE" w:rsidRDefault="00000000">
            <w:pPr>
              <w:rPr>
                <w:rFonts w:ascii="Times New Roman" w:hAnsi="Times New Roman"/>
                <w:sz w:val="22"/>
                <w:szCs w:val="22"/>
              </w:rPr>
            </w:pPr>
            <w:r>
              <w:rPr>
                <w:rFonts w:ascii="Times New Roman" w:hAnsi="Times New Roman"/>
                <w:sz w:val="22"/>
                <w:szCs w:val="22"/>
              </w:rPr>
              <w:t>Hạ, nhổ cừ Larsen IV dài 12m, 18m</w:t>
            </w:r>
          </w:p>
        </w:tc>
      </w:tr>
      <w:tr w:rsidR="00DE62AE" w14:paraId="6A3771AF"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64926CA8" w14:textId="77777777" w:rsidR="00DE62AE" w:rsidRDefault="00000000">
            <w:pPr>
              <w:jc w:val="center"/>
              <w:rPr>
                <w:sz w:val="22"/>
                <w:szCs w:val="22"/>
              </w:rPr>
            </w:pPr>
            <w:r>
              <w:rPr>
                <w:rFonts w:ascii="Times New Roman" w:hAnsi="Times New Roman"/>
                <w:sz w:val="22"/>
                <w:szCs w:val="22"/>
              </w:rPr>
              <w:t>2</w:t>
            </w:r>
          </w:p>
        </w:tc>
        <w:tc>
          <w:tcPr>
            <w:tcW w:w="2001" w:type="dxa"/>
            <w:tcBorders>
              <w:top w:val="single" w:sz="4" w:space="0" w:color="000000"/>
              <w:left w:val="single" w:sz="4" w:space="0" w:color="000000"/>
              <w:bottom w:val="single" w:sz="4" w:space="0" w:color="000000"/>
              <w:right w:val="single" w:sz="4" w:space="0" w:color="000000"/>
            </w:tcBorders>
            <w:vAlign w:val="center"/>
          </w:tcPr>
          <w:p w14:paraId="605F61D0" w14:textId="77777777" w:rsidR="00DE62AE" w:rsidRDefault="00000000">
            <w:pPr>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14:paraId="46386146" w14:textId="77777777" w:rsidR="00DE62AE" w:rsidRDefault="00000000">
            <w:pPr>
              <w:rPr>
                <w:sz w:val="22"/>
                <w:szCs w:val="22"/>
              </w:rPr>
            </w:pPr>
            <w:r>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vAlign w:val="center"/>
          </w:tcPr>
          <w:p w14:paraId="7BF885CE" w14:textId="77777777" w:rsidR="00DE62AE" w:rsidRDefault="00000000">
            <w:pPr>
              <w:rPr>
                <w:rFonts w:ascii="Times New Roman" w:hAnsi="Times New Roman"/>
                <w:sz w:val="22"/>
                <w:szCs w:val="22"/>
              </w:rPr>
            </w:pPr>
            <w:r>
              <w:rPr>
                <w:rFonts w:ascii="Times New Roman" w:hAnsi="Times New Roman"/>
                <w:sz w:val="22"/>
                <w:szCs w:val="22"/>
              </w:rPr>
              <w:t>01 chiếc</w:t>
            </w:r>
          </w:p>
        </w:tc>
        <w:tc>
          <w:tcPr>
            <w:tcW w:w="1400" w:type="dxa"/>
            <w:tcBorders>
              <w:top w:val="single" w:sz="4" w:space="0" w:color="000000"/>
              <w:left w:val="single" w:sz="4" w:space="0" w:color="000000"/>
              <w:bottom w:val="single" w:sz="4" w:space="0" w:color="000000"/>
              <w:right w:val="single" w:sz="4" w:space="0" w:color="000000"/>
            </w:tcBorders>
            <w:vAlign w:val="center"/>
          </w:tcPr>
          <w:p w14:paraId="083225B4" w14:textId="77777777" w:rsidR="00DE62AE" w:rsidRDefault="00000000">
            <w:pPr>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14:paraId="06DD133B" w14:textId="77777777" w:rsidR="00DE62AE" w:rsidRDefault="00000000">
            <w:pPr>
              <w:rPr>
                <w:rFonts w:ascii="Times New Roman" w:hAnsi="Times New Roman"/>
                <w:sz w:val="22"/>
                <w:szCs w:val="22"/>
              </w:rPr>
            </w:pPr>
            <w:r>
              <w:rPr>
                <w:rFonts w:ascii="Times New Roman" w:hAnsi="Times New Roman"/>
                <w:sz w:val="22"/>
                <w:szCs w:val="22"/>
              </w:rPr>
              <w:t>Lắp dựng, tháo dỡ văng chống H350; bốc xếp cừ</w:t>
            </w:r>
          </w:p>
        </w:tc>
      </w:tr>
      <w:tr w:rsidR="00DE62AE" w14:paraId="7AC2E845"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6C1129B4" w14:textId="77777777" w:rsidR="00DE62AE" w:rsidRDefault="00000000">
            <w:pPr>
              <w:jc w:val="center"/>
              <w:rPr>
                <w:sz w:val="22"/>
                <w:szCs w:val="22"/>
              </w:rPr>
            </w:pPr>
            <w:r>
              <w:rPr>
                <w:rFonts w:ascii="Times New Roman" w:hAnsi="Times New Roman"/>
                <w:sz w:val="22"/>
                <w:szCs w:val="22"/>
              </w:rPr>
              <w:t>3</w:t>
            </w:r>
          </w:p>
        </w:tc>
        <w:tc>
          <w:tcPr>
            <w:tcW w:w="2001" w:type="dxa"/>
            <w:tcBorders>
              <w:top w:val="single" w:sz="4" w:space="0" w:color="000000"/>
              <w:left w:val="single" w:sz="4" w:space="0" w:color="000000"/>
              <w:bottom w:val="single" w:sz="4" w:space="0" w:color="000000"/>
              <w:right w:val="single" w:sz="4" w:space="0" w:color="000000"/>
            </w:tcBorders>
            <w:vAlign w:val="center"/>
          </w:tcPr>
          <w:p w14:paraId="6979C424" w14:textId="77777777" w:rsidR="00DE62AE" w:rsidRDefault="00000000">
            <w:pPr>
              <w:rPr>
                <w:sz w:val="22"/>
                <w:szCs w:val="22"/>
              </w:rPr>
            </w:pPr>
            <w:r>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vAlign w:val="center"/>
          </w:tcPr>
          <w:p w14:paraId="7F668CB0" w14:textId="77777777" w:rsidR="00DE62AE" w:rsidRDefault="00000000">
            <w:pPr>
              <w:rPr>
                <w:sz w:val="22"/>
                <w:szCs w:val="22"/>
              </w:rPr>
            </w:pPr>
            <w:r>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vAlign w:val="center"/>
          </w:tcPr>
          <w:p w14:paraId="1C30468F" w14:textId="77777777" w:rsidR="00DE62AE" w:rsidRDefault="00000000">
            <w:pPr>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14:paraId="030F90ED" w14:textId="77777777" w:rsidR="00DE62AE" w:rsidRDefault="00000000">
            <w:pPr>
              <w:rPr>
                <w:rFonts w:ascii="Times New Roman" w:hAnsi="Times New Roman"/>
                <w:sz w:val="22"/>
                <w:szCs w:val="22"/>
              </w:rPr>
            </w:pPr>
            <w:r>
              <w:rPr>
                <w:rFonts w:ascii="Times New Roman" w:hAnsi="Times New Roman"/>
                <w:sz w:val="22"/>
                <w:szCs w:val="22"/>
              </w:rPr>
              <w:t>Theo tiến độ lắp văng</w:t>
            </w:r>
          </w:p>
        </w:tc>
        <w:tc>
          <w:tcPr>
            <w:tcW w:w="1671" w:type="dxa"/>
            <w:tcBorders>
              <w:top w:val="single" w:sz="4" w:space="0" w:color="000000"/>
              <w:left w:val="single" w:sz="4" w:space="0" w:color="000000"/>
              <w:bottom w:val="single" w:sz="4" w:space="0" w:color="000000"/>
              <w:right w:val="single" w:sz="4" w:space="0" w:color="000000"/>
            </w:tcBorders>
            <w:vAlign w:val="center"/>
          </w:tcPr>
          <w:p w14:paraId="073797B0" w14:textId="77777777" w:rsidR="00DE62AE" w:rsidRDefault="00000000">
            <w:pPr>
              <w:rPr>
                <w:rFonts w:ascii="Times New Roman" w:hAnsi="Times New Roman"/>
                <w:sz w:val="22"/>
                <w:szCs w:val="22"/>
              </w:rPr>
            </w:pPr>
            <w:r>
              <w:rPr>
                <w:rFonts w:ascii="Times New Roman" w:hAnsi="Times New Roman"/>
                <w:sz w:val="22"/>
                <w:szCs w:val="22"/>
              </w:rPr>
              <w:t>Gia công, hàn, cắt chi tiết văng chống, kingpost</w:t>
            </w:r>
          </w:p>
        </w:tc>
      </w:tr>
      <w:tr w:rsidR="00DE62AE" w14:paraId="46E0316D"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22558BC8" w14:textId="77777777" w:rsidR="00DE62AE" w:rsidRDefault="00000000">
            <w:pPr>
              <w:rPr>
                <w:sz w:val="22"/>
                <w:szCs w:val="22"/>
              </w:rPr>
            </w:pPr>
            <w:r>
              <w:rPr>
                <w:rFonts w:ascii="Times New Roman" w:hAnsi="Times New Roman"/>
                <w:b/>
                <w:bCs/>
                <w:sz w:val="22"/>
                <w:szCs w:val="22"/>
              </w:rPr>
              <w:t>II. Thiết bị hạ mực nước ngầm, tiêu thoát nước</w:t>
            </w:r>
          </w:p>
        </w:tc>
      </w:tr>
      <w:tr w:rsidR="00DE62AE" w14:paraId="3A38FAA2"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21D4FE2A" w14:textId="77777777" w:rsidR="00DE62AE" w:rsidRDefault="00000000">
            <w:pPr>
              <w:jc w:val="center"/>
              <w:rPr>
                <w:sz w:val="22"/>
                <w:szCs w:val="22"/>
              </w:rPr>
            </w:pPr>
            <w:r>
              <w:rPr>
                <w:rFonts w:ascii="Times New Roman" w:hAnsi="Times New Roman"/>
                <w:sz w:val="22"/>
                <w:szCs w:val="22"/>
              </w:rPr>
              <w:t>4</w:t>
            </w:r>
          </w:p>
        </w:tc>
        <w:tc>
          <w:tcPr>
            <w:tcW w:w="2001" w:type="dxa"/>
            <w:tcBorders>
              <w:top w:val="single" w:sz="4" w:space="0" w:color="000000"/>
              <w:left w:val="single" w:sz="4" w:space="0" w:color="000000"/>
              <w:bottom w:val="single" w:sz="4" w:space="0" w:color="000000"/>
              <w:right w:val="single" w:sz="4" w:space="0" w:color="000000"/>
            </w:tcBorders>
            <w:vAlign w:val="center"/>
          </w:tcPr>
          <w:p w14:paraId="03274364" w14:textId="77777777" w:rsidR="00DE62AE" w:rsidRDefault="00000000">
            <w:pPr>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14:paraId="1450F44D" w14:textId="77777777" w:rsidR="00DE62AE" w:rsidRDefault="00000000">
            <w:pPr>
              <w:rPr>
                <w:sz w:val="22"/>
                <w:szCs w:val="22"/>
              </w:rPr>
            </w:pPr>
            <w:r>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14:paraId="00B8DE75" w14:textId="77777777" w:rsidR="00DE62AE" w:rsidRDefault="00000000">
            <w:pPr>
              <w:jc w:val="center"/>
              <w:rPr>
                <w:sz w:val="22"/>
                <w:szCs w:val="22"/>
              </w:rPr>
            </w:pPr>
            <w:r>
              <w:rPr>
                <w:rFonts w:ascii="Times New Roman" w:hAnsi="Times New Roman"/>
                <w:sz w:val="22"/>
                <w:szCs w:val="22"/>
              </w:rPr>
              <w:t>Theo thiết kế biện pháp + 02 máy dự phòng</w:t>
            </w:r>
          </w:p>
        </w:tc>
        <w:tc>
          <w:tcPr>
            <w:tcW w:w="1400" w:type="dxa"/>
            <w:tcBorders>
              <w:top w:val="single" w:sz="4" w:space="0" w:color="000000"/>
              <w:left w:val="single" w:sz="4" w:space="0" w:color="000000"/>
              <w:bottom w:val="single" w:sz="4" w:space="0" w:color="000000"/>
              <w:right w:val="single" w:sz="4" w:space="0" w:color="000000"/>
            </w:tcBorders>
            <w:vAlign w:val="center"/>
          </w:tcPr>
          <w:p w14:paraId="4F3AE6A0" w14:textId="77777777" w:rsidR="00DE62AE" w:rsidRDefault="00000000">
            <w:pPr>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14:paraId="21AE63D7" w14:textId="77777777" w:rsidR="00DE62AE" w:rsidRDefault="00000000">
            <w:pPr>
              <w:rPr>
                <w:sz w:val="22"/>
                <w:szCs w:val="22"/>
              </w:rPr>
            </w:pPr>
            <w:r>
              <w:rPr>
                <w:rFonts w:ascii="Times New Roman" w:hAnsi="Times New Roman"/>
                <w:sz w:val="22"/>
                <w:szCs w:val="22"/>
              </w:rPr>
              <w:t>Hạ mực nước ngầm, tiêu thoát nước hố móng liên tục</w:t>
            </w:r>
          </w:p>
        </w:tc>
      </w:tr>
      <w:tr w:rsidR="00DE62AE" w14:paraId="74B172D0"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36F3F64A" w14:textId="77777777" w:rsidR="00DE62AE" w:rsidRDefault="00000000">
            <w:pPr>
              <w:jc w:val="center"/>
              <w:rPr>
                <w:sz w:val="22"/>
                <w:szCs w:val="22"/>
              </w:rPr>
            </w:pPr>
            <w:r>
              <w:rPr>
                <w:rFonts w:ascii="Times New Roman" w:hAnsi="Times New Roman"/>
                <w:sz w:val="22"/>
                <w:szCs w:val="22"/>
              </w:rPr>
              <w:t>5</w:t>
            </w:r>
          </w:p>
        </w:tc>
        <w:tc>
          <w:tcPr>
            <w:tcW w:w="2001" w:type="dxa"/>
            <w:tcBorders>
              <w:top w:val="single" w:sz="4" w:space="0" w:color="000000"/>
              <w:left w:val="single" w:sz="4" w:space="0" w:color="000000"/>
              <w:bottom w:val="single" w:sz="4" w:space="0" w:color="000000"/>
              <w:right w:val="single" w:sz="4" w:space="0" w:color="000000"/>
            </w:tcBorders>
            <w:vAlign w:val="center"/>
          </w:tcPr>
          <w:p w14:paraId="483C3BC4" w14:textId="77777777" w:rsidR="00DE62AE" w:rsidRDefault="00000000">
            <w:pPr>
              <w:rPr>
                <w:sz w:val="22"/>
                <w:szCs w:val="22"/>
              </w:rPr>
            </w:pPr>
            <w:r>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vAlign w:val="center"/>
          </w:tcPr>
          <w:p w14:paraId="49CDA199" w14:textId="77777777" w:rsidR="00DE62AE" w:rsidRDefault="00000000">
            <w:pPr>
              <w:rPr>
                <w:sz w:val="22"/>
                <w:szCs w:val="22"/>
              </w:rPr>
            </w:pPr>
            <w:r>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vAlign w:val="center"/>
          </w:tcPr>
          <w:p w14:paraId="70BD4ACA" w14:textId="77777777" w:rsidR="00DE62AE" w:rsidRDefault="00000000">
            <w:pPr>
              <w:jc w:val="center"/>
              <w:rPr>
                <w:sz w:val="22"/>
                <w:szCs w:val="22"/>
              </w:rPr>
            </w:pPr>
            <w:r>
              <w:rPr>
                <w:rFonts w:ascii="Times New Roman" w:hAnsi="Times New Roman"/>
                <w:sz w:val="22"/>
                <w:szCs w:val="22"/>
              </w:rPr>
              <w:t>01 máy</w:t>
            </w:r>
          </w:p>
        </w:tc>
        <w:tc>
          <w:tcPr>
            <w:tcW w:w="1400" w:type="dxa"/>
            <w:tcBorders>
              <w:top w:val="single" w:sz="4" w:space="0" w:color="000000"/>
              <w:left w:val="single" w:sz="4" w:space="0" w:color="000000"/>
              <w:bottom w:val="single" w:sz="4" w:space="0" w:color="000000"/>
              <w:right w:val="single" w:sz="4" w:space="0" w:color="000000"/>
            </w:tcBorders>
            <w:vAlign w:val="center"/>
          </w:tcPr>
          <w:p w14:paraId="28EB09EA" w14:textId="77777777" w:rsidR="00DE62AE" w:rsidRDefault="00000000">
            <w:pPr>
              <w:rPr>
                <w:sz w:val="22"/>
                <w:szCs w:val="22"/>
              </w:rPr>
            </w:pPr>
            <w:r>
              <w:rPr>
                <w:rFonts w:ascii="Times New Roman" w:hAnsi="Times New Roman"/>
                <w:sz w:val="22"/>
                <w:szCs w:val="22"/>
              </w:rPr>
              <w:t>Đồng thời với hệ thống bơm</w:t>
            </w:r>
          </w:p>
        </w:tc>
        <w:tc>
          <w:tcPr>
            <w:tcW w:w="1671" w:type="dxa"/>
            <w:tcBorders>
              <w:top w:val="single" w:sz="4" w:space="0" w:color="000000"/>
              <w:left w:val="single" w:sz="4" w:space="0" w:color="000000"/>
              <w:bottom w:val="single" w:sz="4" w:space="0" w:color="000000"/>
              <w:right w:val="single" w:sz="4" w:space="0" w:color="000000"/>
            </w:tcBorders>
            <w:vAlign w:val="center"/>
          </w:tcPr>
          <w:p w14:paraId="5BE82A73" w14:textId="77777777" w:rsidR="00DE62AE" w:rsidRDefault="00000000">
            <w:pPr>
              <w:rPr>
                <w:sz w:val="22"/>
                <w:szCs w:val="22"/>
              </w:rPr>
            </w:pPr>
            <w:r>
              <w:rPr>
                <w:rFonts w:ascii="Times New Roman" w:hAnsi="Times New Roman"/>
                <w:sz w:val="22"/>
                <w:szCs w:val="22"/>
              </w:rPr>
              <w:t>Nguồn điện dự phòng, bảo đảm vận hành liên tục</w:t>
            </w:r>
          </w:p>
        </w:tc>
      </w:tr>
      <w:tr w:rsidR="00DE62AE" w14:paraId="357C2451"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568E8B20" w14:textId="77777777" w:rsidR="00DE62AE" w:rsidRDefault="00000000">
            <w:pPr>
              <w:rPr>
                <w:sz w:val="22"/>
                <w:szCs w:val="22"/>
              </w:rPr>
            </w:pPr>
            <w:r>
              <w:rPr>
                <w:rFonts w:ascii="Times New Roman" w:hAnsi="Times New Roman"/>
                <w:b/>
                <w:bCs/>
                <w:sz w:val="22"/>
                <w:szCs w:val="22"/>
              </w:rPr>
              <w:t>III. Thiết bị thi công kết cấu bê tông cốt thép</w:t>
            </w:r>
          </w:p>
        </w:tc>
      </w:tr>
      <w:tr w:rsidR="00DE62AE" w14:paraId="23EE3579"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7689FB28" w14:textId="77777777" w:rsidR="00DE62AE" w:rsidRDefault="00000000">
            <w:pPr>
              <w:jc w:val="center"/>
              <w:rPr>
                <w:sz w:val="22"/>
                <w:szCs w:val="22"/>
              </w:rPr>
            </w:pPr>
            <w:r>
              <w:rPr>
                <w:rFonts w:ascii="Times New Roman" w:hAnsi="Times New Roman"/>
                <w:sz w:val="22"/>
                <w:szCs w:val="22"/>
              </w:rPr>
              <w:lastRenderedPageBreak/>
              <w:t>6</w:t>
            </w:r>
          </w:p>
        </w:tc>
        <w:tc>
          <w:tcPr>
            <w:tcW w:w="2001" w:type="dxa"/>
            <w:tcBorders>
              <w:top w:val="single" w:sz="4" w:space="0" w:color="000000"/>
              <w:left w:val="single" w:sz="4" w:space="0" w:color="000000"/>
              <w:bottom w:val="single" w:sz="4" w:space="0" w:color="000000"/>
              <w:right w:val="single" w:sz="4" w:space="0" w:color="000000"/>
            </w:tcBorders>
            <w:vAlign w:val="center"/>
          </w:tcPr>
          <w:p w14:paraId="26753587" w14:textId="77777777" w:rsidR="00DE62AE" w:rsidRDefault="00000000">
            <w:pPr>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14:paraId="79934997" w14:textId="77777777" w:rsidR="00DE62AE" w:rsidRDefault="00000000">
            <w:pPr>
              <w:rPr>
                <w:sz w:val="22"/>
                <w:szCs w:val="22"/>
              </w:rPr>
            </w:pPr>
            <w:r>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14:paraId="227B25FC" w14:textId="77777777" w:rsidR="00DE62AE" w:rsidRDefault="00000000">
            <w:pPr>
              <w:jc w:val="center"/>
              <w:rPr>
                <w:sz w:val="22"/>
                <w:szCs w:val="22"/>
              </w:rPr>
            </w:pPr>
            <w:r>
              <w:rPr>
                <w:rFonts w:ascii="Times New Roman" w:hAnsi="Times New Roman"/>
                <w:sz w:val="22"/>
                <w:szCs w:val="22"/>
              </w:rPr>
              <w:t>02 chiếc (01 CT1.2, 01 CT2)</w:t>
            </w:r>
          </w:p>
        </w:tc>
        <w:tc>
          <w:tcPr>
            <w:tcW w:w="1400" w:type="dxa"/>
            <w:tcBorders>
              <w:top w:val="single" w:sz="4" w:space="0" w:color="000000"/>
              <w:left w:val="single" w:sz="4" w:space="0" w:color="000000"/>
              <w:bottom w:val="single" w:sz="4" w:space="0" w:color="000000"/>
              <w:right w:val="single" w:sz="4" w:space="0" w:color="000000"/>
            </w:tcBorders>
            <w:vAlign w:val="center"/>
          </w:tcPr>
          <w:p w14:paraId="696CFF66" w14:textId="77777777" w:rsidR="00DE62AE" w:rsidRDefault="00000000">
            <w:pPr>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14:paraId="158ED781" w14:textId="77777777" w:rsidR="00DE62AE" w:rsidRDefault="00000000">
            <w:pPr>
              <w:rPr>
                <w:sz w:val="22"/>
                <w:szCs w:val="22"/>
              </w:rPr>
            </w:pPr>
            <w:r>
              <w:rPr>
                <w:rFonts w:ascii="Times New Roman" w:hAnsi="Times New Roman"/>
                <w:sz w:val="22"/>
                <w:szCs w:val="22"/>
              </w:rPr>
              <w:t>Vận chuyển vật tư, cốt thép, ván khuôn (chi phí trọn gói theo Biểu 01)</w:t>
            </w:r>
          </w:p>
        </w:tc>
      </w:tr>
      <w:tr w:rsidR="00DE62AE" w14:paraId="58B263EF"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048632FC" w14:textId="77777777" w:rsidR="00DE62AE" w:rsidRDefault="00000000">
            <w:pPr>
              <w:jc w:val="center"/>
              <w:rPr>
                <w:rFonts w:ascii="Times New Roman" w:hAnsi="Times New Roman"/>
                <w:sz w:val="22"/>
                <w:szCs w:val="22"/>
              </w:rPr>
            </w:pPr>
            <w:r>
              <w:rPr>
                <w:rFonts w:ascii="Times New Roman" w:hAnsi="Times New Roman"/>
                <w:sz w:val="22"/>
                <w:szCs w:val="22"/>
              </w:rPr>
              <w:t>7</w:t>
            </w:r>
          </w:p>
        </w:tc>
        <w:tc>
          <w:tcPr>
            <w:tcW w:w="2001" w:type="dxa"/>
            <w:tcBorders>
              <w:top w:val="single" w:sz="4" w:space="0" w:color="000000"/>
              <w:left w:val="single" w:sz="4" w:space="0" w:color="000000"/>
              <w:bottom w:val="single" w:sz="4" w:space="0" w:color="000000"/>
              <w:right w:val="single" w:sz="4" w:space="0" w:color="000000"/>
            </w:tcBorders>
            <w:vAlign w:val="center"/>
          </w:tcPr>
          <w:p w14:paraId="2B5EA0B9" w14:textId="77777777" w:rsidR="00DE62AE" w:rsidRDefault="00000000">
            <w:pPr>
              <w:rPr>
                <w:rFonts w:ascii="Times New Roman" w:hAnsi="Times New Roman"/>
                <w:sz w:val="22"/>
                <w:szCs w:val="22"/>
              </w:rPr>
            </w:pPr>
            <w:r>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vAlign w:val="center"/>
          </w:tcPr>
          <w:p w14:paraId="6848B55E" w14:textId="77777777" w:rsidR="00DE62AE" w:rsidRDefault="00000000">
            <w:pPr>
              <w:rPr>
                <w:rFonts w:ascii="Times New Roman" w:hAnsi="Times New Roman"/>
                <w:sz w:val="22"/>
                <w:szCs w:val="22"/>
              </w:rPr>
            </w:pPr>
            <w:r>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vAlign w:val="center"/>
          </w:tcPr>
          <w:p w14:paraId="4862C106" w14:textId="77777777" w:rsidR="00DE62AE" w:rsidRDefault="00000000">
            <w:pPr>
              <w:jc w:val="center"/>
              <w:rPr>
                <w:rFonts w:ascii="Times New Roman" w:hAnsi="Times New Roman"/>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14:paraId="0F93CFE9" w14:textId="77777777" w:rsidR="00DE62AE" w:rsidRDefault="00000000">
            <w:pPr>
              <w:rPr>
                <w:rFonts w:ascii="Times New Roman" w:hAnsi="Times New Roman"/>
                <w:sz w:val="22"/>
                <w:szCs w:val="22"/>
              </w:rPr>
            </w:pPr>
            <w:r>
              <w:rPr>
                <w:rFonts w:ascii="Times New Roman" w:hAnsi="Times New Roman"/>
                <w:sz w:val="22"/>
                <w:szCs w:val="22"/>
              </w:rPr>
              <w:t>Trước khi gia công cốt thép móng</w:t>
            </w:r>
          </w:p>
        </w:tc>
        <w:tc>
          <w:tcPr>
            <w:tcW w:w="1671" w:type="dxa"/>
            <w:tcBorders>
              <w:top w:val="single" w:sz="4" w:space="0" w:color="000000"/>
              <w:left w:val="single" w:sz="4" w:space="0" w:color="000000"/>
              <w:bottom w:val="single" w:sz="4" w:space="0" w:color="000000"/>
              <w:right w:val="single" w:sz="4" w:space="0" w:color="000000"/>
            </w:tcBorders>
            <w:vAlign w:val="center"/>
          </w:tcPr>
          <w:p w14:paraId="349BD11F" w14:textId="77777777" w:rsidR="00DE62AE" w:rsidRDefault="00000000">
            <w:pPr>
              <w:rPr>
                <w:rFonts w:ascii="Times New Roman" w:hAnsi="Times New Roman"/>
                <w:sz w:val="22"/>
                <w:szCs w:val="22"/>
              </w:rPr>
            </w:pPr>
            <w:r>
              <w:rPr>
                <w:rFonts w:ascii="Times New Roman" w:hAnsi="Times New Roman"/>
                <w:sz w:val="22"/>
                <w:szCs w:val="22"/>
              </w:rPr>
              <w:t>Gia công cốt thép tại bãi</w:t>
            </w:r>
          </w:p>
        </w:tc>
      </w:tr>
      <w:tr w:rsidR="00DE62AE" w14:paraId="71427C62"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4EB0A137" w14:textId="77777777" w:rsidR="00DE62AE" w:rsidRDefault="00000000">
            <w:pPr>
              <w:jc w:val="center"/>
              <w:rPr>
                <w:rFonts w:ascii="Times New Roman" w:hAnsi="Times New Roman"/>
                <w:sz w:val="22"/>
                <w:szCs w:val="22"/>
              </w:rPr>
            </w:pPr>
            <w:r>
              <w:rPr>
                <w:rFonts w:ascii="Times New Roman" w:hAnsi="Times New Roman"/>
                <w:sz w:val="22"/>
                <w:szCs w:val="22"/>
              </w:rPr>
              <w:t>8</w:t>
            </w:r>
          </w:p>
        </w:tc>
        <w:tc>
          <w:tcPr>
            <w:tcW w:w="2001" w:type="dxa"/>
            <w:tcBorders>
              <w:top w:val="single" w:sz="4" w:space="0" w:color="000000"/>
              <w:left w:val="single" w:sz="4" w:space="0" w:color="000000"/>
              <w:bottom w:val="single" w:sz="4" w:space="0" w:color="000000"/>
              <w:right w:val="single" w:sz="4" w:space="0" w:color="000000"/>
            </w:tcBorders>
            <w:vAlign w:val="center"/>
          </w:tcPr>
          <w:p w14:paraId="69258934" w14:textId="77777777" w:rsidR="00DE62AE" w:rsidRDefault="00000000">
            <w:pPr>
              <w:rPr>
                <w:rFonts w:ascii="Times New Roman" w:hAnsi="Times New Roman"/>
                <w:sz w:val="22"/>
                <w:szCs w:val="22"/>
              </w:rPr>
            </w:pPr>
            <w:r>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vAlign w:val="center"/>
          </w:tcPr>
          <w:p w14:paraId="600D8201" w14:textId="77777777" w:rsidR="00DE62AE" w:rsidRDefault="00000000">
            <w:pPr>
              <w:rPr>
                <w:rFonts w:ascii="Times New Roman" w:hAnsi="Times New Roman"/>
                <w:sz w:val="22"/>
                <w:szCs w:val="22"/>
              </w:rPr>
            </w:pPr>
            <w:r>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vAlign w:val="center"/>
          </w:tcPr>
          <w:p w14:paraId="014152B5" w14:textId="77777777" w:rsidR="00DE62AE" w:rsidRDefault="00000000">
            <w:pPr>
              <w:jc w:val="center"/>
              <w:rPr>
                <w:rFonts w:ascii="Times New Roman" w:hAnsi="Times New Roman"/>
                <w:sz w:val="22"/>
                <w:szCs w:val="22"/>
              </w:rPr>
            </w:pPr>
            <w:r>
              <w:rPr>
                <w:rFonts w:ascii="Times New Roman" w:hAnsi="Times New Roman"/>
                <w:sz w:val="22"/>
                <w:szCs w:val="22"/>
              </w:rPr>
              <w:t>10 đầm dùi, 02 máy xoa</w:t>
            </w:r>
          </w:p>
        </w:tc>
        <w:tc>
          <w:tcPr>
            <w:tcW w:w="1400" w:type="dxa"/>
            <w:tcBorders>
              <w:top w:val="single" w:sz="4" w:space="0" w:color="000000"/>
              <w:left w:val="single" w:sz="4" w:space="0" w:color="000000"/>
              <w:bottom w:val="single" w:sz="4" w:space="0" w:color="000000"/>
              <w:right w:val="single" w:sz="4" w:space="0" w:color="000000"/>
            </w:tcBorders>
            <w:vAlign w:val="center"/>
          </w:tcPr>
          <w:p w14:paraId="420EA446" w14:textId="77777777" w:rsidR="00DE62AE" w:rsidRDefault="00000000">
            <w:pPr>
              <w:rPr>
                <w:rFonts w:ascii="Times New Roman" w:hAnsi="Times New Roman"/>
                <w:sz w:val="22"/>
                <w:szCs w:val="22"/>
              </w:rPr>
            </w:pPr>
            <w:r>
              <w:rPr>
                <w:rFonts w:ascii="Times New Roman" w:hAnsi="Times New Roman"/>
                <w:sz w:val="22"/>
                <w:szCs w:val="22"/>
              </w:rPr>
              <w:t>Theo kế hoạch đổ bê tông</w:t>
            </w:r>
          </w:p>
        </w:tc>
        <w:tc>
          <w:tcPr>
            <w:tcW w:w="1671" w:type="dxa"/>
            <w:tcBorders>
              <w:top w:val="single" w:sz="4" w:space="0" w:color="000000"/>
              <w:left w:val="single" w:sz="4" w:space="0" w:color="000000"/>
              <w:bottom w:val="single" w:sz="4" w:space="0" w:color="000000"/>
              <w:right w:val="single" w:sz="4" w:space="0" w:color="000000"/>
            </w:tcBorders>
            <w:vAlign w:val="center"/>
          </w:tcPr>
          <w:p w14:paraId="46C0E5F3" w14:textId="77777777" w:rsidR="00DE62AE" w:rsidRDefault="00000000">
            <w:pPr>
              <w:rPr>
                <w:rFonts w:ascii="Times New Roman" w:hAnsi="Times New Roman"/>
                <w:sz w:val="22"/>
                <w:szCs w:val="22"/>
              </w:rPr>
            </w:pPr>
            <w:r>
              <w:rPr>
                <w:rFonts w:ascii="Times New Roman" w:hAnsi="Times New Roman"/>
                <w:sz w:val="22"/>
                <w:szCs w:val="22"/>
              </w:rPr>
              <w:t>Đầm, hoàn thiện bê tông; đánh mặt bê tông chống nứt</w:t>
            </w:r>
          </w:p>
        </w:tc>
      </w:tr>
      <w:tr w:rsidR="00DE62AE" w14:paraId="3CDED351"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1EAAA507" w14:textId="77777777" w:rsidR="00DE62AE" w:rsidRDefault="00000000">
            <w:pPr>
              <w:jc w:val="center"/>
              <w:rPr>
                <w:rFonts w:ascii="Times New Roman" w:hAnsi="Times New Roman"/>
                <w:sz w:val="22"/>
                <w:szCs w:val="22"/>
              </w:rPr>
            </w:pPr>
            <w:r>
              <w:rPr>
                <w:rFonts w:ascii="Times New Roman" w:hAnsi="Times New Roman"/>
                <w:sz w:val="22"/>
                <w:szCs w:val="22"/>
              </w:rPr>
              <w:t>9</w:t>
            </w:r>
          </w:p>
        </w:tc>
        <w:tc>
          <w:tcPr>
            <w:tcW w:w="2001" w:type="dxa"/>
            <w:tcBorders>
              <w:top w:val="single" w:sz="4" w:space="0" w:color="000000"/>
              <w:left w:val="single" w:sz="4" w:space="0" w:color="000000"/>
              <w:bottom w:val="single" w:sz="4" w:space="0" w:color="000000"/>
              <w:right w:val="single" w:sz="4" w:space="0" w:color="000000"/>
            </w:tcBorders>
            <w:vAlign w:val="center"/>
          </w:tcPr>
          <w:p w14:paraId="1389C6E7" w14:textId="77777777" w:rsidR="00DE62AE" w:rsidRDefault="00000000">
            <w:pPr>
              <w:rPr>
                <w:rFonts w:ascii="Times New Roman" w:hAnsi="Times New Roman"/>
                <w:sz w:val="22"/>
                <w:szCs w:val="22"/>
              </w:rPr>
            </w:pPr>
            <w:r>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vAlign w:val="center"/>
          </w:tcPr>
          <w:p w14:paraId="27A038BA" w14:textId="77777777" w:rsidR="00DE62AE" w:rsidRDefault="00000000">
            <w:pPr>
              <w:rPr>
                <w:rFonts w:ascii="Times New Roman" w:hAnsi="Times New Roman"/>
                <w:sz w:val="22"/>
                <w:szCs w:val="22"/>
              </w:rPr>
            </w:pPr>
            <w:r>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14:paraId="48AD02DF" w14:textId="77777777" w:rsidR="00DE62AE" w:rsidRDefault="00000000">
            <w:pPr>
              <w:jc w:val="center"/>
              <w:rPr>
                <w:rFonts w:ascii="Times New Roman" w:hAnsi="Times New Roman"/>
                <w:sz w:val="22"/>
                <w:szCs w:val="22"/>
              </w:rPr>
            </w:pPr>
            <w:r>
              <w:rPr>
                <w:rFonts w:ascii="Times New Roman" w:hAnsi="Times New Roman"/>
                <w:sz w:val="22"/>
                <w:szCs w:val="22"/>
              </w:rPr>
              <w:t>Đủ luân chuyển tối thiểu 01 phân đoạn sàn</w:t>
            </w:r>
          </w:p>
        </w:tc>
        <w:tc>
          <w:tcPr>
            <w:tcW w:w="1400" w:type="dxa"/>
            <w:tcBorders>
              <w:top w:val="single" w:sz="4" w:space="0" w:color="000000"/>
              <w:left w:val="single" w:sz="4" w:space="0" w:color="000000"/>
              <w:bottom w:val="single" w:sz="4" w:space="0" w:color="000000"/>
              <w:right w:val="single" w:sz="4" w:space="0" w:color="000000"/>
            </w:tcBorders>
            <w:vAlign w:val="center"/>
          </w:tcPr>
          <w:p w14:paraId="305413E8" w14:textId="77777777" w:rsidR="00DE62AE" w:rsidRDefault="00000000">
            <w:pPr>
              <w:rPr>
                <w:rFonts w:ascii="Times New Roman" w:hAnsi="Times New Roman"/>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14:paraId="248C7E87" w14:textId="77777777" w:rsidR="00DE62AE" w:rsidRDefault="00000000">
            <w:pPr>
              <w:rPr>
                <w:rFonts w:ascii="Times New Roman" w:hAnsi="Times New Roman"/>
                <w:sz w:val="22"/>
                <w:szCs w:val="22"/>
              </w:rPr>
            </w:pPr>
            <w:r>
              <w:rPr>
                <w:rFonts w:ascii="Times New Roman" w:hAnsi="Times New Roman"/>
                <w:sz w:val="22"/>
                <w:szCs w:val="22"/>
              </w:rPr>
              <w:t>Thi công ván khuôn, đà giáo</w:t>
            </w:r>
          </w:p>
        </w:tc>
      </w:tr>
      <w:tr w:rsidR="00DE62AE" w14:paraId="5F3D7B5C" w14:textId="77777777">
        <w:tc>
          <w:tcPr>
            <w:tcW w:w="9071" w:type="dxa"/>
            <w:gridSpan w:val="6"/>
            <w:tcBorders>
              <w:top w:val="single" w:sz="4" w:space="0" w:color="000000"/>
              <w:left w:val="single" w:sz="4" w:space="0" w:color="000000"/>
              <w:bottom w:val="single" w:sz="4" w:space="0" w:color="000000"/>
              <w:right w:val="single" w:sz="4" w:space="0" w:color="000000"/>
            </w:tcBorders>
            <w:shd w:val="clear" w:color="auto" w:fill="F2F2F2"/>
          </w:tcPr>
          <w:p w14:paraId="4B5D8ED6" w14:textId="77777777" w:rsidR="00DE62AE" w:rsidRDefault="00000000">
            <w:pPr>
              <w:rPr>
                <w:sz w:val="22"/>
                <w:szCs w:val="22"/>
              </w:rPr>
            </w:pPr>
            <w:r>
              <w:rPr>
                <w:rFonts w:ascii="Times New Roman" w:hAnsi="Times New Roman"/>
                <w:b/>
                <w:bCs/>
                <w:sz w:val="22"/>
                <w:szCs w:val="22"/>
              </w:rPr>
              <w:t>IV. Thiết bị chống thấm, trắc đạc, phụ trợ</w:t>
            </w:r>
          </w:p>
        </w:tc>
      </w:tr>
      <w:tr w:rsidR="00DE62AE" w14:paraId="766698E1"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54B26D89" w14:textId="77777777" w:rsidR="00DE62AE" w:rsidRDefault="00000000">
            <w:pPr>
              <w:jc w:val="center"/>
              <w:rPr>
                <w:sz w:val="22"/>
                <w:szCs w:val="22"/>
              </w:rPr>
            </w:pPr>
            <w:r>
              <w:rPr>
                <w:rFonts w:ascii="Times New Roman" w:hAnsi="Times New Roman"/>
                <w:sz w:val="22"/>
                <w:szCs w:val="22"/>
              </w:rPr>
              <w:t>10</w:t>
            </w:r>
          </w:p>
        </w:tc>
        <w:tc>
          <w:tcPr>
            <w:tcW w:w="2001" w:type="dxa"/>
            <w:tcBorders>
              <w:top w:val="single" w:sz="4" w:space="0" w:color="000000"/>
              <w:left w:val="single" w:sz="4" w:space="0" w:color="000000"/>
              <w:bottom w:val="single" w:sz="4" w:space="0" w:color="000000"/>
              <w:right w:val="single" w:sz="4" w:space="0" w:color="000000"/>
            </w:tcBorders>
            <w:vAlign w:val="center"/>
          </w:tcPr>
          <w:p w14:paraId="5C20F6F0" w14:textId="77777777" w:rsidR="00DE62AE" w:rsidRDefault="00000000">
            <w:pPr>
              <w:rPr>
                <w:sz w:val="22"/>
                <w:szCs w:val="22"/>
              </w:rPr>
            </w:pPr>
            <w:r>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vAlign w:val="center"/>
          </w:tcPr>
          <w:p w14:paraId="77AE2AAD" w14:textId="77777777" w:rsidR="00DE62AE" w:rsidRDefault="00000000">
            <w:pPr>
              <w:rPr>
                <w:sz w:val="22"/>
                <w:szCs w:val="22"/>
              </w:rPr>
            </w:pPr>
            <w:r>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vAlign w:val="center"/>
          </w:tcPr>
          <w:p w14:paraId="6FA838B7" w14:textId="77777777" w:rsidR="00DE62AE" w:rsidRDefault="00000000">
            <w:pPr>
              <w:jc w:val="center"/>
              <w:rPr>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14:paraId="2394A6B7" w14:textId="77777777" w:rsidR="00DE62AE" w:rsidRDefault="00000000">
            <w:pPr>
              <w:rPr>
                <w:sz w:val="22"/>
                <w:szCs w:val="22"/>
              </w:rPr>
            </w:pPr>
            <w:r>
              <w:rPr>
                <w:rFonts w:ascii="Times New Roman" w:hAnsi="Times New Roman"/>
                <w:sz w:val="22"/>
                <w:szCs w:val="22"/>
              </w:rPr>
              <w:t>Theo tiến độ chống thấm</w:t>
            </w:r>
          </w:p>
        </w:tc>
        <w:tc>
          <w:tcPr>
            <w:tcW w:w="1671" w:type="dxa"/>
            <w:tcBorders>
              <w:top w:val="single" w:sz="4" w:space="0" w:color="000000"/>
              <w:left w:val="single" w:sz="4" w:space="0" w:color="000000"/>
              <w:bottom w:val="single" w:sz="4" w:space="0" w:color="000000"/>
              <w:right w:val="single" w:sz="4" w:space="0" w:color="000000"/>
            </w:tcBorders>
            <w:vAlign w:val="center"/>
          </w:tcPr>
          <w:p w14:paraId="18CC730E" w14:textId="77777777" w:rsidR="00DE62AE" w:rsidRDefault="00000000">
            <w:pPr>
              <w:rPr>
                <w:sz w:val="22"/>
                <w:szCs w:val="22"/>
              </w:rPr>
            </w:pPr>
            <w:r>
              <w:rPr>
                <w:rFonts w:ascii="Times New Roman" w:hAnsi="Times New Roman"/>
                <w:sz w:val="22"/>
                <w:szCs w:val="22"/>
              </w:rPr>
              <w:t>Chống thấm nền, tường hầm, bể</w:t>
            </w:r>
          </w:p>
        </w:tc>
      </w:tr>
      <w:tr w:rsidR="00DE62AE" w14:paraId="29A2F0AB"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5903E3CD" w14:textId="77777777" w:rsidR="00DE62AE" w:rsidRDefault="00000000">
            <w:pPr>
              <w:jc w:val="center"/>
              <w:rPr>
                <w:sz w:val="22"/>
                <w:szCs w:val="22"/>
              </w:rPr>
            </w:pPr>
            <w:r>
              <w:rPr>
                <w:rFonts w:ascii="Times New Roman" w:hAnsi="Times New Roman"/>
                <w:sz w:val="22"/>
                <w:szCs w:val="22"/>
              </w:rPr>
              <w:t>11</w:t>
            </w:r>
          </w:p>
        </w:tc>
        <w:tc>
          <w:tcPr>
            <w:tcW w:w="2001" w:type="dxa"/>
            <w:tcBorders>
              <w:top w:val="single" w:sz="4" w:space="0" w:color="000000"/>
              <w:left w:val="single" w:sz="4" w:space="0" w:color="000000"/>
              <w:bottom w:val="single" w:sz="4" w:space="0" w:color="000000"/>
              <w:right w:val="single" w:sz="4" w:space="0" w:color="000000"/>
            </w:tcBorders>
            <w:vAlign w:val="center"/>
          </w:tcPr>
          <w:p w14:paraId="05471741" w14:textId="77777777" w:rsidR="00DE62AE" w:rsidRDefault="00000000">
            <w:pPr>
              <w:rPr>
                <w:sz w:val="22"/>
                <w:szCs w:val="22"/>
              </w:rPr>
            </w:pPr>
            <w:r>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vAlign w:val="center"/>
          </w:tcPr>
          <w:p w14:paraId="1353BBAF" w14:textId="77777777" w:rsidR="00DE62AE" w:rsidRDefault="00000000">
            <w:pPr>
              <w:rPr>
                <w:sz w:val="22"/>
                <w:szCs w:val="22"/>
              </w:rPr>
            </w:pPr>
            <w:r>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vAlign w:val="center"/>
          </w:tcPr>
          <w:p w14:paraId="0E53DC5A" w14:textId="77777777" w:rsidR="00DE62AE" w:rsidRDefault="00000000">
            <w:pPr>
              <w:jc w:val="center"/>
              <w:rPr>
                <w:sz w:val="22"/>
                <w:szCs w:val="22"/>
              </w:rPr>
            </w:pPr>
            <w:r>
              <w:rPr>
                <w:rFonts w:ascii="Times New Roman" w:hAnsi="Times New Roman"/>
                <w:sz w:val="22"/>
                <w:szCs w:val="22"/>
              </w:rPr>
              <w:t>01 toàn đạc, 02 thủy bình</w:t>
            </w:r>
          </w:p>
        </w:tc>
        <w:tc>
          <w:tcPr>
            <w:tcW w:w="1400" w:type="dxa"/>
            <w:tcBorders>
              <w:top w:val="single" w:sz="4" w:space="0" w:color="000000"/>
              <w:left w:val="single" w:sz="4" w:space="0" w:color="000000"/>
              <w:bottom w:val="single" w:sz="4" w:space="0" w:color="000000"/>
              <w:right w:val="single" w:sz="4" w:space="0" w:color="000000"/>
            </w:tcBorders>
            <w:vAlign w:val="center"/>
          </w:tcPr>
          <w:p w14:paraId="42392FE1" w14:textId="77777777" w:rsidR="00DE62AE" w:rsidRDefault="00000000">
            <w:pPr>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14:paraId="26EE93A5" w14:textId="77777777" w:rsidR="00DE62AE" w:rsidRDefault="00000000">
            <w:pPr>
              <w:rPr>
                <w:sz w:val="22"/>
                <w:szCs w:val="22"/>
              </w:rPr>
            </w:pPr>
            <w:r>
              <w:rPr>
                <w:rFonts w:ascii="Times New Roman" w:hAnsi="Times New Roman"/>
                <w:sz w:val="22"/>
                <w:szCs w:val="22"/>
              </w:rPr>
              <w:t>Định vị, kiểm soát cao độ, tọa độ</w:t>
            </w:r>
          </w:p>
        </w:tc>
      </w:tr>
      <w:tr w:rsidR="00DE62AE" w14:paraId="73AFF5EE" w14:textId="77777777">
        <w:trPr>
          <w:cantSplit/>
        </w:trPr>
        <w:tc>
          <w:tcPr>
            <w:tcW w:w="449" w:type="dxa"/>
            <w:tcBorders>
              <w:top w:val="single" w:sz="4" w:space="0" w:color="000000"/>
              <w:left w:val="single" w:sz="4" w:space="0" w:color="000000"/>
              <w:bottom w:val="single" w:sz="4" w:space="0" w:color="000000"/>
              <w:right w:val="single" w:sz="4" w:space="0" w:color="000000"/>
            </w:tcBorders>
            <w:vAlign w:val="center"/>
          </w:tcPr>
          <w:p w14:paraId="6AF78DC9" w14:textId="77777777" w:rsidR="00DE62AE" w:rsidRDefault="00000000">
            <w:pPr>
              <w:jc w:val="center"/>
              <w:rPr>
                <w:sz w:val="22"/>
                <w:szCs w:val="22"/>
              </w:rPr>
            </w:pPr>
            <w:r>
              <w:rPr>
                <w:rFonts w:ascii="Times New Roman" w:hAnsi="Times New Roman"/>
                <w:sz w:val="22"/>
                <w:szCs w:val="22"/>
              </w:rPr>
              <w:t>12</w:t>
            </w:r>
          </w:p>
        </w:tc>
        <w:tc>
          <w:tcPr>
            <w:tcW w:w="2001" w:type="dxa"/>
            <w:tcBorders>
              <w:top w:val="single" w:sz="4" w:space="0" w:color="000000"/>
              <w:left w:val="single" w:sz="4" w:space="0" w:color="000000"/>
              <w:bottom w:val="single" w:sz="4" w:space="0" w:color="000000"/>
              <w:right w:val="single" w:sz="4" w:space="0" w:color="000000"/>
            </w:tcBorders>
            <w:vAlign w:val="center"/>
          </w:tcPr>
          <w:p w14:paraId="360744AB" w14:textId="77777777" w:rsidR="00DE62AE" w:rsidRDefault="00000000">
            <w:pPr>
              <w:rPr>
                <w:sz w:val="22"/>
                <w:szCs w:val="22"/>
              </w:rPr>
            </w:pPr>
            <w:r>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vAlign w:val="center"/>
          </w:tcPr>
          <w:p w14:paraId="4FE21648" w14:textId="77777777" w:rsidR="00DE62AE" w:rsidRDefault="00000000">
            <w:pPr>
              <w:rPr>
                <w:sz w:val="22"/>
                <w:szCs w:val="22"/>
              </w:rPr>
            </w:pPr>
            <w:r>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vAlign w:val="center"/>
          </w:tcPr>
          <w:p w14:paraId="2F7DB0E8" w14:textId="77777777" w:rsidR="00DE62AE" w:rsidRDefault="00000000">
            <w:pPr>
              <w:jc w:val="center"/>
              <w:rPr>
                <w:sz w:val="22"/>
                <w:szCs w:val="22"/>
              </w:rPr>
            </w:pPr>
            <w:r>
              <w:rPr>
                <w:rFonts w:ascii="Times New Roman" w:hAnsi="Times New Roman"/>
                <w:sz w:val="22"/>
                <w:szCs w:val="22"/>
              </w:rPr>
              <w:t>01 bộ tại mỗi cổng ra vào</w:t>
            </w:r>
          </w:p>
        </w:tc>
        <w:tc>
          <w:tcPr>
            <w:tcW w:w="1400" w:type="dxa"/>
            <w:tcBorders>
              <w:top w:val="single" w:sz="4" w:space="0" w:color="000000"/>
              <w:left w:val="single" w:sz="4" w:space="0" w:color="000000"/>
              <w:bottom w:val="single" w:sz="4" w:space="0" w:color="000000"/>
              <w:right w:val="single" w:sz="4" w:space="0" w:color="000000"/>
            </w:tcBorders>
            <w:vAlign w:val="center"/>
          </w:tcPr>
          <w:p w14:paraId="03F88B94" w14:textId="77777777" w:rsidR="00DE62AE" w:rsidRDefault="00000000">
            <w:pPr>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14:paraId="710F5154" w14:textId="77777777" w:rsidR="00DE62AE" w:rsidRDefault="00000000">
            <w:pPr>
              <w:rPr>
                <w:sz w:val="22"/>
                <w:szCs w:val="22"/>
              </w:rPr>
            </w:pPr>
            <w:r>
              <w:rPr>
                <w:rFonts w:ascii="Times New Roman" w:hAnsi="Times New Roman"/>
                <w:sz w:val="22"/>
                <w:szCs w:val="22"/>
              </w:rPr>
              <w:t>Rửa xe toàn Công trường, kể cả xe phục vụ đào đất</w:t>
            </w:r>
          </w:p>
        </w:tc>
      </w:tr>
    </w:tbl>
    <w:p w14:paraId="407A9363" w14:textId="77777777" w:rsidR="00DE62AE" w:rsidRDefault="00000000">
      <w:pPr>
        <w:spacing w:before="160" w:after="80" w:line="276" w:lineRule="auto"/>
        <w:jc w:val="both"/>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14:paraId="39751468" w14:textId="77777777" w:rsidR="00DE62AE" w:rsidRDefault="00DE62AE">
      <w:pPr>
        <w:spacing w:after="120" w:line="276" w:lineRule="auto"/>
        <w:rPr>
          <w:rFonts w:ascii="Times New Roman" w:hAnsi="Times New Roman"/>
          <w:b/>
          <w:bCs/>
          <w:sz w:val="26"/>
          <w:szCs w:val="26"/>
        </w:rPr>
      </w:pPr>
    </w:p>
    <w:p w14:paraId="5B9CB2A5" w14:textId="77777777" w:rsidR="00DE62AE" w:rsidRDefault="00DE62AE">
      <w:pPr>
        <w:spacing w:after="120" w:line="276" w:lineRule="auto"/>
        <w:jc w:val="center"/>
        <w:rPr>
          <w:rFonts w:ascii="Times New Roman" w:hAnsi="Times New Roman"/>
          <w:b/>
          <w:bCs/>
          <w:sz w:val="26"/>
          <w:szCs w:val="26"/>
        </w:rPr>
      </w:pPr>
    </w:p>
    <w:p w14:paraId="257E4E1E" w14:textId="77777777" w:rsidR="00DE62AE" w:rsidRDefault="00DE62AE">
      <w:pPr>
        <w:spacing w:after="120" w:line="276" w:lineRule="auto"/>
        <w:jc w:val="center"/>
        <w:rPr>
          <w:rFonts w:ascii="Times New Roman" w:hAnsi="Times New Roman"/>
          <w:b/>
          <w:bCs/>
          <w:sz w:val="26"/>
          <w:szCs w:val="26"/>
        </w:rPr>
      </w:pPr>
    </w:p>
    <w:p w14:paraId="79879722" w14:textId="77777777" w:rsidR="00DE62AE" w:rsidRDefault="00DE62AE">
      <w:pPr>
        <w:spacing w:after="120" w:line="276" w:lineRule="auto"/>
        <w:jc w:val="center"/>
        <w:rPr>
          <w:rFonts w:ascii="Times New Roman" w:hAnsi="Times New Roman"/>
          <w:b/>
          <w:bCs/>
          <w:sz w:val="26"/>
          <w:szCs w:val="26"/>
        </w:rPr>
      </w:pPr>
    </w:p>
    <w:p w14:paraId="61BDE311" w14:textId="77777777" w:rsidR="00DE62AE" w:rsidRDefault="00DE62AE">
      <w:pPr>
        <w:spacing w:after="120" w:line="276" w:lineRule="auto"/>
        <w:jc w:val="center"/>
        <w:rPr>
          <w:rFonts w:ascii="Times New Roman" w:hAnsi="Times New Roman"/>
          <w:b/>
          <w:bCs/>
          <w:sz w:val="26"/>
          <w:szCs w:val="26"/>
        </w:rPr>
      </w:pPr>
    </w:p>
    <w:p w14:paraId="4CBCFCC9" w14:textId="77777777" w:rsidR="00DE62AE" w:rsidRDefault="00DE62AE">
      <w:pPr>
        <w:spacing w:after="120" w:line="276" w:lineRule="auto"/>
        <w:jc w:val="center"/>
        <w:rPr>
          <w:rFonts w:ascii="Times New Roman" w:hAnsi="Times New Roman"/>
          <w:b/>
          <w:bCs/>
          <w:sz w:val="26"/>
          <w:szCs w:val="26"/>
        </w:rPr>
      </w:pPr>
    </w:p>
    <w:p w14:paraId="093A7D4B" w14:textId="77777777" w:rsidR="00DE62AE" w:rsidRDefault="00DE62AE">
      <w:pPr>
        <w:spacing w:after="120" w:line="276" w:lineRule="auto"/>
        <w:jc w:val="center"/>
        <w:rPr>
          <w:rFonts w:ascii="Times New Roman" w:hAnsi="Times New Roman"/>
          <w:b/>
          <w:bCs/>
          <w:sz w:val="26"/>
          <w:szCs w:val="26"/>
        </w:rPr>
      </w:pPr>
    </w:p>
    <w:p w14:paraId="23E56AA8" w14:textId="77777777" w:rsidR="00DE62AE" w:rsidRDefault="00DE62AE">
      <w:pPr>
        <w:spacing w:after="120" w:line="276" w:lineRule="auto"/>
        <w:jc w:val="center"/>
        <w:rPr>
          <w:rFonts w:ascii="Times New Roman" w:hAnsi="Times New Roman"/>
          <w:b/>
          <w:bCs/>
          <w:sz w:val="26"/>
          <w:szCs w:val="26"/>
        </w:rPr>
      </w:pPr>
    </w:p>
    <w:p w14:paraId="333982A7" w14:textId="77777777" w:rsidR="00DE62AE" w:rsidRDefault="00DE62AE">
      <w:pPr>
        <w:spacing w:after="120" w:line="276" w:lineRule="auto"/>
        <w:jc w:val="center"/>
        <w:rPr>
          <w:rFonts w:ascii="Times New Roman" w:hAnsi="Times New Roman"/>
          <w:b/>
          <w:bCs/>
          <w:sz w:val="26"/>
          <w:szCs w:val="26"/>
        </w:rPr>
      </w:pPr>
    </w:p>
    <w:p w14:paraId="40560F6B" w14:textId="77777777" w:rsidR="00DE62AE" w:rsidRDefault="00DE62AE">
      <w:pPr>
        <w:spacing w:after="120" w:line="276" w:lineRule="auto"/>
        <w:rPr>
          <w:rFonts w:ascii="Times New Roman" w:hAnsi="Times New Roman"/>
          <w:b/>
          <w:bCs/>
          <w:sz w:val="26"/>
          <w:szCs w:val="26"/>
          <w:highlight w:val="yellow"/>
        </w:rPr>
      </w:pPr>
    </w:p>
    <w:p w14:paraId="409A520A" w14:textId="77777777" w:rsidR="00DE62AE" w:rsidRDefault="00000000">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lastRenderedPageBreak/>
        <w:t>BIỂU 05</w:t>
      </w:r>
    </w:p>
    <w:p w14:paraId="7B4A1F1F" w14:textId="77777777" w:rsidR="00DE62AE" w:rsidRDefault="00000000">
      <w:pPr>
        <w:spacing w:after="120" w:line="276" w:lineRule="auto"/>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14:paraId="6598F221" w14:textId="77777777" w:rsidR="00DE62AE" w:rsidRDefault="00000000">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số……..…/2026/HĐ/YS/BXD ngày……tháng……năm 2026)</w:t>
      </w:r>
    </w:p>
    <w:tbl>
      <w:tblPr>
        <w:tblW w:w="9066" w:type="dxa"/>
        <w:tblInd w:w="138" w:type="dxa"/>
        <w:tblLayout w:type="fixed"/>
        <w:tblLook w:val="04A0" w:firstRow="1" w:lastRow="0" w:firstColumn="1" w:lastColumn="0" w:noHBand="0" w:noVBand="1"/>
      </w:tblPr>
      <w:tblGrid>
        <w:gridCol w:w="666"/>
        <w:gridCol w:w="5820"/>
        <w:gridCol w:w="2580"/>
      </w:tblGrid>
      <w:tr w:rsidR="00DE62AE" w14:paraId="611E7F73" w14:textId="77777777">
        <w:trPr>
          <w:tblHeader/>
        </w:trPr>
        <w:tc>
          <w:tcPr>
            <w:tcW w:w="666" w:type="dxa"/>
            <w:tcBorders>
              <w:top w:val="single" w:sz="4" w:space="0" w:color="000000"/>
              <w:left w:val="single" w:sz="4" w:space="0" w:color="000000"/>
              <w:bottom w:val="single" w:sz="4" w:space="0" w:color="000000"/>
              <w:right w:val="single" w:sz="4" w:space="0" w:color="000000"/>
            </w:tcBorders>
            <w:vAlign w:val="center"/>
          </w:tcPr>
          <w:p w14:paraId="378DBE38"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b/>
                <w:bCs/>
                <w:color w:val="000000" w:themeColor="text1"/>
                <w:sz w:val="22"/>
                <w:szCs w:val="22"/>
              </w:rPr>
              <w:t>TT</w:t>
            </w:r>
          </w:p>
        </w:tc>
        <w:tc>
          <w:tcPr>
            <w:tcW w:w="5820" w:type="dxa"/>
            <w:tcBorders>
              <w:top w:val="single" w:sz="4" w:space="0" w:color="000000"/>
              <w:left w:val="single" w:sz="4" w:space="0" w:color="000000"/>
              <w:bottom w:val="single" w:sz="4" w:space="0" w:color="000000"/>
              <w:right w:val="single" w:sz="4" w:space="0" w:color="000000"/>
            </w:tcBorders>
            <w:vAlign w:val="center"/>
          </w:tcPr>
          <w:p w14:paraId="53C74934"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b/>
                <w:bCs/>
                <w:color w:val="000000" w:themeColor="text1"/>
                <w:sz w:val="22"/>
                <w:szCs w:val="22"/>
              </w:rPr>
              <w:t>Các trường hợp vi phạm</w:t>
            </w:r>
          </w:p>
        </w:tc>
        <w:tc>
          <w:tcPr>
            <w:tcW w:w="2580" w:type="dxa"/>
            <w:tcBorders>
              <w:top w:val="single" w:sz="4" w:space="0" w:color="000000"/>
              <w:left w:val="single" w:sz="4" w:space="0" w:color="000000"/>
              <w:bottom w:val="single" w:sz="4" w:space="0" w:color="000000"/>
              <w:right w:val="single" w:sz="4" w:space="0" w:color="000000"/>
            </w:tcBorders>
            <w:vAlign w:val="center"/>
          </w:tcPr>
          <w:p w14:paraId="1F502815" w14:textId="77777777" w:rsidR="00DE62AE" w:rsidRDefault="00000000">
            <w:pPr>
              <w:spacing w:after="120" w:line="276" w:lineRule="auto"/>
              <w:jc w:val="center"/>
              <w:rPr>
                <w:rFonts w:ascii="Times New Roman" w:hAnsi="Times New Roman"/>
                <w:b/>
                <w:bCs/>
                <w:color w:val="000000" w:themeColor="text1"/>
                <w:spacing w:val="-2"/>
                <w:sz w:val="22"/>
                <w:szCs w:val="22"/>
              </w:rPr>
            </w:pPr>
            <w:r>
              <w:rPr>
                <w:rFonts w:ascii="Times New Roman" w:hAnsi="Times New Roman"/>
                <w:b/>
                <w:bCs/>
                <w:color w:val="000000" w:themeColor="text1"/>
                <w:spacing w:val="-2"/>
                <w:sz w:val="22"/>
                <w:szCs w:val="22"/>
              </w:rPr>
              <w:t>Mức tiền phạt (VND)/ 1 lần vi phạm</w:t>
            </w:r>
          </w:p>
        </w:tc>
      </w:tr>
      <w:tr w:rsidR="00DE62AE" w14:paraId="58882B42"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6A0C461A"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73EA3FCA"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Không trang bị đầy đủ các bảo hộ lao động</w:t>
            </w:r>
            <w:r>
              <w:rPr>
                <w:rFonts w:ascii="Times New Roman" w:hAnsi="Times New Roman"/>
                <w:bCs/>
                <w:color w:val="000000" w:themeColor="text1"/>
                <w:spacing w:val="-1"/>
                <w:sz w:val="22"/>
                <w:szCs w:val="22"/>
              </w:rPr>
              <w:t xml:space="preserve"> theo quy định hiện hành</w:t>
            </w:r>
          </w:p>
        </w:tc>
        <w:tc>
          <w:tcPr>
            <w:tcW w:w="2580" w:type="dxa"/>
            <w:tcBorders>
              <w:top w:val="single" w:sz="4" w:space="0" w:color="000000"/>
              <w:left w:val="single" w:sz="4" w:space="0" w:color="000000"/>
              <w:bottom w:val="single" w:sz="4" w:space="0" w:color="000000"/>
              <w:right w:val="single" w:sz="4" w:space="0" w:color="000000"/>
            </w:tcBorders>
            <w:vAlign w:val="center"/>
          </w:tcPr>
          <w:p w14:paraId="7C9E1B3F"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1.000.000</w:t>
            </w:r>
          </w:p>
        </w:tc>
      </w:tr>
      <w:tr w:rsidR="00DE62AE" w14:paraId="405C522C"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7AF0680D"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73D4BC32"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Không thực hiện đầy đủ các biện pháp bảo đảm an toàn theo quy định hiện hành khi làm</w:t>
            </w:r>
            <w:r>
              <w:rPr>
                <w:rFonts w:ascii="Times New Roman" w:hAnsi="Times New Roman"/>
                <w:bCs/>
                <w:color w:val="000000" w:themeColor="text1"/>
                <w:spacing w:val="-3"/>
                <w:sz w:val="22"/>
                <w:szCs w:val="22"/>
              </w:rPr>
              <w:t xml:space="preserve"> </w:t>
            </w:r>
            <w:r>
              <w:rPr>
                <w:rFonts w:ascii="Times New Roman" w:hAnsi="Times New Roman"/>
                <w:bCs/>
                <w:color w:val="000000" w:themeColor="text1"/>
                <w:sz w:val="22"/>
                <w:szCs w:val="22"/>
              </w:rPr>
              <w:t xml:space="preserve">việc </w:t>
            </w:r>
            <w:r>
              <w:rPr>
                <w:rFonts w:ascii="Times New Roman" w:hAnsi="Times New Roman"/>
                <w:bCs/>
                <w:color w:val="000000" w:themeColor="text1"/>
                <w:spacing w:val="1"/>
                <w:sz w:val="22"/>
                <w:szCs w:val="22"/>
              </w:rPr>
              <w:t>tr</w:t>
            </w:r>
            <w:r>
              <w:rPr>
                <w:rFonts w:ascii="Times New Roman" w:hAnsi="Times New Roman"/>
                <w:bCs/>
                <w:color w:val="000000" w:themeColor="text1"/>
                <w:sz w:val="22"/>
                <w:szCs w:val="22"/>
              </w:rPr>
              <w:t>ên</w:t>
            </w:r>
            <w:r>
              <w:rPr>
                <w:rFonts w:ascii="Times New Roman" w:hAnsi="Times New Roman"/>
                <w:bCs/>
                <w:color w:val="000000" w:themeColor="text1"/>
                <w:spacing w:val="-3"/>
                <w:sz w:val="22"/>
                <w:szCs w:val="22"/>
              </w:rPr>
              <w:t xml:space="preserve"> </w:t>
            </w:r>
            <w:r>
              <w:rPr>
                <w:rFonts w:ascii="Times New Roman" w:hAnsi="Times New Roman"/>
                <w:bCs/>
                <w:color w:val="000000" w:themeColor="text1"/>
                <w:spacing w:val="1"/>
                <w:sz w:val="22"/>
                <w:szCs w:val="22"/>
              </w:rPr>
              <w:t>c</w:t>
            </w:r>
            <w:r>
              <w:rPr>
                <w:rFonts w:ascii="Times New Roman" w:hAnsi="Times New Roman"/>
                <w:bCs/>
                <w:color w:val="000000" w:themeColor="text1"/>
                <w:sz w:val="22"/>
                <w:szCs w:val="22"/>
              </w:rPr>
              <w:t>ao. dưới nước</w:t>
            </w:r>
          </w:p>
        </w:tc>
        <w:tc>
          <w:tcPr>
            <w:tcW w:w="2580" w:type="dxa"/>
            <w:tcBorders>
              <w:top w:val="single" w:sz="4" w:space="0" w:color="000000"/>
              <w:left w:val="single" w:sz="4" w:space="0" w:color="000000"/>
              <w:bottom w:val="single" w:sz="4" w:space="0" w:color="000000"/>
              <w:right w:val="single" w:sz="4" w:space="0" w:color="000000"/>
            </w:tcBorders>
            <w:vAlign w:val="center"/>
          </w:tcPr>
          <w:p w14:paraId="4344C592"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2.000.000</w:t>
            </w:r>
          </w:p>
        </w:tc>
      </w:tr>
      <w:tr w:rsidR="00DE62AE" w14:paraId="7F9C7362"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30C93D8C"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334AFC5A" w14:textId="77777777" w:rsidR="00DE62AE"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sz w:val="22"/>
                <w:szCs w:val="22"/>
              </w:rPr>
              <w:t>Không có lan can an toàn. lưới chắn vật rơi. lưới chắn bụi hoặc có nhưng không đảm bảo</w:t>
            </w:r>
          </w:p>
        </w:tc>
        <w:tc>
          <w:tcPr>
            <w:tcW w:w="2580" w:type="dxa"/>
            <w:tcBorders>
              <w:top w:val="single" w:sz="4" w:space="0" w:color="000000"/>
              <w:left w:val="single" w:sz="4" w:space="0" w:color="000000"/>
              <w:bottom w:val="single" w:sz="4" w:space="0" w:color="000000"/>
              <w:right w:val="single" w:sz="4" w:space="0" w:color="000000"/>
            </w:tcBorders>
            <w:vAlign w:val="center"/>
          </w:tcPr>
          <w:p w14:paraId="5EBFD007"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3.000.000</w:t>
            </w:r>
          </w:p>
        </w:tc>
      </w:tr>
      <w:tr w:rsidR="00DE62AE" w14:paraId="775FB1E0"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30036473"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0D314E59"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Sử dụng t</w:t>
            </w:r>
            <w:r>
              <w:rPr>
                <w:rFonts w:ascii="Times New Roman" w:hAnsi="Times New Roman"/>
                <w:bCs/>
                <w:color w:val="000000" w:themeColor="text1"/>
                <w:spacing w:val="1"/>
                <w:sz w:val="22"/>
                <w:szCs w:val="22"/>
              </w:rPr>
              <w:t>h</w:t>
            </w:r>
            <w:r>
              <w:rPr>
                <w:rFonts w:ascii="Times New Roman" w:hAnsi="Times New Roman"/>
                <w:bCs/>
                <w:color w:val="000000" w:themeColor="text1"/>
                <w:sz w:val="22"/>
                <w:szCs w:val="22"/>
              </w:rPr>
              <w:t>a</w:t>
            </w:r>
            <w:r>
              <w:rPr>
                <w:rFonts w:ascii="Times New Roman" w:hAnsi="Times New Roman"/>
                <w:bCs/>
                <w:color w:val="000000" w:themeColor="text1"/>
                <w:spacing w:val="1"/>
                <w:sz w:val="22"/>
                <w:szCs w:val="22"/>
              </w:rPr>
              <w:t>n</w:t>
            </w:r>
            <w:r>
              <w:rPr>
                <w:rFonts w:ascii="Times New Roman" w:hAnsi="Times New Roman"/>
                <w:bCs/>
                <w:color w:val="000000" w:themeColor="text1"/>
                <w:sz w:val="22"/>
                <w:szCs w:val="22"/>
              </w:rPr>
              <w:t>g leo trèo không đúng cách hoặc sử dụng thang không đảm bảo chất lượng</w:t>
            </w:r>
          </w:p>
        </w:tc>
        <w:tc>
          <w:tcPr>
            <w:tcW w:w="2580" w:type="dxa"/>
            <w:tcBorders>
              <w:top w:val="single" w:sz="4" w:space="0" w:color="000000"/>
              <w:left w:val="single" w:sz="4" w:space="0" w:color="000000"/>
              <w:bottom w:val="single" w:sz="4" w:space="0" w:color="000000"/>
              <w:right w:val="single" w:sz="4" w:space="0" w:color="000000"/>
            </w:tcBorders>
            <w:vAlign w:val="center"/>
          </w:tcPr>
          <w:p w14:paraId="37975325" w14:textId="77777777" w:rsidR="00DE62AE" w:rsidRDefault="00DE62AE">
            <w:pPr>
              <w:spacing w:after="120" w:line="276" w:lineRule="auto"/>
              <w:jc w:val="center"/>
              <w:rPr>
                <w:rFonts w:ascii="Times New Roman" w:hAnsi="Times New Roman"/>
                <w:color w:val="000000" w:themeColor="text1"/>
                <w:sz w:val="22"/>
                <w:szCs w:val="22"/>
              </w:rPr>
            </w:pPr>
          </w:p>
          <w:p w14:paraId="435D8FBA"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1.000.000</w:t>
            </w:r>
          </w:p>
        </w:tc>
      </w:tr>
      <w:tr w:rsidR="00DE62AE" w14:paraId="7F92233F"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D37E061"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53A7A268"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 xml:space="preserve">Sử dụng giàn giáo không đúng cách hoặc sử dụng giàn giáo không đảm bảo chất lượng </w:t>
            </w:r>
          </w:p>
        </w:tc>
        <w:tc>
          <w:tcPr>
            <w:tcW w:w="2580" w:type="dxa"/>
            <w:tcBorders>
              <w:top w:val="single" w:sz="4" w:space="0" w:color="000000"/>
              <w:left w:val="single" w:sz="4" w:space="0" w:color="000000"/>
              <w:bottom w:val="single" w:sz="4" w:space="0" w:color="000000"/>
              <w:right w:val="single" w:sz="4" w:space="0" w:color="000000"/>
            </w:tcBorders>
            <w:vAlign w:val="center"/>
          </w:tcPr>
          <w:p w14:paraId="610E6052"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3.000.000</w:t>
            </w:r>
          </w:p>
        </w:tc>
      </w:tr>
      <w:tr w:rsidR="00DE62AE" w14:paraId="4FC21201"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45F1296"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6E58D124"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sz w:val="22"/>
                <w:szCs w:val="22"/>
              </w:rPr>
              <w:t>Không tham gia họ</w:t>
            </w:r>
            <w:r>
              <w:rPr>
                <w:rFonts w:ascii="Times New Roman" w:hAnsi="Times New Roman"/>
                <w:bCs/>
                <w:color w:val="000000" w:themeColor="text1"/>
                <w:spacing w:val="1"/>
                <w:sz w:val="22"/>
                <w:szCs w:val="22"/>
              </w:rPr>
              <w:t>p</w:t>
            </w:r>
            <w:r>
              <w:rPr>
                <w:rFonts w:ascii="Times New Roman" w:hAnsi="Times New Roman"/>
                <w:bCs/>
                <w:color w:val="000000" w:themeColor="text1"/>
                <w:sz w:val="22"/>
                <w:szCs w:val="22"/>
              </w:rPr>
              <w:t xml:space="preserve"> an toàn. họp giao ban. nghiệm thu hoặc có tham gia nhưng đến muộn quá 15 phút hoặc cử người không có thẩm quyền tham gia họp. nghiệm thu</w:t>
            </w:r>
          </w:p>
        </w:tc>
        <w:tc>
          <w:tcPr>
            <w:tcW w:w="2580" w:type="dxa"/>
            <w:tcBorders>
              <w:top w:val="single" w:sz="4" w:space="0" w:color="000000"/>
              <w:left w:val="single" w:sz="4" w:space="0" w:color="000000"/>
              <w:bottom w:val="single" w:sz="4" w:space="0" w:color="000000"/>
              <w:right w:val="single" w:sz="4" w:space="0" w:color="000000"/>
            </w:tcBorders>
            <w:vAlign w:val="center"/>
          </w:tcPr>
          <w:p w14:paraId="605C4B4F"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2.000.000</w:t>
            </w:r>
          </w:p>
        </w:tc>
      </w:tr>
      <w:tr w:rsidR="00DE62AE" w14:paraId="544C6219"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63399750"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336EC7EE"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bCs/>
                <w:color w:val="000000" w:themeColor="text1"/>
                <w:position w:val="1"/>
                <w:sz w:val="22"/>
                <w:szCs w:val="22"/>
              </w:rPr>
              <w:t>Không thực hiện hoặc thực hiện không đầy đủ các biện pháp phòng chống cháy nổ theo quy định</w:t>
            </w:r>
          </w:p>
        </w:tc>
        <w:tc>
          <w:tcPr>
            <w:tcW w:w="2580" w:type="dxa"/>
            <w:tcBorders>
              <w:top w:val="single" w:sz="4" w:space="0" w:color="000000"/>
              <w:left w:val="single" w:sz="4" w:space="0" w:color="000000"/>
              <w:bottom w:val="single" w:sz="4" w:space="0" w:color="000000"/>
              <w:right w:val="single" w:sz="4" w:space="0" w:color="000000"/>
            </w:tcBorders>
            <w:vAlign w:val="center"/>
          </w:tcPr>
          <w:p w14:paraId="3BF8D692"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5.000.000</w:t>
            </w:r>
          </w:p>
        </w:tc>
      </w:tr>
      <w:tr w:rsidR="00DE62AE" w14:paraId="7D05C536"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115C48BA"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1C5ED3C6" w14:textId="77777777" w:rsidR="00DE62AE"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 xml:space="preserve">Sử dụng các máy và thiết bị thi công không đảm bảo an toàn. máy không có kiểm định hoặc hết niên hạn sử dụng. người điều khiển không có bằng cấp phù hợp </w:t>
            </w:r>
          </w:p>
        </w:tc>
        <w:tc>
          <w:tcPr>
            <w:tcW w:w="2580" w:type="dxa"/>
            <w:tcBorders>
              <w:top w:val="single" w:sz="4" w:space="0" w:color="000000"/>
              <w:left w:val="single" w:sz="4" w:space="0" w:color="000000"/>
              <w:bottom w:val="single" w:sz="4" w:space="0" w:color="000000"/>
              <w:right w:val="single" w:sz="4" w:space="0" w:color="000000"/>
            </w:tcBorders>
            <w:vAlign w:val="center"/>
          </w:tcPr>
          <w:p w14:paraId="7CEF225A" w14:textId="77777777" w:rsidR="00DE62AE" w:rsidRDefault="00000000">
            <w:pPr>
              <w:spacing w:after="120" w:line="276" w:lineRule="auto"/>
              <w:jc w:val="center"/>
              <w:rPr>
                <w:rFonts w:ascii="Times New Roman" w:hAnsi="Times New Roman"/>
                <w:b/>
                <w:color w:val="000000" w:themeColor="text1"/>
                <w:sz w:val="22"/>
                <w:szCs w:val="22"/>
              </w:rPr>
            </w:pPr>
            <w:r>
              <w:rPr>
                <w:rFonts w:ascii="Times New Roman" w:hAnsi="Times New Roman"/>
                <w:color w:val="000000" w:themeColor="text1"/>
                <w:sz w:val="22"/>
                <w:szCs w:val="22"/>
              </w:rPr>
              <w:t>3.000.000</w:t>
            </w:r>
          </w:p>
        </w:tc>
      </w:tr>
      <w:tr w:rsidR="00DE62AE" w14:paraId="409B79A2"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616BA5D2"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79C55735" w14:textId="77777777" w:rsidR="00DE62AE"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Không thu dọn công trường; vứt rác. phế thải. vật liệu bừa bãi; tập kết máy. vật tư không đúng nơi quy định và các hành vi gây mất vệ sinh môi trường khác</w:t>
            </w:r>
          </w:p>
        </w:tc>
        <w:tc>
          <w:tcPr>
            <w:tcW w:w="2580" w:type="dxa"/>
            <w:tcBorders>
              <w:top w:val="single" w:sz="4" w:space="0" w:color="000000"/>
              <w:left w:val="single" w:sz="4" w:space="0" w:color="000000"/>
              <w:bottom w:val="single" w:sz="4" w:space="0" w:color="000000"/>
              <w:right w:val="single" w:sz="4" w:space="0" w:color="000000"/>
            </w:tcBorders>
            <w:vAlign w:val="center"/>
          </w:tcPr>
          <w:p w14:paraId="22AF7801" w14:textId="77777777" w:rsidR="00DE62AE" w:rsidRDefault="00000000">
            <w:pPr>
              <w:spacing w:after="120" w:line="276" w:lineRule="auto"/>
              <w:jc w:val="center"/>
              <w:rPr>
                <w:rFonts w:ascii="Times New Roman" w:hAnsi="Times New Roman"/>
                <w:color w:val="000000" w:themeColor="text1"/>
                <w:sz w:val="22"/>
                <w:szCs w:val="22"/>
              </w:rPr>
            </w:pPr>
            <w:r>
              <w:rPr>
                <w:rFonts w:ascii="Times New Roman" w:hAnsi="Times New Roman"/>
                <w:color w:val="000000" w:themeColor="text1"/>
                <w:sz w:val="22"/>
                <w:szCs w:val="22"/>
              </w:rPr>
              <w:t>2.000.000</w:t>
            </w:r>
          </w:p>
        </w:tc>
      </w:tr>
      <w:tr w:rsidR="00DE62AE" w14:paraId="69C13E99"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7960954"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41F0AE50" w14:textId="77777777" w:rsidR="00DE62AE"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Vi phạm quy định. nội quy Công trường; quy định về an ninh. trật tự. bảo vệ môi trường của địa phương</w:t>
            </w:r>
          </w:p>
        </w:tc>
        <w:tc>
          <w:tcPr>
            <w:tcW w:w="2580" w:type="dxa"/>
            <w:tcBorders>
              <w:top w:val="single" w:sz="4" w:space="0" w:color="000000"/>
              <w:left w:val="single" w:sz="4" w:space="0" w:color="000000"/>
              <w:bottom w:val="single" w:sz="4" w:space="0" w:color="000000"/>
              <w:right w:val="single" w:sz="4" w:space="0" w:color="000000"/>
            </w:tcBorders>
            <w:vAlign w:val="center"/>
          </w:tcPr>
          <w:p w14:paraId="495C01E3" w14:textId="77777777" w:rsidR="00DE62AE" w:rsidRDefault="00000000">
            <w:pPr>
              <w:spacing w:after="120" w:line="276" w:lineRule="auto"/>
              <w:jc w:val="center"/>
              <w:rPr>
                <w:rFonts w:ascii="Times New Roman" w:hAnsi="Times New Roman"/>
                <w:b/>
                <w:color w:val="000000" w:themeColor="text1"/>
                <w:sz w:val="22"/>
                <w:szCs w:val="22"/>
              </w:rPr>
            </w:pPr>
            <w:r>
              <w:rPr>
                <w:rFonts w:ascii="Times New Roman" w:hAnsi="Times New Roman"/>
                <w:color w:val="000000" w:themeColor="text1"/>
                <w:sz w:val="22"/>
                <w:szCs w:val="22"/>
              </w:rPr>
              <w:t>5.000.000</w:t>
            </w:r>
          </w:p>
        </w:tc>
      </w:tr>
      <w:tr w:rsidR="00DE62AE" w14:paraId="3A571F9D"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358B6B52"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40A0E64E" w14:textId="77777777" w:rsidR="00DE62AE" w:rsidRDefault="00000000">
            <w:pPr>
              <w:spacing w:after="120" w:line="276" w:lineRule="auto"/>
              <w:jc w:val="both"/>
              <w:rPr>
                <w:rFonts w:ascii="Times New Roman" w:hAnsi="Times New Roman"/>
                <w:bCs/>
                <w:color w:val="000000" w:themeColor="text1"/>
                <w:sz w:val="22"/>
                <w:szCs w:val="22"/>
              </w:rPr>
            </w:pPr>
            <w:r>
              <w:rPr>
                <w:rFonts w:ascii="Times New Roman" w:hAnsi="Times New Roman"/>
                <w:bCs/>
                <w:color w:val="000000" w:themeColor="text1"/>
                <w:position w:val="1"/>
                <w:sz w:val="22"/>
                <w:szCs w:val="22"/>
              </w:rPr>
              <w:t>Không tuân thủ các yêu cầu của Chủ đầu tư. Tư vấn giám sát. cơ quan có thẩm quyền. không phối hợp với thầu phụ khác của Bên A</w:t>
            </w:r>
          </w:p>
        </w:tc>
        <w:tc>
          <w:tcPr>
            <w:tcW w:w="2580" w:type="dxa"/>
            <w:tcBorders>
              <w:top w:val="single" w:sz="4" w:space="0" w:color="000000"/>
              <w:left w:val="single" w:sz="4" w:space="0" w:color="000000"/>
              <w:bottom w:val="single" w:sz="4" w:space="0" w:color="000000"/>
              <w:right w:val="single" w:sz="4" w:space="0" w:color="000000"/>
            </w:tcBorders>
            <w:vAlign w:val="center"/>
          </w:tcPr>
          <w:p w14:paraId="77B01D0B" w14:textId="77777777" w:rsidR="00DE62AE" w:rsidRDefault="00000000">
            <w:pPr>
              <w:spacing w:after="120" w:line="276" w:lineRule="auto"/>
              <w:jc w:val="center"/>
              <w:rPr>
                <w:rFonts w:ascii="Times New Roman" w:hAnsi="Times New Roman"/>
                <w:b/>
                <w:color w:val="000000" w:themeColor="text1"/>
                <w:sz w:val="22"/>
                <w:szCs w:val="22"/>
              </w:rPr>
            </w:pPr>
            <w:r>
              <w:rPr>
                <w:rFonts w:ascii="Times New Roman" w:hAnsi="Times New Roman"/>
                <w:color w:val="000000" w:themeColor="text1"/>
                <w:sz w:val="22"/>
                <w:szCs w:val="22"/>
              </w:rPr>
              <w:t>10.000.000</w:t>
            </w:r>
          </w:p>
        </w:tc>
      </w:tr>
      <w:tr w:rsidR="00DE62AE" w14:paraId="3DFCAFC9"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3B64A42D" w14:textId="77777777" w:rsidR="00DE62AE" w:rsidRDefault="00DE62AE">
            <w:pPr>
              <w:pStyle w:val="ListParagraph"/>
              <w:widowControl w:val="0"/>
              <w:numPr>
                <w:ilvl w:val="0"/>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1EFB1988" w14:textId="77777777" w:rsidR="00DE62AE" w:rsidRDefault="00000000">
            <w:pPr>
              <w:spacing w:after="120" w:line="276" w:lineRule="auto"/>
              <w:jc w:val="both"/>
              <w:rPr>
                <w:rFonts w:ascii="Times New Roman" w:hAnsi="Times New Roman"/>
                <w:b/>
                <w:color w:val="000000" w:themeColor="text1"/>
                <w:sz w:val="22"/>
                <w:szCs w:val="22"/>
              </w:rPr>
            </w:pPr>
            <w:r>
              <w:rPr>
                <w:rFonts w:ascii="Times New Roman" w:hAnsi="Times New Roman"/>
                <w:b/>
                <w:color w:val="000000" w:themeColor="text1"/>
                <w:position w:val="1"/>
                <w:sz w:val="22"/>
                <w:szCs w:val="22"/>
              </w:rPr>
              <w:t>Điều khoản mức phạt tăng nặng</w:t>
            </w:r>
          </w:p>
        </w:tc>
        <w:tc>
          <w:tcPr>
            <w:tcW w:w="2580" w:type="dxa"/>
            <w:tcBorders>
              <w:top w:val="single" w:sz="4" w:space="0" w:color="000000"/>
              <w:left w:val="single" w:sz="4" w:space="0" w:color="000000"/>
              <w:bottom w:val="single" w:sz="4" w:space="0" w:color="000000"/>
              <w:right w:val="single" w:sz="4" w:space="0" w:color="000000"/>
            </w:tcBorders>
            <w:vAlign w:val="center"/>
          </w:tcPr>
          <w:p w14:paraId="220F3F50" w14:textId="77777777" w:rsidR="00DE62AE" w:rsidRDefault="00DE62AE">
            <w:pPr>
              <w:spacing w:after="120" w:line="276" w:lineRule="auto"/>
              <w:jc w:val="center"/>
              <w:rPr>
                <w:rFonts w:ascii="Times New Roman" w:hAnsi="Times New Roman"/>
                <w:color w:val="000000" w:themeColor="text1"/>
                <w:sz w:val="22"/>
                <w:szCs w:val="22"/>
              </w:rPr>
            </w:pPr>
          </w:p>
        </w:tc>
      </w:tr>
      <w:tr w:rsidR="00DE62AE" w14:paraId="44027279"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1F0960D" w14:textId="77777777" w:rsidR="00DE62AE" w:rsidRDefault="00DE62AE">
            <w:pPr>
              <w:pStyle w:val="ListParagraph"/>
              <w:widowControl w:val="0"/>
              <w:numPr>
                <w:ilvl w:val="1"/>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25B93702"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Tái phạm lỗi đã bị xử phạt</w:t>
            </w:r>
          </w:p>
        </w:tc>
        <w:tc>
          <w:tcPr>
            <w:tcW w:w="2580" w:type="dxa"/>
            <w:tcBorders>
              <w:top w:val="single" w:sz="4" w:space="0" w:color="000000"/>
              <w:left w:val="single" w:sz="4" w:space="0" w:color="000000"/>
              <w:bottom w:val="single" w:sz="4" w:space="0" w:color="000000"/>
              <w:right w:val="single" w:sz="4" w:space="0" w:color="000000"/>
            </w:tcBorders>
            <w:vAlign w:val="center"/>
          </w:tcPr>
          <w:p w14:paraId="4D8009BD" w14:textId="77777777" w:rsidR="00DE62AE" w:rsidRDefault="00000000">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Phạt gấp đôi lần vi phạm liền kề của hành vi vi phạm đó</w:t>
            </w:r>
          </w:p>
        </w:tc>
      </w:tr>
      <w:tr w:rsidR="00DE62AE" w14:paraId="682867FE"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2CEE6B7E" w14:textId="77777777" w:rsidR="00DE62AE" w:rsidRDefault="00DE62AE">
            <w:pPr>
              <w:pStyle w:val="ListParagraph"/>
              <w:widowControl w:val="0"/>
              <w:numPr>
                <w:ilvl w:val="1"/>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519E8AF4"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Một người thực hiện nhiều hành vi vi phạm</w:t>
            </w:r>
          </w:p>
        </w:tc>
        <w:tc>
          <w:tcPr>
            <w:tcW w:w="2580" w:type="dxa"/>
            <w:tcBorders>
              <w:top w:val="single" w:sz="4" w:space="0" w:color="000000"/>
              <w:left w:val="single" w:sz="4" w:space="0" w:color="000000"/>
              <w:bottom w:val="single" w:sz="4" w:space="0" w:color="000000"/>
              <w:right w:val="single" w:sz="4" w:space="0" w:color="000000"/>
            </w:tcBorders>
            <w:vAlign w:val="center"/>
          </w:tcPr>
          <w:p w14:paraId="4A4585BC" w14:textId="77777777" w:rsidR="00DE62AE" w:rsidRDefault="00000000">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Xử phạt từng hành vi + đuổi việc người vi phạm</w:t>
            </w:r>
          </w:p>
        </w:tc>
      </w:tr>
      <w:tr w:rsidR="00DE62AE" w14:paraId="75959109" w14:textId="77777777">
        <w:tc>
          <w:tcPr>
            <w:tcW w:w="666" w:type="dxa"/>
            <w:tcBorders>
              <w:top w:val="single" w:sz="4" w:space="0" w:color="000000"/>
              <w:left w:val="single" w:sz="4" w:space="0" w:color="000000"/>
              <w:bottom w:val="single" w:sz="4" w:space="0" w:color="000000"/>
              <w:right w:val="single" w:sz="4" w:space="0" w:color="000000"/>
            </w:tcBorders>
            <w:vAlign w:val="center"/>
          </w:tcPr>
          <w:p w14:paraId="712A6E49" w14:textId="77777777" w:rsidR="00DE62AE" w:rsidRDefault="00DE62AE">
            <w:pPr>
              <w:pStyle w:val="ListParagraph"/>
              <w:widowControl w:val="0"/>
              <w:numPr>
                <w:ilvl w:val="1"/>
                <w:numId w:val="22"/>
              </w:numPr>
              <w:spacing w:after="120"/>
              <w:ind w:left="0" w:firstLine="0"/>
              <w:contextualSpacing w:val="0"/>
              <w:jc w:val="center"/>
              <w:rPr>
                <w:rFonts w:ascii="Times New Roman" w:hAnsi="Times New Roman"/>
                <w:color w:val="000000" w:themeColor="text1"/>
              </w:rPr>
            </w:pPr>
          </w:p>
        </w:tc>
        <w:tc>
          <w:tcPr>
            <w:tcW w:w="5820" w:type="dxa"/>
            <w:tcBorders>
              <w:top w:val="single" w:sz="4" w:space="0" w:color="000000"/>
              <w:left w:val="single" w:sz="4" w:space="0" w:color="000000"/>
              <w:bottom w:val="single" w:sz="4" w:space="0" w:color="000000"/>
              <w:right w:val="single" w:sz="4" w:space="0" w:color="000000"/>
            </w:tcBorders>
            <w:vAlign w:val="center"/>
          </w:tcPr>
          <w:p w14:paraId="03D5DFC2" w14:textId="77777777" w:rsidR="00DE62AE" w:rsidRDefault="00000000">
            <w:pPr>
              <w:spacing w:after="120" w:line="276" w:lineRule="auto"/>
              <w:jc w:val="both"/>
              <w:rPr>
                <w:rFonts w:ascii="Times New Roman" w:hAnsi="Times New Roman"/>
                <w:color w:val="000000" w:themeColor="text1"/>
                <w:sz w:val="22"/>
                <w:szCs w:val="22"/>
              </w:rPr>
            </w:pPr>
            <w:r>
              <w:rPr>
                <w:rFonts w:ascii="Times New Roman" w:hAnsi="Times New Roman"/>
                <w:color w:val="000000" w:themeColor="text1"/>
                <w:position w:val="1"/>
                <w:sz w:val="22"/>
                <w:szCs w:val="22"/>
              </w:rPr>
              <w:t>Nhiều người cùng thực hiện 1 hành vi vi phạm</w:t>
            </w:r>
          </w:p>
        </w:tc>
        <w:tc>
          <w:tcPr>
            <w:tcW w:w="2580" w:type="dxa"/>
            <w:tcBorders>
              <w:top w:val="single" w:sz="4" w:space="0" w:color="000000"/>
              <w:left w:val="single" w:sz="4" w:space="0" w:color="000000"/>
              <w:bottom w:val="single" w:sz="4" w:space="0" w:color="000000"/>
              <w:right w:val="single" w:sz="4" w:space="0" w:color="000000"/>
            </w:tcBorders>
            <w:vAlign w:val="center"/>
          </w:tcPr>
          <w:p w14:paraId="3EF5C50E" w14:textId="77777777" w:rsidR="00DE62AE" w:rsidRDefault="00000000">
            <w:pPr>
              <w:spacing w:after="120" w:line="276" w:lineRule="auto"/>
              <w:rPr>
                <w:rFonts w:ascii="Times New Roman" w:hAnsi="Times New Roman"/>
                <w:color w:val="000000" w:themeColor="text1"/>
                <w:sz w:val="22"/>
                <w:szCs w:val="22"/>
              </w:rPr>
            </w:pPr>
            <w:r>
              <w:rPr>
                <w:rFonts w:ascii="Times New Roman" w:hAnsi="Times New Roman"/>
                <w:color w:val="000000" w:themeColor="text1"/>
                <w:sz w:val="22"/>
                <w:szCs w:val="22"/>
              </w:rPr>
              <w:t>Mỗi người vi phạm đều bị xử phạt</w:t>
            </w:r>
          </w:p>
        </w:tc>
      </w:tr>
    </w:tbl>
    <w:p w14:paraId="05E9F624" w14:textId="77777777" w:rsidR="00DE62AE" w:rsidRDefault="00000000">
      <w:pPr>
        <w:spacing w:after="120" w:line="276" w:lineRule="auto"/>
        <w:jc w:val="center"/>
        <w:rPr>
          <w:rFonts w:ascii="Times New Roman" w:hAnsi="Times New Roman"/>
          <w:b/>
          <w:bCs/>
          <w:sz w:val="26"/>
          <w:szCs w:val="26"/>
        </w:rPr>
      </w:pPr>
      <w:r>
        <w:rPr>
          <w:rFonts w:ascii="Times New Roman" w:hAnsi="Times New Roman"/>
          <w:b/>
          <w:bCs/>
          <w:sz w:val="26"/>
          <w:szCs w:val="26"/>
          <w:highlight w:val="yellow"/>
        </w:rPr>
        <w:lastRenderedPageBreak/>
        <w:t>BIỂU 06</w:t>
      </w:r>
    </w:p>
    <w:p w14:paraId="7B947DE5" w14:textId="77777777" w:rsidR="00DE62AE" w:rsidRDefault="00000000">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14:paraId="0AAEAA96" w14:textId="77777777" w:rsidR="00DE62AE" w:rsidRDefault="00000000">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14:paraId="69D301A6" w14:textId="77777777" w:rsidR="00DE62AE" w:rsidRDefault="00000000">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(Kèm theo hợp đồng số……..…/2026/HĐ/YS/BXD ngày……tháng……năm 2026)</w:t>
      </w:r>
    </w:p>
    <w:p w14:paraId="5EF3303E" w14:textId="77777777" w:rsidR="00DE62AE" w:rsidRDefault="00000000">
      <w:pPr>
        <w:spacing w:after="120" w:line="276" w:lineRule="auto"/>
        <w:jc w:val="center"/>
        <w:rPr>
          <w:rFonts w:ascii="Times New Roman" w:hAnsi="Times New Roman"/>
          <w:b/>
          <w:color w:val="000000" w:themeColor="text1"/>
          <w:spacing w:val="-10"/>
          <w:sz w:val="26"/>
          <w:szCs w:val="26"/>
        </w:rPr>
      </w:pPr>
      <w:r>
        <w:rPr>
          <w:rFonts w:ascii="Times New Roman" w:hAnsi="Times New Roman"/>
          <w:b/>
          <w:color w:val="000000" w:themeColor="text1"/>
          <w:spacing w:val="-10"/>
          <w:sz w:val="26"/>
          <w:szCs w:val="26"/>
        </w:rPr>
        <w:t>BẢO LÃNH THỰC HIỆN HỢP ĐỒNG</w:t>
      </w:r>
    </w:p>
    <w:p w14:paraId="328EACCA" w14:textId="77777777" w:rsidR="00DE62AE" w:rsidRDefault="00000000">
      <w:pPr>
        <w:tabs>
          <w:tab w:val="left" w:pos="851"/>
        </w:tabs>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Chúng tôi được thông báo rằng Công ty …..……..... có trụ sở </w:t>
      </w:r>
      <w:r>
        <w:rPr>
          <w:rFonts w:ascii="Times New Roman" w:hAnsi="Times New Roman"/>
          <w:i/>
          <w:color w:val="000000" w:themeColor="text1"/>
          <w:sz w:val="26"/>
          <w:szCs w:val="26"/>
        </w:rPr>
        <w:t xml:space="preserve">[địa chỉ] </w:t>
      </w:r>
      <w:r>
        <w:rPr>
          <w:rFonts w:ascii="Times New Roman" w:hAnsi="Times New Roman"/>
          <w:color w:val="000000" w:themeColor="text1"/>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val="000000" w:themeColor="text1"/>
          <w:sz w:val="26"/>
          <w:szCs w:val="26"/>
        </w:rPr>
        <w:t xml:space="preserve">[hợp đồng kinh tế] </w:t>
      </w:r>
      <w:r>
        <w:rPr>
          <w:rFonts w:ascii="Times New Roman" w:hAnsi="Times New Roman"/>
          <w:color w:val="000000" w:themeColor="text1"/>
          <w:sz w:val="26"/>
          <w:szCs w:val="26"/>
        </w:rPr>
        <w:t xml:space="preserve">số.....….. ngày …. tháng …. năm …. về việc thực hiện </w:t>
      </w:r>
      <w:r>
        <w:rPr>
          <w:rFonts w:ascii="Times New Roman" w:hAnsi="Times New Roman"/>
          <w:i/>
          <w:color w:val="000000" w:themeColor="text1"/>
          <w:sz w:val="26"/>
          <w:szCs w:val="26"/>
        </w:rPr>
        <w:t xml:space="preserve">[thi công] </w:t>
      </w:r>
      <w:r>
        <w:rPr>
          <w:rFonts w:ascii="Times New Roman" w:hAnsi="Times New Roman"/>
          <w:color w:val="000000" w:themeColor="text1"/>
          <w:sz w:val="26"/>
          <w:szCs w:val="26"/>
        </w:rPr>
        <w:t>dự án “</w:t>
      </w:r>
      <w:r>
        <w:rPr>
          <w:rFonts w:ascii="Times New Roman" w:hAnsi="Times New Roman"/>
          <w:color w:val="000000" w:themeColor="text1"/>
          <w:sz w:val="26"/>
          <w:szCs w:val="26"/>
          <w:lang w:val="en-GB"/>
        </w:rPr>
        <w:t>……………..</w:t>
      </w:r>
      <w:r>
        <w:rPr>
          <w:rFonts w:ascii="Times New Roman" w:hAnsi="Times New Roman"/>
          <w:color w:val="000000" w:themeColor="text1"/>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26879B4C" w14:textId="77777777" w:rsidR="00DE62AE" w:rsidRDefault="00000000">
      <w:pPr>
        <w:tabs>
          <w:tab w:val="left" w:pos="851"/>
        </w:tabs>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val="000000" w:themeColor="text1"/>
          <w:sz w:val="26"/>
          <w:szCs w:val="26"/>
          <w:lang w:val="en-GB"/>
        </w:rPr>
        <w:t xml:space="preserve">............... </w:t>
      </w:r>
      <w:r>
        <w:rPr>
          <w:rFonts w:ascii="Times New Roman" w:hAnsi="Times New Roman"/>
          <w:b/>
          <w:color w:val="000000" w:themeColor="text1"/>
          <w:sz w:val="26"/>
          <w:szCs w:val="26"/>
          <w:lang w:val="en-GB"/>
        </w:rPr>
        <w:t xml:space="preserve">đồng (Bằng chữ: </w:t>
      </w:r>
      <w:r>
        <w:rPr>
          <w:rFonts w:ascii="Times New Roman" w:hAnsi="Times New Roman"/>
          <w:color w:val="000000" w:themeColor="text1"/>
          <w:sz w:val="26"/>
          <w:szCs w:val="26"/>
          <w:lang w:val="en-GB"/>
        </w:rPr>
        <w:t xml:space="preserve">.................) </w:t>
      </w:r>
      <w:r>
        <w:rPr>
          <w:rFonts w:ascii="Times New Roman" w:hAnsi="Times New Roman"/>
          <w:color w:val="000000" w:themeColor="text1"/>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3B5D8B40" w14:textId="77777777" w:rsidR="00DE62AE" w:rsidRDefault="00000000">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0EB3EB86" w14:textId="77777777" w:rsidR="00DE62AE" w:rsidRDefault="00000000">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Bảo lãnh này có hiệu lực kể từ ……………………….(“Ngày có hiệu lực”).</w:t>
      </w:r>
      <w:r>
        <w:rPr>
          <w:rFonts w:ascii="Times New Roman" w:hAnsi="Times New Roman"/>
          <w:i/>
          <w:color w:val="000000" w:themeColor="text1"/>
          <w:sz w:val="26"/>
          <w:szCs w:val="26"/>
        </w:rPr>
        <w:t xml:space="preserve"> </w:t>
      </w:r>
    </w:p>
    <w:p w14:paraId="275F1BEB" w14:textId="77777777" w:rsidR="00DE62AE" w:rsidRDefault="00000000">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Bảo lãnh này sẽ hết hiệu lực……….</w:t>
      </w:r>
      <w:r>
        <w:rPr>
          <w:rFonts w:ascii="Times New Roman" w:hAnsi="Times New Roman"/>
          <w:i/>
          <w:color w:val="000000" w:themeColor="text1"/>
          <w:sz w:val="26"/>
          <w:szCs w:val="26"/>
        </w:rPr>
        <w:t xml:space="preserve">[điều kiện hoặc ngày hết hiệu lực] </w:t>
      </w:r>
      <w:r>
        <w:rPr>
          <w:rFonts w:ascii="Times New Roman" w:hAnsi="Times New Roman"/>
          <w:color w:val="000000" w:themeColor="text1"/>
          <w:sz w:val="26"/>
          <w:szCs w:val="26"/>
        </w:rPr>
        <w:t>(“Ngày hết hạn”).</w:t>
      </w:r>
    </w:p>
    <w:p w14:paraId="06BECE9B" w14:textId="77777777" w:rsidR="00DE62AE" w:rsidRDefault="00000000">
      <w:pPr>
        <w:spacing w:after="120" w:line="276" w:lineRule="auto"/>
        <w:jc w:val="both"/>
        <w:rPr>
          <w:rFonts w:ascii="Times New Roman" w:hAnsi="Times New Roman"/>
          <w:i/>
          <w:color w:val="000000" w:themeColor="text1"/>
          <w:sz w:val="26"/>
          <w:szCs w:val="26"/>
        </w:rPr>
      </w:pPr>
      <w:r>
        <w:rPr>
          <w:rFonts w:ascii="Times New Roman" w:hAnsi="Times New Roman"/>
          <w:color w:val="000000" w:themeColor="text1"/>
          <w:sz w:val="26"/>
          <w:szCs w:val="26"/>
        </w:rPr>
        <w:t xml:space="preserve">Mọi thông báo hoặc yêu cầu thanh toán liên quan đến bảo lãnh này phải </w:t>
      </w:r>
      <w:r>
        <w:rPr>
          <w:rFonts w:ascii="Times New Roman" w:hAnsi="Times New Roman"/>
          <w:color w:val="000000" w:themeColor="text1"/>
          <w:sz w:val="26"/>
          <w:szCs w:val="26"/>
          <w:lang w:val="en-GB"/>
        </w:rPr>
        <w:t xml:space="preserve">được </w:t>
      </w:r>
      <w:r>
        <w:rPr>
          <w:rFonts w:ascii="Times New Roman" w:hAnsi="Times New Roman"/>
          <w:color w:val="000000" w:themeColor="text1"/>
          <w:sz w:val="26"/>
          <w:szCs w:val="26"/>
        </w:rPr>
        <w:t xml:space="preserve">gửi tới Ngân hàng tại địa chỉ …………. vào  …. </w:t>
      </w:r>
      <w:r>
        <w:rPr>
          <w:rFonts w:ascii="Times New Roman" w:hAnsi="Times New Roman"/>
          <w:i/>
          <w:color w:val="000000" w:themeColor="text1"/>
          <w:sz w:val="26"/>
          <w:szCs w:val="26"/>
        </w:rPr>
        <w:t xml:space="preserve">[ghi rõ ngày và thời gian]. </w:t>
      </w:r>
    </w:p>
    <w:p w14:paraId="6108C7AE" w14:textId="77777777" w:rsidR="00DE62AE" w:rsidRDefault="00000000">
      <w:pPr>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Sau Ngày hết hạn. Bảo lãnh này sẽ hết hiệu lực cho dù bản gốc của Bảo lãnh có được gửi trả cho Ngân hàng hay không.</w:t>
      </w:r>
    </w:p>
    <w:p w14:paraId="28E140F8" w14:textId="77777777" w:rsidR="00DE62AE" w:rsidRDefault="00000000">
      <w:pPr>
        <w:widowControl w:val="0"/>
        <w:spacing w:after="120" w:line="276" w:lineRule="auto"/>
        <w:jc w:val="both"/>
        <w:rPr>
          <w:rFonts w:ascii="Times New Roman" w:hAnsi="Times New Roman"/>
          <w:color w:val="000000" w:themeColor="text1"/>
          <w:sz w:val="26"/>
          <w:szCs w:val="26"/>
        </w:rPr>
      </w:pPr>
      <w:r>
        <w:rPr>
          <w:rFonts w:ascii="Times New Roman" w:hAnsi="Times New Roman"/>
          <w:color w:val="000000" w:themeColor="text1"/>
          <w:sz w:val="26"/>
          <w:szCs w:val="26"/>
        </w:rPr>
        <w:t>Thư bảo lãnh này được giải thích theo Luật pháp Việt Nam.</w:t>
      </w:r>
    </w:p>
    <w:p w14:paraId="64862D01" w14:textId="77777777" w:rsidR="00DE62AE" w:rsidRDefault="00DE62AE">
      <w:pPr>
        <w:spacing w:after="120" w:line="276" w:lineRule="auto"/>
        <w:jc w:val="both"/>
        <w:rPr>
          <w:rFonts w:ascii="Times New Roman" w:hAnsi="Times New Roman"/>
          <w:color w:val="000000" w:themeColor="text1"/>
          <w:sz w:val="26"/>
          <w:szCs w:val="26"/>
          <w:lang w:val="it-IT"/>
        </w:rPr>
      </w:pPr>
    </w:p>
    <w:p w14:paraId="0A796113" w14:textId="77777777" w:rsidR="00DE62AE" w:rsidRDefault="00000000">
      <w:pPr>
        <w:spacing w:after="120" w:line="276" w:lineRule="auto"/>
        <w:jc w:val="both"/>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[XÁC NHẬN CỦA NGÂN HÀNG]</w:t>
      </w:r>
    </w:p>
    <w:p w14:paraId="6D8DC3FB" w14:textId="77777777" w:rsidR="00DE62AE" w:rsidRDefault="00DE62AE">
      <w:pPr>
        <w:spacing w:after="120" w:line="276" w:lineRule="auto"/>
        <w:jc w:val="both"/>
        <w:rPr>
          <w:rFonts w:ascii="Times New Roman" w:hAnsi="Times New Roman"/>
          <w:i/>
          <w:color w:val="000000" w:themeColor="text1"/>
          <w:sz w:val="26"/>
          <w:szCs w:val="26"/>
          <w:lang w:val="it-IT"/>
        </w:rPr>
      </w:pPr>
    </w:p>
    <w:p w14:paraId="72A46938" w14:textId="77777777" w:rsidR="00DE62AE" w:rsidRDefault="00DE62AE">
      <w:pPr>
        <w:spacing w:after="120" w:line="276" w:lineRule="auto"/>
        <w:jc w:val="both"/>
        <w:rPr>
          <w:rFonts w:ascii="Times New Roman" w:hAnsi="Times New Roman"/>
          <w:i/>
          <w:color w:val="000000" w:themeColor="text1"/>
          <w:sz w:val="26"/>
          <w:szCs w:val="26"/>
          <w:lang w:val="it-IT"/>
        </w:rPr>
      </w:pPr>
    </w:p>
    <w:p w14:paraId="28657F0F" w14:textId="77777777" w:rsidR="00DE62AE" w:rsidRDefault="00000000">
      <w:pPr>
        <w:spacing w:after="120" w:line="276" w:lineRule="auto"/>
        <w:jc w:val="center"/>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[Hướng dẫn của ngân hàng về cách thức tra cứu/xác thực hiệu lực của Thư bảo lãnh.]</w:t>
      </w:r>
    </w:p>
    <w:p w14:paraId="58C823B6" w14:textId="77777777" w:rsidR="00DE62AE" w:rsidRDefault="00000000">
      <w:pPr>
        <w:spacing w:after="120" w:line="276" w:lineRule="auto"/>
        <w:jc w:val="center"/>
        <w:rPr>
          <w:rFonts w:ascii="Times New Roman" w:hAnsi="Times New Roman"/>
          <w:b/>
          <w:color w:val="000000" w:themeColor="text1"/>
          <w:spacing w:val="-10"/>
          <w:sz w:val="26"/>
          <w:szCs w:val="26"/>
          <w:lang w:val="it-IT"/>
        </w:rPr>
      </w:pPr>
      <w:r>
        <w:rPr>
          <w:rFonts w:ascii="Times New Roman" w:hAnsi="Times New Roman"/>
          <w:b/>
          <w:color w:val="000000" w:themeColor="text1"/>
          <w:spacing w:val="-10"/>
          <w:sz w:val="26"/>
          <w:szCs w:val="26"/>
          <w:lang w:val="it-IT"/>
        </w:rPr>
        <w:lastRenderedPageBreak/>
        <w:t>BẢO LÃNH TIỂN ỨNG TRƯỚC [TẠM ỨNG]</w:t>
      </w:r>
    </w:p>
    <w:p w14:paraId="110EDEFA" w14:textId="77777777" w:rsidR="00DE62AE" w:rsidRDefault="00000000">
      <w:pPr>
        <w:tabs>
          <w:tab w:val="left" w:pos="851"/>
        </w:tabs>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Chúng tôi được thông báo rằng Công ty ………. có trụ sở </w:t>
      </w:r>
      <w:r>
        <w:rPr>
          <w:rFonts w:ascii="Times New Roman" w:hAnsi="Times New Roman"/>
          <w:i/>
          <w:color w:val="000000" w:themeColor="text1"/>
          <w:sz w:val="26"/>
          <w:szCs w:val="26"/>
          <w:lang w:val="it-IT"/>
        </w:rPr>
        <w:t xml:space="preserve">[địa chỉ] </w:t>
      </w:r>
      <w:r>
        <w:rPr>
          <w:rFonts w:ascii="Times New Roman" w:hAnsi="Times New Roman"/>
          <w:color w:val="000000" w:themeColor="text1"/>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val="000000" w:themeColor="text1"/>
          <w:sz w:val="26"/>
          <w:szCs w:val="26"/>
          <w:lang w:val="it-IT"/>
        </w:rPr>
        <w:t xml:space="preserve">[thi công] </w:t>
      </w:r>
      <w:r>
        <w:rPr>
          <w:rFonts w:ascii="Times New Roman" w:hAnsi="Times New Roman"/>
          <w:color w:val="000000" w:themeColor="text1"/>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val="000000" w:themeColor="text1"/>
          <w:sz w:val="26"/>
          <w:szCs w:val="26"/>
          <w:lang w:val="it-IT"/>
        </w:rPr>
        <w:t>[tạm ứng]</w:t>
      </w:r>
      <w:r>
        <w:rPr>
          <w:rFonts w:ascii="Times New Roman" w:hAnsi="Times New Roman"/>
          <w:color w:val="000000" w:themeColor="text1"/>
          <w:sz w:val="26"/>
          <w:szCs w:val="26"/>
          <w:lang w:val="it-IT"/>
        </w:rPr>
        <w:t xml:space="preserve"> như sự đảm bảo cho nghĩa vụ của Bên được bảo lãnh đối với Bên nhận bảo lãnh.</w:t>
      </w:r>
    </w:p>
    <w:p w14:paraId="028CD8D8" w14:textId="77777777" w:rsidR="00DE62AE"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val="000000" w:themeColor="text1"/>
          <w:sz w:val="26"/>
          <w:szCs w:val="26"/>
          <w:lang w:val="it-IT"/>
        </w:rPr>
        <w:t xml:space="preserve"> đồng (</w:t>
      </w:r>
      <w:r>
        <w:rPr>
          <w:rFonts w:ascii="Times New Roman" w:hAnsi="Times New Roman"/>
          <w:i/>
          <w:color w:val="000000" w:themeColor="text1"/>
          <w:sz w:val="26"/>
          <w:szCs w:val="26"/>
          <w:lang w:val="it-IT"/>
        </w:rPr>
        <w:t xml:space="preserve">Bằng chữ: </w:t>
      </w:r>
      <w:r>
        <w:rPr>
          <w:rFonts w:ascii="Times New Roman" w:hAnsi="Times New Roman"/>
          <w:color w:val="000000" w:themeColor="text1"/>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70677689" w14:textId="77777777" w:rsidR="00DE62AE"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Số tiền bảo lãnh sẽ được giảm dần tương ứng với số tiền ứng trước </w:t>
      </w:r>
      <w:r>
        <w:rPr>
          <w:rFonts w:ascii="Times New Roman" w:hAnsi="Times New Roman"/>
          <w:i/>
          <w:color w:val="000000" w:themeColor="text1"/>
          <w:sz w:val="26"/>
          <w:szCs w:val="26"/>
          <w:lang w:val="it-IT"/>
        </w:rPr>
        <w:t>[tạm ứng]</w:t>
      </w:r>
      <w:r>
        <w:rPr>
          <w:rFonts w:ascii="Times New Roman" w:hAnsi="Times New Roman"/>
          <w:color w:val="000000" w:themeColor="text1"/>
          <w:sz w:val="26"/>
          <w:szCs w:val="26"/>
          <w:lang w:val="it-IT"/>
        </w:rPr>
        <w:t xml:space="preserve"> mà Bên nhận bảo lãnh đã thu hồi được từ Bên được bảo lãnh. </w:t>
      </w:r>
      <w:r>
        <w:rPr>
          <w:rFonts w:ascii="Times New Roman" w:hAnsi="Times New Roman"/>
          <w:color w:val="000000" w:themeColor="text1"/>
          <w:sz w:val="26"/>
          <w:szCs w:val="26"/>
          <w:lang w:val="it-IT"/>
        </w:rPr>
        <w:tab/>
        <w:t xml:space="preserve">ngay sau khi chúng tôi nhận được từ Bên được bảo lãnh văn bản có xác nhận của Bên nhận bảo lãnh về số tiền ứng trước </w:t>
      </w:r>
      <w:r>
        <w:rPr>
          <w:rFonts w:ascii="Times New Roman" w:hAnsi="Times New Roman"/>
          <w:i/>
          <w:color w:val="000000" w:themeColor="text1"/>
          <w:sz w:val="26"/>
          <w:szCs w:val="26"/>
          <w:lang w:val="it-IT"/>
        </w:rPr>
        <w:t xml:space="preserve">[tạm ứng] </w:t>
      </w:r>
      <w:r>
        <w:rPr>
          <w:rFonts w:ascii="Times New Roman" w:hAnsi="Times New Roman"/>
          <w:color w:val="000000" w:themeColor="text1"/>
          <w:sz w:val="26"/>
          <w:szCs w:val="26"/>
          <w:lang w:val="it-IT"/>
        </w:rPr>
        <w:t>đã được thu hồi.</w:t>
      </w:r>
    </w:p>
    <w:p w14:paraId="4C3B5C15" w14:textId="77777777" w:rsidR="00DE62AE"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1C487B35" w14:textId="77777777" w:rsidR="00DE62AE"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có hiệu lực kể từ ……………………….(“Ngày có hiệu lực”).</w:t>
      </w:r>
      <w:r>
        <w:rPr>
          <w:rFonts w:ascii="Times New Roman" w:hAnsi="Times New Roman"/>
          <w:i/>
          <w:color w:val="000000" w:themeColor="text1"/>
          <w:sz w:val="26"/>
          <w:szCs w:val="26"/>
          <w:lang w:val="it-IT"/>
        </w:rPr>
        <w:t xml:space="preserve"> </w:t>
      </w:r>
    </w:p>
    <w:p w14:paraId="23AB511C" w14:textId="77777777" w:rsidR="00DE62AE"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sẽ hết hiệu lực  ……….</w:t>
      </w:r>
      <w:r>
        <w:rPr>
          <w:rFonts w:ascii="Times New Roman" w:hAnsi="Times New Roman"/>
          <w:i/>
          <w:color w:val="000000" w:themeColor="text1"/>
          <w:sz w:val="26"/>
          <w:szCs w:val="26"/>
          <w:lang w:val="it-IT"/>
        </w:rPr>
        <w:t>[ngày hết hạn]</w:t>
      </w:r>
      <w:r>
        <w:rPr>
          <w:rFonts w:ascii="Times New Roman" w:hAnsi="Times New Roman"/>
          <w:color w:val="000000" w:themeColor="text1"/>
          <w:sz w:val="26"/>
          <w:szCs w:val="26"/>
          <w:lang w:val="it-IT"/>
        </w:rPr>
        <w:t>(“Ngày hết hạn”).</w:t>
      </w:r>
    </w:p>
    <w:p w14:paraId="7E536321" w14:textId="77777777" w:rsidR="00DE62AE" w:rsidRDefault="00000000">
      <w:pPr>
        <w:spacing w:after="120" w:line="276" w:lineRule="auto"/>
        <w:jc w:val="both"/>
        <w:rPr>
          <w:rFonts w:ascii="Times New Roman" w:hAnsi="Times New Roman"/>
          <w:i/>
          <w:color w:val="000000" w:themeColor="text1"/>
          <w:sz w:val="26"/>
          <w:szCs w:val="26"/>
          <w:lang w:val="it-IT"/>
        </w:rPr>
      </w:pPr>
      <w:r>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val="000000" w:themeColor="text1"/>
          <w:sz w:val="26"/>
          <w:szCs w:val="26"/>
          <w:lang w:val="it-IT"/>
        </w:rPr>
        <w:t xml:space="preserve">[ghi rõ ngày và thời gian]. </w:t>
      </w:r>
    </w:p>
    <w:p w14:paraId="600EDF86" w14:textId="77777777" w:rsidR="00DE62AE" w:rsidRDefault="00000000">
      <w:pPr>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35A1FF4E" w14:textId="77777777" w:rsidR="00DE62AE" w:rsidRDefault="00000000">
      <w:pPr>
        <w:widowControl w:val="0"/>
        <w:spacing w:after="120"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Thư bảo lãnh này được giải thích theo Luật pháp Việt Nam.</w:t>
      </w:r>
    </w:p>
    <w:p w14:paraId="22CC3532" w14:textId="77777777" w:rsidR="00DE62AE" w:rsidRDefault="00DE62AE">
      <w:pPr>
        <w:spacing w:after="120" w:line="276" w:lineRule="auto"/>
        <w:jc w:val="both"/>
        <w:rPr>
          <w:rFonts w:ascii="Times New Roman" w:hAnsi="Times New Roman"/>
          <w:color w:val="000000" w:themeColor="text1"/>
          <w:sz w:val="26"/>
          <w:szCs w:val="26"/>
          <w:lang w:val="it-IT"/>
        </w:rPr>
      </w:pPr>
    </w:p>
    <w:p w14:paraId="0F217B2F" w14:textId="77777777" w:rsidR="00DE62AE" w:rsidRDefault="00000000">
      <w:pPr>
        <w:spacing w:after="120" w:line="276" w:lineRule="auto"/>
        <w:jc w:val="both"/>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[XÁC NHẬN CỦA NGÂN HÀNG]</w:t>
      </w:r>
    </w:p>
    <w:p w14:paraId="127F8083" w14:textId="77777777" w:rsidR="00DE62AE" w:rsidRDefault="00DE62AE">
      <w:pPr>
        <w:spacing w:after="120" w:line="276" w:lineRule="auto"/>
        <w:jc w:val="both"/>
        <w:rPr>
          <w:rFonts w:ascii="Times New Roman" w:hAnsi="Times New Roman"/>
          <w:i/>
          <w:color w:val="000000" w:themeColor="text1"/>
          <w:sz w:val="26"/>
          <w:szCs w:val="26"/>
          <w:lang w:val="it-IT"/>
        </w:rPr>
      </w:pPr>
    </w:p>
    <w:p w14:paraId="4071CB2D" w14:textId="77777777" w:rsidR="00DE62AE" w:rsidRDefault="00DE62AE">
      <w:pPr>
        <w:spacing w:after="120" w:line="276" w:lineRule="auto"/>
        <w:jc w:val="both"/>
        <w:rPr>
          <w:rFonts w:ascii="Times New Roman" w:hAnsi="Times New Roman"/>
          <w:i/>
          <w:color w:val="000000" w:themeColor="text1"/>
          <w:sz w:val="26"/>
          <w:szCs w:val="26"/>
          <w:lang w:val="it-IT"/>
        </w:rPr>
      </w:pPr>
    </w:p>
    <w:p w14:paraId="4C231555" w14:textId="77777777" w:rsidR="00DE62AE" w:rsidRDefault="00000000">
      <w:pPr>
        <w:spacing w:after="120" w:line="276" w:lineRule="auto"/>
        <w:jc w:val="both"/>
        <w:rPr>
          <w:rFonts w:ascii="Times New Roman" w:hAnsi="Times New Roman"/>
          <w:i/>
          <w:color w:val="000000" w:themeColor="text1"/>
          <w:sz w:val="26"/>
          <w:szCs w:val="26"/>
          <w:lang w:val="it-IT"/>
        </w:rPr>
        <w:sectPr w:rsidR="00DE62AE">
          <w:footerReference w:type="even" r:id="rId12"/>
          <w:footerReference w:type="default" r:id="rId13"/>
          <w:footerReference w:type="first" r:id="rId14"/>
          <w:pgSz w:w="11906" w:h="16838"/>
          <w:pgMar w:top="1134" w:right="1134" w:bottom="1134" w:left="1559" w:header="0" w:footer="454" w:gutter="0"/>
          <w:cols w:space="720"/>
          <w:formProt w:val="0"/>
          <w:docGrid w:linePitch="381"/>
        </w:sectPr>
      </w:pPr>
      <w:r>
        <w:rPr>
          <w:rFonts w:ascii="Times New Roman" w:hAnsi="Times New Roman"/>
          <w:i/>
          <w:color w:val="000000" w:themeColor="text1"/>
          <w:sz w:val="26"/>
          <w:szCs w:val="26"/>
          <w:lang w:val="it-IT"/>
        </w:rPr>
        <w:t>[Hướng dẫn của ngân hàng về tra cứu/xác thực hiệu lực của Thư bảo lãnh</w:t>
      </w:r>
    </w:p>
    <w:p w14:paraId="78F62EA6" w14:textId="77777777" w:rsidR="00DE62AE" w:rsidRDefault="00000000">
      <w:pPr>
        <w:spacing w:after="120" w:line="276" w:lineRule="auto"/>
        <w:jc w:val="center"/>
        <w:rPr>
          <w:rFonts w:ascii="Times New Roman" w:hAnsi="Times New Roman"/>
          <w:b/>
          <w:color w:val="000000" w:themeColor="text1"/>
          <w:spacing w:val="-10"/>
          <w:sz w:val="26"/>
          <w:szCs w:val="26"/>
          <w:lang w:val="it-IT"/>
        </w:rPr>
      </w:pPr>
      <w:r>
        <w:rPr>
          <w:rFonts w:ascii="Times New Roman" w:hAnsi="Times New Roman"/>
          <w:b/>
          <w:color w:val="000000" w:themeColor="text1"/>
          <w:spacing w:val="-10"/>
          <w:sz w:val="26"/>
          <w:szCs w:val="26"/>
          <w:lang w:val="it-IT"/>
        </w:rPr>
        <w:lastRenderedPageBreak/>
        <w:t>BẢO LÃNH BẢO HÀNH</w:t>
      </w:r>
    </w:p>
    <w:p w14:paraId="17688F2B" w14:textId="77777777" w:rsidR="00DE62AE" w:rsidRDefault="00000000">
      <w:pPr>
        <w:tabs>
          <w:tab w:val="left" w:pos="851"/>
        </w:tabs>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214917A6" w14:textId="77777777" w:rsidR="00DE62AE" w:rsidRDefault="00000000">
      <w:pPr>
        <w:tabs>
          <w:tab w:val="left" w:pos="851"/>
        </w:tabs>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quy định của Hợp đồng. Bên được bảo lãnh phải cung cấp một bảo lãnh bảo hành như sự đảm bảo cho nghĩa vụ của Bên được bảo lãnh đối với Bên nhận bảo lãnh.</w:t>
      </w:r>
    </w:p>
    <w:p w14:paraId="0C1D0989" w14:textId="77777777" w:rsidR="00DE62AE" w:rsidRDefault="00000000">
      <w:pPr>
        <w:tabs>
          <w:tab w:val="left" w:pos="851"/>
        </w:tabs>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1037228" w14:textId="77777777" w:rsidR="00DE62AE" w:rsidRDefault="00DE62AE">
      <w:pPr>
        <w:spacing w:before="144" w:after="144" w:line="276" w:lineRule="auto"/>
        <w:jc w:val="both"/>
        <w:rPr>
          <w:rFonts w:ascii="Times New Roman" w:hAnsi="Times New Roman"/>
          <w:color w:val="000000" w:themeColor="text1"/>
          <w:sz w:val="26"/>
          <w:szCs w:val="26"/>
          <w:lang w:val="it-IT"/>
        </w:rPr>
      </w:pPr>
    </w:p>
    <w:p w14:paraId="0C3F5AE0" w14:textId="77777777" w:rsidR="00DE62AE"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758DFDE4" w14:textId="77777777" w:rsidR="00DE62AE" w:rsidRDefault="00DE62AE">
      <w:pPr>
        <w:spacing w:before="144" w:after="144" w:line="276" w:lineRule="auto"/>
        <w:jc w:val="both"/>
        <w:rPr>
          <w:rFonts w:ascii="Times New Roman" w:hAnsi="Times New Roman"/>
          <w:color w:val="000000" w:themeColor="text1"/>
          <w:sz w:val="26"/>
          <w:szCs w:val="26"/>
          <w:lang w:val="it-IT"/>
        </w:rPr>
      </w:pPr>
    </w:p>
    <w:p w14:paraId="63520EB5" w14:textId="77777777" w:rsidR="00DE62AE"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Bảo lãnh này có hiệu lực kể từ ……………………….(“Ngày có hiệu lực”). </w:t>
      </w:r>
    </w:p>
    <w:p w14:paraId="5E0B31C2" w14:textId="77777777" w:rsidR="00DE62AE"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Bảo lãnh này sẽ hết hiệu lực……….[điều kiện hoặc ngày hết hiệu lực] (“Ngày hết hạn”).</w:t>
      </w:r>
    </w:p>
    <w:p w14:paraId="6E80D0EA" w14:textId="77777777" w:rsidR="00DE62AE" w:rsidRDefault="00DE62AE">
      <w:pPr>
        <w:tabs>
          <w:tab w:val="left" w:pos="851"/>
        </w:tabs>
        <w:spacing w:before="144" w:after="144" w:line="276" w:lineRule="auto"/>
        <w:jc w:val="both"/>
        <w:rPr>
          <w:rFonts w:ascii="Times New Roman" w:hAnsi="Times New Roman"/>
          <w:color w:val="000000" w:themeColor="text1"/>
          <w:sz w:val="26"/>
          <w:szCs w:val="26"/>
          <w:lang w:val="it-IT"/>
        </w:rPr>
      </w:pPr>
    </w:p>
    <w:p w14:paraId="5EDBA15C" w14:textId="77777777" w:rsidR="00DE62AE"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[ghi rõ ngày và thời gian]. </w:t>
      </w:r>
    </w:p>
    <w:p w14:paraId="2ACA261B" w14:textId="77777777" w:rsidR="00DE62AE" w:rsidRDefault="00000000">
      <w:pPr>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2824B1ED" w14:textId="77777777" w:rsidR="00DE62AE" w:rsidRDefault="00DE62AE">
      <w:pPr>
        <w:spacing w:before="144" w:after="144" w:line="276" w:lineRule="auto"/>
        <w:jc w:val="both"/>
        <w:rPr>
          <w:rFonts w:ascii="Times New Roman" w:hAnsi="Times New Roman"/>
          <w:color w:val="000000" w:themeColor="text1"/>
          <w:sz w:val="26"/>
          <w:szCs w:val="26"/>
          <w:lang w:val="it-IT"/>
        </w:rPr>
      </w:pPr>
    </w:p>
    <w:p w14:paraId="22CA9BF4" w14:textId="77777777" w:rsidR="00DE62AE" w:rsidRDefault="00000000">
      <w:pPr>
        <w:widowControl w:val="0"/>
        <w:spacing w:before="144" w:after="144" w:line="276" w:lineRule="auto"/>
        <w:jc w:val="both"/>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Thư bảo lãnh này được giải thích theo Luật pháp Việt Nam.</w:t>
      </w:r>
    </w:p>
    <w:p w14:paraId="51CDA4B9" w14:textId="77777777" w:rsidR="00DE62AE" w:rsidRDefault="00DE62AE">
      <w:pPr>
        <w:spacing w:before="144" w:after="144" w:line="276" w:lineRule="auto"/>
        <w:jc w:val="both"/>
        <w:rPr>
          <w:rFonts w:ascii="Times New Roman" w:hAnsi="Times New Roman"/>
          <w:color w:val="000000" w:themeColor="text1"/>
          <w:sz w:val="26"/>
          <w:szCs w:val="26"/>
          <w:lang w:val="it-IT"/>
        </w:rPr>
      </w:pPr>
    </w:p>
    <w:p w14:paraId="5935392D" w14:textId="77777777" w:rsidR="00DE62AE" w:rsidRDefault="00000000">
      <w:pPr>
        <w:spacing w:before="144" w:after="144" w:line="276" w:lineRule="auto"/>
        <w:jc w:val="both"/>
        <w:rPr>
          <w:rFonts w:ascii="Times New Roman" w:hAnsi="Times New Roman"/>
          <w:i/>
          <w:iCs/>
          <w:color w:val="000000" w:themeColor="text1"/>
          <w:sz w:val="26"/>
          <w:szCs w:val="26"/>
          <w:lang w:val="it-IT"/>
        </w:rPr>
      </w:pPr>
      <w:r>
        <w:rPr>
          <w:rFonts w:ascii="Times New Roman" w:hAnsi="Times New Roman"/>
          <w:i/>
          <w:iCs/>
          <w:color w:val="000000" w:themeColor="text1"/>
          <w:sz w:val="26"/>
          <w:szCs w:val="26"/>
          <w:lang w:val="it-IT"/>
        </w:rPr>
        <w:t>[XÁC NHẬN CỦA NGÂN HÀNG]</w:t>
      </w:r>
    </w:p>
    <w:p w14:paraId="69DF69BB" w14:textId="77777777" w:rsidR="00DE62AE" w:rsidRDefault="00DE62AE">
      <w:pPr>
        <w:spacing w:before="144" w:after="144" w:line="276" w:lineRule="auto"/>
        <w:jc w:val="both"/>
        <w:rPr>
          <w:rFonts w:ascii="Times New Roman" w:hAnsi="Times New Roman"/>
          <w:color w:val="000000" w:themeColor="text1"/>
          <w:sz w:val="26"/>
          <w:szCs w:val="26"/>
          <w:lang w:val="it-IT"/>
        </w:rPr>
      </w:pPr>
    </w:p>
    <w:p w14:paraId="3AE82AD6" w14:textId="77777777" w:rsidR="00DE62AE" w:rsidRDefault="00000000">
      <w:pPr>
        <w:spacing w:after="120" w:line="276" w:lineRule="auto"/>
        <w:jc w:val="center"/>
        <w:rPr>
          <w:rFonts w:ascii="Times New Roman" w:hAnsi="Times New Roman"/>
          <w:i/>
          <w:color w:val="000000" w:themeColor="text1"/>
          <w:sz w:val="26"/>
          <w:szCs w:val="26"/>
          <w:lang w:val="it-IT"/>
        </w:rPr>
      </w:pPr>
      <w:r>
        <w:rPr>
          <w:rFonts w:ascii="Times New Roman" w:hAnsi="Times New Roman"/>
          <w:i/>
          <w:color w:val="000000" w:themeColor="text1"/>
          <w:sz w:val="26"/>
          <w:szCs w:val="26"/>
          <w:lang w:val="it-IT"/>
        </w:rPr>
        <w:t>[Hướng dẫn của ngân hàng về cách thức tra cứu/xác thực hiệu lực của Thư bảo lãnh.]</w:t>
      </w:r>
    </w:p>
    <w:p w14:paraId="77C02FE7" w14:textId="77777777" w:rsidR="00DE62AE" w:rsidRDefault="00000000">
      <w:pPr>
        <w:spacing w:after="120" w:line="276" w:lineRule="auto"/>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lastRenderedPageBreak/>
        <w:t>BIỂU 07</w:t>
      </w:r>
    </w:p>
    <w:p w14:paraId="22FA9ACB" w14:textId="77777777" w:rsidR="00DE62AE" w:rsidRDefault="00000000">
      <w:pPr>
        <w:spacing w:after="120" w:line="276" w:lineRule="auto"/>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14:paraId="03112A8D" w14:textId="77777777" w:rsidR="00DE62AE" w:rsidRDefault="00000000">
      <w:pPr>
        <w:spacing w:after="120" w:line="276" w:lineRule="auto"/>
        <w:jc w:val="center"/>
        <w:rPr>
          <w:rFonts w:ascii="Times New Roman" w:hAnsi="Times New Roman"/>
          <w:bCs/>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Layout w:type="fixed"/>
        <w:tblCellMar>
          <w:left w:w="50" w:type="dxa"/>
          <w:right w:w="50" w:type="dxa"/>
        </w:tblCellMar>
        <w:tblLook w:val="04A0" w:firstRow="1" w:lastRow="0" w:firstColumn="1" w:lastColumn="0" w:noHBand="0" w:noVBand="1"/>
      </w:tblPr>
      <w:tblGrid>
        <w:gridCol w:w="599"/>
        <w:gridCol w:w="2801"/>
        <w:gridCol w:w="5672"/>
      </w:tblGrid>
      <w:tr w:rsidR="00DE62AE" w14:paraId="5EA02040" w14:textId="77777777">
        <w:trPr>
          <w:cantSplit/>
          <w:tblHeader/>
          <w:jc w:val="center"/>
        </w:trPr>
        <w:tc>
          <w:tcPr>
            <w:tcW w:w="5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9A1DAB"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TT</w:t>
            </w:r>
          </w:p>
        </w:tc>
        <w:tc>
          <w:tcPr>
            <w:tcW w:w="28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70F6AC"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B41540" w14:textId="77777777" w:rsidR="00DE62AE" w:rsidRDefault="00000000">
            <w:pPr>
              <w:spacing w:after="120" w:line="276" w:lineRule="auto"/>
              <w:jc w:val="center"/>
              <w:rPr>
                <w:rFonts w:ascii="Times New Roman" w:hAnsi="Times New Roman"/>
                <w:sz w:val="22"/>
                <w:szCs w:val="22"/>
              </w:rPr>
            </w:pPr>
            <w:r>
              <w:rPr>
                <w:rFonts w:ascii="Times New Roman" w:hAnsi="Times New Roman"/>
                <w:b/>
                <w:bCs/>
                <w:sz w:val="22"/>
                <w:szCs w:val="22"/>
              </w:rPr>
              <w:t>Thương hiệu / quy cách</w:t>
            </w:r>
          </w:p>
        </w:tc>
      </w:tr>
      <w:tr w:rsidR="00DE62AE" w14:paraId="23695538" w14:textId="77777777">
        <w:trPr>
          <w:cantSplit/>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0021596" w14:textId="77777777" w:rsidR="00DE62AE" w:rsidRDefault="00000000">
            <w:pPr>
              <w:spacing w:after="120" w:line="276" w:lineRule="auto"/>
              <w:jc w:val="center"/>
              <w:rPr>
                <w:rFonts w:ascii="Times New Roman" w:hAnsi="Times New Roman"/>
                <w:sz w:val="22"/>
                <w:szCs w:val="22"/>
              </w:rPr>
            </w:pPr>
            <w:r>
              <w:rPr>
                <w:rFonts w:ascii="Times New Roman" w:hAnsi="Times New Roman"/>
                <w:sz w:val="22"/>
                <w:szCs w:val="22"/>
              </w:rPr>
              <w:t>1</w:t>
            </w:r>
          </w:p>
        </w:tc>
        <w:tc>
          <w:tcPr>
            <w:tcW w:w="2801" w:type="dxa"/>
            <w:tcBorders>
              <w:top w:val="single" w:sz="4" w:space="0" w:color="000000"/>
              <w:left w:val="single" w:sz="4" w:space="0" w:color="000000"/>
              <w:bottom w:val="single" w:sz="4" w:space="0" w:color="000000"/>
              <w:right w:val="single" w:sz="4" w:space="0" w:color="000000"/>
            </w:tcBorders>
            <w:vAlign w:val="center"/>
          </w:tcPr>
          <w:p w14:paraId="2B02E945"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14:paraId="29BBC460" w14:textId="77777777" w:rsidR="00DE62AE" w:rsidRDefault="00000000">
            <w:pPr>
              <w:spacing w:after="120" w:line="276" w:lineRule="auto"/>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rsidR="00DE62AE" w14:paraId="0F8E34AF" w14:textId="77777777">
        <w:trPr>
          <w:cantSplit/>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1AF6FD9E" w14:textId="77777777" w:rsidR="00DE62AE" w:rsidRDefault="00000000">
            <w:pPr>
              <w:spacing w:after="120" w:line="276" w:lineRule="auto"/>
              <w:jc w:val="center"/>
              <w:rPr>
                <w:rFonts w:ascii="Times New Roman" w:hAnsi="Times New Roman"/>
                <w:sz w:val="22"/>
                <w:szCs w:val="22"/>
              </w:rPr>
            </w:pPr>
            <w:r>
              <w:rPr>
                <w:rFonts w:ascii="Times New Roman" w:hAnsi="Times New Roman"/>
                <w:sz w:val="22"/>
                <w:szCs w:val="22"/>
              </w:rPr>
              <w:t>2</w:t>
            </w:r>
          </w:p>
        </w:tc>
        <w:tc>
          <w:tcPr>
            <w:tcW w:w="2801" w:type="dxa"/>
            <w:tcBorders>
              <w:top w:val="single" w:sz="4" w:space="0" w:color="000000"/>
              <w:left w:val="single" w:sz="4" w:space="0" w:color="000000"/>
              <w:bottom w:val="single" w:sz="4" w:space="0" w:color="000000"/>
              <w:right w:val="single" w:sz="4" w:space="0" w:color="000000"/>
            </w:tcBorders>
            <w:vAlign w:val="center"/>
          </w:tcPr>
          <w:p w14:paraId="106C59B0"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14:paraId="27B96CC3" w14:textId="77777777" w:rsidR="00DE62AE" w:rsidRDefault="00000000">
            <w:pPr>
              <w:spacing w:after="120" w:line="276" w:lineRule="auto"/>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rsidR="00DE62AE" w14:paraId="15E69FB7" w14:textId="77777777">
        <w:trPr>
          <w:cantSplit/>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5D87C7C2" w14:textId="77777777" w:rsidR="00DE62AE" w:rsidRDefault="00000000">
            <w:pPr>
              <w:spacing w:after="120" w:line="276" w:lineRule="auto"/>
              <w:jc w:val="center"/>
              <w:rPr>
                <w:rFonts w:ascii="Times New Roman" w:hAnsi="Times New Roman"/>
                <w:sz w:val="22"/>
                <w:szCs w:val="22"/>
              </w:rPr>
            </w:pPr>
            <w:r>
              <w:rPr>
                <w:rFonts w:ascii="Times New Roman" w:hAnsi="Times New Roman"/>
                <w:sz w:val="22"/>
                <w:szCs w:val="22"/>
              </w:rPr>
              <w:t>3</w:t>
            </w:r>
          </w:p>
        </w:tc>
        <w:tc>
          <w:tcPr>
            <w:tcW w:w="2801" w:type="dxa"/>
            <w:tcBorders>
              <w:top w:val="single" w:sz="4" w:space="0" w:color="000000"/>
              <w:left w:val="single" w:sz="4" w:space="0" w:color="000000"/>
              <w:bottom w:val="single" w:sz="4" w:space="0" w:color="000000"/>
              <w:right w:val="single" w:sz="4" w:space="0" w:color="000000"/>
            </w:tcBorders>
            <w:vAlign w:val="center"/>
          </w:tcPr>
          <w:p w14:paraId="3D07416E"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14:paraId="5A65FEA3" w14:textId="77777777" w:rsidR="00DE62AE" w:rsidRDefault="00000000">
            <w:pPr>
              <w:spacing w:after="120" w:line="276" w:lineRule="auto"/>
              <w:rPr>
                <w:rFonts w:ascii="Times New Roman" w:hAnsi="Times New Roman"/>
                <w:sz w:val="22"/>
                <w:szCs w:val="22"/>
              </w:rPr>
            </w:pPr>
            <w:r>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rsidR="00DE62AE" w14:paraId="2F7F9402" w14:textId="77777777">
        <w:trPr>
          <w:cantSplit/>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B89E38E" w14:textId="77777777" w:rsidR="00DE62AE" w:rsidRDefault="00000000">
            <w:pPr>
              <w:spacing w:after="120" w:line="276" w:lineRule="auto"/>
              <w:jc w:val="center"/>
              <w:rPr>
                <w:rFonts w:ascii="Times New Roman" w:hAnsi="Times New Roman"/>
                <w:sz w:val="22"/>
                <w:szCs w:val="22"/>
              </w:rPr>
            </w:pPr>
            <w:r>
              <w:rPr>
                <w:rFonts w:ascii="Times New Roman" w:hAnsi="Times New Roman"/>
                <w:sz w:val="22"/>
                <w:szCs w:val="22"/>
              </w:rPr>
              <w:t>4</w:t>
            </w:r>
          </w:p>
        </w:tc>
        <w:tc>
          <w:tcPr>
            <w:tcW w:w="2801" w:type="dxa"/>
            <w:tcBorders>
              <w:top w:val="single" w:sz="4" w:space="0" w:color="000000"/>
              <w:left w:val="single" w:sz="4" w:space="0" w:color="000000"/>
              <w:bottom w:val="single" w:sz="4" w:space="0" w:color="000000"/>
              <w:right w:val="single" w:sz="4" w:space="0" w:color="000000"/>
            </w:tcBorders>
            <w:vAlign w:val="center"/>
          </w:tcPr>
          <w:p w14:paraId="03EBA1A5"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14:paraId="01A4EF5E" w14:textId="77777777" w:rsidR="00DE62AE" w:rsidRDefault="00000000">
            <w:pPr>
              <w:spacing w:after="120" w:line="276" w:lineRule="auto"/>
              <w:rPr>
                <w:rFonts w:ascii="Times New Roman" w:hAnsi="Times New Roman"/>
                <w:sz w:val="22"/>
                <w:szCs w:val="22"/>
              </w:rPr>
            </w:pPr>
            <w:r>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rsidR="00DE62AE" w14:paraId="487DDC2B" w14:textId="77777777">
        <w:trPr>
          <w:cantSplit/>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C5DE6AC" w14:textId="77777777" w:rsidR="00DE62AE" w:rsidRDefault="00000000">
            <w:pPr>
              <w:spacing w:after="120" w:line="276" w:lineRule="auto"/>
              <w:jc w:val="center"/>
              <w:rPr>
                <w:rFonts w:ascii="Times New Roman" w:hAnsi="Times New Roman"/>
                <w:sz w:val="22"/>
                <w:szCs w:val="22"/>
              </w:rPr>
            </w:pPr>
            <w:r>
              <w:rPr>
                <w:rFonts w:ascii="Times New Roman" w:hAnsi="Times New Roman"/>
                <w:sz w:val="22"/>
                <w:szCs w:val="22"/>
              </w:rPr>
              <w:t>5</w:t>
            </w:r>
          </w:p>
        </w:tc>
        <w:tc>
          <w:tcPr>
            <w:tcW w:w="2801" w:type="dxa"/>
            <w:tcBorders>
              <w:top w:val="single" w:sz="4" w:space="0" w:color="000000"/>
              <w:left w:val="single" w:sz="4" w:space="0" w:color="000000"/>
              <w:bottom w:val="single" w:sz="4" w:space="0" w:color="000000"/>
              <w:right w:val="single" w:sz="4" w:space="0" w:color="000000"/>
            </w:tcBorders>
            <w:vAlign w:val="center"/>
          </w:tcPr>
          <w:p w14:paraId="49672093"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14:paraId="14597F85" w14:textId="77777777" w:rsidR="00DE62AE" w:rsidRDefault="00000000">
            <w:pPr>
              <w:spacing w:after="120" w:line="276" w:lineRule="auto"/>
              <w:rPr>
                <w:rFonts w:ascii="Times New Roman" w:hAnsi="Times New Roman"/>
                <w:sz w:val="22"/>
                <w:szCs w:val="22"/>
              </w:rPr>
            </w:pPr>
            <w:r>
              <w:rPr>
                <w:rFonts w:ascii="Times New Roman" w:hAnsi="Times New Roman"/>
                <w:sz w:val="22"/>
                <w:szCs w:val="22"/>
              </w:rPr>
              <w:t>GPS Waterstop V200 (V25) hoặc tương đương được phê duyệt</w:t>
            </w:r>
          </w:p>
        </w:tc>
      </w:tr>
      <w:tr w:rsidR="00DE62AE" w14:paraId="0416208F" w14:textId="77777777">
        <w:trPr>
          <w:cantSplit/>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1F744912" w14:textId="77777777" w:rsidR="00DE62AE" w:rsidRDefault="00000000">
            <w:pPr>
              <w:spacing w:after="120" w:line="276" w:lineRule="auto"/>
              <w:jc w:val="center"/>
              <w:rPr>
                <w:rFonts w:ascii="Times New Roman" w:hAnsi="Times New Roman"/>
                <w:sz w:val="22"/>
                <w:szCs w:val="22"/>
              </w:rPr>
            </w:pPr>
            <w:r>
              <w:rPr>
                <w:rFonts w:ascii="Times New Roman" w:hAnsi="Times New Roman"/>
                <w:sz w:val="22"/>
                <w:szCs w:val="22"/>
              </w:rPr>
              <w:t>6</w:t>
            </w:r>
          </w:p>
        </w:tc>
        <w:tc>
          <w:tcPr>
            <w:tcW w:w="2801" w:type="dxa"/>
            <w:tcBorders>
              <w:top w:val="single" w:sz="4" w:space="0" w:color="000000"/>
              <w:left w:val="single" w:sz="4" w:space="0" w:color="000000"/>
              <w:bottom w:val="single" w:sz="4" w:space="0" w:color="000000"/>
              <w:right w:val="single" w:sz="4" w:space="0" w:color="000000"/>
            </w:tcBorders>
            <w:vAlign w:val="center"/>
          </w:tcPr>
          <w:p w14:paraId="4B23FD26" w14:textId="77777777" w:rsidR="00DE62AE" w:rsidRDefault="00000000">
            <w:pPr>
              <w:spacing w:after="120" w:line="276" w:lineRule="auto"/>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14:paraId="3EB36AD4" w14:textId="77777777" w:rsidR="00DE62AE" w:rsidRDefault="00000000">
            <w:pPr>
              <w:spacing w:after="120" w:line="276" w:lineRule="auto"/>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14:paraId="5FEBC3BF" w14:textId="77777777" w:rsidR="00DE62AE" w:rsidRDefault="00000000">
      <w:pPr>
        <w:spacing w:after="120" w:line="276" w:lineRule="auto"/>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14:paraId="72C16042" w14:textId="77777777" w:rsidR="00DE62AE" w:rsidRDefault="00DE62AE">
      <w:pPr>
        <w:spacing w:after="120" w:line="276" w:lineRule="auto"/>
        <w:jc w:val="center"/>
        <w:rPr>
          <w:rFonts w:ascii="Times New Roman" w:hAnsi="Times New Roman"/>
          <w:i/>
          <w:sz w:val="26"/>
          <w:szCs w:val="26"/>
          <w:lang w:val="it-IT"/>
        </w:rPr>
      </w:pPr>
    </w:p>
    <w:p w14:paraId="7F96B710" w14:textId="77777777" w:rsidR="00DE62AE" w:rsidRDefault="00DE62AE">
      <w:pPr>
        <w:spacing w:after="120" w:line="276" w:lineRule="auto"/>
        <w:jc w:val="center"/>
        <w:rPr>
          <w:rFonts w:ascii="Times New Roman" w:hAnsi="Times New Roman"/>
          <w:bCs/>
          <w:i/>
          <w:iCs/>
          <w:sz w:val="26"/>
          <w:szCs w:val="26"/>
          <w:lang w:val="nl-NL"/>
        </w:rPr>
      </w:pPr>
    </w:p>
    <w:p w14:paraId="53F9E104" w14:textId="77777777" w:rsidR="00DE62AE" w:rsidRDefault="00DE62AE">
      <w:pPr>
        <w:spacing w:after="120" w:line="276" w:lineRule="auto"/>
        <w:jc w:val="center"/>
        <w:rPr>
          <w:rFonts w:ascii="Times New Roman" w:hAnsi="Times New Roman"/>
          <w:i/>
          <w:color w:val="000000" w:themeColor="text1"/>
          <w:sz w:val="26"/>
          <w:szCs w:val="26"/>
          <w:lang w:val="it-IT"/>
        </w:rPr>
      </w:pPr>
    </w:p>
    <w:sectPr w:rsidR="00DE62AE">
      <w:footerReference w:type="even" r:id="rId15"/>
      <w:footerReference w:type="default" r:id="rId16"/>
      <w:footerReference w:type="first" r:id="rId17"/>
      <w:pgSz w:w="11906" w:h="16838"/>
      <w:pgMar w:top="1134" w:right="1134" w:bottom="1134" w:left="1559" w:header="0" w:footer="567" w:gutter="0"/>
      <w:cols w:space="720"/>
      <w:formProt w:val="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Ban Kinh tế &amp; Quản lý Hợp đồng" w:date="2026-10-14T16:20:00Z" w:initials="BKt&amp;QlHđ">
    <w:p w14:paraId="158054DE"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Quy định chi tiết ở phụ lục giá, không kê chi tiết trong định nghĩa</w:t>
      </w:r>
    </w:p>
  </w:comment>
  <w:comment w:id="30" w:author="VNCN E&amp;C - Thương thảo 17/10" w:date="2026-10-19T03:59:00Z" w:initials="TT">
    <w:p w14:paraId="7E581EEC" w14:textId="77777777" w:rsidR="00DE62AE" w:rsidRDefault="00000000">
      <w:r>
        <w:annotationRef/>
      </w:r>
      <w:r>
        <w:rPr>
          <w:color w:val="000000"/>
          <w:sz w:val="20"/>
          <w:szCs w:val="20"/>
        </w:rPr>
        <w:t>Thương thảo 17/10: bỏ định nghĩa 1.20 Phần ngầm (đồng ý PH); 1.21–1.26 đánh lại số 1.20–1.25. Điều kiện chung: chỉ bỏ nguyên tắc “back to back”, giữ nguyên định nghĩa và các nội dung liên quan đến Hợp đồng thầu chính.</w:t>
      </w:r>
    </w:p>
  </w:comment>
  <w:comment w:id="79" w:author="VNCN E&amp;C - Thương thảo 17/10" w:date="2026-10-19T03:59:00Z" w:initials="TT">
    <w:p w14:paraId="38BEFD5B" w14:textId="77777777" w:rsidR="00DE62AE" w:rsidRDefault="00000000">
      <w:r>
        <w:annotationRef/>
      </w:r>
      <w:r>
        <w:rPr>
          <w:color w:val="000000"/>
          <w:sz w:val="20"/>
          <w:szCs w:val="20"/>
        </w:rPr>
        <w:t>Thương thảo 17/10: 3.4 giữ nguyên theo EC (khôi phục điểm b, c); 3.5 giữ ý của EC, sửa câu đầu theo biên bản (“theo đúng bptk và boq”) – Ban HĐ hiểu “bptk” là biện pháp thi công, hồ sơ thiết kế; đề nghị xác nhận. Gộp quyền bù trừ (10.10 cũ) vào 3.5 để không trùng.</w:t>
      </w:r>
    </w:p>
  </w:comment>
  <w:comment w:id="88" w:author="Ban Kinh tế &amp; Quản lý Hợp đồng" w:date="2026-10-14T17:08:00Z" w:initials="BKt&amp;QlHđ">
    <w:p w14:paraId="7744796C"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Hồ sơ đầu vào thiết bị đăng, đăng ký nhân công BCH thực hiện theo quy định của Ban QLDA không cần nêu trong HĐ</w:t>
      </w:r>
    </w:p>
  </w:comment>
  <w:comment w:id="91" w:author="Ban Kinh tế &amp; Quản lý Hợp đồng" w:date="2026-10-14T17:12:00Z" w:initials="BKt&amp;QlHđ">
    <w:p w14:paraId="18F32DF5"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Đã tham chiếu ý trên ở Biểu 1 (Chi tiết giá HĐ)</w:t>
      </w:r>
    </w:p>
  </w:comment>
  <w:comment w:id="94" w:author="VNCN E&amp;C - Thương thảo 17/10" w:date="2026-10-19T03:59:00Z" w:initials="TT">
    <w:p w14:paraId="616AF0AC" w14:textId="77777777" w:rsidR="00DE62AE" w:rsidRDefault="00000000">
      <w:r>
        <w:annotationRef/>
      </w:r>
      <w:r>
        <w:rPr>
          <w:color w:val="000000"/>
          <w:sz w:val="20"/>
          <w:szCs w:val="20"/>
        </w:rPr>
        <w:t>Nội dung 4.2 của PH (Bên A trả toàn bộ chi phí dừng chờ do Nhà thầu khác) được gộp vào 17.1 điểm c cùng với 11.2.h – không để rải rác.</w:t>
      </w:r>
    </w:p>
  </w:comment>
  <w:comment w:id="115" w:author="VNCN E&amp;C - Thương thảo 17/10" w:date="2026-10-19T03:59:00Z" w:initials="TT">
    <w:p w14:paraId="59C8B230" w14:textId="77777777" w:rsidR="00DE62AE" w:rsidRDefault="00000000">
      <w:r>
        <w:annotationRef/>
      </w:r>
      <w:r>
        <w:rPr>
          <w:color w:val="000000"/>
          <w:sz w:val="20"/>
          <w:szCs w:val="20"/>
        </w:rPr>
        <w:t>Bỏ 5.7, 5.8, 5.9 vì trùng 4.3, 5.6, 12.2.12, 13.4 và nguyên tắc khắc phục, bồi thường tại Điều 18; 5.10 đánh lại thành 5.7.</w:t>
      </w:r>
    </w:p>
  </w:comment>
  <w:comment w:id="134" w:author="VNCN E&amp;C - Thương thảo 17/10" w:date="2026-10-19T03:59:00Z" w:initials="TT">
    <w:p w14:paraId="13FA66E4" w14:textId="77777777" w:rsidR="00DE62AE" w:rsidRDefault="00000000">
      <w:r>
        <w:annotationRef/>
      </w:r>
      <w:r>
        <w:rPr>
          <w:color w:val="000000"/>
          <w:sz w:val="20"/>
          <w:szCs w:val="20"/>
        </w:rPr>
        <w:t>Thương thảo 17/10: tiến độ để trống, chưa đàm phán được.</w:t>
      </w:r>
    </w:p>
  </w:comment>
  <w:comment w:id="169" w:author="VNCN E&amp;C - Thương thảo 17/10" w:date="2026-10-19T03:59:00Z" w:initials="TT">
    <w:p w14:paraId="014467A3" w14:textId="77777777" w:rsidR="00DE62AE" w:rsidRDefault="00000000">
      <w:r>
        <w:annotationRef/>
      </w:r>
      <w:r>
        <w:rPr>
          <w:color w:val="000000"/>
          <w:sz w:val="20"/>
          <w:szCs w:val="20"/>
        </w:rPr>
        <w:t>Thương thảo 17/10 – 7.2: tạm ứng chậm tối thiểu 10 ngày làm việc, còn lại đồng ý với PH. Chậm tạm ứng chỉ xử lý tại đây, không đưa thêm vào căn cứ gia hạn để tránh tính hai lần.</w:t>
      </w:r>
    </w:p>
  </w:comment>
  <w:comment w:id="198" w:author="VNCN E&amp;C - Thương thảo 17/10" w:date="2026-10-19T03:59:00Z" w:initials="TT">
    <w:p w14:paraId="1A1FFA23" w14:textId="77777777" w:rsidR="00DE62AE" w:rsidRDefault="00000000">
      <w:r>
        <w:annotationRef/>
      </w:r>
      <w:r>
        <w:rPr>
          <w:color w:val="000000"/>
          <w:sz w:val="20"/>
          <w:szCs w:val="20"/>
        </w:rPr>
        <w:t>Mục “Gia hạn thời gian hoàn thành” của PH giữ nguyên nội dung theo biên bản 17/10 nhưng chuyển về Điều 15.1 điểm c. Điểm e (tăng ca – trùng 18.3b) và f (lập tiến độ điều chỉnh – trùng 15.1a) bỏ; g, h đổi thành e, f.</w:t>
      </w:r>
    </w:p>
  </w:comment>
  <w:comment w:id="218" w:author="VNCN E&amp;C - Thương thảo 17/10" w:date="2026-10-19T03:59:00Z" w:initials="TT">
    <w:p w14:paraId="6C783E7E" w14:textId="77777777" w:rsidR="00DE62AE" w:rsidRDefault="00000000">
      <w:r>
        <w:annotationRef/>
      </w:r>
      <w:r>
        <w:rPr>
          <w:color w:val="000000"/>
          <w:sz w:val="20"/>
          <w:szCs w:val="20"/>
        </w:rPr>
        <w:t>7.3 a, b, c chuyển về Điều 18.3 (hậu quả chậm tiến độ chỉ quy định tại Điều 18); 7.3c theo câu chữ biên bản 17/10.</w:t>
      </w:r>
    </w:p>
  </w:comment>
  <w:comment w:id="228" w:author="Ban Kinh tế &amp; Quản lý Hợp đồng" w:date="2026-10-15T09:02:00Z" w:initials="BKt&amp;QlHđ">
    <w:p w14:paraId="4436BE16"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Đề nghị Tổng thầu làm rõ việc mua bảo hiểm này và Phương án thanh toán bảo hiểm khi có sự cố</w:t>
      </w:r>
    </w:p>
  </w:comment>
  <w:comment w:id="229" w:author="Ban Kinh tế &amp; Quản lý Hợp đồng" w:date="2026-10-15T18:09:00Z" w:initials="BKt&amp;QlHđ">
    <w:p w14:paraId="032720AC"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Hồ sơ bảo hiểm bên thứ 3 hợp đồng Tổng thầu với CĐT sẽ quy định</w:t>
      </w:r>
    </w:p>
  </w:comment>
  <w:comment w:id="230" w:author="VNCN E&amp;C - Thương thảo 17/10" w:date="2026-10-19T03:59:00Z" w:initials="TT">
    <w:p w14:paraId="70FF1010" w14:textId="77777777" w:rsidR="00DE62AE" w:rsidRDefault="00000000">
      <w:r>
        <w:annotationRef/>
      </w:r>
      <w:r>
        <w:rPr>
          <w:color w:val="000000"/>
          <w:sz w:val="20"/>
          <w:szCs w:val="20"/>
        </w:rPr>
        <w:t>Thương thảo 17/10 – 8.2: bảo hành 36 tháng; giữ nguyên ràng buộc không ngắn hơn thời hạn theo Hợp đồng thầu chính.</w:t>
      </w:r>
    </w:p>
  </w:comment>
  <w:comment w:id="246" w:author="Ban Kinh tế &amp; Quản lý Hợp đồng" w:date="2026-10-15T18:16:00Z" w:initials="BKt&amp;QlHđ">
    <w:p w14:paraId="0F1D0F53"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Chờ Cập nhật lại số liệu thầu sau khi thống nhất phạm vi</w:t>
      </w:r>
    </w:p>
  </w:comment>
  <w:comment w:id="245" w:author="VNCN E&amp;C - Thương thảo 17/10" w:date="2026-10-19T03:59:00Z" w:initials="TT">
    <w:p w14:paraId="29F6B364" w14:textId="77777777" w:rsidR="00DE62AE" w:rsidRDefault="00000000">
      <w:r>
        <w:annotationRef/>
      </w:r>
      <w:r>
        <w:rPr>
          <w:color w:val="000000"/>
          <w:sz w:val="20"/>
          <w:szCs w:val="20"/>
        </w:rPr>
        <w:t>Cập nhật theo Biểu 01 ngày 15.10.2026 (đáp ứng ý kiến PH “chờ cập nhật số liệu”); còn chờ chốt chiết khấu 164.702 đ.</w:t>
      </w:r>
    </w:p>
  </w:comment>
  <w:comment w:id="265" w:author="VNCN E&amp;C - Thương thảo 17/10" w:date="2026-10-19T03:59:00Z" w:initials="TT">
    <w:p w14:paraId="56632E6B" w14:textId="77777777" w:rsidR="00DE62AE" w:rsidRDefault="00000000">
      <w:r>
        <w:annotationRef/>
      </w:r>
      <w:r>
        <w:rPr>
          <w:color w:val="000000"/>
          <w:sz w:val="20"/>
          <w:szCs w:val="20"/>
        </w:rPr>
        <w:t>9.4 chuyển về Điều 15.3 (điều chỉnh giá trị Hợp đồng thuộc nhóm sửa đổi, điều chỉnh Hợp đồng), nội dung rút gọn theo ý PH; bỏ các dẫn chiếu sai (Phụ lục số 01, Khoản 6.1, Mục (vi)) và phần trùng Điều 13, 15.2, 17.</w:t>
      </w:r>
    </w:p>
  </w:comment>
  <w:comment w:id="331" w:author="Ban Kinh tế &amp; Quản lý Hợp đồng" w:date="2026-10-15T09:44:00Z" w:initials="BKt&amp;QlHđ">
    <w:p w14:paraId="68E19667"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Phạm vi quan trắc của Tổng thầu</w:t>
      </w:r>
    </w:p>
  </w:comment>
  <w:comment w:id="334" w:author="Ban Kinh tế &amp; Quản lý Hợp đồng" w:date="2026-10-15T09:45:00Z" w:initials="BKt&amp;QlHđ">
    <w:p w14:paraId="3153E78D"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HĐ TVGS với CĐT không phải với Tổng thầu</w:t>
      </w:r>
    </w:p>
  </w:comment>
  <w:comment w:id="363" w:author="VNCN E&amp;C - Thương thảo 17/10" w:date="2026-10-19T03:59:00Z" w:initials="TT">
    <w:p w14:paraId="7DC11846" w14:textId="77777777" w:rsidR="00DE62AE" w:rsidRDefault="00000000">
      <w:r>
        <w:annotationRef/>
      </w:r>
      <w:r>
        <w:rPr>
          <w:color w:val="000000"/>
          <w:sz w:val="20"/>
          <w:szCs w:val="20"/>
        </w:rPr>
        <w:t>Thương thảo 17/10 – 10.3.2: bỏ ngưỡng 2 tỷ, bỏ quan trắc, không thanh toán vật tư; công tác trọn gói giữ nguyên EC. Thời hạn xác nhận giữ khung 15 ngày theo PH nhưng bảo vệ EC: hồ sơ phải đầy đủ, đúng quy định; thời gian sửa hồ sơ không tính; bỏ cơ chế “quá hạn coi như phê duyệt”. Thời hạn thanh toán chỉ quy định một lần tại điểm e (20 ngày). Giữ xác nhận của TVGS.</w:t>
      </w:r>
    </w:p>
  </w:comment>
  <w:comment w:id="428" w:author="VNCN E&amp;C - Thương thảo 17/10" w:date="2026-10-19T03:59:00Z" w:initials="TT">
    <w:p w14:paraId="0EC5E5CA" w14:textId="77777777" w:rsidR="00DE62AE" w:rsidRDefault="00000000">
      <w:r>
        <w:annotationRef/>
      </w:r>
      <w:r>
        <w:rPr>
          <w:color w:val="000000"/>
          <w:sz w:val="20"/>
          <w:szCs w:val="20"/>
        </w:rPr>
        <w:t>Thương thảo 17/10 – 10.4: bỏ lãi chậm thanh toán, giữ như EC ban đầu. Danh mục hồ sơ quyết toán tập trung tại Điều 19.1 (trước đây lặp tại 10.3.2 và điều quyết toán).</w:t>
      </w:r>
    </w:p>
  </w:comment>
  <w:comment w:id="474" w:author="VNCN E&amp;C - Thương thảo 17/10" w:date="2026-10-19T03:59:00Z" w:initials="TT">
    <w:p w14:paraId="60D98CE4" w14:textId="77777777" w:rsidR="00DE62AE" w:rsidRDefault="00000000">
      <w:r>
        <w:annotationRef/>
      </w:r>
      <w:r>
        <w:rPr>
          <w:color w:val="000000"/>
          <w:sz w:val="20"/>
          <w:szCs w:val="20"/>
        </w:rPr>
        <w:t>Thống nhất tiền bảo hành 05% (8.2, 10.3.2 và 19.3 trước đây lệch 05%/03%).</w:t>
      </w:r>
    </w:p>
  </w:comment>
  <w:comment w:id="519" w:author="VNCN E&amp;C - Thương thảo 17/10" w:date="2026-10-19T03:59:00Z" w:initials="TT">
    <w:p w14:paraId="4E7700B7" w14:textId="77777777" w:rsidR="00DE62AE" w:rsidRDefault="00000000">
      <w:r>
        <w:annotationRef/>
      </w:r>
      <w:r>
        <w:rPr>
          <w:color w:val="000000"/>
          <w:sz w:val="20"/>
          <w:szCs w:val="20"/>
        </w:rPr>
        <w:t>Thương thảo 17/10: đồng ý bỏ 10.7 theo PH. 10.10 (bù trừ) gộp vào 3.5; 10.8, 10.9 đánh lại 10.7, 10.8.</w:t>
      </w:r>
    </w:p>
  </w:comment>
  <w:comment w:id="532" w:author="VNCN E&amp;C - Thương thảo 17/10" w:date="2026-10-19T03:59:00Z" w:initials="TT">
    <w:p w14:paraId="14185580" w14:textId="77777777" w:rsidR="00DE62AE" w:rsidRDefault="00000000">
      <w:r>
        <w:annotationRef/>
      </w:r>
      <w:r>
        <w:rPr>
          <w:color w:val="000000"/>
          <w:sz w:val="20"/>
          <w:szCs w:val="20"/>
        </w:rPr>
        <w:t>Thương thảo 17/10 – 11.2.h: chuyển về Điều 17.1 điểm c (chi phí dừng chờ). 11.1 “tạm giữ khoản tiền” bỏ vì trùng 10.8.</w:t>
      </w:r>
    </w:p>
  </w:comment>
  <w:comment w:id="535" w:author="VNCN E&amp;C - Thương thảo 17/10" w:date="2026-10-19T03:59:00Z" w:initials="TT">
    <w:p w14:paraId="4E71DB9E" w14:textId="77777777" w:rsidR="00DE62AE" w:rsidRDefault="00000000">
      <w:r>
        <w:annotationRef/>
      </w:r>
      <w:r>
        <w:rPr>
          <w:color w:val="000000"/>
          <w:sz w:val="20"/>
          <w:szCs w:val="20"/>
        </w:rPr>
        <w:t>Thương thảo 17/10 – 12.1: không đồng ý ý kiến PH (bỏ quyền “chưa thực hiện phát sinh khi chưa ký phụ lục”; nội dung phát sinh quy định tại Điều 15.4, 15.5).</w:t>
      </w:r>
    </w:p>
  </w:comment>
  <w:comment w:id="565" w:author="VNCN E&amp;C - Thương thảo 17/10" w:date="2026-10-19T03:59:00Z" w:initials="TT">
    <w:p w14:paraId="6368AA58" w14:textId="77777777" w:rsidR="00DE62AE" w:rsidRDefault="00000000">
      <w:r>
        <w:annotationRef/>
      </w:r>
      <w:r>
        <w:rPr>
          <w:color w:val="000000"/>
          <w:sz w:val="20"/>
          <w:szCs w:val="20"/>
        </w:rPr>
        <w:t>Thương thảo 17/10 – 12.2.10: đồng ý PH (không quy định máy phát dự phòng). 12.2.1: đồng ý PH; 12.2.1f chỉ bổ sung câu dẫn chiếu nguyên tắc khắc phục, bồi thường chung của Điều 18.</w:t>
      </w:r>
    </w:p>
  </w:comment>
  <w:comment w:id="584" w:author="VNCN E&amp;C - Thương thảo 17/10" w:date="2026-10-19T03:59:00Z" w:initials="TT">
    <w:p w14:paraId="5996AD04" w14:textId="77777777" w:rsidR="00DE62AE" w:rsidRDefault="00000000">
      <w:r>
        <w:annotationRef/>
      </w:r>
      <w:r>
        <w:rPr>
          <w:color w:val="000000"/>
          <w:sz w:val="20"/>
          <w:szCs w:val="20"/>
        </w:rPr>
        <w:t>Điều 13 (phát sinh, thay đổi) chuyển về Điều 15.4, 15.5 theo điều kiện chung (phát sinh, sửa đổi, điều chỉnh HĐ gom về Điều 15). Điều 14 (vật tư) đánh lại thành Điều 13; Điều 20 (bảo lãnh) chuyển lên Điều 14, Điều 19 (quyết toán, thanh lý) giữ ở Điều 19 sau Điều 18 (phạt, bồi thường) để giữ đúng số Điều 15–18; Điều 21–22 đánh lại 20–21.</w:t>
      </w:r>
    </w:p>
  </w:comment>
  <w:comment w:id="678" w:author="VNCN E&amp;C - Thương thảo 17/10" w:date="2026-10-19T03:59:00Z" w:initials="TT">
    <w:p w14:paraId="2236EEB6" w14:textId="77777777" w:rsidR="00DE62AE" w:rsidRDefault="00000000">
      <w:r>
        <w:annotationRef/>
      </w:r>
      <w:r>
        <w:rPr>
          <w:color w:val="000000"/>
          <w:sz w:val="20"/>
          <w:szCs w:val="20"/>
        </w:rPr>
        <w:t>Thương thảo 17/10 – 7.2: phần gia hạn tạm thời giữ nguyên theo PH, đưa về đúng Điều 15.1. Chậm tạm ứng đã xử lý tại 7.2 (ngày bắt đầu) nên ở đây chỉ còn chậm thanh toán, tránh tính hai lần.</w:t>
      </w:r>
    </w:p>
  </w:comment>
  <w:comment w:id="684" w:author="VNCN E&amp;C - Thương thảo 17/10" w:date="2026-10-19T03:59:00Z" w:initials="TT">
    <w:p w14:paraId="1E31124B" w14:textId="77777777" w:rsidR="00DE62AE" w:rsidRDefault="00000000">
      <w:r>
        <w:annotationRef/>
      </w:r>
      <w:r>
        <w:rPr>
          <w:color w:val="000000"/>
          <w:sz w:val="20"/>
          <w:szCs w:val="20"/>
        </w:rPr>
        <w:t>Điều 15 gom: điều chỉnh tiến độ, gia hạn (7.2 cũ), điều chỉnh khối lượng, điều chỉnh giá trị (9.4 cũ – rút gọn theo ý PH), phát sinh, thay đổi (Điều 13 cũ – theo bản PH). Lưu ý: 13.3 “thay đổi không được coi là phát sinh” PH đã bỏ và biên bản 17/10 không nhắc tới nên tạm theo PH.</w:t>
      </w:r>
    </w:p>
  </w:comment>
  <w:comment w:id="725" w:author="VNCN E&amp;C - Thương thảo 17/10" w:date="2026-10-19T03:59:00Z" w:initials="TT">
    <w:p w14:paraId="67A045CC" w14:textId="77777777" w:rsidR="00DE62AE" w:rsidRDefault="00000000">
      <w:r>
        <w:annotationRef/>
      </w:r>
      <w:r>
        <w:rPr>
          <w:color w:val="000000"/>
          <w:sz w:val="20"/>
          <w:szCs w:val="20"/>
        </w:rPr>
        <w:t>Thương thảo 17/10 – 17.1e: đưa đề xuất của PH (BCH duyệt hồ sơ quá 20 ngày) thành căn cứ tạm dừng với điều kiện hồ sơ thanh toán phải đầy đủ, đúng quy định. Ban HĐ đề nghị xác nhận đúng ý biên bản.</w:t>
      </w:r>
    </w:p>
  </w:comment>
  <w:comment w:id="748" w:author="VNCN E&amp;C - Thương thảo 17/10" w:date="2026-10-19T03:59:00Z" w:initials="TT">
    <w:p w14:paraId="3399988C" w14:textId="77777777" w:rsidR="00DE62AE" w:rsidRDefault="00000000">
      <w:r>
        <w:annotationRef/>
      </w:r>
      <w:r>
        <w:rPr>
          <w:color w:val="000000"/>
          <w:sz w:val="20"/>
          <w:szCs w:val="20"/>
        </w:rPr>
        <w:t>Gộp 3 nội dung PH để rải rác về một chỗ: 4.2 (Bên A trả dừng chờ do Nhà thầu khác), 11.2.h (điều kiện dừng chờ) và 9.4 (tạm dừng ≥30 ngày). Giữ thống nhất điều kiện 14 ngày, biên bản 24 giờ.</w:t>
      </w:r>
    </w:p>
  </w:comment>
  <w:comment w:id="795" w:author="VNCN E&amp;C - Thương thảo 17/10" w:date="2026-10-19T03:59:00Z" w:initials="TT">
    <w:p w14:paraId="3CD204B3" w14:textId="77777777" w:rsidR="00DE62AE" w:rsidRDefault="00000000">
      <w:r>
        <w:annotationRef/>
      </w:r>
      <w:r>
        <w:rPr>
          <w:color w:val="000000"/>
          <w:sz w:val="20"/>
          <w:szCs w:val="20"/>
        </w:rPr>
        <w:t>Thương thảo 17/10 – 17.2(iv): xác nhận hiện trạng theo quy định nhà nước; giữ nguyên căn cứ Hợp đồng thầu chính bị chấm dứt.</w:t>
      </w:r>
    </w:p>
  </w:comment>
  <w:comment w:id="827" w:author="VNCN E&amp;C - Thương thảo 17/10" w:date="2026-10-19T03:59:00Z" w:initials="TT">
    <w:p w14:paraId="3B820329" w14:textId="77777777" w:rsidR="00DE62AE" w:rsidRDefault="00000000">
      <w:r>
        <w:annotationRef/>
      </w:r>
      <w:r>
        <w:rPr>
          <w:color w:val="000000"/>
          <w:sz w:val="20"/>
          <w:szCs w:val="20"/>
        </w:rPr>
        <w:t>Thương thảo 17/10 – 17.2b: bỏ căn cứ “nhắc nhở đến lần thứ ba / biên bản họp lần thứ 3”; giữ các căn cứ bất hợp tác, an toàn, sự cố theo bản EC_v1. Bỏ điều khoản bao trùm “vi phạm ngoài các trường hợp nêu trên” (PH đã xóa, biên bản không nhắc tới).</w:t>
      </w:r>
    </w:p>
  </w:comment>
  <w:comment w:id="842" w:author="VNCN E&amp;C - Thương thảo 17/10" w:date="2026-10-19T03:59:00Z" w:initials="TT">
    <w:p w14:paraId="39CCABA4" w14:textId="77777777" w:rsidR="00DE62AE" w:rsidRDefault="00000000">
      <w:r>
        <w:annotationRef/>
      </w:r>
      <w:r>
        <w:rPr>
          <w:color w:val="000000"/>
          <w:sz w:val="20"/>
          <w:szCs w:val="20"/>
        </w:rPr>
        <w:t>Thương thảo 17/10 – 17.2b(x): sửa theo quy định nhà nước – sự cố xác định theo pháp luật về giải quyết sự cố công trình xây dựng. Pháp chế đối chiếu Nghị định 207/2026/NĐ-CP trước khi ký.</w:t>
      </w:r>
    </w:p>
  </w:comment>
  <w:comment w:id="878" w:author="VNCN E&amp;C - Thương thảo 17/10" w:date="2026-10-19T03:59:00Z" w:initials="TT">
    <w:p w14:paraId="2E2A5DB9" w14:textId="77777777" w:rsidR="00DE62AE" w:rsidRDefault="00000000">
      <w:r>
        <w:annotationRef/>
      </w:r>
      <w:r>
        <w:rPr>
          <w:color w:val="000000"/>
          <w:sz w:val="20"/>
          <w:szCs w:val="20"/>
        </w:rPr>
        <w:t>Thương thảo 17/10 – 17.c: sửa theo quy định nhà nước (căn cứ bên nhận thầu chấm dứt: bên giao thầu phá sản/giải thể; không thanh toán quá thời hạn; công việc bị dừng liên tục do lỗi bên giao thầu). Số ngày 60/45 theo bản EC_v1 – bôi vàng, pháp chế đối chiếu Nghị định 210/2026/NĐ-CP trước khi ký.</w:t>
      </w:r>
    </w:p>
  </w:comment>
  <w:comment w:id="930" w:author="VNCN E&amp;C - Thương thảo 17/10" w:date="2026-10-19T03:59:00Z" w:initials="TT">
    <w:p w14:paraId="3AF595F1" w14:textId="77777777" w:rsidR="00DE62AE" w:rsidRDefault="00000000">
      <w:r>
        <w:annotationRef/>
      </w:r>
      <w:r>
        <w:rPr>
          <w:color w:val="000000"/>
          <w:sz w:val="20"/>
          <w:szCs w:val="20"/>
        </w:rPr>
        <w:t>Thương thảo 17/10 – Điều 18: bỏ nguyên tắc back to back, tổng mức phạt không vượt quá 10%. Đưa nguyên tắc chung “Bên B khắc phục 100%, Bên B chịu trách nhiệm bồi thường, Bên A phối hợp, hỗ trợ” vào đây để áp dụng xuyên suốt; các điều khác chỉ dẫn chiếu.</w:t>
      </w:r>
    </w:p>
  </w:comment>
  <w:comment w:id="947" w:author="VNCN E&amp;C - Thương thảo 17/10" w:date="2026-10-19T03:59:00Z" w:initials="TT">
    <w:p w14:paraId="00334B1E" w14:textId="77777777" w:rsidR="00DE62AE" w:rsidRDefault="00000000">
      <w:r>
        <w:annotationRef/>
      </w:r>
      <w:r>
        <w:rPr>
          <w:color w:val="000000"/>
          <w:sz w:val="20"/>
          <w:szCs w:val="20"/>
        </w:rPr>
        <w:t>Thương thảo 17/10 – 18.3: phạt 0,1%/01 ngày; 7.3c theo câu chữ biên bản. Trần riêng phạt tiến độ 08% (theo PH) nằm trong tổng 10%.</w:t>
      </w:r>
    </w:p>
  </w:comment>
  <w:comment w:id="956" w:author="VNCN E&amp;C - Thương thảo 17/10" w:date="2026-10-19T03:59:00Z" w:initials="TT">
    <w:p w14:paraId="46BA4308" w14:textId="77777777" w:rsidR="00DE62AE" w:rsidRDefault="00000000">
      <w:r>
        <w:annotationRef/>
      </w:r>
      <w:r>
        <w:rPr>
          <w:color w:val="000000"/>
          <w:sz w:val="20"/>
          <w:szCs w:val="20"/>
        </w:rPr>
        <w:t>Gom quyền Bên A tự thực hiện/thuê đơn vị khác (trước đây lặp ở 6.3b, 8.2, 12.2.5, 12.2.8, 12.2.11, 12.2.12) về 18.4. 18.6 đánh lại 18.5 (PH đã bỏ 18.5 cũ); 17.2d(viii) gộp vào 18.5b.</w:t>
      </w:r>
    </w:p>
  </w:comment>
  <w:comment w:id="1013" w:author="VNCN E&amp;C - Thương thảo 17/10" w:date="2026-10-19T03:59:00Z" w:initials="TT">
    <w:p w14:paraId="6EA66F95" w14:textId="77777777" w:rsidR="00DE62AE" w:rsidRDefault="00000000">
      <w:r>
        <w:annotationRef/>
      </w:r>
      <w:r>
        <w:rPr>
          <w:color w:val="000000"/>
          <w:sz w:val="20"/>
          <w:szCs w:val="20"/>
        </w:rPr>
        <w:t>CẦN XÁC NHẬN: bảo lãnh thanh toán 15% do Bên A cấp – biên bản 17/10 không nhắc tới nên tạm theo PH. Đây là nghĩa vụ tài chính lớn của Bên A (≈32 tỷ đồng); Biên bản thương thảo trước đó không đồng ý. Câu chữ của PH còn chép nhầm mẫu bảo lãnh của Bên B (“ngân hàng được Bên A chấp thuận”, “mẫu Biểu 06”).</w:t>
      </w:r>
    </w:p>
  </w:comment>
  <w:comment w:id="1040" w:author="Ban Kinh tế &amp; Quản lý Hợp đồng" w:date="2026-10-15T18:50:00Z" w:initials="BKt&amp;QlHđ">
    <w:p w14:paraId="7AE6E8E8" w14:textId="77777777" w:rsidR="00DE62AE" w:rsidRDefault="0081215C">
      <w:pPr>
        <w:overflowPunct w:val="0"/>
      </w:pPr>
      <w:r>
        <w:rPr>
          <w:rStyle w:val="CommentReference"/>
        </w:rPr>
        <w:annotationRef/>
      </w:r>
      <w:r w:rsidR="00000000">
        <w:rPr>
          <w:rFonts w:ascii="Liberation Serif" w:eastAsia="DejaVu Sans" w:hAnsi="Liberation Serif" w:cs="DejaVu Sans"/>
          <w:sz w:val="24"/>
          <w:lang w:bidi="en-US"/>
        </w:rPr>
        <w:t>ĐỀ XUẤT THEO BẢNG EXCEL RIÊNG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8054DE" w15:done="0"/>
  <w15:commentEx w15:paraId="7E581EEC" w15:done="0"/>
  <w15:commentEx w15:paraId="38BEFD5B" w15:done="0"/>
  <w15:commentEx w15:paraId="7744796C" w15:done="0"/>
  <w15:commentEx w15:paraId="18F32DF5" w15:done="0"/>
  <w15:commentEx w15:paraId="616AF0AC" w15:done="0"/>
  <w15:commentEx w15:paraId="59C8B230" w15:done="0"/>
  <w15:commentEx w15:paraId="13FA66E4" w15:done="0"/>
  <w15:commentEx w15:paraId="014467A3" w15:done="0"/>
  <w15:commentEx w15:paraId="1A1FFA23" w15:done="0"/>
  <w15:commentEx w15:paraId="6C783E7E" w15:done="0"/>
  <w15:commentEx w15:paraId="4436BE16" w15:done="0"/>
  <w15:commentEx w15:paraId="032720AC" w15:done="0"/>
  <w15:commentEx w15:paraId="70FF1010" w15:done="0"/>
  <w15:commentEx w15:paraId="0F1D0F53" w15:done="0"/>
  <w15:commentEx w15:paraId="29F6B364" w15:done="0"/>
  <w15:commentEx w15:paraId="56632E6B" w15:done="0"/>
  <w15:commentEx w15:paraId="68E19667" w15:done="0"/>
  <w15:commentEx w15:paraId="3153E78D" w15:done="0"/>
  <w15:commentEx w15:paraId="7DC11846" w15:done="0"/>
  <w15:commentEx w15:paraId="0EC5E5CA" w15:done="0"/>
  <w15:commentEx w15:paraId="60D98CE4" w15:done="0"/>
  <w15:commentEx w15:paraId="4E7700B7" w15:done="0"/>
  <w15:commentEx w15:paraId="14185580" w15:done="0"/>
  <w15:commentEx w15:paraId="4E71DB9E" w15:done="0"/>
  <w15:commentEx w15:paraId="6368AA58" w15:done="0"/>
  <w15:commentEx w15:paraId="5996AD04" w15:done="0"/>
  <w15:commentEx w15:paraId="2236EEB6" w15:done="0"/>
  <w15:commentEx w15:paraId="1E31124B" w15:done="0"/>
  <w15:commentEx w15:paraId="67A045CC" w15:done="0"/>
  <w15:commentEx w15:paraId="3399988C" w15:done="0"/>
  <w15:commentEx w15:paraId="3CD204B3" w15:done="0"/>
  <w15:commentEx w15:paraId="3B820329" w15:done="0"/>
  <w15:commentEx w15:paraId="39CCABA4" w15:done="0"/>
  <w15:commentEx w15:paraId="2E2A5DB9" w15:done="0"/>
  <w15:commentEx w15:paraId="3AF595F1" w15:done="0"/>
  <w15:commentEx w15:paraId="00334B1E" w15:done="0"/>
  <w15:commentEx w15:paraId="46BA4308" w15:done="0"/>
  <w15:commentEx w15:paraId="6EA66F95" w15:done="0"/>
  <w15:commentEx w15:paraId="7AE6E8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498A81" w16cex:dateUtc="2026-10-19T03:59:00Z"/>
  <w16cex:commentExtensible w16cex:durableId="6C4BF307" w16cex:dateUtc="2026-10-19T03:59:00Z"/>
  <w16cex:commentExtensible w16cex:durableId="5F5C19B7" w16cex:dateUtc="2026-10-19T03:59:00Z"/>
  <w16cex:commentExtensible w16cex:durableId="353530C0" w16cex:dateUtc="2026-10-19T03:59:00Z"/>
  <w16cex:commentExtensible w16cex:durableId="4628DD5E" w16cex:dateUtc="2026-10-19T03:59:00Z"/>
  <w16cex:commentExtensible w16cex:durableId="182520A5" w16cex:dateUtc="2026-10-19T03:59:00Z"/>
  <w16cex:commentExtensible w16cex:durableId="358B5144" w16cex:dateUtc="2026-10-19T03:59:00Z"/>
  <w16cex:commentExtensible w16cex:durableId="54FE94DE" w16cex:dateUtc="2026-10-19T03:59:00Z"/>
  <w16cex:commentExtensible w16cex:durableId="455B4ACE" w16cex:dateUtc="2026-10-19T03:59:00Z"/>
  <w16cex:commentExtensible w16cex:durableId="28FFEF97" w16cex:dateUtc="2026-10-19T03:59:00Z"/>
  <w16cex:commentExtensible w16cex:durableId="6157E71D" w16cex:dateUtc="2026-10-19T03:59:00Z"/>
  <w16cex:commentExtensible w16cex:durableId="6BE8FFAD" w16cex:dateUtc="2026-10-19T03:59:00Z"/>
  <w16cex:commentExtensible w16cex:durableId="6C64070A" w16cex:dateUtc="2026-10-19T03:59:00Z"/>
  <w16cex:commentExtensible w16cex:durableId="3AE73B21" w16cex:dateUtc="2026-10-19T03:59:00Z"/>
  <w16cex:commentExtensible w16cex:durableId="4619A920" w16cex:dateUtc="2026-10-19T03:59:00Z"/>
  <w16cex:commentExtensible w16cex:durableId="4DAE76FC" w16cex:dateUtc="2026-10-19T03:59:00Z"/>
  <w16cex:commentExtensible w16cex:durableId="5D872146" w16cex:dateUtc="2026-10-19T03:59:00Z"/>
  <w16cex:commentExtensible w16cex:durableId="58C8F27B" w16cex:dateUtc="2026-10-19T03:59:00Z"/>
  <w16cex:commentExtensible w16cex:durableId="08E9CB7D" w16cex:dateUtc="2026-10-19T03:59:00Z"/>
  <w16cex:commentExtensible w16cex:durableId="6806B2CB" w16cex:dateUtc="2026-10-19T03:59:00Z"/>
  <w16cex:commentExtensible w16cex:durableId="0D60B95B" w16cex:dateUtc="2026-10-19T03:59:00Z"/>
  <w16cex:commentExtensible w16cex:durableId="4952FDE2" w16cex:dateUtc="2026-10-19T03:59:00Z"/>
  <w16cex:commentExtensible w16cex:durableId="77F38687" w16cex:dateUtc="2026-10-19T03:59:00Z"/>
  <w16cex:commentExtensible w16cex:durableId="44937611" w16cex:dateUtc="2026-10-19T03:59:00Z"/>
  <w16cex:commentExtensible w16cex:durableId="5D1C078B" w16cex:dateUtc="2026-10-19T03:59:00Z"/>
  <w16cex:commentExtensible w16cex:durableId="549C1299" w16cex:dateUtc="2026-10-19T03:59:00Z"/>
  <w16cex:commentExtensible w16cex:durableId="25BFFF17" w16cex:dateUtc="2026-10-19T03:59:00Z"/>
  <w16cex:commentExtensible w16cex:durableId="4ACAE57E" w16cex:dateUtc="2026-10-19T03:59:00Z"/>
  <w16cex:commentExtensible w16cex:durableId="5994CBE1" w16cex:dateUtc="2026-10-19T03:59:00Z"/>
  <w16cex:commentExtensible w16cex:durableId="07603166" w16cex:dateUtc="2026-10-19T03:59:00Z"/>
  <w16cex:commentExtensible w16cex:durableId="2F3FB3E9" w16cex:dateUtc="2026-10-19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8054DE" w16cid:durableId="158054DE"/>
  <w16cid:commentId w16cid:paraId="7E581EEC" w16cid:durableId="33498A81"/>
  <w16cid:commentId w16cid:paraId="38BEFD5B" w16cid:durableId="6C4BF307"/>
  <w16cid:commentId w16cid:paraId="7744796C" w16cid:durableId="7744796C"/>
  <w16cid:commentId w16cid:paraId="18F32DF5" w16cid:durableId="18F32DF5"/>
  <w16cid:commentId w16cid:paraId="616AF0AC" w16cid:durableId="5F5C19B7"/>
  <w16cid:commentId w16cid:paraId="59C8B230" w16cid:durableId="353530C0"/>
  <w16cid:commentId w16cid:paraId="13FA66E4" w16cid:durableId="4628DD5E"/>
  <w16cid:commentId w16cid:paraId="014467A3" w16cid:durableId="182520A5"/>
  <w16cid:commentId w16cid:paraId="1A1FFA23" w16cid:durableId="358B5144"/>
  <w16cid:commentId w16cid:paraId="6C783E7E" w16cid:durableId="54FE94DE"/>
  <w16cid:commentId w16cid:paraId="4436BE16" w16cid:durableId="4436BE16"/>
  <w16cid:commentId w16cid:paraId="032720AC" w16cid:durableId="032720AC"/>
  <w16cid:commentId w16cid:paraId="70FF1010" w16cid:durableId="455B4ACE"/>
  <w16cid:commentId w16cid:paraId="0F1D0F53" w16cid:durableId="0F1D0F53"/>
  <w16cid:commentId w16cid:paraId="29F6B364" w16cid:durableId="28FFEF97"/>
  <w16cid:commentId w16cid:paraId="56632E6B" w16cid:durableId="6157E71D"/>
  <w16cid:commentId w16cid:paraId="68E19667" w16cid:durableId="68E19667"/>
  <w16cid:commentId w16cid:paraId="3153E78D" w16cid:durableId="3153E78D"/>
  <w16cid:commentId w16cid:paraId="7DC11846" w16cid:durableId="6BE8FFAD"/>
  <w16cid:commentId w16cid:paraId="0EC5E5CA" w16cid:durableId="6C64070A"/>
  <w16cid:commentId w16cid:paraId="60D98CE4" w16cid:durableId="3AE73B21"/>
  <w16cid:commentId w16cid:paraId="4E7700B7" w16cid:durableId="4619A920"/>
  <w16cid:commentId w16cid:paraId="14185580" w16cid:durableId="4DAE76FC"/>
  <w16cid:commentId w16cid:paraId="4E71DB9E" w16cid:durableId="5D872146"/>
  <w16cid:commentId w16cid:paraId="6368AA58" w16cid:durableId="58C8F27B"/>
  <w16cid:commentId w16cid:paraId="5996AD04" w16cid:durableId="08E9CB7D"/>
  <w16cid:commentId w16cid:paraId="2236EEB6" w16cid:durableId="6806B2CB"/>
  <w16cid:commentId w16cid:paraId="1E31124B" w16cid:durableId="0D60B95B"/>
  <w16cid:commentId w16cid:paraId="67A045CC" w16cid:durableId="4952FDE2"/>
  <w16cid:commentId w16cid:paraId="3399988C" w16cid:durableId="77F38687"/>
  <w16cid:commentId w16cid:paraId="3CD204B3" w16cid:durableId="44937611"/>
  <w16cid:commentId w16cid:paraId="3B820329" w16cid:durableId="5D1C078B"/>
  <w16cid:commentId w16cid:paraId="39CCABA4" w16cid:durableId="549C1299"/>
  <w16cid:commentId w16cid:paraId="2E2A5DB9" w16cid:durableId="25BFFF17"/>
  <w16cid:commentId w16cid:paraId="3AF595F1" w16cid:durableId="4ACAE57E"/>
  <w16cid:commentId w16cid:paraId="00334B1E" w16cid:durableId="5994CBE1"/>
  <w16cid:commentId w16cid:paraId="46BA4308" w16cid:durableId="07603166"/>
  <w16cid:commentId w16cid:paraId="6EA66F95" w16cid:durableId="2F3FB3E9"/>
  <w16cid:commentId w16cid:paraId="7AE6E8E8" w16cid:durableId="7AE6E8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24CF8" w14:textId="77777777" w:rsidR="00476B7F" w:rsidRDefault="00476B7F">
      <w:r>
        <w:separator/>
      </w:r>
    </w:p>
  </w:endnote>
  <w:endnote w:type="continuationSeparator" w:id="0">
    <w:p w14:paraId="5E1104F7" w14:textId="77777777" w:rsidR="00476B7F" w:rsidRDefault="00476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Wingdings"/>
    <w:charset w:val="02"/>
    <w:family w:val="auto"/>
    <w:pitch w:val="default"/>
  </w:font>
  <w:font w:name="Times New Roman Bold">
    <w:altName w:val="Times New Roman"/>
    <w:panose1 w:val="02020803070505020304"/>
    <w:charset w:val="01"/>
    <w:family w:val="roman"/>
    <w:pitch w:val="variable"/>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EFF" w:usb1="F9DFFFFF" w:usb2="0000007F" w:usb3="00000000" w:csb0="003F01FF" w:csb1="00000000"/>
  </w:font>
  <w:font w:name="Arial Bold">
    <w:panose1 w:val="020B0704020202020204"/>
    <w:charset w:val="01"/>
    <w:family w:val="roman"/>
    <w:pitch w:val="variable"/>
  </w:font>
  <w:font w:name="FreeSans">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018D" w14:textId="77777777" w:rsidR="00DE62AE" w:rsidRDefault="00DE62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A3944" w14:textId="77777777" w:rsidR="00DE62AE" w:rsidRDefault="00000000">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59</w:t>
    </w:r>
    <w:r>
      <w:rPr>
        <w:rFonts w:ascii="Times New Roman" w:hAnsi="Times New Roman"/>
        <w:sz w:val="24"/>
      </w:rPr>
      <w:fldChar w:fldCharType="end"/>
    </w:r>
  </w:p>
  <w:p w14:paraId="6573B127" w14:textId="77777777" w:rsidR="00DE62AE" w:rsidRDefault="00DE62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2500" w14:textId="77777777" w:rsidR="00DE62AE" w:rsidRDefault="00000000">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59</w:t>
    </w:r>
    <w:r>
      <w:rPr>
        <w:rFonts w:ascii="Times New Roman" w:hAnsi="Times New Roman"/>
        <w:sz w:val="24"/>
      </w:rPr>
      <w:fldChar w:fldCharType="end"/>
    </w:r>
  </w:p>
  <w:p w14:paraId="29696A63" w14:textId="77777777" w:rsidR="00DE62AE" w:rsidRDefault="00DE62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0CE3" w14:textId="77777777" w:rsidR="00DE62AE" w:rsidRDefault="00DE62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EF2B" w14:textId="77777777" w:rsidR="00DE62AE" w:rsidRDefault="00000000">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61</w:t>
    </w:r>
    <w:r>
      <w:rPr>
        <w:rFonts w:ascii="Times New Roman" w:hAnsi="Times New Roman"/>
        <w:sz w:val="24"/>
      </w:rPr>
      <w:fldChar w:fldCharType="end"/>
    </w:r>
  </w:p>
  <w:p w14:paraId="18490D14" w14:textId="77777777" w:rsidR="00DE62AE" w:rsidRDefault="00DE62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9EE3" w14:textId="77777777" w:rsidR="00DE62AE" w:rsidRDefault="00DE62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93942" w14:textId="77777777" w:rsidR="00476B7F" w:rsidRDefault="00476B7F">
      <w:r>
        <w:separator/>
      </w:r>
    </w:p>
  </w:footnote>
  <w:footnote w:type="continuationSeparator" w:id="0">
    <w:p w14:paraId="01042F3A" w14:textId="77777777" w:rsidR="00476B7F" w:rsidRDefault="00476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A6F"/>
    <w:multiLevelType w:val="multilevel"/>
    <w:tmpl w:val="A528714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0D2C25"/>
    <w:multiLevelType w:val="multilevel"/>
    <w:tmpl w:val="9FECCFEE"/>
    <w:lvl w:ilvl="0">
      <w:start w:val="1"/>
      <w:numFmt w:val="lowerLetter"/>
      <w:lvlText w:val="%1)"/>
      <w:lvlJc w:val="left"/>
      <w:pPr>
        <w:tabs>
          <w:tab w:val="num" w:pos="0"/>
        </w:tabs>
        <w:ind w:left="502" w:hanging="360"/>
      </w:pPr>
      <w:rPr>
        <w:rFonts w:ascii="Times New Roman" w:eastAsia="Calibri" w:hAnsi="Times New Roman" w:cs="Times New Roman"/>
        <w:strike w:val="0"/>
        <w:dstrike w:val="0"/>
      </w:rPr>
    </w:lvl>
    <w:lvl w:ilvl="1">
      <w:start w:val="1"/>
      <w:numFmt w:val="lowerLetter"/>
      <w:lvlText w:val="%2."/>
      <w:lvlJc w:val="left"/>
      <w:pPr>
        <w:tabs>
          <w:tab w:val="num" w:pos="0"/>
        </w:tabs>
        <w:ind w:left="1222" w:hanging="360"/>
      </w:pPr>
    </w:lvl>
    <w:lvl w:ilvl="2">
      <w:start w:val="1"/>
      <w:numFmt w:val="lowerRoman"/>
      <w:lvlText w:val="%3."/>
      <w:lvlJc w:val="right"/>
      <w:pPr>
        <w:tabs>
          <w:tab w:val="num" w:pos="0"/>
        </w:tabs>
        <w:ind w:left="1942" w:hanging="180"/>
      </w:pPr>
    </w:lvl>
    <w:lvl w:ilvl="3">
      <w:start w:val="1"/>
      <w:numFmt w:val="decimal"/>
      <w:lvlText w:val="%4."/>
      <w:lvlJc w:val="left"/>
      <w:pPr>
        <w:tabs>
          <w:tab w:val="num" w:pos="0"/>
        </w:tabs>
        <w:ind w:left="2662" w:hanging="360"/>
      </w:pPr>
    </w:lvl>
    <w:lvl w:ilvl="4">
      <w:start w:val="1"/>
      <w:numFmt w:val="lowerLetter"/>
      <w:lvlText w:val="%5."/>
      <w:lvlJc w:val="left"/>
      <w:pPr>
        <w:tabs>
          <w:tab w:val="num" w:pos="0"/>
        </w:tabs>
        <w:ind w:left="3382" w:hanging="360"/>
      </w:pPr>
    </w:lvl>
    <w:lvl w:ilvl="5">
      <w:start w:val="1"/>
      <w:numFmt w:val="lowerRoman"/>
      <w:lvlText w:val="%6."/>
      <w:lvlJc w:val="right"/>
      <w:pPr>
        <w:tabs>
          <w:tab w:val="num" w:pos="0"/>
        </w:tabs>
        <w:ind w:left="4102" w:hanging="180"/>
      </w:pPr>
    </w:lvl>
    <w:lvl w:ilvl="6">
      <w:start w:val="1"/>
      <w:numFmt w:val="decimal"/>
      <w:lvlText w:val="%7."/>
      <w:lvlJc w:val="left"/>
      <w:pPr>
        <w:tabs>
          <w:tab w:val="num" w:pos="0"/>
        </w:tabs>
        <w:ind w:left="4822" w:hanging="360"/>
      </w:pPr>
    </w:lvl>
    <w:lvl w:ilvl="7">
      <w:start w:val="1"/>
      <w:numFmt w:val="lowerLetter"/>
      <w:lvlText w:val="%8."/>
      <w:lvlJc w:val="left"/>
      <w:pPr>
        <w:tabs>
          <w:tab w:val="num" w:pos="0"/>
        </w:tabs>
        <w:ind w:left="5542" w:hanging="360"/>
      </w:pPr>
    </w:lvl>
    <w:lvl w:ilvl="8">
      <w:start w:val="1"/>
      <w:numFmt w:val="lowerRoman"/>
      <w:lvlText w:val="%9."/>
      <w:lvlJc w:val="right"/>
      <w:pPr>
        <w:tabs>
          <w:tab w:val="num" w:pos="0"/>
        </w:tabs>
        <w:ind w:left="6262" w:hanging="180"/>
      </w:pPr>
    </w:lvl>
  </w:abstractNum>
  <w:abstractNum w:abstractNumId="2" w15:restartNumberingAfterBreak="0">
    <w:nsid w:val="030911A3"/>
    <w:multiLevelType w:val="multilevel"/>
    <w:tmpl w:val="898EA114"/>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6B638F"/>
    <w:multiLevelType w:val="multilevel"/>
    <w:tmpl w:val="71F6849A"/>
    <w:lvl w:ilvl="0">
      <w:start w:val="1"/>
      <w:numFmt w:val="lowerRoman"/>
      <w:lvlText w:val="(%1)"/>
      <w:lvlJc w:val="left"/>
      <w:pPr>
        <w:tabs>
          <w:tab w:val="num" w:pos="0"/>
        </w:tabs>
        <w:ind w:left="644" w:hanging="360"/>
      </w:pPr>
      <w:rPr>
        <w:rFonts w:ascii="Times New Roman" w:eastAsia="Times New Roman" w:hAnsi="Times New Roman" w:cs="Times New Roman"/>
      </w:r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4" w15:restartNumberingAfterBreak="0">
    <w:nsid w:val="0E0A5974"/>
    <w:multiLevelType w:val="multilevel"/>
    <w:tmpl w:val="11CE89E8"/>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5" w15:restartNumberingAfterBreak="0">
    <w:nsid w:val="117578FD"/>
    <w:multiLevelType w:val="multilevel"/>
    <w:tmpl w:val="8C9CD0C2"/>
    <w:lvl w:ilvl="0">
      <w:start w:val="1"/>
      <w:numFmt w:val="decimal"/>
      <w:pStyle w:val="Lever1-"/>
      <w:lvlText w:val="%1."/>
      <w:lvlJc w:val="left"/>
      <w:pPr>
        <w:tabs>
          <w:tab w:val="num" w:pos="0"/>
        </w:tabs>
        <w:ind w:left="360" w:hanging="360"/>
      </w:pPr>
    </w:lvl>
    <w:lvl w:ilvl="1">
      <w:start w:val="1"/>
      <w:numFmt w:val="decimal"/>
      <w:suff w:val="space"/>
      <w:lvlText w:val="%1.%2."/>
      <w:lvlJc w:val="left"/>
      <w:pPr>
        <w:tabs>
          <w:tab w:val="num" w:pos="0"/>
        </w:tabs>
        <w:ind w:left="0" w:firstLine="0"/>
      </w:pPr>
      <w:rPr>
        <w:b/>
      </w:r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rPr>
        <w:b w:val="0"/>
        <w:i w:val="0"/>
      </w:r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 w15:restartNumberingAfterBreak="0">
    <w:nsid w:val="1283684C"/>
    <w:multiLevelType w:val="multilevel"/>
    <w:tmpl w:val="0B7018A6"/>
    <w:lvl w:ilvl="0">
      <w:start w:val="1"/>
      <w:numFmt w:val="bullet"/>
      <w:pStyle w:val="Lever7-1"/>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14511712"/>
    <w:multiLevelType w:val="multilevel"/>
    <w:tmpl w:val="706C725E"/>
    <w:lvl w:ilvl="0">
      <w:start w:val="1"/>
      <w:numFmt w:val="lowerLetter"/>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4D61538"/>
    <w:multiLevelType w:val="multilevel"/>
    <w:tmpl w:val="7BEC7C78"/>
    <w:lvl w:ilvl="0">
      <w:start w:val="1"/>
      <w:numFmt w:val="lowerLetter"/>
      <w:lvlText w:val="%1)"/>
      <w:lvlJc w:val="left"/>
      <w:pPr>
        <w:tabs>
          <w:tab w:val="num" w:pos="0"/>
        </w:tabs>
        <w:ind w:left="720" w:hanging="360"/>
      </w:pPr>
      <w:rPr>
        <w:rFonts w:ascii="Times New Roman" w:eastAsia="Calibr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8761604"/>
    <w:multiLevelType w:val="multilevel"/>
    <w:tmpl w:val="92AC6D5C"/>
    <w:lvl w:ilvl="0">
      <w:numFmt w:val="bullet"/>
      <w:lvlText w:val="-"/>
      <w:lvlJc w:val="left"/>
      <w:pPr>
        <w:tabs>
          <w:tab w:val="num" w:pos="0"/>
        </w:tabs>
        <w:ind w:left="720" w:hanging="360"/>
      </w:pPr>
      <w:rPr>
        <w:rFonts w:ascii="Times New Roman" w:hAnsi="Times New Roman" w:cs="Times New Roman" w:hint="default"/>
      </w:rPr>
    </w:lvl>
    <w:lvl w:ilvl="1">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8E8422D"/>
    <w:multiLevelType w:val="multilevel"/>
    <w:tmpl w:val="D20A6CEE"/>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B3448BC"/>
    <w:multiLevelType w:val="multilevel"/>
    <w:tmpl w:val="0ED460A6"/>
    <w:lvl w:ilvl="0">
      <w:start w:val="1"/>
      <w:numFmt w:val="lowerRoman"/>
      <w:suff w:val="space"/>
      <w:lvlText w:val="(%1)"/>
      <w:lvlJc w:val="left"/>
      <w:pPr>
        <w:tabs>
          <w:tab w:val="num" w:pos="0"/>
        </w:tabs>
        <w:ind w:left="1004" w:hanging="72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2" w15:restartNumberingAfterBreak="0">
    <w:nsid w:val="20DE0E79"/>
    <w:multiLevelType w:val="multilevel"/>
    <w:tmpl w:val="BE8EE164"/>
    <w:lvl w:ilvl="0">
      <w:start w:val="7"/>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3" w15:restartNumberingAfterBreak="0">
    <w:nsid w:val="24191E12"/>
    <w:multiLevelType w:val="multilevel"/>
    <w:tmpl w:val="8048E0CE"/>
    <w:lvl w:ilvl="0">
      <w:start w:val="1"/>
      <w:numFmt w:val="lowerRoman"/>
      <w:lvlText w:val="%1."/>
      <w:lvlJc w:val="right"/>
      <w:pPr>
        <w:tabs>
          <w:tab w:val="num" w:pos="0"/>
        </w:tabs>
        <w:ind w:left="780" w:hanging="360"/>
      </w:pPr>
    </w:lvl>
    <w:lvl w:ilvl="1">
      <w:start w:val="1"/>
      <w:numFmt w:val="lowerLetter"/>
      <w:lvlText w:val="%2."/>
      <w:lvlJc w:val="left"/>
      <w:pPr>
        <w:tabs>
          <w:tab w:val="num" w:pos="0"/>
        </w:tabs>
        <w:ind w:left="1500" w:hanging="360"/>
      </w:pPr>
    </w:lvl>
    <w:lvl w:ilvl="2">
      <w:start w:val="1"/>
      <w:numFmt w:val="lowerRoman"/>
      <w:lvlText w:val="%3."/>
      <w:lvlJc w:val="right"/>
      <w:pPr>
        <w:tabs>
          <w:tab w:val="num" w:pos="0"/>
        </w:tabs>
        <w:ind w:left="2220" w:hanging="180"/>
      </w:pPr>
    </w:lvl>
    <w:lvl w:ilvl="3">
      <w:start w:val="1"/>
      <w:numFmt w:val="decimal"/>
      <w:lvlText w:val="%4."/>
      <w:lvlJc w:val="left"/>
      <w:pPr>
        <w:tabs>
          <w:tab w:val="num" w:pos="0"/>
        </w:tabs>
        <w:ind w:left="2940" w:hanging="360"/>
      </w:pPr>
    </w:lvl>
    <w:lvl w:ilvl="4">
      <w:start w:val="1"/>
      <w:numFmt w:val="lowerLetter"/>
      <w:lvlText w:val="%5."/>
      <w:lvlJc w:val="left"/>
      <w:pPr>
        <w:tabs>
          <w:tab w:val="num" w:pos="0"/>
        </w:tabs>
        <w:ind w:left="3660" w:hanging="360"/>
      </w:pPr>
    </w:lvl>
    <w:lvl w:ilvl="5">
      <w:start w:val="1"/>
      <w:numFmt w:val="lowerRoman"/>
      <w:lvlText w:val="%6."/>
      <w:lvlJc w:val="right"/>
      <w:pPr>
        <w:tabs>
          <w:tab w:val="num" w:pos="0"/>
        </w:tabs>
        <w:ind w:left="4380" w:hanging="180"/>
      </w:pPr>
    </w:lvl>
    <w:lvl w:ilvl="6">
      <w:start w:val="1"/>
      <w:numFmt w:val="decimal"/>
      <w:lvlText w:val="%7."/>
      <w:lvlJc w:val="left"/>
      <w:pPr>
        <w:tabs>
          <w:tab w:val="num" w:pos="0"/>
        </w:tabs>
        <w:ind w:left="5100" w:hanging="360"/>
      </w:pPr>
    </w:lvl>
    <w:lvl w:ilvl="7">
      <w:start w:val="1"/>
      <w:numFmt w:val="lowerLetter"/>
      <w:lvlText w:val="%8."/>
      <w:lvlJc w:val="left"/>
      <w:pPr>
        <w:tabs>
          <w:tab w:val="num" w:pos="0"/>
        </w:tabs>
        <w:ind w:left="5820" w:hanging="360"/>
      </w:pPr>
    </w:lvl>
    <w:lvl w:ilvl="8">
      <w:start w:val="1"/>
      <w:numFmt w:val="lowerRoman"/>
      <w:lvlText w:val="%9."/>
      <w:lvlJc w:val="right"/>
      <w:pPr>
        <w:tabs>
          <w:tab w:val="num" w:pos="0"/>
        </w:tabs>
        <w:ind w:left="6540" w:hanging="180"/>
      </w:pPr>
    </w:lvl>
  </w:abstractNum>
  <w:abstractNum w:abstractNumId="14" w15:restartNumberingAfterBreak="0">
    <w:nsid w:val="25816E08"/>
    <w:multiLevelType w:val="multilevel"/>
    <w:tmpl w:val="CC4E405A"/>
    <w:lvl w:ilvl="0">
      <w:start w:val="1"/>
      <w:numFmt w:val="lowerLetter"/>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5B263FC"/>
    <w:multiLevelType w:val="multilevel"/>
    <w:tmpl w:val="06508E44"/>
    <w:lvl w:ilvl="0">
      <w:start w:val="1"/>
      <w:numFmt w:val="bullet"/>
      <w:pStyle w:val="Lever7-2"/>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15:restartNumberingAfterBreak="0">
    <w:nsid w:val="2E436A39"/>
    <w:multiLevelType w:val="multilevel"/>
    <w:tmpl w:val="A51EEF7C"/>
    <w:lvl w:ilvl="0">
      <w:start w:val="3"/>
      <w:numFmt w:val="decimal"/>
      <w:lvlText w:val="%1"/>
      <w:lvlJc w:val="left"/>
      <w:pPr>
        <w:tabs>
          <w:tab w:val="num" w:pos="0"/>
        </w:tabs>
        <w:ind w:left="600" w:hanging="600"/>
      </w:pPr>
    </w:lvl>
    <w:lvl w:ilvl="1">
      <w:start w:val="13"/>
      <w:numFmt w:val="decimal"/>
      <w:lvlText w:val="%1.%2"/>
      <w:lvlJc w:val="left"/>
      <w:pPr>
        <w:tabs>
          <w:tab w:val="num" w:pos="0"/>
        </w:tabs>
        <w:ind w:left="954" w:hanging="600"/>
      </w:pPr>
    </w:lvl>
    <w:lvl w:ilvl="2">
      <w:start w:val="1"/>
      <w:numFmt w:val="lowerLetter"/>
      <w:lvlText w:val="%3)"/>
      <w:lvlJc w:val="left"/>
      <w:pPr>
        <w:tabs>
          <w:tab w:val="num" w:pos="0"/>
        </w:tabs>
        <w:ind w:left="1428" w:hanging="720"/>
      </w:pPr>
      <w:rPr>
        <w:rFonts w:ascii="Times New Roman" w:eastAsia="Calibri" w:hAnsi="Times New Roman" w:cs="Times New Roman"/>
        <w:strike w:val="0"/>
        <w:dstrike w:val="0"/>
      </w:rPr>
    </w:lvl>
    <w:lvl w:ilvl="3">
      <w:start w:val="1"/>
      <w:numFmt w:val="decimal"/>
      <w:lvlText w:val="%1.%2.%3.%4"/>
      <w:lvlJc w:val="left"/>
      <w:pPr>
        <w:tabs>
          <w:tab w:val="num" w:pos="0"/>
        </w:tabs>
        <w:ind w:left="1782" w:hanging="720"/>
      </w:pPr>
    </w:lvl>
    <w:lvl w:ilvl="4">
      <w:start w:val="1"/>
      <w:numFmt w:val="decimal"/>
      <w:lvlText w:val="%1.%2.%3.%4.%5"/>
      <w:lvlJc w:val="left"/>
      <w:pPr>
        <w:tabs>
          <w:tab w:val="num" w:pos="0"/>
        </w:tabs>
        <w:ind w:left="2496" w:hanging="1080"/>
      </w:pPr>
    </w:lvl>
    <w:lvl w:ilvl="5">
      <w:start w:val="1"/>
      <w:numFmt w:val="decimal"/>
      <w:lvlText w:val="%1.%2.%3.%4.%5.%6"/>
      <w:lvlJc w:val="left"/>
      <w:pPr>
        <w:tabs>
          <w:tab w:val="num" w:pos="0"/>
        </w:tabs>
        <w:ind w:left="2850" w:hanging="1080"/>
      </w:pPr>
    </w:lvl>
    <w:lvl w:ilvl="6">
      <w:start w:val="1"/>
      <w:numFmt w:val="decimal"/>
      <w:lvlText w:val="%1.%2.%3.%4.%5.%6.%7"/>
      <w:lvlJc w:val="left"/>
      <w:pPr>
        <w:tabs>
          <w:tab w:val="num" w:pos="0"/>
        </w:tabs>
        <w:ind w:left="3564" w:hanging="1440"/>
      </w:pPr>
    </w:lvl>
    <w:lvl w:ilvl="7">
      <w:start w:val="1"/>
      <w:numFmt w:val="decimal"/>
      <w:lvlText w:val="%1.%2.%3.%4.%5.%6.%7.%8"/>
      <w:lvlJc w:val="left"/>
      <w:pPr>
        <w:tabs>
          <w:tab w:val="num" w:pos="0"/>
        </w:tabs>
        <w:ind w:left="3918" w:hanging="1440"/>
      </w:pPr>
    </w:lvl>
    <w:lvl w:ilvl="8">
      <w:start w:val="1"/>
      <w:numFmt w:val="decimal"/>
      <w:lvlText w:val="%1.%2.%3.%4.%5.%6.%7.%8.%9"/>
      <w:lvlJc w:val="left"/>
      <w:pPr>
        <w:tabs>
          <w:tab w:val="num" w:pos="0"/>
        </w:tabs>
        <w:ind w:left="4632" w:hanging="1800"/>
      </w:pPr>
    </w:lvl>
  </w:abstractNum>
  <w:abstractNum w:abstractNumId="17" w15:restartNumberingAfterBreak="0">
    <w:nsid w:val="2E970B85"/>
    <w:multiLevelType w:val="multilevel"/>
    <w:tmpl w:val="4AF64810"/>
    <w:lvl w:ilvl="0">
      <w:start w:val="1"/>
      <w:numFmt w:val="bullet"/>
      <w:pStyle w:val="s"/>
      <w:lvlText w:val=""/>
      <w:lvlJc w:val="left"/>
      <w:pPr>
        <w:tabs>
          <w:tab w:val="num" w:pos="360"/>
        </w:tabs>
        <w:ind w:left="0" w:firstLine="0"/>
      </w:pPr>
      <w:rPr>
        <w:rFonts w:ascii="Monotype Sorts" w:hAnsi="Monotype Sorts" w:cs="Monotype Sor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62D0CB2"/>
    <w:multiLevelType w:val="multilevel"/>
    <w:tmpl w:val="57966834"/>
    <w:lvl w:ilvl="0">
      <w:start w:val="1"/>
      <w:numFmt w:val="lowerLetter"/>
      <w:lvlText w:val="%1)"/>
      <w:lvlJc w:val="left"/>
      <w:pPr>
        <w:tabs>
          <w:tab w:val="num" w:pos="0"/>
        </w:tabs>
        <w:ind w:left="720" w:hanging="360"/>
      </w:pPr>
      <w:rPr>
        <w:rFonts w:ascii="Times New Roman" w:eastAsia="Calibr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65A5E61"/>
    <w:multiLevelType w:val="multilevel"/>
    <w:tmpl w:val="D64CB43C"/>
    <w:lvl w:ilvl="0">
      <w:start w:val="3"/>
      <w:numFmt w:val="decimal"/>
      <w:lvlText w:val="%1"/>
      <w:lvlJc w:val="left"/>
      <w:pPr>
        <w:tabs>
          <w:tab w:val="num" w:pos="0"/>
        </w:tabs>
        <w:ind w:left="600" w:hanging="600"/>
      </w:pPr>
    </w:lvl>
    <w:lvl w:ilvl="1">
      <w:start w:val="11"/>
      <w:numFmt w:val="decimal"/>
      <w:lvlText w:val="%1.%2"/>
      <w:lvlJc w:val="left"/>
      <w:pPr>
        <w:tabs>
          <w:tab w:val="num" w:pos="0"/>
        </w:tabs>
        <w:ind w:left="954" w:hanging="600"/>
      </w:pPr>
    </w:lvl>
    <w:lvl w:ilvl="2">
      <w:start w:val="1"/>
      <w:numFmt w:val="lowerLetter"/>
      <w:lvlText w:val="%3)"/>
      <w:lvlJc w:val="left"/>
      <w:pPr>
        <w:tabs>
          <w:tab w:val="num" w:pos="0"/>
        </w:tabs>
        <w:ind w:left="1428" w:hanging="720"/>
      </w:pPr>
      <w:rPr>
        <w:rFonts w:ascii="Times New Roman" w:eastAsia="Calibri" w:hAnsi="Times New Roman" w:cs="Times New Roman"/>
      </w:rPr>
    </w:lvl>
    <w:lvl w:ilvl="3">
      <w:start w:val="1"/>
      <w:numFmt w:val="decimal"/>
      <w:lvlText w:val="%1.%2.%3.%4"/>
      <w:lvlJc w:val="left"/>
      <w:pPr>
        <w:tabs>
          <w:tab w:val="num" w:pos="0"/>
        </w:tabs>
        <w:ind w:left="1782" w:hanging="720"/>
      </w:pPr>
    </w:lvl>
    <w:lvl w:ilvl="4">
      <w:start w:val="1"/>
      <w:numFmt w:val="decimal"/>
      <w:lvlText w:val="%1.%2.%3.%4.%5"/>
      <w:lvlJc w:val="left"/>
      <w:pPr>
        <w:tabs>
          <w:tab w:val="num" w:pos="0"/>
        </w:tabs>
        <w:ind w:left="2496" w:hanging="1080"/>
      </w:pPr>
    </w:lvl>
    <w:lvl w:ilvl="5">
      <w:start w:val="1"/>
      <w:numFmt w:val="decimal"/>
      <w:lvlText w:val="%1.%2.%3.%4.%5.%6"/>
      <w:lvlJc w:val="left"/>
      <w:pPr>
        <w:tabs>
          <w:tab w:val="num" w:pos="0"/>
        </w:tabs>
        <w:ind w:left="2850" w:hanging="1080"/>
      </w:pPr>
    </w:lvl>
    <w:lvl w:ilvl="6">
      <w:start w:val="1"/>
      <w:numFmt w:val="decimal"/>
      <w:lvlText w:val="%1.%2.%3.%4.%5.%6.%7"/>
      <w:lvlJc w:val="left"/>
      <w:pPr>
        <w:tabs>
          <w:tab w:val="num" w:pos="0"/>
        </w:tabs>
        <w:ind w:left="3564" w:hanging="1440"/>
      </w:pPr>
    </w:lvl>
    <w:lvl w:ilvl="7">
      <w:start w:val="1"/>
      <w:numFmt w:val="decimal"/>
      <w:lvlText w:val="%1.%2.%3.%4.%5.%6.%7.%8"/>
      <w:lvlJc w:val="left"/>
      <w:pPr>
        <w:tabs>
          <w:tab w:val="num" w:pos="0"/>
        </w:tabs>
        <w:ind w:left="3918" w:hanging="1440"/>
      </w:pPr>
    </w:lvl>
    <w:lvl w:ilvl="8">
      <w:start w:val="1"/>
      <w:numFmt w:val="decimal"/>
      <w:lvlText w:val="%1.%2.%3.%4.%5.%6.%7.%8.%9"/>
      <w:lvlJc w:val="left"/>
      <w:pPr>
        <w:tabs>
          <w:tab w:val="num" w:pos="0"/>
        </w:tabs>
        <w:ind w:left="4632" w:hanging="1800"/>
      </w:pPr>
    </w:lvl>
  </w:abstractNum>
  <w:abstractNum w:abstractNumId="20" w15:restartNumberingAfterBreak="0">
    <w:nsid w:val="40DD31A9"/>
    <w:multiLevelType w:val="multilevel"/>
    <w:tmpl w:val="BFFCBA02"/>
    <w:lvl w:ilvl="0">
      <w:start w:val="1"/>
      <w:numFmt w:val="decimal"/>
      <w:pStyle w:val="Artelia-Heading2"/>
      <w:lvlText w:val="%1."/>
      <w:lvlJc w:val="left"/>
      <w:pPr>
        <w:tabs>
          <w:tab w:val="num" w:pos="0"/>
        </w:tabs>
        <w:ind w:left="284" w:hanging="284"/>
      </w:pPr>
      <w:rPr>
        <w:color w:val="auto"/>
      </w:rPr>
    </w:lvl>
    <w:lvl w:ilvl="1">
      <w:start w:val="1"/>
      <w:numFmt w:val="decimal"/>
      <w:pStyle w:val="Artelia-Heading3"/>
      <w:suff w:val="space"/>
      <w:lvlText w:val="%2."/>
      <w:lvlJc w:val="left"/>
      <w:pPr>
        <w:tabs>
          <w:tab w:val="num" w:pos="0"/>
        </w:tabs>
        <w:ind w:left="1274" w:hanging="284"/>
      </w:pPr>
      <w:rPr>
        <w:rFonts w:cs="Times New Roman"/>
        <w:bCs w:val="0"/>
        <w:i w:val="0"/>
        <w:iCs w:val="0"/>
        <w:caps w:val="0"/>
        <w:small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lvl>
    <w:lvl w:ilvl="6">
      <w:start w:val="1"/>
      <w:numFmt w:val="decimal"/>
      <w:lvlText w:val="%7."/>
      <w:lvlJc w:val="left"/>
      <w:pPr>
        <w:tabs>
          <w:tab w:val="num" w:pos="0"/>
        </w:tabs>
        <w:ind w:left="1304" w:hanging="284"/>
      </w:pPr>
    </w:lvl>
    <w:lvl w:ilvl="7">
      <w:start w:val="1"/>
      <w:numFmt w:val="lowerLetter"/>
      <w:lvlText w:val="%8."/>
      <w:lvlJc w:val="left"/>
      <w:pPr>
        <w:tabs>
          <w:tab w:val="num" w:pos="0"/>
        </w:tabs>
        <w:ind w:left="1474" w:hanging="284"/>
      </w:pPr>
    </w:lvl>
    <w:lvl w:ilvl="8">
      <w:start w:val="1"/>
      <w:numFmt w:val="lowerRoman"/>
      <w:lvlText w:val="%9."/>
      <w:lvlJc w:val="right"/>
      <w:pPr>
        <w:tabs>
          <w:tab w:val="num" w:pos="0"/>
        </w:tabs>
        <w:ind w:left="1644" w:hanging="284"/>
      </w:pPr>
    </w:lvl>
  </w:abstractNum>
  <w:abstractNum w:abstractNumId="21" w15:restartNumberingAfterBreak="0">
    <w:nsid w:val="443F79E7"/>
    <w:multiLevelType w:val="multilevel"/>
    <w:tmpl w:val="B754BBA4"/>
    <w:lvl w:ilvl="0">
      <w:start w:val="1"/>
      <w:numFmt w:val="lowerRoman"/>
      <w:lvlText w:val="%1."/>
      <w:lvlJc w:val="right"/>
      <w:pPr>
        <w:tabs>
          <w:tab w:val="num" w:pos="0"/>
        </w:tabs>
        <w:ind w:left="720" w:hanging="360"/>
      </w:pPr>
    </w:lvl>
    <w:lvl w:ilvl="1">
      <w:start w:val="1"/>
      <w:numFmt w:val="bullet"/>
      <w:lvlText w:val="-"/>
      <w:lvlJc w:val="left"/>
      <w:pPr>
        <w:tabs>
          <w:tab w:val="num" w:pos="0"/>
        </w:tabs>
        <w:ind w:left="1785" w:hanging="705"/>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986561F"/>
    <w:multiLevelType w:val="multilevel"/>
    <w:tmpl w:val="7786C266"/>
    <w:lvl w:ilvl="0">
      <w:start w:val="1"/>
      <w:numFmt w:val="upperRoman"/>
      <w:lvlText w:val="I.%1."/>
      <w:lvlJc w:val="left"/>
      <w:pPr>
        <w:tabs>
          <w:tab w:val="num" w:pos="0"/>
        </w:tabs>
        <w:ind w:left="360" w:hanging="360"/>
      </w:pPr>
    </w:lvl>
    <w:lvl w:ilvl="1">
      <w:start w:val="1"/>
      <w:numFmt w:val="decimal"/>
      <w:pStyle w:val="Duc2"/>
      <w:lvlText w:val="I.%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3" w15:restartNumberingAfterBreak="0">
    <w:nsid w:val="49CE2A1C"/>
    <w:multiLevelType w:val="multilevel"/>
    <w:tmpl w:val="54CEC904"/>
    <w:lvl w:ilvl="0">
      <w:start w:val="1"/>
      <w:numFmt w:val="lowerLetter"/>
      <w:lvlText w:val="%1)"/>
      <w:lvlJc w:val="left"/>
      <w:pPr>
        <w:tabs>
          <w:tab w:val="num" w:pos="0"/>
        </w:tabs>
        <w:ind w:left="1350" w:hanging="360"/>
      </w:pPr>
      <w:rPr>
        <w:rFonts w:ascii="Times New Roman" w:eastAsia="Calibri" w:hAnsi="Times New Roman" w:cs="Times New Roman"/>
      </w:rPr>
    </w:lvl>
    <w:lvl w:ilvl="1">
      <w:start w:val="1"/>
      <w:numFmt w:val="lowerLetter"/>
      <w:lvlText w:val="%2."/>
      <w:lvlJc w:val="left"/>
      <w:pPr>
        <w:tabs>
          <w:tab w:val="num" w:pos="0"/>
        </w:tabs>
        <w:ind w:left="2070" w:hanging="360"/>
      </w:pPr>
    </w:lvl>
    <w:lvl w:ilvl="2">
      <w:start w:val="1"/>
      <w:numFmt w:val="lowerRoman"/>
      <w:lvlText w:val="%3."/>
      <w:lvlJc w:val="right"/>
      <w:pPr>
        <w:tabs>
          <w:tab w:val="num" w:pos="0"/>
        </w:tabs>
        <w:ind w:left="2790" w:hanging="180"/>
      </w:pPr>
    </w:lvl>
    <w:lvl w:ilvl="3">
      <w:start w:val="1"/>
      <w:numFmt w:val="decimal"/>
      <w:lvlText w:val="%4."/>
      <w:lvlJc w:val="left"/>
      <w:pPr>
        <w:tabs>
          <w:tab w:val="num" w:pos="0"/>
        </w:tabs>
        <w:ind w:left="3510" w:hanging="360"/>
      </w:pPr>
    </w:lvl>
    <w:lvl w:ilvl="4">
      <w:start w:val="1"/>
      <w:numFmt w:val="lowerLetter"/>
      <w:lvlText w:val="%5."/>
      <w:lvlJc w:val="left"/>
      <w:pPr>
        <w:tabs>
          <w:tab w:val="num" w:pos="0"/>
        </w:tabs>
        <w:ind w:left="4230" w:hanging="360"/>
      </w:pPr>
    </w:lvl>
    <w:lvl w:ilvl="5">
      <w:start w:val="1"/>
      <w:numFmt w:val="lowerRoman"/>
      <w:lvlText w:val="%6."/>
      <w:lvlJc w:val="right"/>
      <w:pPr>
        <w:tabs>
          <w:tab w:val="num" w:pos="0"/>
        </w:tabs>
        <w:ind w:left="4950" w:hanging="180"/>
      </w:pPr>
    </w:lvl>
    <w:lvl w:ilvl="6">
      <w:start w:val="1"/>
      <w:numFmt w:val="decimal"/>
      <w:lvlText w:val="%7."/>
      <w:lvlJc w:val="left"/>
      <w:pPr>
        <w:tabs>
          <w:tab w:val="num" w:pos="0"/>
        </w:tabs>
        <w:ind w:left="5670" w:hanging="360"/>
      </w:pPr>
    </w:lvl>
    <w:lvl w:ilvl="7">
      <w:start w:val="1"/>
      <w:numFmt w:val="lowerLetter"/>
      <w:lvlText w:val="%8."/>
      <w:lvlJc w:val="left"/>
      <w:pPr>
        <w:tabs>
          <w:tab w:val="num" w:pos="0"/>
        </w:tabs>
        <w:ind w:left="6390" w:hanging="360"/>
      </w:pPr>
    </w:lvl>
    <w:lvl w:ilvl="8">
      <w:start w:val="1"/>
      <w:numFmt w:val="lowerRoman"/>
      <w:lvlText w:val="%9."/>
      <w:lvlJc w:val="right"/>
      <w:pPr>
        <w:tabs>
          <w:tab w:val="num" w:pos="0"/>
        </w:tabs>
        <w:ind w:left="7110" w:hanging="180"/>
      </w:pPr>
    </w:lvl>
  </w:abstractNum>
  <w:abstractNum w:abstractNumId="24" w15:restartNumberingAfterBreak="0">
    <w:nsid w:val="4E380235"/>
    <w:multiLevelType w:val="multilevel"/>
    <w:tmpl w:val="BE5A2252"/>
    <w:lvl w:ilvl="0">
      <w:start w:val="1"/>
      <w:numFmt w:val="bullet"/>
      <w:pStyle w:val="Lever6-"/>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25" w15:restartNumberingAfterBreak="0">
    <w:nsid w:val="50CC5EED"/>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pStyle w:val="DucH3"/>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53B87BE4"/>
    <w:multiLevelType w:val="multilevel"/>
    <w:tmpl w:val="36A81F92"/>
    <w:lvl w:ilvl="0">
      <w:start w:val="1"/>
      <w:numFmt w:val="lowerRoman"/>
      <w:lvlText w:val="%1."/>
      <w:lvlJc w:val="right"/>
      <w:pPr>
        <w:tabs>
          <w:tab w:val="num" w:pos="0"/>
        </w:tabs>
        <w:ind w:left="780" w:hanging="360"/>
      </w:pPr>
    </w:lvl>
    <w:lvl w:ilvl="1">
      <w:start w:val="1"/>
      <w:numFmt w:val="lowerLetter"/>
      <w:lvlText w:val="%2."/>
      <w:lvlJc w:val="left"/>
      <w:pPr>
        <w:tabs>
          <w:tab w:val="num" w:pos="0"/>
        </w:tabs>
        <w:ind w:left="1500" w:hanging="360"/>
      </w:pPr>
    </w:lvl>
    <w:lvl w:ilvl="2">
      <w:start w:val="1"/>
      <w:numFmt w:val="lowerRoman"/>
      <w:lvlText w:val="%3."/>
      <w:lvlJc w:val="right"/>
      <w:pPr>
        <w:tabs>
          <w:tab w:val="num" w:pos="0"/>
        </w:tabs>
        <w:ind w:left="2220" w:hanging="180"/>
      </w:pPr>
    </w:lvl>
    <w:lvl w:ilvl="3">
      <w:start w:val="1"/>
      <w:numFmt w:val="decimal"/>
      <w:lvlText w:val="%4."/>
      <w:lvlJc w:val="left"/>
      <w:pPr>
        <w:tabs>
          <w:tab w:val="num" w:pos="0"/>
        </w:tabs>
        <w:ind w:left="2940" w:hanging="360"/>
      </w:pPr>
    </w:lvl>
    <w:lvl w:ilvl="4">
      <w:start w:val="1"/>
      <w:numFmt w:val="lowerLetter"/>
      <w:lvlText w:val="%5."/>
      <w:lvlJc w:val="left"/>
      <w:pPr>
        <w:tabs>
          <w:tab w:val="num" w:pos="0"/>
        </w:tabs>
        <w:ind w:left="3660" w:hanging="360"/>
      </w:pPr>
    </w:lvl>
    <w:lvl w:ilvl="5">
      <w:start w:val="1"/>
      <w:numFmt w:val="lowerRoman"/>
      <w:lvlText w:val="%6."/>
      <w:lvlJc w:val="right"/>
      <w:pPr>
        <w:tabs>
          <w:tab w:val="num" w:pos="0"/>
        </w:tabs>
        <w:ind w:left="4380" w:hanging="180"/>
      </w:pPr>
    </w:lvl>
    <w:lvl w:ilvl="6">
      <w:start w:val="1"/>
      <w:numFmt w:val="decimal"/>
      <w:lvlText w:val="%7."/>
      <w:lvlJc w:val="left"/>
      <w:pPr>
        <w:tabs>
          <w:tab w:val="num" w:pos="0"/>
        </w:tabs>
        <w:ind w:left="5100" w:hanging="360"/>
      </w:pPr>
    </w:lvl>
    <w:lvl w:ilvl="7">
      <w:start w:val="1"/>
      <w:numFmt w:val="lowerLetter"/>
      <w:lvlText w:val="%8."/>
      <w:lvlJc w:val="left"/>
      <w:pPr>
        <w:tabs>
          <w:tab w:val="num" w:pos="0"/>
        </w:tabs>
        <w:ind w:left="5820" w:hanging="360"/>
      </w:pPr>
    </w:lvl>
    <w:lvl w:ilvl="8">
      <w:start w:val="1"/>
      <w:numFmt w:val="lowerRoman"/>
      <w:lvlText w:val="%9."/>
      <w:lvlJc w:val="right"/>
      <w:pPr>
        <w:tabs>
          <w:tab w:val="num" w:pos="0"/>
        </w:tabs>
        <w:ind w:left="6540" w:hanging="180"/>
      </w:pPr>
    </w:lvl>
  </w:abstractNum>
  <w:abstractNum w:abstractNumId="27" w15:restartNumberingAfterBreak="0">
    <w:nsid w:val="543968E5"/>
    <w:multiLevelType w:val="multilevel"/>
    <w:tmpl w:val="B9C68230"/>
    <w:lvl w:ilvl="0">
      <w:start w:val="1"/>
      <w:numFmt w:val="lowerLetter"/>
      <w:suff w:val="space"/>
      <w:lvlText w:val="%1)"/>
      <w:lvlJc w:val="left"/>
      <w:pPr>
        <w:tabs>
          <w:tab w:val="num" w:pos="0"/>
        </w:tabs>
        <w:ind w:left="720" w:hanging="360"/>
      </w:pPr>
      <w:rPr>
        <w:rFonts w:ascii="Times New Roman" w:eastAsia="Calibri" w:hAnsi="Times New Roman" w:cs="Times New Roman"/>
        <w:strike w:val="0"/>
        <w:dstrike w:val="0"/>
      </w:r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28" w15:restartNumberingAfterBreak="0">
    <w:nsid w:val="5E4E2365"/>
    <w:multiLevelType w:val="multilevel"/>
    <w:tmpl w:val="0CC8C4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61DA45BB"/>
    <w:multiLevelType w:val="multilevel"/>
    <w:tmpl w:val="AC32A700"/>
    <w:lvl w:ilvl="0">
      <w:start w:val="1"/>
      <w:numFmt w:val="decimal"/>
      <w:pStyle w:val="Duc3"/>
      <w:lvlText w:val="I.3.%1."/>
      <w:lvlJc w:val="left"/>
      <w:pPr>
        <w:tabs>
          <w:tab w:val="num" w:pos="0"/>
        </w:tabs>
        <w:ind w:left="1070" w:hanging="360"/>
      </w:pPr>
      <w:rPr>
        <w:b w:val="0"/>
        <w:bCs w:val="0"/>
        <w:i w:val="0"/>
        <w:iCs w:val="0"/>
        <w:caps w:val="0"/>
        <w:smallCaps w:val="0"/>
        <w:strike w:val="0"/>
        <w:dstrike w:val="0"/>
        <w:vanish w:val="0"/>
        <w:color w:val="000000"/>
        <w:spacing w:val="0"/>
        <w:kern w:val="0"/>
        <w:position w:val="0"/>
        <w:sz w:val="22"/>
        <w:u w:val="none"/>
        <w:effect w:val="none"/>
        <w:vertAlign w:val="baseline"/>
        <w:em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36E3E4E"/>
    <w:multiLevelType w:val="multilevel"/>
    <w:tmpl w:val="E8583984"/>
    <w:lvl w:ilvl="0">
      <w:start w:val="1"/>
      <w:numFmt w:val="decimal"/>
      <w:suff w:val="space"/>
      <w:lvlText w:val="%1."/>
      <w:lvlJc w:val="left"/>
      <w:pPr>
        <w:tabs>
          <w:tab w:val="num" w:pos="0"/>
        </w:tabs>
        <w:ind w:left="360" w:hanging="360"/>
      </w:pPr>
      <w:rPr>
        <w:rFonts w:ascii="Times New Roman" w:hAnsi="Times New Roman" w:cs="Times New Roman"/>
        <w:b w:val="0"/>
        <w:i w:val="0"/>
      </w:rPr>
    </w:lvl>
    <w:lvl w:ilvl="1">
      <w:start w:val="1"/>
      <w:numFmt w:val="decimal"/>
      <w:lvlText w:val="%1.%2."/>
      <w:lvlJc w:val="left"/>
      <w:pPr>
        <w:tabs>
          <w:tab w:val="num" w:pos="0"/>
        </w:tabs>
        <w:ind w:left="792" w:hanging="432"/>
      </w:pPr>
      <w:rPr>
        <w:rFonts w:ascii="Times New Roman" w:hAnsi="Times New Roman" w:cs="Times New Roman"/>
        <w:b w:val="0"/>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63C96906"/>
    <w:multiLevelType w:val="multilevel"/>
    <w:tmpl w:val="91F62B4A"/>
    <w:lvl w:ilvl="0">
      <w:start w:val="1"/>
      <w:numFmt w:val="lowerLetter"/>
      <w:lvlText w:val="%1)"/>
      <w:lvlJc w:val="left"/>
      <w:pPr>
        <w:tabs>
          <w:tab w:val="num" w:pos="0"/>
        </w:tabs>
        <w:ind w:left="720" w:hanging="360"/>
      </w:pPr>
      <w:rPr>
        <w:rFonts w:ascii="Times New Roman" w:eastAsia="Calibr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844352A"/>
    <w:multiLevelType w:val="multilevel"/>
    <w:tmpl w:val="8E3AD302"/>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lowerRoman"/>
      <w:lvlText w:val="(%3)"/>
      <w:lvlJc w:val="left"/>
      <w:pPr>
        <w:tabs>
          <w:tab w:val="num" w:pos="0"/>
        </w:tabs>
        <w:ind w:left="1224" w:hanging="504"/>
      </w:pPr>
      <w:rPr>
        <w:rFonts w:ascii="Times New Roman" w:eastAsia="Times New Roman" w:hAnsi="Times New Roman" w:cs="Times New Roman"/>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3" w15:restartNumberingAfterBreak="0">
    <w:nsid w:val="6F8E6B68"/>
    <w:multiLevelType w:val="multilevel"/>
    <w:tmpl w:val="7FCA07FC"/>
    <w:lvl w:ilvl="0">
      <w:start w:val="1"/>
      <w:numFmt w:val="bullet"/>
      <w:pStyle w:val="Lever8-"/>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AE14CAF"/>
    <w:multiLevelType w:val="multilevel"/>
    <w:tmpl w:val="32C04792"/>
    <w:lvl w:ilvl="0">
      <w:start w:val="1"/>
      <w:numFmt w:val="decimal"/>
      <w:lvlText w:val="Điều %1."/>
      <w:lvlJc w:val="left"/>
      <w:pPr>
        <w:tabs>
          <w:tab w:val="num" w:pos="1134"/>
        </w:tabs>
        <w:ind w:left="1134" w:hanging="1134"/>
      </w:pPr>
      <w:rPr>
        <w:rFonts w:ascii="Times New Roman Bold" w:hAnsi="Times New Roman Bold"/>
        <w:b/>
        <w:i w:val="0"/>
        <w:caps w:val="0"/>
        <w:smallCaps w:val="0"/>
        <w:strike w:val="0"/>
        <w:dstrike w:val="0"/>
        <w:vanish w:val="0"/>
        <w:color w:val="000000"/>
        <w:position w:val="0"/>
        <w:sz w:val="24"/>
        <w:u w:val="none"/>
        <w:vertAlign w:val="baseline"/>
      </w:rPr>
    </w:lvl>
    <w:lvl w:ilvl="1">
      <w:start w:val="1"/>
      <w:numFmt w:val="decimal"/>
      <w:lvlText w:val="%1.%2."/>
      <w:lvlJc w:val="left"/>
      <w:pPr>
        <w:tabs>
          <w:tab w:val="num" w:pos="567"/>
        </w:tabs>
        <w:ind w:left="567" w:hanging="567"/>
      </w:pPr>
      <w:rPr>
        <w:rFonts w:ascii="Times New Roman Bold" w:hAnsi="Times New Roman Bold"/>
        <w:b/>
        <w:i w:val="0"/>
        <w:caps w:val="0"/>
        <w:smallCaps w:val="0"/>
        <w:strike w:val="0"/>
        <w:dstrike w:val="0"/>
        <w:vanish w:val="0"/>
        <w:color w:val="auto"/>
        <w:position w:val="0"/>
        <w:sz w:val="24"/>
        <w:szCs w:val="24"/>
        <w:vertAlign w:val="baseline"/>
      </w:rPr>
    </w:lvl>
    <w:lvl w:ilvl="2">
      <w:start w:val="1"/>
      <w:numFmt w:val="lowerLetter"/>
      <w:lvlText w:val="%3)"/>
      <w:lvlJc w:val="left"/>
      <w:pPr>
        <w:tabs>
          <w:tab w:val="num" w:pos="1134"/>
        </w:tabs>
        <w:ind w:left="1134" w:hanging="567"/>
      </w:pPr>
      <w:rPr>
        <w:rFonts w:ascii="Times New Roman" w:hAnsi="Times New Roman"/>
        <w:b w:val="0"/>
        <w:i w:val="0"/>
        <w:sz w:val="24"/>
      </w:rPr>
    </w:lvl>
    <w:lvl w:ilvl="3">
      <w:start w:val="1"/>
      <w:numFmt w:val="lowerRoman"/>
      <w:lvlText w:val="(%4)"/>
      <w:lvlJc w:val="left"/>
      <w:pPr>
        <w:tabs>
          <w:tab w:val="num" w:pos="1647"/>
        </w:tabs>
        <w:ind w:left="1647" w:hanging="567"/>
      </w:pPr>
      <w:rPr>
        <w:rFonts w:ascii="Times New Roman" w:hAnsi="Times New Roman"/>
        <w:b w:val="0"/>
        <w:i w:val="0"/>
        <w:strike w:val="0"/>
        <w:dstrike w:val="0"/>
        <w:sz w:val="24"/>
      </w:rPr>
    </w:lvl>
    <w:lvl w:ilvl="4">
      <w:start w:val="1"/>
      <w:numFmt w:val="bullet"/>
      <w:lvlText w:val="-"/>
      <w:lvlJc w:val="left"/>
      <w:pPr>
        <w:tabs>
          <w:tab w:val="num" w:pos="2268"/>
        </w:tabs>
        <w:ind w:left="2268" w:hanging="567"/>
      </w:pPr>
      <w:rPr>
        <w:rFonts w:ascii="Times New Roman" w:hAnsi="Times New Roman" w:cs="Times New Roman" w:hint="default"/>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924802992">
    <w:abstractNumId w:val="17"/>
  </w:num>
  <w:num w:numId="2" w16cid:durableId="1633486284">
    <w:abstractNumId w:val="23"/>
  </w:num>
  <w:num w:numId="3" w16cid:durableId="2018118875">
    <w:abstractNumId w:val="14"/>
  </w:num>
  <w:num w:numId="4" w16cid:durableId="215090298">
    <w:abstractNumId w:val="7"/>
  </w:num>
  <w:num w:numId="5" w16cid:durableId="476342995">
    <w:abstractNumId w:val="18"/>
  </w:num>
  <w:num w:numId="6" w16cid:durableId="1078555080">
    <w:abstractNumId w:val="19"/>
  </w:num>
  <w:num w:numId="7" w16cid:durableId="227961176">
    <w:abstractNumId w:val="16"/>
  </w:num>
  <w:num w:numId="8" w16cid:durableId="1150708145">
    <w:abstractNumId w:val="8"/>
  </w:num>
  <w:num w:numId="9" w16cid:durableId="2054497205">
    <w:abstractNumId w:val="1"/>
  </w:num>
  <w:num w:numId="10" w16cid:durableId="1453015491">
    <w:abstractNumId w:val="3"/>
  </w:num>
  <w:num w:numId="11" w16cid:durableId="242765655">
    <w:abstractNumId w:val="32"/>
  </w:num>
  <w:num w:numId="12" w16cid:durableId="43068716">
    <w:abstractNumId w:val="31"/>
  </w:num>
  <w:num w:numId="13" w16cid:durableId="316150981">
    <w:abstractNumId w:val="24"/>
  </w:num>
  <w:num w:numId="14" w16cid:durableId="1820227054">
    <w:abstractNumId w:val="15"/>
  </w:num>
  <w:num w:numId="15" w16cid:durableId="1493644166">
    <w:abstractNumId w:val="22"/>
  </w:num>
  <w:num w:numId="16" w16cid:durableId="376318148">
    <w:abstractNumId w:val="29"/>
  </w:num>
  <w:num w:numId="17" w16cid:durableId="1652783582">
    <w:abstractNumId w:val="33"/>
  </w:num>
  <w:num w:numId="18" w16cid:durableId="361832950">
    <w:abstractNumId w:val="6"/>
  </w:num>
  <w:num w:numId="19" w16cid:durableId="201064574">
    <w:abstractNumId w:val="5"/>
  </w:num>
  <w:num w:numId="20" w16cid:durableId="1884250838">
    <w:abstractNumId w:val="10"/>
  </w:num>
  <w:num w:numId="21" w16cid:durableId="121771717">
    <w:abstractNumId w:val="25"/>
  </w:num>
  <w:num w:numId="22" w16cid:durableId="1276211987">
    <w:abstractNumId w:val="30"/>
  </w:num>
  <w:num w:numId="23" w16cid:durableId="1104568003">
    <w:abstractNumId w:val="27"/>
  </w:num>
  <w:num w:numId="24" w16cid:durableId="1715304024">
    <w:abstractNumId w:val="11"/>
  </w:num>
  <w:num w:numId="25" w16cid:durableId="1267233422">
    <w:abstractNumId w:val="20"/>
  </w:num>
  <w:num w:numId="26" w16cid:durableId="540215020">
    <w:abstractNumId w:val="13"/>
  </w:num>
  <w:num w:numId="27" w16cid:durableId="1621761311">
    <w:abstractNumId w:val="26"/>
  </w:num>
  <w:num w:numId="28" w16cid:durableId="1052194568">
    <w:abstractNumId w:val="2"/>
  </w:num>
  <w:num w:numId="29" w16cid:durableId="1806006860">
    <w:abstractNumId w:val="21"/>
  </w:num>
  <w:num w:numId="30" w16cid:durableId="1427846337">
    <w:abstractNumId w:val="9"/>
  </w:num>
  <w:num w:numId="31" w16cid:durableId="505751053">
    <w:abstractNumId w:val="4"/>
  </w:num>
  <w:num w:numId="32" w16cid:durableId="1673678690">
    <w:abstractNumId w:val="34"/>
  </w:num>
  <w:num w:numId="33" w16cid:durableId="1294600189">
    <w:abstractNumId w:val="12"/>
  </w:num>
  <w:num w:numId="34" w16cid:durableId="819855507">
    <w:abstractNumId w:val="0"/>
  </w:num>
  <w:num w:numId="35" w16cid:durableId="143066146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ọc Ánh Trương">
    <w15:presenceInfo w15:providerId="Windows Live" w15:userId="28a15e8f44ec9355"/>
  </w15:person>
  <w15:person w15:author="Ban Kinh tế &amp; Quản lý Hợp đồng">
    <w15:presenceInfo w15:providerId="AD" w15:userId="S::hopdong@phuchung.com.vn::8591ba54-2a14-4af7-bb85-6bbb734110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AE"/>
    <w:rsid w:val="003F1460"/>
    <w:rsid w:val="00476B7F"/>
    <w:rsid w:val="00605D72"/>
    <w:rsid w:val="00740617"/>
    <w:rsid w:val="0081215C"/>
    <w:rsid w:val="00856939"/>
    <w:rsid w:val="00AF771F"/>
    <w:rsid w:val="00B542DB"/>
    <w:rsid w:val="00D01C59"/>
    <w:rsid w:val="00D0637A"/>
    <w:rsid w:val="00D5464A"/>
    <w:rsid w:val="00DE62AE"/>
    <w:rsid w:val="00DF4F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BB211"/>
  <w15:docId w15:val="{B1B5525C-8769-4916-BC6D-5C50B0DE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rPr>
      <w:rFonts w:ascii=".VnTime" w:eastAsia="Times New Roman" w:hAnsi=".VnTime" w:cs="Times New Roman"/>
      <w:sz w:val="28"/>
      <w:szCs w:val="24"/>
    </w:rPr>
  </w:style>
  <w:style w:type="paragraph" w:styleId="Heading1">
    <w:name w:val="heading 1"/>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left" w:pos="4320"/>
      </w:tabs>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tabs>
        <w:tab w:val="left" w:pos="884"/>
        <w:tab w:val="left" w:pos="6480"/>
      </w:tabs>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96978"/>
    <w:rPr>
      <w:rFonts w:ascii=".VnArialH" w:eastAsia="Times New Roman" w:hAnsi=".VnArialH" w:cs="Times New Roman"/>
      <w:b/>
      <w:bCs/>
      <w:sz w:val="32"/>
      <w:szCs w:val="24"/>
      <w:lang w:val="x-none" w:eastAsia="x-none"/>
    </w:rPr>
  </w:style>
  <w:style w:type="character" w:customStyle="1" w:styleId="Heading2Char">
    <w:name w:val="Heading 2 Char"/>
    <w:basedOn w:val="DefaultParagraphFont"/>
    <w:link w:val="Heading2"/>
    <w:qFormat/>
    <w:rsid w:val="00096978"/>
    <w:rPr>
      <w:rFonts w:ascii=".VnTime" w:eastAsia="Times New Roman" w:hAnsi=".VnTime" w:cs="Times New Roman"/>
      <w:b/>
      <w:bCs/>
      <w:sz w:val="20"/>
      <w:szCs w:val="24"/>
      <w:lang w:val="x-none" w:eastAsia="x-none"/>
    </w:rPr>
  </w:style>
  <w:style w:type="character" w:customStyle="1" w:styleId="Heading3Char">
    <w:name w:val="Heading 3 Char"/>
    <w:basedOn w:val="DefaultParagraphFont"/>
    <w:link w:val="Heading3"/>
    <w:qFormat/>
    <w:rsid w:val="00096978"/>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qFormat/>
    <w:rsid w:val="00096978"/>
    <w:rPr>
      <w:rFonts w:ascii="Calibri" w:eastAsia="Times New Roman" w:hAnsi="Calibri" w:cs="Times New Roman"/>
      <w:b/>
      <w:bCs/>
      <w:sz w:val="20"/>
      <w:szCs w:val="28"/>
      <w:lang w:val="x-none" w:eastAsia="x-none"/>
    </w:rPr>
  </w:style>
  <w:style w:type="character" w:customStyle="1" w:styleId="Heading5Char">
    <w:name w:val="Heading 5 Char"/>
    <w:basedOn w:val="DefaultParagraphFont"/>
    <w:link w:val="Heading5"/>
    <w:qFormat/>
    <w:rsid w:val="00096978"/>
    <w:rPr>
      <w:rFonts w:ascii=".VnTime" w:eastAsia="Times New Roman" w:hAnsi=".VnTime" w:cs="Times New Roman"/>
      <w:b/>
      <w:bCs/>
      <w:i/>
      <w:iCs/>
      <w:sz w:val="26"/>
      <w:szCs w:val="26"/>
      <w:lang w:val="x-none" w:eastAsia="x-none"/>
    </w:rPr>
  </w:style>
  <w:style w:type="character" w:customStyle="1" w:styleId="Heading6Char">
    <w:name w:val="Heading 6 Char"/>
    <w:basedOn w:val="DefaultParagraphFont"/>
    <w:link w:val="Heading6"/>
    <w:qFormat/>
    <w:rsid w:val="00096978"/>
    <w:rPr>
      <w:rFonts w:ascii="Arial" w:eastAsia="Times New Roman" w:hAnsi="Arial" w:cs="Times New Roman"/>
      <w:sz w:val="20"/>
      <w:szCs w:val="20"/>
    </w:rPr>
  </w:style>
  <w:style w:type="character" w:customStyle="1" w:styleId="Heading7Char">
    <w:name w:val="Heading 7 Char"/>
    <w:basedOn w:val="DefaultParagraphFont"/>
    <w:link w:val="Heading7"/>
    <w:qFormat/>
    <w:rsid w:val="00096978"/>
    <w:rPr>
      <w:rFonts w:ascii="Times New Roman" w:eastAsia="Times New Roman" w:hAnsi="Times New Roman" w:cs="Times New Roman"/>
      <w:sz w:val="24"/>
      <w:szCs w:val="24"/>
      <w:lang w:val="x-none" w:eastAsia="x-none"/>
    </w:rPr>
  </w:style>
  <w:style w:type="character" w:customStyle="1" w:styleId="Heading8Char">
    <w:name w:val="Heading 8 Char"/>
    <w:basedOn w:val="DefaultParagraphFont"/>
    <w:link w:val="Heading8"/>
    <w:qFormat/>
    <w:rsid w:val="00096978"/>
    <w:rPr>
      <w:rFonts w:ascii="Times New Roman" w:eastAsia="Times New Roman" w:hAnsi="Times New Roman" w:cs="Times New Roman"/>
      <w:i/>
      <w:iCs/>
      <w:sz w:val="24"/>
      <w:szCs w:val="24"/>
      <w:lang w:val="x-none" w:eastAsia="x-none"/>
    </w:rPr>
  </w:style>
  <w:style w:type="character" w:customStyle="1" w:styleId="Heading9Char">
    <w:name w:val="Heading 9 Char"/>
    <w:basedOn w:val="DefaultParagraphFont"/>
    <w:link w:val="Heading9"/>
    <w:qFormat/>
    <w:rsid w:val="00096978"/>
    <w:rPr>
      <w:rFonts w:ascii="Arial" w:eastAsia="Times New Roman" w:hAnsi="Arial" w:cs="Times New Roman"/>
      <w:sz w:val="20"/>
      <w:szCs w:val="20"/>
    </w:rPr>
  </w:style>
  <w:style w:type="character" w:customStyle="1" w:styleId="FooterChar">
    <w:name w:val="Footer Char"/>
    <w:basedOn w:val="DefaultParagraphFont"/>
    <w:link w:val="Footer"/>
    <w:uiPriority w:val="99"/>
    <w:qFormat/>
    <w:rsid w:val="00096978"/>
    <w:rPr>
      <w:rFonts w:ascii=".VnTime" w:eastAsia="Times New Roman" w:hAnsi=".VnTime" w:cs="Times New Roman"/>
      <w:sz w:val="20"/>
      <w:szCs w:val="24"/>
      <w:lang w:val="x-none" w:eastAsia="x-none"/>
    </w:rPr>
  </w:style>
  <w:style w:type="character" w:styleId="PageNumber">
    <w:name w:val="page number"/>
    <w:rsid w:val="00096978"/>
  </w:style>
  <w:style w:type="character" w:customStyle="1" w:styleId="HeaderChar">
    <w:name w:val="Header Char"/>
    <w:basedOn w:val="DefaultParagraphFont"/>
    <w:link w:val="Header"/>
    <w:uiPriority w:val="99"/>
    <w:qFormat/>
    <w:rsid w:val="00096978"/>
    <w:rPr>
      <w:rFonts w:ascii=".VnTime" w:eastAsia="Times New Roman" w:hAnsi=".VnTime" w:cs="Times New Roman"/>
      <w:sz w:val="20"/>
      <w:szCs w:val="24"/>
      <w:lang w:val="x-none" w:eastAsia="x-none"/>
    </w:rPr>
  </w:style>
  <w:style w:type="character" w:customStyle="1" w:styleId="BodyTextIndentChar">
    <w:name w:val="Body Text Indent Char"/>
    <w:basedOn w:val="DefaultParagraphFont"/>
    <w:link w:val="BodyTextIndent"/>
    <w:qFormat/>
    <w:rsid w:val="00096978"/>
    <w:rPr>
      <w:rFonts w:ascii=".VnTime" w:eastAsia="Times New Roman" w:hAnsi=".VnTime" w:cs="Times New Roman"/>
      <w:sz w:val="20"/>
      <w:szCs w:val="24"/>
      <w:lang w:val="x-none" w:eastAsia="x-none"/>
    </w:rPr>
  </w:style>
  <w:style w:type="character" w:customStyle="1" w:styleId="BodyText2Char">
    <w:name w:val="Body Text 2 Char"/>
    <w:basedOn w:val="DefaultParagraphFont"/>
    <w:link w:val="BodyText2"/>
    <w:uiPriority w:val="99"/>
    <w:qFormat/>
    <w:rsid w:val="00096978"/>
    <w:rPr>
      <w:rFonts w:ascii=".VnTime" w:eastAsia="Times New Roman" w:hAnsi=".VnTime" w:cs="Times New Roman"/>
      <w:sz w:val="20"/>
      <w:szCs w:val="24"/>
      <w:lang w:val="x-none" w:eastAsia="x-none"/>
    </w:rPr>
  </w:style>
  <w:style w:type="character" w:customStyle="1" w:styleId="BodyTextIndent2Char">
    <w:name w:val="Body Text Indent 2 Char"/>
    <w:basedOn w:val="DefaultParagraphFont"/>
    <w:link w:val="BodyTextIndent2"/>
    <w:qFormat/>
    <w:rsid w:val="00096978"/>
    <w:rPr>
      <w:rFonts w:ascii=".VnTime" w:eastAsia="Times New Roman" w:hAnsi=".VnTime" w:cs="Times New Roman"/>
      <w:sz w:val="26"/>
      <w:szCs w:val="23"/>
      <w:lang w:val="x-none" w:eastAsia="x-none"/>
    </w:rPr>
  </w:style>
  <w:style w:type="character" w:customStyle="1" w:styleId="BodyTextChar">
    <w:name w:val="Body Text Char"/>
    <w:basedOn w:val="DefaultParagraphFont"/>
    <w:link w:val="BodyText"/>
    <w:uiPriority w:val="99"/>
    <w:qFormat/>
    <w:rsid w:val="00096978"/>
    <w:rPr>
      <w:rFonts w:ascii=".VnTime" w:eastAsia="Times New Roman" w:hAnsi=".VnTime" w:cs="Times New Roman"/>
      <w:sz w:val="26"/>
      <w:szCs w:val="24"/>
      <w:lang w:val="x-none" w:eastAsia="x-none"/>
    </w:rPr>
  </w:style>
  <w:style w:type="character" w:customStyle="1" w:styleId="BodyTextIndent3Char">
    <w:name w:val="Body Text Indent 3 Char"/>
    <w:basedOn w:val="DefaultParagraphFont"/>
    <w:link w:val="BodyTextIndent3"/>
    <w:qFormat/>
    <w:rsid w:val="00096978"/>
    <w:rPr>
      <w:rFonts w:ascii=".VnTime" w:eastAsia="Times New Roman" w:hAnsi=".VnTime" w:cs="Times New Roman"/>
      <w:sz w:val="16"/>
      <w:szCs w:val="16"/>
      <w:lang w:val="x-none" w:eastAsia="x-none"/>
    </w:rPr>
  </w:style>
  <w:style w:type="character" w:styleId="LineNumber">
    <w:name w:val="line number"/>
    <w:rsid w:val="00096978"/>
  </w:style>
  <w:style w:type="character" w:styleId="Hyperlink">
    <w:name w:val="Hyperlink"/>
    <w:uiPriority w:val="99"/>
    <w:rsid w:val="00096978"/>
    <w:rPr>
      <w:color w:val="0000FF"/>
      <w:u w:val="single"/>
    </w:rPr>
  </w:style>
  <w:style w:type="character" w:customStyle="1" w:styleId="BalloonTextChar">
    <w:name w:val="Balloon Text Char"/>
    <w:basedOn w:val="DefaultParagraphFont"/>
    <w:link w:val="BalloonText"/>
    <w:uiPriority w:val="99"/>
    <w:qFormat/>
    <w:rsid w:val="00096978"/>
    <w:rPr>
      <w:rFonts w:ascii="Tahoma" w:eastAsia="Times New Roman" w:hAnsi="Tahoma" w:cs="Times New Roman"/>
      <w:sz w:val="16"/>
      <w:szCs w:val="16"/>
      <w:lang w:val="x-none" w:eastAsia="x-none"/>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qFormat/>
    <w:rsid w:val="00096978"/>
    <w:rPr>
      <w:rFonts w:ascii=".VnArial" w:eastAsia="Times New Roman" w:hAnsi=".VnArial" w:cs="Times New Roman"/>
      <w:b/>
      <w:bCs/>
      <w:szCs w:val="20"/>
      <w:lang w:val="x-none" w:eastAsia="x-none"/>
    </w:rPr>
  </w:style>
  <w:style w:type="character" w:customStyle="1" w:styleId="apple-converted-space">
    <w:name w:val="apple-converted-space"/>
    <w:qFormat/>
    <w:rsid w:val="00096978"/>
  </w:style>
  <w:style w:type="character" w:customStyle="1" w:styleId="StyleHeading1VnArialH18ptBoldChar">
    <w:name w:val="Style Heading 1 + .VnArialH 18 pt Bold Char"/>
    <w:link w:val="StyleHeading1VnArialH18ptBold"/>
    <w:qFormat/>
    <w:rsid w:val="00096978"/>
    <w:rPr>
      <w:rFonts w:ascii=".VnArialH" w:hAnsi=".VnArialH"/>
      <w:b/>
      <w:bCs/>
      <w:sz w:val="36"/>
    </w:rPr>
  </w:style>
  <w:style w:type="character" w:customStyle="1" w:styleId="StyleStyleHeading1VnArialH18ptBoldArialChar">
    <w:name w:val="Style Style Heading 1 + .VnArialH 18 pt Bold + Arial Char"/>
    <w:link w:val="StyleStyleHeading1VnArialH18ptBoldArial"/>
    <w:qFormat/>
    <w:rsid w:val="00096978"/>
    <w:rPr>
      <w:rFonts w:ascii="Arial" w:hAnsi="Arial"/>
      <w:b/>
      <w:bCs/>
      <w:sz w:val="36"/>
      <w:szCs w:val="36"/>
      <w:lang w:val="x-none" w:eastAsia="x-none"/>
    </w:rPr>
  </w:style>
  <w:style w:type="character" w:customStyle="1" w:styleId="StyleHeading216ptBoldChar">
    <w:name w:val="Style Heading 2 + 16 pt Bold Char"/>
    <w:link w:val="StyleHeading216ptBold"/>
    <w:qFormat/>
    <w:rsid w:val="00096978"/>
    <w:rPr>
      <w:rFonts w:ascii=".VnArialH" w:hAnsi=".VnArialH"/>
      <w:b/>
      <w:bCs/>
      <w:sz w:val="28"/>
      <w:lang w:val="x-none" w:eastAsia="x-none"/>
    </w:rPr>
  </w:style>
  <w:style w:type="character" w:customStyle="1" w:styleId="BodyText3Char">
    <w:name w:val="Body Text 3 Char"/>
    <w:basedOn w:val="DefaultParagraphFont"/>
    <w:link w:val="BodyText3"/>
    <w:qFormat/>
    <w:rsid w:val="00096978"/>
    <w:rPr>
      <w:rFonts w:ascii="Arial" w:eastAsia="Times New Roman" w:hAnsi="Arial" w:cs="Times New Roman"/>
      <w:szCs w:val="20"/>
      <w:lang w:val="x-none" w:eastAsia="x-none"/>
    </w:rPr>
  </w:style>
  <w:style w:type="character" w:customStyle="1" w:styleId="PlainTextChar">
    <w:name w:val="Plain Text Char"/>
    <w:basedOn w:val="DefaultParagraphFont"/>
    <w:link w:val="PlainText"/>
    <w:qFormat/>
    <w:rsid w:val="00096978"/>
    <w:rPr>
      <w:rFonts w:ascii="Courier New" w:eastAsia="Times New Roman" w:hAnsi="Courier New" w:cs="Times New Roman"/>
      <w:sz w:val="20"/>
      <w:szCs w:val="20"/>
      <w:lang w:val="x-none" w:eastAsia="x-none"/>
    </w:rPr>
  </w:style>
  <w:style w:type="character" w:customStyle="1" w:styleId="ListParagraphChar">
    <w:name w:val="List Paragraph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qFormat/>
    <w:rsid w:val="00096978"/>
    <w:rPr>
      <w:rFonts w:ascii="Times New Roman" w:hAnsi="Times New Roman" w:cs="Times New Roman"/>
      <w:b w:val="0"/>
      <w:bCs w:val="0"/>
      <w:i w:val="0"/>
      <w:iCs w:val="0"/>
      <w:color w:val="000000"/>
      <w:sz w:val="28"/>
      <w:szCs w:val="28"/>
    </w:rPr>
  </w:style>
  <w:style w:type="character" w:styleId="CommentReference">
    <w:name w:val="annotation reference"/>
    <w:uiPriority w:val="99"/>
    <w:semiHidden/>
    <w:unhideWhenUsed/>
    <w:qFormat/>
    <w:rsid w:val="00096978"/>
    <w:rPr>
      <w:sz w:val="16"/>
      <w:szCs w:val="16"/>
    </w:rPr>
  </w:style>
  <w:style w:type="character" w:customStyle="1" w:styleId="CommentTextChar">
    <w:name w:val="Comment Text Char"/>
    <w:basedOn w:val="DefaultParagraphFont"/>
    <w:link w:val="CommentText"/>
    <w:uiPriority w:val="99"/>
    <w:qFormat/>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qFormat/>
    <w:rsid w:val="00096978"/>
    <w:rPr>
      <w:rFonts w:eastAsia="Times New Roman"/>
      <w:sz w:val="27"/>
      <w:szCs w:val="27"/>
      <w:shd w:val="clear" w:color="auto" w:fill="FFFFFF"/>
    </w:rPr>
  </w:style>
  <w:style w:type="character" w:customStyle="1" w:styleId="Headerorfooter">
    <w:name w:val="Header or footer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Headerorfooter95pt">
    <w:name w:val="Header or footer + 9.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none"/>
      <w:lang w:val="en-US"/>
    </w:rPr>
  </w:style>
  <w:style w:type="character" w:customStyle="1" w:styleId="Heading10">
    <w:name w:val="Heading #1_"/>
    <w:link w:val="Heading11"/>
    <w:qFormat/>
    <w:rsid w:val="00096978"/>
    <w:rPr>
      <w:rFonts w:eastAsia="Times New Roman"/>
      <w:b/>
      <w:bCs/>
      <w:spacing w:val="-20"/>
      <w:sz w:val="42"/>
      <w:szCs w:val="42"/>
      <w:shd w:val="clear" w:color="auto" w:fill="FFFFFF"/>
    </w:rPr>
  </w:style>
  <w:style w:type="character" w:customStyle="1" w:styleId="Heading20">
    <w:name w:val="Heading #2_"/>
    <w:qFormat/>
    <w:rsid w:val="00096978"/>
    <w:rPr>
      <w:rFonts w:ascii="Times New Roman" w:eastAsia="Times New Roman" w:hAnsi="Times New Roman" w:cs="Times New Roman"/>
      <w:b/>
      <w:bCs/>
      <w:i w:val="0"/>
      <w:iCs w:val="0"/>
      <w:caps w:val="0"/>
      <w:smallCaps w:val="0"/>
      <w:strike w:val="0"/>
      <w:dstrike w:val="0"/>
      <w:sz w:val="33"/>
      <w:szCs w:val="33"/>
      <w:u w:val="none"/>
    </w:rPr>
  </w:style>
  <w:style w:type="character" w:customStyle="1" w:styleId="Picturecaption2Exact">
    <w:name w:val="Picture caption (2) Exact"/>
    <w:qFormat/>
    <w:rsid w:val="00096978"/>
    <w:rPr>
      <w:rFonts w:ascii="Times New Roman" w:eastAsia="Times New Roman" w:hAnsi="Times New Roman" w:cs="Times New Roman"/>
      <w:b w:val="0"/>
      <w:bCs w:val="0"/>
      <w:i w:val="0"/>
      <w:iCs w:val="0"/>
      <w:caps w:val="0"/>
      <w:smallCaps w:val="0"/>
      <w:strike w:val="0"/>
      <w:dstrike w:val="0"/>
      <w:spacing w:val="-3"/>
      <w:sz w:val="25"/>
      <w:szCs w:val="25"/>
      <w:u w:val="none"/>
    </w:rPr>
  </w:style>
  <w:style w:type="character" w:customStyle="1" w:styleId="Bodytext3Exact">
    <w:name w:val="Body text (3) Exact"/>
    <w:link w:val="Bodytext30"/>
    <w:qFormat/>
    <w:rsid w:val="00096978"/>
    <w:rPr>
      <w:rFonts w:eastAsia="Times New Roman"/>
      <w:b/>
      <w:bCs/>
      <w:i/>
      <w:iCs/>
      <w:spacing w:val="-38"/>
      <w:sz w:val="37"/>
      <w:szCs w:val="37"/>
      <w:shd w:val="clear" w:color="auto" w:fill="FFFFFF"/>
      <w:lang w:val="vi-VN"/>
    </w:rPr>
  </w:style>
  <w:style w:type="character" w:customStyle="1" w:styleId="Headerorfooter0">
    <w:name w:val="Header or footer"/>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20">
    <w:name w:val="Body text (2)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Bodytext2NotBold">
    <w:name w:val="Body text (2) + Not Bold"/>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1">
    <w:name w:val="Body Text1"/>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Bodytext4Exact">
    <w:name w:val="Body text (4) Exact"/>
    <w:qFormat/>
    <w:rsid w:val="00096978"/>
    <w:rPr>
      <w:rFonts w:ascii="Times New Roman" w:eastAsia="Times New Roman" w:hAnsi="Times New Roman" w:cs="Times New Roman"/>
      <w:b w:val="0"/>
      <w:bCs w:val="0"/>
      <w:i/>
      <w:iCs/>
      <w:caps w:val="0"/>
      <w:smallCaps w:val="0"/>
      <w:strike w:val="0"/>
      <w:dstrike w:val="0"/>
      <w:spacing w:val="-2"/>
      <w:sz w:val="25"/>
      <w:szCs w:val="25"/>
      <w:u w:val="none"/>
    </w:rPr>
  </w:style>
  <w:style w:type="character" w:customStyle="1" w:styleId="Heading30">
    <w:name w:val="Heading #3_"/>
    <w:qFormat/>
    <w:rsid w:val="00096978"/>
    <w:rPr>
      <w:rFonts w:ascii="Times New Roman" w:eastAsia="Times New Roman" w:hAnsi="Times New Roman" w:cs="Times New Roman"/>
      <w:b/>
      <w:bCs/>
      <w:i w:val="0"/>
      <w:iCs w:val="0"/>
      <w:caps w:val="0"/>
      <w:smallCaps w:val="0"/>
      <w:strike w:val="0"/>
      <w:dstrike w:val="0"/>
      <w:sz w:val="33"/>
      <w:szCs w:val="33"/>
      <w:u w:val="none"/>
    </w:rPr>
  </w:style>
  <w:style w:type="character" w:customStyle="1" w:styleId="Bodytext5">
    <w:name w:val="Body text (5)_"/>
    <w:link w:val="Bodytext50"/>
    <w:qFormat/>
    <w:rsid w:val="00096978"/>
    <w:rPr>
      <w:rFonts w:ascii="Tahoma" w:eastAsia="Tahoma" w:hAnsi="Tahoma" w:cs="Tahoma"/>
      <w:sz w:val="10"/>
      <w:szCs w:val="10"/>
      <w:shd w:val="clear" w:color="auto" w:fill="FFFFFF"/>
    </w:rPr>
  </w:style>
  <w:style w:type="character" w:customStyle="1" w:styleId="TOC3Char">
    <w:name w:val="TOC 3 Char"/>
    <w:link w:val="TOC3"/>
    <w:uiPriority w:val="39"/>
    <w:qFormat/>
    <w:rsid w:val="00096978"/>
    <w:rPr>
      <w:rFonts w:eastAsia="Courier New" w:cs="Courier New"/>
      <w:color w:val="000000"/>
      <w:sz w:val="26"/>
    </w:rPr>
  </w:style>
  <w:style w:type="character" w:customStyle="1" w:styleId="TOC4Char">
    <w:name w:val="TOC 4 Char"/>
    <w:link w:val="TOC4"/>
    <w:uiPriority w:val="39"/>
    <w:qFormat/>
    <w:rsid w:val="00096978"/>
    <w:rPr>
      <w:rFonts w:eastAsia="Courier New" w:cs="Courier New"/>
      <w:i/>
      <w:color w:val="000000"/>
      <w:sz w:val="26"/>
    </w:rPr>
  </w:style>
  <w:style w:type="character" w:customStyle="1" w:styleId="TOC6Char">
    <w:name w:val="TOC 6 Char"/>
    <w:link w:val="TOC6"/>
    <w:uiPriority w:val="39"/>
    <w:qFormat/>
    <w:rsid w:val="00096978"/>
    <w:rPr>
      <w:rFonts w:eastAsia="Courier New" w:cs="Courier New"/>
      <w:color w:val="000000"/>
    </w:rPr>
  </w:style>
  <w:style w:type="character" w:customStyle="1" w:styleId="Tableofcontents3NotItalic">
    <w:name w:val="Table of contents (3)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TableofcontentsItalic">
    <w:name w:val="Table of contents + Italic"/>
    <w:qFormat/>
    <w:rsid w:val="00096978"/>
    <w:rPr>
      <w:rFonts w:ascii="Times New Roman" w:eastAsia="Times New Roman" w:hAnsi="Times New Roman" w:cs="Times New Roman"/>
      <w:b/>
      <w:bCs w:val="0"/>
      <w:i/>
      <w:iCs/>
      <w:caps w:val="0"/>
      <w:smallCaps w:val="0"/>
      <w:strike w:val="0"/>
      <w:dstrike w:val="0"/>
      <w:color w:val="000000"/>
      <w:spacing w:val="0"/>
      <w:w w:val="100"/>
      <w:sz w:val="27"/>
      <w:szCs w:val="27"/>
      <w:u w:val="none"/>
      <w:lang w:val="en-US"/>
    </w:rPr>
  </w:style>
  <w:style w:type="character" w:customStyle="1" w:styleId="Tableofcontents4">
    <w:name w:val="Table of contents (4)_"/>
    <w:link w:val="Tableofcontents40"/>
    <w:qFormat/>
    <w:rsid w:val="00096978"/>
    <w:rPr>
      <w:rFonts w:eastAsia="Times New Roman"/>
      <w:b/>
      <w:bCs/>
      <w:i/>
      <w:iCs/>
      <w:sz w:val="27"/>
      <w:szCs w:val="27"/>
      <w:shd w:val="clear" w:color="auto" w:fill="FFFFFF"/>
    </w:rPr>
  </w:style>
  <w:style w:type="character" w:customStyle="1" w:styleId="Tableofcontents4NotItalic">
    <w:name w:val="Table of contents (4)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Tableofcontents2Italic">
    <w:name w:val="Table of contents (2)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21">
    <w:name w:val="Body Text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50">
    <w:name w:val="Heading #5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Heading51">
    <w:name w:val="Heading #5"/>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BodytextItalic">
    <w:name w:val="Body text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Bold">
    <w:name w:val="Body text + Bold"/>
    <w:qFormat/>
    <w:rsid w:val="00096978"/>
    <w:rPr>
      <w:rFonts w:ascii="Times New Roman" w:eastAsia="Times New Roman" w:hAnsi="Times New Roman" w:cs="Times New Roman"/>
      <w:b/>
      <w:bCs/>
      <w:i w:val="0"/>
      <w:iCs w:val="0"/>
      <w:caps w:val="0"/>
      <w:smallCaps w:val="0"/>
      <w:strike w:val="0"/>
      <w:dstrike w:val="0"/>
      <w:color w:val="000000"/>
      <w:spacing w:val="0"/>
      <w:w w:val="100"/>
      <w:sz w:val="27"/>
      <w:szCs w:val="27"/>
      <w:u w:val="none"/>
      <w:lang w:val="en-US"/>
    </w:rPr>
  </w:style>
  <w:style w:type="character" w:customStyle="1" w:styleId="Heading5Italic">
    <w:name w:val="Heading #5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4">
    <w:name w:val="Body text (4)_"/>
    <w:qFormat/>
    <w:rsid w:val="00096978"/>
    <w:rPr>
      <w:rFonts w:ascii="Times New Roman" w:eastAsia="Times New Roman" w:hAnsi="Times New Roman" w:cs="Times New Roman"/>
      <w:b w:val="0"/>
      <w:bCs w:val="0"/>
      <w:i/>
      <w:iCs/>
      <w:caps w:val="0"/>
      <w:smallCaps w:val="0"/>
      <w:strike w:val="0"/>
      <w:dstrike w:val="0"/>
      <w:sz w:val="27"/>
      <w:szCs w:val="27"/>
      <w:u w:val="none"/>
    </w:rPr>
  </w:style>
  <w:style w:type="character" w:customStyle="1" w:styleId="Bodytext4NotItalic">
    <w:name w:val="Body text (4)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60">
    <w:name w:val="Body text (6)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Bodytext6NotItalic">
    <w:name w:val="Body text (6)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Exact">
    <w:name w:val="Body text Exact"/>
    <w:qFormat/>
    <w:rsid w:val="00096978"/>
    <w:rPr>
      <w:rFonts w:ascii="Times New Roman" w:eastAsia="Times New Roman" w:hAnsi="Times New Roman" w:cs="Times New Roman"/>
      <w:b w:val="0"/>
      <w:bCs w:val="0"/>
      <w:i w:val="0"/>
      <w:iCs w:val="0"/>
      <w:caps w:val="0"/>
      <w:smallCaps w:val="0"/>
      <w:strike w:val="0"/>
      <w:dstrike w:val="0"/>
      <w:color w:val="141414"/>
      <w:spacing w:val="-3"/>
      <w:sz w:val="25"/>
      <w:szCs w:val="25"/>
      <w:u w:val="none"/>
    </w:rPr>
  </w:style>
  <w:style w:type="character" w:customStyle="1" w:styleId="Bodytext7">
    <w:name w:val="Body text (7)_"/>
    <w:qFormat/>
    <w:rsid w:val="00096978"/>
    <w:rPr>
      <w:rFonts w:ascii="Times New Roman" w:eastAsia="Times New Roman" w:hAnsi="Times New Roman" w:cs="Times New Roman"/>
      <w:b w:val="0"/>
      <w:bCs w:val="0"/>
      <w:i w:val="0"/>
      <w:iCs w:val="0"/>
      <w:caps w:val="0"/>
      <w:smallCaps w:val="0"/>
      <w:strike w:val="0"/>
      <w:dstrike w:val="0"/>
      <w:w w:val="150"/>
      <w:sz w:val="10"/>
      <w:szCs w:val="10"/>
      <w:u w:val="none"/>
    </w:rPr>
  </w:style>
  <w:style w:type="character" w:customStyle="1" w:styleId="Bodytext70">
    <w:name w:val="Body text (7)"/>
    <w:qFormat/>
    <w:rsid w:val="00096978"/>
    <w:rPr>
      <w:rFonts w:ascii="Times New Roman" w:eastAsia="Times New Roman" w:hAnsi="Times New Roman" w:cs="Times New Roman"/>
      <w:b w:val="0"/>
      <w:bCs w:val="0"/>
      <w:i w:val="0"/>
      <w:iCs w:val="0"/>
      <w:caps w:val="0"/>
      <w:smallCaps w:val="0"/>
      <w:strike w:val="0"/>
      <w:dstrike w:val="0"/>
      <w:color w:val="000000"/>
      <w:spacing w:val="0"/>
      <w:w w:val="150"/>
      <w:sz w:val="10"/>
      <w:szCs w:val="10"/>
      <w:u w:val="single"/>
      <w:lang w:val="en-US"/>
    </w:rPr>
  </w:style>
  <w:style w:type="character" w:customStyle="1" w:styleId="Bodytext7SmallCaps">
    <w:name w:val="Body text (7) + Small Caps"/>
    <w:qFormat/>
    <w:rsid w:val="00096978"/>
    <w:rPr>
      <w:rFonts w:ascii="Times New Roman" w:eastAsia="Times New Roman" w:hAnsi="Times New Roman" w:cs="Times New Roman"/>
      <w:b w:val="0"/>
      <w:bCs w:val="0"/>
      <w:i w:val="0"/>
      <w:iCs w:val="0"/>
      <w:smallCaps/>
      <w:strike w:val="0"/>
      <w:dstrike w:val="0"/>
      <w:color w:val="000000"/>
      <w:spacing w:val="0"/>
      <w:w w:val="150"/>
      <w:sz w:val="10"/>
      <w:szCs w:val="10"/>
      <w:u w:val="none"/>
      <w:lang w:val="en-US"/>
    </w:rPr>
  </w:style>
  <w:style w:type="character" w:customStyle="1" w:styleId="Bodytext8Exact">
    <w:name w:val="Body text (8) Exact"/>
    <w:link w:val="Bodytext8"/>
    <w:qFormat/>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qFormat/>
    <w:rsid w:val="00096978"/>
    <w:rPr>
      <w:rFonts w:eastAsia="Times New Roman"/>
      <w:spacing w:val="-2"/>
      <w:shd w:val="clear" w:color="auto" w:fill="FFFFFF"/>
    </w:rPr>
  </w:style>
  <w:style w:type="character" w:customStyle="1" w:styleId="Picturecaption">
    <w:name w:val="Picture caption_"/>
    <w:qFormat/>
    <w:rsid w:val="00096978"/>
    <w:rPr>
      <w:rFonts w:ascii="Times New Roman" w:eastAsia="Times New Roman" w:hAnsi="Times New Roman" w:cs="Times New Roman"/>
      <w:b/>
      <w:bCs/>
      <w:i w:val="0"/>
      <w:iCs w:val="0"/>
      <w:caps w:val="0"/>
      <w:smallCaps w:val="0"/>
      <w:strike w:val="0"/>
      <w:dstrike w:val="0"/>
      <w:sz w:val="27"/>
      <w:szCs w:val="27"/>
      <w:u w:val="none"/>
    </w:rPr>
  </w:style>
  <w:style w:type="character" w:customStyle="1" w:styleId="Bodytext9">
    <w:name w:val="Body text (9)_"/>
    <w:qFormat/>
    <w:rsid w:val="00096978"/>
    <w:rPr>
      <w:rFonts w:ascii="Times New Roman" w:eastAsia="Times New Roman" w:hAnsi="Times New Roman" w:cs="Times New Roman"/>
      <w:b/>
      <w:bCs/>
      <w:i/>
      <w:iCs/>
      <w:caps w:val="0"/>
      <w:smallCaps w:val="0"/>
      <w:strike w:val="0"/>
      <w:dstrike w:val="0"/>
      <w:sz w:val="27"/>
      <w:szCs w:val="27"/>
      <w:u w:val="none"/>
    </w:rPr>
  </w:style>
  <w:style w:type="character" w:customStyle="1" w:styleId="Heading42">
    <w:name w:val="Heading #4 (2)_"/>
    <w:link w:val="Heading420"/>
    <w:qFormat/>
    <w:rsid w:val="00096978"/>
    <w:rPr>
      <w:rFonts w:eastAsia="Times New Roman"/>
      <w:spacing w:val="-10"/>
      <w:szCs w:val="28"/>
      <w:shd w:val="clear" w:color="auto" w:fill="FFFFFF"/>
    </w:rPr>
  </w:style>
  <w:style w:type="character" w:customStyle="1" w:styleId="Picturecaption2">
    <w:name w:val="Picture caption (2)_"/>
    <w:link w:val="Picturecaption20"/>
    <w:qFormat/>
    <w:rsid w:val="00096978"/>
    <w:rPr>
      <w:rFonts w:eastAsia="Times New Roman"/>
      <w:sz w:val="27"/>
      <w:szCs w:val="27"/>
      <w:shd w:val="clear" w:color="auto" w:fill="FFFFFF"/>
    </w:rPr>
  </w:style>
  <w:style w:type="character" w:customStyle="1" w:styleId="PicturecaptionExact">
    <w:name w:val="Picture caption Exact"/>
    <w:qFormat/>
    <w:rsid w:val="00096978"/>
    <w:rPr>
      <w:rFonts w:ascii="Times New Roman" w:eastAsia="Times New Roman" w:hAnsi="Times New Roman" w:cs="Times New Roman"/>
      <w:b/>
      <w:bCs/>
      <w:i w:val="0"/>
      <w:iCs w:val="0"/>
      <w:caps w:val="0"/>
      <w:smallCaps w:val="0"/>
      <w:strike w:val="0"/>
      <w:dstrike w:val="0"/>
      <w:spacing w:val="-2"/>
      <w:sz w:val="25"/>
      <w:szCs w:val="25"/>
      <w:u w:val="none"/>
    </w:rPr>
  </w:style>
  <w:style w:type="character" w:customStyle="1" w:styleId="Tablecaption">
    <w:name w:val="Table caption_"/>
    <w:qFormat/>
    <w:rsid w:val="00096978"/>
    <w:rPr>
      <w:rFonts w:ascii="Times New Roman" w:eastAsia="Times New Roman" w:hAnsi="Times New Roman" w:cs="Times New Roman"/>
      <w:b w:val="0"/>
      <w:bCs w:val="0"/>
      <w:i w:val="0"/>
      <w:iCs w:val="0"/>
      <w:caps w:val="0"/>
      <w:smallCaps w:val="0"/>
      <w:strike w:val="0"/>
      <w:dstrike w:val="0"/>
      <w:sz w:val="27"/>
      <w:szCs w:val="27"/>
      <w:u w:val="none"/>
    </w:rPr>
  </w:style>
  <w:style w:type="character" w:customStyle="1" w:styleId="Heading40">
    <w:name w:val="Heading #4_"/>
    <w:link w:val="Heading41"/>
    <w:qFormat/>
    <w:rsid w:val="00096978"/>
    <w:rPr>
      <w:rFonts w:eastAsia="Times New Roman"/>
      <w:sz w:val="27"/>
      <w:szCs w:val="27"/>
      <w:shd w:val="clear" w:color="auto" w:fill="FFFFFF"/>
    </w:rPr>
  </w:style>
  <w:style w:type="character" w:customStyle="1" w:styleId="Bodytext6Exact">
    <w:name w:val="Body text (6) Exact"/>
    <w:qFormat/>
    <w:rsid w:val="00096978"/>
    <w:rPr>
      <w:rFonts w:ascii="Times New Roman" w:eastAsia="Times New Roman" w:hAnsi="Times New Roman" w:cs="Times New Roman"/>
      <w:b/>
      <w:bCs/>
      <w:i/>
      <w:iCs/>
      <w:caps w:val="0"/>
      <w:smallCaps w:val="0"/>
      <w:strike w:val="0"/>
      <w:dstrike w:val="0"/>
      <w:spacing w:val="-3"/>
      <w:sz w:val="25"/>
      <w:szCs w:val="25"/>
      <w:u w:val="none"/>
    </w:rPr>
  </w:style>
  <w:style w:type="character" w:customStyle="1" w:styleId="Bodytext11Exact">
    <w:name w:val="Body text (11) Exact"/>
    <w:qFormat/>
    <w:rsid w:val="00096978"/>
    <w:rPr>
      <w:rFonts w:ascii="Tahoma" w:eastAsia="Tahoma" w:hAnsi="Tahoma" w:cs="Tahoma"/>
      <w:b/>
      <w:bCs/>
      <w:i w:val="0"/>
      <w:iCs w:val="0"/>
      <w:caps w:val="0"/>
      <w:smallCaps w:val="0"/>
      <w:strike w:val="0"/>
      <w:dstrike w:val="0"/>
      <w:spacing w:val="-4"/>
      <w:sz w:val="18"/>
      <w:szCs w:val="18"/>
      <w:u w:val="none"/>
    </w:rPr>
  </w:style>
  <w:style w:type="character" w:customStyle="1" w:styleId="Picturecaption4">
    <w:name w:val="Picture caption (4)_"/>
    <w:qFormat/>
    <w:rsid w:val="00096978"/>
    <w:rPr>
      <w:rFonts w:ascii="Tahoma" w:eastAsia="Tahoma" w:hAnsi="Tahoma" w:cs="Tahoma"/>
      <w:b/>
      <w:bCs/>
      <w:i w:val="0"/>
      <w:iCs w:val="0"/>
      <w:caps w:val="0"/>
      <w:smallCaps w:val="0"/>
      <w:strike w:val="0"/>
      <w:dstrike w:val="0"/>
      <w:sz w:val="19"/>
      <w:szCs w:val="19"/>
      <w:u w:val="none"/>
    </w:rPr>
  </w:style>
  <w:style w:type="character" w:customStyle="1" w:styleId="Picturecaption40">
    <w:name w:val="Picture caption (4)"/>
    <w:qFormat/>
    <w:rsid w:val="00096978"/>
    <w:rPr>
      <w:rFonts w:ascii="Tahoma" w:eastAsia="Tahoma" w:hAnsi="Tahoma" w:cs="Tahoma"/>
      <w:b w:val="0"/>
      <w:bCs w:val="0"/>
      <w:i w:val="0"/>
      <w:iCs w:val="0"/>
      <w:caps w:val="0"/>
      <w:smallCaps w:val="0"/>
      <w:strike w:val="0"/>
      <w:dstrike w:val="0"/>
      <w:color w:val="000000"/>
      <w:spacing w:val="0"/>
      <w:w w:val="100"/>
      <w:sz w:val="19"/>
      <w:szCs w:val="19"/>
      <w:u w:val="single"/>
      <w:lang w:val="en-US"/>
    </w:rPr>
  </w:style>
  <w:style w:type="character" w:customStyle="1" w:styleId="Picturecaption5">
    <w:name w:val="Picture caption (5)_"/>
    <w:link w:val="Picturecaption50"/>
    <w:qFormat/>
    <w:rsid w:val="00096978"/>
    <w:rPr>
      <w:rFonts w:eastAsia="Times New Roman"/>
      <w:sz w:val="13"/>
      <w:szCs w:val="13"/>
      <w:shd w:val="clear" w:color="auto" w:fill="FFFFFF"/>
    </w:rPr>
  </w:style>
  <w:style w:type="character" w:customStyle="1" w:styleId="Picturecaption55pt">
    <w:name w:val="Picture caption (5) + 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0"/>
      <w:szCs w:val="10"/>
      <w:u w:val="none"/>
    </w:rPr>
  </w:style>
  <w:style w:type="character" w:customStyle="1" w:styleId="Bodytext10">
    <w:name w:val="Body text (10)_"/>
    <w:link w:val="Bodytext100"/>
    <w:qFormat/>
    <w:rsid w:val="00096978"/>
    <w:rPr>
      <w:rFonts w:eastAsia="Times New Roman"/>
      <w:sz w:val="13"/>
      <w:szCs w:val="13"/>
      <w:shd w:val="clear" w:color="auto" w:fill="FFFFFF"/>
    </w:rPr>
  </w:style>
  <w:style w:type="character" w:customStyle="1" w:styleId="Bodytext105pt">
    <w:name w:val="Body text (10) + 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0"/>
      <w:szCs w:val="10"/>
      <w:u w:val="none"/>
    </w:rPr>
  </w:style>
  <w:style w:type="character" w:customStyle="1" w:styleId="Bodytext11">
    <w:name w:val="Body text (11)_"/>
    <w:link w:val="Bodytext110"/>
    <w:qFormat/>
    <w:rsid w:val="00096978"/>
    <w:rPr>
      <w:rFonts w:ascii="Tahoma" w:eastAsia="Tahoma" w:hAnsi="Tahoma" w:cs="Tahoma"/>
      <w:b/>
      <w:bCs/>
      <w:sz w:val="19"/>
      <w:szCs w:val="19"/>
      <w:shd w:val="clear" w:color="auto" w:fill="FFFFFF"/>
    </w:rPr>
  </w:style>
  <w:style w:type="character" w:customStyle="1" w:styleId="Heading60">
    <w:name w:val="Heading #6_"/>
    <w:link w:val="Heading61"/>
    <w:qFormat/>
    <w:rsid w:val="00096978"/>
    <w:rPr>
      <w:rFonts w:eastAsia="Times New Roman"/>
      <w:b/>
      <w:bCs/>
      <w:sz w:val="27"/>
      <w:szCs w:val="27"/>
      <w:shd w:val="clear" w:color="auto" w:fill="FFFFFF"/>
    </w:rPr>
  </w:style>
  <w:style w:type="character" w:customStyle="1" w:styleId="Bodytext12">
    <w:name w:val="Body text (12)_"/>
    <w:link w:val="Bodytext120"/>
    <w:qFormat/>
    <w:rsid w:val="00096978"/>
    <w:rPr>
      <w:rFonts w:ascii="Arial Narrow" w:eastAsia="Arial Narrow" w:hAnsi="Arial Narrow" w:cs="Arial Narrow"/>
      <w:b/>
      <w:bCs/>
      <w:sz w:val="19"/>
      <w:szCs w:val="19"/>
      <w:shd w:val="clear" w:color="auto" w:fill="FFFFFF"/>
    </w:rPr>
  </w:style>
  <w:style w:type="character" w:customStyle="1" w:styleId="BodyText31">
    <w:name w:val="Body Text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70">
    <w:name w:val="Heading #7_"/>
    <w:link w:val="Heading71"/>
    <w:qFormat/>
    <w:rsid w:val="00096978"/>
    <w:rPr>
      <w:rFonts w:eastAsia="Times New Roman"/>
      <w:b/>
      <w:bCs/>
      <w:sz w:val="27"/>
      <w:szCs w:val="27"/>
      <w:shd w:val="clear" w:color="auto" w:fill="FFFFFF"/>
    </w:rPr>
  </w:style>
  <w:style w:type="character" w:customStyle="1" w:styleId="Bodytext40">
    <w:name w:val="Body text (4)"/>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52">
    <w:name w:val="Heading #5 (2)_"/>
    <w:link w:val="Heading520"/>
    <w:qFormat/>
    <w:rsid w:val="00096978"/>
    <w:rPr>
      <w:rFonts w:eastAsia="Times New Roman"/>
      <w:sz w:val="27"/>
      <w:szCs w:val="27"/>
      <w:shd w:val="clear" w:color="auto" w:fill="FFFFFF"/>
    </w:rPr>
  </w:style>
  <w:style w:type="character" w:customStyle="1" w:styleId="BodytextSpacing0ptExact">
    <w:name w:val="Body text + Spacing 0 pt Exact"/>
    <w:qFormat/>
    <w:rsid w:val="00096978"/>
    <w:rPr>
      <w:rFonts w:ascii="Times New Roman" w:eastAsia="Times New Roman" w:hAnsi="Times New Roman" w:cs="Times New Roman"/>
      <w:b w:val="0"/>
      <w:bCs w:val="0"/>
      <w:i w:val="0"/>
      <w:iCs w:val="0"/>
      <w:caps w:val="0"/>
      <w:smallCaps w:val="0"/>
      <w:strike w:val="0"/>
      <w:dstrike w:val="0"/>
      <w:color w:val="000000"/>
      <w:spacing w:val="-4"/>
      <w:w w:val="100"/>
      <w:sz w:val="25"/>
      <w:szCs w:val="25"/>
      <w:u w:val="none"/>
      <w:lang w:val="en-US"/>
    </w:rPr>
  </w:style>
  <w:style w:type="character" w:customStyle="1" w:styleId="Bodytext95pt">
    <w:name w:val="Body text + 9.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none"/>
      <w:lang w:val="en-US"/>
    </w:rPr>
  </w:style>
  <w:style w:type="character" w:customStyle="1" w:styleId="Bodytext61">
    <w:name w:val="Body text (6)"/>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90">
    <w:name w:val="Body text (9)"/>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Bodytext22">
    <w:name w:val="Body text (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Picturecaption6">
    <w:name w:val="Picture caption (6)_"/>
    <w:link w:val="Picturecaption60"/>
    <w:qFormat/>
    <w:rsid w:val="00096978"/>
    <w:rPr>
      <w:rFonts w:eastAsia="Times New Roman"/>
      <w:sz w:val="19"/>
      <w:szCs w:val="19"/>
      <w:shd w:val="clear" w:color="auto" w:fill="FFFFFF"/>
    </w:rPr>
  </w:style>
  <w:style w:type="character" w:customStyle="1" w:styleId="Picturecaption6Exact">
    <w:name w:val="Picture caption (6) Exact"/>
    <w:qFormat/>
    <w:rsid w:val="00096978"/>
    <w:rPr>
      <w:rFonts w:ascii="Times New Roman" w:eastAsia="Times New Roman" w:hAnsi="Times New Roman" w:cs="Times New Roman"/>
      <w:b w:val="0"/>
      <w:bCs w:val="0"/>
      <w:i w:val="0"/>
      <w:iCs w:val="0"/>
      <w:caps w:val="0"/>
      <w:smallCaps w:val="0"/>
      <w:strike w:val="0"/>
      <w:dstrike w:val="0"/>
      <w:spacing w:val="2"/>
      <w:sz w:val="18"/>
      <w:szCs w:val="18"/>
      <w:u w:val="none"/>
    </w:rPr>
  </w:style>
  <w:style w:type="character" w:customStyle="1" w:styleId="Tablecaption2">
    <w:name w:val="Table caption (2)_"/>
    <w:link w:val="Tablecaption20"/>
    <w:qFormat/>
    <w:rsid w:val="00096978"/>
    <w:rPr>
      <w:rFonts w:eastAsia="Times New Roman"/>
      <w:b/>
      <w:bCs/>
      <w:sz w:val="27"/>
      <w:szCs w:val="27"/>
      <w:shd w:val="clear" w:color="auto" w:fill="FFFFFF"/>
    </w:rPr>
  </w:style>
  <w:style w:type="character" w:customStyle="1" w:styleId="Picturecaption0">
    <w:name w:val="Picture caption"/>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Picturecaption7">
    <w:name w:val="Picture caption (7)_"/>
    <w:link w:val="Picturecaption70"/>
    <w:qFormat/>
    <w:rsid w:val="00096978"/>
    <w:rPr>
      <w:rFonts w:eastAsia="Times New Roman"/>
      <w:b/>
      <w:bCs/>
      <w:i/>
      <w:iCs/>
      <w:sz w:val="27"/>
      <w:szCs w:val="27"/>
      <w:shd w:val="clear" w:color="auto" w:fill="FFFFFF"/>
    </w:rPr>
  </w:style>
  <w:style w:type="character" w:customStyle="1" w:styleId="Bodytext13">
    <w:name w:val="Body text (13)_"/>
    <w:link w:val="Bodytext130"/>
    <w:qFormat/>
    <w:rsid w:val="00096978"/>
    <w:rPr>
      <w:rFonts w:ascii="Malgun Gothic" w:eastAsia="Malgun Gothic" w:hAnsi="Malgun Gothic" w:cs="Malgun Gothic"/>
      <w:sz w:val="19"/>
      <w:szCs w:val="19"/>
      <w:shd w:val="clear" w:color="auto" w:fill="FFFFFF"/>
    </w:rPr>
  </w:style>
  <w:style w:type="character" w:customStyle="1" w:styleId="Bodytext139pt">
    <w:name w:val="Body text (13) + 9 pt"/>
    <w:qFormat/>
    <w:rsid w:val="00096978"/>
    <w:rPr>
      <w:rFonts w:ascii="Malgun Gothic" w:eastAsia="Malgun Gothic" w:hAnsi="Malgun Gothic" w:cs="Malgun Gothic"/>
      <w:b w:val="0"/>
      <w:bCs w:val="0"/>
      <w:i w:val="0"/>
      <w:iCs w:val="0"/>
      <w:caps w:val="0"/>
      <w:smallCaps w:val="0"/>
      <w:strike w:val="0"/>
      <w:dstrike w:val="0"/>
      <w:color w:val="000000"/>
      <w:spacing w:val="0"/>
      <w:w w:val="100"/>
      <w:sz w:val="18"/>
      <w:szCs w:val="18"/>
      <w:u w:val="none"/>
    </w:rPr>
  </w:style>
  <w:style w:type="character" w:customStyle="1" w:styleId="Bodytext14">
    <w:name w:val="Body text (14)_"/>
    <w:link w:val="Bodytext140"/>
    <w:qFormat/>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qFormat/>
    <w:rsid w:val="00096978"/>
    <w:rPr>
      <w:rFonts w:ascii="Calibri" w:hAnsi="Calibri" w:cs="Calibri"/>
      <w:spacing w:val="-10"/>
      <w:sz w:val="21"/>
      <w:szCs w:val="21"/>
      <w:shd w:val="clear" w:color="auto" w:fill="FFFFFF"/>
    </w:rPr>
  </w:style>
  <w:style w:type="character" w:customStyle="1" w:styleId="Bodytext16">
    <w:name w:val="Body text (16)_"/>
    <w:link w:val="Bodytext160"/>
    <w:qFormat/>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qFormat/>
    <w:rsid w:val="00096978"/>
    <w:rPr>
      <w:rFonts w:ascii="Arial Unicode MS" w:eastAsia="Arial Unicode MS" w:hAnsi="Arial Unicode MS" w:cs="Arial Unicode MS"/>
      <w:b w:val="0"/>
      <w:bCs w:val="0"/>
      <w:i w:val="0"/>
      <w:iCs w:val="0"/>
      <w:caps w:val="0"/>
      <w:smallCaps w:val="0"/>
      <w:strike w:val="0"/>
      <w:dstrike w:val="0"/>
      <w:color w:val="000000"/>
      <w:spacing w:val="0"/>
      <w:w w:val="100"/>
      <w:sz w:val="20"/>
      <w:szCs w:val="20"/>
      <w:u w:val="none"/>
    </w:rPr>
  </w:style>
  <w:style w:type="character" w:customStyle="1" w:styleId="Bodytext17">
    <w:name w:val="Body text (17)_"/>
    <w:link w:val="Bodytext170"/>
    <w:qFormat/>
    <w:rsid w:val="00096978"/>
    <w:rPr>
      <w:rFonts w:eastAsia="Times New Roman"/>
      <w:shd w:val="clear" w:color="auto" w:fill="FFFFFF"/>
    </w:rPr>
  </w:style>
  <w:style w:type="character" w:customStyle="1" w:styleId="Bodytext12pt">
    <w:name w:val="Body text + 12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4"/>
      <w:szCs w:val="24"/>
      <w:u w:val="none"/>
      <w:lang w:val="en-US"/>
    </w:rPr>
  </w:style>
  <w:style w:type="character" w:customStyle="1" w:styleId="Bodytext12Exact">
    <w:name w:val="Body text (12) Exact"/>
    <w:qFormat/>
    <w:rsid w:val="00096978"/>
    <w:rPr>
      <w:rFonts w:ascii="Arial Narrow" w:eastAsia="Arial Narrow" w:hAnsi="Arial Narrow" w:cs="Arial Narrow"/>
      <w:b/>
      <w:bCs/>
      <w:i w:val="0"/>
      <w:iCs w:val="0"/>
      <w:caps w:val="0"/>
      <w:smallCaps w:val="0"/>
      <w:strike w:val="0"/>
      <w:dstrike w:val="0"/>
      <w:spacing w:val="2"/>
      <w:sz w:val="15"/>
      <w:szCs w:val="15"/>
      <w:u w:val="none"/>
    </w:rPr>
  </w:style>
  <w:style w:type="character" w:customStyle="1" w:styleId="Tablecaption0">
    <w:name w:val="Table caption"/>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72">
    <w:name w:val="Heading #7 (2)_"/>
    <w:link w:val="Heading720"/>
    <w:qFormat/>
    <w:rsid w:val="00096978"/>
    <w:rPr>
      <w:rFonts w:eastAsia="Times New Roman"/>
      <w:sz w:val="27"/>
      <w:szCs w:val="27"/>
      <w:shd w:val="clear" w:color="auto" w:fill="FFFFFF"/>
    </w:rPr>
  </w:style>
  <w:style w:type="character" w:customStyle="1" w:styleId="BodyText41">
    <w:name w:val="Body Text4"/>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lang w:val="en-US"/>
    </w:rPr>
  </w:style>
  <w:style w:type="character" w:customStyle="1" w:styleId="Heading43">
    <w:name w:val="Heading #4 (3)_"/>
    <w:link w:val="Heading430"/>
    <w:qFormat/>
    <w:rsid w:val="00096978"/>
    <w:rPr>
      <w:rFonts w:eastAsia="Times New Roman"/>
      <w:b/>
      <w:bCs/>
      <w:sz w:val="33"/>
      <w:szCs w:val="33"/>
      <w:shd w:val="clear" w:color="auto" w:fill="FFFFFF"/>
    </w:rPr>
  </w:style>
  <w:style w:type="character" w:customStyle="1" w:styleId="Heading73">
    <w:name w:val="Heading #7 (3)_"/>
    <w:link w:val="Heading730"/>
    <w:qFormat/>
    <w:rsid w:val="00096978"/>
    <w:rPr>
      <w:rFonts w:eastAsia="Times New Roman"/>
      <w:b/>
      <w:bCs/>
      <w:i/>
      <w:iCs/>
      <w:sz w:val="27"/>
      <w:szCs w:val="27"/>
      <w:shd w:val="clear" w:color="auto" w:fill="FFFFFF"/>
    </w:rPr>
  </w:style>
  <w:style w:type="character" w:customStyle="1" w:styleId="Heading73NotItalic">
    <w:name w:val="Heading #7 (3) + Not Italic"/>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none"/>
    </w:rPr>
  </w:style>
  <w:style w:type="character" w:customStyle="1" w:styleId="Heading7Italic">
    <w:name w:val="Heading #7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en-US"/>
    </w:rPr>
  </w:style>
  <w:style w:type="character" w:customStyle="1" w:styleId="Bodytext115pt">
    <w:name w:val="Body text + 11.5 pt"/>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3"/>
      <w:szCs w:val="23"/>
      <w:u w:val="none"/>
      <w:lang w:val="en-US"/>
    </w:rPr>
  </w:style>
  <w:style w:type="character" w:customStyle="1" w:styleId="Bodytext18">
    <w:name w:val="Body text (18)_"/>
    <w:link w:val="Bodytext180"/>
    <w:qFormat/>
    <w:rsid w:val="00096978"/>
    <w:rPr>
      <w:rFonts w:eastAsia="Times New Roman"/>
      <w:sz w:val="23"/>
      <w:szCs w:val="23"/>
      <w:shd w:val="clear" w:color="auto" w:fill="FFFFFF"/>
    </w:rPr>
  </w:style>
  <w:style w:type="character" w:customStyle="1" w:styleId="BodyText51">
    <w:name w:val="Body Text5"/>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27"/>
      <w:szCs w:val="27"/>
      <w:u w:val="single"/>
      <w:lang w:val="en-US"/>
    </w:rPr>
  </w:style>
  <w:style w:type="character" w:customStyle="1" w:styleId="Heading31">
    <w:name w:val="Heading #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33"/>
      <w:szCs w:val="33"/>
      <w:u w:val="none"/>
      <w:lang w:val="en-US"/>
    </w:rPr>
  </w:style>
  <w:style w:type="character" w:customStyle="1" w:styleId="Tablecaption3">
    <w:name w:val="Table caption (3)_"/>
    <w:qFormat/>
    <w:rsid w:val="00096978"/>
    <w:rPr>
      <w:rFonts w:ascii="Times New Roman" w:eastAsia="Times New Roman" w:hAnsi="Times New Roman" w:cs="Times New Roman"/>
      <w:b w:val="0"/>
      <w:bCs w:val="0"/>
      <w:i w:val="0"/>
      <w:iCs w:val="0"/>
      <w:caps w:val="0"/>
      <w:smallCaps w:val="0"/>
      <w:strike w:val="0"/>
      <w:dstrike w:val="0"/>
      <w:sz w:val="19"/>
      <w:szCs w:val="19"/>
      <w:u w:val="none"/>
    </w:rPr>
  </w:style>
  <w:style w:type="character" w:customStyle="1" w:styleId="Tablecaption30">
    <w:name w:val="Table caption (3)"/>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19"/>
      <w:szCs w:val="19"/>
      <w:u w:val="single"/>
      <w:lang w:val="en-US"/>
    </w:rPr>
  </w:style>
  <w:style w:type="character" w:customStyle="1" w:styleId="Heading21">
    <w:name w:val="Heading #2"/>
    <w:qFormat/>
    <w:rsid w:val="00096978"/>
    <w:rPr>
      <w:rFonts w:ascii="Times New Roman" w:eastAsia="Times New Roman" w:hAnsi="Times New Roman" w:cs="Times New Roman"/>
      <w:b w:val="0"/>
      <w:bCs w:val="0"/>
      <w:i w:val="0"/>
      <w:iCs w:val="0"/>
      <w:caps w:val="0"/>
      <w:smallCaps w:val="0"/>
      <w:strike w:val="0"/>
      <w:dstrike w:val="0"/>
      <w:color w:val="000000"/>
      <w:spacing w:val="0"/>
      <w:w w:val="100"/>
      <w:sz w:val="33"/>
      <w:szCs w:val="33"/>
      <w:u w:val="none"/>
      <w:lang w:val="en-US"/>
    </w:rPr>
  </w:style>
  <w:style w:type="character" w:customStyle="1" w:styleId="Bodytext19">
    <w:name w:val="Body text (19)_"/>
    <w:link w:val="Bodytext190"/>
    <w:qFormat/>
    <w:rsid w:val="00096978"/>
    <w:rPr>
      <w:rFonts w:eastAsia="Times New Roman"/>
      <w:b/>
      <w:bCs/>
      <w:i/>
      <w:iCs/>
      <w:sz w:val="23"/>
      <w:szCs w:val="23"/>
      <w:shd w:val="clear" w:color="auto" w:fill="FFFFFF"/>
    </w:rPr>
  </w:style>
  <w:style w:type="character" w:customStyle="1" w:styleId="Bodytext2Italic">
    <w:name w:val="Body text (2) + Italic"/>
    <w:qFormat/>
    <w:rsid w:val="00096978"/>
    <w:rPr>
      <w:rFonts w:ascii="Times New Roman" w:eastAsia="Times New Roman" w:hAnsi="Times New Roman" w:cs="Times New Roman"/>
      <w:b w:val="0"/>
      <w:bCs w:val="0"/>
      <w:i/>
      <w:iCs/>
      <w:caps w:val="0"/>
      <w:smallCaps w:val="0"/>
      <w:strike w:val="0"/>
      <w:dstrike w:val="0"/>
      <w:color w:val="000000"/>
      <w:spacing w:val="0"/>
      <w:w w:val="100"/>
      <w:sz w:val="27"/>
      <w:szCs w:val="27"/>
      <w:u w:val="none"/>
      <w:lang w:val="vi-VN"/>
    </w:rPr>
  </w:style>
  <w:style w:type="character" w:customStyle="1" w:styleId="Tablecaption4">
    <w:name w:val="Table caption (4)_"/>
    <w:link w:val="Tablecaption40"/>
    <w:qFormat/>
    <w:rsid w:val="00096978"/>
    <w:rPr>
      <w:rFonts w:eastAsia="Times New Roman"/>
      <w:b/>
      <w:bCs/>
      <w:i/>
      <w:iCs/>
      <w:sz w:val="23"/>
      <w:szCs w:val="23"/>
      <w:shd w:val="clear" w:color="auto" w:fill="FFFFFF"/>
    </w:rPr>
  </w:style>
  <w:style w:type="character" w:customStyle="1" w:styleId="BodytextSpacing1pt">
    <w:name w:val="Body text + Spacing 1 pt"/>
    <w:qFormat/>
    <w:rsid w:val="00096978"/>
    <w:rPr>
      <w:rFonts w:ascii="Times New Roman" w:eastAsia="Times New Roman" w:hAnsi="Times New Roman" w:cs="Times New Roman"/>
      <w:b w:val="0"/>
      <w:bCs w:val="0"/>
      <w:i w:val="0"/>
      <w:iCs w:val="0"/>
      <w:caps w:val="0"/>
      <w:smallCaps w:val="0"/>
      <w:strike w:val="0"/>
      <w:dstrike w:val="0"/>
      <w:color w:val="000000"/>
      <w:spacing w:val="30"/>
      <w:w w:val="100"/>
      <w:sz w:val="27"/>
      <w:szCs w:val="27"/>
      <w:u w:val="none"/>
      <w:lang w:val="en-US"/>
    </w:rPr>
  </w:style>
  <w:style w:type="character" w:customStyle="1" w:styleId="HeadingCharChar">
    <w:name w:val="Heading Char Char"/>
    <w:link w:val="HeadingChar"/>
    <w:qFormat/>
    <w:rsid w:val="00096978"/>
    <w:rPr>
      <w:rFonts w:ascii="Times New Roman" w:eastAsia="Times New Roman" w:hAnsi="Times New Roman" w:cs="Times New Roman"/>
      <w:sz w:val="28"/>
      <w:szCs w:val="28"/>
      <w:lang w:val="x-none" w:eastAsia="x-none"/>
    </w:rPr>
  </w:style>
  <w:style w:type="character" w:customStyle="1" w:styleId="vnbnnidung20">
    <w:name w:val="vnbnnidung20"/>
    <w:qFormat/>
    <w:rsid w:val="00096978"/>
  </w:style>
  <w:style w:type="character" w:customStyle="1" w:styleId="vnbnnidung2innghing">
    <w:name w:val="vnbnnidung2innghing"/>
    <w:qFormat/>
    <w:rsid w:val="00096978"/>
  </w:style>
  <w:style w:type="character" w:customStyle="1" w:styleId="ducnguyen1Char">
    <w:name w:val="ducnguyen1 Char"/>
    <w:link w:val="ducnguyen1"/>
    <w:qFormat/>
    <w:rsid w:val="00096978"/>
    <w:rPr>
      <w:rFonts w:ascii="Times New Roman" w:eastAsia="Courier New" w:hAnsi="Times New Roman" w:cs="Times New Roman"/>
      <w:sz w:val="26"/>
      <w:szCs w:val="26"/>
      <w:lang w:val="x-none" w:eastAsia="x-none"/>
    </w:rPr>
  </w:style>
  <w:style w:type="character" w:customStyle="1" w:styleId="ducnguyen0Char">
    <w:name w:val="ducnguyen0 Char"/>
    <w:link w:val="ducnguyen0"/>
    <w:qFormat/>
    <w:rsid w:val="00096978"/>
    <w:rPr>
      <w:rFonts w:ascii="Times New Roman" w:eastAsia="Courier New" w:hAnsi="Times New Roman" w:cs="Times New Roman"/>
      <w:b/>
      <w:sz w:val="26"/>
      <w:szCs w:val="26"/>
      <w:lang w:val="x-none" w:eastAsia="x-none"/>
    </w:rPr>
  </w:style>
  <w:style w:type="character" w:customStyle="1" w:styleId="Duc1Char">
    <w:name w:val="Duc1 Char"/>
    <w:link w:val="Duc1"/>
    <w:qFormat/>
    <w:rsid w:val="00096978"/>
    <w:rPr>
      <w:rFonts w:ascii="Times New Roman" w:eastAsia="Times New Roman" w:hAnsi="Times New Roman" w:cs="Times New Roman"/>
      <w:b/>
      <w:bCs/>
      <w:kern w:val="2"/>
      <w:sz w:val="32"/>
      <w:szCs w:val="32"/>
      <w:lang w:val="x-none" w:eastAsia="x-none"/>
    </w:rPr>
  </w:style>
  <w:style w:type="character" w:customStyle="1" w:styleId="Duc2Char">
    <w:name w:val="Duc2 Char"/>
    <w:link w:val="Duc2"/>
    <w:qFormat/>
    <w:rsid w:val="00096978"/>
    <w:rPr>
      <w:rFonts w:ascii="Times New Roman" w:eastAsia="Times New Roman" w:hAnsi="Times New Roman" w:cs="Times New Roman"/>
      <w:b/>
      <w:bCs/>
      <w:iCs/>
      <w:sz w:val="28"/>
      <w:szCs w:val="28"/>
      <w:lang w:val="vi-VN" w:eastAsia="x-none"/>
    </w:rPr>
  </w:style>
  <w:style w:type="character" w:customStyle="1" w:styleId="Duc3Char">
    <w:name w:val="Duc3 Char"/>
    <w:link w:val="Duc3"/>
    <w:qFormat/>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qFormat/>
    <w:rsid w:val="00096978"/>
    <w:rPr>
      <w:rFonts w:ascii="Times New Roman" w:eastAsia="Courier New" w:hAnsi="Times New Roman" w:cs="Times New Roman"/>
      <w:bCs/>
      <w:i/>
      <w:sz w:val="28"/>
      <w:szCs w:val="28"/>
      <w:lang w:val="x-none" w:eastAsia="x-none"/>
    </w:rPr>
  </w:style>
  <w:style w:type="character" w:customStyle="1" w:styleId="HeadingChar1">
    <w:name w:val="Heading Char1"/>
    <w:link w:val="Heading"/>
    <w:qFormat/>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qFormat/>
    <w:rsid w:val="00096978"/>
    <w:rPr>
      <w:rFonts w:ascii="Times New Roman" w:eastAsia="Times New Roman" w:hAnsi="Times New Roman" w:cs="Times New Roman"/>
      <w:b/>
      <w:sz w:val="26"/>
      <w:szCs w:val="28"/>
      <w:lang w:val="x-none" w:eastAsia="x-none"/>
    </w:rPr>
  </w:style>
  <w:style w:type="character" w:customStyle="1" w:styleId="Lever2-Char">
    <w:name w:val="Lever 2- Char"/>
    <w:link w:val="Lever2-"/>
    <w:qFormat/>
    <w:rsid w:val="00096978"/>
    <w:rPr>
      <w:rFonts w:ascii="Times New Roman" w:eastAsia="Times New Roman" w:hAnsi="Times New Roman" w:cs="Times New Roman"/>
      <w:b/>
      <w:sz w:val="26"/>
      <w:szCs w:val="28"/>
      <w:lang w:val="x-none" w:eastAsia="x-none"/>
    </w:rPr>
  </w:style>
  <w:style w:type="character" w:customStyle="1" w:styleId="Lever3-Char">
    <w:name w:val="Lever 3- Char"/>
    <w:link w:val="Lever3-"/>
    <w:qFormat/>
    <w:rsid w:val="00096978"/>
    <w:rPr>
      <w:rFonts w:ascii="Times New Roman" w:eastAsia="Times New Roman" w:hAnsi="Times New Roman" w:cs="Times New Roman"/>
      <w:b/>
      <w:i/>
      <w:sz w:val="26"/>
      <w:szCs w:val="28"/>
      <w:lang w:val="x-none" w:eastAsia="x-none"/>
    </w:rPr>
  </w:style>
  <w:style w:type="character" w:customStyle="1" w:styleId="Lever4-Char">
    <w:name w:val="Lever 4- Char"/>
    <w:link w:val="Lever4-"/>
    <w:qFormat/>
    <w:rsid w:val="00096978"/>
    <w:rPr>
      <w:rFonts w:ascii="Times New Roman" w:eastAsia="Times New Roman" w:hAnsi="Times New Roman" w:cs="Times New Roman"/>
      <w:bCs/>
      <w:iCs/>
      <w:kern w:val="2"/>
      <w:sz w:val="26"/>
      <w:szCs w:val="20"/>
      <w:lang w:val="x-none" w:eastAsia="x-none"/>
    </w:rPr>
  </w:style>
  <w:style w:type="character" w:customStyle="1" w:styleId="Lever7-1Char">
    <w:name w:val="Lever 7-1 Char"/>
    <w:link w:val="Lever7-1"/>
    <w:qFormat/>
    <w:rsid w:val="00096978"/>
    <w:rPr>
      <w:rFonts w:ascii="Times New Roman" w:eastAsia="Times New Roman" w:hAnsi="Times New Roman" w:cs="Times New Roman"/>
      <w:sz w:val="26"/>
      <w:szCs w:val="26"/>
      <w:lang w:val="en-GB" w:eastAsia="en-GB"/>
    </w:rPr>
  </w:style>
  <w:style w:type="character" w:customStyle="1" w:styleId="Lever8-Char">
    <w:name w:val="Lever 8- Char"/>
    <w:link w:val="Lever8-"/>
    <w:qFormat/>
    <w:rsid w:val="00096978"/>
    <w:rPr>
      <w:rFonts w:ascii="Times New Roman" w:eastAsia="Courier New" w:hAnsi="Times New Roman" w:cs="Times New Roman"/>
      <w:sz w:val="26"/>
      <w:szCs w:val="26"/>
      <w:lang w:val="x-none" w:eastAsia="x-none"/>
    </w:rPr>
  </w:style>
  <w:style w:type="character" w:customStyle="1" w:styleId="Lever6-Char">
    <w:name w:val="Lever 6- Char"/>
    <w:link w:val="Lever6-"/>
    <w:qFormat/>
    <w:rsid w:val="00096978"/>
    <w:rPr>
      <w:rFonts w:ascii="Times New Roman" w:eastAsia="Times New Roman" w:hAnsi="Times New Roman" w:cs="Times New Roman"/>
      <w:b/>
      <w:sz w:val="26"/>
      <w:szCs w:val="26"/>
      <w:lang w:val="x-none" w:eastAsia="x-none"/>
    </w:rPr>
  </w:style>
  <w:style w:type="character" w:customStyle="1" w:styleId="Lever5-Char">
    <w:name w:val="Lever 5- Char"/>
    <w:link w:val="Lever5-"/>
    <w:qFormat/>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qFormat/>
    <w:rsid w:val="00096978"/>
    <w:rPr>
      <w:rFonts w:ascii="Times New Roman" w:eastAsia="Courier New" w:hAnsi="Times New Roman" w:cs="Times New Roman"/>
      <w:sz w:val="26"/>
      <w:szCs w:val="26"/>
      <w:lang w:val="x-none" w:eastAsia="x-none"/>
    </w:rPr>
  </w:style>
  <w:style w:type="character" w:customStyle="1" w:styleId="CommentSubjectChar">
    <w:name w:val="Comment Subject Char"/>
    <w:basedOn w:val="CommentTextChar"/>
    <w:link w:val="CommentSubject"/>
    <w:uiPriority w:val="99"/>
    <w:semiHidden/>
    <w:qFormat/>
    <w:rsid w:val="00096978"/>
    <w:rPr>
      <w:rFonts w:ascii="Courier New" w:eastAsia="Courier New" w:hAnsi="Courier New" w:cs="Courier New"/>
      <w:b/>
      <w:bCs/>
      <w:color w:val="000000"/>
      <w:sz w:val="20"/>
      <w:szCs w:val="20"/>
      <w:lang w:val="x-none" w:eastAsia="x-none"/>
    </w:rPr>
  </w:style>
  <w:style w:type="character" w:customStyle="1" w:styleId="TitleChar">
    <w:name w:val="Title Char"/>
    <w:basedOn w:val="DefaultParagraphFont"/>
    <w:link w:val="Title"/>
    <w:qFormat/>
    <w:rsid w:val="00096978"/>
    <w:rPr>
      <w:rFonts w:ascii="Times New Roman" w:eastAsia="Times New Roman" w:hAnsi="Times New Roman" w:cs="Times New Roman"/>
      <w:sz w:val="24"/>
      <w:szCs w:val="26"/>
    </w:rPr>
  </w:style>
  <w:style w:type="character" w:customStyle="1" w:styleId="SubtitleChar">
    <w:name w:val="Subtitle Char"/>
    <w:basedOn w:val="DefaultParagraphFont"/>
    <w:link w:val="Subtitle"/>
    <w:qFormat/>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customStyle="1" w:styleId="ThaiHDChar">
    <w:name w:val="Thai HD Char"/>
    <w:link w:val="ThaiHD"/>
    <w:qFormat/>
    <w:rsid w:val="00096978"/>
    <w:rPr>
      <w:rFonts w:ascii="Times New Roman" w:eastAsia="Calibri" w:hAnsi="Times New Roman" w:cs="Times New Roman"/>
      <w:sz w:val="26"/>
      <w:szCs w:val="26"/>
      <w:lang w:val="x-none" w:eastAsia="x-none"/>
    </w:rPr>
  </w:style>
  <w:style w:type="character" w:customStyle="1" w:styleId="Style1Char">
    <w:name w:val="Style1 Char"/>
    <w:qFormat/>
    <w:rsid w:val="00096978"/>
    <w:rPr>
      <w:rFonts w:ascii="Times New Roman" w:eastAsia="Calibri" w:hAnsi="Times New Roman" w:cs="Times New Roman"/>
      <w:sz w:val="26"/>
      <w:szCs w:val="26"/>
    </w:rPr>
  </w:style>
  <w:style w:type="character" w:styleId="FollowedHyperlink">
    <w:name w:val="FollowedHyperlink"/>
    <w:uiPriority w:val="99"/>
    <w:semiHidden/>
    <w:unhideWhenUsed/>
    <w:rsid w:val="00096978"/>
    <w:rPr>
      <w:color w:val="800080"/>
      <w:u w:val="single"/>
    </w:rPr>
  </w:style>
  <w:style w:type="character" w:customStyle="1" w:styleId="FootnoteTextChar">
    <w:name w:val="Footnote Text Char"/>
    <w:basedOn w:val="DefaultParagraphFont"/>
    <w:link w:val="FootnoteText"/>
    <w:qFormat/>
    <w:rsid w:val="00C97675"/>
    <w:rPr>
      <w:rFonts w:ascii="Times New Roman" w:eastAsia="Times New Roman" w:hAnsi="Times New Roman" w:cs="Times New Roman"/>
      <w:sz w:val="20"/>
      <w:szCs w:val="20"/>
    </w:rPr>
  </w:style>
  <w:style w:type="character" w:customStyle="1" w:styleId="FootnoteCharacters">
    <w:name w:val="Footnote Characters"/>
    <w:qFormat/>
    <w:rsid w:val="00C97675"/>
    <w:rPr>
      <w:vertAlign w:val="superscript"/>
    </w:rPr>
  </w:style>
  <w:style w:type="character" w:styleId="FootnoteReference">
    <w:name w:val="footnote reference"/>
    <w:rPr>
      <w:vertAlign w:val="superscript"/>
    </w:rPr>
  </w:style>
  <w:style w:type="character" w:customStyle="1" w:styleId="Artelia-Heading2Char">
    <w:name w:val="Artelia - Heading 2 Char"/>
    <w:link w:val="Artelia-Heading2"/>
    <w:qFormat/>
    <w:rsid w:val="00C97675"/>
    <w:rPr>
      <w:rFonts w:ascii="Arial Bold" w:eastAsia="Times New Roman" w:hAnsi="Arial Bold" w:cs="Times New Roman"/>
      <w:b/>
      <w:caps/>
      <w:sz w:val="24"/>
      <w:szCs w:val="20"/>
    </w:rPr>
  </w:style>
  <w:style w:type="paragraph" w:customStyle="1" w:styleId="Heading">
    <w:name w:val="Heading"/>
    <w:basedOn w:val="Normal"/>
    <w:next w:val="BodyText"/>
    <w:link w:val="HeadingChar1"/>
    <w:qFormat/>
    <w:rsid w:val="00096978"/>
    <w:pPr>
      <w:spacing w:before="120" w:line="360" w:lineRule="auto"/>
      <w:ind w:firstLine="567"/>
      <w:jc w:val="both"/>
    </w:pPr>
    <w:rPr>
      <w:rFonts w:ascii="Times New Roman" w:hAnsi="Times New Roman"/>
      <w:szCs w:val="28"/>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paragraph" w:styleId="List">
    <w:name w:val="List"/>
    <w:basedOn w:val="BodyText"/>
    <w:rPr>
      <w:rFonts w:cs="FreeSans"/>
    </w:rPr>
  </w:style>
  <w:style w:type="paragraph" w:styleId="Caption">
    <w:name w:val="caption"/>
    <w:basedOn w:val="Normal"/>
    <w:next w:val="Normal"/>
    <w:qFormat/>
    <w:rsid w:val="00096978"/>
    <w:rPr>
      <w:rFonts w:ascii="Times New Roman" w:hAnsi="Times New Roman"/>
      <w:b/>
      <w:bCs/>
      <w:szCs w:val="2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
    <w:name w:val="Body Text 2"/>
    <w:basedOn w:val="Normal"/>
    <w:link w:val="BodyText2Char"/>
    <w:uiPriority w:val="99"/>
    <w:qFormat/>
    <w:rsid w:val="00096978"/>
    <w:pPr>
      <w:spacing w:after="120" w:line="480" w:lineRule="auto"/>
    </w:pPr>
    <w:rPr>
      <w:sz w:val="20"/>
      <w:lang w:val="x-none" w:eastAsia="x-none"/>
    </w:rPr>
  </w:style>
  <w:style w:type="paragraph" w:styleId="BodyTextIndent2">
    <w:name w:val="Body Text Indent 2"/>
    <w:basedOn w:val="Normal"/>
    <w:link w:val="BodyTextIndent2Char"/>
    <w:qFormat/>
    <w:rsid w:val="00096978"/>
    <w:pPr>
      <w:spacing w:line="312" w:lineRule="auto"/>
      <w:ind w:left="720"/>
      <w:jc w:val="both"/>
    </w:pPr>
    <w:rPr>
      <w:sz w:val="26"/>
      <w:szCs w:val="23"/>
      <w:lang w:val="x-none" w:eastAsia="x-none"/>
    </w:rPr>
  </w:style>
  <w:style w:type="paragraph" w:customStyle="1" w:styleId="1">
    <w:name w:val="1"/>
    <w:basedOn w:val="Normal"/>
    <w:qFormat/>
    <w:rsid w:val="00096978"/>
    <w:pPr>
      <w:widowControl w:val="0"/>
      <w:spacing w:before="120" w:after="120" w:line="360" w:lineRule="auto"/>
      <w:ind w:left="360" w:hanging="360"/>
      <w:jc w:val="both"/>
    </w:pPr>
    <w:rPr>
      <w:sz w:val="26"/>
      <w:szCs w:val="20"/>
    </w:rPr>
  </w:style>
  <w:style w:type="paragraph" w:styleId="BodyTextIndent3">
    <w:name w:val="Body Text Indent 3"/>
    <w:basedOn w:val="Normal"/>
    <w:link w:val="BodyTextIndent3Char"/>
    <w:qFormat/>
    <w:rsid w:val="00096978"/>
    <w:pPr>
      <w:spacing w:after="120"/>
      <w:ind w:left="360"/>
    </w:pPr>
    <w:rPr>
      <w:sz w:val="16"/>
      <w:szCs w:val="16"/>
      <w:lang w:val="x-none" w:eastAsia="x-none"/>
    </w:rPr>
  </w:style>
  <w:style w:type="paragraph" w:customStyle="1" w:styleId="s">
    <w:name w:val="s"/>
    <w:basedOn w:val="Normal"/>
    <w:qFormat/>
    <w:rsid w:val="00096978"/>
    <w:pPr>
      <w:numPr>
        <w:numId w:val="1"/>
      </w:numPr>
    </w:pPr>
    <w:rPr>
      <w:sz w:val="26"/>
      <w:szCs w:val="26"/>
    </w:rPr>
  </w:style>
  <w:style w:type="paragraph" w:styleId="BlockText">
    <w:name w:val="Block Text"/>
    <w:basedOn w:val="Normal"/>
    <w:qFormat/>
    <w:rsid w:val="00096978"/>
    <w:pPr>
      <w:spacing w:before="120"/>
      <w:ind w:left="567" w:right="-50"/>
      <w:jc w:val="both"/>
    </w:pPr>
    <w:rPr>
      <w:szCs w:val="20"/>
      <w:lang w:val="en-GB"/>
    </w:rPr>
  </w:style>
  <w:style w:type="paragraph" w:customStyle="1" w:styleId="Giua">
    <w:name w:val="Giua"/>
    <w:basedOn w:val="Normal"/>
    <w:qFormat/>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rPr>
      <w:rFonts w:ascii="Tahoma" w:hAnsi="Tahoma"/>
      <w:sz w:val="16"/>
      <w:szCs w:val="16"/>
      <w:lang w:val="x-none" w:eastAsia="x-none"/>
    </w:rPr>
  </w:style>
  <w:style w:type="paragraph" w:customStyle="1" w:styleId="Default">
    <w:name w:val="Default"/>
    <w:qFormat/>
    <w:rsid w:val="00096978"/>
    <w:rPr>
      <w:rFonts w:ascii=".VnArial" w:eastAsia="Times New Roman" w:hAnsi=".VnArial" w:cs=".VnArial"/>
      <w:color w:val="000000"/>
      <w:sz w:val="24"/>
      <w:szCs w:val="24"/>
    </w:rPr>
  </w:style>
  <w:style w:type="paragraph" w:customStyle="1" w:styleId="CharCharChar">
    <w:name w:val="Char Char Char"/>
    <w:basedOn w:val="Normal"/>
    <w:next w:val="Normal"/>
    <w:autoRedefine/>
    <w:semiHidden/>
    <w:qFormat/>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qFormat/>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qFormat/>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qFormat/>
    <w:rsid w:val="00096978"/>
    <w:pPr>
      <w:keepNext w:val="0"/>
      <w:spacing w:before="120" w:after="0"/>
      <w:ind w:left="284"/>
    </w:pPr>
    <w:rPr>
      <w:rFonts w:ascii=".VnArial" w:hAnsi=".VnArial"/>
      <w:sz w:val="22"/>
      <w:szCs w:val="20"/>
    </w:rPr>
  </w:style>
  <w:style w:type="paragraph" w:customStyle="1" w:styleId="Body1">
    <w:name w:val="Body 1"/>
    <w:qFormat/>
    <w:rsid w:val="00096978"/>
    <w:pPr>
      <w:outlineLvl w:val="0"/>
    </w:pPr>
    <w:rPr>
      <w:rFonts w:ascii="Times New Roman" w:eastAsia="Arial Unicode MS" w:hAnsi="Times New Roman" w:cs="Times New Roman"/>
      <w:color w:val="000000"/>
      <w:sz w:val="24"/>
      <w:szCs w:val="20"/>
      <w:u w:color="000000"/>
    </w:rPr>
  </w:style>
  <w:style w:type="paragraph" w:customStyle="1" w:styleId="StyleHeading1VnArialH18ptBold">
    <w:name w:val="Style Heading 1 + .VnArialH 18 pt Bold"/>
    <w:basedOn w:val="Heading1"/>
    <w:link w:val="StyleHeading1VnArialH18ptBoldChar"/>
    <w:qFormat/>
    <w:rsid w:val="00096978"/>
    <w:pPr>
      <w:keepNext w:val="0"/>
      <w:tabs>
        <w:tab w:val="left" w:pos="-416"/>
      </w:tabs>
    </w:pPr>
    <w:rPr>
      <w:rFonts w:eastAsiaTheme="minorHAnsi" w:cstheme="minorBidi"/>
      <w:sz w:val="36"/>
      <w:szCs w:val="22"/>
      <w:lang w:val="en-US" w:eastAsia="en-US"/>
    </w:rPr>
  </w:style>
  <w:style w:type="paragraph" w:customStyle="1" w:styleId="Phn">
    <w:name w:val="Phần"/>
    <w:basedOn w:val="Header"/>
    <w:qFormat/>
    <w:rsid w:val="00096978"/>
    <w:pPr>
      <w:spacing w:before="120" w:after="80" w:line="312" w:lineRule="auto"/>
      <w:jc w:val="center"/>
    </w:pPr>
    <w:rPr>
      <w:rFonts w:ascii=".VnArialH" w:hAnsi=".VnArialH"/>
      <w:b/>
      <w:bCs/>
      <w:sz w:val="36"/>
      <w:szCs w:val="20"/>
      <w:lang w:val="en-US" w:eastAsia="en-US"/>
    </w:rPr>
  </w:style>
  <w:style w:type="paragraph" w:customStyle="1" w:styleId="Table">
    <w:name w:val="Table"/>
    <w:basedOn w:val="Normal"/>
    <w:qFormat/>
    <w:rsid w:val="00096978"/>
    <w:pPr>
      <w:tabs>
        <w:tab w:val="right" w:leader="dot" w:pos="3969"/>
      </w:tabs>
      <w:spacing w:before="80" w:after="80" w:line="300" w:lineRule="exact"/>
      <w:jc w:val="both"/>
    </w:pPr>
    <w:rPr>
      <w:rFonts w:ascii=".VnArial" w:hAnsi=".VnArial"/>
      <w:sz w:val="22"/>
      <w:szCs w:val="20"/>
    </w:rPr>
  </w:style>
  <w:style w:type="paragraph" w:customStyle="1" w:styleId="chuong">
    <w:name w:val="chuong"/>
    <w:basedOn w:val="to"/>
    <w:qFormat/>
    <w:rsid w:val="00096978"/>
    <w:pPr>
      <w:tabs>
        <w:tab w:val="clear" w:pos="3894"/>
        <w:tab w:val="right" w:pos="4000"/>
      </w:tabs>
      <w:spacing w:before="0" w:after="1000"/>
    </w:pPr>
    <w:rPr>
      <w:rFonts w:ascii=".VnArial" w:hAnsi=".VnArial"/>
    </w:rPr>
  </w:style>
  <w:style w:type="paragraph" w:customStyle="1" w:styleId="CharCharCharChar">
    <w:name w:val="Char Char Char Char"/>
    <w:basedOn w:val="Normal"/>
    <w:qFormat/>
    <w:rsid w:val="00096978"/>
    <w:pPr>
      <w:pageBreakBefore/>
      <w:spacing w:beforeAutospacing="1" w:afterAutospacing="1"/>
      <w:jc w:val="both"/>
    </w:pPr>
    <w:rPr>
      <w:rFonts w:ascii="Tahoma" w:hAnsi="Tahoma"/>
      <w:sz w:val="20"/>
      <w:szCs w:val="20"/>
    </w:rPr>
  </w:style>
  <w:style w:type="paragraph" w:customStyle="1" w:styleId="tab-16">
    <w:name w:val="tab-16"/>
    <w:basedOn w:val="Normal"/>
    <w:qFormat/>
    <w:rsid w:val="00096978"/>
    <w:pPr>
      <w:tabs>
        <w:tab w:val="right" w:leader="dot" w:pos="9072"/>
      </w:tabs>
      <w:spacing w:before="80" w:after="80" w:line="300" w:lineRule="exact"/>
      <w:ind w:left="1134"/>
      <w:jc w:val="both"/>
    </w:pPr>
    <w:rPr>
      <w:rFonts w:ascii=".VnArial" w:hAnsi=".VnArial"/>
      <w:sz w:val="22"/>
      <w:szCs w:val="20"/>
    </w:rPr>
  </w:style>
  <w:style w:type="paragraph" w:customStyle="1" w:styleId="Clause">
    <w:name w:val="Clause"/>
    <w:basedOn w:val="Normal"/>
    <w:qFormat/>
    <w:rsid w:val="00096978"/>
    <w:pPr>
      <w:spacing w:before="300" w:after="160" w:line="300" w:lineRule="exact"/>
      <w:ind w:left="567"/>
      <w:jc w:val="both"/>
    </w:pPr>
    <w:rPr>
      <w:rFonts w:ascii=".VnArialH" w:hAnsi=".VnArialH"/>
      <w:b/>
      <w:sz w:val="22"/>
      <w:szCs w:val="20"/>
    </w:rPr>
  </w:style>
  <w:style w:type="paragraph" w:customStyle="1" w:styleId="to">
    <w:name w:val="to"/>
    <w:basedOn w:val="Normal"/>
    <w:qFormat/>
    <w:rsid w:val="00096978"/>
    <w:pPr>
      <w:tabs>
        <w:tab w:val="right" w:pos="3894"/>
      </w:tabs>
      <w:spacing w:before="80" w:after="80" w:line="300" w:lineRule="exact"/>
      <w:ind w:left="1701"/>
      <w:jc w:val="both"/>
    </w:pPr>
    <w:rPr>
      <w:rFonts w:ascii="Arial" w:hAnsi="Arial"/>
      <w:b/>
      <w:sz w:val="22"/>
      <w:szCs w:val="20"/>
    </w:rPr>
  </w:style>
  <w:style w:type="paragraph" w:customStyle="1" w:styleId="StyleHeading216ptBold">
    <w:name w:val="Style Heading 2 + 16 pt Bold"/>
    <w:basedOn w:val="Heading2"/>
    <w:link w:val="StyleHeading216ptBoldChar"/>
    <w:qFormat/>
    <w:rsid w:val="00096978"/>
    <w:pPr>
      <w:keepNext w:val="0"/>
      <w:tabs>
        <w:tab w:val="left" w:pos="140"/>
        <w:tab w:val="left" w:pos="1440"/>
      </w:tabs>
      <w:spacing w:before="120" w:after="120" w:line="288" w:lineRule="auto"/>
      <w:ind w:left="1440" w:hanging="360"/>
    </w:pPr>
    <w:rPr>
      <w:rFonts w:ascii=".VnArialH" w:eastAsiaTheme="minorHAnsi" w:hAnsi=".VnArialH" w:cstheme="minorBidi"/>
      <w:sz w:val="28"/>
      <w:szCs w:val="22"/>
    </w:rPr>
  </w:style>
  <w:style w:type="paragraph" w:customStyle="1" w:styleId="Table-5">
    <w:name w:val="Table-5"/>
    <w:basedOn w:val="Table"/>
    <w:qFormat/>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szCs w:val="28"/>
      <w:lang w:val="nl-NL"/>
    </w:rPr>
  </w:style>
  <w:style w:type="paragraph" w:customStyle="1" w:styleId="vao">
    <w:name w:val="vao"/>
    <w:basedOn w:val="Normal"/>
    <w:qFormat/>
    <w:rsid w:val="00096978"/>
    <w:pPr>
      <w:spacing w:before="80" w:after="80" w:line="300" w:lineRule="exact"/>
      <w:ind w:left="1741" w:hanging="1021"/>
      <w:jc w:val="both"/>
    </w:pPr>
    <w:rPr>
      <w:rFonts w:ascii=".VnArial" w:hAnsi=".VnArial"/>
      <w:sz w:val="22"/>
      <w:szCs w:val="20"/>
    </w:rPr>
  </w:style>
  <w:style w:type="paragraph" w:customStyle="1" w:styleId="innho">
    <w:name w:val="in nho"/>
    <w:basedOn w:val="PlainText"/>
    <w:qFormat/>
    <w:rsid w:val="00096978"/>
    <w:pPr>
      <w:spacing w:before="120" w:after="16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qFormat/>
    <w:rsid w:val="00096978"/>
    <w:pPr>
      <w:tabs>
        <w:tab w:val="left" w:pos="140"/>
        <w:tab w:val="left"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qFormat/>
    <w:rsid w:val="00096978"/>
    <w:pPr>
      <w:keepNext w:val="0"/>
      <w:tabs>
        <w:tab w:val="left" w:pos="-416"/>
        <w:tab w:val="left" w:pos="360"/>
      </w:tabs>
      <w:ind w:left="360" w:hanging="360"/>
    </w:pPr>
    <w:rPr>
      <w:sz w:val="28"/>
      <w:szCs w:val="20"/>
      <w:lang w:val="en-US" w:eastAsia="en-US"/>
    </w:rPr>
  </w:style>
  <w:style w:type="paragraph" w:customStyle="1" w:styleId="StyleHeading3LinespacingMultiple13li">
    <w:name w:val="Style Heading 3 + Line spacing:  Multiple 13 li"/>
    <w:basedOn w:val="Heading3"/>
    <w:qFormat/>
    <w:rsid w:val="00096978"/>
    <w:pPr>
      <w:keepNext w:val="0"/>
      <w:spacing w:before="120" w:after="0" w:line="312" w:lineRule="auto"/>
    </w:pPr>
    <w:rPr>
      <w:rFonts w:ascii=".VnArial" w:hAnsi=".VnArial"/>
      <w:b w:val="0"/>
      <w:bCs w:val="0"/>
      <w:sz w:val="22"/>
      <w:szCs w:val="20"/>
      <w:lang w:val="en-US" w:eastAsia="en-US"/>
    </w:rPr>
  </w:style>
  <w:style w:type="paragraph" w:customStyle="1" w:styleId="chuong1">
    <w:name w:val="chuong1"/>
    <w:basedOn w:val="chuong"/>
    <w:qFormat/>
    <w:rsid w:val="00096978"/>
    <w:pPr>
      <w:spacing w:before="500" w:after="400"/>
    </w:pPr>
    <w:rPr>
      <w:sz w:val="34"/>
    </w:rPr>
  </w:style>
  <w:style w:type="paragraph" w:customStyle="1" w:styleId="phuluc">
    <w:name w:val="phuluc"/>
    <w:basedOn w:val="chuong1"/>
    <w:qFormat/>
    <w:rsid w:val="00096978"/>
    <w:pPr>
      <w:spacing w:before="300" w:after="160"/>
      <w:ind w:left="567"/>
    </w:pPr>
    <w:rPr>
      <w:rFonts w:ascii=".VnArialH" w:hAnsi=".VnArialH"/>
    </w:rPr>
  </w:style>
  <w:style w:type="paragraph" w:customStyle="1" w:styleId="mucluc">
    <w:name w:val="mucluc"/>
    <w:basedOn w:val="Normal"/>
    <w:qFormat/>
    <w:rsid w:val="00096978"/>
    <w:pPr>
      <w:tabs>
        <w:tab w:val="left" w:pos="2268"/>
      </w:tabs>
      <w:spacing w:before="20" w:after="20" w:line="280" w:lineRule="exact"/>
      <w:ind w:left="1134" w:firstLine="510"/>
      <w:jc w:val="both"/>
    </w:pPr>
    <w:rPr>
      <w:rFonts w:ascii="Arial" w:hAnsi="Arial"/>
      <w:sz w:val="20"/>
      <w:szCs w:val="20"/>
    </w:rPr>
  </w:style>
  <w:style w:type="paragraph" w:customStyle="1" w:styleId="cen">
    <w:name w:val="cen"/>
    <w:basedOn w:val="PlainText"/>
    <w:qFormat/>
    <w:rsid w:val="00096978"/>
    <w:pPr>
      <w:spacing w:before="120" w:after="160" w:line="400" w:lineRule="atLeast"/>
      <w:jc w:val="center"/>
    </w:pPr>
    <w:rPr>
      <w:rFonts w:ascii=".VnTimeH" w:hAnsi=".VnTimeH"/>
      <w:b/>
      <w:sz w:val="28"/>
    </w:rPr>
  </w:style>
  <w:style w:type="paragraph" w:styleId="BodyText3">
    <w:name w:val="Body Text 3"/>
    <w:basedOn w:val="Normal"/>
    <w:link w:val="BodyText3Char"/>
    <w:qFormat/>
    <w:rsid w:val="00096978"/>
    <w:pPr>
      <w:spacing w:before="80" w:after="80" w:line="300" w:lineRule="exact"/>
      <w:jc w:val="both"/>
    </w:pPr>
    <w:rPr>
      <w:rFonts w:ascii="Arial" w:hAnsi="Arial"/>
      <w:sz w:val="22"/>
      <w:szCs w:val="20"/>
      <w:lang w:val="x-none" w:eastAsia="x-none"/>
    </w:rPr>
  </w:style>
  <w:style w:type="paragraph" w:customStyle="1" w:styleId="so-chuong">
    <w:name w:val="so-chuong"/>
    <w:basedOn w:val="Normal"/>
    <w:qFormat/>
    <w:rsid w:val="00096978"/>
    <w:pPr>
      <w:spacing w:before="240" w:after="80"/>
      <w:jc w:val="center"/>
    </w:pPr>
    <w:rPr>
      <w:rFonts w:ascii=".VnArial" w:hAnsi=".VnArial"/>
      <w:b/>
      <w:color w:val="808080"/>
      <w:sz w:val="120"/>
      <w:szCs w:val="20"/>
    </w:rPr>
  </w:style>
  <w:style w:type="paragraph" w:customStyle="1" w:styleId="so">
    <w:name w:val="so"/>
    <w:basedOn w:val="Normal"/>
    <w:qFormat/>
    <w:rsid w:val="00096978"/>
    <w:pPr>
      <w:spacing w:before="80" w:after="80"/>
      <w:jc w:val="center"/>
    </w:pPr>
    <w:rPr>
      <w:rFonts w:ascii=".VnArial" w:hAnsi=".VnArial"/>
      <w:b/>
      <w:color w:val="00FFFF"/>
      <w:sz w:val="120"/>
      <w:szCs w:val="20"/>
    </w:rPr>
  </w:style>
  <w:style w:type="paragraph" w:customStyle="1" w:styleId="ngay">
    <w:name w:val="ngay"/>
    <w:basedOn w:val="vao"/>
    <w:qFormat/>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qFormat/>
    <w:rsid w:val="00096978"/>
    <w:pPr>
      <w:spacing w:before="80" w:after="80" w:line="300" w:lineRule="exact"/>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after="200" w:line="276" w:lineRule="auto"/>
      <w:ind w:left="720"/>
      <w:contextualSpacing/>
    </w:pPr>
    <w:rPr>
      <w:rFonts w:ascii="Calibri" w:hAnsi="Calibri"/>
      <w:sz w:val="22"/>
      <w:szCs w:val="22"/>
      <w:lang w:val="x-none" w:eastAsia="x-none"/>
    </w:rPr>
  </w:style>
  <w:style w:type="paragraph" w:customStyle="1" w:styleId="Head42">
    <w:name w:val="Head 4.2"/>
    <w:basedOn w:val="Normal"/>
    <w:qFormat/>
    <w:rsid w:val="00096978"/>
    <w:pPr>
      <w:spacing w:after="240"/>
      <w:ind w:left="360" w:hanging="360"/>
    </w:pPr>
    <w:rPr>
      <w:rFonts w:ascii="Times New Roman" w:hAnsi="Times New Roman"/>
      <w:b/>
      <w:sz w:val="24"/>
      <w:szCs w:val="20"/>
    </w:rPr>
  </w:style>
  <w:style w:type="paragraph" w:customStyle="1" w:styleId="4">
    <w:name w:val="4"/>
    <w:basedOn w:val="Normal"/>
    <w:qFormat/>
    <w:rsid w:val="00096978"/>
    <w:pPr>
      <w:spacing w:before="360" w:line="288" w:lineRule="auto"/>
      <w:jc w:val="both"/>
    </w:pPr>
    <w:rPr>
      <w:rFonts w:ascii=".VnArial" w:hAnsi=".VnArial"/>
      <w:b/>
      <w:sz w:val="20"/>
      <w:szCs w:val="20"/>
    </w:rPr>
  </w:style>
  <w:style w:type="paragraph" w:customStyle="1" w:styleId="Style">
    <w:name w:val="Style"/>
    <w:qFormat/>
    <w:rsid w:val="00096978"/>
    <w:pPr>
      <w:widowControl w:val="0"/>
    </w:pPr>
    <w:rPr>
      <w:rFonts w:ascii="Times New Roman" w:eastAsia="Times New Roman" w:hAnsi="Times New Roman" w:cs="Times New Roman"/>
      <w:sz w:val="24"/>
      <w:szCs w:val="24"/>
    </w:rPr>
  </w:style>
  <w:style w:type="paragraph" w:customStyle="1" w:styleId="DucH1">
    <w:name w:val="DucH1"/>
    <w:basedOn w:val="Normal"/>
    <w:qFormat/>
    <w:rsid w:val="00096978"/>
    <w:pPr>
      <w:spacing w:line="360" w:lineRule="auto"/>
      <w:ind w:left="360" w:hanging="360"/>
      <w:outlineLvl w:val="0"/>
    </w:pPr>
    <w:rPr>
      <w:rFonts w:ascii="Times New Roman" w:hAnsi="Times New Roman"/>
      <w:b/>
      <w:sz w:val="26"/>
      <w:szCs w:val="28"/>
    </w:rPr>
  </w:style>
  <w:style w:type="paragraph" w:styleId="CommentText">
    <w:name w:val="annotation text"/>
    <w:basedOn w:val="Normal"/>
    <w:link w:val="CommentTextChar"/>
    <w:uiPriority w:val="99"/>
    <w:unhideWhenUsed/>
    <w:rsid w:val="00096978"/>
    <w:rPr>
      <w:rFonts w:ascii="Times New Roman" w:eastAsia="MS Mincho" w:hAnsi="Times New Roman"/>
      <w:color w:val="000000"/>
      <w:sz w:val="20"/>
      <w:szCs w:val="20"/>
      <w:lang w:val="x-none" w:eastAsia="x-none"/>
    </w:rPr>
  </w:style>
  <w:style w:type="paragraph" w:customStyle="1" w:styleId="BodyText6">
    <w:name w:val="Body Text6"/>
    <w:basedOn w:val="Normal"/>
    <w:link w:val="Bodytext0"/>
    <w:qFormat/>
    <w:rsid w:val="00096978"/>
    <w:pPr>
      <w:widowControl w:val="0"/>
      <w:shd w:val="clear" w:color="auto" w:fill="FFFFFF"/>
      <w:spacing w:after="2280" w:line="457" w:lineRule="exact"/>
      <w:ind w:hanging="380"/>
      <w:jc w:val="center"/>
    </w:pPr>
    <w:rPr>
      <w:rFonts w:asciiTheme="minorHAnsi" w:hAnsiTheme="minorHAnsi" w:cstheme="minorBidi"/>
      <w:sz w:val="27"/>
      <w:szCs w:val="27"/>
    </w:rPr>
  </w:style>
  <w:style w:type="paragraph" w:customStyle="1" w:styleId="Heading11">
    <w:name w:val="Heading #1"/>
    <w:basedOn w:val="Normal"/>
    <w:link w:val="Heading10"/>
    <w:qFormat/>
    <w:rsid w:val="00096978"/>
    <w:pPr>
      <w:widowControl w:val="0"/>
      <w:shd w:val="clear" w:color="auto" w:fill="FFFFFF"/>
      <w:spacing w:before="2280" w:after="900" w:line="0" w:lineRule="atLeast"/>
      <w:jc w:val="center"/>
      <w:outlineLvl w:val="0"/>
    </w:pPr>
    <w:rPr>
      <w:rFonts w:asciiTheme="minorHAnsi" w:hAnsiTheme="minorHAnsi" w:cstheme="minorBidi"/>
      <w:b/>
      <w:bCs/>
      <w:spacing w:val="-20"/>
      <w:sz w:val="42"/>
      <w:szCs w:val="42"/>
    </w:rPr>
  </w:style>
  <w:style w:type="paragraph" w:customStyle="1" w:styleId="Picturecaption20">
    <w:name w:val="Picture caption (2)"/>
    <w:basedOn w:val="Normal"/>
    <w:link w:val="Picturecaption2"/>
    <w:qFormat/>
    <w:rsid w:val="00096978"/>
    <w:pPr>
      <w:widowControl w:val="0"/>
      <w:shd w:val="clear" w:color="auto" w:fill="FFFFFF"/>
      <w:spacing w:line="0" w:lineRule="atLeast"/>
    </w:pPr>
    <w:rPr>
      <w:rFonts w:asciiTheme="minorHAnsi" w:hAnsiTheme="minorHAnsi" w:cstheme="minorBidi"/>
      <w:sz w:val="27"/>
      <w:szCs w:val="27"/>
    </w:rPr>
  </w:style>
  <w:style w:type="paragraph" w:customStyle="1" w:styleId="Bodytext30">
    <w:name w:val="Body text (3)"/>
    <w:basedOn w:val="Normal"/>
    <w:link w:val="Bodytext3Exact"/>
    <w:qFormat/>
    <w:rsid w:val="00096978"/>
    <w:pPr>
      <w:widowControl w:val="0"/>
      <w:shd w:val="clear" w:color="auto" w:fill="FFFFFF"/>
      <w:spacing w:line="0" w:lineRule="atLeast"/>
    </w:pPr>
    <w:rPr>
      <w:rFonts w:asciiTheme="minorHAnsi" w:hAnsiTheme="minorHAnsi" w:cstheme="minorBidi"/>
      <w:b/>
      <w:bCs/>
      <w:i/>
      <w:iCs/>
      <w:spacing w:val="-38"/>
      <w:sz w:val="37"/>
      <w:szCs w:val="37"/>
      <w:lang w:val="vi-VN"/>
    </w:rPr>
  </w:style>
  <w:style w:type="paragraph" w:customStyle="1" w:styleId="Bodytext50">
    <w:name w:val="Body text (5)"/>
    <w:basedOn w:val="Normal"/>
    <w:link w:val="Bodytext5"/>
    <w:qFormat/>
    <w:rsid w:val="00096978"/>
    <w:pPr>
      <w:widowControl w:val="0"/>
      <w:shd w:val="clear" w:color="auto" w:fill="FFFFFF"/>
      <w:spacing w:after="60" w:line="0" w:lineRule="atLeast"/>
    </w:pPr>
    <w:rPr>
      <w:rFonts w:ascii="Tahoma" w:eastAsia="Tahoma" w:hAnsi="Tahoma" w:cs="Tahoma"/>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color w:val="000000"/>
      <w:sz w:val="22"/>
      <w:szCs w:val="22"/>
    </w:rPr>
  </w:style>
  <w:style w:type="paragraph" w:customStyle="1" w:styleId="Tableofcontents40">
    <w:name w:val="Table of contents (4)"/>
    <w:basedOn w:val="Normal"/>
    <w:link w:val="Tableofcontents4"/>
    <w:qFormat/>
    <w:rsid w:val="00096978"/>
    <w:pPr>
      <w:widowControl w:val="0"/>
      <w:shd w:val="clear" w:color="auto" w:fill="FFFFFF"/>
      <w:spacing w:line="418" w:lineRule="exact"/>
      <w:jc w:val="both"/>
    </w:pPr>
    <w:rPr>
      <w:rFonts w:asciiTheme="minorHAnsi" w:hAnsiTheme="minorHAnsi" w:cstheme="minorBidi"/>
      <w:b/>
      <w:bCs/>
      <w:i/>
      <w:iCs/>
      <w:sz w:val="27"/>
      <w:szCs w:val="27"/>
    </w:rPr>
  </w:style>
  <w:style w:type="paragraph" w:customStyle="1" w:styleId="Bodytext8">
    <w:name w:val="Body text (8)"/>
    <w:basedOn w:val="Normal"/>
    <w:link w:val="Bodytext8Exact"/>
    <w:qFormat/>
    <w:rsid w:val="00096978"/>
    <w:pPr>
      <w:widowControl w:val="0"/>
      <w:shd w:val="clear" w:color="auto" w:fill="FFFFFF"/>
      <w:spacing w:line="0" w:lineRule="atLeast"/>
    </w:pPr>
    <w:rPr>
      <w:rFonts w:ascii="Tahoma" w:eastAsia="Tahoma" w:hAnsi="Tahoma" w:cs="Tahoma"/>
      <w:b/>
      <w:bCs/>
      <w:i/>
      <w:iCs/>
      <w:spacing w:val="-84"/>
      <w:sz w:val="89"/>
      <w:szCs w:val="89"/>
    </w:rPr>
  </w:style>
  <w:style w:type="paragraph" w:customStyle="1" w:styleId="Picturecaption3">
    <w:name w:val="Picture caption (3)"/>
    <w:basedOn w:val="Normal"/>
    <w:link w:val="Picturecaption3Exact"/>
    <w:qFormat/>
    <w:rsid w:val="00096978"/>
    <w:pPr>
      <w:widowControl w:val="0"/>
      <w:shd w:val="clear" w:color="auto" w:fill="FFFFFF"/>
      <w:spacing w:line="266" w:lineRule="exact"/>
    </w:pPr>
    <w:rPr>
      <w:rFonts w:asciiTheme="minorHAnsi" w:hAnsiTheme="minorHAnsi" w:cstheme="minorBidi"/>
      <w:spacing w:val="-2"/>
      <w:sz w:val="22"/>
      <w:szCs w:val="22"/>
    </w:rPr>
  </w:style>
  <w:style w:type="paragraph" w:customStyle="1" w:styleId="Heading420">
    <w:name w:val="Heading #4 (2)"/>
    <w:basedOn w:val="Normal"/>
    <w:link w:val="Heading42"/>
    <w:qFormat/>
    <w:rsid w:val="00096978"/>
    <w:pPr>
      <w:widowControl w:val="0"/>
      <w:shd w:val="clear" w:color="auto" w:fill="FFFFFF"/>
      <w:spacing w:line="0" w:lineRule="atLeast"/>
      <w:jc w:val="right"/>
      <w:outlineLvl w:val="3"/>
    </w:pPr>
    <w:rPr>
      <w:rFonts w:asciiTheme="minorHAnsi" w:hAnsiTheme="minorHAnsi" w:cstheme="minorBidi"/>
      <w:spacing w:val="-10"/>
      <w:sz w:val="22"/>
      <w:szCs w:val="28"/>
    </w:rPr>
  </w:style>
  <w:style w:type="paragraph" w:customStyle="1" w:styleId="Heading41">
    <w:name w:val="Heading #4"/>
    <w:basedOn w:val="Normal"/>
    <w:link w:val="Heading40"/>
    <w:qFormat/>
    <w:rsid w:val="00096978"/>
    <w:pPr>
      <w:widowControl w:val="0"/>
      <w:shd w:val="clear" w:color="auto" w:fill="FFFFFF"/>
      <w:spacing w:line="0" w:lineRule="atLeast"/>
      <w:jc w:val="right"/>
      <w:outlineLvl w:val="3"/>
    </w:pPr>
    <w:rPr>
      <w:rFonts w:asciiTheme="minorHAnsi" w:hAnsiTheme="minorHAnsi" w:cstheme="minorBidi"/>
      <w:sz w:val="27"/>
      <w:szCs w:val="27"/>
    </w:rPr>
  </w:style>
  <w:style w:type="paragraph" w:customStyle="1" w:styleId="Bodytext110">
    <w:name w:val="Body text (11)"/>
    <w:basedOn w:val="Normal"/>
    <w:link w:val="Bodytext11"/>
    <w:qFormat/>
    <w:rsid w:val="00096978"/>
    <w:pPr>
      <w:widowControl w:val="0"/>
      <w:shd w:val="clear" w:color="auto" w:fill="FFFFFF"/>
      <w:spacing w:before="180" w:after="60" w:line="0" w:lineRule="atLeast"/>
    </w:pPr>
    <w:rPr>
      <w:rFonts w:ascii="Tahoma" w:eastAsia="Tahoma" w:hAnsi="Tahoma" w:cs="Tahoma"/>
      <w:b/>
      <w:bCs/>
      <w:sz w:val="19"/>
      <w:szCs w:val="19"/>
    </w:rPr>
  </w:style>
  <w:style w:type="paragraph" w:customStyle="1" w:styleId="Picturecaption50">
    <w:name w:val="Picture caption (5)"/>
    <w:basedOn w:val="Normal"/>
    <w:link w:val="Picturecaption5"/>
    <w:qFormat/>
    <w:rsid w:val="00096978"/>
    <w:pPr>
      <w:widowControl w:val="0"/>
      <w:shd w:val="clear" w:color="auto" w:fill="FFFFFF"/>
      <w:spacing w:line="0" w:lineRule="atLeast"/>
    </w:pPr>
    <w:rPr>
      <w:rFonts w:asciiTheme="minorHAnsi" w:hAnsiTheme="minorHAnsi" w:cstheme="minorBidi"/>
      <w:sz w:val="13"/>
      <w:szCs w:val="13"/>
    </w:rPr>
  </w:style>
  <w:style w:type="paragraph" w:customStyle="1" w:styleId="Bodytext100">
    <w:name w:val="Body text (10)"/>
    <w:basedOn w:val="Normal"/>
    <w:link w:val="Bodytext10"/>
    <w:qFormat/>
    <w:rsid w:val="00096978"/>
    <w:pPr>
      <w:widowControl w:val="0"/>
      <w:shd w:val="clear" w:color="auto" w:fill="FFFFFF"/>
      <w:spacing w:before="900" w:after="180" w:line="0" w:lineRule="atLeast"/>
      <w:jc w:val="both"/>
    </w:pPr>
    <w:rPr>
      <w:rFonts w:asciiTheme="minorHAnsi" w:hAnsiTheme="minorHAnsi" w:cstheme="minorBidi"/>
      <w:sz w:val="13"/>
      <w:szCs w:val="13"/>
    </w:rPr>
  </w:style>
  <w:style w:type="paragraph" w:customStyle="1" w:styleId="Heading61">
    <w:name w:val="Heading #6"/>
    <w:basedOn w:val="Normal"/>
    <w:link w:val="Heading60"/>
    <w:qFormat/>
    <w:rsid w:val="00096978"/>
    <w:pPr>
      <w:widowControl w:val="0"/>
      <w:shd w:val="clear" w:color="auto" w:fill="FFFFFF"/>
      <w:spacing w:after="180" w:line="0" w:lineRule="atLeast"/>
      <w:ind w:hanging="360"/>
      <w:jc w:val="both"/>
      <w:outlineLvl w:val="5"/>
    </w:pPr>
    <w:rPr>
      <w:rFonts w:asciiTheme="minorHAnsi" w:hAnsiTheme="minorHAnsi" w:cstheme="minorBidi"/>
      <w:b/>
      <w:bCs/>
      <w:sz w:val="27"/>
      <w:szCs w:val="27"/>
    </w:rPr>
  </w:style>
  <w:style w:type="paragraph" w:customStyle="1" w:styleId="Bodytext120">
    <w:name w:val="Body text (12)"/>
    <w:basedOn w:val="Normal"/>
    <w:link w:val="Bodytext12"/>
    <w:qFormat/>
    <w:rsid w:val="00096978"/>
    <w:pPr>
      <w:widowControl w:val="0"/>
      <w:shd w:val="clear" w:color="auto" w:fill="FFFFFF"/>
      <w:spacing w:before="600" w:line="356" w:lineRule="exact"/>
      <w:jc w:val="both"/>
    </w:pPr>
    <w:rPr>
      <w:rFonts w:ascii="Arial Narrow" w:eastAsia="Arial Narrow" w:hAnsi="Arial Narrow" w:cs="Arial Narrow"/>
      <w:b/>
      <w:bCs/>
      <w:sz w:val="19"/>
      <w:szCs w:val="19"/>
    </w:rPr>
  </w:style>
  <w:style w:type="paragraph" w:customStyle="1" w:styleId="Heading71">
    <w:name w:val="Heading #7"/>
    <w:basedOn w:val="Normal"/>
    <w:link w:val="Heading70"/>
    <w:qFormat/>
    <w:rsid w:val="00096978"/>
    <w:pPr>
      <w:widowControl w:val="0"/>
      <w:shd w:val="clear" w:color="auto" w:fill="FFFFFF"/>
      <w:spacing w:line="446" w:lineRule="exact"/>
      <w:jc w:val="both"/>
      <w:outlineLvl w:val="6"/>
    </w:pPr>
    <w:rPr>
      <w:rFonts w:asciiTheme="minorHAnsi" w:hAnsiTheme="minorHAnsi" w:cstheme="minorBidi"/>
      <w:b/>
      <w:bCs/>
      <w:sz w:val="27"/>
      <w:szCs w:val="27"/>
    </w:rPr>
  </w:style>
  <w:style w:type="paragraph" w:customStyle="1" w:styleId="Heading520">
    <w:name w:val="Heading #5 (2)"/>
    <w:basedOn w:val="Normal"/>
    <w:link w:val="Heading52"/>
    <w:qFormat/>
    <w:rsid w:val="00096978"/>
    <w:pPr>
      <w:widowControl w:val="0"/>
      <w:shd w:val="clear" w:color="auto" w:fill="FFFFFF"/>
      <w:spacing w:line="0" w:lineRule="atLeast"/>
      <w:jc w:val="right"/>
      <w:outlineLvl w:val="4"/>
    </w:pPr>
    <w:rPr>
      <w:rFonts w:asciiTheme="minorHAnsi" w:hAnsiTheme="minorHAnsi" w:cstheme="minorBidi"/>
      <w:sz w:val="27"/>
      <w:szCs w:val="27"/>
    </w:rPr>
  </w:style>
  <w:style w:type="paragraph" w:customStyle="1" w:styleId="Picturecaption60">
    <w:name w:val="Picture caption (6)"/>
    <w:basedOn w:val="Normal"/>
    <w:link w:val="Picturecaption6"/>
    <w:qFormat/>
    <w:rsid w:val="00096978"/>
    <w:pPr>
      <w:widowControl w:val="0"/>
      <w:shd w:val="clear" w:color="auto" w:fill="FFFFFF"/>
      <w:spacing w:after="240" w:line="0" w:lineRule="atLeast"/>
      <w:jc w:val="both"/>
    </w:pPr>
    <w:rPr>
      <w:rFonts w:asciiTheme="minorHAnsi" w:hAnsiTheme="minorHAnsi" w:cstheme="minorBidi"/>
      <w:sz w:val="19"/>
      <w:szCs w:val="19"/>
    </w:rPr>
  </w:style>
  <w:style w:type="paragraph" w:customStyle="1" w:styleId="Tablecaption20">
    <w:name w:val="Table caption (2)"/>
    <w:basedOn w:val="Normal"/>
    <w:link w:val="Tablecaption2"/>
    <w:qFormat/>
    <w:rsid w:val="00096978"/>
    <w:pPr>
      <w:widowControl w:val="0"/>
      <w:shd w:val="clear" w:color="auto" w:fill="FFFFFF"/>
      <w:spacing w:line="0" w:lineRule="atLeast"/>
    </w:pPr>
    <w:rPr>
      <w:rFonts w:asciiTheme="minorHAnsi" w:hAnsiTheme="minorHAnsi" w:cstheme="minorBidi"/>
      <w:b/>
      <w:bCs/>
      <w:sz w:val="27"/>
      <w:szCs w:val="27"/>
    </w:rPr>
  </w:style>
  <w:style w:type="paragraph" w:customStyle="1" w:styleId="Picturecaption70">
    <w:name w:val="Picture caption (7)"/>
    <w:basedOn w:val="Normal"/>
    <w:link w:val="Picturecaption7"/>
    <w:qFormat/>
    <w:rsid w:val="00096978"/>
    <w:pPr>
      <w:widowControl w:val="0"/>
      <w:shd w:val="clear" w:color="auto" w:fill="FFFFFF"/>
      <w:spacing w:line="0" w:lineRule="atLeast"/>
    </w:pPr>
    <w:rPr>
      <w:rFonts w:asciiTheme="minorHAnsi" w:hAnsiTheme="minorHAnsi" w:cstheme="minorBidi"/>
      <w:b/>
      <w:bCs/>
      <w:i/>
      <w:iCs/>
      <w:sz w:val="27"/>
      <w:szCs w:val="27"/>
    </w:rPr>
  </w:style>
  <w:style w:type="paragraph" w:customStyle="1" w:styleId="Bodytext130">
    <w:name w:val="Body text (13)"/>
    <w:basedOn w:val="Normal"/>
    <w:link w:val="Bodytext13"/>
    <w:qFormat/>
    <w:rsid w:val="00096978"/>
    <w:pPr>
      <w:widowControl w:val="0"/>
      <w:shd w:val="clear" w:color="auto" w:fill="FFFFFF"/>
      <w:spacing w:line="277" w:lineRule="exact"/>
      <w:jc w:val="both"/>
    </w:pPr>
    <w:rPr>
      <w:rFonts w:ascii="Malgun Gothic" w:eastAsia="Malgun Gothic" w:hAnsi="Malgun Gothic" w:cs="Malgun Gothic"/>
      <w:sz w:val="19"/>
      <w:szCs w:val="19"/>
    </w:rPr>
  </w:style>
  <w:style w:type="paragraph" w:customStyle="1" w:styleId="Bodytext140">
    <w:name w:val="Body text (14)"/>
    <w:basedOn w:val="Normal"/>
    <w:link w:val="Bodytext14"/>
    <w:qFormat/>
    <w:rsid w:val="00096978"/>
    <w:pPr>
      <w:widowControl w:val="0"/>
      <w:shd w:val="clear" w:color="auto" w:fill="FFFFFF"/>
      <w:spacing w:line="277" w:lineRule="exact"/>
      <w:jc w:val="both"/>
    </w:pPr>
    <w:rPr>
      <w:rFonts w:ascii="Arial Unicode MS" w:eastAsia="Arial Unicode MS" w:hAnsi="Arial Unicode MS" w:cs="Arial Unicode MS"/>
      <w:spacing w:val="-20"/>
      <w:sz w:val="19"/>
      <w:szCs w:val="19"/>
    </w:rPr>
  </w:style>
  <w:style w:type="paragraph" w:customStyle="1" w:styleId="Bodytext150">
    <w:name w:val="Body text (15)"/>
    <w:basedOn w:val="Normal"/>
    <w:link w:val="Bodytext15"/>
    <w:qFormat/>
    <w:rsid w:val="00096978"/>
    <w:pPr>
      <w:widowControl w:val="0"/>
      <w:shd w:val="clear" w:color="auto" w:fill="FFFFFF"/>
      <w:spacing w:line="277" w:lineRule="exact"/>
      <w:jc w:val="both"/>
    </w:pPr>
    <w:rPr>
      <w:rFonts w:ascii="Calibri" w:eastAsiaTheme="minorHAnsi" w:hAnsi="Calibri" w:cs="Calibri"/>
      <w:spacing w:val="-10"/>
      <w:sz w:val="21"/>
      <w:szCs w:val="21"/>
    </w:rPr>
  </w:style>
  <w:style w:type="paragraph" w:customStyle="1" w:styleId="Bodytext160">
    <w:name w:val="Body text (16)"/>
    <w:basedOn w:val="Normal"/>
    <w:link w:val="Bodytext16"/>
    <w:qFormat/>
    <w:rsid w:val="00096978"/>
    <w:pPr>
      <w:widowControl w:val="0"/>
      <w:shd w:val="clear" w:color="auto" w:fill="FFFFFF"/>
      <w:spacing w:after="300" w:line="277" w:lineRule="exact"/>
      <w:jc w:val="both"/>
    </w:pPr>
    <w:rPr>
      <w:rFonts w:ascii="Malgun Gothic" w:eastAsia="Malgun Gothic" w:hAnsi="Malgun Gothic" w:cs="Malgun Gothic"/>
      <w:sz w:val="19"/>
      <w:szCs w:val="19"/>
    </w:rPr>
  </w:style>
  <w:style w:type="paragraph" w:customStyle="1" w:styleId="Bodytext170">
    <w:name w:val="Body text (17)"/>
    <w:basedOn w:val="Normal"/>
    <w:link w:val="Bodytext17"/>
    <w:qFormat/>
    <w:rsid w:val="00096978"/>
    <w:pPr>
      <w:widowControl w:val="0"/>
      <w:shd w:val="clear" w:color="auto" w:fill="FFFFFF"/>
      <w:spacing w:before="1920" w:line="356" w:lineRule="exact"/>
      <w:jc w:val="both"/>
    </w:pPr>
    <w:rPr>
      <w:rFonts w:asciiTheme="minorHAnsi" w:hAnsiTheme="minorHAnsi" w:cstheme="minorBidi"/>
      <w:sz w:val="22"/>
      <w:szCs w:val="22"/>
    </w:rPr>
  </w:style>
  <w:style w:type="paragraph" w:customStyle="1" w:styleId="Heading720">
    <w:name w:val="Heading #7 (2)"/>
    <w:basedOn w:val="Normal"/>
    <w:link w:val="Heading72"/>
    <w:qFormat/>
    <w:rsid w:val="00096978"/>
    <w:pPr>
      <w:widowControl w:val="0"/>
      <w:shd w:val="clear" w:color="auto" w:fill="FFFFFF"/>
      <w:spacing w:before="420" w:line="446" w:lineRule="exact"/>
      <w:jc w:val="both"/>
      <w:outlineLvl w:val="6"/>
    </w:pPr>
    <w:rPr>
      <w:rFonts w:asciiTheme="minorHAnsi" w:hAnsiTheme="minorHAnsi" w:cstheme="minorBidi"/>
      <w:sz w:val="27"/>
      <w:szCs w:val="27"/>
    </w:rPr>
  </w:style>
  <w:style w:type="paragraph" w:customStyle="1" w:styleId="Heading430">
    <w:name w:val="Heading #4 (3)"/>
    <w:basedOn w:val="Normal"/>
    <w:link w:val="Heading43"/>
    <w:qFormat/>
    <w:rsid w:val="00096978"/>
    <w:pPr>
      <w:widowControl w:val="0"/>
      <w:shd w:val="clear" w:color="auto" w:fill="FFFFFF"/>
      <w:spacing w:after="720" w:line="0" w:lineRule="atLeast"/>
      <w:jc w:val="center"/>
      <w:outlineLvl w:val="3"/>
    </w:pPr>
    <w:rPr>
      <w:rFonts w:asciiTheme="minorHAnsi" w:hAnsiTheme="minorHAnsi" w:cstheme="minorBidi"/>
      <w:b/>
      <w:bCs/>
      <w:sz w:val="33"/>
      <w:szCs w:val="33"/>
    </w:rPr>
  </w:style>
  <w:style w:type="paragraph" w:customStyle="1" w:styleId="Heading730">
    <w:name w:val="Heading #7 (3)"/>
    <w:basedOn w:val="Normal"/>
    <w:link w:val="Heading73"/>
    <w:qFormat/>
    <w:rsid w:val="00096978"/>
    <w:pPr>
      <w:widowControl w:val="0"/>
      <w:shd w:val="clear" w:color="auto" w:fill="FFFFFF"/>
      <w:spacing w:before="420" w:after="420" w:line="0" w:lineRule="atLeast"/>
      <w:jc w:val="both"/>
      <w:outlineLvl w:val="6"/>
    </w:pPr>
    <w:rPr>
      <w:rFonts w:asciiTheme="minorHAnsi" w:hAnsiTheme="minorHAnsi" w:cstheme="minorBidi"/>
      <w:b/>
      <w:bCs/>
      <w:i/>
      <w:iCs/>
      <w:sz w:val="27"/>
      <w:szCs w:val="27"/>
    </w:rPr>
  </w:style>
  <w:style w:type="paragraph" w:customStyle="1" w:styleId="Bodytext180">
    <w:name w:val="Body text (18)"/>
    <w:basedOn w:val="Normal"/>
    <w:link w:val="Bodytext18"/>
    <w:qFormat/>
    <w:rsid w:val="00096978"/>
    <w:pPr>
      <w:widowControl w:val="0"/>
      <w:shd w:val="clear" w:color="auto" w:fill="FFFFFF"/>
      <w:spacing w:after="180" w:line="0" w:lineRule="atLeast"/>
    </w:pPr>
    <w:rPr>
      <w:rFonts w:asciiTheme="minorHAnsi" w:hAnsiTheme="minorHAnsi" w:cstheme="minorBidi"/>
      <w:sz w:val="23"/>
      <w:szCs w:val="23"/>
    </w:rPr>
  </w:style>
  <w:style w:type="paragraph" w:customStyle="1" w:styleId="Bodytext190">
    <w:name w:val="Body text (19)"/>
    <w:basedOn w:val="Normal"/>
    <w:link w:val="Bodytext19"/>
    <w:qFormat/>
    <w:rsid w:val="00096978"/>
    <w:pPr>
      <w:widowControl w:val="0"/>
      <w:shd w:val="clear" w:color="auto" w:fill="FFFFFF"/>
      <w:spacing w:before="180" w:after="600" w:line="0" w:lineRule="atLeast"/>
      <w:ind w:hanging="360"/>
      <w:jc w:val="both"/>
    </w:pPr>
    <w:rPr>
      <w:rFonts w:asciiTheme="minorHAnsi" w:hAnsiTheme="minorHAnsi" w:cstheme="minorBidi"/>
      <w:b/>
      <w:bCs/>
      <w:i/>
      <w:iCs/>
      <w:sz w:val="23"/>
      <w:szCs w:val="23"/>
    </w:rPr>
  </w:style>
  <w:style w:type="paragraph" w:customStyle="1" w:styleId="Tablecaption40">
    <w:name w:val="Table caption (4)"/>
    <w:basedOn w:val="Normal"/>
    <w:link w:val="Tablecaption4"/>
    <w:qFormat/>
    <w:rsid w:val="00096978"/>
    <w:pPr>
      <w:widowControl w:val="0"/>
      <w:shd w:val="clear" w:color="auto" w:fill="FFFFFF"/>
      <w:spacing w:line="0" w:lineRule="atLeast"/>
    </w:pPr>
    <w:rPr>
      <w:rFonts w:asciiTheme="minorHAnsi" w:hAnsiTheme="minorHAnsi" w:cstheme="minorBidi"/>
      <w:b/>
      <w:bCs/>
      <w:i/>
      <w:iCs/>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color w:val="000000"/>
      <w:sz w:val="20"/>
      <w:szCs w:val="20"/>
    </w:r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color w:val="000000"/>
      <w:sz w:val="26"/>
      <w:szCs w:val="20"/>
    </w:rPr>
  </w:style>
  <w:style w:type="paragraph" w:customStyle="1" w:styleId="B">
    <w:name w:val="B"/>
    <w:basedOn w:val="Normal"/>
    <w:qFormat/>
    <w:rsid w:val="00096978"/>
    <w:rPr>
      <w:rFonts w:ascii="Times New Roman" w:hAnsi="Times New Roman"/>
    </w:rPr>
  </w:style>
  <w:style w:type="paragraph" w:customStyle="1" w:styleId="cg">
    <w:name w:val="cg"/>
    <w:basedOn w:val="Heading"/>
    <w:autoRedefine/>
    <w:qFormat/>
    <w:rsid w:val="00096978"/>
    <w:pPr>
      <w:ind w:firstLine="0"/>
      <w:jc w:val="center"/>
    </w:pPr>
  </w:style>
  <w:style w:type="paragraph" w:customStyle="1" w:styleId="cgc">
    <w:name w:val="cgc"/>
    <w:basedOn w:val="cg"/>
    <w:autoRedefine/>
    <w:qFormat/>
    <w:rsid w:val="00096978"/>
    <w:rPr>
      <w:u w:val="single"/>
    </w:rPr>
  </w:style>
  <w:style w:type="paragraph" w:customStyle="1" w:styleId="cgd">
    <w:name w:val="cgd"/>
    <w:basedOn w:val="cg"/>
    <w:autoRedefine/>
    <w:qFormat/>
    <w:rsid w:val="00096978"/>
    <w:rPr>
      <w:b/>
    </w:rPr>
  </w:style>
  <w:style w:type="paragraph" w:customStyle="1" w:styleId="cgn">
    <w:name w:val="cgn"/>
    <w:basedOn w:val="cg"/>
    <w:autoRedefine/>
    <w:qFormat/>
    <w:rsid w:val="00096978"/>
    <w:rPr>
      <w:i/>
    </w:rPr>
  </w:style>
  <w:style w:type="paragraph" w:customStyle="1" w:styleId="cp">
    <w:name w:val="cp"/>
    <w:basedOn w:val="cg"/>
    <w:autoRedefine/>
    <w:qFormat/>
    <w:rsid w:val="00096978"/>
    <w:pPr>
      <w:jc w:val="right"/>
    </w:pPr>
  </w:style>
  <w:style w:type="paragraph" w:customStyle="1" w:styleId="cpc">
    <w:name w:val="cpc"/>
    <w:basedOn w:val="cp"/>
    <w:autoRedefine/>
    <w:qFormat/>
    <w:rsid w:val="00096978"/>
    <w:rPr>
      <w:u w:val="single"/>
    </w:rPr>
  </w:style>
  <w:style w:type="paragraph" w:customStyle="1" w:styleId="cpd">
    <w:name w:val="cpd"/>
    <w:basedOn w:val="cp"/>
    <w:autoRedefine/>
    <w:qFormat/>
    <w:rsid w:val="00096978"/>
    <w:rPr>
      <w:b/>
    </w:rPr>
  </w:style>
  <w:style w:type="paragraph" w:customStyle="1" w:styleId="cpn">
    <w:name w:val="cpn"/>
    <w:basedOn w:val="cp"/>
    <w:autoRedefine/>
    <w:qFormat/>
    <w:rsid w:val="00096978"/>
    <w:rPr>
      <w:i/>
    </w:rPr>
  </w:style>
  <w:style w:type="paragraph" w:customStyle="1" w:styleId="D">
    <w:name w:val="D"/>
    <w:basedOn w:val="Heading"/>
    <w:autoRedefine/>
    <w:qFormat/>
    <w:rsid w:val="00096978"/>
    <w:rPr>
      <w:b/>
    </w:rPr>
  </w:style>
  <w:style w:type="paragraph" w:customStyle="1" w:styleId="Dn">
    <w:name w:val="Dn"/>
    <w:basedOn w:val="Heading"/>
    <w:autoRedefine/>
    <w:qFormat/>
    <w:rsid w:val="00096978"/>
    <w:rPr>
      <w:b/>
      <w:i/>
    </w:rPr>
  </w:style>
  <w:style w:type="paragraph" w:customStyle="1" w:styleId="HeadingChar">
    <w:name w:val="Heading Char"/>
    <w:basedOn w:val="Normal"/>
    <w:link w:val="HeadingCharChar"/>
    <w:qFormat/>
    <w:rsid w:val="00096978"/>
    <w:pPr>
      <w:spacing w:before="120" w:line="360" w:lineRule="auto"/>
      <w:ind w:firstLine="567"/>
      <w:jc w:val="both"/>
    </w:pPr>
    <w:rPr>
      <w:rFonts w:ascii="Times New Roman" w:hAnsi="Times New Roman"/>
      <w:szCs w:val="28"/>
      <w:lang w:val="x-none" w:eastAsia="x-none"/>
    </w:rPr>
  </w:style>
  <w:style w:type="paragraph" w:customStyle="1" w:styleId="N">
    <w:name w:val="N"/>
    <w:basedOn w:val="Heading"/>
    <w:autoRedefine/>
    <w:qFormat/>
    <w:rsid w:val="00096978"/>
    <w:rPr>
      <w:i/>
    </w:rPr>
  </w:style>
  <w:style w:type="paragraph" w:styleId="IndexHeading">
    <w:name w:val="index heading"/>
    <w:basedOn w:val="Heading"/>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color w:val="2E74B5"/>
      <w:szCs w:val="32"/>
      <w:lang w:val="en-US" w:eastAsia="en-US"/>
    </w:r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color w:val="000000"/>
      <w:sz w:val="20"/>
      <w:szCs w:val="20"/>
    </w:rPr>
  </w:style>
  <w:style w:type="paragraph" w:customStyle="1" w:styleId="ducnguyen1">
    <w:name w:val="ducnguyen1"/>
    <w:basedOn w:val="Normal"/>
    <w:link w:val="ducnguyen1Char"/>
    <w:qFormat/>
    <w:rsid w:val="00096978"/>
    <w:pPr>
      <w:keepNext/>
      <w:keepLines/>
      <w:widowControl w:val="0"/>
      <w:spacing w:line="360" w:lineRule="auto"/>
      <w:ind w:firstLine="397"/>
      <w:jc w:val="both"/>
    </w:pPr>
    <w:rPr>
      <w:rFonts w:ascii="Times New Roman" w:eastAsia="Courier New" w:hAnsi="Times New Roman"/>
      <w:sz w:val="26"/>
      <w:szCs w:val="26"/>
      <w:lang w:val="x-none" w:eastAsia="x-none"/>
    </w:rPr>
  </w:style>
  <w:style w:type="paragraph" w:customStyle="1" w:styleId="ducnguyen0">
    <w:name w:val="ducnguyen0"/>
    <w:basedOn w:val="ducnguyen1"/>
    <w:link w:val="ducnguyen0Char"/>
    <w:qFormat/>
    <w:rsid w:val="00096978"/>
    <w:rPr>
      <w:b/>
    </w:rPr>
  </w:style>
  <w:style w:type="paragraph" w:customStyle="1" w:styleId="Duc1">
    <w:name w:val="Duc1"/>
    <w:basedOn w:val="Heading1"/>
    <w:next w:val="Heading1"/>
    <w:link w:val="Duc1Char"/>
    <w:qFormat/>
    <w:rsid w:val="00096978"/>
    <w:pPr>
      <w:spacing w:line="288" w:lineRule="auto"/>
      <w:jc w:val="both"/>
    </w:pPr>
    <w:rPr>
      <w:rFonts w:ascii="Times New Roman" w:hAnsi="Times New Roman"/>
      <w:kern w:val="2"/>
      <w:szCs w:val="32"/>
    </w:rPr>
  </w:style>
  <w:style w:type="paragraph" w:customStyle="1" w:styleId="Duc2">
    <w:name w:val="Duc2"/>
    <w:basedOn w:val="Heading2"/>
    <w:next w:val="Heading2"/>
    <w:link w:val="Duc2Char"/>
    <w:qFormat/>
    <w:rsid w:val="00096978"/>
    <w:pPr>
      <w:numPr>
        <w:ilvl w:val="1"/>
        <w:numId w:val="15"/>
      </w:numPr>
      <w:spacing w:before="120" w:after="120" w:line="288" w:lineRule="auto"/>
      <w:ind w:left="788" w:hanging="431"/>
      <w:jc w:val="both"/>
    </w:pPr>
    <w:rPr>
      <w:rFonts w:ascii="Times New Roman" w:hAnsi="Times New Roman"/>
      <w:iCs/>
      <w:sz w:val="28"/>
      <w:szCs w:val="28"/>
      <w:lang w:val="vi-VN"/>
    </w:rPr>
  </w:style>
  <w:style w:type="paragraph" w:customStyle="1" w:styleId="Duc3">
    <w:name w:val="Duc3"/>
    <w:basedOn w:val="Heading3"/>
    <w:next w:val="Duc2"/>
    <w:link w:val="Duc3Char"/>
    <w:qFormat/>
    <w:rsid w:val="00096978"/>
    <w:pPr>
      <w:numPr>
        <w:numId w:val="16"/>
      </w:numPr>
      <w:spacing w:before="0" w:after="0"/>
    </w:pPr>
    <w:rPr>
      <w:rFonts w:ascii="Times New Roman" w:hAnsi="Times New Roman"/>
      <w:lang w:val="vi-VN"/>
    </w:rPr>
  </w:style>
  <w:style w:type="paragraph" w:customStyle="1" w:styleId="Duc4">
    <w:name w:val="Duc4"/>
    <w:basedOn w:val="Heading4"/>
    <w:link w:val="Duc4Char"/>
    <w:qFormat/>
    <w:rsid w:val="00096978"/>
    <w:pPr>
      <w:tabs>
        <w:tab w:val="left" w:pos="0"/>
      </w:tabs>
      <w:spacing w:before="0" w:after="0" w:line="360" w:lineRule="auto"/>
      <w:jc w:val="both"/>
    </w:pPr>
    <w:rPr>
      <w:rFonts w:ascii="Times New Roman" w:eastAsia="Courier New" w:hAnsi="Times New Roman"/>
      <w:b w:val="0"/>
      <w:i/>
      <w:sz w:val="28"/>
    </w:rPr>
  </w:style>
  <w:style w:type="paragraph" w:customStyle="1" w:styleId="Lever1-">
    <w:name w:val="Lever 1-"/>
    <w:basedOn w:val="Heading"/>
    <w:link w:val="Lever1-Char"/>
    <w:qFormat/>
    <w:rsid w:val="00096978"/>
    <w:pPr>
      <w:numPr>
        <w:numId w:val="19"/>
      </w:numPr>
      <w:spacing w:before="0"/>
      <w:jc w:val="left"/>
      <w:outlineLvl w:val="0"/>
    </w:pPr>
    <w:rPr>
      <w:b/>
      <w:sz w:val="26"/>
    </w:rPr>
  </w:style>
  <w:style w:type="paragraph" w:customStyle="1" w:styleId="Lever2-">
    <w:name w:val="Lever 2-"/>
    <w:basedOn w:val="Lever1-"/>
    <w:link w:val="Lever2-Char"/>
    <w:qFormat/>
    <w:rsid w:val="00096978"/>
    <w:pPr>
      <w:outlineLvl w:val="1"/>
    </w:pPr>
  </w:style>
  <w:style w:type="paragraph" w:customStyle="1" w:styleId="Lever3-">
    <w:name w:val="Lever 3-"/>
    <w:basedOn w:val="Lever2-"/>
    <w:link w:val="Lever3-Char"/>
    <w:qFormat/>
    <w:rsid w:val="00096978"/>
    <w:pPr>
      <w:outlineLvl w:val="2"/>
    </w:pPr>
    <w:rPr>
      <w:i/>
    </w:rPr>
  </w:style>
  <w:style w:type="paragraph" w:customStyle="1" w:styleId="Lever4-">
    <w:name w:val="Lever 4-"/>
    <w:basedOn w:val="Lever3-"/>
    <w:link w:val="Lever4-Char"/>
    <w:qFormat/>
    <w:rsid w:val="00096978"/>
    <w:rPr>
      <w:b w:val="0"/>
      <w:bCs/>
      <w:i w:val="0"/>
      <w:iCs/>
      <w:kern w:val="2"/>
      <w:szCs w:val="20"/>
    </w:rPr>
  </w:style>
  <w:style w:type="paragraph" w:customStyle="1" w:styleId="Lever">
    <w:name w:val="Lever ???"/>
    <w:next w:val="BodyText6"/>
    <w:qFormat/>
    <w:rsid w:val="00096978"/>
    <w:pPr>
      <w:spacing w:line="360" w:lineRule="auto"/>
      <w:ind w:firstLine="397"/>
      <w:jc w:val="both"/>
    </w:pPr>
    <w:rPr>
      <w:rFonts w:ascii="Times New Roman" w:eastAsia="Times New Roman" w:hAnsi="Times New Roman" w:cs="Times New Roman"/>
      <w:sz w:val="26"/>
      <w:szCs w:val="28"/>
    </w:rPr>
  </w:style>
  <w:style w:type="paragraph" w:customStyle="1" w:styleId="Lever7-1">
    <w:name w:val="Lever 7-1"/>
    <w:next w:val="Bodytext30"/>
    <w:link w:val="Lever7-1Char"/>
    <w:qFormat/>
    <w:rsid w:val="00096978"/>
    <w:pPr>
      <w:numPr>
        <w:numId w:val="18"/>
      </w:numPr>
      <w:spacing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qFormat/>
    <w:rsid w:val="00096978"/>
    <w:pPr>
      <w:keepNext/>
      <w:keepLines/>
      <w:widowControl w:val="0"/>
      <w:numPr>
        <w:numId w:val="17"/>
      </w:numPr>
      <w:spacing w:after="0" w:line="360" w:lineRule="auto"/>
      <w:ind w:left="426" w:hanging="426"/>
      <w:contextualSpacing w:val="0"/>
      <w:jc w:val="both"/>
    </w:pPr>
    <w:rPr>
      <w:rFonts w:ascii="Times New Roman" w:eastAsia="Courier New" w:hAnsi="Times New Roman"/>
      <w:sz w:val="26"/>
      <w:szCs w:val="26"/>
    </w:rPr>
  </w:style>
  <w:style w:type="paragraph" w:customStyle="1" w:styleId="Lever6-">
    <w:name w:val="Lever 6-"/>
    <w:basedOn w:val="Normal"/>
    <w:link w:val="Lever6-Char"/>
    <w:qFormat/>
    <w:rsid w:val="00096978"/>
    <w:pPr>
      <w:keepNext/>
      <w:keepLines/>
      <w:widowControl w:val="0"/>
      <w:numPr>
        <w:numId w:val="13"/>
      </w:numPr>
      <w:spacing w:line="360" w:lineRule="auto"/>
      <w:jc w:val="both"/>
    </w:pPr>
    <w:rPr>
      <w:rFonts w:ascii="Times New Roman" w:hAnsi="Times New Roman"/>
      <w:b/>
      <w:sz w:val="26"/>
      <w:szCs w:val="26"/>
      <w:lang w:val="x-none" w:eastAsia="x-none"/>
    </w:rPr>
  </w:style>
  <w:style w:type="paragraph" w:customStyle="1" w:styleId="Lever5-">
    <w:name w:val="Lever 5-"/>
    <w:basedOn w:val="Normal"/>
    <w:link w:val="Lever5-Char"/>
    <w:qFormat/>
    <w:rsid w:val="00096978"/>
    <w:pPr>
      <w:keepNext/>
      <w:keepLines/>
      <w:widowControl w:val="0"/>
      <w:spacing w:line="360" w:lineRule="auto"/>
    </w:pPr>
    <w:rPr>
      <w:rFonts w:ascii="Times New Roman" w:eastAsia="Courier New" w:hAnsi="Times New Roman"/>
      <w:b/>
      <w:sz w:val="26"/>
      <w:szCs w:val="26"/>
      <w:lang w:val="x-none" w:eastAsia="x-none"/>
    </w:rPr>
  </w:style>
  <w:style w:type="paragraph" w:customStyle="1" w:styleId="Lever7-2">
    <w:name w:val="Lever 7-2"/>
    <w:basedOn w:val="Normal"/>
    <w:link w:val="Lever7-2Char"/>
    <w:qFormat/>
    <w:rsid w:val="00096978"/>
    <w:pPr>
      <w:keepNext/>
      <w:keepLines/>
      <w:widowControl w:val="0"/>
      <w:numPr>
        <w:numId w:val="14"/>
      </w:numPr>
      <w:tabs>
        <w:tab w:val="left" w:pos="426"/>
      </w:tabs>
      <w:spacing w:line="360" w:lineRule="auto"/>
      <w:ind w:left="0" w:firstLine="0"/>
      <w:jc w:val="both"/>
    </w:pPr>
    <w:rPr>
      <w:rFonts w:ascii="Times New Roman" w:eastAsia="Courier New" w:hAnsi="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qFormat/>
    <w:rsid w:val="00096978"/>
    <w:pPr>
      <w:widowControl w:val="0"/>
    </w:pPr>
    <w:rPr>
      <w:rFonts w:ascii="Courier New" w:eastAsia="Courier New" w:hAnsi="Courier New" w:cs="Courier New"/>
      <w:b/>
      <w:bCs/>
      <w:lang w:val="en-US" w:eastAsia="en-US"/>
    </w:rPr>
  </w:style>
  <w:style w:type="paragraph" w:styleId="Title">
    <w:name w:val="Title"/>
    <w:basedOn w:val="Normal"/>
    <w:link w:val="TitleChar"/>
    <w:qFormat/>
    <w:rsid w:val="00096978"/>
    <w:rPr>
      <w:rFonts w:ascii="Times New Roman" w:hAnsi="Times New Roman"/>
      <w:sz w:val="24"/>
      <w:szCs w:val="26"/>
    </w:rPr>
  </w:style>
  <w:style w:type="paragraph" w:styleId="Subtitle">
    <w:name w:val="Subtitle"/>
    <w:basedOn w:val="Normal"/>
    <w:link w:val="SubtitleChar"/>
    <w:qFormat/>
    <w:rsid w:val="00096978"/>
    <w:pPr>
      <w:spacing w:line="360" w:lineRule="atLeast"/>
      <w:outlineLvl w:val="0"/>
    </w:pPr>
    <w:rPr>
      <w:bCs/>
      <w:color w:val="000000"/>
      <w:szCs w:val="20"/>
    </w:rPr>
  </w:style>
  <w:style w:type="paragraph" w:styleId="ListBullet4">
    <w:name w:val="List Bullet 4"/>
    <w:basedOn w:val="Normal"/>
    <w:semiHidden/>
    <w:rsid w:val="00096978"/>
    <w:pPr>
      <w:numPr>
        <w:numId w:val="20"/>
      </w:numPr>
    </w:pPr>
    <w:rPr>
      <w:rFonts w:ascii="Times New Roman" w:hAnsi="Times New Roman"/>
      <w:color w:val="000000"/>
      <w:sz w:val="24"/>
      <w:szCs w:val="26"/>
    </w:rPr>
  </w:style>
  <w:style w:type="paragraph" w:styleId="Revision">
    <w:name w:val="Revision"/>
    <w:uiPriority w:val="99"/>
    <w:semiHidden/>
    <w:qFormat/>
    <w:rsid w:val="00096978"/>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paragraph" w:styleId="NoSpacing">
    <w:name w:val="No Spacing"/>
    <w:uiPriority w:val="1"/>
    <w:qFormat/>
    <w:rsid w:val="00096978"/>
    <w:rPr>
      <w:rFonts w:ascii="Times New Roman" w:eastAsia="Times New Roman" w:hAnsi="Times New Roman" w:cs="Times New Roman"/>
      <w:sz w:val="24"/>
      <w:szCs w:val="24"/>
    </w:rPr>
  </w:style>
  <w:style w:type="paragraph" w:customStyle="1" w:styleId="DucH2">
    <w:name w:val="DucH2"/>
    <w:basedOn w:val="Lever2-"/>
    <w:qFormat/>
    <w:rsid w:val="00096978"/>
    <w:pPr>
      <w:numPr>
        <w:numId w:val="0"/>
      </w:numPr>
      <w:ind w:firstLine="567"/>
    </w:pPr>
  </w:style>
  <w:style w:type="paragraph" w:customStyle="1" w:styleId="DucH3">
    <w:name w:val="DucH3"/>
    <w:basedOn w:val="DucH1"/>
    <w:qFormat/>
    <w:rsid w:val="00096978"/>
    <w:pPr>
      <w:numPr>
        <w:ilvl w:val="2"/>
        <w:numId w:val="21"/>
      </w:numPr>
      <w:tabs>
        <w:tab w:val="left" w:pos="1440"/>
      </w:tabs>
      <w:ind w:left="1440" w:hanging="360"/>
    </w:pPr>
    <w:rPr>
      <w:b w:val="0"/>
    </w:rPr>
  </w:style>
  <w:style w:type="paragraph" w:customStyle="1" w:styleId="msonormal0">
    <w:name w:val="msonormal"/>
    <w:basedOn w:val="Normal"/>
    <w:qFormat/>
    <w:rsid w:val="00096978"/>
    <w:pPr>
      <w:spacing w:beforeAutospacing="1" w:afterAutospacing="1"/>
    </w:pPr>
    <w:rPr>
      <w:rFonts w:ascii="Times New Roman" w:hAnsi="Times New Roman"/>
      <w:sz w:val="24"/>
    </w:rPr>
  </w:style>
  <w:style w:type="paragraph" w:customStyle="1" w:styleId="font5">
    <w:name w:val="font5"/>
    <w:basedOn w:val="Normal"/>
    <w:qFormat/>
    <w:rsid w:val="00096978"/>
    <w:pPr>
      <w:spacing w:beforeAutospacing="1" w:afterAutospacing="1"/>
    </w:pPr>
    <w:rPr>
      <w:rFonts w:ascii="Times New Roman" w:hAnsi="Times New Roman"/>
      <w:b/>
      <w:bCs/>
      <w:sz w:val="20"/>
      <w:szCs w:val="20"/>
    </w:rPr>
  </w:style>
  <w:style w:type="paragraph" w:customStyle="1" w:styleId="font6">
    <w:name w:val="font6"/>
    <w:basedOn w:val="Normal"/>
    <w:qFormat/>
    <w:rsid w:val="00096978"/>
    <w:pPr>
      <w:spacing w:beforeAutospacing="1" w:afterAutospacing="1"/>
    </w:pPr>
    <w:rPr>
      <w:rFonts w:ascii="Tahoma" w:hAnsi="Tahoma" w:cs="Tahoma"/>
      <w:color w:val="000000"/>
      <w:sz w:val="18"/>
      <w:szCs w:val="18"/>
    </w:rPr>
  </w:style>
  <w:style w:type="paragraph" w:customStyle="1" w:styleId="font7">
    <w:name w:val="font7"/>
    <w:basedOn w:val="Normal"/>
    <w:qFormat/>
    <w:rsid w:val="00096978"/>
    <w:pPr>
      <w:spacing w:beforeAutospacing="1" w:afterAutospacing="1"/>
    </w:pPr>
    <w:rPr>
      <w:rFonts w:ascii="Tahoma" w:hAnsi="Tahoma" w:cs="Tahoma"/>
      <w:b/>
      <w:bCs/>
      <w:color w:val="000000"/>
      <w:sz w:val="18"/>
      <w:szCs w:val="18"/>
    </w:rPr>
  </w:style>
  <w:style w:type="paragraph" w:customStyle="1" w:styleId="xl154">
    <w:name w:val="xl154"/>
    <w:basedOn w:val="Normal"/>
    <w:qFormat/>
    <w:rsid w:val="00096978"/>
    <w:pPr>
      <w:spacing w:beforeAutospacing="1" w:afterAutospacing="1"/>
      <w:textAlignment w:val="center"/>
    </w:pPr>
    <w:rPr>
      <w:rFonts w:ascii="Times New Roman" w:hAnsi="Times New Roman"/>
      <w:sz w:val="24"/>
    </w:rPr>
  </w:style>
  <w:style w:type="paragraph" w:customStyle="1" w:styleId="xl155">
    <w:name w:val="xl155"/>
    <w:basedOn w:val="Normal"/>
    <w:qFormat/>
    <w:rsid w:val="00096978"/>
    <w:pPr>
      <w:spacing w:beforeAutospacing="1" w:afterAutospacing="1"/>
      <w:jc w:val="center"/>
      <w:textAlignment w:val="center"/>
    </w:pPr>
    <w:rPr>
      <w:rFonts w:ascii="Times New Roman" w:hAnsi="Times New Roman"/>
      <w:sz w:val="24"/>
    </w:rPr>
  </w:style>
  <w:style w:type="paragraph" w:customStyle="1" w:styleId="xl156">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157">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58">
    <w:name w:val="xl158"/>
    <w:basedOn w:val="Normal"/>
    <w:qFormat/>
    <w:rsid w:val="00096978"/>
    <w:pPr>
      <w:spacing w:beforeAutospacing="1" w:afterAutospacing="1"/>
      <w:textAlignment w:val="center"/>
    </w:pPr>
    <w:rPr>
      <w:rFonts w:ascii="Times New Roman" w:hAnsi="Times New Roman"/>
      <w:b/>
      <w:bCs/>
      <w:sz w:val="24"/>
    </w:rPr>
  </w:style>
  <w:style w:type="paragraph" w:customStyle="1" w:styleId="xl159">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60">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customStyle="1" w:styleId="xl16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62">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3">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164">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5">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66">
    <w:name w:val="xl166"/>
    <w:basedOn w:val="Normal"/>
    <w:qFormat/>
    <w:rsid w:val="00096978"/>
    <w:pPr>
      <w:spacing w:beforeAutospacing="1" w:afterAutospacing="1"/>
      <w:jc w:val="center"/>
      <w:textAlignment w:val="center"/>
    </w:pPr>
    <w:rPr>
      <w:rFonts w:ascii="Times New Roman" w:hAnsi="Times New Roman"/>
      <w:sz w:val="24"/>
    </w:rPr>
  </w:style>
  <w:style w:type="paragraph" w:customStyle="1" w:styleId="xl167">
    <w:name w:val="xl167"/>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68">
    <w:name w:val="xl168"/>
    <w:basedOn w:val="Normal"/>
    <w:qFormat/>
    <w:rsid w:val="00096978"/>
    <w:pPr>
      <w:spacing w:beforeAutospacing="1" w:afterAutospacing="1"/>
      <w:textAlignment w:val="center"/>
    </w:pPr>
    <w:rPr>
      <w:rFonts w:ascii="Times New Roman" w:hAnsi="Times New Roman"/>
      <w:sz w:val="24"/>
    </w:rPr>
  </w:style>
  <w:style w:type="paragraph" w:customStyle="1" w:styleId="xl169">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70">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customStyle="1" w:styleId="xl17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customStyle="1" w:styleId="xl172">
    <w:name w:val="xl172"/>
    <w:basedOn w:val="Normal"/>
    <w:qFormat/>
    <w:rsid w:val="00096978"/>
    <w:pPr>
      <w:spacing w:beforeAutospacing="1" w:afterAutospacing="1"/>
      <w:jc w:val="right"/>
      <w:textAlignment w:val="center"/>
    </w:pPr>
    <w:rPr>
      <w:rFonts w:ascii="Times New Roman" w:hAnsi="Times New Roman"/>
      <w:sz w:val="24"/>
    </w:rPr>
  </w:style>
  <w:style w:type="paragraph" w:customStyle="1" w:styleId="xl173">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customStyle="1" w:styleId="xl174">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customStyle="1" w:styleId="xl175">
    <w:name w:val="xl175"/>
    <w:basedOn w:val="Normal"/>
    <w:qFormat/>
    <w:rsid w:val="00096978"/>
    <w:pPr>
      <w:spacing w:beforeAutospacing="1" w:afterAutospacing="1"/>
      <w:jc w:val="center"/>
      <w:textAlignment w:val="center"/>
    </w:pPr>
    <w:rPr>
      <w:rFonts w:ascii="Times New Roman" w:hAnsi="Times New Roman"/>
      <w:sz w:val="24"/>
    </w:rPr>
  </w:style>
  <w:style w:type="paragraph" w:customStyle="1" w:styleId="xl176">
    <w:name w:val="xl176"/>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77">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78">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customStyle="1" w:styleId="xl179">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customStyle="1" w:styleId="xl180">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2">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183">
    <w:name w:val="xl183"/>
    <w:basedOn w:val="Normal"/>
    <w:qFormat/>
    <w:rsid w:val="00096978"/>
    <w:pPr>
      <w:spacing w:beforeAutospacing="1" w:afterAutospacing="1"/>
      <w:jc w:val="center"/>
      <w:textAlignment w:val="center"/>
    </w:pPr>
    <w:rPr>
      <w:rFonts w:ascii="Times New Roman" w:hAnsi="Times New Roman"/>
      <w:sz w:val="24"/>
    </w:rPr>
  </w:style>
  <w:style w:type="paragraph" w:customStyle="1" w:styleId="xl184">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customStyle="1" w:styleId="xl185">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6">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7">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customStyle="1" w:styleId="xl188">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customStyle="1" w:styleId="xl189">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customStyle="1" w:styleId="xl190">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customStyle="1" w:styleId="xl19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customStyle="1" w:styleId="xl192">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customStyle="1" w:styleId="xl193">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customStyle="1" w:styleId="xl194">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customStyle="1" w:styleId="xl195">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customStyle="1" w:styleId="xl196">
    <w:name w:val="xl196"/>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197">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98">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99">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0">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customStyle="1" w:styleId="xl202">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customStyle="1" w:styleId="xl203">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204">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customStyle="1" w:styleId="xl205">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customStyle="1" w:styleId="xl206">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7">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8">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09">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0">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customStyle="1" w:styleId="xl212">
    <w:name w:val="xl212"/>
    <w:basedOn w:val="Normal"/>
    <w:qFormat/>
    <w:rsid w:val="00096978"/>
    <w:pPr>
      <w:spacing w:beforeAutospacing="1" w:afterAutospacing="1"/>
      <w:jc w:val="center"/>
      <w:textAlignment w:val="center"/>
    </w:pPr>
    <w:rPr>
      <w:rFonts w:ascii="Times New Roman" w:hAnsi="Times New Roman"/>
      <w:b/>
      <w:bCs/>
      <w:sz w:val="24"/>
    </w:rPr>
  </w:style>
  <w:style w:type="paragraph" w:customStyle="1" w:styleId="xl213">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customStyle="1" w:styleId="xl214">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customStyle="1" w:styleId="xl215">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customStyle="1" w:styleId="xl151">
    <w:name w:val="xl151"/>
    <w:basedOn w:val="Normal"/>
    <w:qFormat/>
    <w:rsid w:val="00096978"/>
    <w:pPr>
      <w:spacing w:beforeAutospacing="1" w:afterAutospacing="1"/>
      <w:textAlignment w:val="center"/>
    </w:pPr>
    <w:rPr>
      <w:rFonts w:ascii="Times New Roman" w:hAnsi="Times New Roman"/>
      <w:sz w:val="20"/>
      <w:szCs w:val="20"/>
    </w:rPr>
  </w:style>
  <w:style w:type="paragraph" w:customStyle="1" w:styleId="xl152">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customStyle="1" w:styleId="xl153">
    <w:name w:val="xl153"/>
    <w:basedOn w:val="Normal"/>
    <w:qFormat/>
    <w:rsid w:val="00096978"/>
    <w:pPr>
      <w:spacing w:beforeAutospacing="1" w:afterAutospacing="1"/>
      <w:textAlignment w:val="center"/>
    </w:pPr>
    <w:rPr>
      <w:rFonts w:ascii="Times New Roman" w:hAnsi="Times New Roman"/>
      <w:b/>
      <w:bCs/>
      <w:sz w:val="20"/>
      <w:szCs w:val="20"/>
    </w:rPr>
  </w:style>
  <w:style w:type="paragraph" w:customStyle="1" w:styleId="xl65">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66">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67">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customStyle="1" w:styleId="xl68">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69">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customStyle="1" w:styleId="xl70">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7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customStyle="1" w:styleId="xl72">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customStyle="1" w:styleId="xl73">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customStyle="1" w:styleId="xl74">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75">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76">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customStyle="1" w:styleId="xl77">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78">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customStyle="1" w:styleId="xl79">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80">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8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82">
    <w:name w:val="xl82"/>
    <w:basedOn w:val="Normal"/>
    <w:qFormat/>
    <w:rsid w:val="00096978"/>
    <w:pPr>
      <w:spacing w:beforeAutospacing="1" w:afterAutospacing="1"/>
      <w:jc w:val="both"/>
      <w:textAlignment w:val="center"/>
    </w:pPr>
    <w:rPr>
      <w:rFonts w:ascii="Times New Roman" w:hAnsi="Times New Roman"/>
      <w:sz w:val="24"/>
    </w:rPr>
  </w:style>
  <w:style w:type="paragraph" w:customStyle="1" w:styleId="xl83">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customStyle="1" w:styleId="xl84">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customStyle="1" w:styleId="xl85">
    <w:name w:val="xl85"/>
    <w:basedOn w:val="Normal"/>
    <w:qFormat/>
    <w:rsid w:val="00096978"/>
    <w:pPr>
      <w:spacing w:beforeAutospacing="1" w:afterAutospacing="1"/>
      <w:ind w:firstLine="100"/>
      <w:textAlignment w:val="center"/>
    </w:pPr>
    <w:rPr>
      <w:rFonts w:ascii="Times New Roman" w:hAnsi="Times New Roman"/>
      <w:i/>
      <w:iCs/>
      <w:sz w:val="24"/>
    </w:rPr>
  </w:style>
  <w:style w:type="paragraph" w:customStyle="1" w:styleId="xl86">
    <w:name w:val="xl86"/>
    <w:basedOn w:val="Normal"/>
    <w:qFormat/>
    <w:rsid w:val="00096978"/>
    <w:pPr>
      <w:spacing w:beforeAutospacing="1" w:afterAutospacing="1"/>
      <w:textAlignment w:val="center"/>
    </w:pPr>
    <w:rPr>
      <w:rFonts w:ascii="Times New Roman" w:hAnsi="Times New Roman"/>
      <w:color w:val="FF0000"/>
      <w:sz w:val="24"/>
    </w:rPr>
  </w:style>
  <w:style w:type="paragraph" w:customStyle="1" w:styleId="xl87">
    <w:name w:val="xl87"/>
    <w:basedOn w:val="Normal"/>
    <w:qFormat/>
    <w:rsid w:val="00096978"/>
    <w:pPr>
      <w:spacing w:beforeAutospacing="1" w:afterAutospacing="1"/>
    </w:pPr>
    <w:rPr>
      <w:rFonts w:ascii="Times New Roman" w:hAnsi="Times New Roman"/>
      <w:i/>
      <w:iCs/>
      <w:sz w:val="24"/>
    </w:rPr>
  </w:style>
  <w:style w:type="paragraph" w:customStyle="1" w:styleId="xl88">
    <w:name w:val="xl88"/>
    <w:basedOn w:val="Normal"/>
    <w:qFormat/>
    <w:rsid w:val="00096978"/>
    <w:pPr>
      <w:spacing w:beforeAutospacing="1" w:afterAutospacing="1"/>
    </w:pPr>
    <w:rPr>
      <w:rFonts w:ascii="Times New Roman" w:hAnsi="Times New Roman"/>
      <w:b/>
      <w:bCs/>
      <w:sz w:val="24"/>
    </w:rPr>
  </w:style>
  <w:style w:type="paragraph" w:customStyle="1" w:styleId="xl89">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customStyle="1" w:styleId="xl90">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customStyle="1" w:styleId="xl9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customStyle="1" w:styleId="xl92">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3">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4">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customStyle="1" w:styleId="xl95">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customStyle="1" w:styleId="xl96">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customStyle="1" w:styleId="xl97">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customStyle="1" w:styleId="xl98">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99">
    <w:name w:val="xl99"/>
    <w:basedOn w:val="Normal"/>
    <w:qFormat/>
    <w:rsid w:val="00096978"/>
    <w:pPr>
      <w:spacing w:beforeAutospacing="1" w:afterAutospacing="1"/>
      <w:jc w:val="center"/>
    </w:pPr>
    <w:rPr>
      <w:rFonts w:ascii="Times New Roman" w:hAnsi="Times New Roman"/>
      <w:sz w:val="24"/>
    </w:rPr>
  </w:style>
  <w:style w:type="paragraph" w:customStyle="1" w:styleId="xl100">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0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customStyle="1" w:styleId="xl102">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03">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customStyle="1" w:styleId="xl104">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105">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106">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customStyle="1" w:styleId="xl107">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customStyle="1" w:styleId="xl108">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customStyle="1" w:styleId="xl109">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10">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customStyle="1" w:styleId="xl11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customStyle="1" w:styleId="xl112">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3">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4">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customStyle="1" w:styleId="xl115">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after="120" w:line="276" w:lineRule="auto"/>
    </w:pPr>
    <w:rPr>
      <w:rFonts w:ascii="Times New Roman" w:hAnsi="Times New Roman"/>
      <w:sz w:val="20"/>
      <w:szCs w:val="20"/>
    </w:rPr>
  </w:style>
  <w:style w:type="paragraph" w:customStyle="1" w:styleId="Artelia-Heading2">
    <w:name w:val="Artelia - Heading 2"/>
    <w:basedOn w:val="Normal"/>
    <w:next w:val="Normal"/>
    <w:link w:val="Artelia-Heading2Char"/>
    <w:qFormat/>
    <w:rsid w:val="00C97675"/>
    <w:pPr>
      <w:widowControl w:val="0"/>
      <w:numPr>
        <w:numId w:val="25"/>
      </w:numPr>
      <w:spacing w:before="240" w:after="120" w:line="276" w:lineRule="auto"/>
      <w:outlineLvl w:val="1"/>
    </w:pPr>
    <w:rPr>
      <w:rFonts w:ascii="Arial Bold" w:hAnsi="Arial Bold"/>
      <w:b/>
      <w:caps/>
      <w:sz w:val="24"/>
      <w:szCs w:val="20"/>
    </w:rPr>
  </w:style>
  <w:style w:type="paragraph" w:customStyle="1" w:styleId="Artelia-Heading3">
    <w:name w:val="Artelia - Heading 3"/>
    <w:basedOn w:val="Normal"/>
    <w:next w:val="Normal"/>
    <w:qFormat/>
    <w:rsid w:val="00C97675"/>
    <w:pPr>
      <w:numPr>
        <w:ilvl w:val="1"/>
        <w:numId w:val="25"/>
      </w:numPr>
      <w:spacing w:before="60" w:after="120" w:line="276" w:lineRule="auto"/>
    </w:pPr>
    <w:rPr>
      <w:rFonts w:ascii="Arial" w:hAnsi="Arial" w:cs="Arial"/>
      <w:b/>
      <w:sz w:val="20"/>
      <w:szCs w:val="20"/>
    </w:rPr>
  </w:style>
  <w:style w:type="paragraph" w:customStyle="1" w:styleId="font8">
    <w:name w:val="font8"/>
    <w:basedOn w:val="Normal"/>
    <w:qFormat/>
    <w:rsid w:val="00361214"/>
    <w:pPr>
      <w:spacing w:beforeAutospacing="1" w:afterAutospacing="1"/>
    </w:pPr>
    <w:rPr>
      <w:rFonts w:ascii="Times New Roman" w:hAnsi="Times New Roman"/>
      <w:b/>
      <w:bCs/>
      <w:sz w:val="24"/>
    </w:rPr>
  </w:style>
  <w:style w:type="paragraph" w:customStyle="1" w:styleId="font9">
    <w:name w:val="font9"/>
    <w:basedOn w:val="Normal"/>
    <w:qFormat/>
    <w:rsid w:val="00361214"/>
    <w:pPr>
      <w:spacing w:beforeAutospacing="1" w:afterAutospacing="1"/>
    </w:pPr>
    <w:rPr>
      <w:rFonts w:ascii="Times New Roman" w:hAnsi="Times New Roman"/>
      <w:sz w:val="14"/>
      <w:szCs w:val="14"/>
    </w:rPr>
  </w:style>
  <w:style w:type="paragraph" w:customStyle="1" w:styleId="font10">
    <w:name w:val="font10"/>
    <w:basedOn w:val="Normal"/>
    <w:qFormat/>
    <w:rsid w:val="00361214"/>
    <w:pPr>
      <w:spacing w:beforeAutospacing="1" w:afterAutospacing="1"/>
    </w:pPr>
    <w:rPr>
      <w:rFonts w:ascii="Times New Roman" w:hAnsi="Times New Roman"/>
      <w:b/>
      <w:bCs/>
      <w:sz w:val="14"/>
      <w:szCs w:val="14"/>
    </w:rPr>
  </w:style>
  <w:style w:type="paragraph" w:customStyle="1" w:styleId="xl116">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customStyle="1" w:styleId="xl117">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customStyle="1" w:styleId="xl118">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customStyle="1" w:styleId="Style4">
    <w:name w:val="Style4"/>
    <w:uiPriority w:val="99"/>
    <w:qFormat/>
    <w:rsid w:val="00096978"/>
  </w:style>
  <w:style w:type="numbering" w:customStyle="1" w:styleId="Style5">
    <w:name w:val="Style5"/>
    <w:uiPriority w:val="99"/>
    <w:qFormat/>
    <w:rsid w:val="00096978"/>
  </w:style>
  <w:style w:type="numbering" w:customStyle="1" w:styleId="Style6">
    <w:name w:val="Style6"/>
    <w:uiPriority w:val="99"/>
    <w:qFormat/>
    <w:rsid w:val="00096978"/>
  </w:style>
  <w:style w:type="numbering" w:customStyle="1" w:styleId="Style7">
    <w:name w:val="Style7"/>
    <w:uiPriority w:val="99"/>
    <w:qFormat/>
    <w:rsid w:val="00096978"/>
  </w:style>
  <w:style w:type="numbering" w:customStyle="1" w:styleId="Style2">
    <w:name w:val="Style2"/>
    <w:uiPriority w:val="99"/>
    <w:qFormat/>
    <w:rsid w:val="00096978"/>
  </w:style>
  <w:style w:type="numbering" w:customStyle="1" w:styleId="Style3">
    <w:name w:val="Style3"/>
    <w:uiPriority w:val="99"/>
    <w:qFormat/>
    <w:rsid w:val="00096978"/>
  </w:style>
  <w:style w:type="numbering" w:customStyle="1" w:styleId="Style1">
    <w:name w:val="Style1"/>
    <w:qFormat/>
    <w:rsid w:val="00096978"/>
  </w:style>
  <w:style w:type="numbering" w:customStyle="1" w:styleId="NoList1">
    <w:name w:val="No List1"/>
    <w:semiHidden/>
    <w:qFormat/>
    <w:rsid w:val="00096978"/>
  </w:style>
  <w:style w:type="numbering" w:customStyle="1" w:styleId="ducnguyen">
    <w:name w:val="ducnguyen"/>
    <w:uiPriority w:val="99"/>
    <w:qFormat/>
    <w:rsid w:val="00096978"/>
  </w:style>
  <w:style w:type="table" w:styleId="TableGrid">
    <w:name w:val="Table Grid"/>
    <w:basedOn w:val="TableNormal"/>
    <w:uiPriority w:val="59"/>
    <w:rsid w:val="0009697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09697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09697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4.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21208</Words>
  <Characters>120888</Characters>
  <Application>Microsoft Office Word</Application>
  <DocSecurity>0</DocSecurity>
  <Lines>1007</Lines>
  <Paragraphs>283</Paragraphs>
  <ScaleCrop>false</ScaleCrop>
  <Company/>
  <LinksUpToDate>false</LinksUpToDate>
  <CharactersWithSpaces>141813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Ngọc Ánh Trương</cp:lastModifiedBy>
  <cp:revision>3</cp:revision>
  <cp:lastPrinted>2026-06-30T03:14:00Z</cp:lastPrinted>
  <dcterms:created xsi:type="dcterms:W3CDTF">2026-10-19T06:58:00Z</dcterms:created>
  <dcterms:modified xsi:type="dcterms:W3CDTF">2026-10-19T07:00:00Z</dcterms:modified>
  <dc:language>en-US</dc:language>
</cp:coreProperties>
</file>