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392F" w14:textId="77777777" w:rsidR="002E2118" w:rsidRPr="005C6183" w:rsidRDefault="00ED48E2" w:rsidP="007E5547">
      <w:pPr>
        <w:spacing w:after="120" w:line="276" w:lineRule="auto"/>
        <w:jc w:val="center"/>
        <w:rPr>
          <w:b/>
          <w:color w:val="000000" w:themeColor="text1"/>
          <w:sz w:val="26"/>
          <w:szCs w:val="26"/>
          <w:lang w:val="pt-BR"/>
        </w:rPr>
      </w:pPr>
      <w:r>
        <w:rPr>
          <w:b/>
          <w:color w:val="000000" w:themeColor="text1"/>
          <w:sz w:val="26"/>
          <w:szCs w:val="26"/>
          <w:lang w:val="pt-BR"/>
        </w:rPr>
        <w:t xml:space="preserve">CỘNG HÒA XÃ HỘI CHỦ NGHĨA VIỆT NAM</w:t>
      </w:r>
    </w:p>
    <w:p w14:paraId="52657A5E" w14:textId="77777777" w:rsidR="002E2118" w:rsidRPr="005C6183" w:rsidRDefault="00C857B8" w:rsidP="007E5547">
      <w:pPr>
        <w:spacing w:after="120" w:line="276" w:lineRule="auto"/>
        <w:jc w:val="center"/>
        <w:rPr>
          <w:b/>
          <w:color w:val="000000" w:themeColor="text1"/>
          <w:sz w:val="26"/>
          <w:szCs w:val="26"/>
          <w:lang w:val="pt-BR"/>
        </w:rPr>
      </w:pPr>
      <w:r>
        <w:rPr>
          <w:noProof/>
          <w:color w:val="000000" w:themeColor="text1"/>
          <w:sz w:val="26"/>
          <w:szCs w:val="26"/>
          <w:lang w:eastAsia="en-US"/>
        </w:rPr>
        <mc:AlternateContent>
          <mc:Choice Requires="wps">
            <w:drawing>
              <wp:anchor distT="0" distB="0" distL="0" distR="0" simplePos="0" relativeHeight="2" behindDoc="0" locked="0" layoutInCell="0" allowOverlap="1" wp14:anchorId="3D568BAF" wp14:editId="5AE171BC">
                <wp:simplePos x="0" y="0"/>
                <wp:positionH relativeFrom="margin">
                  <wp:align>center</wp:align>
                </wp:positionH>
                <wp:positionV relativeFrom="paragraph">
                  <wp:posOffset>189341</wp:posOffset>
                </wp:positionV>
                <wp:extent cx="1955800" cy="635"/>
                <wp:effectExtent l="0" t="0" r="25400" b="37465"/>
                <wp:wrapNone/>
                <wp:docPr id="1" name="Line 4"/>
                <wp:cNvGraphicFramePr/>
                <a:graphic xmlns:a="http://schemas.openxmlformats.org/drawingml/2006/main">
                  <a:graphicData uri="http://schemas.microsoft.com/office/word/2010/wordprocessingShape">
                    <wps:wsp>
                      <wps:cNvCnPr/>
                      <wps:spPr>
                        <a:xfrm>
                          <a:off x="0" y="0"/>
                          <a:ext cx="19558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1B6E933" id="Line 4" o:spid="_x0000_s1026" style="position:absolute;z-index:2;visibility:visible;mso-wrap-style:square;mso-wrap-distance-left:0;mso-wrap-distance-top:0;mso-wrap-distance-right:0;mso-wrap-distance-bottom:0;mso-position-horizontal:center;mso-position-horizontal-relative:margin;mso-position-vertical:absolute;mso-position-vertical-relative:text" from="0,14.9pt" to="154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" o:allowincell="f">
                <w10:wrap anchorx="margin"/>
              </v:line>
            </w:pict>
          </mc:Fallback>
        </mc:AlternateContent>
      </w:r>
      <w:r>
        <w:rPr>
          <w:b/>
          <w:color w:val="000000" w:themeColor="text1"/>
          <w:sz w:val="26"/>
          <w:szCs w:val="26"/>
          <w:lang w:val="pt-BR"/>
        </w:rPr>
        <w:t xml:space="preserve">Độc lập - Tự do - Hạnh phúc</w:t>
      </w:r>
    </w:p>
    <w:p w14:paraId="1A144E21" w14:textId="77777777" w:rsidR="002E2118" w:rsidRPr="005C6183" w:rsidRDefault="00ED48E2" w:rsidP="007E5547">
      <w:pPr>
        <w:spacing w:after="120" w:line="276" w:lineRule="auto"/>
        <w:jc w:val="right"/>
        <w:rPr>
          <w:b/>
          <w:color w:val="000000" w:themeColor="text1"/>
          <w:sz w:val="26"/>
          <w:szCs w:val="26"/>
          <w:lang w:val="pt-BR"/>
        </w:rPr>
      </w:pPr>
      <w:r>
        <w:rPr>
          <w:i/>
          <w:color w:val="000000" w:themeColor="text1"/>
          <w:sz w:val="26"/>
          <w:szCs w:val="26"/>
          <w:lang w:val="pt-BR"/>
        </w:rPr>
        <w:t xml:space="preserve">Hà Nội, ngày .... tháng ... năm 2026</w:t>
      </w:r>
    </w:p>
    <w:p w14:paraId="180603A2" w14:textId="77777777" w:rsidR="002E2118" w:rsidRPr="005C6183" w:rsidRDefault="002E2118" w:rsidP="007E5547">
      <w:pPr>
        <w:spacing w:after="120" w:line="276" w:lineRule="auto"/>
        <w:jc w:val="center"/>
        <w:rPr>
          <w:color w:val="000000" w:themeColor="text1"/>
          <w:sz w:val="26"/>
          <w:szCs w:val="26"/>
          <w:u w:val="single"/>
          <w:lang w:val="pt-BR"/>
        </w:rPr>
      </w:pPr>
    </w:p>
    <w:p w14:paraId="39C627CE" w14:textId="77777777" w:rsidR="002E2118" w:rsidRPr="005C6183" w:rsidRDefault="002E2118" w:rsidP="007E5547">
      <w:pPr>
        <w:spacing w:after="120" w:line="276" w:lineRule="auto"/>
        <w:jc w:val="center"/>
        <w:rPr>
          <w:color w:val="000000" w:themeColor="text1"/>
          <w:sz w:val="26"/>
          <w:szCs w:val="26"/>
          <w:u w:val="single"/>
          <w:lang w:val="pt-BR"/>
        </w:rPr>
      </w:pPr>
    </w:p>
    <w:p w14:paraId="01F1EE65" w14:textId="77777777" w:rsidR="002E2118" w:rsidRPr="005C6183" w:rsidRDefault="00ED48E2" w:rsidP="007E5547">
      <w:pPr>
        <w:spacing w:after="120" w:line="276" w:lineRule="auto"/>
        <w:jc w:val="center"/>
        <w:rPr>
          <w:b/>
          <w:color w:val="000000" w:themeColor="text1"/>
          <w:sz w:val="30"/>
          <w:szCs w:val="30"/>
          <w:lang w:val="pt-BR"/>
        </w:rPr>
      </w:pPr>
      <w:r>
        <w:rPr>
          <w:b/>
          <w:color w:val="000000" w:themeColor="text1"/>
          <w:sz w:val="30"/>
          <w:szCs w:val="30"/>
          <w:lang w:val="pt-BR"/>
        </w:rPr>
        <w:t xml:space="preserve">HỢP ĐỒNG NGUYÊN TẮC</w:t>
      </w:r>
    </w:p>
    <w:p w14:paraId="39534307" w14:textId="77777777" w:rsidR="002E2118" w:rsidRPr="005C6183" w:rsidRDefault="00ED48E2" w:rsidP="007E5547">
      <w:pPr>
        <w:spacing w:after="120" w:line="276" w:lineRule="auto"/>
        <w:jc w:val="center"/>
        <w:rPr>
          <w:i/>
          <w:color w:val="000000" w:themeColor="text1"/>
          <w:sz w:val="26"/>
          <w:szCs w:val="26"/>
          <w:lang w:val="pt-BR"/>
        </w:rPr>
      </w:pPr>
      <w:r>
        <w:rPr>
          <w:i/>
          <w:color w:val="000000" w:themeColor="text1"/>
          <w:sz w:val="26"/>
          <w:szCs w:val="26"/>
          <w:lang w:val="pt-BR"/>
        </w:rPr>
        <w:t xml:space="preserve">Số:</w:t>
      </w:r>
    </w:p>
    <w:p w14:paraId="4A3F2F13" w14:textId="77777777" w:rsidR="002E2118" w:rsidRPr="005C6183" w:rsidRDefault="002E2118" w:rsidP="007E5547">
      <w:pPr>
        <w:spacing w:after="120" w:line="276" w:lineRule="auto"/>
        <w:jc w:val="center"/>
        <w:rPr>
          <w:i/>
          <w:color w:val="000000" w:themeColor="text1"/>
          <w:sz w:val="26"/>
          <w:szCs w:val="26"/>
          <w:lang w:val="pt-BR"/>
        </w:rPr>
      </w:pPr>
    </w:p>
    <w:p w14:paraId="74FDB9FA" w14:textId="77777777" w:rsidR="002E2118" w:rsidRPr="005C6183" w:rsidRDefault="002E2118" w:rsidP="007E5547">
      <w:pPr>
        <w:spacing w:after="120" w:line="276" w:lineRule="auto"/>
        <w:jc w:val="center"/>
        <w:rPr>
          <w:color w:val="000000" w:themeColor="text1"/>
          <w:sz w:val="26"/>
          <w:szCs w:val="26"/>
          <w:lang w:val="pt-BR"/>
        </w:rPr>
      </w:pPr>
    </w:p>
    <w:p w14:paraId="44D49000" w14:textId="77777777" w:rsidR="002E2118" w:rsidRPr="005C6183" w:rsidRDefault="002E2118" w:rsidP="007E5547">
      <w:pPr>
        <w:pStyle w:val="Style"/>
        <w:spacing w:after="120" w:line="276" w:lineRule="auto"/>
        <w:rPr>
          <w:color w:val="000000" w:themeColor="text1"/>
          <w:sz w:val="26"/>
          <w:szCs w:val="26"/>
          <w:lang w:val="pt-BR"/>
        </w:rPr>
      </w:pPr>
    </w:p>
    <w:p w14:paraId="29A5244C" w14:textId="77777777" w:rsidR="002E2118" w:rsidRPr="005C6183" w:rsidRDefault="00ED48E2" w:rsidP="007E5547">
      <w:pPr>
        <w:tabs>
          <w:tab w:val="left" w:pos="1843"/>
        </w:tabs>
        <w:spacing w:after="120" w:line="276" w:lineRule="auto"/>
        <w:rPr>
          <w:b/>
          <w:bCs/>
          <w:color w:val="000000" w:themeColor="text1"/>
          <w:sz w:val="26"/>
          <w:szCs w:val="26"/>
        </w:rPr>
      </w:pPr>
      <w:r>
        <w:rPr>
          <w:b/>
          <w:bCs/>
          <w:color w:val="000000" w:themeColor="text1"/>
          <w:sz w:val="26"/>
          <w:szCs w:val="26"/>
        </w:rPr>
        <w:t xml:space="preserve">Dự án: </w:t>
        <w:tab/>
        <w:tab/>
        <w:t xml:space="preserve">Xây dựng nhà ở cho lực lượng vũ trang Công an nhân dân</w:t>
      </w:r>
    </w:p>
    <w:p w14:paraId="3F6E3859" w14:textId="77777777" w:rsidR="002E2118" w:rsidRPr="005C6183" w:rsidRDefault="00ED48E2" w:rsidP="007E5547">
      <w:pPr>
        <w:spacing w:after="120" w:line="276" w:lineRule="auto"/>
        <w:rPr>
          <w:b/>
          <w:bCs/>
          <w:color w:val="000000" w:themeColor="text1"/>
          <w:sz w:val="26"/>
          <w:szCs w:val="26"/>
          <w:lang w:val="pt-BR"/>
        </w:rPr>
      </w:pPr>
      <w:r>
        <w:rPr>
          <w:b/>
          <w:bCs/>
          <w:color w:val="000000" w:themeColor="text1"/>
          <w:sz w:val="26"/>
          <w:szCs w:val="26"/>
          <w:lang w:val="es-ES"/>
        </w:rPr>
        <w:t xml:space="preserve">Địa điểm:</w:t>
        <w:tab/>
        <w:tab/>
        <w:t xml:space="preserve">Tại ô đất C3-ODK3 và C3-ODK4 thuộc phân khu đô thị H2-4, Phường Yên Sở, Thành phố Hà Nội</w:t>
      </w:r>
    </w:p>
    <w:p w14:paraId="027485C7" w14:textId="77777777" w:rsidR="002E2118" w:rsidRPr="005C6183" w:rsidRDefault="002E2118" w:rsidP="007E5547">
      <w:pPr>
        <w:spacing w:after="120" w:line="276" w:lineRule="auto"/>
        <w:rPr>
          <w:color w:val="000000" w:themeColor="text1"/>
          <w:sz w:val="26"/>
          <w:szCs w:val="26"/>
          <w:lang w:val="es-ES"/>
        </w:rPr>
      </w:pPr>
    </w:p>
    <w:p w14:paraId="4B3CD5CB" w14:textId="77777777" w:rsidR="002E2118" w:rsidRPr="005C6183" w:rsidRDefault="002E2118" w:rsidP="007E5547">
      <w:pPr>
        <w:spacing w:after="120" w:line="276" w:lineRule="auto"/>
        <w:jc w:val="center"/>
        <w:rPr>
          <w:color w:val="000000" w:themeColor="text1"/>
          <w:sz w:val="26"/>
          <w:szCs w:val="26"/>
          <w:lang w:val="pt-BR"/>
        </w:rPr>
      </w:pPr>
    </w:p>
    <w:p w14:paraId="77E2B6EB" w14:textId="77777777" w:rsidR="002E2118" w:rsidRPr="005C6183" w:rsidRDefault="002E2118" w:rsidP="007E5547">
      <w:pPr>
        <w:spacing w:after="120" w:line="276" w:lineRule="auto"/>
        <w:jc w:val="center"/>
        <w:rPr>
          <w:color w:val="000000" w:themeColor="text1"/>
          <w:sz w:val="26"/>
          <w:szCs w:val="26"/>
          <w:lang w:val="pt-BR"/>
        </w:rPr>
      </w:pPr>
    </w:p>
    <w:p w14:paraId="4F9054F9" w14:textId="77777777" w:rsidR="002E2118" w:rsidRPr="005C6183" w:rsidRDefault="00ED48E2" w:rsidP="007E5547">
      <w:pPr>
        <w:spacing w:after="120" w:line="276" w:lineRule="auto"/>
        <w:jc w:val="center"/>
        <w:rPr>
          <w:color w:val="000000" w:themeColor="text1"/>
          <w:sz w:val="26"/>
          <w:szCs w:val="26"/>
          <w:lang w:val="pt-BR"/>
        </w:rPr>
      </w:pPr>
      <w:r>
        <w:rPr>
          <w:color w:val="000000" w:themeColor="text1"/>
          <w:sz w:val="26"/>
          <w:szCs w:val="26"/>
          <w:lang w:val="pt-BR"/>
        </w:rPr>
        <w:t xml:space="preserve">GIỮA</w:t>
      </w:r>
    </w:p>
    <w:p w14:paraId="6F18BB2E" w14:textId="77777777" w:rsidR="002E2118" w:rsidRPr="005C6183" w:rsidRDefault="002E2118" w:rsidP="007E5547">
      <w:pPr>
        <w:spacing w:after="120" w:line="276" w:lineRule="auto"/>
        <w:jc w:val="center"/>
        <w:rPr>
          <w:color w:val="000000" w:themeColor="text1"/>
          <w:sz w:val="26"/>
          <w:szCs w:val="26"/>
          <w:lang w:val="pt-BR"/>
        </w:rPr>
      </w:pPr>
    </w:p>
    <w:p w14:paraId="22D1D50A" w14:textId="77777777" w:rsidR="002E2118" w:rsidRPr="005C6183" w:rsidRDefault="00ED48E2" w:rsidP="007E5547">
      <w:pPr>
        <w:spacing w:after="120" w:line="276" w:lineRule="auto"/>
        <w:jc w:val="center"/>
        <w:rPr>
          <w:color w:val="000000" w:themeColor="text1"/>
          <w:sz w:val="26"/>
          <w:szCs w:val="26"/>
          <w:lang w:val="pt-BR"/>
        </w:rPr>
      </w:pPr>
      <w:r>
        <w:rPr>
          <w:b/>
          <w:color w:val="000000" w:themeColor="text1"/>
          <w:sz w:val="26"/>
          <w:szCs w:val="26"/>
          <w:lang w:val="pt-BR"/>
        </w:rPr>
        <w:t xml:space="preserve">CÔNG TY CỔ PHẦN ĐẦU TƯ XÂY DỰNG VÀ KỸ THUẬT VNCN E&amp;C</w:t>
      </w:r>
    </w:p>
    <w:p w14:paraId="66E6A7E3" w14:textId="77777777" w:rsidR="002E2118" w:rsidRPr="005C6183" w:rsidRDefault="002E2118" w:rsidP="007E5547">
      <w:pPr>
        <w:spacing w:after="120" w:line="276" w:lineRule="auto"/>
        <w:jc w:val="center"/>
        <w:rPr>
          <w:color w:val="000000" w:themeColor="text1"/>
          <w:sz w:val="26"/>
          <w:szCs w:val="26"/>
          <w:lang w:val="pt-BR"/>
        </w:rPr>
      </w:pPr>
    </w:p>
    <w:p w14:paraId="39C3A5B4" w14:textId="77777777" w:rsidR="002E2118" w:rsidRPr="005C6183" w:rsidRDefault="00ED48E2" w:rsidP="007E5547">
      <w:pPr>
        <w:spacing w:after="120" w:line="276" w:lineRule="auto"/>
        <w:jc w:val="center"/>
        <w:rPr>
          <w:color w:val="000000" w:themeColor="text1"/>
          <w:sz w:val="26"/>
          <w:szCs w:val="26"/>
          <w:lang w:val="pt-BR"/>
        </w:rPr>
      </w:pPr>
      <w:r>
        <w:rPr>
          <w:color w:val="000000" w:themeColor="text1"/>
          <w:sz w:val="26"/>
          <w:szCs w:val="26"/>
          <w:lang w:val="pt-BR"/>
        </w:rPr>
        <w:t xml:space="preserve">VÀ</w:t>
      </w:r>
    </w:p>
    <w:p w14:paraId="21B8B5FF" w14:textId="77777777" w:rsidR="002E2118" w:rsidRPr="005C6183" w:rsidRDefault="002E2118" w:rsidP="007E5547">
      <w:pPr>
        <w:spacing w:after="120" w:line="276" w:lineRule="auto"/>
        <w:jc w:val="center"/>
        <w:rPr>
          <w:color w:val="000000" w:themeColor="text1"/>
          <w:sz w:val="26"/>
          <w:szCs w:val="26"/>
          <w:lang w:val="pt-BR"/>
        </w:rPr>
      </w:pPr>
    </w:p>
    <w:p w14:paraId="462AB5AD" w14:textId="77777777" w:rsidR="002E2118" w:rsidRPr="005C6183" w:rsidRDefault="00ED48E2" w:rsidP="007E5547">
      <w:pPr>
        <w:spacing w:after="120" w:line="276" w:lineRule="auto"/>
        <w:jc w:val="center"/>
        <w:rPr>
          <w:b/>
          <w:color w:val="000000" w:themeColor="text1"/>
          <w:sz w:val="26"/>
          <w:szCs w:val="26"/>
        </w:rPr>
      </w:pPr>
      <w:r>
        <w:rPr>
          <w:b/>
          <w:color w:val="000000" w:themeColor="text1"/>
          <w:sz w:val="26"/>
          <w:szCs w:val="26"/>
          <w:lang w:val="pt-BR"/>
        </w:rPr>
        <w:t xml:space="preserve">CÔNG TY </w:t>
      </w:r>
      <w:r>
        <w:rPr>
          <w:b/>
          <w:color w:val="000000" w:themeColor="text1"/>
          <w:sz w:val="26"/>
          <w:szCs w:val="26"/>
        </w:rPr>
        <w:t xml:space="preserve">TNHH XÂY DỰNG VÀ VẬN TẢI HOÀNG MINH</w:t>
      </w:r>
    </w:p>
    <w:p w14:paraId="6F8896F8" w14:textId="77777777" w:rsidR="002728A4" w:rsidRPr="005C6183" w:rsidRDefault="002728A4" w:rsidP="007E5547">
      <w:pPr>
        <w:spacing w:after="120" w:line="276" w:lineRule="auto"/>
        <w:jc w:val="center"/>
        <w:rPr>
          <w:color w:val="000000" w:themeColor="text1"/>
          <w:sz w:val="26"/>
          <w:szCs w:val="26"/>
        </w:rPr>
      </w:pPr>
    </w:p>
    <w:p w14:paraId="6614A23A" w14:textId="77777777" w:rsidR="002E2118" w:rsidRPr="005C6183" w:rsidRDefault="002E2118" w:rsidP="007E5547">
      <w:pPr>
        <w:widowControl w:val="0"/>
        <w:spacing w:after="120" w:line="276" w:lineRule="auto"/>
        <w:jc w:val="center"/>
        <w:rPr>
          <w:b/>
          <w:bCs/>
          <w:color w:val="000000" w:themeColor="text1"/>
          <w:sz w:val="26"/>
          <w:szCs w:val="26"/>
        </w:rPr>
      </w:pPr>
    </w:p>
    <w:p w14:paraId="40A067E8" w14:textId="77777777" w:rsidR="002E2118" w:rsidRPr="005C6183" w:rsidRDefault="002E2118" w:rsidP="007E5547">
      <w:pPr>
        <w:spacing w:after="120" w:line="276" w:lineRule="auto"/>
        <w:rPr>
          <w:b/>
          <w:color w:val="000000" w:themeColor="text1"/>
          <w:spacing w:val="6"/>
          <w:sz w:val="26"/>
          <w:szCs w:val="26"/>
        </w:rPr>
      </w:pPr>
    </w:p>
    <w:p w14:paraId="64BF0B24" w14:textId="77777777" w:rsidR="002E2118" w:rsidRPr="005C6183" w:rsidRDefault="002E2118" w:rsidP="007E5547">
      <w:pPr>
        <w:spacing w:after="120" w:line="276" w:lineRule="auto"/>
        <w:rPr>
          <w:b/>
          <w:color w:val="000000" w:themeColor="text1"/>
          <w:spacing w:val="6"/>
          <w:sz w:val="26"/>
          <w:szCs w:val="26"/>
        </w:rPr>
      </w:pPr>
    </w:p>
    <w:p w14:paraId="101B5872" w14:textId="77777777" w:rsidR="002E2118" w:rsidRPr="005C6183" w:rsidRDefault="002E2118" w:rsidP="007E5547">
      <w:pPr>
        <w:spacing w:after="120" w:line="276" w:lineRule="auto"/>
        <w:rPr>
          <w:b/>
          <w:color w:val="000000" w:themeColor="text1"/>
          <w:spacing w:val="6"/>
          <w:sz w:val="26"/>
          <w:szCs w:val="26"/>
        </w:rPr>
      </w:pPr>
    </w:p>
    <w:p w14:paraId="041CC444" w14:textId="77777777" w:rsidR="002E2118" w:rsidRPr="005C6183" w:rsidRDefault="002E2118" w:rsidP="007E5547">
      <w:pPr>
        <w:spacing w:after="120" w:line="276" w:lineRule="auto"/>
        <w:rPr>
          <w:b/>
          <w:color w:val="000000" w:themeColor="text1"/>
          <w:spacing w:val="6"/>
          <w:sz w:val="26"/>
          <w:szCs w:val="26"/>
        </w:rPr>
      </w:pPr>
    </w:p>
    <w:p w14:paraId="5EA216AE" w14:textId="77777777" w:rsidR="002E2118" w:rsidRPr="005C6183" w:rsidRDefault="002E2118" w:rsidP="007E5547">
      <w:pPr>
        <w:spacing w:after="120" w:line="276" w:lineRule="auto"/>
        <w:rPr>
          <w:b/>
          <w:color w:val="000000" w:themeColor="text1"/>
          <w:spacing w:val="6"/>
          <w:sz w:val="26"/>
          <w:szCs w:val="26"/>
        </w:rPr>
      </w:pPr>
    </w:p>
    <w:p w14:paraId="0B4CF0F9" w14:textId="77777777" w:rsidR="002E2118" w:rsidRPr="005C6183" w:rsidRDefault="002E2118" w:rsidP="007E5547">
      <w:pPr>
        <w:spacing w:after="120" w:line="276" w:lineRule="auto"/>
        <w:rPr>
          <w:b/>
          <w:color w:val="000000" w:themeColor="text1"/>
          <w:spacing w:val="6"/>
          <w:sz w:val="26"/>
          <w:szCs w:val="26"/>
        </w:rPr>
      </w:pPr>
    </w:p>
    <w:p w14:paraId="21C5392E" w14:textId="77777777" w:rsidR="002E2118" w:rsidRPr="005C6183" w:rsidRDefault="00DB330B" w:rsidP="007E5547">
      <w:pPr>
        <w:spacing w:after="120" w:line="276" w:lineRule="auto"/>
        <w:jc w:val="center"/>
        <w:rPr>
          <w:color w:val="000000" w:themeColor="text1"/>
          <w:sz w:val="26"/>
          <w:szCs w:val="26"/>
        </w:rPr>
      </w:pPr>
      <w:r>
        <w:rPr>
          <w:noProof/>
          <w:color w:val="000000" w:themeColor="text1"/>
          <w:spacing w:val="6"/>
          <w:sz w:val="26"/>
          <w:szCs w:val="26"/>
          <w:lang w:eastAsia="en-US"/>
        </w:rPr>
        <mc:AlternateContent>
          <mc:Choice Requires="wps">
            <w:drawing>
              <wp:anchor distT="0" distB="0" distL="0" distR="0" simplePos="0" relativeHeight="3" behindDoc="0" locked="0" layoutInCell="0" allowOverlap="1" wp14:anchorId="4F10EA60" wp14:editId="437EF700">
                <wp:simplePos x="0" y="0"/>
                <wp:positionH relativeFrom="margin">
                  <wp:align>center</wp:align>
                </wp:positionH>
                <wp:positionV relativeFrom="paragraph">
                  <wp:posOffset>436245</wp:posOffset>
                </wp:positionV>
                <wp:extent cx="1955800" cy="635"/>
                <wp:effectExtent l="0" t="0" r="25400" b="37465"/>
                <wp:wrapNone/>
                <wp:docPr id="2" name="Line 4"/>
                <wp:cNvGraphicFramePr/>
                <a:graphic xmlns:a="http://schemas.openxmlformats.org/drawingml/2006/main">
                  <a:graphicData uri="http://schemas.microsoft.com/office/word/2010/wordprocessingShape">
                    <wps:wsp>
                      <wps:cNvCnPr/>
                      <wps:spPr>
                        <a:xfrm>
                          <a:off x="0" y="0"/>
                          <a:ext cx="1955800" cy="635"/>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0957B5E" id="Line 4" o:spid="_x0000_s1026" style="position:absolute;z-index:3;visibility:visible;mso-wrap-style:square;mso-wrap-distance-left:0;mso-wrap-distance-top:0;mso-wrap-distance-right:0;mso-wrap-distance-bottom:0;mso-position-horizontal:center;mso-position-horizontal-relative:margin;mso-position-vertical:absolute;mso-position-vertical-relative:text" from="0,34.35pt" to="154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" o:allowincell="f">
                <w10:wrap anchorx="margin"/>
              </v:line>
            </w:pict>
          </mc:Fallback>
        </mc:AlternateContent>
      </w:r>
      <w:r>
        <w:rPr>
          <w:b/>
          <w:color w:val="000000" w:themeColor="text1"/>
          <w:spacing w:val="6"/>
          <w:sz w:val="26"/>
          <w:szCs w:val="26"/>
        </w:rPr>
        <w:t xml:space="preserve">CỘNG HÒA XÃ HỘI CHỦ NGHĨA VIỆT NAM</w:t>
        <w:br/>
        <w:t xml:space="preserve">Độc lập - Tự do - Hạnh phúc</w:t>
      </w:r>
    </w:p>
    <w:p w14:paraId="262F6072" w14:textId="77777777" w:rsidR="002E2118" w:rsidRPr="005C6183" w:rsidRDefault="002E2118" w:rsidP="007E5547">
      <w:pPr>
        <w:spacing w:after="120" w:line="276" w:lineRule="auto"/>
        <w:jc w:val="center"/>
        <w:rPr>
          <w:color w:val="000000" w:themeColor="text1"/>
          <w:spacing w:val="6"/>
          <w:sz w:val="26"/>
          <w:szCs w:val="26"/>
        </w:rPr>
      </w:pPr>
    </w:p>
    <w:p w14:paraId="0293BAE0" w14:textId="77777777" w:rsidR="002E2118" w:rsidRPr="005C6183" w:rsidRDefault="00ED48E2" w:rsidP="007E5547">
      <w:pPr>
        <w:pStyle w:val="Heading1"/>
        <w:spacing w:before="0" w:after="120" w:line="276" w:lineRule="auto"/>
        <w:jc w:val="center"/>
        <w:rPr>
          <w:rFonts w:ascii="Times New Roman" w:hAnsi="Times New Roman" w:cs="Times New Roman"/>
          <w:b/>
          <w:bCs/>
          <w:color w:val="000000" w:themeColor="text1"/>
          <w:sz w:val="30"/>
          <w:szCs w:val="30"/>
          <w:lang w:val="nl-NL"/>
        </w:rPr>
      </w:pPr>
      <w:r>
        <w:rPr>
          <w:rFonts w:ascii="Times New Roman" w:hAnsi="Times New Roman" w:cs="Times New Roman"/>
          <w:b/>
          <w:bCs/>
          <w:color w:val="000000" w:themeColor="text1"/>
          <w:sz w:val="30"/>
          <w:szCs w:val="30"/>
          <w:lang w:val="nl-NL"/>
        </w:rPr>
        <w:t xml:space="preserve">HỢP ĐỒNG NGUYÊN TẮC</w:t>
      </w:r>
    </w:p>
    <w:p w14:paraId="7874E575" w14:textId="77777777" w:rsidR="002E2118" w:rsidRPr="005C6183" w:rsidRDefault="00ED48E2" w:rsidP="007E5547">
      <w:pPr>
        <w:spacing w:after="120" w:line="276" w:lineRule="auto"/>
        <w:jc w:val="center"/>
        <w:rPr>
          <w:b/>
          <w:bCs/>
          <w:color w:val="000000" w:themeColor="text1"/>
          <w:sz w:val="26"/>
          <w:szCs w:val="26"/>
        </w:rPr>
      </w:pPr>
      <w:r>
        <w:rPr>
          <w:b/>
          <w:color w:val="000000" w:themeColor="text1"/>
          <w:sz w:val="26"/>
          <w:szCs w:val="26"/>
        </w:rPr>
        <w:t xml:space="preserve">Số:…… /2026/HĐNT/VNCN-HM</w:t>
      </w:r>
    </w:p>
    <w:p w14:paraId="3793C1A7" w14:textId="77777777" w:rsidR="002E2118" w:rsidRPr="005C6183" w:rsidRDefault="00ED48E2" w:rsidP="007E5547">
      <w:pPr>
        <w:spacing w:after="120" w:line="276" w:lineRule="auto"/>
        <w:jc w:val="both"/>
        <w:rPr>
          <w:color w:val="000000" w:themeColor="text1"/>
          <w:sz w:val="26"/>
          <w:szCs w:val="26"/>
        </w:rPr>
      </w:pPr>
      <w:r>
        <w:rPr>
          <w:b/>
          <w:color w:val="000000" w:themeColor="text1"/>
          <w:sz w:val="26"/>
          <w:szCs w:val="26"/>
          <w:lang w:val="nl-NL"/>
        </w:rPr>
        <w:t xml:space="preserve">-</w:t>
      </w:r>
      <w:r>
        <w:rPr>
          <w:bCs/>
          <w:i/>
          <w:color w:val="000000" w:themeColor="text1"/>
          <w:sz w:val="26"/>
          <w:szCs w:val="26"/>
          <w:lang w:val="nl-NL"/>
        </w:rPr>
        <w:t xml:space="preserve"> Căn cứ Bộ luật Dân sự số 91/2015/QH13 ngày 24/11/2015 của Quốc hội khoá XIII.</w:t>
      </w:r>
    </w:p>
    <w:p w14:paraId="3A78EFB9" w14:textId="77777777" w:rsidR="002E2118" w:rsidRPr="005C6183" w:rsidRDefault="00ED48E2" w:rsidP="007E5547">
      <w:pPr>
        <w:spacing w:after="120" w:line="276" w:lineRule="auto"/>
        <w:jc w:val="both"/>
        <w:rPr>
          <w:color w:val="000000" w:themeColor="text1"/>
          <w:sz w:val="26"/>
          <w:szCs w:val="26"/>
        </w:rPr>
      </w:pPr>
      <w:r>
        <w:rPr>
          <w:bCs/>
          <w:i/>
          <w:color w:val="000000" w:themeColor="text1"/>
          <w:sz w:val="26"/>
          <w:szCs w:val="26"/>
          <w:lang w:val="nl-NL"/>
        </w:rPr>
        <w:t xml:space="preserve">- Căn cứ Luật Thương mại số 36/2005/QH11 ngày 14/06/2005 của Quốc hội khoá XI.</w:t>
      </w:r>
    </w:p>
    <w:p w14:paraId="4C914DB2" w14:textId="77777777" w:rsidR="002E2118" w:rsidRPr="005C6183" w:rsidRDefault="00ED48E2" w:rsidP="007E5547">
      <w:pPr>
        <w:spacing w:after="120" w:line="276" w:lineRule="auto"/>
        <w:jc w:val="both"/>
        <w:rPr>
          <w:color w:val="000000" w:themeColor="text1"/>
          <w:sz w:val="26"/>
          <w:szCs w:val="26"/>
        </w:rPr>
      </w:pPr>
      <w:r>
        <w:rPr>
          <w:bCs/>
          <w:i/>
          <w:color w:val="000000" w:themeColor="text1"/>
          <w:sz w:val="26"/>
          <w:szCs w:val="26"/>
          <w:lang w:val="nl-NL"/>
        </w:rPr>
        <w:t xml:space="preserve">- Căn cứ Luật Xây dựng số 135/2025/QH15 ngày 10/12/2025 của Quốc hội và các văn bản hướng dẫn thi hành.</w:t>
      </w:r>
    </w:p>
    <w:p w14:paraId="2BE419D5" w14:textId="77777777" w:rsidR="002E2118" w:rsidRPr="005C6183" w:rsidRDefault="00ED48E2" w:rsidP="007E5547">
      <w:pPr>
        <w:spacing w:after="120" w:line="276" w:lineRule="auto"/>
        <w:jc w:val="both"/>
        <w:rPr>
          <w:bCs/>
          <w:i/>
          <w:color w:val="000000" w:themeColor="text1"/>
          <w:sz w:val="26"/>
          <w:szCs w:val="26"/>
          <w:lang w:val="nl-NL"/>
        </w:rPr>
      </w:pPr>
      <w:r>
        <w:rPr>
          <w:bCs/>
          <w:i/>
          <w:color w:val="000000" w:themeColor="text1"/>
          <w:sz w:val="26"/>
          <w:szCs w:val="26"/>
          <w:lang w:val="nl-NL"/>
        </w:rPr>
        <w:t xml:space="preserve">- Căn cứ vào khả năng và nhu cầu của Hai Bên.</w:t>
      </w:r>
    </w:p>
    <w:p w14:paraId="68BFC7EF" w14:textId="77777777" w:rsidR="002E2118" w:rsidRPr="005C6183" w:rsidRDefault="00ED48E2" w:rsidP="007E5547">
      <w:pPr>
        <w:spacing w:after="120" w:line="276" w:lineRule="auto"/>
        <w:jc w:val="both"/>
        <w:rPr>
          <w:color w:val="000000" w:themeColor="text1"/>
          <w:sz w:val="26"/>
          <w:szCs w:val="26"/>
          <w:lang w:val="pt-BR"/>
        </w:rPr>
      </w:pPr>
      <w:r>
        <w:rPr>
          <w:b/>
          <w:color w:val="000000" w:themeColor="text1"/>
          <w:sz w:val="26"/>
          <w:szCs w:val="26"/>
          <w:lang w:val="pt-BR"/>
        </w:rPr>
        <w:t xml:space="preserve">Hôm nay, ngày ..... tháng .... năm 2026</w:t>
      </w:r>
      <w:r>
        <w:rPr>
          <w:color w:val="000000" w:themeColor="text1"/>
          <w:sz w:val="26"/>
          <w:szCs w:val="26"/>
          <w:lang w:val="pt-BR"/>
        </w:rPr>
        <w:t xml:space="preserve">, t</w:t>
      </w:r>
      <w:r>
        <w:rPr>
          <w:color w:val="000000" w:themeColor="text1"/>
          <w:sz w:val="26"/>
          <w:szCs w:val="26"/>
          <w:lang w:val="es-ES"/>
        </w:rPr>
        <w:t xml:space="preserve">ại</w:t>
      </w:r>
      <w:r>
        <w:rPr>
          <w:color w:val="000000" w:themeColor="text1"/>
          <w:sz w:val="26"/>
          <w:szCs w:val="26"/>
          <w:lang w:val="pt-BR"/>
        </w:rPr>
        <w:t xml:space="preserve"> Văn phòng Công ty TNHH Xây dựng và Vận tải Hoàng Minh, chúng tôi gồm:</w:t>
      </w:r>
    </w:p>
    <w:tbl>
      <w:tblPr>
        <w:tblStyle w:val="TableGrid"/>
        <w:tblW w:w="9492" w:type="dxa"/>
        <w:tblLayout w:type="fixed"/>
        <w:tblLook w:val="04A0" w:firstRow="1" w:lastRow="0" w:firstColumn="1" w:lastColumn="0" w:noHBand="0" w:noVBand="1"/>
      </w:tblPr>
      <w:tblGrid>
        <w:gridCol w:w="9492"/>
      </w:tblGrid>
      <w:tr w:rsidR="002E2118" w:rsidRPr="005C6183" w14:paraId="772DB206" w14:textId="77777777">
        <w:tc>
          <w:tcPr>
            <w:tcW w:w="9492" w:type="dxa"/>
            <w:tcBorders>
              <w:top w:val="nil"/>
              <w:left w:val="nil"/>
              <w:bottom w:val="nil"/>
              <w:right w:val="nil"/>
            </w:tcBorders>
          </w:tcPr>
          <w:p w14:paraId="20660793" w14:textId="77777777" w:rsidR="002E2118" w:rsidRPr="005C6183" w:rsidRDefault="00ED48E2" w:rsidP="007E5547">
            <w:pPr>
              <w:spacing w:after="120" w:line="276" w:lineRule="auto"/>
              <w:jc w:val="both"/>
              <w:rPr>
                <w:color w:val="000000" w:themeColor="text1"/>
                <w:sz w:val="26"/>
                <w:szCs w:val="26"/>
                <w:lang w:val="nl-NL"/>
              </w:rPr>
            </w:pPr>
            <w:r>
              <w:rPr>
                <w:b/>
                <w:bCs/>
                <w:color w:val="000000" w:themeColor="text1"/>
                <w:sz w:val="26"/>
                <w:szCs w:val="26"/>
                <w:lang w:val="nl-NL"/>
              </w:rPr>
              <w:t xml:space="preserve">I. Bên A</w:t>
            </w:r>
            <w:r>
              <w:rPr>
                <w:b/>
                <w:color w:val="000000" w:themeColor="text1"/>
                <w:sz w:val="26"/>
                <w:szCs w:val="26"/>
                <w:lang w:val="nl-NL"/>
              </w:rPr>
              <w:t xml:space="preserve">: CÔNG TY CỔ PHẦN ĐẦU TƯ XÂY DỰNG VÀ KỸ THUẬT VNCN E&amp;C</w:t>
            </w:r>
          </w:p>
          <w:p w14:paraId="053D4D86" w14:textId="77777777" w:rsidR="002E2118" w:rsidRPr="005C6183" w:rsidRDefault="00ED48E2" w:rsidP="007E5547">
            <w:pPr>
              <w:pStyle w:val="GchudngVBChuyen"/>
              <w:numPr>
                <w:ilvl w:val="0"/>
                <w:numId w:val="0"/>
              </w:numPr>
              <w:tabs>
                <w:tab w:val="left" w:pos="709"/>
              </w:tabs>
              <w:spacing w:line="276" w:lineRule="auto"/>
              <w:rPr>
                <w:bCs/>
                <w:color w:val="000000" w:themeColor="text1"/>
                <w:szCs w:val="26"/>
                <w:lang w:val="vi-VN"/>
              </w:rPr>
            </w:pPr>
            <w:r>
              <w:rPr>
                <w:color w:val="000000" w:themeColor="text1"/>
                <w:szCs w:val="26"/>
                <w:lang w:val="pt-BR"/>
              </w:rPr>
              <w:t xml:space="preserve">Đại diện là</w:t>
              <w:tab/>
              <w:t xml:space="preserve">: Ông </w:t>
            </w:r>
            <w:r>
              <w:rPr>
                <w:b/>
                <w:color w:val="000000" w:themeColor="text1"/>
                <w:szCs w:val="26"/>
              </w:rPr>
              <w:t xml:space="preserve">Nguyễn Duy Quang</w:t>
            </w:r>
            <w:r>
              <w:rPr>
                <w:bCs/>
                <w:color w:val="000000" w:themeColor="text1"/>
                <w:szCs w:val="26"/>
                <w:lang w:val="vi-VN"/>
              </w:rPr>
              <w:tab/>
            </w:r>
            <w:r>
              <w:rPr>
                <w:bCs/>
                <w:color w:val="000000" w:themeColor="text1"/>
                <w:szCs w:val="26"/>
              </w:rPr>
              <w:t xml:space="preserve">           </w:t>
            </w:r>
            <w:r>
              <w:rPr>
                <w:bCs/>
                <w:color w:val="000000" w:themeColor="text1"/>
                <w:szCs w:val="26"/>
                <w:lang w:val="vi-VN"/>
              </w:rPr>
              <w:t xml:space="preserve">Chức v</w:t>
            </w:r>
            <w:r>
              <w:rPr>
                <w:bCs/>
                <w:color w:val="000000" w:themeColor="text1"/>
                <w:szCs w:val="26"/>
              </w:rPr>
              <w:t xml:space="preserve">ụ: </w:t>
            </w:r>
            <w:r>
              <w:rPr>
                <w:b/>
                <w:color w:val="000000" w:themeColor="text1"/>
                <w:szCs w:val="26"/>
              </w:rPr>
              <w:t xml:space="preserve">Tổng Giám đốc</w:t>
            </w:r>
          </w:p>
          <w:p w14:paraId="1BD3CD39" w14:textId="77777777" w:rsidR="002E2118" w:rsidRPr="005C6183" w:rsidRDefault="00ED48E2" w:rsidP="007E5547">
            <w:pPr>
              <w:spacing w:after="120" w:line="276" w:lineRule="auto"/>
              <w:jc w:val="both"/>
              <w:rPr>
                <w:color w:val="000000" w:themeColor="text1"/>
                <w:sz w:val="26"/>
                <w:szCs w:val="26"/>
                <w:lang w:val="pt-BR"/>
              </w:rPr>
            </w:pPr>
            <w:r>
              <w:rPr>
                <w:color w:val="000000" w:themeColor="text1"/>
                <w:sz w:val="26"/>
                <w:szCs w:val="26"/>
                <w:lang w:val="pt-BR"/>
              </w:rPr>
              <w:t xml:space="preserve">Địa chỉ</w:t>
              <w:tab/>
              <w:t xml:space="preserve">: </w:t>
            </w:r>
            <w:r>
              <w:rPr>
                <w:bCs/>
                <w:color w:val="000000" w:themeColor="text1"/>
                <w:sz w:val="26"/>
                <w:szCs w:val="26"/>
                <w:lang w:val="vi-VN"/>
              </w:rPr>
              <w:t xml:space="preserve">Tầng</w:t>
            </w:r>
            <w:r>
              <w:rPr>
                <w:bCs/>
                <w:color w:val="000000" w:themeColor="text1"/>
                <w:sz w:val="26"/>
                <w:szCs w:val="26"/>
              </w:rPr>
              <w:t xml:space="preserve"> 18, T</w:t>
            </w:r>
            <w:r>
              <w:rPr>
                <w:bCs/>
                <w:color w:val="000000" w:themeColor="text1"/>
                <w:sz w:val="26"/>
                <w:szCs w:val="26"/>
                <w:lang w:val="vi-VN"/>
              </w:rPr>
              <w:t xml:space="preserve">òa nhà Vinaconex</w:t>
            </w:r>
            <w:r>
              <w:rPr>
                <w:bCs/>
                <w:color w:val="000000" w:themeColor="text1"/>
                <w:sz w:val="26"/>
                <w:szCs w:val="26"/>
              </w:rPr>
              <w:t xml:space="preserve">, </w:t>
            </w:r>
            <w:r>
              <w:rPr>
                <w:bCs/>
                <w:color w:val="000000" w:themeColor="text1"/>
                <w:sz w:val="26"/>
                <w:szCs w:val="26"/>
                <w:lang w:val="vi-VN"/>
              </w:rPr>
              <w:t xml:space="preserve">Số 34 Láng Hạ, Phường Láng, Hà Nội</w:t>
            </w:r>
            <w:r>
              <w:rPr>
                <w:bCs/>
                <w:color w:val="000000" w:themeColor="text1"/>
                <w:sz w:val="26"/>
                <w:szCs w:val="26"/>
              </w:rPr>
              <w:t xml:space="preserve">.</w:t>
            </w:r>
          </w:p>
          <w:p w14:paraId="2774B862" w14:textId="77777777" w:rsidR="002E2118" w:rsidRPr="005C6183" w:rsidRDefault="00ED48E2" w:rsidP="007E5547">
            <w:pPr>
              <w:spacing w:after="120" w:line="276" w:lineRule="auto"/>
              <w:rPr>
                <w:color w:val="000000" w:themeColor="text1"/>
                <w:sz w:val="26"/>
                <w:szCs w:val="26"/>
                <w:lang w:val="pt-BR"/>
              </w:rPr>
            </w:pPr>
            <w:r>
              <w:rPr>
                <w:color w:val="000000" w:themeColor="text1"/>
                <w:sz w:val="26"/>
                <w:szCs w:val="26"/>
                <w:lang w:val="pt-BR"/>
              </w:rPr>
              <w:t xml:space="preserve">Mã số thuế</w:t>
              <w:tab/>
              <w:t xml:space="preserve">: </w:t>
            </w:r>
            <w:r>
              <w:rPr>
                <w:bCs/>
                <w:color w:val="000000" w:themeColor="text1"/>
                <w:sz w:val="26"/>
                <w:szCs w:val="26"/>
              </w:rPr>
              <w:t xml:space="preserve">0102261441</w:t>
            </w:r>
          </w:p>
          <w:p w14:paraId="43D255AD" w14:textId="77777777" w:rsidR="002E2118" w:rsidRPr="005C6183" w:rsidRDefault="00ED48E2" w:rsidP="007E5547">
            <w:pPr>
              <w:spacing w:after="120" w:line="276" w:lineRule="auto"/>
              <w:rPr>
                <w:color w:val="000000" w:themeColor="text1"/>
                <w:sz w:val="26"/>
                <w:szCs w:val="26"/>
                <w:lang w:val="pl-PL"/>
              </w:rPr>
            </w:pPr>
            <w:r>
              <w:rPr>
                <w:color w:val="000000" w:themeColor="text1"/>
                <w:sz w:val="26"/>
                <w:szCs w:val="26"/>
                <w:lang w:val="pl-PL"/>
              </w:rPr>
              <w:t xml:space="preserve">Tài khoản số : </w:t>
            </w:r>
            <w:r>
              <w:rPr>
                <w:rFonts w:eastAsia="Calibri"/>
                <w:bCs/>
                <w:color w:val="000000" w:themeColor="text1"/>
                <w:sz w:val="26"/>
                <w:szCs w:val="26"/>
              </w:rPr>
              <w:t xml:space="preserve">0491 0015 72401 tại Ngân hàng Vietcombank, chi nhánh Thăng Long.</w:t>
            </w:r>
          </w:p>
        </w:tc>
      </w:tr>
      <w:tr w:rsidR="002E2118" w:rsidRPr="005C6183" w14:paraId="25819A37" w14:textId="77777777">
        <w:tc>
          <w:tcPr>
            <w:tcW w:w="9492" w:type="dxa"/>
            <w:tcBorders>
              <w:top w:val="nil"/>
              <w:left w:val="nil"/>
              <w:bottom w:val="nil"/>
              <w:right w:val="nil"/>
            </w:tcBorders>
          </w:tcPr>
          <w:p w14:paraId="2F138AC4" w14:textId="77777777" w:rsidR="002E2118" w:rsidRPr="005C6183" w:rsidRDefault="00ED48E2" w:rsidP="007E5547">
            <w:pPr>
              <w:spacing w:after="120" w:line="276" w:lineRule="auto"/>
              <w:jc w:val="both"/>
              <w:rPr>
                <w:b/>
                <w:bCs/>
                <w:color w:val="000000" w:themeColor="text1"/>
                <w:sz w:val="26"/>
                <w:szCs w:val="26"/>
              </w:rPr>
            </w:pPr>
            <w:r>
              <w:rPr>
                <w:b/>
                <w:color w:val="000000" w:themeColor="text1"/>
                <w:sz w:val="26"/>
                <w:szCs w:val="26"/>
              </w:rPr>
              <w:t xml:space="preserve">II. Bên B: </w:t>
            </w:r>
            <w:r>
              <w:rPr>
                <w:b/>
                <w:bCs/>
                <w:color w:val="000000" w:themeColor="text1"/>
                <w:sz w:val="26"/>
                <w:szCs w:val="26"/>
              </w:rPr>
              <w:t xml:space="preserve">CÔNG TY TNHH XÂY DỰNG VÀ VẬN TẢI HOÀNG MINH</w:t>
            </w:r>
          </w:p>
          <w:p w14:paraId="1BBF3AFA"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lang w:val="pt-BR"/>
              </w:rPr>
              <w:t xml:space="preserve">Đại diện là</w:t>
              <w:tab/>
              <w:t xml:space="preserve">: Ông </w:t>
            </w:r>
            <w:r>
              <w:rPr>
                <w:b/>
                <w:color w:val="000000" w:themeColor="text1"/>
                <w:sz w:val="26"/>
                <w:szCs w:val="26"/>
                <w:lang w:val="pt-BR"/>
              </w:rPr>
              <w:t xml:space="preserve">Nguyễn Hữu Tuấn</w:t>
            </w:r>
            <w:r>
              <w:rPr>
                <w:color w:val="000000" w:themeColor="text1"/>
                <w:sz w:val="26"/>
                <w:szCs w:val="26"/>
                <w:lang w:val="pt-BR"/>
              </w:rPr>
              <w:t xml:space="preserve">  </w:t>
              <w:tab/>
              <w:tab/>
              <w:t xml:space="preserve"> Chức vụ: </w:t>
            </w:r>
            <w:r>
              <w:rPr>
                <w:b/>
                <w:color w:val="000000" w:themeColor="text1"/>
                <w:sz w:val="26"/>
                <w:szCs w:val="26"/>
                <w:lang w:val="pt-BR"/>
              </w:rPr>
              <w:t xml:space="preserve">Phó Giám đốc</w:t>
            </w:r>
          </w:p>
          <w:p w14:paraId="12463E06" w14:textId="77777777" w:rsidR="002E2118" w:rsidRPr="005C6183" w:rsidRDefault="00ED48E2" w:rsidP="007E5547">
            <w:pPr>
              <w:spacing w:after="120" w:line="276" w:lineRule="auto"/>
              <w:jc w:val="both"/>
              <w:rPr>
                <w:color w:val="000000" w:themeColor="text1"/>
                <w:sz w:val="26"/>
                <w:szCs w:val="26"/>
              </w:rPr>
            </w:pPr>
            <w:r>
              <w:rPr>
                <w:bCs/>
                <w:i/>
                <w:color w:val="000000" w:themeColor="text1"/>
                <w:sz w:val="26"/>
                <w:szCs w:val="26"/>
              </w:rPr>
              <w:t xml:space="preserve">(Theo Giấy ủy quyền số: 02/UQ-2025 ngày 02/08/2025)</w:t>
            </w:r>
          </w:p>
          <w:p w14:paraId="2BC61E4F"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lang w:val="pt-BR"/>
              </w:rPr>
              <w:t xml:space="preserve">Địa chỉ</w:t>
              <w:tab/>
              <w:t xml:space="preserve">: Số 41 phố Mai Dịch, phường Phú Diễn, TP. Hà Nội, Việt Nam.</w:t>
            </w:r>
          </w:p>
          <w:p w14:paraId="6A858407"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lang w:val="pt-BR"/>
              </w:rPr>
              <w:t xml:space="preserve">Điện thoại</w:t>
              <w:tab/>
              <w:t xml:space="preserve">: 0243 837 0173</w:t>
              <w:tab/>
            </w:r>
          </w:p>
          <w:p w14:paraId="1F26FDC0" w14:textId="77777777" w:rsidR="002E2118" w:rsidRPr="005C6183" w:rsidRDefault="00ED48E2" w:rsidP="007E5547">
            <w:pPr>
              <w:spacing w:after="120" w:line="276" w:lineRule="auto"/>
              <w:rPr>
                <w:color w:val="000000" w:themeColor="text1"/>
                <w:sz w:val="26"/>
                <w:szCs w:val="26"/>
                <w:lang w:val="pt-BR"/>
              </w:rPr>
            </w:pPr>
            <w:r>
              <w:rPr>
                <w:color w:val="000000" w:themeColor="text1"/>
                <w:sz w:val="26"/>
                <w:szCs w:val="26"/>
                <w:lang w:val="pt-BR"/>
              </w:rPr>
              <w:t xml:space="preserve">Mã số thuế</w:t>
              <w:tab/>
              <w:t xml:space="preserve">: 0101334418</w:t>
              <w:tab/>
              <w:tab/>
            </w:r>
          </w:p>
          <w:p w14:paraId="35E1763C" w14:textId="77777777" w:rsidR="002E2118" w:rsidRPr="005C6183" w:rsidRDefault="00ED48E2" w:rsidP="007E5547">
            <w:pPr>
              <w:spacing w:after="120" w:line="276" w:lineRule="auto"/>
              <w:rPr>
                <w:color w:val="000000" w:themeColor="text1"/>
                <w:sz w:val="26"/>
                <w:szCs w:val="26"/>
              </w:rPr>
            </w:pPr>
            <w:r>
              <w:rPr>
                <w:color w:val="000000" w:themeColor="text1"/>
                <w:sz w:val="26"/>
                <w:szCs w:val="26"/>
                <w:lang w:val="pl-PL"/>
              </w:rPr>
              <w:t xml:space="preserve">Tài khoản số</w:t>
              <w:tab/>
              <w:t xml:space="preserve">: 1146 3951 5555</w:t>
            </w:r>
            <w:r>
              <w:rPr>
                <w:color w:val="000000" w:themeColor="text1"/>
                <w:sz w:val="26"/>
                <w:szCs w:val="26"/>
              </w:rPr>
              <w:t xml:space="preserve"> tại </w:t>
            </w:r>
            <w:r>
              <w:rPr>
                <w:color w:val="000000" w:themeColor="text1"/>
                <w:sz w:val="26"/>
                <w:szCs w:val="26"/>
                <w:lang w:val="pl-PL"/>
              </w:rPr>
              <w:t xml:space="preserve">Ngân hàng Vietinbank - CN Nam Tây Hà Nội – PGD Bắc Từ Liêm</w:t>
            </w:r>
          </w:p>
        </w:tc>
      </w:tr>
    </w:tbl>
    <w:p w14:paraId="7805EF38" w14:textId="77777777" w:rsidR="002E2118" w:rsidRPr="005C6183" w:rsidRDefault="00ED48E2" w:rsidP="007E5547">
      <w:pPr>
        <w:spacing w:after="120" w:line="276" w:lineRule="auto"/>
        <w:jc w:val="both"/>
        <w:rPr>
          <w:b/>
          <w:color w:val="000000" w:themeColor="text1"/>
          <w:sz w:val="26"/>
          <w:szCs w:val="26"/>
        </w:rPr>
      </w:pPr>
      <w:r>
        <w:rPr>
          <w:b/>
          <w:color w:val="000000" w:themeColor="text1"/>
          <w:sz w:val="26"/>
          <w:szCs w:val="26"/>
        </w:rPr>
        <w:t xml:space="preserve">Hai Bên thống nhất ký kết hợp đồng nguyên tắc theo các điều khoản dưới đây:</w:t>
      </w:r>
    </w:p>
    <w:p w14:paraId="16B71CE0"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ĐIỀU 1: NỘI DUNG HỢP ĐỒNG</w:t>
      </w:r>
      <w:r>
        <w:rPr>
          <w:rFonts w:ascii="Times New Roman" w:hAnsi="Times New Roman" w:cs="Times New Roman"/>
          <w:b/>
          <w:bCs/>
          <w:color w:val="000000" w:themeColor="text1"/>
          <w:lang w:val="nl-NL"/>
        </w:rPr>
        <w:t xml:space="preserve">        </w:t>
        <w:tab/>
        <w:t xml:space="preserve">  </w:t>
      </w:r>
    </w:p>
    <w:p w14:paraId="09DB75A6"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1.1. Nội dung hợp đồng:</w:t>
      </w:r>
    </w:p>
    <w:p w14:paraId="433D2497" w14:textId="06AF53F7" w:rsidR="00845E61" w:rsidRPr="005C6183" w:rsidRDefault="00ED48E2" w:rsidP="007E5547">
      <w:pPr>
        <w:spacing w:after="120" w:line="276" w:lineRule="auto"/>
        <w:jc w:val="both"/>
        <w:rPr>
          <w:iCs/>
          <w:color w:val="000000" w:themeColor="text1"/>
          <w:sz w:val="26"/>
          <w:szCs w:val="26"/>
        </w:rPr>
      </w:pPr>
      <w:r>
        <w:rPr>
          <w:rStyle w:val="Emphasis"/>
          <w:i w:val="0"/>
          <w:color w:val="000000" w:themeColor="text1"/>
          <w:sz w:val="26"/>
          <w:szCs w:val="26"/>
        </w:rPr>
        <w:t xml:space="preserve">Bên A thuê và Bên B đồng ý cung cấp máy móc, thiết bị, nhân công để thực hiện các công việc đào đất, vận chuyển và đổ thải tại dự án </w:t>
      </w:r>
      <w:r>
        <w:rPr>
          <w:bCs/>
          <w:iCs/>
          <w:color w:val="000000" w:themeColor="text1"/>
          <w:sz w:val="26"/>
          <w:szCs w:val="26"/>
          <w:lang w:eastAsia="en-GB"/>
        </w:rPr>
        <w:t xml:space="preserve">Nhà ở cho lực lượng vũ trang Công an nhân dân (Nhà ở xã hội cho cán bộ, chiến sỹ công an) tại ô đất C3-ODK3 và C3-ODK4 thuộc quy hoạch phân khu đô thị H2-4, phường Yên Sở, thành phố Hà Nội, cụ thể như sau:</w:t>
      </w:r>
    </w:p>
    <w:p w14:paraId="1BB1930B" w14:textId="6DA34CE9" w:rsidR="00845E61"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a) Đào xúc và vận chuyển đất thải, mùn khoan</w:t>
      </w:r>
      <w:r>
        <w:rPr>
          <w:color w:val="000000" w:themeColor="text1"/>
          <w:sz w:val="26"/>
          <w:szCs w:val="26"/>
          <w:highlight w:val="yellow"/>
        </w:rPr>
        <w:t xml:space="preserve"> cọc khoan nhồi</w:t>
      </w:r>
      <w:del w:id="9001" w:author="Claude R8" w:date="2026-10-09T00:00:00Z">
        <w:r>
          <w:rPr>
            <w:color w:val="000000" w:themeColor="text1"/>
            <w:sz w:val="26"/>
            <w:szCs w:val="26"/>
          </w:rPr>
          <w:delText xml:space="preserve">, vật liệu san lấp bãi đổ đúng quy định pháp luật;</w:delText>
        </w:r>
      </w:del>
      <w:ins w:id="9002" w:author="Claude R8" w:date="2026-10-09T00:00:00Z">
        <w:r>
          <w:rPr>
            <w:color w:val="000000" w:themeColor="text1"/>
            <w:sz w:val="26"/>
            <w:szCs w:val="26"/>
          </w:rPr>
          <w:t xml:space="preserve">, vật liệu san lấp đến bãi đổ đúng quy định pháp luật;</w:t>
        </w:r>
      </w:ins>
    </w:p>
    <w:p w14:paraId="0662CCD7" w14:textId="4F4FE7F7" w:rsidR="00845E61"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b) Đào đất móng và hầm, trung chuyển đất trong nội bộ công trường;</w:t>
      </w:r>
    </w:p>
    <w:p w14:paraId="1758FE4B" w14:textId="77777777" w:rsidR="00845E61"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c) Đục và vận chuyển bê tông đầu cọc khoan nhồi;</w:t>
      </w:r>
    </w:p>
    <w:p w14:paraId="4C2040D6" w14:textId="77777777" w:rsidR="00845E61"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d) Đắp đất móng, hầm, san lấp mặt bằng bằng đất đào tận dụng;</w:t>
      </w:r>
    </w:p>
    <w:p w14:paraId="0C64376C" w14:textId="1087D6AE" w:rsidR="00845E61"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đ) Vận chuyển đổ thải tại bãi đổ đúng quy định pháp luật.</w:t>
      </w:r>
    </w:p>
    <w:p w14:paraId="01482097" w14:textId="41BD0FA9"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Đối với đất thải, mùn khoan</w:t>
      </w:r>
      <w:r>
        <w:rPr>
          <w:color w:val="000000" w:themeColor="text1"/>
          <w:sz w:val="26"/>
          <w:szCs w:val="26"/>
          <w:highlight w:val="yellow"/>
        </w:rPr>
        <w:t xml:space="preserve"> cọc khoan nhồi,</w:t>
      </w:r>
      <w:r>
        <w:rPr>
          <w:color w:val="000000" w:themeColor="text1"/>
          <w:sz w:val="26"/>
          <w:szCs w:val="26"/>
        </w:rPr>
        <w:t xml:space="preserve"> Bên B có trách nhiệm thu gom, xử lý tách nước, dồn đống phơi khô… đảm bảo yêu cầu kỹ thuật trước khi vận chuyển đổ vào bãi đổ thải </w:t>
      </w:r>
      <w:del w:id="9003" w:author="Claude R8" w:date="2026-10-09T00:00:00Z">
        <w:r>
          <w:rPr>
            <w:color w:val="000000" w:themeColor="text1"/>
            <w:sz w:val="26"/>
            <w:szCs w:val="26"/>
          </w:rPr>
          <w:delText xml:space="preserve">theo quy định cuả pháp luật.</w:delText>
        </w:r>
      </w:del>
      <w:ins w:id="9004" w:author="Claude R8" w:date="2026-10-09T00:00:00Z">
        <w:r>
          <w:rPr>
            <w:color w:val="000000" w:themeColor="text1"/>
            <w:sz w:val="26"/>
            <w:szCs w:val="26"/>
          </w:rPr>
          <w:t xml:space="preserve">theo quy định của pháp luật.</w:t>
        </w:r>
      </w:ins>
      <w:r>
        <w:rPr>
          <w:color w:val="000000" w:themeColor="text1"/>
          <w:sz w:val="26"/>
          <w:szCs w:val="26"/>
        </w:rPr>
        <w:t xml:space="preserve"> </w:t>
      </w:r>
      <w:r>
        <w:rPr>
          <w:bCs/>
          <w:iCs/>
          <w:color w:val="000000" w:themeColor="text1"/>
          <w:sz w:val="26"/>
          <w:szCs w:val="26"/>
          <w:lang w:eastAsia="en-GB"/>
        </w:rPr>
        <w:t xml:space="preserve">Phạm vi, khối lượng, đơn giá, tiến độ và các nội dung chi tiết của từng phần công việc do đại diện có thẩm quyền của Hai Bên thỏa thuận bằng văn bản.</w:t>
      </w:r>
    </w:p>
    <w:p w14:paraId="49DE567D" w14:textId="029CE34B" w:rsidR="00EB0197" w:rsidRPr="005C6183" w:rsidRDefault="00EB0197" w:rsidP="007E5547">
      <w:pPr>
        <w:spacing w:after="120" w:line="276" w:lineRule="auto"/>
        <w:jc w:val="both"/>
        <w:rPr>
          <w:iCs/>
          <w:color w:val="000000" w:themeColor="text1"/>
          <w:sz w:val="26"/>
          <w:szCs w:val="26"/>
        </w:rPr>
      </w:pPr>
      <w:r>
        <w:rPr>
          <w:bCs/>
          <w:iCs/>
          <w:color w:val="000000" w:themeColor="text1"/>
          <w:sz w:val="26"/>
          <w:szCs w:val="26"/>
          <w:lang w:eastAsia="en-GB"/>
        </w:rPr>
        <w:t xml:space="preserve">Bên B có trách nhiệm xem xét, tìm hiểu, đánh giá toàn bộ các vật liệu, chất thải thuộc nội dung công việc tại các điểm a), c) nêu trên và được hiểu là Bên B có đủ năng lực, chuyên môn, kinh nghiệm, hiểu biết về các loại vật liệu, chất thải này để tìm kiếm bãi đổ theo đúng quy trình, quy định của pháp luật về môi trường và hoàn toàn chịu trách nhiệm trước pháp luật và Bên A về nội dung công việc thực hiện của mình.</w:t>
      </w:r>
    </w:p>
    <w:p w14:paraId="4716FD9F"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1.2. Đơn giá:</w:t>
      </w:r>
    </w:p>
    <w:p w14:paraId="580CA284"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Đơn giá là đơn giá cố định, không điều chỉnh trong suốt thời gian thực hiện hợp đồng. </w:t>
      </w:r>
    </w:p>
    <w:p w14:paraId="77C37A8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1.3. Khối lượng:</w:t>
      </w:r>
    </w:p>
    <w:p w14:paraId="21400E9E" w14:textId="2C70518C" w:rsidR="002E2118" w:rsidRPr="005C6183" w:rsidRDefault="00ED48E2" w:rsidP="007E5547">
      <w:pPr>
        <w:pStyle w:val="ListParagraph"/>
        <w:spacing w:after="120"/>
        <w:ind w:left="0"/>
        <w:jc w:val="both"/>
        <w:rPr>
          <w:color w:val="000000" w:themeColor="text1"/>
          <w:sz w:val="26"/>
          <w:szCs w:val="26"/>
        </w:rPr>
      </w:pPr>
      <w:r>
        <w:rPr>
          <w:color w:val="000000" w:themeColor="text1"/>
          <w:sz w:val="26"/>
          <w:szCs w:val="26"/>
          <w:lang w:val="en-US"/>
        </w:rPr>
        <w:t xml:space="preserve">Theo khối </w:t>
      </w:r>
      <w:r>
        <w:rPr>
          <w:color w:val="000000" w:themeColor="text1"/>
          <w:sz w:val="26"/>
          <w:szCs w:val="26"/>
        </w:rPr>
        <w:t xml:space="preserve">lượng</w:t>
      </w:r>
      <w:r>
        <w:rPr>
          <w:color w:val="000000" w:themeColor="text1"/>
          <w:sz w:val="26"/>
          <w:szCs w:val="26"/>
          <w:lang w:val="en-US"/>
        </w:rPr>
        <w:t xml:space="preserve"> thực tế hoàn thành được Bên A xác nhận, xác định bằng phương pháp đo đạc cao độ trước và sau khi thi công (theo khối chặt).</w:t>
      </w:r>
    </w:p>
    <w:p w14:paraId="317D9632"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1.4. Giá trị hợp đồng:</w:t>
      </w:r>
    </w:p>
    <w:p w14:paraId="39F7CAFD" w14:textId="50F73F90" w:rsidR="002E2118" w:rsidRPr="005C6183" w:rsidRDefault="00ED48E2" w:rsidP="007E5547">
      <w:pPr>
        <w:spacing w:after="120" w:line="276" w:lineRule="auto"/>
        <w:jc w:val="both"/>
        <w:rPr>
          <w:color w:val="000000" w:themeColor="text1"/>
          <w:sz w:val="26"/>
          <w:szCs w:val="26"/>
        </w:rPr>
      </w:pPr>
      <w:r>
        <w:rPr>
          <w:iCs/>
          <w:color w:val="000000" w:themeColor="text1"/>
          <w:sz w:val="26"/>
          <w:szCs w:val="26"/>
        </w:rPr>
        <w:t xml:space="preserve">Giá trị hợp đồng là giá trị tạm tính. Giá trị quyết toán bằng khối lượng thực tế hoàn thành được Bên A xác nhận nhân với đơn giá cố định của hợp đồng.</w:t>
      </w:r>
    </w:p>
    <w:p w14:paraId="7233290B" w14:textId="77777777" w:rsidR="00845E61"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1.5. Thời gian bắt đầu triển khai:</w:t>
      </w:r>
    </w:p>
    <w:p w14:paraId="2FBA82BC" w14:textId="68FEA120" w:rsidR="00845E61" w:rsidRPr="005C6183" w:rsidRDefault="00ED48E2" w:rsidP="007E5547">
      <w:pPr>
        <w:spacing w:after="120" w:line="276" w:lineRule="auto"/>
        <w:jc w:val="both"/>
        <w:rPr>
          <w:color w:val="000000" w:themeColor="text1"/>
          <w:sz w:val="26"/>
          <w:szCs w:val="26"/>
        </w:rPr>
      </w:pPr>
      <w:r>
        <w:rPr>
          <w:iCs/>
          <w:color w:val="000000" w:themeColor="text1"/>
          <w:sz w:val="26"/>
          <w:szCs w:val="26"/>
        </w:rPr>
        <w:t xml:space="preserve">Bên B bắt đầu triển khai công việc từ ngày hai bên ký hợp đồng.</w:t>
      </w:r>
    </w:p>
    <w:p w14:paraId="213623F7"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ĐIỀU 2: NGHIỆM THU</w:t>
      </w:r>
    </w:p>
    <w:p w14:paraId="350E810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2.1. Thời gian nghiệm thu:   </w:t>
      </w:r>
    </w:p>
    <w:p w14:paraId="08783878" w14:textId="77777777" w:rsidR="002E2118" w:rsidRPr="005C6183" w:rsidRDefault="00ED48E2" w:rsidP="007E5547">
      <w:pPr>
        <w:spacing w:after="120" w:line="276" w:lineRule="auto"/>
        <w:jc w:val="both"/>
        <w:rPr>
          <w:rStyle w:val="Emphasis"/>
          <w:b/>
          <w:i w:val="0"/>
          <w:color w:val="000000" w:themeColor="text1"/>
          <w:sz w:val="26"/>
          <w:szCs w:val="26"/>
          <w:lang w:val="nl-NL"/>
        </w:rPr>
      </w:pPr>
      <w:r>
        <w:rPr>
          <w:iCs/>
          <w:color w:val="000000" w:themeColor="text1"/>
          <w:sz w:val="26"/>
          <w:szCs w:val="26"/>
        </w:rPr>
        <w:t xml:space="preserve">Từ ngày 25 đến ngày 30 hằng tháng, Hai Bên nghiệm thu khối lượng, giá trị Bên B đã hoàn thành. Căn cứ biên bản nghiệm thu</w:t>
      </w:r>
      <w:r>
        <w:rPr>
          <w:rStyle w:val="Emphasis"/>
          <w:i w:val="0"/>
          <w:color w:val="000000" w:themeColor="text1"/>
          <w:sz w:val="26"/>
          <w:szCs w:val="26"/>
        </w:rPr>
        <w:t xml:space="preserve">, Bên B xuất hóa đơn GTGT cho Bên A.</w:t>
      </w:r>
    </w:p>
    <w:p w14:paraId="071B080C"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2.2. Căn cứ nghiệm thu:</w:t>
      </w:r>
    </w:p>
    <w:p w14:paraId="33106D88"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Căn cứ nghiệm thu là khối lượng thực tế hoàn thành tại công trường được xác nhận theo khoản 1.3.</w:t>
      </w:r>
    </w:p>
    <w:p w14:paraId="1846C497"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ĐIỀU 3: THANH TOÁN</w:t>
      </w:r>
    </w:p>
    <w:p w14:paraId="6DF08196"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3.1. Tạm ứng, bảo đảm thực hiện hợp đồng:</w:t>
      </w:r>
    </w:p>
    <w:p w14:paraId="3EA84231" w14:textId="77777777" w:rsidR="002E2118" w:rsidRPr="005C6183" w:rsidRDefault="00ED48E2" w:rsidP="007E5547">
      <w:pPr>
        <w:spacing w:after="120" w:line="276" w:lineRule="auto"/>
        <w:jc w:val="both"/>
        <w:rPr>
          <w:color w:val="000000" w:themeColor="text1"/>
          <w:sz w:val="26"/>
          <w:szCs w:val="26"/>
          <w:lang w:val="nl-NL"/>
        </w:rPr>
      </w:pPr>
      <w:r>
        <w:rPr>
          <w:color w:val="000000" w:themeColor="text1"/>
          <w:sz w:val="26"/>
          <w:szCs w:val="26"/>
          <w:lang w:val="nl-NL"/>
        </w:rPr>
        <w:t xml:space="preserve">Không áp dụng bảo lãnh tạm ứng và bảo lãnh thực hiện hợp đồng.</w:t>
      </w:r>
    </w:p>
    <w:p w14:paraId="58001E74" w14:textId="4C941845" w:rsidR="002E2118" w:rsidRPr="005C6183" w:rsidRDefault="00ED48E2" w:rsidP="007E5547">
      <w:pPr>
        <w:spacing w:after="120" w:line="276" w:lineRule="auto"/>
        <w:jc w:val="both"/>
        <w:rPr>
          <w:color w:val="000000" w:themeColor="text1"/>
          <w:sz w:val="26"/>
          <w:szCs w:val="26"/>
        </w:rPr>
      </w:pPr>
      <w:r>
        <w:rPr>
          <w:iCs/>
          <w:color w:val="000000" w:themeColor="text1"/>
          <w:sz w:val="26"/>
          <w:szCs w:val="26"/>
        </w:rPr>
        <w:t xml:space="preserve">a) Tạm ứng: Bên A tạm ứng cho Bên B 500.000.000 (năm trăm triệu) đồng khi Bên B đáp ứng đủ các điều kiện: (i) đã huy động đủ 05 (năm) thiết bị gồm 03 (ba) máy xúc và 02 (hai) xe ben về công trường, được Hai Bên xác nhận bằng biên bản; (ii) đã cung cấp </w:t>
      </w:r>
      <w:del w:id="9005" w:author="Claude R8" w:date="2026-10-09T00:00:00Z">
        <w:r>
          <w:rPr>
            <w:iCs/>
            <w:color w:val="000000" w:themeColor="text1"/>
            <w:sz w:val="26"/>
            <w:szCs w:val="26"/>
          </w:rPr>
          <w:delText xml:space="preserve">Hợp đồng hợp lệ với với Công ty</w:delText>
        </w:r>
      </w:del>
      <w:ins w:id="9006" w:author="Claude R8" w:date="2026-10-09T00:00:00Z">
        <w:r>
          <w:rPr>
            <w:iCs/>
            <w:color w:val="000000" w:themeColor="text1"/>
            <w:sz w:val="26"/>
            <w:szCs w:val="26"/>
          </w:rPr>
          <w:t xml:space="preserve">hợp đồng hợp lệ với Công ty</w:t>
        </w:r>
      </w:ins>
      <w:r>
        <w:rPr>
          <w:iCs/>
          <w:color w:val="000000" w:themeColor="text1"/>
          <w:sz w:val="26"/>
          <w:szCs w:val="26"/>
        </w:rPr>
        <w:t xml:space="preserve"> CP Xử lý chất thải xây dựng và Đầu tư phát triển môi trường Hà Nội (Đơn vị quản lý Bãi tiếp nhận, xử lý chôn lấp phế thải xây dựng Nguyên Khê) hoặc các bãi đổ hợp pháp khác được Bên A phê duyệt và chấp thuận. Bên A chuyển tiền tạm ứng trong vòng 07 (bảy) ngày làm việc kể từ ngày nhận đủ đề nghị tạm ứng và hồ sơ chứng minh các điều kiện nêu trên.</w:t>
      </w:r>
    </w:p>
    <w:p w14:paraId="179D1B04" w14:textId="5591AB0D" w:rsidR="002E2118" w:rsidRPr="00FD2F69" w:rsidRDefault="00ED48E2" w:rsidP="007E5547">
      <w:pPr>
        <w:spacing w:after="120" w:line="276" w:lineRule="auto"/>
        <w:jc w:val="both"/>
        <w:rPr>
          <w:iCs/>
          <w:color w:val="000000" w:themeColor="text1"/>
          <w:sz w:val="26"/>
          <w:szCs w:val="26"/>
        </w:rPr>
      </w:pPr>
      <w:r>
        <w:rPr>
          <w:iCs/>
          <w:color w:val="000000" w:themeColor="text1"/>
          <w:sz w:val="26"/>
          <w:szCs w:val="26"/>
        </w:rPr>
        <w:t xml:space="preserve">b) Thu hồi tạm ứng: Số tiền khấu trừ tạm ứng = Giá trị đề nghị thanh toán của đợt đó x (Tổng số tiền đã tạm ứng / Tổng giá trị hợp đồng). Tiền tạm ứng sẽ được thu hồi toàn bộ (thu hồi hết) khi tổng giá trị thanh toán lũy kế </w:t>
      </w:r>
      <w:del w:id="9007" w:author="Claude R8" w:date="2026-10-09T00:00:00Z">
        <w:r>
          <w:rPr>
            <w:iCs/>
            <w:color w:val="000000" w:themeColor="text1"/>
            <w:sz w:val="26"/>
            <w:szCs w:val="26"/>
          </w:rPr>
          <w:delText xml:space="preserve">đạt đến 80% giá trị hợp đồng..</w:delText>
        </w:r>
      </w:del>
      <w:ins w:id="9008" w:author="Claude R8" w:date="2026-10-09T00:00:00Z">
        <w:r>
          <w:rPr>
            <w:iCs/>
            <w:color w:val="000000" w:themeColor="text1"/>
            <w:sz w:val="26"/>
            <w:szCs w:val="26"/>
          </w:rPr>
          <w:t xml:space="preserve">đạt đến 80% giá trị hợp đồng; tại đợt thanh toán đó, Bên A khấu trừ toàn bộ phần tạm ứng còn lại chưa thu hồi.</w:t>
        </w:r>
      </w:ins>
      <w:r>
        <w:rPr>
          <w:iCs/>
          <w:color w:val="000000" w:themeColor="text1"/>
          <w:sz w:val="26"/>
          <w:szCs w:val="26"/>
        </w:rPr>
        <w:t xml:space="preserve"> Trường hợp hợp đồng chấm dứt khi tạm ứng chưa được thu hồi đủ, Bên B phải hoàn trả phần còn lại trong vòng 10 (mười) ngày kể từ ngày nhận yêu cầu của Bên A; quá thời hạn này, Bên B phải trả lãi chậm trả theo quy định của pháp luật.</w:t>
      </w:r>
    </w:p>
    <w:p w14:paraId="012217E3" w14:textId="77777777" w:rsidR="002E2118" w:rsidRPr="005C6183" w:rsidRDefault="00ED48E2" w:rsidP="007E5547">
      <w:pPr>
        <w:spacing w:after="120" w:line="276" w:lineRule="auto"/>
        <w:jc w:val="both"/>
        <w:rPr>
          <w:color w:val="000000" w:themeColor="text1"/>
          <w:sz w:val="26"/>
          <w:szCs w:val="26"/>
        </w:rPr>
      </w:pPr>
      <w:r>
        <w:rPr>
          <w:iCs/>
          <w:color w:val="000000" w:themeColor="text1"/>
          <w:sz w:val="26"/>
          <w:szCs w:val="26"/>
        </w:rPr>
        <w:t xml:space="preserve">c) Bảo đảm thực hiện hợp đồng: Bên B bảo đảm thực hiện hợp đồng bằng việc huy động thiết bị đến công trường. Thiết bị chỉ được giải tán khi Bên B hoàn thành công việc hoặc được Bên A chấp thuận bằng văn bản.</w:t>
      </w:r>
    </w:p>
    <w:p w14:paraId="13FB121F"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3.2. Thanh toán: </w:t>
      </w:r>
    </w:p>
    <w:p w14:paraId="21F2DAA6" w14:textId="36BFFB07" w:rsidR="002E2118" w:rsidRPr="005C6183" w:rsidRDefault="00ED48E2" w:rsidP="007E5547">
      <w:pPr>
        <w:spacing w:after="120" w:line="276" w:lineRule="auto"/>
        <w:jc w:val="both"/>
        <w:rPr>
          <w:color w:val="000000" w:themeColor="text1"/>
          <w:sz w:val="26"/>
          <w:szCs w:val="26"/>
        </w:rPr>
      </w:pPr>
      <w:r>
        <w:rPr>
          <w:iCs/>
          <w:color w:val="000000" w:themeColor="text1"/>
          <w:sz w:val="26"/>
          <w:szCs w:val="26"/>
        </w:rPr>
        <w:t xml:space="preserve">Thanh toán định kỳ hằng tháng đến </w:t>
      </w:r>
      <w:r>
        <w:rPr>
          <w:iCs/>
          <w:color w:val="000000" w:themeColor="text1"/>
          <w:sz w:val="26"/>
          <w:szCs w:val="26"/>
          <w:highlight w:val="yellow"/>
        </w:rPr>
        <w:t xml:space="preserve">90%</w:t>
      </w:r>
      <w:r>
        <w:rPr>
          <w:iCs/>
          <w:color w:val="000000" w:themeColor="text1"/>
          <w:sz w:val="26"/>
          <w:szCs w:val="26"/>
        </w:rPr>
        <w:t xml:space="preserve"> giá trị khối lượng được nghiệm thu; thanh toán 100% giá trị quyết toán sau </w:t>
      </w:r>
      <w:r>
        <w:rPr>
          <w:iCs/>
          <w:color w:val="000000" w:themeColor="text1"/>
          <w:sz w:val="26"/>
          <w:szCs w:val="26"/>
          <w:highlight w:val="yellow"/>
        </w:rPr>
        <w:t xml:space="preserve">60 (sáu mươi)</w:t>
      </w:r>
      <w:r>
        <w:rPr>
          <w:iCs/>
          <w:color w:val="000000" w:themeColor="text1"/>
          <w:sz w:val="26"/>
          <w:szCs w:val="26"/>
        </w:rPr>
        <w:t xml:space="preserve"> ngày kể từ ngày hoàn thành toàn bộ công việc được Bên A xác nhận. Bên A thanh toán trong </w:t>
      </w:r>
      <w:r>
        <w:rPr>
          <w:iCs/>
          <w:color w:val="000000" w:themeColor="text1"/>
          <w:sz w:val="26"/>
          <w:szCs w:val="26"/>
          <w:highlight w:val="yellow"/>
        </w:rPr>
        <w:t xml:space="preserve">vòng 15 (mười lăm) ngày làm việc</w:t>
      </w:r>
      <w:r>
        <w:rPr>
          <w:iCs/>
          <w:color w:val="000000" w:themeColor="text1"/>
          <w:sz w:val="26"/>
          <w:szCs w:val="26"/>
        </w:rPr>
        <w:t xml:space="preserve"> kể từ ngày nhận đủ hồ sơ thanh toán hợp lệ, sau khi thu hồi tạm ứng và đối trừ tiền phạt, bồi thường (nếu có). </w:t>
      </w:r>
    </w:p>
    <w:p w14:paraId="7CBAD7CC" w14:textId="77777777" w:rsidR="002E2118" w:rsidRPr="005C6183" w:rsidRDefault="00ED48E2" w:rsidP="007E5547">
      <w:pPr>
        <w:spacing w:after="120" w:line="276" w:lineRule="auto"/>
        <w:jc w:val="both"/>
        <w:rPr>
          <w:color w:val="000000" w:themeColor="text1"/>
          <w:sz w:val="26"/>
          <w:szCs w:val="26"/>
        </w:rPr>
      </w:pPr>
      <w:r>
        <w:rPr>
          <w:rFonts w:eastAsiaTheme="majorEastAsia"/>
          <w:b/>
          <w:bCs/>
          <w:color w:val="000000" w:themeColor="text1"/>
          <w:sz w:val="26"/>
          <w:szCs w:val="26"/>
          <w:lang w:val="nl-NL"/>
        </w:rPr>
        <w:t xml:space="preserve">3.3. Hình thức thanh toán: </w:t>
      </w:r>
      <w:r>
        <w:rPr>
          <w:rFonts w:eastAsiaTheme="majorEastAsia"/>
          <w:color w:val="000000" w:themeColor="text1"/>
          <w:sz w:val="26"/>
          <w:szCs w:val="26"/>
          <w:lang w:val="nl-NL"/>
        </w:rPr>
        <w:t xml:space="preserve">Thanh toán bằng chuyển khoản vào tài khoản của Bên</w:t>
      </w:r>
      <w:r>
        <w:rPr>
          <w:rFonts w:eastAsiaTheme="majorEastAsia"/>
          <w:iCs/>
          <w:color w:val="000000" w:themeColor="text1"/>
          <w:sz w:val="26"/>
          <w:szCs w:val="26"/>
          <w:lang w:val="nl-NL"/>
        </w:rPr>
        <w:t xml:space="preserve"> B nêu</w:t>
      </w:r>
      <w:r>
        <w:rPr>
          <w:rStyle w:val="Emphasis"/>
          <w:i w:val="0"/>
          <w:color w:val="000000" w:themeColor="text1"/>
          <w:sz w:val="26"/>
          <w:szCs w:val="26"/>
        </w:rPr>
        <w:t xml:space="preserve"> tại Hợp đồng.</w:t>
      </w:r>
    </w:p>
    <w:p w14:paraId="26F5AC3A"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3.4. Đồng tiền thanh toán: </w:t>
      </w:r>
      <w:r>
        <w:rPr>
          <w:rFonts w:ascii="Times New Roman" w:hAnsi="Times New Roman" w:cs="Times New Roman"/>
          <w:color w:val="000000" w:themeColor="text1"/>
          <w:sz w:val="26"/>
          <w:szCs w:val="26"/>
          <w:lang w:val="nl-NL"/>
        </w:rPr>
        <w:t xml:space="preserve">Việt Nam đồng (VNĐ).</w:t>
      </w:r>
    </w:p>
    <w:p w14:paraId="39DCF9B9"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3.5. Hồ sơ thanh toán gồm: </w:t>
      </w:r>
    </w:p>
    <w:p w14:paraId="6D650113"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Biên bản xác nhận khối lượng, giá trị.</w:t>
      </w:r>
    </w:p>
    <w:p w14:paraId="56E7320F"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Hóa đơn giá trị gia tăng.</w:t>
      </w:r>
    </w:p>
    <w:p w14:paraId="7669FB72" w14:textId="77777777" w:rsidR="002E2118" w:rsidRPr="005C6183" w:rsidRDefault="00ED48E2" w:rsidP="007E5547">
      <w:pPr>
        <w:pStyle w:val="Heading2"/>
        <w:spacing w:before="0" w:after="120"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ĐIỀU 4: TRÁCH NHIỆM MỖI BÊN</w:t>
      </w:r>
    </w:p>
    <w:p w14:paraId="5AE038ED"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4.1. Trách nhiệm của Bên A:</w:t>
      </w:r>
    </w:p>
    <w:p w14:paraId="578F6BDB" w14:textId="670DE74F" w:rsidR="002E2118" w:rsidRPr="005C6183" w:rsidRDefault="00ED48E2" w:rsidP="007E5547">
      <w:pPr>
        <w:spacing w:after="120" w:line="276" w:lineRule="auto"/>
        <w:jc w:val="both"/>
        <w:rPr>
          <w:rStyle w:val="Emphasis"/>
          <w:i w:val="0"/>
          <w:color w:val="000000" w:themeColor="text1"/>
          <w:sz w:val="26"/>
          <w:szCs w:val="26"/>
        </w:rPr>
      </w:pPr>
      <w:r>
        <w:rPr>
          <w:rStyle w:val="Emphasis"/>
          <w:i w:val="0"/>
          <w:color w:val="000000" w:themeColor="text1"/>
          <w:sz w:val="26"/>
          <w:szCs w:val="26"/>
        </w:rPr>
        <w:t xml:space="preserve">- Bên A bàn giao mặt bằng thi công cho Bên B.</w:t>
      </w:r>
    </w:p>
    <w:p w14:paraId="34298CF2" w14:textId="77777777" w:rsidR="002E2118" w:rsidRPr="005C6183" w:rsidRDefault="00ED48E2" w:rsidP="007E5547">
      <w:pPr>
        <w:spacing w:after="120" w:line="276" w:lineRule="auto"/>
        <w:jc w:val="both"/>
        <w:rPr>
          <w:rStyle w:val="Emphasis"/>
          <w:i w:val="0"/>
          <w:color w:val="000000" w:themeColor="text1"/>
          <w:sz w:val="26"/>
          <w:szCs w:val="26"/>
        </w:rPr>
      </w:pPr>
      <w:r>
        <w:rPr>
          <w:rStyle w:val="Emphasis"/>
          <w:i w:val="0"/>
          <w:color w:val="000000" w:themeColor="text1"/>
          <w:sz w:val="26"/>
          <w:szCs w:val="26"/>
        </w:rPr>
        <w:t xml:space="preserve">- Bên A bố trí khu vực tập kết máy móc, thiết bị cho Bên B.</w:t>
      </w:r>
    </w:p>
    <w:p w14:paraId="3910F855"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bàn giao hiện trạng đường ra vào công trường. Bên B tự khảo sát và tự chịu chi phí làm, bổ sung, gia cố, duy tu đường tạm và các biện pháp phụ trợ khác phục vụ công việc của mình; Bên A không thanh toán phát sinh cho các công việc này.</w:t>
      </w:r>
    </w:p>
    <w:p w14:paraId="54FDD6B9" w14:textId="7E920F36" w:rsidR="00AF6E9E" w:rsidRPr="003B4764" w:rsidRDefault="00ED48E2" w:rsidP="006756A3">
      <w:pPr>
        <w:pStyle w:val="DoanVBChucaitudong"/>
        <w:numPr>
          <w:ilvl w:val="0"/>
          <w:numId w:val="0"/>
        </w:numPr>
        <w:rPr>
          <w:rStyle w:val="Emphasis"/>
          <w:i w:val="0"/>
          <w:color w:val="000000" w:themeColor="text1"/>
          <w:lang w:val="en-US"/>
        </w:rPr>
      </w:pPr>
      <w:r>
        <w:rPr>
          <w:rStyle w:val="Emphasis"/>
          <w:i w:val="0"/>
          <w:color w:val="000000" w:themeColor="text1"/>
        </w:rPr>
        <w:t xml:space="preserve">- Bên A tổ chức rửa xe trong phạm vi công trường, bơm, tiêu thoát nước hố móng; Bên B chịu chi phí cho các công việc này bằng hình thức khấu trừ vào giá trị thanh toán hằng tháng</w:t>
      </w:r>
      <w:r>
        <w:rPr>
          <w:rStyle w:val="Emphasis"/>
          <w:i w:val="0"/>
          <w:color w:val="000000" w:themeColor="text1"/>
          <w:lang w:val="en-US"/>
        </w:rPr>
        <w:t xml:space="preserve"> </w:t>
      </w:r>
      <w:r>
        <w:rPr>
          <w:rStyle w:val="Emphasis"/>
          <w:i w:val="0"/>
          <w:color w:val="000000" w:themeColor="text1"/>
        </w:rPr>
        <w:t xml:space="preserve">theo chi phí thực tế, tối đa không quá 50.000.000 đồng/tháng/30 ngày thi công.</w:t>
      </w:r>
    </w:p>
    <w:p w14:paraId="1951467D" w14:textId="11C8875E"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cử cán bộ giám sát, kiểm tra, nghiệm thu công việc của Bên B.</w:t>
      </w:r>
    </w:p>
    <w:p w14:paraId="5E09F084"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có quyền tạm dừng công việc, đơn phương chấm dứt hợp đồng mà không phải bồi thường khi Bên B vi phạm nghĩa vụ về tiến độ, chất lượng, an toàn, môi trường, Bãi đổ thải hoặc tự ý giải tán thiết bị và không khắc phục trong thời hạn Bên A yêu cầu; Bên A được khấu trừ tạm ứng chưa thu hồi, tiền phạt, bồi thường vào các khoản phải thanh toán cho Bên B.</w:t>
      </w:r>
    </w:p>
    <w:p w14:paraId="3E5CE041"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thông báo cho Bên B tiến độ thi công trong từng công việc trước 24 giờ để Bên B có kế hoạch thực hiện.</w:t>
      </w:r>
    </w:p>
    <w:p w14:paraId="0C13F176"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tạo điều kiện để Bên B thực hiện công việc vận chuyển, giao nhận, thi công tại công trình được thuận lợi.</w:t>
      </w:r>
    </w:p>
    <w:p w14:paraId="7422F928"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A cung cấp cho Bên B thông tin hiện có về công trình ngầm, hạ tầng kỹ thuật trong phạm vi mặt bằng bàn giao. Bên B chịu trách nhiệm bồi thường thiệt hại đối với công trình ngầm, công trình lân cận, tài sản của bên thứ ba do lỗi của Bên B, nhân lực, máy móc, phương tiện của Bên B gây ra.</w:t>
      </w:r>
    </w:p>
    <w:p w14:paraId="7B7092D3"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Bên A phối hợp cùng Bên B giải quyết những vướng mắc, phát sinh công việc trong quá trình thực hiện hợp đồng. </w:t>
      </w:r>
    </w:p>
    <w:p w14:paraId="28BD9CA5" w14:textId="77777777" w:rsidR="002E2118" w:rsidRPr="005C6183" w:rsidRDefault="00ED48E2" w:rsidP="007E5547">
      <w:pPr>
        <w:spacing w:after="120" w:line="276" w:lineRule="auto"/>
        <w:jc w:val="both"/>
        <w:rPr>
          <w:iCs/>
          <w:color w:val="000000" w:themeColor="text1"/>
          <w:sz w:val="26"/>
          <w:szCs w:val="26"/>
        </w:rPr>
      </w:pPr>
      <w:r>
        <w:rPr>
          <w:color w:val="000000" w:themeColor="text1"/>
          <w:sz w:val="26"/>
          <w:szCs w:val="26"/>
        </w:rPr>
        <w:t xml:space="preserve">-</w:t>
      </w:r>
      <w:r>
        <w:rPr>
          <w:rStyle w:val="Emphasis"/>
          <w:i w:val="0"/>
          <w:color w:val="000000" w:themeColor="text1"/>
          <w:sz w:val="26"/>
          <w:szCs w:val="26"/>
        </w:rPr>
        <w:t xml:space="preserve"> Bên A phối hợp cùng Bên B nghiệm thu khối lượng đã thực hiện, ký và hoàn thiện hồ sơ thanh toán để không ảnh hưởng đến thời hạn thanh toán và tiến độ thi công của công trình.</w:t>
      </w:r>
    </w:p>
    <w:p w14:paraId="0D2F2050"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Bên A thực hiện và thanh toán cho Bên B theo đúng các điều khoản của hợp đồng này.</w:t>
      </w:r>
    </w:p>
    <w:p w14:paraId="63F763A5" w14:textId="71CA9B8F"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Khi có thay đổi về phạm vi công việc hoặc tạm dừng các công việc (do trường hợp bất khả kháng), Bên A phải thông báo ngay cho Bên B.</w:t>
      </w:r>
    </w:p>
    <w:p w14:paraId="24B68ED4"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4.2. Trách nhiệm của Bên B:</w:t>
      </w:r>
    </w:p>
    <w:p w14:paraId="23AF8201" w14:textId="6B2C7E27" w:rsidR="00845E61" w:rsidRPr="005C6183" w:rsidRDefault="00ED48E2" w:rsidP="007E5547">
      <w:pPr>
        <w:spacing w:after="120" w:line="276" w:lineRule="auto"/>
        <w:jc w:val="both"/>
        <w:rPr>
          <w:bCs/>
          <w:color w:val="000000" w:themeColor="text1"/>
          <w:sz w:val="26"/>
          <w:szCs w:val="26"/>
          <w:lang w:val="en-GB"/>
        </w:rPr>
      </w:pPr>
      <w:r>
        <w:rPr>
          <w:bCs/>
          <w:color w:val="000000" w:themeColor="text1"/>
          <w:sz w:val="26"/>
          <w:szCs w:val="26"/>
          <w:lang w:val="en-GB"/>
        </w:rPr>
        <w:t xml:space="preserve">- Bên B huy động ngay đầy đủ nhân lực, máy móc, thiết bị và phương tiện đến công trường để triển khai công việc.</w:t>
      </w:r>
    </w:p>
    <w:p w14:paraId="1F1B1C75" w14:textId="77777777" w:rsidR="00845E61" w:rsidRPr="005C6183" w:rsidRDefault="00ED48E2" w:rsidP="007E5547">
      <w:pPr>
        <w:spacing w:after="120" w:line="276" w:lineRule="auto"/>
        <w:jc w:val="both"/>
        <w:rPr>
          <w:bCs/>
          <w:color w:val="000000" w:themeColor="text1"/>
          <w:sz w:val="26"/>
          <w:szCs w:val="26"/>
          <w:lang w:val="en-GB"/>
        </w:rPr>
      </w:pPr>
      <w:r>
        <w:rPr>
          <w:bCs/>
          <w:color w:val="000000" w:themeColor="text1"/>
          <w:sz w:val="26"/>
          <w:szCs w:val="26"/>
          <w:lang w:val="en-GB"/>
        </w:rPr>
        <w:t xml:space="preserve">- Bên B phối hợp với Ban Chỉ huy công trường của Bên A để lập phương án, trình tự thi công và hoàn tất các điều kiện cần thiết trước khi triển khai công việc theo yêu cầu của Dự án và quy định hiện hành.</w:t>
      </w:r>
    </w:p>
    <w:p w14:paraId="6E1F81E7"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bố trí công nhân vận hành máy đủ năng lực.</w:t>
      </w:r>
    </w:p>
    <w:p w14:paraId="49C76D1C" w14:textId="0B80C577" w:rsidR="002E2118" w:rsidRPr="005C6183" w:rsidRDefault="00ED48E2" w:rsidP="007E5547">
      <w:pPr>
        <w:spacing w:after="120" w:line="276" w:lineRule="auto"/>
        <w:jc w:val="both"/>
        <w:rPr>
          <w:rStyle w:val="Emphasis"/>
          <w:i w:val="0"/>
          <w:color w:val="000000" w:themeColor="text1"/>
          <w:sz w:val="26"/>
          <w:szCs w:val="26"/>
        </w:rPr>
      </w:pPr>
      <w:r>
        <w:rPr>
          <w:rStyle w:val="Emphasis"/>
          <w:i w:val="0"/>
          <w:color w:val="000000" w:themeColor="text1"/>
          <w:sz w:val="26"/>
          <w:szCs w:val="26"/>
        </w:rPr>
        <w:t xml:space="preserve">- Công nhân vận hành máy của Bên B tuân thủ yêu cầu về kỹ thuật, tiến độ, an toàn và nội quy công trường của Bên A. Bên B tự quản lý, điều hành nhân lực, máy móc của mình; điều động thợ vận hành, bố trí máy phù hợp công suất và chịu trách nhiệm về an toàn vận hành máy.</w:t>
      </w:r>
    </w:p>
    <w:p w14:paraId="66241EBA" w14:textId="3DB323B5" w:rsidR="002101ED" w:rsidRPr="005C6183" w:rsidRDefault="002101ED" w:rsidP="002101ED">
      <w:pPr>
        <w:pStyle w:val="DoanVBChucaitudong"/>
        <w:numPr>
          <w:ilvl w:val="0"/>
          <w:numId w:val="0"/>
        </w:numPr>
        <w:rPr>
          <w:color w:val="000000" w:themeColor="text1"/>
        </w:rPr>
      </w:pPr>
      <w:r>
        <w:rPr>
          <w:rStyle w:val="Emphasis"/>
          <w:i w:val="0"/>
          <w:color w:val="000000" w:themeColor="text1"/>
        </w:rPr>
        <w:t xml:space="preserve">- </w:t>
      </w:r>
      <w:r>
        <w:rPr>
          <w:rStyle w:val="Emphasis"/>
          <w:i w:val="0"/>
          <w:color w:val="000000" w:themeColor="text1"/>
          <w:lang w:val="en-US"/>
        </w:rPr>
        <w:t xml:space="preserve">Nhân lực</w:t>
      </w:r>
      <w:del w:id="9009" w:author="Claude R8" w:date="2026-10-09T00:00:00Z">
        <w:r>
          <w:rPr>
            <w:rStyle w:val="Emphasis"/>
            <w:i w:val="0"/>
            <w:color w:val="000000" w:themeColor="text1"/>
          </w:rPr>
          <w:delText xml:space="preserve"> của bên B hoàn toàn có quyền</w:delText>
        </w:r>
      </w:del>
      <w:ins w:id="9010" w:author="Claude R8" w:date="2026-10-09T00:00:00Z">
        <w:r>
          <w:rPr>
            <w:rStyle w:val="Emphasis"/>
            <w:i w:val="0"/>
            <w:color w:val="000000" w:themeColor="text1"/>
          </w:rPr>
          <w:t xml:space="preserve"> của Bên B hoàn toàn có quyền</w:t>
        </w:r>
      </w:ins>
      <w:r>
        <w:rPr>
          <w:rStyle w:val="Emphasis"/>
          <w:i w:val="0"/>
          <w:color w:val="000000" w:themeColor="text1"/>
        </w:rPr>
        <w:t xml:space="preserve"> từ chối các phần việc có nguy cơ dẫn đến những hậu quả không lường trước, không đảm bảo an toàn cho </w:t>
      </w:r>
      <w:r>
        <w:rPr>
          <w:rStyle w:val="Emphasis"/>
          <w:i w:val="0"/>
          <w:color w:val="000000" w:themeColor="text1"/>
          <w:lang w:val="en-US"/>
        </w:rPr>
        <w:t xml:space="preserve">người</w:t>
      </w:r>
      <w:r>
        <w:rPr>
          <w:rStyle w:val="Emphasis"/>
          <w:i w:val="0"/>
          <w:color w:val="000000" w:themeColor="text1"/>
        </w:rPr>
        <w:t xml:space="preserve">, rủi ro cho</w:t>
      </w:r>
      <w:r>
        <w:rPr>
          <w:rStyle w:val="Emphasis"/>
          <w:i w:val="0"/>
          <w:color w:val="000000" w:themeColor="text1"/>
          <w:lang w:val="en-US"/>
        </w:rPr>
        <w:t xml:space="preserve"> máy móc, xe,</w:t>
      </w:r>
      <w:del w:id="9011" w:author="Claude R8" w:date="2026-10-09T00:00:00Z">
        <w:r>
          <w:rPr>
            <w:rStyle w:val="Emphasis"/>
            <w:i w:val="0"/>
            <w:color w:val="000000" w:themeColor="text1"/>
          </w:rPr>
          <w:delText xml:space="preserve"> thiết bị của bên B</w:delText>
        </w:r>
      </w:del>
      <w:ins w:id="9012" w:author="Claude R8" w:date="2026-10-09T00:00:00Z">
        <w:r>
          <w:rPr>
            <w:rStyle w:val="Emphasis"/>
            <w:i w:val="0"/>
            <w:color w:val="000000" w:themeColor="text1"/>
          </w:rPr>
          <w:t xml:space="preserve"> thiết bị của Bên B</w:t>
        </w:r>
      </w:ins>
      <w:r>
        <w:rPr>
          <w:rStyle w:val="Emphasis"/>
          <w:i w:val="0"/>
          <w:color w:val="000000" w:themeColor="text1"/>
          <w:lang w:val="en-US"/>
        </w:rPr>
        <w:t xml:space="preserve">. </w:t>
      </w:r>
      <w:r>
        <w:rPr>
          <w:rStyle w:val="Emphasis"/>
          <w:i w:val="0"/>
          <w:color w:val="000000" w:themeColor="text1"/>
        </w:rPr>
        <w:t xml:space="preserve">Việc từ chối phải được thông báo ngay cho cán bộ Bên A kèm lý do </w:t>
      </w:r>
      <w:del w:id="9013" w:author="Claude R8" w:date="2026-10-09T00:00:00Z">
        <w:r>
          <w:rPr>
            <w:rStyle w:val="Emphasis"/>
            <w:i w:val="0"/>
            <w:color w:val="000000" w:themeColor="text1"/>
          </w:rPr>
          <w:delText xml:space="preserve">để hai Bên thống nhất</w:delText>
        </w:r>
      </w:del>
      <w:ins w:id="9014" w:author="Claude R8" w:date="2026-10-09T00:00:00Z">
        <w:r>
          <w:rPr>
            <w:rStyle w:val="Emphasis"/>
            <w:i w:val="0"/>
            <w:color w:val="000000" w:themeColor="text1"/>
          </w:rPr>
          <w:t xml:space="preserve">để Hai Bên thống nhất</w:t>
        </w:r>
      </w:ins>
      <w:r>
        <w:rPr>
          <w:rStyle w:val="Emphasis"/>
          <w:i w:val="0"/>
          <w:color w:val="000000" w:themeColor="text1"/>
        </w:rPr>
        <w:t xml:space="preserve"> biện pháp bảo đảm an toàn.</w:t>
      </w:r>
    </w:p>
    <w:p w14:paraId="02B19E1F" w14:textId="4E9323B9" w:rsidR="002E2118" w:rsidRPr="005C6183" w:rsidRDefault="00ED48E2" w:rsidP="007E5547">
      <w:pPr>
        <w:spacing w:after="120" w:line="276" w:lineRule="auto"/>
        <w:jc w:val="both"/>
        <w:rPr>
          <w:rStyle w:val="Emphasis"/>
          <w:bCs/>
          <w:i w:val="0"/>
          <w:iCs w:val="0"/>
          <w:color w:val="000000" w:themeColor="text1"/>
          <w:sz w:val="26"/>
          <w:szCs w:val="26"/>
          <w:lang w:val="en-GB"/>
        </w:rPr>
      </w:pPr>
      <w:r>
        <w:rPr>
          <w:rStyle w:val="Emphasis"/>
          <w:i w:val="0"/>
          <w:color w:val="000000" w:themeColor="text1"/>
          <w:sz w:val="26"/>
          <w:szCs w:val="26"/>
        </w:rPr>
        <w:t xml:space="preserve">- Bên B vận chuyển đảm bảo vệ sinh môi trường theo quy định của dự án và pháp luật.</w:t>
      </w:r>
    </w:p>
    <w:p w14:paraId="229C1102" w14:textId="7115E528" w:rsidR="00845E61" w:rsidRPr="005C6183" w:rsidRDefault="00ED48E2" w:rsidP="00054F77">
      <w:pPr>
        <w:spacing w:after="120" w:line="276" w:lineRule="auto"/>
        <w:jc w:val="both"/>
        <w:rPr>
          <w:color w:val="000000" w:themeColor="text1"/>
          <w:sz w:val="26"/>
          <w:szCs w:val="26"/>
        </w:rPr>
      </w:pPr>
      <w:r>
        <w:rPr>
          <w:rStyle w:val="Emphasis"/>
          <w:i w:val="0"/>
          <w:color w:val="000000" w:themeColor="text1"/>
          <w:sz w:val="26"/>
          <w:szCs w:val="26"/>
        </w:rPr>
        <w:t xml:space="preserve">- Trước khi vận chuyển đất thải, </w:t>
      </w:r>
      <w:r>
        <w:rPr>
          <w:rStyle w:val="Emphasis"/>
          <w:i w:val="0"/>
          <w:color w:val="000000" w:themeColor="text1"/>
          <w:sz w:val="26"/>
          <w:szCs w:val="26"/>
          <w:highlight w:val="yellow"/>
        </w:rPr>
        <w:t xml:space="preserve">mùn khoan cọc khoan nhồi</w:t>
      </w:r>
      <w:r>
        <w:rPr>
          <w:rStyle w:val="Emphasis"/>
          <w:i w:val="0"/>
          <w:color w:val="000000" w:themeColor="text1"/>
          <w:sz w:val="26"/>
          <w:szCs w:val="26"/>
        </w:rPr>
        <w:t xml:space="preserve">, vật liệu san lấp và bê tông đầu cọc ra khỏi công trường, Bên B phải hoàn thiện và trình Bên A phê duyệt hồ sơ pháp lý về vận chuyển, đổ thải theo yêu cầu của Dự án và quy định của pháp luật, gồm hồ sơ Bãi đổ thải (giấy phép/văn bản cho phép hoạt động hợp pháp của bãi đổ, hợp đồng tiếp nhận, xử lý đất thải, </w:t>
      </w:r>
      <w:r>
        <w:rPr>
          <w:rStyle w:val="Emphasis"/>
          <w:i w:val="0"/>
          <w:color w:val="000000" w:themeColor="text1"/>
          <w:sz w:val="26"/>
          <w:szCs w:val="26"/>
          <w:highlight w:val="yellow"/>
        </w:rPr>
        <w:t xml:space="preserve">mùn khoan cọc khoan nhồi</w:t>
      </w:r>
      <w:r>
        <w:rPr>
          <w:rStyle w:val="Emphasis"/>
          <w:i w:val="0"/>
          <w:color w:val="000000" w:themeColor="text1"/>
          <w:sz w:val="26"/>
          <w:szCs w:val="26"/>
        </w:rPr>
        <w:t xml:space="preserve">, vật liệu san lấp và bê tông đầu cọc với bãi đổ); chỉ được đổ tại bãi đã được Bên A phê duyệt.</w:t>
      </w:r>
    </w:p>
    <w:p w14:paraId="2511454B" w14:textId="077B1883" w:rsidR="00845E61"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có trách nhiệm ký hợp đồng với </w:t>
      </w:r>
      <w:r>
        <w:rPr>
          <w:iCs/>
          <w:color w:val="000000" w:themeColor="text1"/>
          <w:sz w:val="26"/>
          <w:szCs w:val="26"/>
        </w:rPr>
        <w:t xml:space="preserve">Công ty CP Xử lý chất thải xây dựng và Đầu tư phát triển môi trường Hà Nội (Đơn vị quản lý Bãi tiếp nhận, xử lý chôn lấp phế thải xây dựng Nguyên Khê) hoặc các bãi đổ thải hợp pháp theo quy định</w:t>
      </w:r>
      <w:r>
        <w:rPr>
          <w:rStyle w:val="Emphasis"/>
          <w:i w:val="0"/>
          <w:color w:val="000000" w:themeColor="text1"/>
          <w:sz w:val="26"/>
          <w:szCs w:val="26"/>
        </w:rPr>
        <w:t xml:space="preserve">; hợp đồng phải có điều khoản xác nhận bãi đổ đồng ý tiếp nhận </w:t>
      </w:r>
      <w:r>
        <w:rPr>
          <w:color w:val="000000" w:themeColor="text1"/>
          <w:sz w:val="26"/>
          <w:szCs w:val="26"/>
        </w:rPr>
        <w:t xml:space="preserve">đất thải</w:t>
      </w:r>
      <w:r>
        <w:rPr>
          <w:color w:val="000000" w:themeColor="text1"/>
          <w:sz w:val="26"/>
          <w:szCs w:val="26"/>
          <w:highlight w:val="yellow"/>
        </w:rPr>
        <w:t xml:space="preserve">, mùn khoan cọc khoan nhồi</w:t>
      </w:r>
      <w:r>
        <w:rPr>
          <w:color w:val="000000" w:themeColor="text1"/>
          <w:sz w:val="26"/>
          <w:szCs w:val="26"/>
        </w:rPr>
        <w:t xml:space="preserve">, vật liệu san lấp và bê tông đầu cọc.</w:t>
      </w:r>
    </w:p>
    <w:p w14:paraId="58454D7F"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Xe, máy của Bên B phải có đăng kiểm còn hiệu lực, đúng tải trọng, không cơi nới thùng; phải qua khu vực rửa xe do Bên A bố trí và che chắn kín thùng trước khi ra khỏi cổng công trường; mọi trách nhiệm đối với phương tiện ngoài phạm vi công trường thuộc về Bên B; Bên B chịu hoàn toàn trách nhiệm và chi phí thu dọn khi để rơi vãi, gây bụi bẩn.</w:t>
      </w:r>
    </w:p>
    <w:p w14:paraId="75BADDD2" w14:textId="5E93BD08"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Chỉ được chở đất thải, mùn khoan </w:t>
      </w:r>
      <w:r>
        <w:rPr>
          <w:rStyle w:val="Emphasis"/>
          <w:i w:val="0"/>
          <w:color w:val="000000" w:themeColor="text1"/>
          <w:sz w:val="26"/>
          <w:szCs w:val="26"/>
          <w:highlight w:val="yellow"/>
        </w:rPr>
        <w:t xml:space="preserve">cọc khoan nhồi</w:t>
      </w:r>
      <w:r>
        <w:rPr>
          <w:rStyle w:val="Emphasis"/>
          <w:i w:val="0"/>
          <w:color w:val="000000" w:themeColor="text1"/>
          <w:sz w:val="26"/>
          <w:szCs w:val="26"/>
        </w:rPr>
        <w:t xml:space="preserve">, vật liệu san lấp và bê tông đầu cọc ra ngoài công trường khi có văn bản cho phép của Bên A. Đất tái sử dụng phải được vận chuyển trung chuyển nội bộ và san lấp tại công trường theo chỉ dẫn của Ban Điều hành Bên A; Bên B phải tuân thủ tuyệt đối.</w:t>
      </w:r>
    </w:p>
    <w:p w14:paraId="1CDCB595"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chịu trách nhiệm bồi thường thiệt hại khi gây sụt lún, hư hỏng nhà dân, công trình lân cận, công trình ngầm do lỗi của mình và mua bảo hiểm cho người lao động, thiết bị, trách nhiệm đối với bên thứ ba theo quy định của pháp luật.</w:t>
      </w:r>
    </w:p>
    <w:p w14:paraId="5A2EC502"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vi phạm nghĩa vụ thì bị phạt vi phạm theo quy định của pháp luật, bồi thường toàn bộ thiệt hại thực tế phát sinh.</w:t>
      </w:r>
    </w:p>
    <w:p w14:paraId="4F48BA30" w14:textId="77777777" w:rsidR="002E2118" w:rsidRPr="005C6183" w:rsidRDefault="00ED48E2" w:rsidP="007E5547">
      <w:pPr>
        <w:spacing w:after="120" w:line="276" w:lineRule="auto"/>
        <w:jc w:val="both"/>
        <w:rPr>
          <w:rStyle w:val="Emphasis"/>
          <w:i w:val="0"/>
          <w:iCs w:val="0"/>
          <w:color w:val="000000" w:themeColor="text1"/>
          <w:sz w:val="26"/>
          <w:szCs w:val="26"/>
        </w:rPr>
      </w:pPr>
      <w:r>
        <w:rPr>
          <w:color w:val="000000" w:themeColor="text1"/>
          <w:sz w:val="26"/>
          <w:szCs w:val="26"/>
        </w:rPr>
        <w:t xml:space="preserve">- Bên B phối hợp cùng Bên A giải quyết những vướng mắc, phát sinh công việc trong quá trình thực hiện hợp đồng.</w:t>
      </w:r>
    </w:p>
    <w:p w14:paraId="341BA2D3"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phối hợp cùng Bên A nghiệm thu khối lượng đã thực hiện, ký và hoàn thiện hồ sơ thanh toán để không ảnh hưởng đến thời hạn thanh toán và tiến độ thi công của công trình.</w:t>
      </w:r>
    </w:p>
    <w:p w14:paraId="234234E6"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chịu hoàn toàn trách nhiệm về an toàn lao động và an toàn giao thông trong quá trình thi công, vận chuyển trong và ngoài phạm vi công trình.</w:t>
      </w:r>
    </w:p>
    <w:p w14:paraId="3DF41088"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Khi không thực hiện được các yêu cầu của Bên A (do trường hợp bất khả kháng), Bên B phải thông báo ngay cho Bên A.</w:t>
      </w:r>
    </w:p>
    <w:p w14:paraId="572AF4FE" w14:textId="289FAE58"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 Bên B chỉ được tạm dừng công việc khi Bên A chậm thanh toán </w:t>
      </w:r>
      <w:r>
        <w:rPr>
          <w:rStyle w:val="Emphasis"/>
          <w:i w:val="0"/>
          <w:color w:val="000000" w:themeColor="text1"/>
          <w:sz w:val="26"/>
          <w:szCs w:val="26"/>
          <w:highlight w:val="yellow"/>
        </w:rPr>
        <w:t xml:space="preserve">quá 30 (ba mươi)</w:t>
      </w:r>
      <w:r>
        <w:rPr>
          <w:rStyle w:val="Emphasis"/>
          <w:i w:val="0"/>
          <w:color w:val="000000" w:themeColor="text1"/>
          <w:sz w:val="26"/>
          <w:szCs w:val="26"/>
        </w:rPr>
        <w:t xml:space="preserve"> ngày kể từ ngày đến hạn mà không có lý do chính đáng, với điều kiện đã thông báo bằng văn bản cho Bên A trước ít nhất 03 (ba) ngày làm việc.</w:t>
      </w:r>
    </w:p>
    <w:p w14:paraId="260587F8" w14:textId="77777777" w:rsidR="002E2118" w:rsidRPr="005C6183" w:rsidRDefault="00ED48E2" w:rsidP="007E5547">
      <w:pPr>
        <w:spacing w:after="120" w:line="276" w:lineRule="auto"/>
        <w:jc w:val="both"/>
        <w:rPr>
          <w:color w:val="000000" w:themeColor="text1"/>
          <w:sz w:val="26"/>
          <w:szCs w:val="26"/>
        </w:rPr>
      </w:pPr>
      <w:r>
        <w:rPr>
          <w:color w:val="000000" w:themeColor="text1"/>
          <w:sz w:val="26"/>
          <w:szCs w:val="26"/>
        </w:rPr>
        <w:t xml:space="preserve">- Bên B thực hiện đúng các điều khoản của hợp đồng.</w:t>
      </w:r>
    </w:p>
    <w:p w14:paraId="62F9702D" w14:textId="4770896E" w:rsidR="005C6183" w:rsidRDefault="005C6183" w:rsidP="005C6183">
      <w:pPr>
        <w:spacing w:after="120" w:line="276" w:lineRule="auto"/>
        <w:jc w:val="both"/>
        <w:rPr>
          <w:color w:val="000000" w:themeColor="text1"/>
          <w:sz w:val="26"/>
          <w:szCs w:val="26"/>
        </w:rPr>
      </w:pPr>
      <w:r>
        <w:rPr>
          <w:color w:val="000000" w:themeColor="text1"/>
          <w:sz w:val="26"/>
          <w:szCs w:val="26"/>
        </w:rPr>
        <w:t xml:space="preserve">- Bên B có trách nhiệm mua đầy đủ các loại bảo hiểm bắt buộc theo quy định pháp luật (bao gồm bảo hiểm trách nhiệm dân sự đối với bên thứ ba, bảo hiểm tai nạn cho người lao động do Bên B bố trí trên công trường, và bảo hiểm máy móc, thiết bị thi công).</w:t>
      </w:r>
    </w:p>
    <w:p w14:paraId="3D3E0AD0" w14:textId="58C6F031" w:rsidR="002E2118" w:rsidRPr="005C6183" w:rsidRDefault="00ED48E2" w:rsidP="005C6183">
      <w:pPr>
        <w:spacing w:after="120" w:line="276" w:lineRule="auto"/>
        <w:jc w:val="both"/>
        <w:rPr>
          <w:bCs/>
          <w:iCs/>
          <w:color w:val="000000" w:themeColor="text1"/>
        </w:rPr>
      </w:pPr>
      <w:r>
        <w:rPr>
          <w:b/>
          <w:bCs/>
          <w:color w:val="000000" w:themeColor="text1"/>
        </w:rPr>
        <w:t xml:space="preserve">ĐIỀU 5: BẤT KHẢ KHÁNG</w:t>
      </w:r>
    </w:p>
    <w:p w14:paraId="10319F9D" w14:textId="77777777" w:rsidR="002E2118" w:rsidRPr="005C6183" w:rsidRDefault="00ED48E2" w:rsidP="007E5547">
      <w:pPr>
        <w:tabs>
          <w:tab w:val="left" w:pos="567"/>
        </w:tabs>
        <w:spacing w:after="120" w:line="276" w:lineRule="auto"/>
        <w:jc w:val="both"/>
        <w:rPr>
          <w:b/>
          <w:iCs/>
          <w:color w:val="000000" w:themeColor="text1"/>
          <w:sz w:val="26"/>
          <w:szCs w:val="26"/>
          <w:u w:val="single"/>
        </w:rPr>
      </w:pPr>
      <w:r>
        <w:rPr>
          <w:color w:val="000000" w:themeColor="text1"/>
          <w:sz w:val="26"/>
          <w:szCs w:val="26"/>
          <w:lang w:eastAsia="en-US"/>
        </w:rPr>
        <w:t xml:space="preserve">- Sự </w:t>
      </w:r>
      <w:r>
        <w:rPr>
          <w:color w:val="000000" w:themeColor="text1"/>
          <w:sz w:val="26"/>
          <w:szCs w:val="26"/>
          <w:lang w:val="vi-VN" w:eastAsia="en-US"/>
        </w:rPr>
        <w:t xml:space="preserve">kiện bất khả kháng là sự kiện xảy ra mang tính khách quan và nằm ngoài tầm kiểm soát của các Bên như động đất, bão, lũ, lụt, lốc, sóng thần, lở đất; hoả hoạn; chiến tranh hoặc có nguy cơ xảy ra chiến tranh,</w:t>
      </w:r>
      <w:r>
        <w:rPr>
          <w:color w:val="000000" w:themeColor="text1"/>
          <w:sz w:val="26"/>
          <w:szCs w:val="26"/>
        </w:rPr>
        <w:t xml:space="preserve"> dịch bệnh </w:t>
      </w:r>
      <w:r>
        <w:rPr>
          <w:color w:val="000000" w:themeColor="text1"/>
          <w:sz w:val="26"/>
          <w:szCs w:val="26"/>
          <w:lang w:val="vi-VN" w:eastAsia="en-US"/>
        </w:rPr>
        <w:t xml:space="preserve">và các thảm hoạ khác chưa lường hết được, sự thay đổi chính sách hoặc ngăn cấm của cơ quan có thẩm quyền của Việt Nam ban hành sau ngày ký hợp đồng (không bao gồm việc xử phạt, đình chỉ do vi phạm của một Bên và các quy định về thời gian hoạt động, tuyến đường, tải trọng xe đã có hiệu lực tại thời điểm ký hợp đồng).</w:t>
      </w:r>
    </w:p>
    <w:p w14:paraId="5AC4F98A" w14:textId="77777777" w:rsidR="002E2118" w:rsidRPr="005C6183" w:rsidRDefault="00ED48E2" w:rsidP="007E5547">
      <w:pPr>
        <w:tabs>
          <w:tab w:val="left" w:pos="567"/>
        </w:tabs>
        <w:spacing w:after="120" w:line="276" w:lineRule="auto"/>
        <w:jc w:val="both"/>
        <w:rPr>
          <w:color w:val="000000" w:themeColor="text1"/>
          <w:sz w:val="26"/>
          <w:szCs w:val="26"/>
          <w:lang w:eastAsia="en-US"/>
        </w:rPr>
      </w:pPr>
      <w:r>
        <w:rPr>
          <w:color w:val="000000" w:themeColor="text1"/>
          <w:sz w:val="26"/>
          <w:szCs w:val="26"/>
          <w:lang w:eastAsia="en-US"/>
        </w:rPr>
        <w:t xml:space="preserve">- </w:t>
      </w:r>
      <w:r>
        <w:rPr>
          <w:color w:val="000000" w:themeColor="text1"/>
          <w:sz w:val="26"/>
          <w:szCs w:val="26"/>
          <w:lang w:val="vi-VN" w:eastAsia="en-US"/>
        </w:rPr>
        <w:t xml:space="preserve">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1A6031D" w14:textId="77777777" w:rsidR="002E2118" w:rsidRPr="005C6183" w:rsidRDefault="00ED48E2" w:rsidP="007E5547">
      <w:pPr>
        <w:tabs>
          <w:tab w:val="left" w:pos="567"/>
        </w:tabs>
        <w:spacing w:after="120" w:line="276" w:lineRule="auto"/>
        <w:jc w:val="both"/>
        <w:rPr>
          <w:color w:val="000000" w:themeColor="text1"/>
          <w:sz w:val="26"/>
          <w:szCs w:val="26"/>
          <w:lang w:val="vi-VN" w:eastAsia="en-US"/>
        </w:rPr>
      </w:pPr>
      <w:r>
        <w:rPr>
          <w:color w:val="000000" w:themeColor="text1"/>
          <w:sz w:val="26"/>
          <w:szCs w:val="26"/>
          <w:lang w:val="vi-VN"/>
        </w:rPr>
        <w:t xml:space="preserve">+ Tiến hành các biện pháp ngăn ngừa hợp lý và các biện pháp thay thế cần thiết để hạn chế tối đa ảnh hưởng do sự kiện bất khả kháng gây ra.</w:t>
      </w:r>
    </w:p>
    <w:p w14:paraId="68D26386" w14:textId="77777777" w:rsidR="002E2118" w:rsidRPr="005C6183" w:rsidRDefault="00ED48E2" w:rsidP="007E5547">
      <w:pPr>
        <w:tabs>
          <w:tab w:val="left" w:pos="2977"/>
        </w:tabs>
        <w:spacing w:after="120" w:line="276" w:lineRule="auto"/>
        <w:jc w:val="both"/>
        <w:rPr>
          <w:color w:val="000000" w:themeColor="text1"/>
          <w:sz w:val="26"/>
          <w:szCs w:val="26"/>
        </w:rPr>
      </w:pPr>
      <w:r>
        <w:rPr>
          <w:color w:val="000000" w:themeColor="text1"/>
          <w:sz w:val="26"/>
          <w:szCs w:val="26"/>
          <w:lang w:val="vi-VN"/>
        </w:rPr>
        <w:t xml:space="preserve">+ Thông báo ngay cho Bên kia về sự kiện bất khả kháng xảy</w:t>
      </w:r>
      <w:r>
        <w:rPr>
          <w:color w:val="000000" w:themeColor="text1"/>
          <w:sz w:val="26"/>
          <w:szCs w:val="26"/>
        </w:rPr>
        <w:t xml:space="preserve"> ra</w:t>
      </w:r>
      <w:r>
        <w:rPr>
          <w:color w:val="000000" w:themeColor="text1"/>
          <w:sz w:val="26"/>
          <w:szCs w:val="26"/>
          <w:lang w:val="vi-VN"/>
        </w:rPr>
        <w:t xml:space="preserve"> </w:t>
      </w:r>
      <w:r>
        <w:rPr>
          <w:color w:val="000000" w:themeColor="text1"/>
          <w:sz w:val="26"/>
          <w:szCs w:val="26"/>
        </w:rPr>
        <w:t xml:space="preserve">hoặc sắp xảy ra hoặc khi nhận biết được trường hợp sẽ gây nên tình trạng bất khả kháng.</w:t>
      </w:r>
    </w:p>
    <w:p w14:paraId="6A40EC69" w14:textId="77777777" w:rsidR="002E2118" w:rsidRPr="005C6183" w:rsidRDefault="00ED48E2" w:rsidP="007E5547">
      <w:pPr>
        <w:tabs>
          <w:tab w:val="left" w:pos="567"/>
        </w:tabs>
        <w:spacing w:after="120" w:line="276" w:lineRule="auto"/>
        <w:jc w:val="both"/>
        <w:rPr>
          <w:b/>
          <w:iCs/>
          <w:color w:val="000000" w:themeColor="text1"/>
          <w:sz w:val="26"/>
          <w:szCs w:val="26"/>
          <w:u w:val="single"/>
        </w:rPr>
      </w:pPr>
      <w:r>
        <w:rPr>
          <w:color w:val="000000" w:themeColor="text1"/>
          <w:sz w:val="26"/>
          <w:szCs w:val="26"/>
        </w:rPr>
        <w:t xml:space="preserve">- Khi đã thông báo, Bên bị rơi vào tình trạng bất khả kháng phải được miễn cho việc thực hiện công việc thuộc nghĩa vụ trong thời gian mà tình trạng bất khả kháng cản trở việc thực hiện của họ.</w:t>
      </w:r>
    </w:p>
    <w:p w14:paraId="57BA6517" w14:textId="77777777" w:rsidR="002E2118" w:rsidRPr="005C6183" w:rsidRDefault="00ED48E2" w:rsidP="007E5547">
      <w:pPr>
        <w:pStyle w:val="Heading2"/>
        <w:spacing w:before="0" w:after="120" w:line="276" w:lineRule="auto"/>
        <w:rPr>
          <w:bCs/>
          <w:color w:val="000000" w:themeColor="text1"/>
        </w:rPr>
      </w:pPr>
      <w:r>
        <w:rPr>
          <w:rFonts w:ascii="Times New Roman" w:hAnsi="Times New Roman" w:cs="Times New Roman"/>
          <w:b/>
          <w:bCs/>
          <w:color w:val="000000" w:themeColor="text1"/>
        </w:rPr>
        <w:t xml:space="preserve">ĐIỀU 6: ĐIỀU KHOẢN CHUNG</w:t>
      </w:r>
    </w:p>
    <w:p w14:paraId="24C5013E"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6.1. Cam kết chung:</w:t>
      </w:r>
    </w:p>
    <w:p w14:paraId="34CD71DA" w14:textId="77777777" w:rsidR="002E2118" w:rsidRPr="005C6183" w:rsidRDefault="00ED48E2" w:rsidP="007E5547">
      <w:pPr>
        <w:spacing w:after="120" w:line="276" w:lineRule="auto"/>
        <w:jc w:val="both"/>
        <w:rPr>
          <w:rStyle w:val="Emphasis"/>
          <w:i w:val="0"/>
          <w:color w:val="000000" w:themeColor="text1"/>
          <w:sz w:val="26"/>
          <w:szCs w:val="26"/>
        </w:rPr>
      </w:pPr>
      <w:r>
        <w:rPr>
          <w:rStyle w:val="Emphasis"/>
          <w:i w:val="0"/>
          <w:color w:val="000000" w:themeColor="text1"/>
          <w:sz w:val="26"/>
          <w:szCs w:val="26"/>
        </w:rPr>
        <w:t xml:space="preserve">Hai Bên cam kết thực hiện đầy đủ và kịp thời các điều khoản của hợp đồng. Mọi sửa đổi, bổ sung hợp đồng phải được Hai Bên thống nhất và lập thành văn bản/phụ lục có đầy đủ chữ ký xác nhận của Hai Bên; các văn bản, phụ lục này là một phần không thể tách rời của hợp đồng.</w:t>
      </w:r>
    </w:p>
    <w:p w14:paraId="2E242887"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6.2. Giải quyết tranh chấp:</w:t>
      </w:r>
    </w:p>
    <w:p w14:paraId="3C339072"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Mọi vướng mắc trong quá trình thực hiện hợp đồng, Hai Bên chủ động giải quyết thông qua thương lượng trên tinh thần tôn trọng quyền lợi và nghĩa vụ của Hai Bên. Nếu không thương lượng được thì một trong các Bên có quyền khởi kiện tại Tòa án nhân dân có thẩm quyền tại Thành phố Hà Nội. Bản án, quyết định có hiệu lực pháp luật của Tòa án là căn cứ để các Bên thực hiện nghĩa vụ của mình. Mọi chi phí do Bên vi phạm chịu trách nhiệm chi trả.</w:t>
      </w:r>
    </w:p>
    <w:p w14:paraId="2139313E" w14:textId="25F8628C" w:rsidR="002E2118" w:rsidRPr="005C6183" w:rsidRDefault="00ED48E2" w:rsidP="007E5547">
      <w:pPr>
        <w:pStyle w:val="Heading3"/>
        <w:spacing w:before="0" w:after="120" w:line="276" w:lineRule="auto"/>
        <w:rPr>
          <w:rFonts w:ascii="Times New Roman" w:hAnsi="Times New Roman" w:cs="Times New Roman"/>
          <w:color w:val="000000" w:themeColor="text1"/>
          <w:sz w:val="26"/>
          <w:szCs w:val="26"/>
          <w:lang w:val="nl-NL"/>
        </w:rPr>
      </w:pPr>
      <w:r>
        <w:rPr>
          <w:rFonts w:ascii="Times New Roman" w:hAnsi="Times New Roman" w:cs="Times New Roman"/>
          <w:b/>
          <w:bCs/>
          <w:color w:val="000000" w:themeColor="text1"/>
          <w:sz w:val="26"/>
          <w:szCs w:val="26"/>
          <w:lang w:val="nl-NL"/>
        </w:rPr>
        <w:t xml:space="preserve">6.3. Hiệu lực hợp đồng: </w:t>
      </w:r>
      <w:r>
        <w:rPr>
          <w:rFonts w:ascii="Times New Roman" w:hAnsi="Times New Roman" w:cs="Times New Roman"/>
          <w:color w:val="000000" w:themeColor="text1"/>
          <w:sz w:val="26"/>
          <w:szCs w:val="26"/>
          <w:lang w:val="nl-NL"/>
        </w:rPr>
        <w:t xml:space="preserve">Hợp đồng có hiệu lực kể từ ngày ký cho đến khi kết thúc toàn bộ công việc được Hai Bên ký quyết toán và thanh lý hợp đồng.</w:t>
      </w:r>
    </w:p>
    <w:p w14:paraId="2A22EA79" w14:textId="77777777" w:rsidR="002E2118" w:rsidRPr="005C6183" w:rsidRDefault="00ED48E2" w:rsidP="007E5547">
      <w:pPr>
        <w:pStyle w:val="Heading3"/>
        <w:spacing w:before="0" w:after="120" w:line="276" w:lineRule="auto"/>
        <w:rPr>
          <w:rFonts w:ascii="Times New Roman" w:hAnsi="Times New Roman" w:cs="Times New Roman"/>
          <w:b/>
          <w:bCs/>
          <w:color w:val="000000" w:themeColor="text1"/>
          <w:sz w:val="26"/>
          <w:szCs w:val="26"/>
          <w:lang w:val="nl-NL"/>
        </w:rPr>
      </w:pPr>
      <w:r>
        <w:rPr>
          <w:rFonts w:ascii="Times New Roman" w:hAnsi="Times New Roman" w:cs="Times New Roman"/>
          <w:b/>
          <w:bCs/>
          <w:color w:val="000000" w:themeColor="text1"/>
          <w:sz w:val="26"/>
          <w:szCs w:val="26"/>
          <w:lang w:val="nl-NL"/>
        </w:rPr>
        <w:t xml:space="preserve">6.4. Thanh lý hợp đồng: </w:t>
      </w:r>
    </w:p>
    <w:p w14:paraId="1889DA5C" w14:textId="77777777" w:rsidR="002E2118" w:rsidRPr="005C6183" w:rsidRDefault="00ED48E2" w:rsidP="007E5547">
      <w:pPr>
        <w:spacing w:after="120" w:line="276" w:lineRule="auto"/>
        <w:jc w:val="both"/>
        <w:rPr>
          <w:color w:val="000000" w:themeColor="text1"/>
          <w:sz w:val="26"/>
          <w:szCs w:val="26"/>
        </w:rPr>
      </w:pPr>
      <w:r>
        <w:rPr>
          <w:rStyle w:val="Emphasis"/>
          <w:i w:val="0"/>
          <w:color w:val="000000" w:themeColor="text1"/>
          <w:sz w:val="26"/>
          <w:szCs w:val="26"/>
        </w:rPr>
        <w:t xml:space="preserve">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14:paraId="7B8AA9F3" w14:textId="77777777" w:rsidR="002E2118" w:rsidRPr="005C6183" w:rsidRDefault="00ED48E2" w:rsidP="007E5547">
      <w:pPr>
        <w:spacing w:after="120" w:line="276" w:lineRule="auto"/>
        <w:jc w:val="both"/>
        <w:rPr>
          <w:rStyle w:val="Emphasis"/>
          <w:i w:val="0"/>
          <w:color w:val="000000" w:themeColor="text1"/>
          <w:sz w:val="26"/>
          <w:szCs w:val="26"/>
        </w:rPr>
      </w:pPr>
      <w:r>
        <w:rPr>
          <w:rStyle w:val="Emphasis"/>
          <w:i w:val="0"/>
          <w:color w:val="000000" w:themeColor="text1"/>
          <w:sz w:val="26"/>
          <w:szCs w:val="26"/>
        </w:rPr>
        <w:t xml:space="preserve">Hợp đồng được lập thành 04 bản có giá trị pháp lý như nhau, mỗi Bên giữ 02 bản để thực hiện./.</w:t>
      </w:r>
    </w:p>
    <w:p w14:paraId="11A6C7C4" w14:textId="77777777" w:rsidR="002E2118" w:rsidRPr="005C6183" w:rsidRDefault="002E2118" w:rsidP="007E5547">
      <w:pPr>
        <w:spacing w:after="120" w:line="276" w:lineRule="auto"/>
        <w:rPr>
          <w:color w:val="000000" w:themeColor="text1"/>
          <w:sz w:val="26"/>
          <w:szCs w:val="26"/>
        </w:rPr>
      </w:pPr>
    </w:p>
    <w:tbl>
      <w:tblPr>
        <w:tblW w:w="9659" w:type="dxa"/>
        <w:tblInd w:w="-318" w:type="dxa"/>
        <w:tblLayout w:type="fixed"/>
        <w:tblLook w:val="0000" w:firstRow="0" w:lastRow="0" w:firstColumn="0" w:lastColumn="0" w:noHBand="0" w:noVBand="0"/>
      </w:tblPr>
      <w:tblGrid>
        <w:gridCol w:w="4944"/>
        <w:gridCol w:w="4715"/>
      </w:tblGrid>
      <w:tr w:rsidR="002E2118" w:rsidRPr="005C6183" w14:paraId="73341C1D" w14:textId="77777777">
        <w:trPr>
          <w:trHeight w:val="587"/>
        </w:trPr>
        <w:tc>
          <w:tcPr>
            <w:tcW w:w="4943" w:type="dxa"/>
          </w:tcPr>
          <w:p w14:paraId="464A60AD" w14:textId="77777777" w:rsidR="002E2118" w:rsidRPr="005C6183" w:rsidRDefault="00ED48E2" w:rsidP="007E5547">
            <w:pPr>
              <w:spacing w:after="120" w:line="276" w:lineRule="auto"/>
              <w:rPr>
                <w:color w:val="000000" w:themeColor="text1"/>
                <w:sz w:val="26"/>
                <w:szCs w:val="26"/>
              </w:rPr>
            </w:pPr>
            <w:r>
              <w:rPr>
                <w:b/>
                <w:color w:val="000000" w:themeColor="text1"/>
                <w:sz w:val="26"/>
                <w:szCs w:val="26"/>
                <w:lang w:val="nl-NL"/>
              </w:rPr>
              <w:t xml:space="preserve">                      ĐẠI DIỆN BÊN A </w:t>
            </w:r>
          </w:p>
        </w:tc>
        <w:tc>
          <w:tcPr>
            <w:tcW w:w="4715" w:type="dxa"/>
          </w:tcPr>
          <w:p w14:paraId="2E6BA8B6" w14:textId="77777777" w:rsidR="002E2118" w:rsidRPr="005C6183" w:rsidRDefault="00ED48E2" w:rsidP="007E5547">
            <w:pPr>
              <w:spacing w:after="120" w:line="276" w:lineRule="auto"/>
              <w:rPr>
                <w:color w:val="000000" w:themeColor="text1"/>
                <w:sz w:val="26"/>
                <w:szCs w:val="26"/>
              </w:rPr>
            </w:pPr>
            <w:r>
              <w:rPr>
                <w:b/>
                <w:color w:val="000000" w:themeColor="text1"/>
                <w:sz w:val="26"/>
                <w:szCs w:val="26"/>
                <w:lang w:val="nl-NL"/>
              </w:rPr>
              <w:t xml:space="preserve">                        ĐẠI DIỆN BÊN B</w:t>
            </w:r>
          </w:p>
        </w:tc>
      </w:tr>
    </w:tbl>
    <w:p w14:paraId="3127881C" w14:textId="77777777" w:rsidR="002E2118" w:rsidRPr="005C6183" w:rsidRDefault="00ED48E2" w:rsidP="007E5547">
      <w:pPr>
        <w:tabs>
          <w:tab w:val="left" w:pos="540"/>
        </w:tabs>
        <w:spacing w:after="120" w:line="276" w:lineRule="auto"/>
        <w:jc w:val="both"/>
        <w:outlineLvl w:val="0"/>
        <w:rPr>
          <w:b/>
          <w:color w:val="000000" w:themeColor="text1"/>
          <w:sz w:val="26"/>
          <w:szCs w:val="26"/>
          <w:lang w:val="pt-BR"/>
        </w:rPr>
      </w:pPr>
      <w:r>
        <w:rPr>
          <w:b/>
          <w:color w:val="000000" w:themeColor="text1"/>
          <w:sz w:val="26"/>
          <w:szCs w:val="26"/>
          <w:lang w:val="pt-BR"/>
        </w:rPr>
        <w:tab/>
      </w:r>
    </w:p>
    <w:sectPr w:rsidR="002E2118" w:rsidRPr="005C6183" w:rsidSect="00CE3872">
      <w:footerReference w:type="even" r:id="rId8"/>
      <w:footerReference w:type="default" r:id="rId9"/>
      <w:footerReference w:type="first" r:id="rId10"/>
      <w:pgSz w:w="11906" w:h="16838"/>
      <w:pgMar w:top="1134" w:right="1134" w:bottom="1134" w:left="1701" w:header="0" w:footer="142"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05D4" w14:textId="77777777" w:rsidR="00023850" w:rsidRDefault="00023850">
      <w:r>
        <w:separator/>
      </w:r>
    </w:p>
  </w:endnote>
  <w:endnote w:type="continuationSeparator" w:id="0">
    <w:p w14:paraId="4921832A" w14:textId="77777777" w:rsidR="00023850" w:rsidRDefault="00023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ont379">
    <w:altName w:val="Times New Roman"/>
    <w:charset w:val="01"/>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VNI-Times;Times New Roman">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EF91" w14:textId="77777777" w:rsidR="002E2118" w:rsidRDefault="002E2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CCA4" w14:textId="77777777" w:rsidR="002E2118" w:rsidRDefault="002E2118">
    <w:pPr>
      <w:pStyle w:val="Footer"/>
      <w:rPr>
        <w:lang w:eastAsia="en-US"/>
      </w:rPr>
    </w:pPr>
  </w:p>
  <w:p w14:paraId="3765A24B" w14:textId="77777777" w:rsidR="002E2118" w:rsidRDefault="002E2118">
    <w:pPr>
      <w:pStyle w:val="Footer"/>
      <w:jc w:val="right"/>
      <w:rPr>
        <w:lang w:eastAsia="en-US"/>
      </w:rPr>
    </w:pPr>
  </w:p>
  <w:p w14:paraId="510FF4AE" w14:textId="77777777" w:rsidR="002E2118" w:rsidRDefault="002E21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EFE6" w14:textId="77777777" w:rsidR="002E2118" w:rsidRDefault="002E2118">
    <w:pPr>
      <w:pStyle w:val="Footer"/>
      <w:rPr>
        <w:lang w:eastAsia="en-US"/>
      </w:rPr>
    </w:pPr>
  </w:p>
  <w:p w14:paraId="3B472AD7" w14:textId="77777777" w:rsidR="002E2118" w:rsidRDefault="002E2118">
    <w:pPr>
      <w:pStyle w:val="Footer"/>
      <w:jc w:val="right"/>
      <w:rPr>
        <w:lang w:eastAsia="en-US"/>
      </w:rPr>
    </w:pPr>
  </w:p>
  <w:p w14:paraId="34433D3E" w14:textId="77777777" w:rsidR="002E2118" w:rsidRDefault="002E2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FDD6" w14:textId="77777777" w:rsidR="00023850" w:rsidRDefault="00023850">
      <w:r>
        <w:separator/>
      </w:r>
    </w:p>
  </w:footnote>
  <w:footnote w:type="continuationSeparator" w:id="0">
    <w:p w14:paraId="3CDD7FBB" w14:textId="77777777" w:rsidR="00023850" w:rsidRDefault="000238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F2A"/>
    <w:multiLevelType w:val="multilevel"/>
    <w:tmpl w:val="4B545E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5B17D12"/>
    <w:multiLevelType w:val="multilevel"/>
    <w:tmpl w:val="FDFA0C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4313237"/>
    <w:multiLevelType w:val="multilevel"/>
    <w:tmpl w:val="41027324"/>
    <w:lvl w:ilvl="0">
      <w:start w:val="1"/>
      <w:numFmt w:val="lowerLetter"/>
      <w:pStyle w:val="DoanVBChucaitudong"/>
      <w:suff w:val="space"/>
      <w:lvlText w:val="%1)"/>
      <w:lvlJc w:val="left"/>
      <w:pPr>
        <w:tabs>
          <w:tab w:val="num" w:pos="-284"/>
        </w:tabs>
        <w:ind w:left="0"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3" w15:restartNumberingAfterBreak="0">
    <w:nsid w:val="6A5C0A89"/>
    <w:multiLevelType w:val="multilevel"/>
    <w:tmpl w:val="C14E7DF0"/>
    <w:lvl w:ilvl="0">
      <w:start w:val="2"/>
      <w:numFmt w:val="bullet"/>
      <w:pStyle w:val="GchudngVBChuyen"/>
      <w:suff w:val="space"/>
      <w:lvlText w:val="-"/>
      <w:lvlJc w:val="left"/>
      <w:pPr>
        <w:tabs>
          <w:tab w:val="num" w:pos="0"/>
        </w:tabs>
        <w:ind w:left="71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num w:numId="1" w16cid:durableId="317730377">
    <w:abstractNumId w:val="1"/>
  </w:num>
  <w:num w:numId="2" w16cid:durableId="1434128840">
    <w:abstractNumId w:val="0"/>
  </w:num>
  <w:num w:numId="3" w16cid:durableId="1685204244">
    <w:abstractNumId w:val="3"/>
  </w:num>
  <w:num w:numId="4" w16cid:durableId="87099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118"/>
    <w:rsid w:val="00023850"/>
    <w:rsid w:val="00054F77"/>
    <w:rsid w:val="000F73B0"/>
    <w:rsid w:val="00104DF8"/>
    <w:rsid w:val="00106A3B"/>
    <w:rsid w:val="0017674D"/>
    <w:rsid w:val="001C1A66"/>
    <w:rsid w:val="001D2A48"/>
    <w:rsid w:val="002101ED"/>
    <w:rsid w:val="002500FD"/>
    <w:rsid w:val="002728A4"/>
    <w:rsid w:val="002E2118"/>
    <w:rsid w:val="0033077F"/>
    <w:rsid w:val="00381FB4"/>
    <w:rsid w:val="003A48EA"/>
    <w:rsid w:val="003B28AA"/>
    <w:rsid w:val="003B4764"/>
    <w:rsid w:val="003C4E9B"/>
    <w:rsid w:val="004227C9"/>
    <w:rsid w:val="0047209E"/>
    <w:rsid w:val="004B14E9"/>
    <w:rsid w:val="004F3EF5"/>
    <w:rsid w:val="0050623E"/>
    <w:rsid w:val="00522790"/>
    <w:rsid w:val="0057530D"/>
    <w:rsid w:val="00587815"/>
    <w:rsid w:val="005974C1"/>
    <w:rsid w:val="005A7A07"/>
    <w:rsid w:val="005C6183"/>
    <w:rsid w:val="006756A3"/>
    <w:rsid w:val="00677B59"/>
    <w:rsid w:val="006C3CA3"/>
    <w:rsid w:val="006E3D75"/>
    <w:rsid w:val="006E458D"/>
    <w:rsid w:val="006F2688"/>
    <w:rsid w:val="00736606"/>
    <w:rsid w:val="00765C80"/>
    <w:rsid w:val="007834AA"/>
    <w:rsid w:val="007E5547"/>
    <w:rsid w:val="00845E61"/>
    <w:rsid w:val="0085780F"/>
    <w:rsid w:val="008941EF"/>
    <w:rsid w:val="00931136"/>
    <w:rsid w:val="00963406"/>
    <w:rsid w:val="009B44A1"/>
    <w:rsid w:val="009C00D8"/>
    <w:rsid w:val="009F4C37"/>
    <w:rsid w:val="00A75078"/>
    <w:rsid w:val="00AB0AA5"/>
    <w:rsid w:val="00AF6E9E"/>
    <w:rsid w:val="00B05CEA"/>
    <w:rsid w:val="00B16D13"/>
    <w:rsid w:val="00B8476F"/>
    <w:rsid w:val="00B929C5"/>
    <w:rsid w:val="00C112A2"/>
    <w:rsid w:val="00C36914"/>
    <w:rsid w:val="00C37B33"/>
    <w:rsid w:val="00C45E6F"/>
    <w:rsid w:val="00C5151F"/>
    <w:rsid w:val="00C857B8"/>
    <w:rsid w:val="00CD6ACE"/>
    <w:rsid w:val="00CD73DC"/>
    <w:rsid w:val="00CE3872"/>
    <w:rsid w:val="00CE7EFE"/>
    <w:rsid w:val="00D708DE"/>
    <w:rsid w:val="00DB276A"/>
    <w:rsid w:val="00DB330B"/>
    <w:rsid w:val="00DD0732"/>
    <w:rsid w:val="00DE5C3A"/>
    <w:rsid w:val="00E379B0"/>
    <w:rsid w:val="00E624C6"/>
    <w:rsid w:val="00E76137"/>
    <w:rsid w:val="00EB0197"/>
    <w:rsid w:val="00ED48E2"/>
    <w:rsid w:val="00FD2F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6C14"/>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lang w:eastAsia="zh-CN"/>
    </w:rPr>
  </w:style>
  <w:style w:type="paragraph" w:styleId="Heading1">
    <w:name w:val="heading 1"/>
    <w:basedOn w:val="Normal"/>
    <w:next w:val="Normal"/>
    <w:link w:val="Heading1Char"/>
    <w:uiPriority w:val="9"/>
    <w:qFormat/>
    <w:rsid w:val="00951AC3"/>
    <w:pPr>
      <w:keepNext/>
      <w:keepLines/>
      <w:spacing w:before="240"/>
      <w:outlineLvl w:val="0"/>
    </w:pPr>
    <w:rPr>
      <w:rFonts w:asciiTheme="majorHAnsi" w:eastAsiaTheme="majorEastAsia" w:hAnsiTheme="majorHAnsi" w:cstheme="majorBidi"/>
      <w:color w:val="117A02" w:themeColor="accent1" w:themeShade="BF"/>
      <w:sz w:val="32"/>
      <w:szCs w:val="32"/>
    </w:rPr>
  </w:style>
  <w:style w:type="paragraph" w:styleId="Heading2">
    <w:name w:val="heading 2"/>
    <w:basedOn w:val="Normal"/>
    <w:next w:val="Normal"/>
    <w:link w:val="Heading2Char"/>
    <w:uiPriority w:val="9"/>
    <w:unhideWhenUsed/>
    <w:qFormat/>
    <w:rsid w:val="00951AC3"/>
    <w:pPr>
      <w:keepNext/>
      <w:keepLines/>
      <w:spacing w:before="40"/>
      <w:outlineLvl w:val="1"/>
    </w:pPr>
    <w:rPr>
      <w:rFonts w:asciiTheme="majorHAnsi" w:eastAsiaTheme="majorEastAsia" w:hAnsiTheme="majorHAnsi" w:cstheme="majorBidi"/>
      <w:color w:val="117A02" w:themeColor="accent1" w:themeShade="BF"/>
      <w:sz w:val="26"/>
      <w:szCs w:val="26"/>
    </w:rPr>
  </w:style>
  <w:style w:type="paragraph" w:styleId="Heading3">
    <w:name w:val="heading 3"/>
    <w:basedOn w:val="Normal"/>
    <w:next w:val="Normal"/>
    <w:link w:val="Heading3Char"/>
    <w:uiPriority w:val="9"/>
    <w:unhideWhenUsed/>
    <w:qFormat/>
    <w:rsid w:val="003065F9"/>
    <w:pPr>
      <w:keepNext/>
      <w:keepLines/>
      <w:spacing w:before="40"/>
      <w:outlineLvl w:val="2"/>
    </w:pPr>
    <w:rPr>
      <w:rFonts w:asciiTheme="majorHAnsi" w:eastAsiaTheme="majorEastAsia" w:hAnsiTheme="majorHAnsi" w:cstheme="majorBidi"/>
      <w:color w:val="0B5101" w:themeColor="accent1" w:themeShade="7F"/>
      <w:sz w:val="24"/>
      <w:szCs w:val="24"/>
    </w:rPr>
  </w:style>
  <w:style w:type="paragraph" w:styleId="Heading5">
    <w:name w:val="heading 5"/>
    <w:basedOn w:val="Normal"/>
    <w:next w:val="Normal"/>
    <w:uiPriority w:val="9"/>
    <w:semiHidden/>
    <w:unhideWhenUsed/>
    <w:qFormat/>
    <w:pPr>
      <w:keepNext/>
      <w:widowControl w:val="0"/>
      <w:numPr>
        <w:ilvl w:val="4"/>
        <w:numId w:val="1"/>
      </w:numPr>
      <w:spacing w:after="120" w:line="288" w:lineRule="auto"/>
      <w:jc w:val="center"/>
      <w:outlineLvl w:val="4"/>
    </w:pPr>
    <w:rPr>
      <w:rFonts w:ascii=".VnTimeH" w:hAnsi=".VnTimeH" w:cs=".VnTimeH"/>
      <w:sz w:val="3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rPr>
      <w:b/>
    </w:rPr>
  </w:style>
  <w:style w:type="character" w:customStyle="1" w:styleId="WW8Num2z0">
    <w:name w:val="WW8Num2z0"/>
    <w:qFormat/>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Times New Roman" w:eastAsia="Times New Roman" w:hAnsi="Times New Roman"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0">
    <w:name w:val="WW8Num6z0"/>
    <w:qFormat/>
  </w:style>
  <w:style w:type="character" w:customStyle="1" w:styleId="WW8Num6z1">
    <w:name w:val="WW8Num6z1"/>
    <w:qFormat/>
    <w:rPr>
      <w:i w:val="0"/>
    </w:rPr>
  </w:style>
  <w:style w:type="character" w:customStyle="1" w:styleId="WW8Num6z2">
    <w:name w:val="WW8Num6z2"/>
    <w:qFormat/>
    <w:rPr>
      <w:b/>
      <w:i w:val="0"/>
    </w:rPr>
  </w:style>
  <w:style w:type="character" w:customStyle="1" w:styleId="WW8Num7z0">
    <w:name w:val="WW8Num7z0"/>
    <w:qFormat/>
    <w:rPr>
      <w:rFonts w:ascii="Times New Roman" w:eastAsia="Times New Roman" w:hAnsi="Times New Roman"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b/>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b/>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rPr>
      <w:rFonts w:ascii="Times New Roman" w:eastAsia="Times New Roman" w:hAnsi="Times New Roman"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4z0">
    <w:name w:val="WW8Num14z0"/>
    <w:qFormat/>
  </w:style>
  <w:style w:type="character" w:customStyle="1" w:styleId="WW8Num14z1">
    <w:name w:val="WW8Num14z1"/>
    <w:qFormat/>
    <w:rPr>
      <w:b/>
    </w:rPr>
  </w:style>
  <w:style w:type="character" w:customStyle="1" w:styleId="WW8Num15z0">
    <w:name w:val="WW8Num15z0"/>
    <w:qFormat/>
    <w:rPr>
      <w:rFonts w:ascii="Times New Roman" w:eastAsia="Times New Roman" w:hAnsi="Times New Roman" w:cs="Times New Roman"/>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6z0">
    <w:name w:val="WW8Num16z0"/>
    <w:qFormat/>
    <w:rPr>
      <w:rFonts w:ascii="Times New Roman" w:eastAsia="Times New Roman" w:hAnsi="Times New Roman" w:cs="Times New Roman"/>
      <w:b w:val="0"/>
      <w:u w:val="none"/>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6z3">
    <w:name w:val="WW8Num16z3"/>
    <w:qFormat/>
    <w:rPr>
      <w:rFonts w:ascii="Symbol" w:hAnsi="Symbol" w:cs="Symbol"/>
    </w:rPr>
  </w:style>
  <w:style w:type="character" w:customStyle="1" w:styleId="WW8Num17z0">
    <w:name w:val="WW8Num17z0"/>
    <w:qFormat/>
    <w:rPr>
      <w:rFonts w:ascii="Times New Roman" w:eastAsia="Times New Roman" w:hAnsi="Times New Roman" w:cs="Times New Roman"/>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b w:val="0"/>
      <w:i w:val="0"/>
    </w:rPr>
  </w:style>
  <w:style w:type="character" w:customStyle="1" w:styleId="WW8Num19z0">
    <w:name w:val="WW8Num19z0"/>
    <w:qFormat/>
  </w:style>
  <w:style w:type="character" w:customStyle="1" w:styleId="WW8Num20z0">
    <w:name w:val="WW8Num20z0"/>
    <w:qFormat/>
    <w:rPr>
      <w:rFonts w:ascii="Times New Roman" w:hAnsi="Times New Roman" w:cs="Times New Roman"/>
    </w:rPr>
  </w:style>
  <w:style w:type="character" w:customStyle="1" w:styleId="WW8Num21z0">
    <w:name w:val="WW8Num21z0"/>
    <w:qFormat/>
    <w:rPr>
      <w:rFonts w:ascii="Times New Roman" w:eastAsia="Times New Roman" w:hAnsi="Times New Roman"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sz w:val="14"/>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8z0">
    <w:name w:val="WW8Num28z0"/>
    <w:qFormat/>
    <w:rPr>
      <w:rFonts w:ascii="Times New Roman" w:eastAsia="Times New Roman" w:hAnsi="Times New Roman" w:cs="Times New Roman"/>
      <w:b w:val="0"/>
      <w:i w:val="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Times New Roman" w:eastAsia="Times New Roman" w:hAnsi="Times New Roman" w:cs="Times New Roman"/>
      <w:color w:val="000000"/>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30z0">
    <w:name w:val="WW8Num30z0"/>
    <w:qFormat/>
    <w:rPr>
      <w:rFonts w:ascii="Symbol" w:hAnsi="Symbol" w:cs="Symbol"/>
      <w:sz w:val="14"/>
    </w:rPr>
  </w:style>
  <w:style w:type="character" w:customStyle="1" w:styleId="WW8Num30z1">
    <w:name w:val="WW8Num30z1"/>
    <w:qFormat/>
    <w:rPr>
      <w:rFonts w:ascii="Courier New" w:hAnsi="Courier New" w:cs="Courier New"/>
    </w:rPr>
  </w:style>
  <w:style w:type="character" w:customStyle="1" w:styleId="WW8Num31z0">
    <w:name w:val="WW8Num31z0"/>
    <w:qFormat/>
    <w:rPr>
      <w:rFonts w:ascii="Times New Roman" w:eastAsia="Times New Roman" w:hAnsi="Times New Roman" w:cs="Times New Roman"/>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1z3">
    <w:name w:val="WW8Num31z3"/>
    <w:qFormat/>
    <w:rPr>
      <w:rFonts w:ascii="Symbol" w:hAnsi="Symbol" w:cs="Symbol"/>
    </w:rPr>
  </w:style>
  <w:style w:type="character" w:customStyle="1" w:styleId="Heading5Char">
    <w:name w:val="Heading 5 Char"/>
    <w:qFormat/>
    <w:rPr>
      <w:rFonts w:ascii=".VnTimeH" w:eastAsia="Times New Roman" w:hAnsi=".VnTimeH" w:cs="Times New Roman"/>
      <w:sz w:val="30"/>
      <w:szCs w:val="20"/>
    </w:rPr>
  </w:style>
  <w:style w:type="character" w:customStyle="1" w:styleId="BodyTextChar">
    <w:name w:val="Body Text Char"/>
    <w:qFormat/>
    <w:rPr>
      <w:rFonts w:ascii="VNI-Times;Times New Roman" w:eastAsia="Times New Roman" w:hAnsi="VNI-Times;Times New Roman" w:cs="Times New Roman"/>
      <w:sz w:val="24"/>
      <w:szCs w:val="20"/>
    </w:rPr>
  </w:style>
  <w:style w:type="character" w:customStyle="1" w:styleId="BodyTextIndentChar">
    <w:name w:val="Body Text Indent Char"/>
    <w:qFormat/>
    <w:rPr>
      <w:rFonts w:ascii="Times New Roman" w:eastAsia="Times New Roman" w:hAnsi="Times New Roman" w:cs="Times New Roman"/>
      <w:sz w:val="28"/>
      <w:szCs w:val="28"/>
    </w:rPr>
  </w:style>
  <w:style w:type="character" w:customStyle="1" w:styleId="FooterChar">
    <w:name w:val="Footer Char"/>
    <w:qFormat/>
    <w:rPr>
      <w:rFonts w:ascii="Times New Roman" w:eastAsia="Times New Roman" w:hAnsi="Times New Roman" w:cs="Times New Roman"/>
      <w:sz w:val="28"/>
      <w:szCs w:val="28"/>
    </w:rPr>
  </w:style>
  <w:style w:type="character" w:customStyle="1" w:styleId="BalloonTextChar">
    <w:name w:val="Balloon Text Char"/>
    <w:qFormat/>
    <w:rPr>
      <w:rFonts w:ascii="Tahoma" w:eastAsia="Times New Roman" w:hAnsi="Tahoma" w:cs="Tahoma"/>
      <w:sz w:val="16"/>
      <w:szCs w:val="16"/>
    </w:rPr>
  </w:style>
  <w:style w:type="character" w:customStyle="1" w:styleId="BodyText2Char">
    <w:name w:val="Body Text 2 Char"/>
    <w:qFormat/>
    <w:rPr>
      <w:rFonts w:ascii="Times New Roman" w:eastAsia="Times New Roman" w:hAnsi="Times New Roman" w:cs="Times New Roman"/>
      <w:sz w:val="28"/>
      <w:szCs w:val="28"/>
    </w:rPr>
  </w:style>
  <w:style w:type="character" w:customStyle="1" w:styleId="HeaderChar">
    <w:name w:val="Header Char"/>
    <w:qFormat/>
    <w:rPr>
      <w:rFonts w:ascii="Times New Roman" w:eastAsia="Times New Roman" w:hAnsi="Times New Roman" w:cs="Times New Roman"/>
      <w:sz w:val="28"/>
      <w:szCs w:val="28"/>
    </w:rPr>
  </w:style>
  <w:style w:type="character" w:styleId="Emphasis">
    <w:name w:val="Emphasis"/>
    <w:qFormat/>
    <w:rPr>
      <w:i/>
      <w:iCs/>
    </w:rPr>
  </w:style>
  <w:style w:type="character" w:customStyle="1" w:styleId="ColorfulList-Accent1Char">
    <w:name w:val="Colorful List - Accent 1 Char"/>
    <w:qFormat/>
    <w:rPr>
      <w:sz w:val="22"/>
      <w:szCs w:val="22"/>
    </w:rPr>
  </w:style>
  <w:style w:type="character" w:customStyle="1" w:styleId="apple-converted-space">
    <w:name w:val="apple-converted-space"/>
    <w:qFormat/>
  </w:style>
  <w:style w:type="character" w:customStyle="1" w:styleId="TitleChar">
    <w:name w:val="Title Char"/>
    <w:qFormat/>
    <w:rPr>
      <w:rFonts w:ascii="Times New Roman" w:eastAsia="Times New Roman" w:hAnsi="Times New Roman" w:cs="Times New Roman"/>
      <w:b/>
      <w:bCs/>
      <w:sz w:val="24"/>
      <w:szCs w:val="24"/>
    </w:rPr>
  </w:style>
  <w:style w:type="character" w:styleId="Hyperlink">
    <w:name w:val="Hyperlink"/>
    <w:rPr>
      <w:color w:val="467886"/>
      <w:u w:val="single"/>
    </w:rPr>
  </w:style>
  <w:style w:type="character" w:customStyle="1" w:styleId="UnresolvedMention1">
    <w:name w:val="Unresolved Mention1"/>
    <w:qFormat/>
    <w:rPr>
      <w:color w:val="605E5C"/>
      <w:shd w:val="clear" w:color="auto" w:fill="E1DFDD"/>
    </w:rPr>
  </w:style>
  <w:style w:type="character" w:customStyle="1" w:styleId="Heading1Char">
    <w:name w:val="Heading 1 Char"/>
    <w:basedOn w:val="DefaultParagraphFont"/>
    <w:link w:val="Heading1"/>
    <w:uiPriority w:val="9"/>
    <w:qFormat/>
    <w:rsid w:val="00951AC3"/>
    <w:rPr>
      <w:rFonts w:asciiTheme="majorHAnsi" w:eastAsiaTheme="majorEastAsia" w:hAnsiTheme="majorHAnsi" w:cstheme="majorBidi"/>
      <w:color w:val="117A02" w:themeColor="accent1" w:themeShade="BF"/>
      <w:sz w:val="32"/>
      <w:szCs w:val="32"/>
      <w:lang w:eastAsia="zh-CN"/>
    </w:rPr>
  </w:style>
  <w:style w:type="character" w:customStyle="1" w:styleId="Heading2Char">
    <w:name w:val="Heading 2 Char"/>
    <w:basedOn w:val="DefaultParagraphFont"/>
    <w:link w:val="Heading2"/>
    <w:uiPriority w:val="9"/>
    <w:qFormat/>
    <w:rsid w:val="00951AC3"/>
    <w:rPr>
      <w:rFonts w:asciiTheme="majorHAnsi" w:eastAsiaTheme="majorEastAsia" w:hAnsiTheme="majorHAnsi" w:cstheme="majorBidi"/>
      <w:color w:val="117A02" w:themeColor="accent1" w:themeShade="BF"/>
      <w:sz w:val="26"/>
      <w:szCs w:val="26"/>
      <w:lang w:eastAsia="zh-CN"/>
    </w:rPr>
  </w:style>
  <w:style w:type="character" w:customStyle="1" w:styleId="Heading3Char">
    <w:name w:val="Heading 3 Char"/>
    <w:basedOn w:val="DefaultParagraphFont"/>
    <w:link w:val="Heading3"/>
    <w:uiPriority w:val="9"/>
    <w:qFormat/>
    <w:rsid w:val="003065F9"/>
    <w:rPr>
      <w:rFonts w:asciiTheme="majorHAnsi" w:eastAsiaTheme="majorEastAsia" w:hAnsiTheme="majorHAnsi" w:cstheme="majorBidi"/>
      <w:color w:val="0B5101" w:themeColor="accent1" w:themeShade="7F"/>
      <w:sz w:val="24"/>
      <w:szCs w:val="24"/>
      <w:lang w:eastAsia="zh-CN"/>
    </w:rPr>
  </w:style>
  <w:style w:type="character" w:styleId="LineNumber">
    <w:name w:val="line number"/>
  </w:style>
  <w:style w:type="paragraph" w:customStyle="1" w:styleId="Heading">
    <w:name w:val="Heading"/>
    <w:basedOn w:val="Normal"/>
    <w:next w:val="BodyText"/>
    <w:qFormat/>
    <w:pPr>
      <w:jc w:val="center"/>
    </w:pPr>
    <w:rPr>
      <w:b/>
      <w:bCs/>
      <w:sz w:val="24"/>
      <w:szCs w:val="24"/>
    </w:rPr>
  </w:style>
  <w:style w:type="paragraph" w:styleId="BodyText">
    <w:name w:val="Body Text"/>
    <w:basedOn w:val="Normal"/>
    <w:pPr>
      <w:jc w:val="both"/>
    </w:pPr>
    <w:rPr>
      <w:rFonts w:ascii="VNI-Times;Times New Roman" w:hAnsi="VNI-Times;Times New Roman" w:cs="VNI-Times;Times New Roman"/>
      <w:sz w:val="24"/>
      <w:szCs w:val="20"/>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Dieu">
    <w:name w:val="Dieu"/>
    <w:basedOn w:val="Normal"/>
    <w:qFormat/>
    <w:pPr>
      <w:keepNext/>
      <w:widowControl w:val="0"/>
      <w:tabs>
        <w:tab w:val="left" w:pos="709"/>
      </w:tabs>
      <w:spacing w:line="288" w:lineRule="auto"/>
    </w:pPr>
    <w:rPr>
      <w:b/>
      <w:color w:val="000000"/>
      <w:sz w:val="26"/>
      <w:szCs w:val="26"/>
      <w:lang w:val="nl-NL"/>
    </w:rPr>
  </w:style>
  <w:style w:type="paragraph" w:styleId="BodyTextIndent">
    <w:name w:val="Body Text Indent"/>
    <w:basedOn w:val="Normal"/>
    <w:pPr>
      <w:spacing w:after="120"/>
      <w:ind w:left="360"/>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style>
  <w:style w:type="paragraph" w:styleId="BalloonText">
    <w:name w:val="Balloon Text"/>
    <w:basedOn w:val="Normal"/>
    <w:qFormat/>
    <w:rPr>
      <w:rFonts w:ascii="Tahoma" w:hAnsi="Tahoma" w:cs="Tahoma"/>
      <w:sz w:val="16"/>
      <w:szCs w:val="16"/>
    </w:rPr>
  </w:style>
  <w:style w:type="paragraph" w:styleId="BodyText2">
    <w:name w:val="Body Text 2"/>
    <w:basedOn w:val="Normal"/>
    <w:qFormat/>
    <w:pPr>
      <w:spacing w:after="120" w:line="480" w:lineRule="auto"/>
    </w:pPr>
  </w:style>
  <w:style w:type="paragraph" w:styleId="Header">
    <w:name w:val="header"/>
    <w:basedOn w:val="Normal"/>
  </w:style>
  <w:style w:type="paragraph" w:styleId="BodyTextIndent3">
    <w:name w:val="Body Text Indent 3"/>
    <w:basedOn w:val="Normal"/>
    <w:qFormat/>
    <w:pPr>
      <w:spacing w:after="120"/>
      <w:ind w:left="360"/>
    </w:pPr>
    <w:rPr>
      <w:sz w:val="16"/>
      <w:szCs w:val="16"/>
    </w:rPr>
  </w:style>
  <w:style w:type="paragraph" w:styleId="ListParagraph">
    <w:name w:val="List Paragraph"/>
    <w:basedOn w:val="Normal"/>
    <w:qFormat/>
    <w:pPr>
      <w:spacing w:after="200" w:line="276" w:lineRule="auto"/>
      <w:ind w:left="720"/>
      <w:contextualSpacing/>
    </w:pPr>
    <w:rPr>
      <w:rFonts w:eastAsia="Arial"/>
      <w:szCs w:val="22"/>
      <w:lang w:val="vi-V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4A05D7"/>
    <w:rPr>
      <w:rFonts w:ascii="Times New Roman" w:eastAsia="Times New Roman" w:hAnsi="Times New Roman" w:cs="Times New Roman"/>
      <w:sz w:val="28"/>
      <w:szCs w:val="28"/>
      <w:lang w:eastAsia="zh-CN"/>
    </w:rPr>
  </w:style>
  <w:style w:type="paragraph" w:customStyle="1" w:styleId="Style">
    <w:name w:val="Style"/>
    <w:qFormat/>
    <w:rsid w:val="0045180D"/>
    <w:pPr>
      <w:widowControl w:val="0"/>
    </w:pPr>
    <w:rPr>
      <w:rFonts w:ascii="Times New Roman" w:eastAsia="Times New Roman" w:hAnsi="Times New Roman" w:cs="Times New Roman"/>
      <w:sz w:val="24"/>
      <w:szCs w:val="24"/>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table" w:styleId="TableGrid">
    <w:name w:val="Table Grid"/>
    <w:basedOn w:val="TableNormal"/>
    <w:uiPriority w:val="39"/>
    <w:rsid w:val="00B56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chudngVBChuyen">
    <w:name w:val="Gạch đầu dòng VB.Chuyen"/>
    <w:basedOn w:val="Normal"/>
    <w:qFormat/>
    <w:rsid w:val="00CE3872"/>
    <w:pPr>
      <w:numPr>
        <w:numId w:val="3"/>
      </w:numPr>
      <w:spacing w:after="120"/>
      <w:jc w:val="both"/>
    </w:pPr>
    <w:rPr>
      <w:sz w:val="26"/>
      <w:lang w:eastAsia="en-US"/>
    </w:rPr>
  </w:style>
  <w:style w:type="paragraph" w:customStyle="1" w:styleId="DoanVBChucaitudong">
    <w:name w:val="Doan VB.Chu cai tu dong"/>
    <w:basedOn w:val="Normal"/>
    <w:qFormat/>
    <w:rsid w:val="00AF6E9E"/>
    <w:pPr>
      <w:widowControl w:val="0"/>
      <w:numPr>
        <w:numId w:val="4"/>
      </w:numPr>
      <w:spacing w:after="120"/>
      <w:jc w:val="both"/>
    </w:pPr>
    <w:rPr>
      <w:rFonts w:eastAsiaTheme="minorHAnsi" w:cs="font379"/>
      <w:sz w:val="26"/>
      <w:szCs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F21E1-0A9B-4CE6-A3F3-27B4DE5BC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Tùng Nguyễn</dc:creator>
  <cp:lastModifiedBy>Ngọc Ánh Trương</cp:lastModifiedBy>
  <cp:revision>11</cp:revision>
  <cp:lastPrinted>2026-10-09T08:18:00Z</cp:lastPrinted>
  <dcterms:created xsi:type="dcterms:W3CDTF">2026-10-09T04:57:00Z</dcterms:created>
  <dcterms:modified xsi:type="dcterms:W3CDTF">2026-10-09T08:42:00Z</dcterms:modified>
</cp:coreProperties>
</file>